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387FD" w14:textId="77777777" w:rsidR="000309B6" w:rsidRPr="00DC4DF3" w:rsidRDefault="000309B6" w:rsidP="00661FDF">
      <w:pPr>
        <w:pStyle w:val="NormalIndent"/>
        <w:spacing w:line="480" w:lineRule="auto"/>
      </w:pPr>
    </w:p>
    <w:p w14:paraId="220387FE" w14:textId="77777777" w:rsidR="000309B6" w:rsidRPr="00DC4DF3" w:rsidRDefault="000309B6" w:rsidP="000309B6">
      <w:pPr>
        <w:pStyle w:val="NormalIndent"/>
      </w:pPr>
    </w:p>
    <w:p w14:paraId="220387FF" w14:textId="77777777" w:rsidR="000309B6" w:rsidRPr="00DC4DF3" w:rsidRDefault="000309B6" w:rsidP="000309B6">
      <w:pPr>
        <w:pStyle w:val="NormalIndent"/>
      </w:pPr>
    </w:p>
    <w:p w14:paraId="22038800" w14:textId="77777777" w:rsidR="000309B6" w:rsidRPr="00DC4DF3" w:rsidRDefault="000309B6" w:rsidP="000309B6">
      <w:pPr>
        <w:pStyle w:val="NormalIndent"/>
      </w:pPr>
    </w:p>
    <w:p w14:paraId="22038801" w14:textId="2A281E8E" w:rsidR="000309B6" w:rsidRPr="00DC4DF3" w:rsidRDefault="00A3256B" w:rsidP="00A3256B">
      <w:pPr>
        <w:pStyle w:val="NormalIndent"/>
        <w:tabs>
          <w:tab w:val="left" w:pos="2265"/>
        </w:tabs>
      </w:pPr>
      <w:r w:rsidRPr="00DC4DF3">
        <w:tab/>
      </w:r>
    </w:p>
    <w:p w14:paraId="22038802" w14:textId="77777777" w:rsidR="000309B6" w:rsidRPr="00DC4DF3" w:rsidRDefault="000309B6" w:rsidP="000309B6">
      <w:pPr>
        <w:pStyle w:val="NormalIndent"/>
      </w:pPr>
    </w:p>
    <w:p w14:paraId="22038803" w14:textId="77777777" w:rsidR="000309B6" w:rsidRPr="00DC4DF3" w:rsidRDefault="000309B6" w:rsidP="000309B6">
      <w:pPr>
        <w:pStyle w:val="NormalIndent"/>
      </w:pPr>
    </w:p>
    <w:p w14:paraId="395A2918" w14:textId="52D1F491" w:rsidR="001A6136" w:rsidRPr="00DC4DF3" w:rsidRDefault="001A6136" w:rsidP="001A6136">
      <w:pPr>
        <w:pStyle w:val="NormalIndent"/>
        <w:spacing w:after="0"/>
        <w:rPr>
          <w:rFonts w:cs="Arial"/>
          <w:color w:val="808080" w:themeColor="background1" w:themeShade="80"/>
          <w:sz w:val="44"/>
        </w:rPr>
      </w:pPr>
      <w:r w:rsidRPr="00DC4DF3">
        <w:rPr>
          <w:color w:val="7F7F7F" w:themeColor="text1" w:themeTint="80"/>
          <w:sz w:val="28"/>
        </w:rPr>
        <w:fldChar w:fldCharType="begin"/>
      </w:r>
      <w:r w:rsidRPr="00DC4DF3">
        <w:rPr>
          <w:color w:val="7F7F7F" w:themeColor="text1" w:themeTint="80"/>
          <w:sz w:val="28"/>
        </w:rPr>
        <w:instrText xml:space="preserve"> SUBJECT  \* FirstCap  \* MERGEFORMAT </w:instrText>
      </w:r>
      <w:r w:rsidRPr="00DC4DF3">
        <w:rPr>
          <w:color w:val="7F7F7F" w:themeColor="text1" w:themeTint="80"/>
          <w:sz w:val="28"/>
        </w:rPr>
        <w:fldChar w:fldCharType="separate"/>
      </w:r>
      <w:r w:rsidRPr="00DC4DF3">
        <w:rPr>
          <w:rFonts w:cs="Arial"/>
          <w:color w:val="7F7F7F" w:themeColor="text1" w:themeTint="80"/>
          <w:sz w:val="44"/>
        </w:rPr>
        <w:t>Proposal</w:t>
      </w:r>
      <w:r w:rsidRPr="00DC4DF3">
        <w:rPr>
          <w:rFonts w:cs="Arial"/>
          <w:color w:val="7F7F7F" w:themeColor="text1" w:themeTint="80"/>
          <w:sz w:val="44"/>
        </w:rPr>
        <w:fldChar w:fldCharType="end"/>
      </w:r>
      <w:r w:rsidRPr="00DC4DF3">
        <w:rPr>
          <w:rFonts w:cs="Arial"/>
          <w:color w:val="808080" w:themeColor="background1" w:themeShade="80"/>
          <w:sz w:val="44"/>
        </w:rPr>
        <w:t xml:space="preserve"> </w:t>
      </w:r>
    </w:p>
    <w:p w14:paraId="52E76066" w14:textId="77777777" w:rsidR="001A6136" w:rsidRPr="00DC4DF3" w:rsidRDefault="001A6136" w:rsidP="001A6136">
      <w:pPr>
        <w:pStyle w:val="NormalIndent"/>
        <w:ind w:left="0"/>
        <w:rPr>
          <w:rFonts w:cs="Arial"/>
          <w:sz w:val="32"/>
        </w:rPr>
      </w:pPr>
      <w:r w:rsidRPr="00DC4DF3">
        <w:rPr>
          <w:caps/>
          <w:noProof/>
          <w:color w:val="808080"/>
          <w:sz w:val="22"/>
          <w:lang w:eastAsia="en-ZA"/>
        </w:rPr>
        <mc:AlternateContent>
          <mc:Choice Requires="wpg">
            <w:drawing>
              <wp:anchor distT="0" distB="0" distL="114300" distR="114300" simplePos="0" relativeHeight="251658240" behindDoc="1" locked="0" layoutInCell="1" allowOverlap="1" wp14:anchorId="1523A153" wp14:editId="12F098FD">
                <wp:simplePos x="0" y="0"/>
                <wp:positionH relativeFrom="page">
                  <wp:posOffset>1371599</wp:posOffset>
                </wp:positionH>
                <wp:positionV relativeFrom="page">
                  <wp:posOffset>3629025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sk="http://schemas.microsoft.com/office/drawing/2018/sketchyshape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sk="http://schemas.microsoft.com/office/drawing/2018/sketchyshapes" xmlns:pic="http://schemas.openxmlformats.org/drawingml/2006/picture" xmlns:a16="http://schemas.microsoft.com/office/drawing/2014/main" xmlns:a14="http://schemas.microsoft.com/office/drawing/2010/main" xmlns:a="http://schemas.openxmlformats.org/drawingml/2006/main">
            <w:pict w14:anchorId="6FB87832">
              <v:group id="Group 58" style="position:absolute;margin-left:108pt;margin-top:285.75pt;width:302.25pt;height:10.5pt;z-index:-251658240;mso-position-horizontal-relative:page;mso-position-vertical-relative:page" coordsize="1704,2" coordorigin="9631,5450" o:spid="_x0000_s1026" w14:anchorId="7400C5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68840353" w14:textId="77777777" w:rsidR="00156B07" w:rsidRDefault="00156B07" w:rsidP="001A6136">
      <w:pPr>
        <w:pStyle w:val="NormalIndent"/>
        <w:spacing w:before="300" w:after="0"/>
        <w:rPr>
          <w:b/>
          <w:caps/>
          <w:color w:val="808080"/>
          <w:sz w:val="22"/>
        </w:rPr>
      </w:pPr>
    </w:p>
    <w:p w14:paraId="116A0B5D" w14:textId="2EAD3A38" w:rsidR="001A6136" w:rsidRPr="00DC4DF3" w:rsidRDefault="001F3149" w:rsidP="001A6136">
      <w:pPr>
        <w:pStyle w:val="NormalIndent"/>
        <w:spacing w:before="300" w:after="0"/>
        <w:rPr>
          <w:b/>
          <w:caps/>
          <w:color w:val="808080"/>
          <w:sz w:val="22"/>
        </w:rPr>
      </w:pPr>
      <w:r w:rsidRPr="00DC4DF3">
        <w:rPr>
          <w:b/>
          <w:caps/>
          <w:color w:val="808080"/>
          <w:sz w:val="22"/>
        </w:rPr>
        <w:fldChar w:fldCharType="begin"/>
      </w:r>
      <w:r w:rsidRPr="00DC4DF3">
        <w:rPr>
          <w:b/>
          <w:caps/>
          <w:color w:val="808080"/>
          <w:sz w:val="22"/>
        </w:rPr>
        <w:instrText xml:space="preserve"> DOCPROPERTY  Category  \* MERGEFORMAT </w:instrText>
      </w:r>
      <w:r w:rsidRPr="00DC4DF3">
        <w:rPr>
          <w:b/>
          <w:caps/>
          <w:color w:val="808080"/>
          <w:sz w:val="22"/>
        </w:rPr>
        <w:fldChar w:fldCharType="separate"/>
      </w:r>
      <w:r w:rsidR="00AA229D" w:rsidRPr="00DC4DF3">
        <w:rPr>
          <w:b/>
          <w:caps/>
          <w:color w:val="808080"/>
          <w:sz w:val="22"/>
        </w:rPr>
        <w:t>Grainger</w:t>
      </w:r>
      <w:r w:rsidRPr="00DC4DF3">
        <w:rPr>
          <w:b/>
          <w:caps/>
          <w:color w:val="808080"/>
          <w:sz w:val="22"/>
        </w:rPr>
        <w:fldChar w:fldCharType="end"/>
      </w:r>
      <w:r w:rsidR="009355CC">
        <w:rPr>
          <w:b/>
          <w:caps/>
          <w:color w:val="808080"/>
          <w:sz w:val="22"/>
        </w:rPr>
        <w:t xml:space="preserve"> PLC</w:t>
      </w:r>
    </w:p>
    <w:p w14:paraId="2C42AE40" w14:textId="66362AE1" w:rsidR="001A6136" w:rsidRPr="00DC4DF3" w:rsidRDefault="001F3149" w:rsidP="001A6136">
      <w:pPr>
        <w:pStyle w:val="NormalIndent"/>
        <w:spacing w:after="0"/>
        <w:rPr>
          <w:caps/>
          <w:color w:val="808080"/>
          <w:sz w:val="22"/>
        </w:rPr>
      </w:pPr>
      <w:r w:rsidRPr="00DC4DF3">
        <w:rPr>
          <w:caps/>
          <w:color w:val="808080"/>
          <w:sz w:val="22"/>
        </w:rPr>
        <w:fldChar w:fldCharType="begin"/>
      </w:r>
      <w:r w:rsidRPr="00DC4DF3">
        <w:rPr>
          <w:caps/>
          <w:color w:val="808080"/>
          <w:sz w:val="22"/>
        </w:rPr>
        <w:instrText xml:space="preserve"> DOCPROPERTY  Title  \* MERGEFORMAT </w:instrText>
      </w:r>
      <w:r w:rsidRPr="00DC4DF3">
        <w:rPr>
          <w:caps/>
          <w:color w:val="808080"/>
          <w:sz w:val="22"/>
        </w:rPr>
        <w:fldChar w:fldCharType="separate"/>
      </w:r>
      <w:r w:rsidR="00795100">
        <w:rPr>
          <w:caps/>
          <w:color w:val="808080"/>
          <w:sz w:val="22"/>
        </w:rPr>
        <w:t>SVOT</w:t>
      </w:r>
      <w:r w:rsidR="00F42F16">
        <w:rPr>
          <w:caps/>
          <w:color w:val="808080"/>
          <w:sz w:val="22"/>
        </w:rPr>
        <w:t xml:space="preserve"> Foundation &amp; Renewals Process</w:t>
      </w:r>
      <w:r w:rsidRPr="00DC4DF3">
        <w:rPr>
          <w:caps/>
          <w:color w:val="808080"/>
          <w:sz w:val="22"/>
        </w:rPr>
        <w:fldChar w:fldCharType="end"/>
      </w:r>
      <w:r w:rsidR="001A6136" w:rsidRPr="00DC4DF3">
        <w:rPr>
          <w:caps/>
          <w:color w:val="808080"/>
          <w:sz w:val="22"/>
        </w:rPr>
        <w:t xml:space="preserve"> </w:t>
      </w:r>
    </w:p>
    <w:p w14:paraId="22038808" w14:textId="77777777" w:rsidR="000309B6" w:rsidRPr="00DC4DF3" w:rsidRDefault="000309B6" w:rsidP="000309B6">
      <w:pPr>
        <w:spacing w:line="240" w:lineRule="atLeast"/>
        <w:ind w:left="709"/>
        <w:rPr>
          <w:color w:val="808080"/>
          <w:sz w:val="24"/>
        </w:rPr>
      </w:pPr>
    </w:p>
    <w:p w14:paraId="22038809" w14:textId="77777777" w:rsidR="000309B6" w:rsidRPr="00DC4DF3" w:rsidRDefault="000309B6" w:rsidP="000309B6">
      <w:pPr>
        <w:spacing w:line="240" w:lineRule="atLeast"/>
        <w:ind w:left="709"/>
        <w:rPr>
          <w:color w:val="808080"/>
          <w:sz w:val="24"/>
        </w:rPr>
      </w:pPr>
    </w:p>
    <w:p w14:paraId="2203880A" w14:textId="77777777" w:rsidR="000309B6" w:rsidRPr="00DC4DF3" w:rsidRDefault="000309B6" w:rsidP="000309B6">
      <w:pPr>
        <w:spacing w:line="240" w:lineRule="atLeast"/>
        <w:ind w:left="709"/>
        <w:rPr>
          <w:color w:val="808080"/>
          <w:sz w:val="24"/>
        </w:rPr>
      </w:pPr>
    </w:p>
    <w:p w14:paraId="2203880B" w14:textId="77777777" w:rsidR="000309B6" w:rsidRPr="00DC4DF3" w:rsidRDefault="000309B6" w:rsidP="000309B6">
      <w:pPr>
        <w:spacing w:line="240" w:lineRule="atLeast"/>
        <w:ind w:left="709"/>
        <w:rPr>
          <w:color w:val="808080"/>
          <w:sz w:val="24"/>
        </w:rPr>
      </w:pPr>
    </w:p>
    <w:p w14:paraId="2203880C" w14:textId="77777777" w:rsidR="000309B6" w:rsidRPr="00DC4DF3" w:rsidRDefault="000309B6" w:rsidP="000309B6">
      <w:pPr>
        <w:spacing w:line="240" w:lineRule="atLeast"/>
        <w:ind w:left="709"/>
        <w:rPr>
          <w:color w:val="808080"/>
          <w:sz w:val="24"/>
        </w:rPr>
      </w:pPr>
    </w:p>
    <w:p w14:paraId="2203880D" w14:textId="77777777" w:rsidR="000309B6" w:rsidRPr="00DC4DF3" w:rsidRDefault="000309B6" w:rsidP="000309B6">
      <w:pPr>
        <w:spacing w:line="240" w:lineRule="atLeast"/>
        <w:ind w:left="709"/>
        <w:rPr>
          <w:color w:val="808080"/>
          <w:sz w:val="24"/>
        </w:rPr>
      </w:pPr>
    </w:p>
    <w:p w14:paraId="2203880E" w14:textId="77777777" w:rsidR="000309B6" w:rsidRPr="00DC4DF3" w:rsidRDefault="000309B6" w:rsidP="000309B6">
      <w:pPr>
        <w:spacing w:line="240" w:lineRule="atLeast"/>
        <w:ind w:left="709"/>
        <w:rPr>
          <w:color w:val="808080"/>
          <w:sz w:val="24"/>
        </w:rPr>
      </w:pPr>
    </w:p>
    <w:p w14:paraId="2203880F" w14:textId="77777777" w:rsidR="000309B6" w:rsidRPr="00DC4DF3" w:rsidRDefault="000309B6" w:rsidP="000309B6">
      <w:pPr>
        <w:spacing w:line="240" w:lineRule="atLeast"/>
        <w:ind w:left="709"/>
        <w:rPr>
          <w:color w:val="808080"/>
          <w:sz w:val="24"/>
        </w:rPr>
      </w:pPr>
    </w:p>
    <w:p w14:paraId="22038810" w14:textId="77777777" w:rsidR="000309B6" w:rsidRPr="00DC4DF3" w:rsidRDefault="000309B6" w:rsidP="000309B6">
      <w:pPr>
        <w:spacing w:line="240" w:lineRule="atLeast"/>
        <w:ind w:left="709"/>
        <w:rPr>
          <w:color w:val="808080"/>
          <w:sz w:val="24"/>
        </w:rPr>
      </w:pPr>
    </w:p>
    <w:p w14:paraId="22038811" w14:textId="77777777" w:rsidR="000309B6" w:rsidRPr="00DC4DF3" w:rsidRDefault="000309B6" w:rsidP="000309B6">
      <w:pPr>
        <w:spacing w:line="240" w:lineRule="atLeast"/>
        <w:ind w:left="709"/>
        <w:rPr>
          <w:color w:val="808080"/>
          <w:sz w:val="24"/>
        </w:rPr>
      </w:pPr>
    </w:p>
    <w:p w14:paraId="22038812" w14:textId="77777777" w:rsidR="000309B6" w:rsidRPr="00DC4DF3" w:rsidRDefault="000309B6" w:rsidP="000309B6">
      <w:pPr>
        <w:spacing w:line="240" w:lineRule="atLeast"/>
        <w:ind w:left="709"/>
        <w:rPr>
          <w:color w:val="808080"/>
          <w:sz w:val="24"/>
        </w:rPr>
      </w:pPr>
    </w:p>
    <w:p w14:paraId="22038814" w14:textId="77777777" w:rsidR="000309B6" w:rsidRPr="00DC4DF3" w:rsidRDefault="000309B6" w:rsidP="000309B6">
      <w:pPr>
        <w:spacing w:line="240" w:lineRule="atLeast"/>
        <w:ind w:left="709"/>
        <w:rPr>
          <w:color w:val="808080"/>
          <w:sz w:val="24"/>
        </w:rPr>
      </w:pPr>
    </w:p>
    <w:p w14:paraId="22038815" w14:textId="77777777" w:rsidR="000309B6" w:rsidRPr="00DC4DF3" w:rsidRDefault="000309B6" w:rsidP="000309B6">
      <w:pPr>
        <w:spacing w:line="240" w:lineRule="atLeast"/>
        <w:ind w:left="709"/>
        <w:rPr>
          <w:color w:val="808080"/>
          <w:sz w:val="24"/>
        </w:rPr>
      </w:pPr>
    </w:p>
    <w:p w14:paraId="22038816" w14:textId="77777777" w:rsidR="000309B6" w:rsidRPr="00DC4DF3" w:rsidRDefault="000309B6" w:rsidP="000309B6">
      <w:pPr>
        <w:spacing w:line="240" w:lineRule="atLeast"/>
        <w:ind w:left="709"/>
        <w:rPr>
          <w:color w:val="808080"/>
          <w:sz w:val="24"/>
        </w:rPr>
      </w:pPr>
    </w:p>
    <w:p w14:paraId="22038818" w14:textId="77777777" w:rsidR="000309B6" w:rsidRPr="00DC4DF3" w:rsidRDefault="000309B6" w:rsidP="000309B6">
      <w:pPr>
        <w:spacing w:line="240" w:lineRule="atLeast"/>
        <w:ind w:left="709"/>
        <w:rPr>
          <w:color w:val="808080"/>
          <w:sz w:val="24"/>
        </w:rPr>
      </w:pPr>
    </w:p>
    <w:p w14:paraId="1B5C3342" w14:textId="4853114B" w:rsidR="00DC2720" w:rsidRPr="00DC4DF3" w:rsidRDefault="00DC2720" w:rsidP="000309B6">
      <w:pPr>
        <w:spacing w:line="240" w:lineRule="atLeast"/>
        <w:ind w:left="709"/>
        <w:rPr>
          <w:color w:val="808080"/>
        </w:rPr>
      </w:pPr>
    </w:p>
    <w:p w14:paraId="2203881A" w14:textId="070AC6D8" w:rsidR="000309B6" w:rsidRPr="00DC4DF3" w:rsidRDefault="001A6136" w:rsidP="001A6136">
      <w:pPr>
        <w:tabs>
          <w:tab w:val="left" w:pos="2670"/>
        </w:tabs>
        <w:spacing w:line="240" w:lineRule="atLeast"/>
        <w:ind w:left="709"/>
        <w:rPr>
          <w:color w:val="808080"/>
          <w:sz w:val="24"/>
        </w:rPr>
      </w:pPr>
      <w:r w:rsidRPr="00DC4DF3">
        <w:rPr>
          <w:color w:val="808080"/>
          <w:sz w:val="24"/>
        </w:rPr>
        <w:tab/>
      </w:r>
    </w:p>
    <w:p w14:paraId="2203881B" w14:textId="77777777" w:rsidR="000309B6" w:rsidRPr="00DC4DF3" w:rsidRDefault="000309B6" w:rsidP="000309B6">
      <w:pPr>
        <w:spacing w:line="240" w:lineRule="atLeast"/>
        <w:ind w:left="709"/>
        <w:rPr>
          <w:color w:val="808080"/>
          <w:sz w:val="24"/>
        </w:rPr>
      </w:pPr>
    </w:p>
    <w:p w14:paraId="2203881C" w14:textId="77777777" w:rsidR="000309B6" w:rsidRPr="008913F8" w:rsidRDefault="000309B6" w:rsidP="008913F8">
      <w:pPr>
        <w:tabs>
          <w:tab w:val="left" w:pos="1848"/>
          <w:tab w:val="right" w:pos="9406"/>
        </w:tabs>
        <w:ind w:left="709"/>
        <w:jc w:val="right"/>
        <w:rPr>
          <w:i/>
          <w:color w:val="808080"/>
          <w:sz w:val="22"/>
        </w:rPr>
      </w:pPr>
    </w:p>
    <w:p w14:paraId="6CB04D29" w14:textId="77777777" w:rsidR="00F144ED" w:rsidRPr="008913F8" w:rsidRDefault="00F144ED" w:rsidP="008913F8">
      <w:pPr>
        <w:tabs>
          <w:tab w:val="left" w:pos="1848"/>
          <w:tab w:val="right" w:pos="9406"/>
        </w:tabs>
        <w:ind w:left="709"/>
        <w:jc w:val="right"/>
        <w:rPr>
          <w:i/>
          <w:color w:val="808080"/>
          <w:sz w:val="22"/>
        </w:rPr>
      </w:pPr>
    </w:p>
    <w:p w14:paraId="2203881E" w14:textId="77777777" w:rsidR="000309B6" w:rsidRPr="008913F8" w:rsidRDefault="000309B6" w:rsidP="008913F8">
      <w:pPr>
        <w:tabs>
          <w:tab w:val="left" w:pos="1848"/>
          <w:tab w:val="right" w:pos="9406"/>
        </w:tabs>
        <w:ind w:left="709"/>
        <w:jc w:val="right"/>
        <w:rPr>
          <w:i/>
          <w:color w:val="808080"/>
          <w:sz w:val="22"/>
        </w:rPr>
      </w:pPr>
    </w:p>
    <w:p w14:paraId="156EE350" w14:textId="77777777" w:rsidR="008913F8" w:rsidRPr="008913F8" w:rsidRDefault="008913F8" w:rsidP="008913F8">
      <w:pPr>
        <w:tabs>
          <w:tab w:val="left" w:pos="1848"/>
          <w:tab w:val="right" w:pos="9406"/>
        </w:tabs>
        <w:ind w:left="709"/>
        <w:jc w:val="right"/>
        <w:rPr>
          <w:i/>
          <w:color w:val="808080"/>
          <w:sz w:val="22"/>
        </w:rPr>
      </w:pPr>
      <w:r w:rsidRPr="008913F8">
        <w:rPr>
          <w:i/>
          <w:color w:val="808080"/>
          <w:sz w:val="22"/>
        </w:rPr>
        <w:t> </w:t>
      </w:r>
    </w:p>
    <w:p w14:paraId="5A1329DC" w14:textId="63D374DA" w:rsidR="008913F8" w:rsidRPr="008913F8" w:rsidRDefault="008913F8" w:rsidP="008913F8">
      <w:pPr>
        <w:tabs>
          <w:tab w:val="left" w:pos="1848"/>
          <w:tab w:val="right" w:pos="9406"/>
        </w:tabs>
        <w:ind w:left="709"/>
        <w:jc w:val="right"/>
        <w:rPr>
          <w:i/>
          <w:color w:val="808080"/>
          <w:sz w:val="22"/>
        </w:rPr>
      </w:pPr>
      <w:r w:rsidRPr="008913F8">
        <w:rPr>
          <w:i/>
          <w:color w:val="808080"/>
          <w:sz w:val="22"/>
        </w:rPr>
        <w:t xml:space="preserve">Version </w:t>
      </w:r>
      <w:r w:rsidR="002211FF">
        <w:rPr>
          <w:i/>
          <w:color w:val="808080"/>
          <w:sz w:val="22"/>
        </w:rPr>
        <w:t>4</w:t>
      </w:r>
      <w:r w:rsidRPr="008913F8">
        <w:rPr>
          <w:i/>
          <w:color w:val="808080"/>
          <w:sz w:val="22"/>
        </w:rPr>
        <w:t>.0</w:t>
      </w:r>
    </w:p>
    <w:p w14:paraId="43DC9076" w14:textId="0307BD95" w:rsidR="001A6136" w:rsidRPr="00DC4DF3" w:rsidRDefault="001A6136" w:rsidP="00674039">
      <w:pPr>
        <w:spacing w:line="240" w:lineRule="atLeast"/>
        <w:ind w:left="709"/>
        <w:jc w:val="right"/>
        <w:rPr>
          <w:i/>
          <w:color w:val="808080"/>
        </w:rPr>
      </w:pPr>
      <w:r w:rsidRPr="00DC4DF3">
        <w:rPr>
          <w:i/>
        </w:rPr>
        <w:fldChar w:fldCharType="begin"/>
      </w:r>
      <w:r w:rsidRPr="00DC4DF3">
        <w:rPr>
          <w:i/>
        </w:rPr>
        <w:instrText xml:space="preserve"> DOCPROPERTY  Manager  \* MERGEFORMAT </w:instrText>
      </w:r>
      <w:r w:rsidRPr="00DC4DF3">
        <w:rPr>
          <w:i/>
          <w:color w:val="808080"/>
          <w:sz w:val="24"/>
        </w:rPr>
        <w:fldChar w:fldCharType="end"/>
      </w:r>
      <w:r w:rsidRPr="00DC4DF3">
        <w:rPr>
          <w:i/>
          <w:color w:val="808080"/>
          <w:sz w:val="22"/>
        </w:rPr>
        <w:tab/>
      </w:r>
      <w:r w:rsidRPr="00DC4DF3">
        <w:rPr>
          <w:i/>
          <w:color w:val="808080"/>
          <w:sz w:val="22"/>
        </w:rPr>
        <w:tab/>
      </w:r>
      <w:r w:rsidRPr="00DC4DF3">
        <w:rPr>
          <w:i/>
          <w:color w:val="808080"/>
          <w:sz w:val="22"/>
        </w:rPr>
        <w:fldChar w:fldCharType="begin"/>
      </w:r>
      <w:r w:rsidRPr="00DC4DF3">
        <w:rPr>
          <w:i/>
          <w:color w:val="808080"/>
          <w:sz w:val="22"/>
        </w:rPr>
        <w:instrText xml:space="preserve"> DOCPROPERTY  LastSavedTime \@ "MMMM d, yyyy" \* MERGEFORMAT </w:instrText>
      </w:r>
      <w:r w:rsidRPr="00DC4DF3">
        <w:rPr>
          <w:i/>
          <w:color w:val="808080"/>
          <w:sz w:val="22"/>
        </w:rPr>
        <w:fldChar w:fldCharType="separate"/>
      </w:r>
      <w:r w:rsidR="0085125A">
        <w:rPr>
          <w:i/>
          <w:color w:val="808080"/>
          <w:sz w:val="22"/>
        </w:rPr>
        <w:t>February 7, 2025</w:t>
      </w:r>
      <w:r w:rsidRPr="00DC4DF3">
        <w:rPr>
          <w:i/>
          <w:color w:val="808080"/>
          <w:sz w:val="22"/>
        </w:rPr>
        <w:fldChar w:fldCharType="end"/>
      </w:r>
    </w:p>
    <w:p w14:paraId="3EDBA722" w14:textId="77777777" w:rsidR="00B92ED9" w:rsidRPr="00DC4DF3" w:rsidRDefault="00B92ED9" w:rsidP="000309B6">
      <w:pPr>
        <w:widowControl w:val="0"/>
        <w:tabs>
          <w:tab w:val="left" w:pos="426"/>
          <w:tab w:val="left" w:pos="709"/>
          <w:tab w:val="left" w:pos="993"/>
        </w:tabs>
        <w:adjustRightInd w:val="0"/>
        <w:jc w:val="both"/>
        <w:textAlignment w:val="baseline"/>
        <w:rPr>
          <w:highlight w:val="yellow"/>
        </w:rPr>
      </w:pPr>
    </w:p>
    <w:p w14:paraId="7A064624" w14:textId="3EDCFCD1" w:rsidR="000309B6" w:rsidRPr="00DC4DF3" w:rsidRDefault="000309B6" w:rsidP="000309B6">
      <w:pPr>
        <w:widowControl w:val="0"/>
        <w:tabs>
          <w:tab w:val="left" w:pos="426"/>
          <w:tab w:val="left" w:pos="709"/>
          <w:tab w:val="left" w:pos="993"/>
        </w:tabs>
        <w:adjustRightInd w:val="0"/>
        <w:jc w:val="both"/>
        <w:textAlignment w:val="baseline"/>
      </w:pPr>
      <w:r w:rsidRPr="00DC4DF3">
        <w:br w:type="page"/>
      </w:r>
      <w:r w:rsidRPr="00DC4DF3">
        <w:rPr>
          <w:color w:val="7F7F7F" w:themeColor="text1" w:themeTint="80"/>
          <w:sz w:val="36"/>
        </w:rPr>
        <w:lastRenderedPageBreak/>
        <w:t>Contents</w:t>
      </w:r>
    </w:p>
    <w:p w14:paraId="3A908F4C" w14:textId="2BA14ACF" w:rsidR="00F43276" w:rsidRDefault="6480A001">
      <w:pPr>
        <w:pStyle w:val="TOC1"/>
        <w:tabs>
          <w:tab w:val="left" w:pos="400"/>
          <w:tab w:val="right" w:leader="dot" w:pos="9396"/>
        </w:tabs>
        <w:rPr>
          <w:rFonts w:asciiTheme="minorHAnsi" w:eastAsiaTheme="minorEastAsia" w:hAnsiTheme="minorHAnsi" w:cstheme="minorBidi"/>
          <w:b w:val="0"/>
          <w:bCs w:val="0"/>
          <w:caps w:val="0"/>
          <w:noProof/>
          <w:kern w:val="2"/>
          <w:sz w:val="24"/>
          <w:lang w:eastAsia="en-ZA"/>
          <w14:ligatures w14:val="standardContextual"/>
        </w:rPr>
      </w:pPr>
      <w:r>
        <w:fldChar w:fldCharType="begin"/>
      </w:r>
      <w:r w:rsidR="00D0328B">
        <w:instrText>TOC \o "1-2" \z \u \h</w:instrText>
      </w:r>
      <w:r>
        <w:fldChar w:fldCharType="separate"/>
      </w:r>
      <w:hyperlink w:anchor="_Toc189830728" w:history="1">
        <w:r w:rsidR="00F43276" w:rsidRPr="0047122D">
          <w:rPr>
            <w:rStyle w:val="Hyperlink"/>
            <w:noProof/>
          </w:rPr>
          <w:t>1</w:t>
        </w:r>
        <w:r w:rsidR="00F43276">
          <w:rPr>
            <w:rFonts w:asciiTheme="minorHAnsi" w:eastAsiaTheme="minorEastAsia" w:hAnsiTheme="minorHAnsi" w:cstheme="minorBidi"/>
            <w:b w:val="0"/>
            <w:bCs w:val="0"/>
            <w:caps w:val="0"/>
            <w:noProof/>
            <w:kern w:val="2"/>
            <w:sz w:val="24"/>
            <w:lang w:eastAsia="en-ZA"/>
            <w14:ligatures w14:val="standardContextual"/>
          </w:rPr>
          <w:tab/>
        </w:r>
        <w:r w:rsidR="00F43276" w:rsidRPr="0047122D">
          <w:rPr>
            <w:rStyle w:val="Hyperlink"/>
            <w:noProof/>
          </w:rPr>
          <w:t>Executive Summary</w:t>
        </w:r>
        <w:r w:rsidR="00F43276">
          <w:rPr>
            <w:noProof/>
            <w:webHidden/>
          </w:rPr>
          <w:tab/>
        </w:r>
        <w:r w:rsidR="00F43276">
          <w:rPr>
            <w:noProof/>
            <w:webHidden/>
          </w:rPr>
          <w:fldChar w:fldCharType="begin"/>
        </w:r>
        <w:r w:rsidR="00F43276">
          <w:rPr>
            <w:noProof/>
            <w:webHidden/>
          </w:rPr>
          <w:instrText xml:space="preserve"> PAGEREF _Toc189830728 \h </w:instrText>
        </w:r>
        <w:r w:rsidR="00F43276">
          <w:rPr>
            <w:noProof/>
            <w:webHidden/>
          </w:rPr>
        </w:r>
        <w:r w:rsidR="00F43276">
          <w:rPr>
            <w:noProof/>
            <w:webHidden/>
          </w:rPr>
          <w:fldChar w:fldCharType="separate"/>
        </w:r>
        <w:r w:rsidR="00DE47C9">
          <w:rPr>
            <w:noProof/>
            <w:webHidden/>
          </w:rPr>
          <w:t>4</w:t>
        </w:r>
        <w:r w:rsidR="00F43276">
          <w:rPr>
            <w:noProof/>
            <w:webHidden/>
          </w:rPr>
          <w:fldChar w:fldCharType="end"/>
        </w:r>
      </w:hyperlink>
    </w:p>
    <w:p w14:paraId="56D620A3" w14:textId="50EAAF44"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29" w:history="1">
        <w:r w:rsidRPr="0047122D">
          <w:rPr>
            <w:rStyle w:val="Hyperlink"/>
            <w:noProof/>
          </w:rPr>
          <w:t>1.1</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Introduction</w:t>
        </w:r>
        <w:r>
          <w:rPr>
            <w:noProof/>
            <w:webHidden/>
          </w:rPr>
          <w:tab/>
        </w:r>
        <w:r>
          <w:rPr>
            <w:noProof/>
            <w:webHidden/>
          </w:rPr>
          <w:fldChar w:fldCharType="begin"/>
        </w:r>
        <w:r>
          <w:rPr>
            <w:noProof/>
            <w:webHidden/>
          </w:rPr>
          <w:instrText xml:space="preserve"> PAGEREF _Toc189830729 \h </w:instrText>
        </w:r>
        <w:r>
          <w:rPr>
            <w:noProof/>
            <w:webHidden/>
          </w:rPr>
        </w:r>
        <w:r>
          <w:rPr>
            <w:noProof/>
            <w:webHidden/>
          </w:rPr>
          <w:fldChar w:fldCharType="separate"/>
        </w:r>
        <w:r w:rsidR="00DE47C9">
          <w:rPr>
            <w:noProof/>
            <w:webHidden/>
          </w:rPr>
          <w:t>4</w:t>
        </w:r>
        <w:r>
          <w:rPr>
            <w:noProof/>
            <w:webHidden/>
          </w:rPr>
          <w:fldChar w:fldCharType="end"/>
        </w:r>
      </w:hyperlink>
    </w:p>
    <w:p w14:paraId="6FAEF8BC" w14:textId="3CBA34EA"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30" w:history="1">
        <w:r w:rsidRPr="0047122D">
          <w:rPr>
            <w:rStyle w:val="Hyperlink"/>
            <w:noProof/>
          </w:rPr>
          <w:t>1.2</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The Business Opportunity</w:t>
        </w:r>
        <w:r>
          <w:rPr>
            <w:noProof/>
            <w:webHidden/>
          </w:rPr>
          <w:tab/>
        </w:r>
        <w:r>
          <w:rPr>
            <w:noProof/>
            <w:webHidden/>
          </w:rPr>
          <w:fldChar w:fldCharType="begin"/>
        </w:r>
        <w:r>
          <w:rPr>
            <w:noProof/>
            <w:webHidden/>
          </w:rPr>
          <w:instrText xml:space="preserve"> PAGEREF _Toc189830730 \h </w:instrText>
        </w:r>
        <w:r>
          <w:rPr>
            <w:noProof/>
            <w:webHidden/>
          </w:rPr>
        </w:r>
        <w:r>
          <w:rPr>
            <w:noProof/>
            <w:webHidden/>
          </w:rPr>
          <w:fldChar w:fldCharType="separate"/>
        </w:r>
        <w:r w:rsidR="00DE47C9">
          <w:rPr>
            <w:noProof/>
            <w:webHidden/>
          </w:rPr>
          <w:t>4</w:t>
        </w:r>
        <w:r>
          <w:rPr>
            <w:noProof/>
            <w:webHidden/>
          </w:rPr>
          <w:fldChar w:fldCharType="end"/>
        </w:r>
      </w:hyperlink>
    </w:p>
    <w:p w14:paraId="2689373D" w14:textId="0BF3807B"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31" w:history="1">
        <w:r w:rsidRPr="0047122D">
          <w:rPr>
            <w:rStyle w:val="Hyperlink"/>
            <w:noProof/>
          </w:rPr>
          <w:t>1.3</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The Releases</w:t>
        </w:r>
        <w:r>
          <w:rPr>
            <w:noProof/>
            <w:webHidden/>
          </w:rPr>
          <w:tab/>
        </w:r>
        <w:r>
          <w:rPr>
            <w:noProof/>
            <w:webHidden/>
          </w:rPr>
          <w:fldChar w:fldCharType="begin"/>
        </w:r>
        <w:r>
          <w:rPr>
            <w:noProof/>
            <w:webHidden/>
          </w:rPr>
          <w:instrText xml:space="preserve"> PAGEREF _Toc189830731 \h </w:instrText>
        </w:r>
        <w:r>
          <w:rPr>
            <w:noProof/>
            <w:webHidden/>
          </w:rPr>
        </w:r>
        <w:r>
          <w:rPr>
            <w:noProof/>
            <w:webHidden/>
          </w:rPr>
          <w:fldChar w:fldCharType="separate"/>
        </w:r>
        <w:r w:rsidR="00DE47C9">
          <w:rPr>
            <w:noProof/>
            <w:webHidden/>
          </w:rPr>
          <w:t>4</w:t>
        </w:r>
        <w:r>
          <w:rPr>
            <w:noProof/>
            <w:webHidden/>
          </w:rPr>
          <w:fldChar w:fldCharType="end"/>
        </w:r>
      </w:hyperlink>
    </w:p>
    <w:p w14:paraId="7918EB36" w14:textId="3C1AF0B2"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32" w:history="1">
        <w:r w:rsidRPr="0047122D">
          <w:rPr>
            <w:rStyle w:val="Hyperlink"/>
            <w:noProof/>
          </w:rPr>
          <w:t>1.4</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The Business Benefit</w:t>
        </w:r>
        <w:r>
          <w:rPr>
            <w:noProof/>
            <w:webHidden/>
          </w:rPr>
          <w:tab/>
        </w:r>
        <w:r>
          <w:rPr>
            <w:noProof/>
            <w:webHidden/>
          </w:rPr>
          <w:fldChar w:fldCharType="begin"/>
        </w:r>
        <w:r>
          <w:rPr>
            <w:noProof/>
            <w:webHidden/>
          </w:rPr>
          <w:instrText xml:space="preserve"> PAGEREF _Toc189830732 \h </w:instrText>
        </w:r>
        <w:r>
          <w:rPr>
            <w:noProof/>
            <w:webHidden/>
          </w:rPr>
        </w:r>
        <w:r>
          <w:rPr>
            <w:noProof/>
            <w:webHidden/>
          </w:rPr>
          <w:fldChar w:fldCharType="separate"/>
        </w:r>
        <w:r w:rsidR="00DE47C9">
          <w:rPr>
            <w:noProof/>
            <w:webHidden/>
          </w:rPr>
          <w:t>5</w:t>
        </w:r>
        <w:r>
          <w:rPr>
            <w:noProof/>
            <w:webHidden/>
          </w:rPr>
          <w:fldChar w:fldCharType="end"/>
        </w:r>
      </w:hyperlink>
    </w:p>
    <w:p w14:paraId="4C045E78" w14:textId="7B431E32"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33" w:history="1">
        <w:r w:rsidRPr="0047122D">
          <w:rPr>
            <w:rStyle w:val="Hyperlink"/>
            <w:noProof/>
          </w:rPr>
          <w:t>1.5</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References</w:t>
        </w:r>
        <w:r>
          <w:rPr>
            <w:noProof/>
            <w:webHidden/>
          </w:rPr>
          <w:tab/>
        </w:r>
        <w:r>
          <w:rPr>
            <w:noProof/>
            <w:webHidden/>
          </w:rPr>
          <w:fldChar w:fldCharType="begin"/>
        </w:r>
        <w:r>
          <w:rPr>
            <w:noProof/>
            <w:webHidden/>
          </w:rPr>
          <w:instrText xml:space="preserve"> PAGEREF _Toc189830733 \h </w:instrText>
        </w:r>
        <w:r>
          <w:rPr>
            <w:noProof/>
            <w:webHidden/>
          </w:rPr>
        </w:r>
        <w:r>
          <w:rPr>
            <w:noProof/>
            <w:webHidden/>
          </w:rPr>
          <w:fldChar w:fldCharType="separate"/>
        </w:r>
        <w:r w:rsidR="00DE47C9">
          <w:rPr>
            <w:noProof/>
            <w:webHidden/>
          </w:rPr>
          <w:t>5</w:t>
        </w:r>
        <w:r>
          <w:rPr>
            <w:noProof/>
            <w:webHidden/>
          </w:rPr>
          <w:fldChar w:fldCharType="end"/>
        </w:r>
      </w:hyperlink>
    </w:p>
    <w:p w14:paraId="5EA8F224" w14:textId="3186CE01" w:rsidR="00F43276" w:rsidRDefault="00F43276">
      <w:pPr>
        <w:pStyle w:val="TOC1"/>
        <w:tabs>
          <w:tab w:val="left" w:pos="400"/>
          <w:tab w:val="right" w:leader="dot" w:pos="9396"/>
        </w:tabs>
        <w:rPr>
          <w:rFonts w:asciiTheme="minorHAnsi" w:eastAsiaTheme="minorEastAsia" w:hAnsiTheme="minorHAnsi" w:cstheme="minorBidi"/>
          <w:b w:val="0"/>
          <w:bCs w:val="0"/>
          <w:caps w:val="0"/>
          <w:noProof/>
          <w:kern w:val="2"/>
          <w:sz w:val="24"/>
          <w:lang w:eastAsia="en-ZA"/>
          <w14:ligatures w14:val="standardContextual"/>
        </w:rPr>
      </w:pPr>
      <w:hyperlink w:anchor="_Toc189830734" w:history="1">
        <w:r w:rsidRPr="0047122D">
          <w:rPr>
            <w:rStyle w:val="Hyperlink"/>
            <w:noProof/>
          </w:rPr>
          <w:t>2</w:t>
        </w:r>
        <w:r>
          <w:rPr>
            <w:rFonts w:asciiTheme="minorHAnsi" w:eastAsiaTheme="minorEastAsia" w:hAnsiTheme="minorHAnsi" w:cstheme="minorBidi"/>
            <w:b w:val="0"/>
            <w:bCs w:val="0"/>
            <w:caps w:val="0"/>
            <w:noProof/>
            <w:kern w:val="2"/>
            <w:sz w:val="24"/>
            <w:lang w:eastAsia="en-ZA"/>
            <w14:ligatures w14:val="standardContextual"/>
          </w:rPr>
          <w:tab/>
        </w:r>
        <w:r w:rsidRPr="0047122D">
          <w:rPr>
            <w:rStyle w:val="Hyperlink"/>
            <w:noProof/>
          </w:rPr>
          <w:t>Proposed Solution</w:t>
        </w:r>
        <w:r>
          <w:rPr>
            <w:noProof/>
            <w:webHidden/>
          </w:rPr>
          <w:tab/>
        </w:r>
        <w:r>
          <w:rPr>
            <w:noProof/>
            <w:webHidden/>
          </w:rPr>
          <w:fldChar w:fldCharType="begin"/>
        </w:r>
        <w:r>
          <w:rPr>
            <w:noProof/>
            <w:webHidden/>
          </w:rPr>
          <w:instrText xml:space="preserve"> PAGEREF _Toc189830734 \h </w:instrText>
        </w:r>
        <w:r>
          <w:rPr>
            <w:noProof/>
            <w:webHidden/>
          </w:rPr>
        </w:r>
        <w:r>
          <w:rPr>
            <w:noProof/>
            <w:webHidden/>
          </w:rPr>
          <w:fldChar w:fldCharType="separate"/>
        </w:r>
        <w:r w:rsidR="00DE47C9">
          <w:rPr>
            <w:noProof/>
            <w:webHidden/>
          </w:rPr>
          <w:t>6</w:t>
        </w:r>
        <w:r>
          <w:rPr>
            <w:noProof/>
            <w:webHidden/>
          </w:rPr>
          <w:fldChar w:fldCharType="end"/>
        </w:r>
      </w:hyperlink>
    </w:p>
    <w:p w14:paraId="125E3309" w14:textId="732F2EF0"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35" w:history="1">
        <w:r w:rsidRPr="0047122D">
          <w:rPr>
            <w:rStyle w:val="Hyperlink"/>
            <w:noProof/>
          </w:rPr>
          <w:t>2.1</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Proof of Concept</w:t>
        </w:r>
        <w:r>
          <w:rPr>
            <w:noProof/>
            <w:webHidden/>
          </w:rPr>
          <w:tab/>
        </w:r>
        <w:r>
          <w:rPr>
            <w:noProof/>
            <w:webHidden/>
          </w:rPr>
          <w:fldChar w:fldCharType="begin"/>
        </w:r>
        <w:r>
          <w:rPr>
            <w:noProof/>
            <w:webHidden/>
          </w:rPr>
          <w:instrText xml:space="preserve"> PAGEREF _Toc189830735 \h </w:instrText>
        </w:r>
        <w:r>
          <w:rPr>
            <w:noProof/>
            <w:webHidden/>
          </w:rPr>
        </w:r>
        <w:r>
          <w:rPr>
            <w:noProof/>
            <w:webHidden/>
          </w:rPr>
          <w:fldChar w:fldCharType="separate"/>
        </w:r>
        <w:r w:rsidR="00DE47C9">
          <w:rPr>
            <w:noProof/>
            <w:webHidden/>
          </w:rPr>
          <w:t>8</w:t>
        </w:r>
        <w:r>
          <w:rPr>
            <w:noProof/>
            <w:webHidden/>
          </w:rPr>
          <w:fldChar w:fldCharType="end"/>
        </w:r>
      </w:hyperlink>
    </w:p>
    <w:p w14:paraId="42D89F96" w14:textId="54A8287F"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36" w:history="1">
        <w:r w:rsidRPr="0047122D">
          <w:rPr>
            <w:rStyle w:val="Hyperlink"/>
            <w:noProof/>
          </w:rPr>
          <w:t>2.2</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Solution Overview</w:t>
        </w:r>
        <w:r>
          <w:rPr>
            <w:noProof/>
            <w:webHidden/>
          </w:rPr>
          <w:tab/>
        </w:r>
        <w:r>
          <w:rPr>
            <w:noProof/>
            <w:webHidden/>
          </w:rPr>
          <w:fldChar w:fldCharType="begin"/>
        </w:r>
        <w:r>
          <w:rPr>
            <w:noProof/>
            <w:webHidden/>
          </w:rPr>
          <w:instrText xml:space="preserve"> PAGEREF _Toc189830736 \h </w:instrText>
        </w:r>
        <w:r>
          <w:rPr>
            <w:noProof/>
            <w:webHidden/>
          </w:rPr>
        </w:r>
        <w:r>
          <w:rPr>
            <w:noProof/>
            <w:webHidden/>
          </w:rPr>
          <w:fldChar w:fldCharType="separate"/>
        </w:r>
        <w:r w:rsidR="00DE47C9">
          <w:rPr>
            <w:noProof/>
            <w:webHidden/>
          </w:rPr>
          <w:t>15</w:t>
        </w:r>
        <w:r>
          <w:rPr>
            <w:noProof/>
            <w:webHidden/>
          </w:rPr>
          <w:fldChar w:fldCharType="end"/>
        </w:r>
      </w:hyperlink>
    </w:p>
    <w:p w14:paraId="0B6F03A1" w14:textId="25A879E9"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37" w:history="1">
        <w:r w:rsidRPr="0047122D">
          <w:rPr>
            <w:rStyle w:val="Hyperlink"/>
            <w:noProof/>
          </w:rPr>
          <w:t>2.3</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Recommended Project Phasing</w:t>
        </w:r>
        <w:r>
          <w:rPr>
            <w:noProof/>
            <w:webHidden/>
          </w:rPr>
          <w:tab/>
        </w:r>
        <w:r>
          <w:rPr>
            <w:noProof/>
            <w:webHidden/>
          </w:rPr>
          <w:fldChar w:fldCharType="begin"/>
        </w:r>
        <w:r>
          <w:rPr>
            <w:noProof/>
            <w:webHidden/>
          </w:rPr>
          <w:instrText xml:space="preserve"> PAGEREF _Toc189830737 \h </w:instrText>
        </w:r>
        <w:r>
          <w:rPr>
            <w:noProof/>
            <w:webHidden/>
          </w:rPr>
        </w:r>
        <w:r>
          <w:rPr>
            <w:noProof/>
            <w:webHidden/>
          </w:rPr>
          <w:fldChar w:fldCharType="separate"/>
        </w:r>
        <w:r w:rsidR="00DE47C9">
          <w:rPr>
            <w:noProof/>
            <w:webHidden/>
          </w:rPr>
          <w:t>17</w:t>
        </w:r>
        <w:r>
          <w:rPr>
            <w:noProof/>
            <w:webHidden/>
          </w:rPr>
          <w:fldChar w:fldCharType="end"/>
        </w:r>
      </w:hyperlink>
    </w:p>
    <w:p w14:paraId="3CEAEB90" w14:textId="48288A04"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38" w:history="1">
        <w:r w:rsidRPr="0047122D">
          <w:rPr>
            <w:rStyle w:val="Hyperlink"/>
            <w:noProof/>
          </w:rPr>
          <w:t>2.4</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High-Level Design</w:t>
        </w:r>
        <w:r>
          <w:rPr>
            <w:noProof/>
            <w:webHidden/>
          </w:rPr>
          <w:tab/>
        </w:r>
        <w:r>
          <w:rPr>
            <w:noProof/>
            <w:webHidden/>
          </w:rPr>
          <w:fldChar w:fldCharType="begin"/>
        </w:r>
        <w:r>
          <w:rPr>
            <w:noProof/>
            <w:webHidden/>
          </w:rPr>
          <w:instrText xml:space="preserve"> PAGEREF _Toc189830738 \h </w:instrText>
        </w:r>
        <w:r>
          <w:rPr>
            <w:noProof/>
            <w:webHidden/>
          </w:rPr>
        </w:r>
        <w:r>
          <w:rPr>
            <w:noProof/>
            <w:webHidden/>
          </w:rPr>
          <w:fldChar w:fldCharType="separate"/>
        </w:r>
        <w:r w:rsidR="00DE47C9">
          <w:rPr>
            <w:noProof/>
            <w:webHidden/>
          </w:rPr>
          <w:t>23</w:t>
        </w:r>
        <w:r>
          <w:rPr>
            <w:noProof/>
            <w:webHidden/>
          </w:rPr>
          <w:fldChar w:fldCharType="end"/>
        </w:r>
      </w:hyperlink>
    </w:p>
    <w:p w14:paraId="1B5BD65F" w14:textId="7C52926E"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39" w:history="1">
        <w:r w:rsidRPr="0047122D">
          <w:rPr>
            <w:rStyle w:val="Hyperlink"/>
            <w:noProof/>
          </w:rPr>
          <w:t>2.5</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Salesforce Licensing</w:t>
        </w:r>
        <w:r>
          <w:rPr>
            <w:noProof/>
            <w:webHidden/>
          </w:rPr>
          <w:tab/>
        </w:r>
        <w:r>
          <w:rPr>
            <w:noProof/>
            <w:webHidden/>
          </w:rPr>
          <w:fldChar w:fldCharType="begin"/>
        </w:r>
        <w:r>
          <w:rPr>
            <w:noProof/>
            <w:webHidden/>
          </w:rPr>
          <w:instrText xml:space="preserve"> PAGEREF _Toc189830739 \h </w:instrText>
        </w:r>
        <w:r>
          <w:rPr>
            <w:noProof/>
            <w:webHidden/>
          </w:rPr>
        </w:r>
        <w:r>
          <w:rPr>
            <w:noProof/>
            <w:webHidden/>
          </w:rPr>
          <w:fldChar w:fldCharType="separate"/>
        </w:r>
        <w:r w:rsidR="00DE47C9">
          <w:rPr>
            <w:noProof/>
            <w:webHidden/>
          </w:rPr>
          <w:t>29</w:t>
        </w:r>
        <w:r>
          <w:rPr>
            <w:noProof/>
            <w:webHidden/>
          </w:rPr>
          <w:fldChar w:fldCharType="end"/>
        </w:r>
      </w:hyperlink>
    </w:p>
    <w:p w14:paraId="2D3BB2EF" w14:textId="52EA2C5F"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40" w:history="1">
        <w:r w:rsidRPr="0047122D">
          <w:rPr>
            <w:rStyle w:val="Hyperlink"/>
            <w:noProof/>
          </w:rPr>
          <w:t>2.6</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Support</w:t>
        </w:r>
        <w:r>
          <w:rPr>
            <w:noProof/>
            <w:webHidden/>
          </w:rPr>
          <w:tab/>
        </w:r>
        <w:r>
          <w:rPr>
            <w:noProof/>
            <w:webHidden/>
          </w:rPr>
          <w:fldChar w:fldCharType="begin"/>
        </w:r>
        <w:r>
          <w:rPr>
            <w:noProof/>
            <w:webHidden/>
          </w:rPr>
          <w:instrText xml:space="preserve"> PAGEREF _Toc189830740 \h </w:instrText>
        </w:r>
        <w:r>
          <w:rPr>
            <w:noProof/>
            <w:webHidden/>
          </w:rPr>
        </w:r>
        <w:r>
          <w:rPr>
            <w:noProof/>
            <w:webHidden/>
          </w:rPr>
          <w:fldChar w:fldCharType="separate"/>
        </w:r>
        <w:r w:rsidR="00DE47C9">
          <w:rPr>
            <w:noProof/>
            <w:webHidden/>
          </w:rPr>
          <w:t>29</w:t>
        </w:r>
        <w:r>
          <w:rPr>
            <w:noProof/>
            <w:webHidden/>
          </w:rPr>
          <w:fldChar w:fldCharType="end"/>
        </w:r>
      </w:hyperlink>
    </w:p>
    <w:p w14:paraId="664C4C0B" w14:textId="48E43FFF"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41" w:history="1">
        <w:r w:rsidRPr="0047122D">
          <w:rPr>
            <w:rStyle w:val="Hyperlink"/>
            <w:noProof/>
          </w:rPr>
          <w:t>2.7</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Training</w:t>
        </w:r>
        <w:r>
          <w:rPr>
            <w:noProof/>
            <w:webHidden/>
          </w:rPr>
          <w:tab/>
        </w:r>
        <w:r>
          <w:rPr>
            <w:noProof/>
            <w:webHidden/>
          </w:rPr>
          <w:fldChar w:fldCharType="begin"/>
        </w:r>
        <w:r>
          <w:rPr>
            <w:noProof/>
            <w:webHidden/>
          </w:rPr>
          <w:instrText xml:space="preserve"> PAGEREF _Toc189830741 \h </w:instrText>
        </w:r>
        <w:r>
          <w:rPr>
            <w:noProof/>
            <w:webHidden/>
          </w:rPr>
        </w:r>
        <w:r>
          <w:rPr>
            <w:noProof/>
            <w:webHidden/>
          </w:rPr>
          <w:fldChar w:fldCharType="separate"/>
        </w:r>
        <w:r w:rsidR="00DE47C9">
          <w:rPr>
            <w:noProof/>
            <w:webHidden/>
          </w:rPr>
          <w:t>29</w:t>
        </w:r>
        <w:r>
          <w:rPr>
            <w:noProof/>
            <w:webHidden/>
          </w:rPr>
          <w:fldChar w:fldCharType="end"/>
        </w:r>
      </w:hyperlink>
    </w:p>
    <w:p w14:paraId="180E3E4E" w14:textId="51A74B44"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42" w:history="1">
        <w:r w:rsidRPr="0047122D">
          <w:rPr>
            <w:rStyle w:val="Hyperlink"/>
            <w:noProof/>
          </w:rPr>
          <w:t>2.8</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Prerequisites</w:t>
        </w:r>
        <w:r>
          <w:rPr>
            <w:noProof/>
            <w:webHidden/>
          </w:rPr>
          <w:tab/>
        </w:r>
        <w:r>
          <w:rPr>
            <w:noProof/>
            <w:webHidden/>
          </w:rPr>
          <w:fldChar w:fldCharType="begin"/>
        </w:r>
        <w:r>
          <w:rPr>
            <w:noProof/>
            <w:webHidden/>
          </w:rPr>
          <w:instrText xml:space="preserve"> PAGEREF _Toc189830742 \h </w:instrText>
        </w:r>
        <w:r>
          <w:rPr>
            <w:noProof/>
            <w:webHidden/>
          </w:rPr>
        </w:r>
        <w:r>
          <w:rPr>
            <w:noProof/>
            <w:webHidden/>
          </w:rPr>
          <w:fldChar w:fldCharType="separate"/>
        </w:r>
        <w:r w:rsidR="00DE47C9">
          <w:rPr>
            <w:noProof/>
            <w:webHidden/>
          </w:rPr>
          <w:t>29</w:t>
        </w:r>
        <w:r>
          <w:rPr>
            <w:noProof/>
            <w:webHidden/>
          </w:rPr>
          <w:fldChar w:fldCharType="end"/>
        </w:r>
      </w:hyperlink>
    </w:p>
    <w:p w14:paraId="7578F6EC" w14:textId="7164AEC9"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43" w:history="1">
        <w:r w:rsidRPr="0047122D">
          <w:rPr>
            <w:rStyle w:val="Hyperlink"/>
            <w:noProof/>
          </w:rPr>
          <w:t>2.9</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Exclusions</w:t>
        </w:r>
        <w:r>
          <w:rPr>
            <w:noProof/>
            <w:webHidden/>
          </w:rPr>
          <w:tab/>
        </w:r>
        <w:r>
          <w:rPr>
            <w:noProof/>
            <w:webHidden/>
          </w:rPr>
          <w:fldChar w:fldCharType="begin"/>
        </w:r>
        <w:r>
          <w:rPr>
            <w:noProof/>
            <w:webHidden/>
          </w:rPr>
          <w:instrText xml:space="preserve"> PAGEREF _Toc189830743 \h </w:instrText>
        </w:r>
        <w:r>
          <w:rPr>
            <w:noProof/>
            <w:webHidden/>
          </w:rPr>
        </w:r>
        <w:r>
          <w:rPr>
            <w:noProof/>
            <w:webHidden/>
          </w:rPr>
          <w:fldChar w:fldCharType="separate"/>
        </w:r>
        <w:r w:rsidR="00DE47C9">
          <w:rPr>
            <w:noProof/>
            <w:webHidden/>
          </w:rPr>
          <w:t>30</w:t>
        </w:r>
        <w:r>
          <w:rPr>
            <w:noProof/>
            <w:webHidden/>
          </w:rPr>
          <w:fldChar w:fldCharType="end"/>
        </w:r>
      </w:hyperlink>
    </w:p>
    <w:p w14:paraId="3CA5AB9A" w14:textId="0ED67DB7"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44" w:history="1">
        <w:r w:rsidRPr="0047122D">
          <w:rPr>
            <w:rStyle w:val="Hyperlink"/>
            <w:noProof/>
          </w:rPr>
          <w:t>2.10</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Assumptions</w:t>
        </w:r>
        <w:r>
          <w:rPr>
            <w:noProof/>
            <w:webHidden/>
          </w:rPr>
          <w:tab/>
        </w:r>
        <w:r>
          <w:rPr>
            <w:noProof/>
            <w:webHidden/>
          </w:rPr>
          <w:fldChar w:fldCharType="begin"/>
        </w:r>
        <w:r>
          <w:rPr>
            <w:noProof/>
            <w:webHidden/>
          </w:rPr>
          <w:instrText xml:space="preserve"> PAGEREF _Toc189830744 \h </w:instrText>
        </w:r>
        <w:r>
          <w:rPr>
            <w:noProof/>
            <w:webHidden/>
          </w:rPr>
        </w:r>
        <w:r>
          <w:rPr>
            <w:noProof/>
            <w:webHidden/>
          </w:rPr>
          <w:fldChar w:fldCharType="separate"/>
        </w:r>
        <w:r w:rsidR="00DE47C9">
          <w:rPr>
            <w:noProof/>
            <w:webHidden/>
          </w:rPr>
          <w:t>30</w:t>
        </w:r>
        <w:r>
          <w:rPr>
            <w:noProof/>
            <w:webHidden/>
          </w:rPr>
          <w:fldChar w:fldCharType="end"/>
        </w:r>
      </w:hyperlink>
    </w:p>
    <w:p w14:paraId="3AB51421" w14:textId="33463733" w:rsidR="00F43276" w:rsidRDefault="00F43276">
      <w:pPr>
        <w:pStyle w:val="TOC1"/>
        <w:tabs>
          <w:tab w:val="left" w:pos="400"/>
          <w:tab w:val="right" w:leader="dot" w:pos="9396"/>
        </w:tabs>
        <w:rPr>
          <w:rFonts w:asciiTheme="minorHAnsi" w:eastAsiaTheme="minorEastAsia" w:hAnsiTheme="minorHAnsi" w:cstheme="minorBidi"/>
          <w:b w:val="0"/>
          <w:bCs w:val="0"/>
          <w:caps w:val="0"/>
          <w:noProof/>
          <w:kern w:val="2"/>
          <w:sz w:val="24"/>
          <w:lang w:eastAsia="en-ZA"/>
          <w14:ligatures w14:val="standardContextual"/>
        </w:rPr>
      </w:pPr>
      <w:hyperlink w:anchor="_Toc189830745" w:history="1">
        <w:r w:rsidRPr="0047122D">
          <w:rPr>
            <w:rStyle w:val="Hyperlink"/>
            <w:noProof/>
          </w:rPr>
          <w:t>3</w:t>
        </w:r>
        <w:r>
          <w:rPr>
            <w:rFonts w:asciiTheme="minorHAnsi" w:eastAsiaTheme="minorEastAsia" w:hAnsiTheme="minorHAnsi" w:cstheme="minorBidi"/>
            <w:b w:val="0"/>
            <w:bCs w:val="0"/>
            <w:caps w:val="0"/>
            <w:noProof/>
            <w:kern w:val="2"/>
            <w:sz w:val="24"/>
            <w:lang w:eastAsia="en-ZA"/>
            <w14:ligatures w14:val="standardContextual"/>
          </w:rPr>
          <w:tab/>
        </w:r>
        <w:r w:rsidRPr="0047122D">
          <w:rPr>
            <w:rStyle w:val="Hyperlink"/>
            <w:noProof/>
          </w:rPr>
          <w:t>Detailed Costs &amp; Timelines</w:t>
        </w:r>
        <w:r>
          <w:rPr>
            <w:noProof/>
            <w:webHidden/>
          </w:rPr>
          <w:tab/>
        </w:r>
        <w:r>
          <w:rPr>
            <w:noProof/>
            <w:webHidden/>
          </w:rPr>
          <w:fldChar w:fldCharType="begin"/>
        </w:r>
        <w:r>
          <w:rPr>
            <w:noProof/>
            <w:webHidden/>
          </w:rPr>
          <w:instrText xml:space="preserve"> PAGEREF _Toc189830745 \h </w:instrText>
        </w:r>
        <w:r>
          <w:rPr>
            <w:noProof/>
            <w:webHidden/>
          </w:rPr>
        </w:r>
        <w:r>
          <w:rPr>
            <w:noProof/>
            <w:webHidden/>
          </w:rPr>
          <w:fldChar w:fldCharType="separate"/>
        </w:r>
        <w:r w:rsidR="00DE47C9">
          <w:rPr>
            <w:noProof/>
            <w:webHidden/>
          </w:rPr>
          <w:t>33</w:t>
        </w:r>
        <w:r>
          <w:rPr>
            <w:noProof/>
            <w:webHidden/>
          </w:rPr>
          <w:fldChar w:fldCharType="end"/>
        </w:r>
      </w:hyperlink>
    </w:p>
    <w:p w14:paraId="4FD20004" w14:textId="1CFD0855"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46" w:history="1">
        <w:r w:rsidRPr="0047122D">
          <w:rPr>
            <w:rStyle w:val="Hyperlink"/>
            <w:noProof/>
          </w:rPr>
          <w:t>3.1</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Release 1 - Single View of Tenancy</w:t>
        </w:r>
        <w:r>
          <w:rPr>
            <w:noProof/>
            <w:webHidden/>
          </w:rPr>
          <w:tab/>
        </w:r>
        <w:r>
          <w:rPr>
            <w:noProof/>
            <w:webHidden/>
          </w:rPr>
          <w:fldChar w:fldCharType="begin"/>
        </w:r>
        <w:r>
          <w:rPr>
            <w:noProof/>
            <w:webHidden/>
          </w:rPr>
          <w:instrText xml:space="preserve"> PAGEREF _Toc189830746 \h </w:instrText>
        </w:r>
        <w:r>
          <w:rPr>
            <w:noProof/>
            <w:webHidden/>
          </w:rPr>
        </w:r>
        <w:r>
          <w:rPr>
            <w:noProof/>
            <w:webHidden/>
          </w:rPr>
          <w:fldChar w:fldCharType="separate"/>
        </w:r>
        <w:r w:rsidR="00DE47C9">
          <w:rPr>
            <w:noProof/>
            <w:webHidden/>
          </w:rPr>
          <w:t>34</w:t>
        </w:r>
        <w:r>
          <w:rPr>
            <w:noProof/>
            <w:webHidden/>
          </w:rPr>
          <w:fldChar w:fldCharType="end"/>
        </w:r>
      </w:hyperlink>
    </w:p>
    <w:p w14:paraId="465784FA" w14:textId="46B32864"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47" w:history="1">
        <w:r w:rsidRPr="0047122D">
          <w:rPr>
            <w:rStyle w:val="Hyperlink"/>
            <w:noProof/>
          </w:rPr>
          <w:t>3.2</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Release 2 – Renewals</w:t>
        </w:r>
        <w:r>
          <w:rPr>
            <w:noProof/>
            <w:webHidden/>
          </w:rPr>
          <w:tab/>
        </w:r>
        <w:r>
          <w:rPr>
            <w:noProof/>
            <w:webHidden/>
          </w:rPr>
          <w:fldChar w:fldCharType="begin"/>
        </w:r>
        <w:r>
          <w:rPr>
            <w:noProof/>
            <w:webHidden/>
          </w:rPr>
          <w:instrText xml:space="preserve"> PAGEREF _Toc189830747 \h </w:instrText>
        </w:r>
        <w:r>
          <w:rPr>
            <w:noProof/>
            <w:webHidden/>
          </w:rPr>
        </w:r>
        <w:r>
          <w:rPr>
            <w:noProof/>
            <w:webHidden/>
          </w:rPr>
          <w:fldChar w:fldCharType="separate"/>
        </w:r>
        <w:r w:rsidR="00DE47C9">
          <w:rPr>
            <w:noProof/>
            <w:webHidden/>
          </w:rPr>
          <w:t>35</w:t>
        </w:r>
        <w:r>
          <w:rPr>
            <w:noProof/>
            <w:webHidden/>
          </w:rPr>
          <w:fldChar w:fldCharType="end"/>
        </w:r>
      </w:hyperlink>
    </w:p>
    <w:p w14:paraId="26953766" w14:textId="3404165B"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48" w:history="1">
        <w:r w:rsidRPr="0047122D">
          <w:rPr>
            <w:rStyle w:val="Hyperlink"/>
            <w:noProof/>
          </w:rPr>
          <w:t>3.3</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Dependencies</w:t>
        </w:r>
        <w:r>
          <w:rPr>
            <w:noProof/>
            <w:webHidden/>
          </w:rPr>
          <w:tab/>
        </w:r>
        <w:r>
          <w:rPr>
            <w:noProof/>
            <w:webHidden/>
          </w:rPr>
          <w:fldChar w:fldCharType="begin"/>
        </w:r>
        <w:r>
          <w:rPr>
            <w:noProof/>
            <w:webHidden/>
          </w:rPr>
          <w:instrText xml:space="preserve"> PAGEREF _Toc189830748 \h </w:instrText>
        </w:r>
        <w:r>
          <w:rPr>
            <w:noProof/>
            <w:webHidden/>
          </w:rPr>
        </w:r>
        <w:r>
          <w:rPr>
            <w:noProof/>
            <w:webHidden/>
          </w:rPr>
          <w:fldChar w:fldCharType="separate"/>
        </w:r>
        <w:r w:rsidR="00DE47C9">
          <w:rPr>
            <w:noProof/>
            <w:webHidden/>
          </w:rPr>
          <w:t>35</w:t>
        </w:r>
        <w:r>
          <w:rPr>
            <w:noProof/>
            <w:webHidden/>
          </w:rPr>
          <w:fldChar w:fldCharType="end"/>
        </w:r>
      </w:hyperlink>
    </w:p>
    <w:p w14:paraId="457B0FF5" w14:textId="26BB05F6" w:rsidR="00F43276" w:rsidRDefault="00F43276">
      <w:pPr>
        <w:pStyle w:val="TOC1"/>
        <w:tabs>
          <w:tab w:val="left" w:pos="400"/>
          <w:tab w:val="right" w:leader="dot" w:pos="9396"/>
        </w:tabs>
        <w:rPr>
          <w:rFonts w:asciiTheme="minorHAnsi" w:eastAsiaTheme="minorEastAsia" w:hAnsiTheme="minorHAnsi" w:cstheme="minorBidi"/>
          <w:b w:val="0"/>
          <w:bCs w:val="0"/>
          <w:caps w:val="0"/>
          <w:noProof/>
          <w:kern w:val="2"/>
          <w:sz w:val="24"/>
          <w:lang w:eastAsia="en-ZA"/>
          <w14:ligatures w14:val="standardContextual"/>
        </w:rPr>
      </w:pPr>
      <w:hyperlink w:anchor="_Toc189830749" w:history="1">
        <w:r w:rsidRPr="0047122D">
          <w:rPr>
            <w:rStyle w:val="Hyperlink"/>
            <w:noProof/>
          </w:rPr>
          <w:t>4</w:t>
        </w:r>
        <w:r>
          <w:rPr>
            <w:rFonts w:asciiTheme="minorHAnsi" w:eastAsiaTheme="minorEastAsia" w:hAnsiTheme="minorHAnsi" w:cstheme="minorBidi"/>
            <w:b w:val="0"/>
            <w:bCs w:val="0"/>
            <w:caps w:val="0"/>
            <w:noProof/>
            <w:kern w:val="2"/>
            <w:sz w:val="24"/>
            <w:lang w:eastAsia="en-ZA"/>
            <w14:ligatures w14:val="standardContextual"/>
          </w:rPr>
          <w:tab/>
        </w:r>
        <w:r w:rsidRPr="0047122D">
          <w:rPr>
            <w:rStyle w:val="Hyperlink"/>
            <w:noProof/>
          </w:rPr>
          <w:t>Delivery Approach</w:t>
        </w:r>
        <w:r>
          <w:rPr>
            <w:noProof/>
            <w:webHidden/>
          </w:rPr>
          <w:tab/>
        </w:r>
        <w:r>
          <w:rPr>
            <w:noProof/>
            <w:webHidden/>
          </w:rPr>
          <w:fldChar w:fldCharType="begin"/>
        </w:r>
        <w:r>
          <w:rPr>
            <w:noProof/>
            <w:webHidden/>
          </w:rPr>
          <w:instrText xml:space="preserve"> PAGEREF _Toc189830749 \h </w:instrText>
        </w:r>
        <w:r>
          <w:rPr>
            <w:noProof/>
            <w:webHidden/>
          </w:rPr>
        </w:r>
        <w:r>
          <w:rPr>
            <w:noProof/>
            <w:webHidden/>
          </w:rPr>
          <w:fldChar w:fldCharType="separate"/>
        </w:r>
        <w:r w:rsidR="00DE47C9">
          <w:rPr>
            <w:noProof/>
            <w:webHidden/>
          </w:rPr>
          <w:t>36</w:t>
        </w:r>
        <w:r>
          <w:rPr>
            <w:noProof/>
            <w:webHidden/>
          </w:rPr>
          <w:fldChar w:fldCharType="end"/>
        </w:r>
      </w:hyperlink>
    </w:p>
    <w:p w14:paraId="1D2003EC" w14:textId="13495144"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50" w:history="1">
        <w:r w:rsidRPr="0047122D">
          <w:rPr>
            <w:rStyle w:val="Hyperlink"/>
            <w:noProof/>
          </w:rPr>
          <w:t>4.1</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UAT</w:t>
        </w:r>
        <w:r>
          <w:rPr>
            <w:noProof/>
            <w:webHidden/>
          </w:rPr>
          <w:tab/>
        </w:r>
        <w:r>
          <w:rPr>
            <w:noProof/>
            <w:webHidden/>
          </w:rPr>
          <w:fldChar w:fldCharType="begin"/>
        </w:r>
        <w:r>
          <w:rPr>
            <w:noProof/>
            <w:webHidden/>
          </w:rPr>
          <w:instrText xml:space="preserve"> PAGEREF _Toc189830750 \h </w:instrText>
        </w:r>
        <w:r>
          <w:rPr>
            <w:noProof/>
            <w:webHidden/>
          </w:rPr>
        </w:r>
        <w:r>
          <w:rPr>
            <w:noProof/>
            <w:webHidden/>
          </w:rPr>
          <w:fldChar w:fldCharType="separate"/>
        </w:r>
        <w:r w:rsidR="00DE47C9">
          <w:rPr>
            <w:noProof/>
            <w:webHidden/>
          </w:rPr>
          <w:t>37</w:t>
        </w:r>
        <w:r>
          <w:rPr>
            <w:noProof/>
            <w:webHidden/>
          </w:rPr>
          <w:fldChar w:fldCharType="end"/>
        </w:r>
      </w:hyperlink>
    </w:p>
    <w:p w14:paraId="70432702" w14:textId="0E0FD293"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51" w:history="1">
        <w:r w:rsidRPr="0047122D">
          <w:rPr>
            <w:rStyle w:val="Hyperlink"/>
            <w:noProof/>
          </w:rPr>
          <w:t>4.2</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Project Management</w:t>
        </w:r>
        <w:r>
          <w:rPr>
            <w:noProof/>
            <w:webHidden/>
          </w:rPr>
          <w:tab/>
        </w:r>
        <w:r>
          <w:rPr>
            <w:noProof/>
            <w:webHidden/>
          </w:rPr>
          <w:fldChar w:fldCharType="begin"/>
        </w:r>
        <w:r>
          <w:rPr>
            <w:noProof/>
            <w:webHidden/>
          </w:rPr>
          <w:instrText xml:space="preserve"> PAGEREF _Toc189830751 \h </w:instrText>
        </w:r>
        <w:r>
          <w:rPr>
            <w:noProof/>
            <w:webHidden/>
          </w:rPr>
        </w:r>
        <w:r>
          <w:rPr>
            <w:noProof/>
            <w:webHidden/>
          </w:rPr>
          <w:fldChar w:fldCharType="separate"/>
        </w:r>
        <w:r w:rsidR="00DE47C9">
          <w:rPr>
            <w:noProof/>
            <w:webHidden/>
          </w:rPr>
          <w:t>37</w:t>
        </w:r>
        <w:r>
          <w:rPr>
            <w:noProof/>
            <w:webHidden/>
          </w:rPr>
          <w:fldChar w:fldCharType="end"/>
        </w:r>
      </w:hyperlink>
    </w:p>
    <w:p w14:paraId="5B3C735B" w14:textId="05007BDD" w:rsidR="00F43276" w:rsidRDefault="00F43276">
      <w:pPr>
        <w:pStyle w:val="TOC2"/>
        <w:tabs>
          <w:tab w:val="left" w:pos="960"/>
          <w:tab w:val="right" w:leader="dot" w:pos="9396"/>
        </w:tabs>
        <w:rPr>
          <w:rFonts w:asciiTheme="minorHAnsi" w:eastAsiaTheme="minorEastAsia" w:hAnsiTheme="minorHAnsi" w:cstheme="minorBidi"/>
          <w:smallCaps w:val="0"/>
          <w:noProof/>
          <w:kern w:val="2"/>
          <w:sz w:val="24"/>
          <w:lang w:eastAsia="en-ZA"/>
          <w14:ligatures w14:val="standardContextual"/>
        </w:rPr>
      </w:pPr>
      <w:hyperlink w:anchor="_Toc189830752" w:history="1">
        <w:r w:rsidRPr="0047122D">
          <w:rPr>
            <w:rStyle w:val="Hyperlink"/>
            <w:noProof/>
          </w:rPr>
          <w:t>4.3</w:t>
        </w:r>
        <w:r>
          <w:rPr>
            <w:rFonts w:asciiTheme="minorHAnsi" w:eastAsiaTheme="minorEastAsia" w:hAnsiTheme="minorHAnsi" w:cstheme="minorBidi"/>
            <w:smallCaps w:val="0"/>
            <w:noProof/>
            <w:kern w:val="2"/>
            <w:sz w:val="24"/>
            <w:lang w:eastAsia="en-ZA"/>
            <w14:ligatures w14:val="standardContextual"/>
          </w:rPr>
          <w:tab/>
        </w:r>
        <w:r w:rsidRPr="0047122D">
          <w:rPr>
            <w:rStyle w:val="Hyperlink"/>
            <w:noProof/>
          </w:rPr>
          <w:t>Availability</w:t>
        </w:r>
        <w:r>
          <w:rPr>
            <w:noProof/>
            <w:webHidden/>
          </w:rPr>
          <w:tab/>
        </w:r>
        <w:r>
          <w:rPr>
            <w:noProof/>
            <w:webHidden/>
          </w:rPr>
          <w:fldChar w:fldCharType="begin"/>
        </w:r>
        <w:r>
          <w:rPr>
            <w:noProof/>
            <w:webHidden/>
          </w:rPr>
          <w:instrText xml:space="preserve"> PAGEREF _Toc189830752 \h </w:instrText>
        </w:r>
        <w:r>
          <w:rPr>
            <w:noProof/>
            <w:webHidden/>
          </w:rPr>
        </w:r>
        <w:r>
          <w:rPr>
            <w:noProof/>
            <w:webHidden/>
          </w:rPr>
          <w:fldChar w:fldCharType="separate"/>
        </w:r>
        <w:r w:rsidR="00DE47C9">
          <w:rPr>
            <w:noProof/>
            <w:webHidden/>
          </w:rPr>
          <w:t>37</w:t>
        </w:r>
        <w:r>
          <w:rPr>
            <w:noProof/>
            <w:webHidden/>
          </w:rPr>
          <w:fldChar w:fldCharType="end"/>
        </w:r>
      </w:hyperlink>
    </w:p>
    <w:p w14:paraId="39225F2C" w14:textId="5349DE6D" w:rsidR="00F43276" w:rsidRDefault="00F43276">
      <w:pPr>
        <w:pStyle w:val="TOC1"/>
        <w:tabs>
          <w:tab w:val="left" w:pos="400"/>
          <w:tab w:val="right" w:leader="dot" w:pos="9396"/>
        </w:tabs>
        <w:rPr>
          <w:rFonts w:asciiTheme="minorHAnsi" w:eastAsiaTheme="minorEastAsia" w:hAnsiTheme="minorHAnsi" w:cstheme="minorBidi"/>
          <w:b w:val="0"/>
          <w:bCs w:val="0"/>
          <w:caps w:val="0"/>
          <w:noProof/>
          <w:kern w:val="2"/>
          <w:sz w:val="24"/>
          <w:lang w:eastAsia="en-ZA"/>
          <w14:ligatures w14:val="standardContextual"/>
        </w:rPr>
      </w:pPr>
      <w:hyperlink w:anchor="_Toc189830753" w:history="1">
        <w:r w:rsidRPr="0047122D">
          <w:rPr>
            <w:rStyle w:val="Hyperlink"/>
            <w:noProof/>
          </w:rPr>
          <w:t>5</w:t>
        </w:r>
        <w:r>
          <w:rPr>
            <w:rFonts w:asciiTheme="minorHAnsi" w:eastAsiaTheme="minorEastAsia" w:hAnsiTheme="minorHAnsi" w:cstheme="minorBidi"/>
            <w:b w:val="0"/>
            <w:bCs w:val="0"/>
            <w:caps w:val="0"/>
            <w:noProof/>
            <w:kern w:val="2"/>
            <w:sz w:val="24"/>
            <w:lang w:eastAsia="en-ZA"/>
            <w14:ligatures w14:val="standardContextual"/>
          </w:rPr>
          <w:tab/>
        </w:r>
        <w:r w:rsidRPr="0047122D">
          <w:rPr>
            <w:rStyle w:val="Hyperlink"/>
            <w:noProof/>
          </w:rPr>
          <w:t>Acceptance</w:t>
        </w:r>
        <w:r>
          <w:rPr>
            <w:noProof/>
            <w:webHidden/>
          </w:rPr>
          <w:tab/>
        </w:r>
        <w:r>
          <w:rPr>
            <w:noProof/>
            <w:webHidden/>
          </w:rPr>
          <w:fldChar w:fldCharType="begin"/>
        </w:r>
        <w:r>
          <w:rPr>
            <w:noProof/>
            <w:webHidden/>
          </w:rPr>
          <w:instrText xml:space="preserve"> PAGEREF _Toc189830753 \h </w:instrText>
        </w:r>
        <w:r>
          <w:rPr>
            <w:noProof/>
            <w:webHidden/>
          </w:rPr>
        </w:r>
        <w:r>
          <w:rPr>
            <w:noProof/>
            <w:webHidden/>
          </w:rPr>
          <w:fldChar w:fldCharType="separate"/>
        </w:r>
        <w:r w:rsidR="00DE47C9">
          <w:rPr>
            <w:noProof/>
            <w:webHidden/>
          </w:rPr>
          <w:t>38</w:t>
        </w:r>
        <w:r>
          <w:rPr>
            <w:noProof/>
            <w:webHidden/>
          </w:rPr>
          <w:fldChar w:fldCharType="end"/>
        </w:r>
      </w:hyperlink>
    </w:p>
    <w:p w14:paraId="5F2F399C" w14:textId="76A9F126" w:rsidR="6480A001" w:rsidRDefault="6480A001" w:rsidP="00FA64FC">
      <w:pPr>
        <w:pStyle w:val="TOC1"/>
        <w:tabs>
          <w:tab w:val="left" w:pos="390"/>
          <w:tab w:val="right" w:leader="dot" w:pos="9390"/>
        </w:tabs>
      </w:pPr>
      <w:r>
        <w:fldChar w:fldCharType="end"/>
      </w:r>
    </w:p>
    <w:p w14:paraId="2203883C" w14:textId="76824E5B" w:rsidR="000309B6" w:rsidRPr="00DC4DF3" w:rsidRDefault="006279F9" w:rsidP="000309B6">
      <w:pPr>
        <w:pStyle w:val="NormalIndent"/>
        <w:rPr>
          <w:highlight w:val="yellow"/>
        </w:rPr>
      </w:pPr>
      <w:ins w:id="0" w:author="Sam Duncan" w:date="2024-12-16T09:55:00Z" w16du:dateUtc="2024-12-16T07:55:00Z">
        <w:r>
          <w:rPr>
            <w:highlight w:val="yellow"/>
          </w:rPr>
          <w:tab/>
        </w:r>
      </w:ins>
    </w:p>
    <w:p w14:paraId="2203883D" w14:textId="77777777" w:rsidR="000309B6" w:rsidRPr="00701912" w:rsidRDefault="000309B6" w:rsidP="005B08BD">
      <w:pPr>
        <w:pStyle w:val="Heading1"/>
      </w:pPr>
      <w:bookmarkStart w:id="1" w:name="_Toc34022112"/>
      <w:bookmarkStart w:id="2" w:name="_Toc189830728"/>
      <w:r w:rsidRPr="00701912">
        <w:lastRenderedPageBreak/>
        <w:t>Executive Summary</w:t>
      </w:r>
      <w:bookmarkEnd w:id="1"/>
      <w:bookmarkEnd w:id="2"/>
    </w:p>
    <w:p w14:paraId="2203883E" w14:textId="659C067D" w:rsidR="000309B6" w:rsidRPr="00117956" w:rsidRDefault="00CC6E12" w:rsidP="000309B6">
      <w:pPr>
        <w:pStyle w:val="Heading2"/>
      </w:pPr>
      <w:bookmarkStart w:id="3" w:name="_Toc189830729"/>
      <w:r w:rsidRPr="00117956">
        <w:t>Introduction</w:t>
      </w:r>
      <w:bookmarkEnd w:id="3"/>
    </w:p>
    <w:p w14:paraId="2DB32D5B" w14:textId="1F8935A1" w:rsidR="00B92ED9" w:rsidRPr="00B56782" w:rsidRDefault="009355CC" w:rsidP="00B56782">
      <w:pPr>
        <w:pStyle w:val="CommentText"/>
      </w:pPr>
      <w:fldSimple w:instr=" DOCPROPERTY  Category  \* MERGEFORMAT ">
        <w:r w:rsidRPr="00B56782">
          <w:t>Grainger</w:t>
        </w:r>
      </w:fldSimple>
      <w:r w:rsidR="00B92ED9" w:rsidRPr="00B56782">
        <w:t xml:space="preserve"> </w:t>
      </w:r>
      <w:r w:rsidR="00611426" w:rsidRPr="00B56782">
        <w:t>plc</w:t>
      </w:r>
      <w:r w:rsidR="00B92ED9" w:rsidRPr="00B56782">
        <w:t xml:space="preserve"> </w:t>
      </w:r>
      <w:proofErr w:type="gramStart"/>
      <w:r w:rsidR="00B92ED9" w:rsidRPr="00B56782">
        <w:t>have</w:t>
      </w:r>
      <w:proofErr w:type="gramEnd"/>
      <w:r w:rsidR="00B92ED9" w:rsidRPr="00B56782">
        <w:t xml:space="preserve"> engaged with Open Box to redesign the existing </w:t>
      </w:r>
      <w:ins w:id="4" w:author="Nikki Papenfus" w:date="2024-12-12T12:02:00Z" w16du:dateUtc="2024-12-12T10:02:00Z">
        <w:r w:rsidR="00F43E48">
          <w:t xml:space="preserve">residential </w:t>
        </w:r>
      </w:ins>
      <w:r w:rsidR="00B92ED9" w:rsidRPr="00B56782">
        <w:t>Renewals Journey in their Salesforce org.</w:t>
      </w:r>
    </w:p>
    <w:p w14:paraId="4DDFBFCB" w14:textId="11013B36" w:rsidR="00B92ED9" w:rsidRPr="00117956" w:rsidRDefault="00B92ED9" w:rsidP="00B56782">
      <w:pPr>
        <w:pStyle w:val="CommentText"/>
      </w:pPr>
      <w:r w:rsidRPr="00117956">
        <w:rPr>
          <w:rFonts w:ascii="Arial" w:hAnsi="Arial" w:cs="Arial"/>
        </w:rPr>
        <w:t>​​</w:t>
      </w:r>
      <w:r w:rsidRPr="00117956">
        <w:t xml:space="preserve">The renewals process is currently shoehorned into the Salesforce leasing journey which is designed primarily for new leases. Many key inputs for this process are held out of system (including price book rent in spreadsheets) or in other systems (such as arrears balances in </w:t>
      </w:r>
      <w:proofErr w:type="spellStart"/>
      <w:r w:rsidRPr="00117956">
        <w:t>Qube</w:t>
      </w:r>
      <w:proofErr w:type="spellEnd"/>
      <w:r w:rsidRPr="00117956">
        <w:t>), requir</w:t>
      </w:r>
      <w:r w:rsidR="00F93E09" w:rsidRPr="00117956">
        <w:t>ing</w:t>
      </w:r>
      <w:r w:rsidRPr="00117956">
        <w:t xml:space="preserve"> considerable manual effort to </w:t>
      </w:r>
      <w:r w:rsidR="00393A14" w:rsidRPr="00117956">
        <w:t xml:space="preserve">cross-check data between systems and </w:t>
      </w:r>
      <w:r w:rsidR="00A41E22" w:rsidRPr="00117956">
        <w:t>input</w:t>
      </w:r>
      <w:r w:rsidRPr="00117956">
        <w:t xml:space="preserve"> </w:t>
      </w:r>
      <w:r w:rsidR="009A04B7" w:rsidRPr="00117956">
        <w:t xml:space="preserve">this data </w:t>
      </w:r>
      <w:r w:rsidRPr="00117956">
        <w:t xml:space="preserve">into offline spreadsheets that are circulated between teams. </w:t>
      </w:r>
    </w:p>
    <w:p w14:paraId="1BCDB061" w14:textId="77494EEC" w:rsidR="00B92ED9" w:rsidRPr="00E82911" w:rsidRDefault="00B92ED9" w:rsidP="00B56782">
      <w:pPr>
        <w:pStyle w:val="CommentText"/>
      </w:pPr>
      <w:r w:rsidRPr="00117956">
        <w:t xml:space="preserve">Limitations with the existing portal in which tenants review offers result in tenants being regularly unable to access the portal and prevent offers for </w:t>
      </w:r>
      <w:r w:rsidRPr="00E82911">
        <w:t xml:space="preserve">multiple units </w:t>
      </w:r>
      <w:r w:rsidR="006F1E0A" w:rsidRPr="00E82911">
        <w:t>(such as a renewal for a flat &amp; a parking bay)</w:t>
      </w:r>
      <w:r w:rsidRPr="00E82911">
        <w:t xml:space="preserve"> from being sent at the same time.</w:t>
      </w:r>
    </w:p>
    <w:p w14:paraId="2EC6EC27" w14:textId="3DF3CD0F" w:rsidR="00E60B0C" w:rsidRPr="00E82911" w:rsidRDefault="00EC3CA7" w:rsidP="00B56782">
      <w:pPr>
        <w:pStyle w:val="CommentText"/>
      </w:pPr>
      <w:r w:rsidRPr="00E82911">
        <w:t xml:space="preserve">Additionally, the likely introduction of the Renters’ Rights Bill in 2025 must be considered as this will have a </w:t>
      </w:r>
      <w:r w:rsidR="00A659BD" w:rsidRPr="00E82911">
        <w:t>notable</w:t>
      </w:r>
      <w:r w:rsidR="00535809" w:rsidRPr="00E82911">
        <w:t xml:space="preserve"> impact on the renewal process</w:t>
      </w:r>
      <w:r w:rsidR="00A659BD" w:rsidRPr="00E82911">
        <w:t xml:space="preserve"> for </w:t>
      </w:r>
      <w:proofErr w:type="gramStart"/>
      <w:r w:rsidR="00A659BD" w:rsidRPr="00E82911">
        <w:t>the majority of</w:t>
      </w:r>
      <w:proofErr w:type="gramEnd"/>
      <w:r w:rsidR="00A659BD" w:rsidRPr="00E82911">
        <w:t xml:space="preserve"> </w:t>
      </w:r>
      <w:r w:rsidR="00890458" w:rsidRPr="00E82911">
        <w:t>Grainger’s tenants</w:t>
      </w:r>
      <w:r w:rsidR="00535809" w:rsidRPr="00E82911">
        <w:t xml:space="preserve">. </w:t>
      </w:r>
    </w:p>
    <w:p w14:paraId="22038841" w14:textId="78CBFCF6" w:rsidR="000309B6" w:rsidRPr="00E82911" w:rsidRDefault="000309B6" w:rsidP="006D4B97">
      <w:pPr>
        <w:pStyle w:val="Heading2"/>
      </w:pPr>
      <w:bookmarkStart w:id="5" w:name="_Toc183429918"/>
      <w:bookmarkStart w:id="6" w:name="_Toc189830730"/>
      <w:bookmarkEnd w:id="5"/>
      <w:r w:rsidRPr="00E82911">
        <w:t xml:space="preserve">The Business </w:t>
      </w:r>
      <w:r w:rsidR="00D64DFA" w:rsidRPr="00E82911">
        <w:t>Opportunity</w:t>
      </w:r>
      <w:bookmarkEnd w:id="6"/>
      <w:r w:rsidR="00D64DFA" w:rsidRPr="00E82911">
        <w:t xml:space="preserve"> </w:t>
      </w:r>
    </w:p>
    <w:p w14:paraId="43BBC511" w14:textId="6B096CB0" w:rsidR="0003583B" w:rsidRPr="00E82911" w:rsidRDefault="009355CC" w:rsidP="00824ADB">
      <w:pPr>
        <w:pStyle w:val="CommentText"/>
      </w:pPr>
      <w:fldSimple w:instr=" DOCPROPERTY  Category  \* MERGEFORMAT ">
        <w:r w:rsidRPr="00E82911">
          <w:t>Grainger</w:t>
        </w:r>
      </w:fldSimple>
      <w:r w:rsidR="0003583B" w:rsidRPr="00E82911">
        <w:t xml:space="preserve"> </w:t>
      </w:r>
      <w:r w:rsidR="003953EA" w:rsidRPr="00E82911">
        <w:t>have</w:t>
      </w:r>
      <w:r w:rsidR="00633C60" w:rsidRPr="00E82911">
        <w:t xml:space="preserve"> identified </w:t>
      </w:r>
      <w:r w:rsidR="00D46564" w:rsidRPr="00E82911">
        <w:t xml:space="preserve">that </w:t>
      </w:r>
      <w:r w:rsidR="007719D5" w:rsidRPr="00E82911">
        <w:t>redesigning</w:t>
      </w:r>
      <w:r w:rsidR="003953EA" w:rsidRPr="00E82911">
        <w:t xml:space="preserve"> the renewals process </w:t>
      </w:r>
      <w:r w:rsidR="004E3812" w:rsidRPr="00E82911">
        <w:t>would</w:t>
      </w:r>
      <w:r w:rsidR="0051416A" w:rsidRPr="00E82911">
        <w:t xml:space="preserve"> reduce</w:t>
      </w:r>
      <w:r w:rsidR="00EC126C" w:rsidRPr="00E82911">
        <w:t xml:space="preserve"> </w:t>
      </w:r>
      <w:r w:rsidR="00922C93" w:rsidRPr="00E82911">
        <w:t xml:space="preserve">the significant </w:t>
      </w:r>
      <w:r w:rsidR="00EC126C" w:rsidRPr="00E82911">
        <w:t xml:space="preserve">manual </w:t>
      </w:r>
      <w:r w:rsidR="00197E7A" w:rsidRPr="00E82911">
        <w:t>effort</w:t>
      </w:r>
      <w:r w:rsidR="0051416A" w:rsidRPr="00E82911">
        <w:t xml:space="preserve">, </w:t>
      </w:r>
      <w:r w:rsidR="001C39BF" w:rsidRPr="00E82911">
        <w:t xml:space="preserve">cost of late renewals and </w:t>
      </w:r>
      <w:r w:rsidR="0051416A" w:rsidRPr="00E82911">
        <w:t xml:space="preserve">void </w:t>
      </w:r>
      <w:r w:rsidR="00A767AA" w:rsidRPr="00E82911">
        <w:t>days</w:t>
      </w:r>
      <w:r w:rsidR="0003583B" w:rsidRPr="00E82911">
        <w:t>.</w:t>
      </w:r>
    </w:p>
    <w:p w14:paraId="4BD2AA12" w14:textId="069BACE0" w:rsidR="00A11970" w:rsidRPr="00117956" w:rsidRDefault="00A11970" w:rsidP="00824ADB">
      <w:pPr>
        <w:pStyle w:val="CommentText"/>
      </w:pPr>
      <w:bookmarkStart w:id="7" w:name="_Toc34022116"/>
      <w:r>
        <w:t xml:space="preserve">Additionally, </w:t>
      </w:r>
      <w:r w:rsidR="00D70596">
        <w:t xml:space="preserve">it has become clear from the </w:t>
      </w:r>
      <w:r>
        <w:t xml:space="preserve">analysis </w:t>
      </w:r>
      <w:r w:rsidR="006377D2">
        <w:t xml:space="preserve">that there is a need </w:t>
      </w:r>
      <w:r>
        <w:t xml:space="preserve">to </w:t>
      </w:r>
      <w:r w:rsidR="00747838">
        <w:t xml:space="preserve">enhance </w:t>
      </w:r>
      <w:r>
        <w:t xml:space="preserve">Grainger’s existing single view of customer (SVOC) by </w:t>
      </w:r>
      <w:r w:rsidR="00DD41F4">
        <w:t>providing</w:t>
      </w:r>
      <w:r>
        <w:t xml:space="preserve"> a single view of a tenancy within Salesforce. </w:t>
      </w:r>
      <w:r w:rsidR="00992F88">
        <w:t xml:space="preserve">Accurate and up-to-date tenancy data is foundational to delivering </w:t>
      </w:r>
      <w:r w:rsidR="00A275DA">
        <w:t xml:space="preserve">an enhanced renewals </w:t>
      </w:r>
      <w:r w:rsidR="00116B44">
        <w:t>journey</w:t>
      </w:r>
      <w:r w:rsidR="00A275DA">
        <w:t xml:space="preserve">, as well as other </w:t>
      </w:r>
      <w:r w:rsidR="00C6511E">
        <w:t xml:space="preserve">Salesforce </w:t>
      </w:r>
      <w:r w:rsidR="00E30F4A">
        <w:t>functionality</w:t>
      </w:r>
      <w:r w:rsidR="00A275DA">
        <w:t xml:space="preserve"> </w:t>
      </w:r>
      <w:r w:rsidR="00D82F54">
        <w:t xml:space="preserve">– such as </w:t>
      </w:r>
      <w:r w:rsidR="006D7097">
        <w:t>functionality to support Right-to-Rent compliance – without relying on manual workarounds.</w:t>
      </w:r>
    </w:p>
    <w:p w14:paraId="22038845" w14:textId="6A970419" w:rsidR="000309B6" w:rsidRPr="00E95EBB" w:rsidRDefault="000309B6" w:rsidP="000309B6">
      <w:pPr>
        <w:pStyle w:val="Heading2"/>
      </w:pPr>
      <w:bookmarkStart w:id="8" w:name="_Toc189830731"/>
      <w:r w:rsidRPr="00E95EBB">
        <w:t xml:space="preserve">The </w:t>
      </w:r>
      <w:bookmarkEnd w:id="7"/>
      <w:r w:rsidR="005F468D">
        <w:t>R</w:t>
      </w:r>
      <w:r w:rsidR="00DA4535">
        <w:t>eleases</w:t>
      </w:r>
      <w:bookmarkEnd w:id="8"/>
    </w:p>
    <w:p w14:paraId="04B51C99" w14:textId="6FE3CEC4" w:rsidR="002B0855" w:rsidRPr="00E95EBB" w:rsidRDefault="002B0855" w:rsidP="00B82750">
      <w:pPr>
        <w:pStyle w:val="CommentText"/>
      </w:pPr>
      <w:r w:rsidRPr="00E95EBB">
        <w:t xml:space="preserve">The scope of this </w:t>
      </w:r>
      <w:r w:rsidR="002F0ED1">
        <w:t>project</w:t>
      </w:r>
      <w:r w:rsidRPr="00E95EBB">
        <w:t xml:space="preserve"> is </w:t>
      </w:r>
      <w:r w:rsidR="004B5F71">
        <w:t xml:space="preserve">to deliver two </w:t>
      </w:r>
      <w:r w:rsidR="008D2B0A">
        <w:t>releases</w:t>
      </w:r>
      <w:r w:rsidRPr="00E95EBB">
        <w:t xml:space="preserve">: </w:t>
      </w:r>
    </w:p>
    <w:p w14:paraId="1121C5E7" w14:textId="642EFBE7" w:rsidR="00FE2324" w:rsidRPr="005316AC" w:rsidRDefault="008D2B0A" w:rsidP="006E0401">
      <w:pPr>
        <w:pStyle w:val="NormalIndent"/>
        <w:numPr>
          <w:ilvl w:val="0"/>
          <w:numId w:val="11"/>
        </w:numPr>
        <w:spacing w:line="300" w:lineRule="atLeast"/>
        <w:jc w:val="both"/>
      </w:pPr>
      <w:r>
        <w:t xml:space="preserve">Release 1 - </w:t>
      </w:r>
      <w:r w:rsidR="00FF4316">
        <w:t>Create t</w:t>
      </w:r>
      <w:r w:rsidR="002B0855" w:rsidRPr="0023444B">
        <w:t xml:space="preserve">he </w:t>
      </w:r>
      <w:r w:rsidR="00FE2324" w:rsidRPr="005316AC">
        <w:rPr>
          <w:b/>
          <w:bCs/>
        </w:rPr>
        <w:t>foundation for single view of tenancy</w:t>
      </w:r>
      <w:r w:rsidR="00FE2324" w:rsidRPr="005316AC">
        <w:t xml:space="preserve"> </w:t>
      </w:r>
      <w:r w:rsidR="002B0855" w:rsidRPr="005316AC">
        <w:t>with</w:t>
      </w:r>
      <w:r w:rsidR="00FE2324" w:rsidRPr="005316AC">
        <w:t>in Salesforce</w:t>
      </w:r>
      <w:r w:rsidR="00BA25EA" w:rsidRPr="005316AC">
        <w:t xml:space="preserve">, </w:t>
      </w:r>
      <w:r w:rsidR="002511D7" w:rsidRPr="005316AC">
        <w:t xml:space="preserve">as part of the overarching </w:t>
      </w:r>
      <w:r w:rsidR="00972488" w:rsidRPr="005316AC">
        <w:t xml:space="preserve">goals of a </w:t>
      </w:r>
      <w:r w:rsidR="002511D7" w:rsidRPr="005316AC">
        <w:t>single view of customer and single view of property</w:t>
      </w:r>
      <w:r w:rsidR="00FE2324" w:rsidRPr="005316AC">
        <w:t>.</w:t>
      </w:r>
    </w:p>
    <w:p w14:paraId="5332C17D" w14:textId="2E440977" w:rsidR="00EC7CCE" w:rsidRPr="0023444B" w:rsidRDefault="008D2B0A" w:rsidP="006E0401">
      <w:pPr>
        <w:pStyle w:val="NormalIndent"/>
        <w:numPr>
          <w:ilvl w:val="0"/>
          <w:numId w:val="11"/>
        </w:numPr>
        <w:spacing w:line="300" w:lineRule="atLeast"/>
        <w:jc w:val="both"/>
      </w:pPr>
      <w:r>
        <w:t xml:space="preserve">Release 2 - </w:t>
      </w:r>
      <w:r w:rsidR="00281239">
        <w:t>Enhance the</w:t>
      </w:r>
      <w:ins w:id="9" w:author="Nikki Papenfus" w:date="2024-12-12T12:02:00Z" w16du:dateUtc="2024-12-12T10:02:00Z">
        <w:r w:rsidR="00F43E48">
          <w:t xml:space="preserve"> residential</w:t>
        </w:r>
      </w:ins>
      <w:r w:rsidR="00281239">
        <w:t xml:space="preserve"> </w:t>
      </w:r>
      <w:r w:rsidR="004B5F71" w:rsidRPr="00377284">
        <w:rPr>
          <w:b/>
          <w:bCs/>
        </w:rPr>
        <w:t xml:space="preserve">renewals </w:t>
      </w:r>
      <w:r w:rsidR="007A3E6F" w:rsidRPr="00377284">
        <w:rPr>
          <w:b/>
          <w:bCs/>
        </w:rPr>
        <w:t>journey</w:t>
      </w:r>
      <w:r w:rsidR="007A3E6F" w:rsidRPr="0023444B">
        <w:t xml:space="preserve"> </w:t>
      </w:r>
      <w:r w:rsidR="00DA4535">
        <w:t>to replace</w:t>
      </w:r>
      <w:r w:rsidR="002919A1">
        <w:t xml:space="preserve"> </w:t>
      </w:r>
      <w:r w:rsidR="00EC7CCE" w:rsidRPr="0023444B">
        <w:t>the existing tenant portal for renewal offers</w:t>
      </w:r>
      <w:r w:rsidR="00377284">
        <w:t xml:space="preserve"> and </w:t>
      </w:r>
      <w:r w:rsidR="00EC7CCE" w:rsidRPr="0023444B">
        <w:t>the offline renewal spreadsheets</w:t>
      </w:r>
      <w:r w:rsidR="00DA4535">
        <w:t>,</w:t>
      </w:r>
      <w:r w:rsidR="00EC7CCE" w:rsidRPr="0023444B">
        <w:t xml:space="preserve"> thereby delivering functionality that will remain relevant once the Renters’ Rights Bill is enacted. </w:t>
      </w:r>
    </w:p>
    <w:p w14:paraId="4E6821CB" w14:textId="05588AB8" w:rsidR="008542D2" w:rsidRPr="0023444B" w:rsidRDefault="008542D2" w:rsidP="006E0401">
      <w:pPr>
        <w:pStyle w:val="NormalIndent"/>
        <w:numPr>
          <w:ilvl w:val="1"/>
          <w:numId w:val="11"/>
        </w:numPr>
        <w:spacing w:line="300" w:lineRule="atLeast"/>
        <w:jc w:val="both"/>
      </w:pPr>
      <w:r w:rsidRPr="0023444B">
        <w:lastRenderedPageBreak/>
        <w:t xml:space="preserve">This project would therefore redesign the initial steps in the renewals journey, up to the point that the tenant accepts the offer. Thereafter, the existing renewal process and functionality will remain in place for Release </w:t>
      </w:r>
      <w:r w:rsidR="009A6300">
        <w:t>2</w:t>
      </w:r>
      <w:r w:rsidRPr="0023444B">
        <w:t xml:space="preserve">. Enhancements to accommodate the Renters’ Rights Bill will be addressed in </w:t>
      </w:r>
      <w:r>
        <w:t xml:space="preserve">a </w:t>
      </w:r>
      <w:r w:rsidRPr="0023444B">
        <w:t>subsequent project.</w:t>
      </w:r>
    </w:p>
    <w:p w14:paraId="5F8BF513" w14:textId="77777777" w:rsidR="0078425C" w:rsidRPr="00827CE2" w:rsidRDefault="0078425C" w:rsidP="006E0401">
      <w:pPr>
        <w:pStyle w:val="NormalIndent"/>
        <w:numPr>
          <w:ilvl w:val="1"/>
          <w:numId w:val="11"/>
        </w:numPr>
        <w:spacing w:line="300" w:lineRule="atLeast"/>
        <w:jc w:val="both"/>
      </w:pPr>
      <w:r w:rsidRPr="0023444B">
        <w:t xml:space="preserve">The solution will minimize manual data entry, eliminate the need to cross-check information between Salesforce and </w:t>
      </w:r>
      <w:proofErr w:type="spellStart"/>
      <w:r w:rsidRPr="0023444B">
        <w:t>Qube</w:t>
      </w:r>
      <w:proofErr w:type="spellEnd"/>
      <w:r w:rsidRPr="0023444B">
        <w:t xml:space="preserve">, and maintain a full history </w:t>
      </w:r>
      <w:r w:rsidRPr="00827CE2">
        <w:t>of offers and counteroffers.</w:t>
      </w:r>
    </w:p>
    <w:p w14:paraId="22038849" w14:textId="68162CC6" w:rsidR="000309B6" w:rsidRPr="00DC72CD" w:rsidRDefault="000309B6" w:rsidP="00827CE2">
      <w:pPr>
        <w:pStyle w:val="Heading2"/>
      </w:pPr>
      <w:bookmarkStart w:id="10" w:name="_Toc34022117"/>
      <w:bookmarkStart w:id="11" w:name="_Toc394565802"/>
      <w:bookmarkStart w:id="12" w:name="_Toc394588444"/>
      <w:bookmarkStart w:id="13" w:name="_Toc189830732"/>
      <w:r w:rsidRPr="00DC72CD">
        <w:t xml:space="preserve">The </w:t>
      </w:r>
      <w:bookmarkStart w:id="14" w:name="_Toc394587124"/>
      <w:bookmarkStart w:id="15" w:name="_Toc394587183"/>
      <w:bookmarkEnd w:id="10"/>
      <w:bookmarkEnd w:id="11"/>
      <w:bookmarkEnd w:id="12"/>
      <w:bookmarkEnd w:id="14"/>
      <w:bookmarkEnd w:id="15"/>
      <w:r w:rsidR="003E6514" w:rsidRPr="00DC72CD">
        <w:t xml:space="preserve">Business </w:t>
      </w:r>
      <w:r w:rsidR="00A075D1" w:rsidRPr="00DC72CD">
        <w:t>B</w:t>
      </w:r>
      <w:r w:rsidR="00021CEA" w:rsidRPr="00DC72CD">
        <w:t>e</w:t>
      </w:r>
      <w:r w:rsidR="00A075D1" w:rsidRPr="00DC72CD">
        <w:t>nefit</w:t>
      </w:r>
      <w:bookmarkEnd w:id="13"/>
    </w:p>
    <w:p w14:paraId="0ACB10F7" w14:textId="78B9938A" w:rsidR="00166BB2" w:rsidRPr="00DC72CD" w:rsidRDefault="00E4649B" w:rsidP="00B82750">
      <w:pPr>
        <w:pStyle w:val="CommentText"/>
      </w:pPr>
      <w:r w:rsidRPr="00DC72CD">
        <w:t xml:space="preserve">The proposed solution will </w:t>
      </w:r>
      <w:r w:rsidR="00166BB2" w:rsidRPr="00DC72CD">
        <w:t>help to:</w:t>
      </w:r>
    </w:p>
    <w:p w14:paraId="2BD6A13A" w14:textId="4CB5CDD8" w:rsidR="00E4649B" w:rsidRPr="00DC72CD" w:rsidRDefault="00E4649B" w:rsidP="0071767C">
      <w:pPr>
        <w:pStyle w:val="CommentText"/>
        <w:numPr>
          <w:ilvl w:val="0"/>
          <w:numId w:val="2"/>
        </w:numPr>
      </w:pPr>
      <w:r w:rsidRPr="00DC72CD">
        <w:t>Improve speed &amp; efficiency of the process, allowing business to scale operations without necessitating a linear increase in headcount.</w:t>
      </w:r>
    </w:p>
    <w:p w14:paraId="63F3EBF6" w14:textId="316B573E" w:rsidR="00E4649B" w:rsidRPr="00DC72CD" w:rsidRDefault="00E4649B" w:rsidP="0071767C">
      <w:pPr>
        <w:pStyle w:val="CommentText"/>
        <w:numPr>
          <w:ilvl w:val="0"/>
          <w:numId w:val="2"/>
        </w:numPr>
      </w:pPr>
      <w:r w:rsidRPr="00DC72CD">
        <w:t xml:space="preserve">Obtain notice to quit from tenants earlier in the process, minimizing void days and void costs. </w:t>
      </w:r>
    </w:p>
    <w:p w14:paraId="1FB0178F" w14:textId="250CE143" w:rsidR="00E4649B" w:rsidRPr="00DC72CD" w:rsidRDefault="00E4649B" w:rsidP="0071767C">
      <w:pPr>
        <w:pStyle w:val="CommentText"/>
        <w:numPr>
          <w:ilvl w:val="0"/>
          <w:numId w:val="2"/>
        </w:numPr>
      </w:pPr>
      <w:r w:rsidRPr="00DC72CD">
        <w:t>Obtain renewal preferences from tenants upfront, allowing for renewal offers to be tailored</w:t>
      </w:r>
      <w:r w:rsidR="00D0588D" w:rsidRPr="00DC72CD">
        <w:t xml:space="preserve"> and </w:t>
      </w:r>
      <w:r w:rsidR="003A0B9D" w:rsidRPr="00DC72CD">
        <w:t>reducing</w:t>
      </w:r>
      <w:r w:rsidR="0087204C" w:rsidRPr="00DC72CD">
        <w:t xml:space="preserve"> </w:t>
      </w:r>
      <w:r w:rsidR="00F7583B" w:rsidRPr="00DC72CD">
        <w:t>delays</w:t>
      </w:r>
      <w:r w:rsidRPr="00DC72CD">
        <w:t>.</w:t>
      </w:r>
    </w:p>
    <w:p w14:paraId="74C1B6AD" w14:textId="1D5ADBEC" w:rsidR="00D0588D" w:rsidRPr="00DC72CD" w:rsidRDefault="008A3E35" w:rsidP="0071767C">
      <w:pPr>
        <w:pStyle w:val="CommentText"/>
        <w:numPr>
          <w:ilvl w:val="0"/>
          <w:numId w:val="2"/>
        </w:numPr>
      </w:pPr>
      <w:r w:rsidRPr="00DC72CD">
        <w:t>Highlight renewals approaching deadlines to avoid delayed rent increases.</w:t>
      </w:r>
      <w:r w:rsidR="00D0588D" w:rsidRPr="00DC72CD">
        <w:t xml:space="preserve"> </w:t>
      </w:r>
    </w:p>
    <w:p w14:paraId="41847E99" w14:textId="5A9ECEE6" w:rsidR="00E4649B" w:rsidRPr="00DC72CD" w:rsidRDefault="00E4649B" w:rsidP="0071767C">
      <w:pPr>
        <w:pStyle w:val="CommentText"/>
        <w:numPr>
          <w:ilvl w:val="0"/>
          <w:numId w:val="2"/>
        </w:numPr>
      </w:pPr>
      <w:r w:rsidRPr="00DC72CD">
        <w:t xml:space="preserve">Build the foundation for a single view of </w:t>
      </w:r>
      <w:r w:rsidR="00BE039C" w:rsidRPr="00DC72CD">
        <w:t xml:space="preserve">customer </w:t>
      </w:r>
      <w:r w:rsidRPr="00DC72CD">
        <w:t>within Salesforce.</w:t>
      </w:r>
    </w:p>
    <w:p w14:paraId="12F98F86" w14:textId="77777777" w:rsidR="00E4649B" w:rsidRPr="00DC72CD" w:rsidRDefault="00E4649B" w:rsidP="0071767C">
      <w:pPr>
        <w:pStyle w:val="CommentText"/>
        <w:numPr>
          <w:ilvl w:val="0"/>
          <w:numId w:val="2"/>
        </w:numPr>
      </w:pPr>
      <w:r w:rsidRPr="00DC72CD">
        <w:t>Improve the tenant experience with a robust online platform.</w:t>
      </w:r>
    </w:p>
    <w:p w14:paraId="51CAE84C" w14:textId="2C3BF449" w:rsidR="00E2271D" w:rsidRPr="00DC72CD" w:rsidRDefault="00E2271D" w:rsidP="0071767C">
      <w:pPr>
        <w:pStyle w:val="CommentText"/>
        <w:numPr>
          <w:ilvl w:val="0"/>
          <w:numId w:val="2"/>
        </w:numPr>
      </w:pPr>
      <w:r w:rsidRPr="00DC72CD">
        <w:t>Reduce offline communications between teams.</w:t>
      </w:r>
    </w:p>
    <w:p w14:paraId="27E62464" w14:textId="5ED89251" w:rsidR="00E4649B" w:rsidRPr="00DC72CD" w:rsidRDefault="00E4649B" w:rsidP="0071767C">
      <w:pPr>
        <w:pStyle w:val="CommentText"/>
        <w:numPr>
          <w:ilvl w:val="0"/>
          <w:numId w:val="2"/>
        </w:numPr>
      </w:pPr>
      <w:r w:rsidRPr="00DC72CD">
        <w:t>Provide a single source of truth for renewal</w:t>
      </w:r>
      <w:r w:rsidR="00121347" w:rsidRPr="00DC72CD">
        <w:t xml:space="preserve"> data</w:t>
      </w:r>
      <w:r w:rsidRPr="00DC72CD">
        <w:t>.</w:t>
      </w:r>
    </w:p>
    <w:p w14:paraId="75E1AEF0" w14:textId="3B2F2950" w:rsidR="00E4649B" w:rsidRPr="00DC72CD" w:rsidRDefault="00E4649B" w:rsidP="0071767C">
      <w:pPr>
        <w:pStyle w:val="CommentText"/>
        <w:numPr>
          <w:ilvl w:val="0"/>
          <w:numId w:val="2"/>
        </w:numPr>
      </w:pPr>
      <w:r w:rsidRPr="00DC72CD">
        <w:t xml:space="preserve">Reduce </w:t>
      </w:r>
      <w:r w:rsidR="00D0588D" w:rsidRPr="00DC72CD">
        <w:t xml:space="preserve">data entry </w:t>
      </w:r>
      <w:r w:rsidRPr="00DC72CD">
        <w:t>errors.</w:t>
      </w:r>
    </w:p>
    <w:p w14:paraId="4E4D7D95" w14:textId="7B8A963F" w:rsidR="003D2C89" w:rsidRPr="00DC4DF3" w:rsidRDefault="003D2C89" w:rsidP="003D2C89">
      <w:pPr>
        <w:pStyle w:val="Heading2"/>
      </w:pPr>
      <w:bookmarkStart w:id="16" w:name="_Toc189830733"/>
      <w:r w:rsidRPr="00DC4DF3">
        <w:t>References</w:t>
      </w:r>
      <w:bookmarkEnd w:id="16"/>
    </w:p>
    <w:p w14:paraId="1AC4AD38" w14:textId="4D71014E" w:rsidR="00643EF4" w:rsidRPr="00643EF4" w:rsidRDefault="00D6090F" w:rsidP="00B82750">
      <w:pPr>
        <w:pStyle w:val="CommentText"/>
      </w:pPr>
      <w:r>
        <w:t>Along with this proposal, Open Box have also delivered the following artefacts:</w:t>
      </w:r>
    </w:p>
    <w:p w14:paraId="5A4CE216" w14:textId="511D8197" w:rsidR="003D2C89" w:rsidRPr="00DC4DF3" w:rsidRDefault="00643EF4" w:rsidP="0071767C">
      <w:pPr>
        <w:pStyle w:val="CommentText"/>
        <w:numPr>
          <w:ilvl w:val="0"/>
          <w:numId w:val="2"/>
        </w:numPr>
      </w:pPr>
      <w:r>
        <w:t xml:space="preserve">Grainger - </w:t>
      </w:r>
      <w:r w:rsidR="00B13A89" w:rsidRPr="00DC4DF3">
        <w:t xml:space="preserve">Renewals – As Is </w:t>
      </w:r>
      <w:r w:rsidR="003D2C89" w:rsidRPr="00DC4DF3">
        <w:t>Process Diagram</w:t>
      </w:r>
      <w:r w:rsidR="00B13A89" w:rsidRPr="00DC4DF3">
        <w:t xml:space="preserve"> v1.0.pdf</w:t>
      </w:r>
    </w:p>
    <w:p w14:paraId="010309F0" w14:textId="59500713" w:rsidR="003D2C89" w:rsidRPr="00DC4DF3" w:rsidRDefault="00643EF4" w:rsidP="0071767C">
      <w:pPr>
        <w:pStyle w:val="CommentText"/>
        <w:numPr>
          <w:ilvl w:val="0"/>
          <w:numId w:val="2"/>
        </w:numPr>
      </w:pPr>
      <w:r>
        <w:t xml:space="preserve">Grainger - </w:t>
      </w:r>
      <w:r w:rsidR="00934955" w:rsidRPr="00DC4DF3">
        <w:t xml:space="preserve">Renewals – </w:t>
      </w:r>
      <w:r w:rsidR="00B407AA">
        <w:t xml:space="preserve">Proposed </w:t>
      </w:r>
      <w:r w:rsidR="003D2C89" w:rsidRPr="00DC4DF3">
        <w:t>Future State Process Diagram</w:t>
      </w:r>
      <w:r w:rsidR="00934955" w:rsidRPr="00DC4DF3">
        <w:t xml:space="preserve"> </w:t>
      </w:r>
      <w:r w:rsidR="006D4B97" w:rsidRPr="00DC4DF3">
        <w:t>v</w:t>
      </w:r>
      <w:r w:rsidR="006D4B97">
        <w:t>2</w:t>
      </w:r>
      <w:r w:rsidR="00934955" w:rsidRPr="00DC4DF3">
        <w:t>.0.pdf</w:t>
      </w:r>
    </w:p>
    <w:p w14:paraId="4E519C51" w14:textId="77777777" w:rsidR="00811894" w:rsidRDefault="00811894" w:rsidP="00811894">
      <w:pPr>
        <w:pStyle w:val="NormalIndent"/>
        <w:widowControl w:val="0"/>
        <w:adjustRightInd w:val="0"/>
        <w:jc w:val="both"/>
        <w:textAlignment w:val="baseline"/>
      </w:pPr>
    </w:p>
    <w:p w14:paraId="4B7121F1" w14:textId="4AF76A59" w:rsidR="00811894" w:rsidRPr="00DC4DF3" w:rsidRDefault="00811894" w:rsidP="00811894">
      <w:pPr>
        <w:pStyle w:val="NormalIndent"/>
        <w:widowControl w:val="0"/>
        <w:adjustRightInd w:val="0"/>
        <w:ind w:left="-1134"/>
        <w:jc w:val="both"/>
        <w:textAlignment w:val="baseline"/>
      </w:pPr>
    </w:p>
    <w:p w14:paraId="22038855" w14:textId="3A9783B3" w:rsidR="000309B6" w:rsidRPr="005B08BD" w:rsidRDefault="000309B6" w:rsidP="005B08BD">
      <w:pPr>
        <w:pStyle w:val="Heading1"/>
      </w:pPr>
      <w:bookmarkStart w:id="17" w:name="_Toc34022120"/>
      <w:bookmarkStart w:id="18" w:name="_Toc189830734"/>
      <w:r w:rsidRPr="005B08BD">
        <w:lastRenderedPageBreak/>
        <w:t>Proposed Solution</w:t>
      </w:r>
      <w:bookmarkEnd w:id="17"/>
      <w:bookmarkEnd w:id="18"/>
    </w:p>
    <w:p w14:paraId="5889494B" w14:textId="38950CC2" w:rsidR="001915C1" w:rsidRDefault="000741DF" w:rsidP="00C4464A">
      <w:pPr>
        <w:pStyle w:val="CommentText"/>
      </w:pPr>
      <w:r w:rsidRPr="001915C1">
        <w:t xml:space="preserve">Open Box proposes to </w:t>
      </w:r>
      <w:r w:rsidR="0089146E" w:rsidRPr="001915C1">
        <w:t xml:space="preserve">deliver two </w:t>
      </w:r>
      <w:r w:rsidR="009A6300">
        <w:t>releases</w:t>
      </w:r>
      <w:r w:rsidR="0089146E" w:rsidRPr="001915C1">
        <w:t>:</w:t>
      </w:r>
    </w:p>
    <w:p w14:paraId="716E55C6" w14:textId="47906BE5" w:rsidR="0011715B" w:rsidRPr="005316AC" w:rsidRDefault="009A6300" w:rsidP="00B474E6">
      <w:pPr>
        <w:pStyle w:val="NormalIndent"/>
        <w:numPr>
          <w:ilvl w:val="0"/>
          <w:numId w:val="8"/>
        </w:numPr>
        <w:spacing w:line="300" w:lineRule="atLeast"/>
        <w:ind w:left="1146"/>
        <w:jc w:val="both"/>
      </w:pPr>
      <w:r>
        <w:rPr>
          <w:b/>
          <w:bCs/>
        </w:rPr>
        <w:t xml:space="preserve">Release 1 - </w:t>
      </w:r>
      <w:r w:rsidR="005316AC" w:rsidRPr="005316AC">
        <w:rPr>
          <w:b/>
          <w:bCs/>
        </w:rPr>
        <w:t>Single View of Tenancy</w:t>
      </w:r>
      <w:r w:rsidR="009C2B12" w:rsidRPr="005316AC">
        <w:rPr>
          <w:b/>
          <w:bCs/>
        </w:rPr>
        <w:t xml:space="preserve"> Foun</w:t>
      </w:r>
      <w:r w:rsidR="006C2D14" w:rsidRPr="005316AC">
        <w:rPr>
          <w:b/>
          <w:bCs/>
        </w:rPr>
        <w:t>dation</w:t>
      </w:r>
      <w:r w:rsidR="00AD2B07">
        <w:rPr>
          <w:b/>
          <w:bCs/>
        </w:rPr>
        <w:t>al Release</w:t>
      </w:r>
      <w:r w:rsidR="006C2D14" w:rsidRPr="005316AC">
        <w:t xml:space="preserve"> </w:t>
      </w:r>
      <w:r w:rsidR="00236CAC">
        <w:t xml:space="preserve">– </w:t>
      </w:r>
      <w:ins w:id="19" w:author="Nikki Papenfus" w:date="2024-12-12T17:55:00Z" w16du:dateUtc="2024-12-12T15:55:00Z">
        <w:r w:rsidR="002B460E">
          <w:t xml:space="preserve">This release will </w:t>
        </w:r>
        <w:r w:rsidR="00826F64">
          <w:t xml:space="preserve">deliver foundational functionality that may be incrementally built on, </w:t>
        </w:r>
      </w:ins>
      <w:ins w:id="20" w:author="Nikki Papenfus" w:date="2024-12-12T17:56:00Z" w16du:dateUtc="2024-12-12T15:56:00Z">
        <w:r w:rsidR="002B460E">
          <w:t>allowing for</w:t>
        </w:r>
      </w:ins>
      <w:ins w:id="21" w:author="Nikki Papenfus" w:date="2024-12-12T17:55:00Z" w16du:dateUtc="2024-12-12T15:55:00Z">
        <w:r w:rsidR="00826F64">
          <w:t xml:space="preserve"> </w:t>
        </w:r>
      </w:ins>
      <w:ins w:id="22" w:author="Nikki Papenfus" w:date="2024-12-12T17:56:00Z" w16du:dateUtc="2024-12-12T15:56:00Z">
        <w:r w:rsidR="00BA2359">
          <w:t xml:space="preserve">future integration and </w:t>
        </w:r>
      </w:ins>
      <w:ins w:id="23" w:author="Nikki Papenfus" w:date="2024-12-12T17:55:00Z" w16du:dateUtc="2024-12-12T15:55:00Z">
        <w:r w:rsidR="00826F64" w:rsidRPr="00787B59">
          <w:t xml:space="preserve">workflow automation </w:t>
        </w:r>
      </w:ins>
      <w:ins w:id="24" w:author="Nikki Papenfus" w:date="2024-12-12T17:56:00Z" w16du:dateUtc="2024-12-12T15:56:00Z">
        <w:r w:rsidR="00BA2359">
          <w:t xml:space="preserve">in later iterations. </w:t>
        </w:r>
      </w:ins>
      <w:r w:rsidR="00236CAC">
        <w:t xml:space="preserve">This </w:t>
      </w:r>
      <w:r w:rsidRPr="009A6300">
        <w:rPr>
          <w:bCs/>
        </w:rPr>
        <w:t>release</w:t>
      </w:r>
      <w:r w:rsidR="00236CAC">
        <w:t xml:space="preserve"> </w:t>
      </w:r>
      <w:r w:rsidR="0011715B" w:rsidRPr="005316AC">
        <w:t>will address the following objectives which are further detailed in the feature backlog:</w:t>
      </w:r>
    </w:p>
    <w:p w14:paraId="6EEBE692" w14:textId="094614FF" w:rsidR="00966D9B" w:rsidRDefault="00517C08" w:rsidP="00966D9B">
      <w:pPr>
        <w:pStyle w:val="NormalIndent"/>
        <w:numPr>
          <w:ilvl w:val="1"/>
          <w:numId w:val="8"/>
        </w:numPr>
        <w:spacing w:line="300" w:lineRule="atLeast"/>
        <w:jc w:val="both"/>
      </w:pPr>
      <w:r w:rsidRPr="00966D9B">
        <w:rPr>
          <w:b/>
          <w:bCs/>
        </w:rPr>
        <w:t xml:space="preserve">Align Salesforce &amp; </w:t>
      </w:r>
      <w:proofErr w:type="spellStart"/>
      <w:r w:rsidRPr="00966D9B">
        <w:rPr>
          <w:b/>
          <w:bCs/>
        </w:rPr>
        <w:t>Qube</w:t>
      </w:r>
      <w:proofErr w:type="spellEnd"/>
      <w:r w:rsidRPr="00966D9B">
        <w:rPr>
          <w:b/>
          <w:bCs/>
        </w:rPr>
        <w:t xml:space="preserve"> Tenancy Data Model </w:t>
      </w:r>
      <w:r w:rsidR="00966D9B" w:rsidRPr="00DC4DF3">
        <w:t xml:space="preserve">– </w:t>
      </w:r>
      <w:ins w:id="25" w:author="Nikki Papenfus" w:date="2024-12-13T11:30:00Z" w16du:dateUtc="2024-12-13T09:30:00Z">
        <w:r w:rsidR="00966D9B" w:rsidRPr="00DC4DF3">
          <w:t>Create</w:t>
        </w:r>
        <w:r w:rsidR="00966D9B">
          <w:t xml:space="preserve"> the concept of</w:t>
        </w:r>
        <w:r w:rsidR="00966D9B" w:rsidRPr="00DC4DF3">
          <w:t xml:space="preserve"> a tenancy in Salesforce that maps </w:t>
        </w:r>
        <w:r w:rsidR="00966D9B">
          <w:t xml:space="preserve">directly </w:t>
        </w:r>
        <w:r w:rsidR="00966D9B" w:rsidRPr="00DC4DF3">
          <w:t xml:space="preserve">to </w:t>
        </w:r>
        <w:r w:rsidR="00966D9B">
          <w:t>existing</w:t>
        </w:r>
        <w:r w:rsidR="00966D9B" w:rsidRPr="00DC4DF3">
          <w:t xml:space="preserve"> </w:t>
        </w:r>
        <w:proofErr w:type="spellStart"/>
        <w:r w:rsidR="00966D9B" w:rsidRPr="00DC4DF3">
          <w:t>Qube</w:t>
        </w:r>
        <w:proofErr w:type="spellEnd"/>
        <w:r w:rsidR="00966D9B" w:rsidRPr="00DC4DF3">
          <w:t xml:space="preserve"> tenanc</w:t>
        </w:r>
        <w:r w:rsidR="00966D9B">
          <w:t xml:space="preserve">ies. </w:t>
        </w:r>
      </w:ins>
      <w:del w:id="26" w:author="Nikki Papenfus" w:date="2024-12-13T11:30:00Z" w16du:dateUtc="2024-12-13T09:30:00Z">
        <w:r w:rsidRPr="00DC4DF3" w:rsidDel="00966D9B">
          <w:delText xml:space="preserve">Create a </w:delText>
        </w:r>
      </w:del>
      <w:del w:id="27" w:author="Nikki Papenfus" w:date="2024-12-12T12:30:00Z" w16du:dateUtc="2024-12-12T10:30:00Z">
        <w:r w:rsidRPr="00DC4DF3" w:rsidDel="000A6AAF">
          <w:delText xml:space="preserve">master </w:delText>
        </w:r>
      </w:del>
      <w:del w:id="28" w:author="Nikki Papenfus" w:date="2024-12-13T11:30:00Z" w16du:dateUtc="2024-12-13T09:30:00Z">
        <w:r w:rsidRPr="00DC4DF3" w:rsidDel="00966D9B">
          <w:delText xml:space="preserve">tenancy in Salesforce that maps to </w:delText>
        </w:r>
      </w:del>
      <w:del w:id="29" w:author="Nikki Papenfus" w:date="2024-12-12T12:31:00Z" w16du:dateUtc="2024-12-12T10:31:00Z">
        <w:r w:rsidRPr="00DC4DF3" w:rsidDel="00F43863">
          <w:delText xml:space="preserve">the </w:delText>
        </w:r>
      </w:del>
      <w:del w:id="30" w:author="Nikki Papenfus" w:date="2024-12-13T11:30:00Z" w16du:dateUtc="2024-12-13T09:30:00Z">
        <w:r w:rsidRPr="00DC4DF3" w:rsidDel="00966D9B">
          <w:delText>Qube tenanc</w:delText>
        </w:r>
      </w:del>
      <w:del w:id="31" w:author="Nikki Papenfus" w:date="2024-12-12T12:31:00Z" w16du:dateUtc="2024-12-12T10:31:00Z">
        <w:r w:rsidRPr="00DC4DF3" w:rsidDel="00F43863">
          <w:delText>y</w:delText>
        </w:r>
      </w:del>
      <w:del w:id="32" w:author="Nikki Papenfus" w:date="2024-12-13T11:30:00Z" w16du:dateUtc="2024-12-13T09:30:00Z">
        <w:r w:rsidRPr="00DC4DF3" w:rsidDel="00966D9B">
          <w:delText xml:space="preserve"> </w:delText>
        </w:r>
      </w:del>
      <w:del w:id="33" w:author="Nikki Papenfus" w:date="2024-12-12T12:33:00Z" w16du:dateUtc="2024-12-12T10:33:00Z">
        <w:r w:rsidRPr="00DC4DF3" w:rsidDel="00FF1D9C">
          <w:delText xml:space="preserve">and </w:delText>
        </w:r>
      </w:del>
      <w:del w:id="34" w:author="Nikki Papenfus" w:date="2024-12-13T11:30:00Z" w16du:dateUtc="2024-12-13T09:30:00Z">
        <w:r w:rsidRPr="00DC4DF3" w:rsidDel="00966D9B">
          <w:delText>provide</w:delText>
        </w:r>
      </w:del>
      <w:del w:id="35" w:author="Nikki Papenfus" w:date="2024-12-12T12:33:00Z" w16du:dateUtc="2024-12-12T10:33:00Z">
        <w:r w:rsidRPr="00DC4DF3" w:rsidDel="00FF1D9C">
          <w:delText>s</w:delText>
        </w:r>
      </w:del>
      <w:del w:id="36" w:author="Nikki Papenfus" w:date="2024-12-13T11:30:00Z" w16du:dateUtc="2024-12-13T09:30:00Z">
        <w:r w:rsidRPr="00DC4DF3" w:rsidDel="00966D9B">
          <w:delText xml:space="preserve"> a single view of all tenants</w:delText>
        </w:r>
      </w:del>
      <w:del w:id="37" w:author="Nikki Papenfus" w:date="2024-12-12T17:59:00Z" w16du:dateUtc="2024-12-12T15:59:00Z">
        <w:r w:rsidRPr="00DC4DF3" w:rsidDel="005F6B6F">
          <w:delText>/</w:delText>
        </w:r>
      </w:del>
      <w:del w:id="38" w:author="Nikki Papenfus" w:date="2024-12-13T11:30:00Z" w16du:dateUtc="2024-12-13T09:30:00Z">
        <w:r w:rsidRPr="00DC4DF3" w:rsidDel="00966D9B">
          <w:delText xml:space="preserve">related parties, </w:delText>
        </w:r>
        <w:r w:rsidRPr="00FB0363" w:rsidDel="00966D9B">
          <w:delText>opportunity</w:delText>
        </w:r>
        <w:r w:rsidRPr="00DC4DF3" w:rsidDel="00966D9B">
          <w:delText xml:space="preserve"> and tenancy version history.</w:delText>
        </w:r>
        <w:r w:rsidR="00F75C56" w:rsidDel="00966D9B">
          <w:delText xml:space="preserve"> </w:delText>
        </w:r>
      </w:del>
    </w:p>
    <w:p w14:paraId="51B89487" w14:textId="75D608E3" w:rsidR="00966D9B" w:rsidRDefault="00966D9B" w:rsidP="00966D9B">
      <w:pPr>
        <w:pStyle w:val="NormalIndent"/>
        <w:numPr>
          <w:ilvl w:val="2"/>
          <w:numId w:val="8"/>
        </w:numPr>
        <w:spacing w:line="300" w:lineRule="atLeast"/>
        <w:jc w:val="both"/>
        <w:rPr>
          <w:ins w:id="39" w:author="Nikki Papenfus" w:date="2024-12-13T11:30:00Z" w16du:dateUtc="2024-12-13T09:30:00Z"/>
        </w:rPr>
      </w:pPr>
      <w:ins w:id="40" w:author="Nikki Papenfus" w:date="2024-12-13T11:30:00Z" w16du:dateUtc="2024-12-13T09:30:00Z">
        <w:r>
          <w:t xml:space="preserve">While </w:t>
        </w:r>
        <w:proofErr w:type="spellStart"/>
        <w:r>
          <w:t>Qube</w:t>
        </w:r>
        <w:proofErr w:type="spellEnd"/>
        <w:r>
          <w:t xml:space="preserve"> remains the system of record for tenancies, aligning the data model will</w:t>
        </w:r>
        <w:r w:rsidRPr="00DC4DF3">
          <w:t xml:space="preserve"> provide a single view of all tenants</w:t>
        </w:r>
        <w:r>
          <w:t xml:space="preserve">, </w:t>
        </w:r>
        <w:r w:rsidRPr="00DC4DF3">
          <w:t xml:space="preserve">related parties, </w:t>
        </w:r>
      </w:ins>
      <w:ins w:id="41" w:author="Nikki Papenfus" w:date="2024-12-13T12:09:00Z" w16du:dateUtc="2024-12-13T10:09:00Z">
        <w:r w:rsidR="00340E8D">
          <w:t xml:space="preserve">associated </w:t>
        </w:r>
      </w:ins>
      <w:ins w:id="42" w:author="Nikki Papenfus" w:date="2024-12-13T11:30:00Z" w16du:dateUtc="2024-12-13T09:30:00Z">
        <w:r w:rsidRPr="00FB0363">
          <w:t>opportunit</w:t>
        </w:r>
      </w:ins>
      <w:ins w:id="43" w:author="Nikki Papenfus" w:date="2024-12-13T12:09:00Z" w16du:dateUtc="2024-12-13T10:09:00Z">
        <w:r w:rsidR="00DE36B4">
          <w:t>ies</w:t>
        </w:r>
      </w:ins>
      <w:ins w:id="44" w:author="Nikki Papenfus" w:date="2024-12-13T11:30:00Z" w16du:dateUtc="2024-12-13T09:30:00Z">
        <w:r w:rsidRPr="00DC4DF3">
          <w:t xml:space="preserve"> and </w:t>
        </w:r>
        <w:r>
          <w:t xml:space="preserve">the existing </w:t>
        </w:r>
        <w:r w:rsidRPr="00DC4DF3">
          <w:t>tenancy version history</w:t>
        </w:r>
        <w:r>
          <w:t xml:space="preserve"> within Salesforce</w:t>
        </w:r>
        <w:r w:rsidRPr="00DC4DF3">
          <w:t>.</w:t>
        </w:r>
        <w:r>
          <w:t xml:space="preserve"> </w:t>
        </w:r>
      </w:ins>
    </w:p>
    <w:p w14:paraId="19C90E51" w14:textId="5A797D4A" w:rsidR="00FB0363" w:rsidRPr="005C506C" w:rsidDel="00691820" w:rsidRDefault="00D77BC3">
      <w:pPr>
        <w:pStyle w:val="NormalIndent"/>
        <w:numPr>
          <w:ilvl w:val="2"/>
          <w:numId w:val="8"/>
        </w:numPr>
        <w:spacing w:line="300" w:lineRule="atLeast"/>
        <w:jc w:val="both"/>
        <w:rPr>
          <w:del w:id="45" w:author="Nikki Papenfus" w:date="2024-12-13T11:30:00Z" w16du:dateUtc="2024-12-13T09:30:00Z"/>
        </w:rPr>
      </w:pPr>
      <w:del w:id="46" w:author="Nikki Papenfus" w:date="2024-12-12T17:59:00Z" w16du:dateUtc="2024-12-12T15:59:00Z">
        <w:r w:rsidRPr="005C506C" w:rsidDel="00A43D48">
          <w:delText>M</w:delText>
        </w:r>
      </w:del>
      <w:del w:id="47" w:author="Nikki Papenfus" w:date="2024-12-13T11:30:00Z" w16du:dateUtc="2024-12-13T09:30:00Z">
        <w:r w:rsidRPr="005C506C" w:rsidDel="00691820">
          <w:delText xml:space="preserve">aintain </w:delText>
        </w:r>
      </w:del>
      <w:del w:id="48" w:author="Nikki Papenfus" w:date="2024-12-12T12:20:00Z" w16du:dateUtc="2024-12-12T10:20:00Z">
        <w:r w:rsidR="00963949" w:rsidRPr="005C506C" w:rsidDel="00611FBF">
          <w:delText>A</w:delText>
        </w:r>
        <w:r w:rsidRPr="005C506C" w:rsidDel="00611FBF">
          <w:delText xml:space="preserve">ccurate </w:delText>
        </w:r>
      </w:del>
      <w:del w:id="49" w:author="Nikki Papenfus" w:date="2024-12-12T12:19:00Z" w16du:dateUtc="2024-12-12T10:19:00Z">
        <w:r w:rsidR="00963949" w:rsidRPr="005C506C" w:rsidDel="0035119C">
          <w:delText>T</w:delText>
        </w:r>
        <w:r w:rsidRPr="005C506C" w:rsidDel="0035119C">
          <w:delText>enanc</w:delText>
        </w:r>
      </w:del>
      <w:del w:id="50" w:author="Nikki Papenfus" w:date="2024-12-12T12:15:00Z" w16du:dateUtc="2024-12-12T10:15:00Z">
        <w:r w:rsidRPr="005C506C" w:rsidDel="000734C4">
          <w:delText xml:space="preserve">y </w:delText>
        </w:r>
        <w:r w:rsidR="00963949" w:rsidRPr="005C506C" w:rsidDel="000734C4">
          <w:delText>S</w:delText>
        </w:r>
        <w:r w:rsidRPr="005C506C" w:rsidDel="000734C4">
          <w:delText>tatu</w:delText>
        </w:r>
        <w:r w:rsidR="00963949" w:rsidRPr="005C506C" w:rsidDel="000734C4">
          <w:delText>s</w:delText>
        </w:r>
        <w:r w:rsidRPr="005C506C" w:rsidDel="000734C4">
          <w:delText xml:space="preserve">es </w:delText>
        </w:r>
      </w:del>
      <w:del w:id="51" w:author="Nikki Papenfus" w:date="2024-12-13T11:30:00Z" w16du:dateUtc="2024-12-13T09:30:00Z">
        <w:r w:rsidR="00513F79" w:rsidRPr="005C506C" w:rsidDel="00691820">
          <w:delText xml:space="preserve">in Salesforce </w:delText>
        </w:r>
      </w:del>
    </w:p>
    <w:p w14:paraId="09EE3E97" w14:textId="77777777" w:rsidR="00691820" w:rsidRPr="005C506C" w:rsidRDefault="00691820" w:rsidP="00691820">
      <w:pPr>
        <w:pStyle w:val="NormalIndent"/>
        <w:numPr>
          <w:ilvl w:val="2"/>
          <w:numId w:val="8"/>
        </w:numPr>
        <w:spacing w:line="300" w:lineRule="atLeast"/>
        <w:jc w:val="both"/>
        <w:rPr>
          <w:ins w:id="52" w:author="Nikki Papenfus" w:date="2024-12-13T11:30:00Z" w16du:dateUtc="2024-12-13T09:30:00Z"/>
        </w:rPr>
      </w:pPr>
      <w:ins w:id="53" w:author="Nikki Papenfus" w:date="2024-12-13T11:30:00Z" w16du:dateUtc="2024-12-13T09:30:00Z">
        <w:r>
          <w:t>The solution will m</w:t>
        </w:r>
        <w:r w:rsidRPr="005C506C">
          <w:t xml:space="preserve">aintain an </w:t>
        </w:r>
        <w:r>
          <w:t>a</w:t>
        </w:r>
        <w:r w:rsidRPr="005C506C">
          <w:t xml:space="preserve">ccurate </w:t>
        </w:r>
        <w:r>
          <w:t>r</w:t>
        </w:r>
        <w:r w:rsidRPr="005C506C">
          <w:t xml:space="preserve">ecord in Salesforce of which </w:t>
        </w:r>
        <w:r>
          <w:t>t</w:t>
        </w:r>
        <w:r w:rsidRPr="005C506C">
          <w:t xml:space="preserve">enancies and </w:t>
        </w:r>
        <w:r>
          <w:t>t</w:t>
        </w:r>
        <w:r w:rsidRPr="005C506C">
          <w:t xml:space="preserve">enants are </w:t>
        </w:r>
        <w:r>
          <w:t>c</w:t>
        </w:r>
        <w:r w:rsidRPr="005C506C">
          <w:t>urrent</w:t>
        </w:r>
        <w:r>
          <w:t>/active and which have vacated</w:t>
        </w:r>
        <w:r w:rsidRPr="005C506C">
          <w:t xml:space="preserve">, as well as move in and move out dates for each tenant, that is consistent with </w:t>
        </w:r>
        <w:proofErr w:type="spellStart"/>
        <w:r w:rsidRPr="005C506C">
          <w:t>Qube</w:t>
        </w:r>
        <w:proofErr w:type="spellEnd"/>
        <w:r w:rsidRPr="005C506C">
          <w:t xml:space="preserve">. </w:t>
        </w:r>
      </w:ins>
    </w:p>
    <w:p w14:paraId="77E2E1F9" w14:textId="54FD7046" w:rsidR="00CE1930" w:rsidRPr="00241E35" w:rsidRDefault="00CE1930" w:rsidP="00B474E6">
      <w:pPr>
        <w:pStyle w:val="NormalIndent"/>
        <w:numPr>
          <w:ilvl w:val="1"/>
          <w:numId w:val="8"/>
        </w:numPr>
        <w:spacing w:line="300" w:lineRule="atLeast"/>
        <w:jc w:val="both"/>
        <w:rPr>
          <w:b/>
          <w:bCs/>
        </w:rPr>
      </w:pPr>
      <w:r w:rsidRPr="00241E35">
        <w:rPr>
          <w:b/>
          <w:bCs/>
        </w:rPr>
        <w:t xml:space="preserve">See Current Tenancy Arrears </w:t>
      </w:r>
      <w:r w:rsidRPr="00241E35">
        <w:t>– as part of tenancy information.</w:t>
      </w:r>
    </w:p>
    <w:p w14:paraId="45A04F7A" w14:textId="5BA2CCA3" w:rsidR="00894191" w:rsidRPr="00DC4DF3" w:rsidRDefault="00894191" w:rsidP="00B474E6">
      <w:pPr>
        <w:pStyle w:val="NormalIndent"/>
        <w:numPr>
          <w:ilvl w:val="1"/>
          <w:numId w:val="8"/>
        </w:numPr>
        <w:spacing w:line="300" w:lineRule="atLeast"/>
        <w:jc w:val="both"/>
      </w:pPr>
      <w:r>
        <w:rPr>
          <w:b/>
          <w:bCs/>
        </w:rPr>
        <w:t>Import Passing Rent</w:t>
      </w:r>
      <w:ins w:id="54" w:author="Nikki Papenfus" w:date="2024-12-12T12:03:00Z" w16du:dateUtc="2024-12-12T10:03:00Z">
        <w:r w:rsidR="000E08D5" w:rsidRPr="000E08D5">
          <w:t>, renewal denied flag</w:t>
        </w:r>
      </w:ins>
      <w:del w:id="55" w:author="Nikki Papenfus" w:date="2024-12-12T17:59:00Z" w16du:dateUtc="2024-12-12T15:59:00Z">
        <w:r w:rsidRPr="000E08D5" w:rsidDel="00A43D48">
          <w:delText xml:space="preserve"> </w:delText>
        </w:r>
      </w:del>
      <w:del w:id="56" w:author="Nikki Papenfus" w:date="2024-12-12T12:03:00Z" w16du:dateUtc="2024-12-12T10:03:00Z">
        <w:r w:rsidRPr="000E08D5" w:rsidDel="000E08D5">
          <w:delText>–</w:delText>
        </w:r>
      </w:del>
      <w:r>
        <w:t xml:space="preserve"> and other relevant tenancy data</w:t>
      </w:r>
      <w:r w:rsidR="00B70D36">
        <w:t xml:space="preserve"> from</w:t>
      </w:r>
      <w:r>
        <w:t xml:space="preserve"> </w:t>
      </w:r>
      <w:proofErr w:type="spellStart"/>
      <w:r w:rsidR="00B70D36">
        <w:t>Qube</w:t>
      </w:r>
      <w:proofErr w:type="spellEnd"/>
      <w:r w:rsidR="00B70D36">
        <w:t xml:space="preserve"> </w:t>
      </w:r>
      <w:r>
        <w:t>into Salesforce</w:t>
      </w:r>
      <w:r w:rsidR="00DC72CD">
        <w:t xml:space="preserve"> </w:t>
      </w:r>
      <w:r w:rsidR="00450D17">
        <w:t>which would be</w:t>
      </w:r>
      <w:r w:rsidR="00DC72CD">
        <w:t xml:space="preserve"> visible as part of tenancy information</w:t>
      </w:r>
      <w:r w:rsidR="003B1A65">
        <w:t>.</w:t>
      </w:r>
    </w:p>
    <w:p w14:paraId="5B79637A" w14:textId="3F13D3A3" w:rsidR="00517C08" w:rsidRPr="00DC4DF3" w:rsidRDefault="00017453" w:rsidP="00B474E6">
      <w:pPr>
        <w:pStyle w:val="NormalIndent"/>
        <w:numPr>
          <w:ilvl w:val="1"/>
          <w:numId w:val="8"/>
        </w:numPr>
        <w:spacing w:line="300" w:lineRule="atLeast"/>
        <w:jc w:val="both"/>
      </w:pPr>
      <w:r>
        <w:rPr>
          <w:b/>
          <w:bCs/>
        </w:rPr>
        <w:t xml:space="preserve">See a History of </w:t>
      </w:r>
      <w:r w:rsidR="00517C08" w:rsidRPr="00DC4DF3">
        <w:rPr>
          <w:b/>
          <w:bCs/>
        </w:rPr>
        <w:t xml:space="preserve">Price Book Rent &amp; ERVs </w:t>
      </w:r>
      <w:r w:rsidR="00517C08" w:rsidRPr="00DC4DF3">
        <w:t xml:space="preserve">– Enable support users to upload spreadsheets containing Price Book Rent, Grainger Trust prices, </w:t>
      </w:r>
      <w:ins w:id="57" w:author="Nikki Papenfus" w:date="2024-12-12T12:00:00Z" w16du:dateUtc="2024-12-12T10:00:00Z">
        <w:r w:rsidR="00F16FDC">
          <w:t>March and Se</w:t>
        </w:r>
      </w:ins>
      <w:ins w:id="58" w:author="Nikki Papenfus" w:date="2024-12-12T12:01:00Z" w16du:dateUtc="2024-12-12T10:01:00Z">
        <w:r w:rsidR="00F16FDC">
          <w:t xml:space="preserve">ptember </w:t>
        </w:r>
      </w:ins>
      <w:r w:rsidR="00517C08" w:rsidRPr="00DC4DF3">
        <w:t>ERVs and license prices into Salesforce as and when updated.</w:t>
      </w:r>
      <w:ins w:id="59" w:author="Nikki Papenfus" w:date="2024-12-12T12:01:00Z" w16du:dateUtc="2024-12-12T10:01:00Z">
        <w:r w:rsidR="001923E8">
          <w:t xml:space="preserve"> Allow users to see a history of ERVs and price book rent for a unit, over time, within Salesforce.</w:t>
        </w:r>
      </w:ins>
    </w:p>
    <w:p w14:paraId="2D9B404B" w14:textId="5E69AF50" w:rsidR="00517C08" w:rsidRDefault="00432673" w:rsidP="00B474E6">
      <w:pPr>
        <w:pStyle w:val="NormalIndent"/>
        <w:numPr>
          <w:ilvl w:val="1"/>
          <w:numId w:val="8"/>
        </w:numPr>
        <w:spacing w:line="300" w:lineRule="atLeast"/>
        <w:jc w:val="both"/>
      </w:pPr>
      <w:r w:rsidRPr="00354B5B">
        <w:rPr>
          <w:b/>
          <w:bCs/>
        </w:rPr>
        <w:t xml:space="preserve">Enable </w:t>
      </w:r>
      <w:r w:rsidR="009C0F7A">
        <w:rPr>
          <w:b/>
          <w:bCs/>
        </w:rPr>
        <w:t>O</w:t>
      </w:r>
      <w:r w:rsidR="00517C08" w:rsidRPr="00354B5B">
        <w:rPr>
          <w:b/>
          <w:bCs/>
        </w:rPr>
        <w:t>mni-</w:t>
      </w:r>
      <w:r w:rsidR="009C0F7A">
        <w:rPr>
          <w:b/>
          <w:bCs/>
        </w:rPr>
        <w:t>C</w:t>
      </w:r>
      <w:r w:rsidR="00517C08" w:rsidRPr="00354B5B">
        <w:rPr>
          <w:b/>
          <w:bCs/>
        </w:rPr>
        <w:t xml:space="preserve">hannel </w:t>
      </w:r>
      <w:r w:rsidR="009C0F7A">
        <w:rPr>
          <w:b/>
          <w:bCs/>
        </w:rPr>
        <w:t>C</w:t>
      </w:r>
      <w:r w:rsidR="00517C08" w:rsidRPr="00354B5B">
        <w:rPr>
          <w:b/>
          <w:bCs/>
        </w:rPr>
        <w:t>ommunications</w:t>
      </w:r>
      <w:r w:rsidR="00517C08" w:rsidRPr="00DC4DF3">
        <w:t xml:space="preserve"> </w:t>
      </w:r>
      <w:r w:rsidR="009C0F7A">
        <w:t xml:space="preserve">– </w:t>
      </w:r>
      <w:r w:rsidR="00DC72CD">
        <w:t>Allow</w:t>
      </w:r>
      <w:r w:rsidR="009C0F7A">
        <w:t xml:space="preserve"> users to communicate with tenants </w:t>
      </w:r>
      <w:r w:rsidR="00AD4CBE">
        <w:t>through a variety of channels (</w:t>
      </w:r>
      <w:r w:rsidR="00517C08">
        <w:t>including</w:t>
      </w:r>
      <w:r w:rsidR="00517C08" w:rsidRPr="00DC4DF3">
        <w:t xml:space="preserve"> WhatsApp</w:t>
      </w:r>
      <w:r w:rsidR="00AD4CBE">
        <w:t xml:space="preserve">) and access </w:t>
      </w:r>
      <w:ins w:id="60" w:author="Sam Duncan" w:date="2024-12-16T09:59:00Z" w16du:dateUtc="2024-12-16T07:59:00Z">
        <w:r w:rsidR="008C1769">
          <w:t xml:space="preserve">a </w:t>
        </w:r>
      </w:ins>
      <w:r w:rsidR="00AD4CBE">
        <w:t xml:space="preserve">full </w:t>
      </w:r>
      <w:del w:id="61" w:author="Sam Duncan" w:date="2024-12-16T09:59:00Z" w16du:dateUtc="2024-12-16T07:59:00Z">
        <w:r w:rsidR="00AD4CBE">
          <w:delText xml:space="preserve">a </w:delText>
        </w:r>
      </w:del>
      <w:r w:rsidR="00AD4CBE">
        <w:t>history of those communications in Salesforce</w:t>
      </w:r>
      <w:r w:rsidR="00517C08" w:rsidRPr="00DC4DF3">
        <w:t>.</w:t>
      </w:r>
    </w:p>
    <w:p w14:paraId="248B06F1" w14:textId="3170D2C1" w:rsidR="0011715B" w:rsidRPr="00DC4DF3" w:rsidRDefault="009A6300" w:rsidP="00B474E6">
      <w:pPr>
        <w:pStyle w:val="NormalIndent"/>
        <w:numPr>
          <w:ilvl w:val="0"/>
          <w:numId w:val="8"/>
        </w:numPr>
        <w:spacing w:line="300" w:lineRule="atLeast"/>
        <w:ind w:left="1146"/>
        <w:jc w:val="both"/>
      </w:pPr>
      <w:r>
        <w:rPr>
          <w:b/>
          <w:bCs/>
        </w:rPr>
        <w:t xml:space="preserve">Release 2 - </w:t>
      </w:r>
      <w:r w:rsidR="0011715B" w:rsidRPr="001915C1">
        <w:rPr>
          <w:b/>
          <w:bCs/>
        </w:rPr>
        <w:t>Renewals Journey</w:t>
      </w:r>
      <w:r w:rsidR="002D4D99">
        <w:rPr>
          <w:b/>
          <w:bCs/>
        </w:rPr>
        <w:t xml:space="preserve"> </w:t>
      </w:r>
      <w:r w:rsidR="00A51E02">
        <w:rPr>
          <w:b/>
          <w:bCs/>
        </w:rPr>
        <w:t>Enhancements</w:t>
      </w:r>
      <w:r w:rsidR="002D4D99">
        <w:rPr>
          <w:b/>
          <w:bCs/>
        </w:rPr>
        <w:t xml:space="preserve"> </w:t>
      </w:r>
      <w:r w:rsidR="0089146E" w:rsidRPr="001915C1">
        <w:t xml:space="preserve">– This </w:t>
      </w:r>
      <w:r>
        <w:t>release</w:t>
      </w:r>
      <w:r w:rsidR="0089146E" w:rsidRPr="001915C1">
        <w:t xml:space="preserve"> will enhance the existing </w:t>
      </w:r>
      <w:ins w:id="62" w:author="Nikki Papenfus" w:date="2024-12-12T12:01:00Z" w16du:dateUtc="2024-12-12T10:01:00Z">
        <w:r w:rsidR="001923E8">
          <w:t>residential</w:t>
        </w:r>
      </w:ins>
      <w:ins w:id="63" w:author="Nikki Papenfus" w:date="2024-12-12T12:02:00Z" w16du:dateUtc="2024-12-12T10:02:00Z">
        <w:r w:rsidR="001923E8">
          <w:t xml:space="preserve"> </w:t>
        </w:r>
      </w:ins>
      <w:r w:rsidR="0089146E" w:rsidRPr="001915C1">
        <w:t>renewals journey in Salesforce by replacing the current tenant</w:t>
      </w:r>
      <w:ins w:id="64" w:author="Sam Duncan" w:date="2024-12-16T09:59:00Z" w16du:dateUtc="2024-12-16T07:59:00Z">
        <w:r w:rsidR="0089146E" w:rsidRPr="001915C1">
          <w:t xml:space="preserve"> </w:t>
        </w:r>
        <w:r w:rsidR="00182976">
          <w:t>renewal</w:t>
        </w:r>
      </w:ins>
      <w:r w:rsidR="0089146E" w:rsidRPr="001915C1">
        <w:t xml:space="preserve"> portal and spreadsheets</w:t>
      </w:r>
      <w:r w:rsidR="006A3453" w:rsidRPr="001915C1">
        <w:t xml:space="preserve"> and providing a foundation for the anticipated Renters’ Rights Bill</w:t>
      </w:r>
      <w:r w:rsidR="0089146E" w:rsidRPr="001915C1">
        <w:t xml:space="preserve">. This </w:t>
      </w:r>
      <w:r>
        <w:t>release</w:t>
      </w:r>
      <w:r w:rsidR="0089146E" w:rsidRPr="001915C1">
        <w:t xml:space="preserve"> </w:t>
      </w:r>
      <w:r w:rsidR="00A416B6">
        <w:t xml:space="preserve">will </w:t>
      </w:r>
      <w:r w:rsidR="0011715B" w:rsidRPr="00DC4DF3">
        <w:t>address the following objectives which are further detailed in the feature backlog:</w:t>
      </w:r>
    </w:p>
    <w:p w14:paraId="0B0776D3" w14:textId="558B2D4B" w:rsidR="008D5C8B" w:rsidRPr="00DC4DF3" w:rsidRDefault="008D5C8B" w:rsidP="00B474E6">
      <w:pPr>
        <w:pStyle w:val="NormalIndent"/>
        <w:numPr>
          <w:ilvl w:val="1"/>
          <w:numId w:val="8"/>
        </w:numPr>
        <w:spacing w:line="300" w:lineRule="atLeast"/>
        <w:jc w:val="both"/>
      </w:pPr>
      <w:r w:rsidRPr="00DC4DF3">
        <w:rPr>
          <w:b/>
          <w:bCs/>
        </w:rPr>
        <w:lastRenderedPageBreak/>
        <w:t>Automatically Create Renewal Opportunit</w:t>
      </w:r>
      <w:r w:rsidR="00AD68C3" w:rsidRPr="00DC4DF3">
        <w:rPr>
          <w:b/>
          <w:bCs/>
        </w:rPr>
        <w:t>ies</w:t>
      </w:r>
      <w:r w:rsidRPr="00DC4DF3">
        <w:rPr>
          <w:b/>
          <w:bCs/>
        </w:rPr>
        <w:t xml:space="preserve"> </w:t>
      </w:r>
      <w:r w:rsidRPr="00DC4DF3">
        <w:t>– based on up-to-date tenancy data</w:t>
      </w:r>
      <w:r w:rsidR="00AE17B2">
        <w:t xml:space="preserve">, incorporating </w:t>
      </w:r>
      <w:r w:rsidR="0036122B">
        <w:t>the latest ERVs and price book rent</w:t>
      </w:r>
      <w:r w:rsidR="00AE17B2">
        <w:t xml:space="preserve">, and thereby </w:t>
      </w:r>
      <w:r w:rsidR="00430FF9" w:rsidRPr="00DC4DF3">
        <w:t xml:space="preserve">replacing the lease end diaries in </w:t>
      </w:r>
      <w:proofErr w:type="spellStart"/>
      <w:r w:rsidR="00430FF9" w:rsidRPr="00DC4DF3">
        <w:t>Qube</w:t>
      </w:r>
      <w:proofErr w:type="spellEnd"/>
      <w:r w:rsidRPr="00DC4DF3">
        <w:t>.</w:t>
      </w:r>
    </w:p>
    <w:p w14:paraId="3BE903DD" w14:textId="2CED8BBA" w:rsidR="005E67D9" w:rsidRPr="00B474E6" w:rsidRDefault="007312F3" w:rsidP="00B474E6">
      <w:pPr>
        <w:pStyle w:val="NormalIndent"/>
        <w:numPr>
          <w:ilvl w:val="1"/>
          <w:numId w:val="8"/>
        </w:numPr>
        <w:spacing w:line="300" w:lineRule="atLeast"/>
        <w:jc w:val="both"/>
      </w:pPr>
      <w:r w:rsidRPr="00DC4DF3">
        <w:rPr>
          <w:b/>
          <w:bCs/>
        </w:rPr>
        <w:t xml:space="preserve">Receive Early </w:t>
      </w:r>
      <w:r w:rsidR="005E67D9" w:rsidRPr="00DC4DF3">
        <w:rPr>
          <w:b/>
          <w:bCs/>
        </w:rPr>
        <w:t xml:space="preserve">Intention to Renew </w:t>
      </w:r>
      <w:r w:rsidR="00B91A4C" w:rsidRPr="00DC4DF3">
        <w:t xml:space="preserve">– </w:t>
      </w:r>
      <w:r w:rsidR="00933C97" w:rsidRPr="00DC4DF3">
        <w:t xml:space="preserve">Prior to offering, </w:t>
      </w:r>
      <w:r w:rsidR="006C123B" w:rsidRPr="00DC4DF3">
        <w:t>allow</w:t>
      </w:r>
      <w:r w:rsidR="00B91A4C" w:rsidRPr="00DC4DF3">
        <w:t xml:space="preserve"> tenants to provide an indication of whether</w:t>
      </w:r>
      <w:r w:rsidR="00876EFD" w:rsidRPr="00DC4DF3">
        <w:t xml:space="preserve"> </w:t>
      </w:r>
      <w:r w:rsidR="00B91A4C" w:rsidRPr="00B474E6">
        <w:t>they intend to renew</w:t>
      </w:r>
      <w:r w:rsidR="00876EFD" w:rsidRPr="00B474E6">
        <w:t xml:space="preserve">, </w:t>
      </w:r>
      <w:r w:rsidR="000E4EA5" w:rsidRPr="00B474E6">
        <w:t xml:space="preserve">request changes to </w:t>
      </w:r>
      <w:r w:rsidR="00005788" w:rsidRPr="00B474E6">
        <w:t>lease</w:t>
      </w:r>
      <w:r w:rsidR="000E4EA5" w:rsidRPr="00B474E6">
        <w:t xml:space="preserve"> </w:t>
      </w:r>
      <w:r w:rsidR="00876EFD" w:rsidRPr="00B474E6">
        <w:t xml:space="preserve">terms, </w:t>
      </w:r>
      <w:r w:rsidR="000A06F5" w:rsidRPr="00B474E6">
        <w:t>or</w:t>
      </w:r>
      <w:r w:rsidR="00876EFD" w:rsidRPr="00B474E6">
        <w:t xml:space="preserve"> </w:t>
      </w:r>
      <w:r w:rsidR="00776884" w:rsidRPr="00B474E6">
        <w:t xml:space="preserve">raise issues that may affect </w:t>
      </w:r>
      <w:r w:rsidR="000A06F5" w:rsidRPr="00B474E6">
        <w:t xml:space="preserve">renewal </w:t>
      </w:r>
      <w:r w:rsidR="00933C97" w:rsidRPr="00B474E6">
        <w:t>&amp;</w:t>
      </w:r>
      <w:r w:rsidR="000A06F5" w:rsidRPr="00B474E6">
        <w:t xml:space="preserve"> notify the relevant users.</w:t>
      </w:r>
    </w:p>
    <w:p w14:paraId="7545FE90" w14:textId="14998FF4" w:rsidR="005E67D9" w:rsidRPr="00DC4DF3" w:rsidRDefault="005E67D9" w:rsidP="00B474E6">
      <w:pPr>
        <w:pStyle w:val="NormalIndent"/>
        <w:numPr>
          <w:ilvl w:val="1"/>
          <w:numId w:val="8"/>
        </w:numPr>
        <w:spacing w:line="300" w:lineRule="atLeast"/>
        <w:jc w:val="both"/>
        <w:rPr>
          <w:b/>
          <w:bCs/>
        </w:rPr>
      </w:pPr>
      <w:r w:rsidRPr="00DC4DF3">
        <w:rPr>
          <w:b/>
          <w:bCs/>
        </w:rPr>
        <w:t>Approve Renewals</w:t>
      </w:r>
      <w:r w:rsidR="00876EFD" w:rsidRPr="00DC4DF3">
        <w:rPr>
          <w:b/>
          <w:bCs/>
        </w:rPr>
        <w:t xml:space="preserve"> </w:t>
      </w:r>
      <w:r w:rsidR="0059563E" w:rsidRPr="00DC4DF3">
        <w:t>–</w:t>
      </w:r>
      <w:r w:rsidR="00876EFD" w:rsidRPr="00DC4DF3">
        <w:t xml:space="preserve"> </w:t>
      </w:r>
      <w:r w:rsidR="0059563E" w:rsidRPr="00DC4DF3">
        <w:t>Enable P</w:t>
      </w:r>
      <w:r w:rsidR="00663DEB" w:rsidRPr="00DC4DF3">
        <w:t xml:space="preserve">roperty Mangers </w:t>
      </w:r>
      <w:r w:rsidR="00C07F4C">
        <w:t>(PMs)</w:t>
      </w:r>
      <w:r w:rsidR="00663DEB" w:rsidRPr="00DC4DF3">
        <w:t xml:space="preserve"> &amp; Resident Services Mangers </w:t>
      </w:r>
      <w:r w:rsidR="00C07F4C">
        <w:t xml:space="preserve">(RSMs) </w:t>
      </w:r>
      <w:r w:rsidR="0059563E" w:rsidRPr="00DC4DF3">
        <w:t xml:space="preserve">to review upcoming </w:t>
      </w:r>
      <w:r w:rsidR="0059563E" w:rsidRPr="00306949">
        <w:t>renewals</w:t>
      </w:r>
      <w:r w:rsidR="0059563E" w:rsidRPr="00DC4DF3">
        <w:t>,</w:t>
      </w:r>
      <w:r w:rsidR="00715A23" w:rsidRPr="00DC4DF3">
        <w:t xml:space="preserve"> and</w:t>
      </w:r>
      <w:r w:rsidR="0059563E" w:rsidRPr="00DC4DF3">
        <w:t xml:space="preserve"> indicate whether to renew, deny or defer the </w:t>
      </w:r>
      <w:r w:rsidR="00D024AD" w:rsidRPr="00DC4DF3">
        <w:t>renewal.</w:t>
      </w:r>
    </w:p>
    <w:p w14:paraId="45512F6F" w14:textId="35EF0E88" w:rsidR="004D31BF" w:rsidRPr="00DC4DF3" w:rsidRDefault="006C123B" w:rsidP="00B474E6">
      <w:pPr>
        <w:pStyle w:val="NormalIndent"/>
        <w:numPr>
          <w:ilvl w:val="1"/>
          <w:numId w:val="8"/>
        </w:numPr>
        <w:spacing w:line="300" w:lineRule="atLeast"/>
        <w:jc w:val="both"/>
      </w:pPr>
      <w:r w:rsidRPr="00DC4DF3">
        <w:rPr>
          <w:b/>
          <w:bCs/>
        </w:rPr>
        <w:t>Set</w:t>
      </w:r>
      <w:r w:rsidR="008A27F3" w:rsidRPr="00DC4DF3">
        <w:rPr>
          <w:b/>
          <w:bCs/>
        </w:rPr>
        <w:t xml:space="preserve"> Renewal</w:t>
      </w:r>
      <w:r w:rsidR="00D024AD" w:rsidRPr="00DC4DF3">
        <w:rPr>
          <w:b/>
          <w:bCs/>
        </w:rPr>
        <w:t xml:space="preserve"> Offer &amp; Minimum Price</w:t>
      </w:r>
      <w:r w:rsidR="00663DEB" w:rsidRPr="00DC4DF3">
        <w:rPr>
          <w:b/>
          <w:bCs/>
        </w:rPr>
        <w:t xml:space="preserve"> </w:t>
      </w:r>
      <w:r w:rsidR="00663DEB" w:rsidRPr="00DC4DF3">
        <w:t xml:space="preserve">– Enable Asset Managers </w:t>
      </w:r>
      <w:r w:rsidR="00C07F4C">
        <w:t>(AMs)</w:t>
      </w:r>
      <w:r w:rsidR="00663DEB" w:rsidRPr="00DC4DF3">
        <w:t xml:space="preserve"> to review upcoming renewals</w:t>
      </w:r>
      <w:r w:rsidR="004D31BF" w:rsidRPr="00DC4DF3">
        <w:t xml:space="preserve">, ERVs, price book rent and set an offer and minimum price. </w:t>
      </w:r>
    </w:p>
    <w:p w14:paraId="212F3E9A" w14:textId="31D0451D" w:rsidR="004D31BF" w:rsidRPr="00DC4DF3" w:rsidRDefault="004D31BF" w:rsidP="00B474E6">
      <w:pPr>
        <w:pStyle w:val="NormalIndent"/>
        <w:numPr>
          <w:ilvl w:val="1"/>
          <w:numId w:val="8"/>
        </w:numPr>
        <w:spacing w:line="300" w:lineRule="atLeast"/>
        <w:jc w:val="both"/>
        <w:rPr>
          <w:b/>
          <w:bCs/>
        </w:rPr>
      </w:pPr>
      <w:r w:rsidRPr="00DC4DF3">
        <w:rPr>
          <w:b/>
          <w:bCs/>
        </w:rPr>
        <w:t xml:space="preserve">See </w:t>
      </w:r>
      <w:r w:rsidR="00446E3C" w:rsidRPr="00DC4DF3">
        <w:rPr>
          <w:b/>
          <w:bCs/>
        </w:rPr>
        <w:t xml:space="preserve">Projected </w:t>
      </w:r>
      <w:r w:rsidRPr="00DC4DF3">
        <w:rPr>
          <w:b/>
          <w:bCs/>
        </w:rPr>
        <w:t>Growth</w:t>
      </w:r>
      <w:r w:rsidR="00CC58ED" w:rsidRPr="00DC4DF3">
        <w:rPr>
          <w:b/>
          <w:bCs/>
        </w:rPr>
        <w:t xml:space="preserve"> on Rent</w:t>
      </w:r>
      <w:ins w:id="65" w:author="Nikki Papenfus" w:date="2024-12-13T11:31:00Z" w16du:dateUtc="2024-12-13T09:31:00Z">
        <w:r w:rsidR="003C34B7">
          <w:rPr>
            <w:b/>
            <w:bCs/>
          </w:rPr>
          <w:t xml:space="preserve"> for Current Renewals </w:t>
        </w:r>
      </w:ins>
      <w:r w:rsidR="003C34B7" w:rsidRPr="00DC4DF3">
        <w:t xml:space="preserve">– </w:t>
      </w:r>
      <w:ins w:id="66" w:author="Nikki Papenfus" w:date="2024-12-13T11:31:00Z" w16du:dateUtc="2024-12-13T09:31:00Z">
        <w:r w:rsidR="003C34B7">
          <w:t>Replace the existing ‘Summary’ worksheet in the Renewals spreadsheet with a dashboard that e</w:t>
        </w:r>
        <w:r w:rsidR="003C34B7" w:rsidRPr="00DC4DF3">
          <w:t>nable</w:t>
        </w:r>
        <w:r w:rsidR="003C34B7">
          <w:t>s</w:t>
        </w:r>
        <w:r w:rsidR="003C34B7" w:rsidRPr="00DC4DF3">
          <w:t xml:space="preserve"> Asset Managers to see growth on rent by asset and region</w:t>
        </w:r>
        <w:r w:rsidR="003C34B7">
          <w:t xml:space="preserve">, by comparing passing rent and renewal prices for all renewals </w:t>
        </w:r>
        <w:proofErr w:type="gramStart"/>
        <w:r w:rsidR="003C34B7">
          <w:t>in a given</w:t>
        </w:r>
        <w:proofErr w:type="gramEnd"/>
        <w:r w:rsidR="003C34B7">
          <w:t xml:space="preserve"> month</w:t>
        </w:r>
        <w:r w:rsidR="00F966A6">
          <w:t xml:space="preserve">. </w:t>
        </w:r>
      </w:ins>
      <w:del w:id="67" w:author="Nikki Papenfus" w:date="2024-12-12T11:32:00Z" w16du:dateUtc="2024-12-12T09:32:00Z">
        <w:r w:rsidR="003427AC" w:rsidRPr="00DC4DF3" w:rsidDel="00A32860">
          <w:delText>E</w:delText>
        </w:r>
      </w:del>
      <w:del w:id="68" w:author="Nikki Papenfus" w:date="2024-12-13T11:31:00Z" w16du:dateUtc="2024-12-13T09:31:00Z">
        <w:r w:rsidR="003427AC" w:rsidRPr="00DC4DF3" w:rsidDel="003C34B7">
          <w:delText xml:space="preserve">nable </w:delText>
        </w:r>
        <w:r w:rsidRPr="00DC4DF3" w:rsidDel="003C34B7">
          <w:delText>Asset Managers to see growth on rent by asset and region</w:delText>
        </w:r>
      </w:del>
      <w:del w:id="69" w:author="Nikki Papenfus" w:date="2024-12-12T11:37:00Z" w16du:dateUtc="2024-12-12T09:37:00Z">
        <w:r w:rsidR="003571E5" w:rsidRPr="00DC4DF3" w:rsidDel="00EF0DCA">
          <w:delText>, based on projected renewal prices</w:delText>
        </w:r>
      </w:del>
      <w:del w:id="70" w:author="Nikki Papenfus" w:date="2024-12-13T11:31:00Z" w16du:dateUtc="2024-12-13T09:31:00Z">
        <w:r w:rsidR="00D707E2" w:rsidRPr="00DC4DF3" w:rsidDel="00F966A6">
          <w:delText>.</w:delText>
        </w:r>
      </w:del>
    </w:p>
    <w:p w14:paraId="1E0AC1D5" w14:textId="1F938E01" w:rsidR="00A8107D" w:rsidRPr="00DC4DF3" w:rsidRDefault="00C37799" w:rsidP="00B474E6">
      <w:pPr>
        <w:pStyle w:val="NormalIndent"/>
        <w:numPr>
          <w:ilvl w:val="1"/>
          <w:numId w:val="8"/>
        </w:numPr>
        <w:spacing w:line="300" w:lineRule="atLeast"/>
        <w:jc w:val="both"/>
      </w:pPr>
      <w:r w:rsidRPr="00DC4DF3">
        <w:rPr>
          <w:b/>
          <w:bCs/>
        </w:rPr>
        <w:t>See</w:t>
      </w:r>
      <w:r w:rsidR="007B5972" w:rsidRPr="00DC4DF3">
        <w:rPr>
          <w:b/>
          <w:bCs/>
        </w:rPr>
        <w:t xml:space="preserve"> Unit Condition</w:t>
      </w:r>
      <w:r w:rsidR="00A25EA4" w:rsidRPr="00DC4DF3">
        <w:rPr>
          <w:b/>
          <w:bCs/>
        </w:rPr>
        <w:t xml:space="preserve"> </w:t>
      </w:r>
      <w:r w:rsidR="007B5972" w:rsidRPr="00DC4DF3">
        <w:rPr>
          <w:b/>
          <w:bCs/>
        </w:rPr>
        <w:t xml:space="preserve">&amp; </w:t>
      </w:r>
      <w:r w:rsidR="00A8107D" w:rsidRPr="00DC4DF3">
        <w:rPr>
          <w:b/>
          <w:bCs/>
        </w:rPr>
        <w:t xml:space="preserve">Pricing </w:t>
      </w:r>
      <w:r w:rsidR="007B5972" w:rsidRPr="00DC4DF3">
        <w:rPr>
          <w:b/>
          <w:bCs/>
        </w:rPr>
        <w:t xml:space="preserve">Factors </w:t>
      </w:r>
      <w:r w:rsidR="00A25EA4" w:rsidRPr="00DC4DF3">
        <w:t>– Enable PMs/RSMs to maintain unit condition and block-level pricing factors in Salesforce</w:t>
      </w:r>
      <w:r w:rsidR="00A8107D" w:rsidRPr="00DC4DF3">
        <w:t xml:space="preserve"> which Asset Managers can see when reviewing renewal pricing.</w:t>
      </w:r>
    </w:p>
    <w:p w14:paraId="341206A4" w14:textId="11F33E12" w:rsidR="00F74FE1" w:rsidRPr="00670CDB" w:rsidRDefault="00C37799" w:rsidP="00B474E6">
      <w:pPr>
        <w:pStyle w:val="NormalIndent"/>
        <w:numPr>
          <w:ilvl w:val="1"/>
          <w:numId w:val="8"/>
        </w:numPr>
        <w:spacing w:line="300" w:lineRule="atLeast"/>
        <w:jc w:val="both"/>
        <w:rPr>
          <w:b/>
          <w:bCs/>
        </w:rPr>
      </w:pPr>
      <w:r w:rsidRPr="00670CDB">
        <w:rPr>
          <w:b/>
          <w:bCs/>
        </w:rPr>
        <w:t>Manage</w:t>
      </w:r>
      <w:r w:rsidR="00F74FE1" w:rsidRPr="00670CDB">
        <w:rPr>
          <w:b/>
          <w:bCs/>
        </w:rPr>
        <w:t xml:space="preserve"> Renewal Requests &amp; Blockers – </w:t>
      </w:r>
      <w:r w:rsidR="00F74FE1" w:rsidRPr="00670CDB">
        <w:t xml:space="preserve">Enable PMs/RSMs to indicate where there is an issue </w:t>
      </w:r>
      <w:r w:rsidR="00AD5797" w:rsidRPr="00670CDB">
        <w:t xml:space="preserve">blocking a </w:t>
      </w:r>
      <w:proofErr w:type="gramStart"/>
      <w:r w:rsidR="00F74FE1" w:rsidRPr="00670CDB">
        <w:t>renewal, and</w:t>
      </w:r>
      <w:proofErr w:type="gramEnd"/>
      <w:r w:rsidR="00F74FE1" w:rsidRPr="00670CDB">
        <w:t xml:space="preserve"> capture </w:t>
      </w:r>
      <w:r w:rsidR="003272E2" w:rsidRPr="00670CDB">
        <w:t xml:space="preserve">the outcome of </w:t>
      </w:r>
      <w:r w:rsidR="00CD3036" w:rsidRPr="00670CDB">
        <w:t>tenant request</w:t>
      </w:r>
      <w:r w:rsidR="003272E2" w:rsidRPr="00670CDB">
        <w:t>s</w:t>
      </w:r>
      <w:r w:rsidR="00CD3036" w:rsidRPr="00670CDB">
        <w:t xml:space="preserve"> </w:t>
      </w:r>
      <w:r w:rsidR="00AD5797" w:rsidRPr="00670CDB">
        <w:t>and renewal blocker</w:t>
      </w:r>
      <w:r w:rsidR="003272E2" w:rsidRPr="00670CDB">
        <w:t>s</w:t>
      </w:r>
      <w:r w:rsidR="00F74FE1" w:rsidRPr="00670CDB">
        <w:t>.</w:t>
      </w:r>
    </w:p>
    <w:p w14:paraId="12D089B2" w14:textId="60F1574F" w:rsidR="00A8107D" w:rsidRPr="00DC4DF3" w:rsidRDefault="00496E46" w:rsidP="00B474E6">
      <w:pPr>
        <w:pStyle w:val="NormalIndent"/>
        <w:numPr>
          <w:ilvl w:val="1"/>
          <w:numId w:val="8"/>
        </w:numPr>
        <w:spacing w:line="300" w:lineRule="atLeast"/>
        <w:jc w:val="both"/>
      </w:pPr>
      <w:r w:rsidRPr="00DC4DF3">
        <w:rPr>
          <w:b/>
          <w:bCs/>
        </w:rPr>
        <w:t xml:space="preserve">Monitor </w:t>
      </w:r>
      <w:r w:rsidR="00F15663" w:rsidRPr="00DC4DF3">
        <w:rPr>
          <w:b/>
          <w:bCs/>
        </w:rPr>
        <w:t>Renewal</w:t>
      </w:r>
      <w:r w:rsidR="00A8107D" w:rsidRPr="00DC4DF3">
        <w:rPr>
          <w:b/>
          <w:bCs/>
        </w:rPr>
        <w:t xml:space="preserve"> </w:t>
      </w:r>
      <w:r w:rsidRPr="00DC4DF3">
        <w:rPr>
          <w:b/>
          <w:bCs/>
        </w:rPr>
        <w:t xml:space="preserve">Progress </w:t>
      </w:r>
      <w:r w:rsidR="00AF7FC9" w:rsidRPr="00DC4DF3">
        <w:t xml:space="preserve">– Enable Renewals </w:t>
      </w:r>
      <w:r w:rsidR="009A2AFA" w:rsidRPr="00DC4DF3">
        <w:t>Negotiators</w:t>
      </w:r>
      <w:r w:rsidR="00AF7FC9" w:rsidRPr="00DC4DF3">
        <w:t xml:space="preserve"> to </w:t>
      </w:r>
      <w:r w:rsidR="000C648B" w:rsidRPr="00DC4DF3">
        <w:t xml:space="preserve">see </w:t>
      </w:r>
      <w:r w:rsidR="006A4A95" w:rsidRPr="00DC4DF3">
        <w:t>outstanding information</w:t>
      </w:r>
      <w:r w:rsidR="0062355D" w:rsidRPr="00DC4DF3">
        <w:t xml:space="preserve">, </w:t>
      </w:r>
      <w:r w:rsidR="006A4A95" w:rsidRPr="00DC4DF3">
        <w:t xml:space="preserve">blockers </w:t>
      </w:r>
      <w:r w:rsidR="00346FE2" w:rsidRPr="00DC4DF3">
        <w:t xml:space="preserve">and any renewals at risk of </w:t>
      </w:r>
      <w:r w:rsidR="0062355D" w:rsidRPr="00DC4DF3">
        <w:t xml:space="preserve">missing deadlines </w:t>
      </w:r>
      <w:proofErr w:type="gramStart"/>
      <w:r w:rsidR="006A4A95" w:rsidRPr="00DC4DF3">
        <w:t>at a glance</w:t>
      </w:r>
      <w:proofErr w:type="gramEnd"/>
      <w:r w:rsidR="0068638A" w:rsidRPr="00DC4DF3">
        <w:t>.</w:t>
      </w:r>
      <w:r w:rsidR="00E63DDB" w:rsidRPr="00DC4DF3">
        <w:t xml:space="preserve"> </w:t>
      </w:r>
    </w:p>
    <w:p w14:paraId="578A1256" w14:textId="45E025E1" w:rsidR="005E67D9" w:rsidRPr="00DC4DF3" w:rsidRDefault="000C6DCC" w:rsidP="00B474E6">
      <w:pPr>
        <w:pStyle w:val="NormalIndent"/>
        <w:numPr>
          <w:ilvl w:val="1"/>
          <w:numId w:val="8"/>
        </w:numPr>
        <w:spacing w:line="300" w:lineRule="atLeast"/>
        <w:jc w:val="both"/>
        <w:rPr>
          <w:b/>
          <w:bCs/>
        </w:rPr>
      </w:pPr>
      <w:r w:rsidRPr="00DC4DF3">
        <w:rPr>
          <w:b/>
          <w:bCs/>
        </w:rPr>
        <w:t xml:space="preserve">Respond to </w:t>
      </w:r>
      <w:r w:rsidR="005E67D9" w:rsidRPr="00DC4DF3">
        <w:rPr>
          <w:b/>
          <w:bCs/>
        </w:rPr>
        <w:t>Offer</w:t>
      </w:r>
      <w:r w:rsidR="00A75AC7" w:rsidRPr="00DC4DF3">
        <w:rPr>
          <w:b/>
          <w:bCs/>
        </w:rPr>
        <w:t>s</w:t>
      </w:r>
      <w:r w:rsidR="00722183" w:rsidRPr="00DC4DF3">
        <w:t xml:space="preserve"> </w:t>
      </w:r>
      <w:r w:rsidR="00B245B5" w:rsidRPr="00DC4DF3">
        <w:rPr>
          <w:b/>
          <w:bCs/>
        </w:rPr>
        <w:t>Online</w:t>
      </w:r>
      <w:r w:rsidR="00B245B5" w:rsidRPr="00DC4DF3">
        <w:t xml:space="preserve"> </w:t>
      </w:r>
      <w:r w:rsidR="00792118" w:rsidRPr="00DC4DF3">
        <w:t xml:space="preserve">– </w:t>
      </w:r>
      <w:r w:rsidR="00A35515" w:rsidRPr="00DC4DF3">
        <w:t xml:space="preserve">Prepopulate offer </w:t>
      </w:r>
      <w:proofErr w:type="gramStart"/>
      <w:r w:rsidR="00A35515" w:rsidRPr="00DC4DF3">
        <w:t>details, and</w:t>
      </w:r>
      <w:proofErr w:type="gramEnd"/>
      <w:r w:rsidR="00A35515" w:rsidRPr="00DC4DF3">
        <w:t xml:space="preserve"> enable tenants </w:t>
      </w:r>
      <w:r w:rsidR="00792118" w:rsidRPr="00DC4DF3">
        <w:t xml:space="preserve">to respond </w:t>
      </w:r>
      <w:r w:rsidR="00A35515" w:rsidRPr="00DC4DF3">
        <w:t xml:space="preserve">to offers online </w:t>
      </w:r>
      <w:r w:rsidR="00640B3B" w:rsidRPr="00DC4DF3">
        <w:t xml:space="preserve">by </w:t>
      </w:r>
      <w:r w:rsidR="002A514F" w:rsidRPr="00DC4DF3">
        <w:t xml:space="preserve">accepting, </w:t>
      </w:r>
      <w:r w:rsidR="00640B3B" w:rsidRPr="00DC4DF3">
        <w:t xml:space="preserve">giving </w:t>
      </w:r>
      <w:r w:rsidR="00792118" w:rsidRPr="00DC4DF3">
        <w:t xml:space="preserve">notice to quit, </w:t>
      </w:r>
      <w:r w:rsidR="00640B3B" w:rsidRPr="00DC4DF3">
        <w:t>or mak</w:t>
      </w:r>
      <w:r w:rsidR="002A514F" w:rsidRPr="00DC4DF3">
        <w:t>ing</w:t>
      </w:r>
      <w:r w:rsidR="00640B3B" w:rsidRPr="00DC4DF3">
        <w:t xml:space="preserve"> a </w:t>
      </w:r>
      <w:r w:rsidR="00722183" w:rsidRPr="00DC4DF3">
        <w:t>counteroffer</w:t>
      </w:r>
      <w:r w:rsidR="00ED1E6A" w:rsidRPr="00DC4DF3">
        <w:t xml:space="preserve">. </w:t>
      </w:r>
      <w:r w:rsidR="00640B3B" w:rsidRPr="00DC4DF3">
        <w:t xml:space="preserve">Tenants may </w:t>
      </w:r>
      <w:r w:rsidR="00ED1E6A" w:rsidRPr="00DC4DF3">
        <w:t xml:space="preserve">review offers for multiple units at the same time. </w:t>
      </w:r>
    </w:p>
    <w:p w14:paraId="66EE4D39" w14:textId="11C9045B" w:rsidR="005E67D9" w:rsidRPr="00DC4DF3" w:rsidRDefault="00873A6B" w:rsidP="00B474E6">
      <w:pPr>
        <w:pStyle w:val="NormalIndent"/>
        <w:numPr>
          <w:ilvl w:val="1"/>
          <w:numId w:val="8"/>
        </w:numPr>
        <w:spacing w:line="300" w:lineRule="atLeast"/>
        <w:jc w:val="both"/>
        <w:rPr>
          <w:b/>
          <w:bCs/>
        </w:rPr>
      </w:pPr>
      <w:r w:rsidRPr="00DC4DF3">
        <w:rPr>
          <w:b/>
          <w:bCs/>
        </w:rPr>
        <w:t xml:space="preserve">Manage </w:t>
      </w:r>
      <w:r w:rsidR="005E67D9" w:rsidRPr="00DC4DF3">
        <w:rPr>
          <w:b/>
          <w:bCs/>
        </w:rPr>
        <w:t>Counteroffers &amp; AM Approval</w:t>
      </w:r>
      <w:r w:rsidRPr="00DC4DF3">
        <w:rPr>
          <w:b/>
          <w:bCs/>
        </w:rPr>
        <w:t xml:space="preserve"> </w:t>
      </w:r>
      <w:r w:rsidR="00C9597F" w:rsidRPr="00DC4DF3">
        <w:t>–</w:t>
      </w:r>
      <w:r w:rsidR="007B7595" w:rsidRPr="00DC4DF3">
        <w:t xml:space="preserve"> </w:t>
      </w:r>
      <w:r w:rsidR="003318B4" w:rsidRPr="00DC4DF3">
        <w:t xml:space="preserve">Notify </w:t>
      </w:r>
      <w:r w:rsidR="00C9597F" w:rsidRPr="00DC4DF3">
        <w:t xml:space="preserve">Renewal </w:t>
      </w:r>
      <w:r w:rsidR="009A2AFA" w:rsidRPr="00DC4DF3">
        <w:t>Negotiator</w:t>
      </w:r>
      <w:r w:rsidR="00E216BD" w:rsidRPr="00DC4DF3">
        <w:t>s</w:t>
      </w:r>
      <w:r w:rsidR="003318B4" w:rsidRPr="00DC4DF3">
        <w:t xml:space="preserve"> of counteroffers </w:t>
      </w:r>
      <w:r w:rsidR="00C9597F" w:rsidRPr="00DC4DF3">
        <w:t xml:space="preserve">and </w:t>
      </w:r>
      <w:r w:rsidR="00324AE6" w:rsidRPr="00DC4DF3">
        <w:t xml:space="preserve">require </w:t>
      </w:r>
      <w:r w:rsidR="00C9597F" w:rsidRPr="00DC4DF3">
        <w:t>Asset Management approv</w:t>
      </w:r>
      <w:r w:rsidR="008F7AED" w:rsidRPr="00DC4DF3">
        <w:t xml:space="preserve">al </w:t>
      </w:r>
      <w:r w:rsidR="00C9597F" w:rsidRPr="00DC4DF3">
        <w:t xml:space="preserve">where </w:t>
      </w:r>
      <w:r w:rsidR="00324AE6" w:rsidRPr="00DC4DF3">
        <w:t>necessary</w:t>
      </w:r>
      <w:r w:rsidR="007B7595" w:rsidRPr="00DC4DF3">
        <w:t>, maintaining a full history of offers and counteroffers</w:t>
      </w:r>
      <w:r w:rsidR="00C9597F" w:rsidRPr="00DC4DF3">
        <w:t>.</w:t>
      </w:r>
    </w:p>
    <w:p w14:paraId="5F1577B2" w14:textId="1B1D3434" w:rsidR="005E67D9" w:rsidRPr="00DC4DF3" w:rsidRDefault="00373424" w:rsidP="00B474E6">
      <w:pPr>
        <w:pStyle w:val="NormalIndent"/>
        <w:numPr>
          <w:ilvl w:val="1"/>
          <w:numId w:val="8"/>
        </w:numPr>
        <w:spacing w:line="300" w:lineRule="atLeast"/>
        <w:jc w:val="both"/>
      </w:pPr>
      <w:r w:rsidRPr="00DC4DF3">
        <w:rPr>
          <w:b/>
          <w:bCs/>
        </w:rPr>
        <w:t xml:space="preserve">Initiate </w:t>
      </w:r>
      <w:r w:rsidR="004C0A5E" w:rsidRPr="00DC4DF3">
        <w:rPr>
          <w:b/>
          <w:bCs/>
        </w:rPr>
        <w:t xml:space="preserve">an </w:t>
      </w:r>
      <w:r w:rsidRPr="00DC4DF3">
        <w:rPr>
          <w:b/>
          <w:bCs/>
        </w:rPr>
        <w:t>E</w:t>
      </w:r>
      <w:r w:rsidR="004C0A5E" w:rsidRPr="00DC4DF3">
        <w:rPr>
          <w:b/>
          <w:bCs/>
        </w:rPr>
        <w:t xml:space="preserve">nd of Tenancy </w:t>
      </w:r>
      <w:r w:rsidR="004C0A5E" w:rsidRPr="00DC4DF3">
        <w:t>– where a tenant provides notice to quit or there is an i</w:t>
      </w:r>
      <w:r w:rsidR="005E67D9" w:rsidRPr="00DC4DF3">
        <w:t xml:space="preserve">nternal </w:t>
      </w:r>
      <w:r w:rsidR="004C0A5E" w:rsidRPr="00DC4DF3">
        <w:t>m</w:t>
      </w:r>
      <w:r w:rsidR="005E67D9" w:rsidRPr="00DC4DF3">
        <w:t>ove</w:t>
      </w:r>
      <w:r w:rsidR="004C0A5E" w:rsidRPr="00DC4DF3">
        <w:t xml:space="preserve">. </w:t>
      </w:r>
    </w:p>
    <w:p w14:paraId="7A40378E" w14:textId="20ECD227" w:rsidR="00A207CA" w:rsidRDefault="004A6B97" w:rsidP="00266D8E">
      <w:pPr>
        <w:pStyle w:val="Heading2"/>
      </w:pPr>
      <w:bookmarkStart w:id="71" w:name="_Toc189830735"/>
      <w:bookmarkStart w:id="72" w:name="_Toc34022130"/>
      <w:r w:rsidRPr="00DC4DF3">
        <w:lastRenderedPageBreak/>
        <w:t>Proof of Concept</w:t>
      </w:r>
      <w:bookmarkEnd w:id="71"/>
    </w:p>
    <w:p w14:paraId="21997A81" w14:textId="7444B207" w:rsidR="00495F7B" w:rsidRDefault="00CA6503" w:rsidP="00495F7B">
      <w:pPr>
        <w:pStyle w:val="Heading3"/>
      </w:pPr>
      <w:r>
        <w:t xml:space="preserve">Using LWC Data Tables to </w:t>
      </w:r>
      <w:r w:rsidR="00495F7B">
        <w:t xml:space="preserve">Replace </w:t>
      </w:r>
      <w:r>
        <w:t xml:space="preserve">the </w:t>
      </w:r>
      <w:r w:rsidR="00495F7B">
        <w:t>Renewals Spreadsheet</w:t>
      </w:r>
    </w:p>
    <w:p w14:paraId="33293BE3" w14:textId="77777777" w:rsidR="00A8740F" w:rsidRDefault="00495F7B" w:rsidP="00C4464A">
      <w:pPr>
        <w:pStyle w:val="CommentText"/>
      </w:pPr>
      <w:r>
        <w:t>Open Box proposes to replace the R</w:t>
      </w:r>
      <w:r w:rsidR="00CD4288">
        <w:t>e</w:t>
      </w:r>
      <w:r>
        <w:t xml:space="preserve">newals Spreadsheet with </w:t>
      </w:r>
      <w:r w:rsidR="000410BE">
        <w:t xml:space="preserve">custom </w:t>
      </w:r>
      <w:r w:rsidR="004561AB">
        <w:t>L</w:t>
      </w:r>
      <w:r w:rsidR="003102F9">
        <w:t xml:space="preserve">ightning </w:t>
      </w:r>
      <w:r w:rsidR="004561AB">
        <w:t>W</w:t>
      </w:r>
      <w:r w:rsidR="003102F9">
        <w:t xml:space="preserve">eb </w:t>
      </w:r>
      <w:r w:rsidR="004561AB">
        <w:t>C</w:t>
      </w:r>
      <w:r w:rsidR="003102F9">
        <w:t>omponent</w:t>
      </w:r>
      <w:r w:rsidR="000410BE">
        <w:t>s</w:t>
      </w:r>
      <w:r w:rsidR="003102F9">
        <w:t xml:space="preserve"> (LWC)</w:t>
      </w:r>
      <w:r w:rsidR="004561AB">
        <w:t xml:space="preserve"> </w:t>
      </w:r>
      <w:r w:rsidR="000410BE">
        <w:t xml:space="preserve">based on the standard LWC data </w:t>
      </w:r>
      <w:r w:rsidR="004561AB">
        <w:t>table</w:t>
      </w:r>
      <w:r w:rsidR="00ED16BB">
        <w:t xml:space="preserve"> component</w:t>
      </w:r>
      <w:r w:rsidR="004561AB">
        <w:t>.</w:t>
      </w:r>
      <w:r w:rsidR="00ED16BB">
        <w:t xml:space="preserve"> </w:t>
      </w:r>
      <w:r w:rsidR="004561AB" w:rsidDel="00090DCB">
        <w:t xml:space="preserve"> </w:t>
      </w:r>
      <w:r w:rsidR="00CD4288">
        <w:t xml:space="preserve">Each team would have access to a table that provides </w:t>
      </w:r>
      <w:r w:rsidR="00F95907">
        <w:t xml:space="preserve">a list of renewals and </w:t>
      </w:r>
      <w:r w:rsidR="00CD4288">
        <w:t>information relevant to them</w:t>
      </w:r>
      <w:r w:rsidR="00090DCB">
        <w:t>, allowing them to view and edit in bulk</w:t>
      </w:r>
      <w:r w:rsidR="007D42BB">
        <w:t xml:space="preserve"> </w:t>
      </w:r>
      <w:proofErr w:type="gramStart"/>
      <w:r w:rsidR="007D42BB">
        <w:t>similar to</w:t>
      </w:r>
      <w:proofErr w:type="gramEnd"/>
      <w:r w:rsidR="007D42BB">
        <w:t xml:space="preserve"> an Excel spreadsheet</w:t>
      </w:r>
      <w:r w:rsidR="00CD4288">
        <w:t>.</w:t>
      </w:r>
      <w:r w:rsidR="0078091A">
        <w:t xml:space="preserve"> </w:t>
      </w:r>
    </w:p>
    <w:p w14:paraId="360BD9D9" w14:textId="341560A4" w:rsidR="004857BE" w:rsidRPr="004857BE" w:rsidRDefault="007C3B3E" w:rsidP="00C4464A">
      <w:pPr>
        <w:pStyle w:val="CommentText"/>
      </w:pPr>
      <w:r>
        <w:t xml:space="preserve">The decision to use a LWC rather than a report or list view is based on the need to </w:t>
      </w:r>
      <w:r w:rsidR="00521B90">
        <w:t xml:space="preserve">create complex derived columns that do not correspond directly to an Opportunity field and to provide </w:t>
      </w:r>
      <w:r w:rsidR="00CB4A2C">
        <w:t>custom features such as conditional cell formatting.</w:t>
      </w:r>
    </w:p>
    <w:p w14:paraId="75CBC019" w14:textId="4203894C" w:rsidR="009E2549" w:rsidRPr="00C745F5" w:rsidRDefault="00C745F5" w:rsidP="00010C28">
      <w:pPr>
        <w:pStyle w:val="NormalIndent"/>
        <w:keepNext/>
        <w:ind w:left="-1134"/>
      </w:pPr>
      <w:r w:rsidRPr="00C745F5">
        <w:rPr>
          <w:noProof/>
        </w:rPr>
        <w:drawing>
          <wp:inline distT="0" distB="0" distL="0" distR="0" wp14:anchorId="3FC30CA1" wp14:editId="7007607A">
            <wp:extent cx="7361054" cy="2505075"/>
            <wp:effectExtent l="0" t="0" r="0" b="0"/>
            <wp:docPr id="26" name="Picture 25">
              <a:extLst xmlns:a="http://schemas.openxmlformats.org/drawingml/2006/main">
                <a:ext uri="{FF2B5EF4-FFF2-40B4-BE49-F238E27FC236}">
                  <a16:creationId xmlns:a16="http://schemas.microsoft.com/office/drawing/2014/main" id="{43E42795-5C98-4582-E365-8D7C45ADB6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43E42795-5C98-4582-E365-8D7C45ADB6AC}"/>
                        </a:ext>
                      </a:extLst>
                    </pic:cNvPr>
                    <pic:cNvPicPr>
                      <a:picLocks noChangeAspect="1"/>
                    </pic:cNvPicPr>
                  </pic:nvPicPr>
                  <pic:blipFill>
                    <a:blip r:embed="rId12"/>
                    <a:stretch>
                      <a:fillRect/>
                    </a:stretch>
                  </pic:blipFill>
                  <pic:spPr>
                    <a:xfrm>
                      <a:off x="0" y="0"/>
                      <a:ext cx="7361054" cy="2505075"/>
                    </a:xfrm>
                    <a:prstGeom prst="rect">
                      <a:avLst/>
                    </a:prstGeom>
                  </pic:spPr>
                </pic:pic>
              </a:graphicData>
            </a:graphic>
          </wp:inline>
        </w:drawing>
      </w:r>
    </w:p>
    <w:p w14:paraId="68DF3233" w14:textId="4EAE4483" w:rsidR="00F43496" w:rsidRDefault="00F43496" w:rsidP="00F43496">
      <w:pPr>
        <w:pStyle w:val="Caption"/>
      </w:pPr>
      <w:r w:rsidRPr="00C745F5">
        <w:t xml:space="preserve">Figure </w:t>
      </w:r>
      <w:fldSimple w:instr=" SEQ Figure \* ARABIC ">
        <w:r w:rsidR="00DE47C9">
          <w:rPr>
            <w:noProof/>
          </w:rPr>
          <w:t>1</w:t>
        </w:r>
      </w:fldSimple>
      <w:r w:rsidRPr="00C745F5">
        <w:t xml:space="preserve">: </w:t>
      </w:r>
      <w:r w:rsidR="008B73D8" w:rsidRPr="00C745F5">
        <w:t xml:space="preserve">Proof of Concept </w:t>
      </w:r>
      <w:r w:rsidR="00780C45" w:rsidRPr="00C745F5">
        <w:t>– LWC Data Table for Asset Management Review</w:t>
      </w:r>
    </w:p>
    <w:p w14:paraId="6701B52D" w14:textId="77777777" w:rsidR="00CD700B" w:rsidRDefault="00CD700B" w:rsidP="006949B4">
      <w:pPr>
        <w:pStyle w:val="NormalIndent"/>
        <w:keepNext/>
        <w:ind w:left="-1134"/>
      </w:pPr>
      <w:r w:rsidRPr="00CD700B">
        <w:rPr>
          <w:noProof/>
        </w:rPr>
        <w:drawing>
          <wp:inline distT="0" distB="0" distL="0" distR="0" wp14:anchorId="5A18EBDC" wp14:editId="14147810">
            <wp:extent cx="7335672" cy="1149887"/>
            <wp:effectExtent l="0" t="0" r="0" b="0"/>
            <wp:docPr id="3" name="Picture 2" descr="A screenshot of a computer&#10;&#10;Description automatically generated">
              <a:extLst xmlns:a="http://schemas.openxmlformats.org/drawingml/2006/main">
                <a:ext uri="{FF2B5EF4-FFF2-40B4-BE49-F238E27FC236}">
                  <a16:creationId xmlns:a16="http://schemas.microsoft.com/office/drawing/2014/main" id="{687C20F7-BB53-16E5-E69D-735C96749F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Description automatically generated">
                      <a:extLst>
                        <a:ext uri="{FF2B5EF4-FFF2-40B4-BE49-F238E27FC236}">
                          <a16:creationId xmlns:a16="http://schemas.microsoft.com/office/drawing/2014/main" id="{687C20F7-BB53-16E5-E69D-735C96749F43}"/>
                        </a:ext>
                      </a:extLst>
                    </pic:cNvPr>
                    <pic:cNvPicPr>
                      <a:picLocks noChangeAspect="1"/>
                    </pic:cNvPicPr>
                  </pic:nvPicPr>
                  <pic:blipFill rotWithShape="1">
                    <a:blip r:embed="rId13"/>
                    <a:srcRect r="928" b="50966"/>
                    <a:stretch/>
                  </pic:blipFill>
                  <pic:spPr bwMode="auto">
                    <a:xfrm>
                      <a:off x="0" y="0"/>
                      <a:ext cx="7359702" cy="1153654"/>
                    </a:xfrm>
                    <a:prstGeom prst="rect">
                      <a:avLst/>
                    </a:prstGeom>
                    <a:ln>
                      <a:noFill/>
                    </a:ln>
                    <a:extLst>
                      <a:ext uri="{53640926-AAD7-44D8-BBD7-CCE9431645EC}">
                        <a14:shadowObscured xmlns:a14="http://schemas.microsoft.com/office/drawing/2010/main"/>
                      </a:ext>
                    </a:extLst>
                  </pic:spPr>
                </pic:pic>
              </a:graphicData>
            </a:graphic>
          </wp:inline>
        </w:drawing>
      </w:r>
    </w:p>
    <w:p w14:paraId="728C3299" w14:textId="51BE3D44" w:rsidR="00CD700B" w:rsidRDefault="00CD700B" w:rsidP="00CD700B">
      <w:pPr>
        <w:pStyle w:val="Caption"/>
      </w:pPr>
      <w:r>
        <w:t xml:space="preserve">Figure </w:t>
      </w:r>
      <w:fldSimple w:instr=" SEQ Figure \* ARABIC ">
        <w:r w:rsidR="00DE47C9">
          <w:rPr>
            <w:noProof/>
          </w:rPr>
          <w:t>2</w:t>
        </w:r>
      </w:fldSimple>
      <w:r>
        <w:t>: Proof of Concept - Bulk Updates</w:t>
      </w:r>
    </w:p>
    <w:p w14:paraId="0E3C9768" w14:textId="0D28B3E9" w:rsidR="008B73D8" w:rsidRDefault="00CD700B" w:rsidP="008B73D8">
      <w:pPr>
        <w:pStyle w:val="NormalIndent"/>
        <w:keepNext/>
        <w:ind w:left="-1134"/>
      </w:pPr>
      <w:r w:rsidRPr="00CD700B">
        <w:rPr>
          <w:noProof/>
        </w:rPr>
        <w:drawing>
          <wp:inline distT="0" distB="0" distL="0" distR="0" wp14:anchorId="030F466A" wp14:editId="3EE013AB">
            <wp:extent cx="7372350" cy="696790"/>
            <wp:effectExtent l="0" t="0" r="0" b="8255"/>
            <wp:docPr id="21" name="Picture 20">
              <a:extLst xmlns:a="http://schemas.openxmlformats.org/drawingml/2006/main">
                <a:ext uri="{FF2B5EF4-FFF2-40B4-BE49-F238E27FC236}">
                  <a16:creationId xmlns:a16="http://schemas.microsoft.com/office/drawing/2014/main" id="{15F6D298-B903-CFC3-AF6B-6C8FD3992E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15F6D298-B903-CFC3-AF6B-6C8FD3992E78}"/>
                        </a:ext>
                      </a:extLst>
                    </pic:cNvPr>
                    <pic:cNvPicPr>
                      <a:picLocks noChangeAspect="1"/>
                    </pic:cNvPicPr>
                  </pic:nvPicPr>
                  <pic:blipFill>
                    <a:blip r:embed="rId14"/>
                    <a:srcRect b="14946"/>
                    <a:stretch/>
                  </pic:blipFill>
                  <pic:spPr>
                    <a:xfrm>
                      <a:off x="0" y="0"/>
                      <a:ext cx="7468574" cy="705885"/>
                    </a:xfrm>
                    <a:prstGeom prst="rect">
                      <a:avLst/>
                    </a:prstGeom>
                  </pic:spPr>
                </pic:pic>
              </a:graphicData>
            </a:graphic>
          </wp:inline>
        </w:drawing>
      </w:r>
    </w:p>
    <w:p w14:paraId="22450B7D" w14:textId="0885F685" w:rsidR="00C23C9C" w:rsidRPr="008B73D8" w:rsidRDefault="008B73D8" w:rsidP="008B73D8">
      <w:pPr>
        <w:pStyle w:val="Caption"/>
        <w:rPr>
          <w:highlight w:val="yellow"/>
        </w:rPr>
      </w:pPr>
      <w:r>
        <w:t xml:space="preserve">Figure </w:t>
      </w:r>
      <w:fldSimple w:instr=" SEQ Figure \* ARABIC ">
        <w:r w:rsidR="00DE47C9">
          <w:rPr>
            <w:noProof/>
          </w:rPr>
          <w:t>3</w:t>
        </w:r>
      </w:fldSimple>
      <w:r>
        <w:t xml:space="preserve">: </w:t>
      </w:r>
      <w:r w:rsidRPr="001F6478">
        <w:t>Proof of Concept - Validation Error Display</w:t>
      </w:r>
    </w:p>
    <w:p w14:paraId="22B1CDEF" w14:textId="19E2CB94" w:rsidR="00CD4288" w:rsidRDefault="00CD4288" w:rsidP="00C4464A">
      <w:pPr>
        <w:pStyle w:val="CommentText"/>
      </w:pPr>
      <w:r>
        <w:t xml:space="preserve">The LWC data tables </w:t>
      </w:r>
      <w:r w:rsidR="00001273">
        <w:t>allow for</w:t>
      </w:r>
      <w:r>
        <w:t xml:space="preserve"> the following functionality:</w:t>
      </w:r>
    </w:p>
    <w:p w14:paraId="7EF29293" w14:textId="057BA925" w:rsidR="00547986" w:rsidRDefault="00B7741C" w:rsidP="00B474E6">
      <w:pPr>
        <w:pStyle w:val="NormalIndent"/>
        <w:numPr>
          <w:ilvl w:val="0"/>
          <w:numId w:val="8"/>
        </w:numPr>
        <w:spacing w:line="300" w:lineRule="atLeast"/>
        <w:ind w:left="1146"/>
        <w:jc w:val="both"/>
      </w:pPr>
      <w:r>
        <w:lastRenderedPageBreak/>
        <w:t>Filters</w:t>
      </w:r>
      <w:r w:rsidR="00547986">
        <w:t xml:space="preserve"> </w:t>
      </w:r>
    </w:p>
    <w:p w14:paraId="1A360625" w14:textId="7414A0FE" w:rsidR="00CD4288" w:rsidRPr="00B474E6" w:rsidRDefault="006A3168" w:rsidP="00B474E6">
      <w:pPr>
        <w:pStyle w:val="NormalIndent"/>
        <w:numPr>
          <w:ilvl w:val="0"/>
          <w:numId w:val="8"/>
        </w:numPr>
        <w:spacing w:line="300" w:lineRule="atLeast"/>
        <w:ind w:left="1146"/>
        <w:jc w:val="both"/>
        <w:rPr>
          <w:bCs/>
          <w:lang w:eastAsia="en-ZA"/>
        </w:rPr>
      </w:pPr>
      <w:r w:rsidRPr="00B474E6">
        <w:rPr>
          <w:bCs/>
          <w:lang w:eastAsia="en-ZA"/>
        </w:rPr>
        <w:t>Bulk updates</w:t>
      </w:r>
    </w:p>
    <w:p w14:paraId="6CC3A7E4" w14:textId="56712516" w:rsidR="006A3168" w:rsidRPr="00B474E6" w:rsidRDefault="006A3168" w:rsidP="00B474E6">
      <w:pPr>
        <w:pStyle w:val="NormalIndent"/>
        <w:numPr>
          <w:ilvl w:val="0"/>
          <w:numId w:val="8"/>
        </w:numPr>
        <w:spacing w:line="300" w:lineRule="atLeast"/>
        <w:ind w:left="1146"/>
        <w:jc w:val="both"/>
        <w:rPr>
          <w:bCs/>
          <w:lang w:eastAsia="en-ZA"/>
        </w:rPr>
      </w:pPr>
      <w:r w:rsidRPr="00B474E6">
        <w:rPr>
          <w:bCs/>
          <w:lang w:eastAsia="en-ZA"/>
        </w:rPr>
        <w:t>Calculated fields</w:t>
      </w:r>
    </w:p>
    <w:p w14:paraId="6A28F308" w14:textId="6D51B2C7" w:rsidR="006A3168" w:rsidRPr="00B474E6" w:rsidRDefault="00B7741C" w:rsidP="00B474E6">
      <w:pPr>
        <w:pStyle w:val="NormalIndent"/>
        <w:numPr>
          <w:ilvl w:val="0"/>
          <w:numId w:val="8"/>
        </w:numPr>
        <w:spacing w:line="300" w:lineRule="atLeast"/>
        <w:ind w:left="1146"/>
        <w:jc w:val="both"/>
        <w:rPr>
          <w:bCs/>
          <w:lang w:eastAsia="en-ZA"/>
        </w:rPr>
      </w:pPr>
      <w:r w:rsidRPr="00B474E6">
        <w:rPr>
          <w:bCs/>
          <w:lang w:eastAsia="en-ZA"/>
        </w:rPr>
        <w:t>D</w:t>
      </w:r>
      <w:r w:rsidR="00FC62A3" w:rsidRPr="00B474E6">
        <w:rPr>
          <w:bCs/>
          <w:lang w:eastAsia="en-ZA"/>
        </w:rPr>
        <w:t>isplay information from related objects (e.g. display the latest price book rent for the related month).</w:t>
      </w:r>
    </w:p>
    <w:p w14:paraId="4FDF6020" w14:textId="5546F0BB" w:rsidR="00B16691" w:rsidRPr="00B474E6" w:rsidRDefault="00B7741C" w:rsidP="00B474E6">
      <w:pPr>
        <w:pStyle w:val="NormalIndent"/>
        <w:numPr>
          <w:ilvl w:val="0"/>
          <w:numId w:val="8"/>
        </w:numPr>
        <w:spacing w:line="300" w:lineRule="atLeast"/>
        <w:ind w:left="1146"/>
        <w:jc w:val="both"/>
        <w:rPr>
          <w:bCs/>
          <w:lang w:eastAsia="en-ZA"/>
        </w:rPr>
      </w:pPr>
      <w:r w:rsidRPr="00B474E6">
        <w:rPr>
          <w:bCs/>
          <w:lang w:eastAsia="en-ZA"/>
        </w:rPr>
        <w:t>View</w:t>
      </w:r>
      <w:r w:rsidR="00B16691" w:rsidRPr="00B474E6">
        <w:rPr>
          <w:bCs/>
          <w:lang w:eastAsia="en-ZA"/>
        </w:rPr>
        <w:t xml:space="preserve"> information in a hover over instead of adding further columns.</w:t>
      </w:r>
    </w:p>
    <w:p w14:paraId="30D9247F" w14:textId="4D6ED1AD" w:rsidR="00FC62A3" w:rsidRPr="00B474E6" w:rsidRDefault="00FC62A3" w:rsidP="00B474E6">
      <w:pPr>
        <w:pStyle w:val="NormalIndent"/>
        <w:numPr>
          <w:ilvl w:val="0"/>
          <w:numId w:val="8"/>
        </w:numPr>
        <w:spacing w:line="300" w:lineRule="atLeast"/>
        <w:ind w:left="1146"/>
        <w:jc w:val="both"/>
        <w:rPr>
          <w:bCs/>
          <w:lang w:eastAsia="en-ZA"/>
        </w:rPr>
      </w:pPr>
      <w:r w:rsidRPr="00B474E6">
        <w:rPr>
          <w:bCs/>
          <w:lang w:eastAsia="en-ZA"/>
        </w:rPr>
        <w:t>Display validation error messages and highlight fields that fail validation.</w:t>
      </w:r>
    </w:p>
    <w:p w14:paraId="44943CBF" w14:textId="53D816B5" w:rsidR="00FC62A3" w:rsidRPr="00B474E6" w:rsidRDefault="00FC62A3" w:rsidP="00B474E6">
      <w:pPr>
        <w:pStyle w:val="NormalIndent"/>
        <w:numPr>
          <w:ilvl w:val="0"/>
          <w:numId w:val="8"/>
        </w:numPr>
        <w:spacing w:line="300" w:lineRule="atLeast"/>
        <w:ind w:left="1146"/>
        <w:jc w:val="both"/>
        <w:rPr>
          <w:bCs/>
          <w:lang w:eastAsia="en-ZA"/>
        </w:rPr>
      </w:pPr>
      <w:r w:rsidRPr="00B474E6">
        <w:rPr>
          <w:bCs/>
          <w:lang w:eastAsia="en-ZA"/>
        </w:rPr>
        <w:t>Action buttons for bulk updates.</w:t>
      </w:r>
    </w:p>
    <w:p w14:paraId="5D5DC509" w14:textId="77777777" w:rsidR="00BC7A3C" w:rsidRPr="00B474E6" w:rsidRDefault="00BC7A3C" w:rsidP="00B474E6">
      <w:pPr>
        <w:pStyle w:val="NormalIndent"/>
        <w:numPr>
          <w:ilvl w:val="0"/>
          <w:numId w:val="8"/>
        </w:numPr>
        <w:spacing w:line="300" w:lineRule="atLeast"/>
        <w:ind w:left="1146"/>
        <w:jc w:val="both"/>
        <w:rPr>
          <w:bCs/>
          <w:lang w:eastAsia="en-ZA"/>
        </w:rPr>
      </w:pPr>
      <w:r w:rsidRPr="00B474E6">
        <w:rPr>
          <w:bCs/>
          <w:lang w:eastAsia="en-ZA"/>
        </w:rPr>
        <w:t>Conditional formatting of individual cells/values.</w:t>
      </w:r>
    </w:p>
    <w:p w14:paraId="506233BC" w14:textId="439F9BF2" w:rsidR="0035012E" w:rsidRPr="00B474E6" w:rsidRDefault="0035012E" w:rsidP="00B474E6">
      <w:pPr>
        <w:pStyle w:val="NormalIndent"/>
        <w:numPr>
          <w:ilvl w:val="0"/>
          <w:numId w:val="8"/>
        </w:numPr>
        <w:spacing w:line="300" w:lineRule="atLeast"/>
        <w:ind w:left="1146"/>
        <w:jc w:val="both"/>
        <w:rPr>
          <w:bCs/>
          <w:lang w:eastAsia="en-ZA"/>
        </w:rPr>
      </w:pPr>
      <w:r w:rsidRPr="00B474E6">
        <w:rPr>
          <w:bCs/>
          <w:lang w:eastAsia="en-ZA"/>
        </w:rPr>
        <w:t xml:space="preserve">Display </w:t>
      </w:r>
      <w:r w:rsidR="006140DD" w:rsidRPr="00B474E6">
        <w:rPr>
          <w:bCs/>
          <w:lang w:eastAsia="en-ZA"/>
        </w:rPr>
        <w:t xml:space="preserve">colour-coded </w:t>
      </w:r>
      <w:r w:rsidRPr="00B474E6">
        <w:rPr>
          <w:bCs/>
          <w:lang w:eastAsia="en-ZA"/>
        </w:rPr>
        <w:t>flags.</w:t>
      </w:r>
    </w:p>
    <w:p w14:paraId="74761640" w14:textId="13BFAE1B" w:rsidR="00905522" w:rsidRDefault="00905522" w:rsidP="00C4464A">
      <w:pPr>
        <w:pStyle w:val="CommentText"/>
      </w:pPr>
      <w:r w:rsidRPr="00C745F5">
        <w:t xml:space="preserve">Open Box proposes to </w:t>
      </w:r>
      <w:r w:rsidR="008A42C9">
        <w:t xml:space="preserve">provide a </w:t>
      </w:r>
      <w:r w:rsidR="0007433F">
        <w:t>r</w:t>
      </w:r>
      <w:r w:rsidRPr="00C745F5">
        <w:t xml:space="preserve">enewals </w:t>
      </w:r>
      <w:r w:rsidR="008A42C9">
        <w:t>consol</w:t>
      </w:r>
      <w:r w:rsidR="00EA4AE4">
        <w:t>e</w:t>
      </w:r>
      <w:r w:rsidR="008A42C9">
        <w:t xml:space="preserve"> </w:t>
      </w:r>
      <w:r w:rsidR="00EA4AE4">
        <w:t>that displays each team</w:t>
      </w:r>
      <w:r w:rsidR="00001273">
        <w:t>’</w:t>
      </w:r>
      <w:r w:rsidR="00EA4AE4">
        <w:t xml:space="preserve">s renewal list as well as </w:t>
      </w:r>
      <w:r w:rsidR="0007433F">
        <w:t xml:space="preserve">a combined view of the existing dashboards used by Asset Management and a new report of </w:t>
      </w:r>
      <w:r w:rsidR="0007433F" w:rsidRPr="0007433F">
        <w:rPr>
          <w:i/>
          <w:iCs/>
        </w:rPr>
        <w:t>Projected Growth on Rent</w:t>
      </w:r>
      <w:r w:rsidRPr="00C745F5">
        <w:t>.</w:t>
      </w:r>
    </w:p>
    <w:p w14:paraId="1A793EFA" w14:textId="77777777" w:rsidR="00EA4AE4" w:rsidRDefault="008A42C9" w:rsidP="00EA4AE4">
      <w:pPr>
        <w:pStyle w:val="NormalIndent"/>
        <w:keepNext/>
        <w:ind w:left="-993"/>
      </w:pPr>
      <w:r w:rsidRPr="008A42C9">
        <w:rPr>
          <w:noProof/>
        </w:rPr>
        <w:drawing>
          <wp:inline distT="0" distB="0" distL="0" distR="0" wp14:anchorId="4B01D57D" wp14:editId="031E1F85">
            <wp:extent cx="7308560" cy="3352800"/>
            <wp:effectExtent l="0" t="0" r="6985" b="0"/>
            <wp:docPr id="201478472" name="Picture 2" descr="A screenshot of a computer&#10;&#10;Description automatically generated">
              <a:extLst xmlns:a="http://schemas.openxmlformats.org/drawingml/2006/main">
                <a:ext uri="{FF2B5EF4-FFF2-40B4-BE49-F238E27FC236}">
                  <a16:creationId xmlns:a16="http://schemas.microsoft.com/office/drawing/2014/main" id="{472767E1-DA7B-C4E0-7EB4-B13FE9895A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8472" name="Picture 2" descr="A screenshot of a computer&#10;&#10;Description automatically generated">
                      <a:extLst>
                        <a:ext uri="{FF2B5EF4-FFF2-40B4-BE49-F238E27FC236}">
                          <a16:creationId xmlns:a16="http://schemas.microsoft.com/office/drawing/2014/main" id="{472767E1-DA7B-C4E0-7EB4-B13FE9895A03}"/>
                        </a:ext>
                      </a:extLst>
                    </pic:cNvPr>
                    <pic:cNvPicPr>
                      <a:picLocks noChangeAspect="1"/>
                    </pic:cNvPicPr>
                  </pic:nvPicPr>
                  <pic:blipFill>
                    <a:blip r:embed="rId15"/>
                    <a:stretch>
                      <a:fillRect/>
                    </a:stretch>
                  </pic:blipFill>
                  <pic:spPr>
                    <a:xfrm>
                      <a:off x="0" y="0"/>
                      <a:ext cx="7315519" cy="3355993"/>
                    </a:xfrm>
                    <a:prstGeom prst="rect">
                      <a:avLst/>
                    </a:prstGeom>
                  </pic:spPr>
                </pic:pic>
              </a:graphicData>
            </a:graphic>
          </wp:inline>
        </w:drawing>
      </w:r>
    </w:p>
    <w:p w14:paraId="1077525D" w14:textId="69D4EC85" w:rsidR="00905522" w:rsidRDefault="00EA4AE4" w:rsidP="00EA4AE4">
      <w:pPr>
        <w:pStyle w:val="Caption"/>
      </w:pPr>
      <w:r>
        <w:t xml:space="preserve">Figure </w:t>
      </w:r>
      <w:fldSimple w:instr=" SEQ Figure \* ARABIC ">
        <w:r w:rsidR="00DE47C9">
          <w:rPr>
            <w:noProof/>
          </w:rPr>
          <w:t>4</w:t>
        </w:r>
      </w:fldSimple>
      <w:r>
        <w:t xml:space="preserve">: </w:t>
      </w:r>
      <w:r w:rsidRPr="00515C8F">
        <w:t xml:space="preserve">Proof of Concept - </w:t>
      </w:r>
      <w:r>
        <w:t>Renewals Manager</w:t>
      </w:r>
      <w:r w:rsidR="0007433F">
        <w:t xml:space="preserve"> Console </w:t>
      </w:r>
    </w:p>
    <w:p w14:paraId="2DF0C84A" w14:textId="77777777" w:rsidR="00EA4AE4" w:rsidRDefault="008A42C9" w:rsidP="00EA4AE4">
      <w:pPr>
        <w:pStyle w:val="NormalIndent"/>
        <w:keepNext/>
        <w:ind w:left="-993"/>
      </w:pPr>
      <w:r w:rsidRPr="008A42C9">
        <w:rPr>
          <w:noProof/>
        </w:rPr>
        <w:lastRenderedPageBreak/>
        <w:drawing>
          <wp:inline distT="0" distB="0" distL="0" distR="0" wp14:anchorId="6B54795E" wp14:editId="0CA1059D">
            <wp:extent cx="7267433" cy="3053080"/>
            <wp:effectExtent l="0" t="0" r="0" b="0"/>
            <wp:docPr id="5" name="Picture 4" descr="A screenshot of a computer&#10;&#10;Description automatically generated">
              <a:extLst xmlns:a="http://schemas.openxmlformats.org/drawingml/2006/main">
                <a:ext uri="{FF2B5EF4-FFF2-40B4-BE49-F238E27FC236}">
                  <a16:creationId xmlns:a16="http://schemas.microsoft.com/office/drawing/2014/main" id="{E1A9F0BC-4282-7240-F894-343463363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Description automatically generated">
                      <a:extLst>
                        <a:ext uri="{FF2B5EF4-FFF2-40B4-BE49-F238E27FC236}">
                          <a16:creationId xmlns:a16="http://schemas.microsoft.com/office/drawing/2014/main" id="{E1A9F0BC-4282-7240-F894-343463363DE8}"/>
                        </a:ext>
                      </a:extLst>
                    </pic:cNvPr>
                    <pic:cNvPicPr>
                      <a:picLocks noChangeAspect="1"/>
                    </pic:cNvPicPr>
                  </pic:nvPicPr>
                  <pic:blipFill rotWithShape="1">
                    <a:blip r:embed="rId16"/>
                    <a:srcRect r="545" b="10702"/>
                    <a:stretch/>
                  </pic:blipFill>
                  <pic:spPr bwMode="auto">
                    <a:xfrm>
                      <a:off x="0" y="0"/>
                      <a:ext cx="7267433" cy="3053080"/>
                    </a:xfrm>
                    <a:prstGeom prst="rect">
                      <a:avLst/>
                    </a:prstGeom>
                    <a:ln>
                      <a:noFill/>
                    </a:ln>
                    <a:extLst>
                      <a:ext uri="{53640926-AAD7-44D8-BBD7-CCE9431645EC}">
                        <a14:shadowObscured xmlns:a14="http://schemas.microsoft.com/office/drawing/2010/main"/>
                      </a:ext>
                    </a:extLst>
                  </pic:spPr>
                </pic:pic>
              </a:graphicData>
            </a:graphic>
          </wp:inline>
        </w:drawing>
      </w:r>
    </w:p>
    <w:p w14:paraId="4A4208C5" w14:textId="470DF128" w:rsidR="008A42C9" w:rsidRPr="00C745F5" w:rsidRDefault="00EA4AE4" w:rsidP="00EA4AE4">
      <w:pPr>
        <w:pStyle w:val="Caption"/>
      </w:pPr>
      <w:r>
        <w:t xml:space="preserve">Figure </w:t>
      </w:r>
      <w:fldSimple w:instr=" SEQ Figure \* ARABIC ">
        <w:r w:rsidR="00DE47C9">
          <w:rPr>
            <w:noProof/>
          </w:rPr>
          <w:t>5</w:t>
        </w:r>
      </w:fldSimple>
      <w:r>
        <w:t xml:space="preserve">: </w:t>
      </w:r>
      <w:r w:rsidRPr="003F47C7">
        <w:t xml:space="preserve">Proof of Concept </w:t>
      </w:r>
      <w:r>
        <w:t>–</w:t>
      </w:r>
      <w:r w:rsidRPr="003F47C7">
        <w:t xml:space="preserve"> </w:t>
      </w:r>
      <w:r>
        <w:t>Consolidate Reports &amp; Dashboards for Asset Management Review</w:t>
      </w:r>
      <w:r w:rsidR="00A14316">
        <w:t xml:space="preserve"> onto a Single Screen</w:t>
      </w:r>
    </w:p>
    <w:p w14:paraId="01108BF9" w14:textId="77777777" w:rsidR="00F02367" w:rsidRDefault="00F02367" w:rsidP="00F02367"/>
    <w:p w14:paraId="354D8457" w14:textId="77777777" w:rsidR="006E6EE3" w:rsidRPr="00F02367" w:rsidRDefault="006E6EE3" w:rsidP="00F02367"/>
    <w:p w14:paraId="6D4F51CD" w14:textId="035573C6" w:rsidR="00CA6503" w:rsidRDefault="00CA6503" w:rsidP="00CA6503">
      <w:pPr>
        <w:pStyle w:val="Heading3"/>
      </w:pPr>
      <w:r>
        <w:t xml:space="preserve">Using </w:t>
      </w:r>
      <w:r w:rsidR="00C23C9C">
        <w:t>Form</w:t>
      </w:r>
      <w:r w:rsidR="00744018">
        <w:t xml:space="preserve"> </w:t>
      </w:r>
      <w:r w:rsidR="00C23C9C">
        <w:t xml:space="preserve">Assembly </w:t>
      </w:r>
      <w:r>
        <w:t xml:space="preserve">to Replace the Renewals </w:t>
      </w:r>
      <w:r w:rsidR="00C23C9C">
        <w:t>Portal</w:t>
      </w:r>
    </w:p>
    <w:p w14:paraId="62FD18EB" w14:textId="41F669B2" w:rsidR="00CD4288" w:rsidRDefault="00CA6503" w:rsidP="00C4464A">
      <w:pPr>
        <w:pStyle w:val="CommentText"/>
      </w:pPr>
      <w:r>
        <w:t xml:space="preserve">Open Box proposes to </w:t>
      </w:r>
      <w:r w:rsidR="00C23C9C">
        <w:t xml:space="preserve">use Form Assembly to enable tenants to provide initial feedback on their intention to renew as well as to review </w:t>
      </w:r>
      <w:r w:rsidR="00B2588E">
        <w:t xml:space="preserve">renewal </w:t>
      </w:r>
      <w:r w:rsidR="00C23C9C">
        <w:t xml:space="preserve">offers. </w:t>
      </w:r>
    </w:p>
    <w:p w14:paraId="73F7B23F" w14:textId="77777777" w:rsidR="009F67C7" w:rsidRDefault="009F67C7" w:rsidP="00C4464A">
      <w:pPr>
        <w:pStyle w:val="CommentText"/>
      </w:pPr>
      <w:r>
        <w:t>Form Assembly provides the following functionality:</w:t>
      </w:r>
    </w:p>
    <w:p w14:paraId="007E238F" w14:textId="07665117" w:rsidR="009F67C7" w:rsidRPr="00B474E6" w:rsidRDefault="00B2588E" w:rsidP="00B474E6">
      <w:pPr>
        <w:pStyle w:val="NormalIndent"/>
        <w:numPr>
          <w:ilvl w:val="0"/>
          <w:numId w:val="8"/>
        </w:numPr>
        <w:spacing w:line="300" w:lineRule="atLeast"/>
        <w:ind w:left="1146"/>
        <w:jc w:val="both"/>
        <w:rPr>
          <w:bCs/>
          <w:lang w:eastAsia="en-ZA"/>
        </w:rPr>
      </w:pPr>
      <w:r w:rsidRPr="00B474E6">
        <w:rPr>
          <w:bCs/>
          <w:lang w:eastAsia="en-ZA"/>
        </w:rPr>
        <w:t>O</w:t>
      </w:r>
      <w:r w:rsidR="009F67C7" w:rsidRPr="00B474E6">
        <w:rPr>
          <w:bCs/>
          <w:lang w:eastAsia="en-ZA"/>
        </w:rPr>
        <w:t>pen</w:t>
      </w:r>
      <w:r w:rsidR="00F30C75" w:rsidRPr="00B474E6">
        <w:rPr>
          <w:bCs/>
          <w:lang w:eastAsia="en-ZA"/>
        </w:rPr>
        <w:t xml:space="preserve"> the</w:t>
      </w:r>
      <w:r w:rsidR="009F67C7" w:rsidRPr="00B474E6">
        <w:rPr>
          <w:bCs/>
          <w:lang w:eastAsia="en-ZA"/>
        </w:rPr>
        <w:t xml:space="preserve"> form from a link in an email. </w:t>
      </w:r>
    </w:p>
    <w:p w14:paraId="0226E46B" w14:textId="77777777"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 xml:space="preserve">Real-time offer and opportunity data is displayed to the user. </w:t>
      </w:r>
    </w:p>
    <w:p w14:paraId="29158A95" w14:textId="5ECFD8C2"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Dynamic form prompts</w:t>
      </w:r>
      <w:r w:rsidR="00755BBB" w:rsidRPr="00B474E6">
        <w:rPr>
          <w:bCs/>
          <w:lang w:eastAsia="en-ZA"/>
        </w:rPr>
        <w:t xml:space="preserve"> the</w:t>
      </w:r>
      <w:r w:rsidRPr="00B474E6">
        <w:rPr>
          <w:bCs/>
          <w:lang w:eastAsia="en-ZA"/>
        </w:rPr>
        <w:t xml:space="preserve"> user to provide relevant information based on options selected. </w:t>
      </w:r>
    </w:p>
    <w:p w14:paraId="3A722D76" w14:textId="7B419381"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 xml:space="preserve">Validations </w:t>
      </w:r>
      <w:r w:rsidR="00755BBB" w:rsidRPr="00B474E6">
        <w:rPr>
          <w:bCs/>
          <w:lang w:eastAsia="en-ZA"/>
        </w:rPr>
        <w:t xml:space="preserve">can be applied (e.g. </w:t>
      </w:r>
      <w:r w:rsidRPr="00B474E6">
        <w:rPr>
          <w:bCs/>
          <w:lang w:eastAsia="en-ZA"/>
        </w:rPr>
        <w:t>prevent</w:t>
      </w:r>
      <w:r w:rsidR="00755BBB" w:rsidRPr="00B474E6">
        <w:rPr>
          <w:bCs/>
          <w:lang w:eastAsia="en-ZA"/>
        </w:rPr>
        <w:t>ing</w:t>
      </w:r>
      <w:r w:rsidRPr="00B474E6">
        <w:rPr>
          <w:bCs/>
          <w:lang w:eastAsia="en-ZA"/>
        </w:rPr>
        <w:t xml:space="preserve"> </w:t>
      </w:r>
      <w:r w:rsidR="00755BBB" w:rsidRPr="00B474E6">
        <w:rPr>
          <w:bCs/>
          <w:lang w:eastAsia="en-ZA"/>
        </w:rPr>
        <w:t xml:space="preserve">tenants </w:t>
      </w:r>
      <w:r w:rsidRPr="00B474E6">
        <w:rPr>
          <w:bCs/>
          <w:lang w:eastAsia="en-ZA"/>
        </w:rPr>
        <w:t xml:space="preserve">from responding to </w:t>
      </w:r>
      <w:r w:rsidR="00B2588E" w:rsidRPr="00B474E6">
        <w:rPr>
          <w:bCs/>
          <w:lang w:eastAsia="en-ZA"/>
        </w:rPr>
        <w:t xml:space="preserve">the same </w:t>
      </w:r>
      <w:r w:rsidRPr="00B474E6">
        <w:rPr>
          <w:bCs/>
          <w:lang w:eastAsia="en-ZA"/>
        </w:rPr>
        <w:t>offer multiple times</w:t>
      </w:r>
      <w:r w:rsidR="00755BBB" w:rsidRPr="00B474E6">
        <w:rPr>
          <w:bCs/>
          <w:lang w:eastAsia="en-ZA"/>
        </w:rPr>
        <w:t>)</w:t>
      </w:r>
      <w:r w:rsidRPr="00B474E6">
        <w:rPr>
          <w:bCs/>
          <w:lang w:eastAsia="en-ZA"/>
        </w:rPr>
        <w:t xml:space="preserve">. </w:t>
      </w:r>
    </w:p>
    <w:p w14:paraId="4946E351" w14:textId="77777777"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 xml:space="preserve">Responses are saved in the applicable fields on the offer and/or opportunity. </w:t>
      </w:r>
    </w:p>
    <w:p w14:paraId="23B1EAE6" w14:textId="3E0BC491"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Responses can trigger new record creation</w:t>
      </w:r>
      <w:r w:rsidR="006C3257" w:rsidRPr="00B474E6">
        <w:rPr>
          <w:bCs/>
          <w:lang w:eastAsia="en-ZA"/>
        </w:rPr>
        <w:t xml:space="preserve"> (</w:t>
      </w:r>
      <w:r w:rsidRPr="00B474E6">
        <w:rPr>
          <w:bCs/>
          <w:lang w:eastAsia="en-ZA"/>
        </w:rPr>
        <w:t>e.g. create a task assigned to PM if the tenant requests a different unit</w:t>
      </w:r>
      <w:r w:rsidR="006C3257" w:rsidRPr="00B474E6">
        <w:rPr>
          <w:bCs/>
          <w:lang w:eastAsia="en-ZA"/>
        </w:rPr>
        <w:t>)</w:t>
      </w:r>
      <w:r w:rsidRPr="00B474E6">
        <w:rPr>
          <w:bCs/>
          <w:lang w:eastAsia="en-ZA"/>
        </w:rPr>
        <w:t>.</w:t>
      </w:r>
    </w:p>
    <w:p w14:paraId="77A8366C" w14:textId="60E549C9" w:rsidR="00E573D4" w:rsidRPr="00DC4DF3" w:rsidRDefault="000A7F9F" w:rsidP="00E573D4">
      <w:r w:rsidRPr="00DC4DF3">
        <w:rPr>
          <w:noProof/>
        </w:rPr>
        <w:lastRenderedPageBreak/>
        <w:drawing>
          <wp:inline distT="0" distB="0" distL="0" distR="0" wp14:anchorId="574C9BAE" wp14:editId="21F8DF5C">
            <wp:extent cx="4170784" cy="4457700"/>
            <wp:effectExtent l="0" t="0" r="0" b="5715"/>
            <wp:docPr id="178457293" name="Picture 1" descr="A screenshot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7293" name="Picture 1" descr="A screenshot of a form&#10;&#10;Description automatically generated"/>
                    <pic:cNvPicPr/>
                  </pic:nvPicPr>
                  <pic:blipFill>
                    <a:blip r:embed="rId17"/>
                    <a:stretch>
                      <a:fillRect/>
                    </a:stretch>
                  </pic:blipFill>
                  <pic:spPr>
                    <a:xfrm>
                      <a:off x="0" y="0"/>
                      <a:ext cx="4170784" cy="4457700"/>
                    </a:xfrm>
                    <a:prstGeom prst="rect">
                      <a:avLst/>
                    </a:prstGeom>
                  </pic:spPr>
                </pic:pic>
              </a:graphicData>
            </a:graphic>
          </wp:inline>
        </w:drawing>
      </w:r>
    </w:p>
    <w:p w14:paraId="18F80C14" w14:textId="77777777" w:rsidR="00007D5F" w:rsidRDefault="005651F5" w:rsidP="00007D5F">
      <w:pPr>
        <w:keepNext/>
      </w:pPr>
      <w:r w:rsidRPr="00DC4DF3">
        <w:rPr>
          <w:noProof/>
        </w:rPr>
        <w:drawing>
          <wp:inline distT="0" distB="0" distL="0" distR="0" wp14:anchorId="58292451" wp14:editId="301D3FBD">
            <wp:extent cx="4085803" cy="3267075"/>
            <wp:effectExtent l="0" t="0" r="0" b="0"/>
            <wp:docPr id="196562988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29889" name="Picture 1" descr="A screenshot of a computer screen&#10;&#10;Description automatically generated"/>
                    <pic:cNvPicPr/>
                  </pic:nvPicPr>
                  <pic:blipFill rotWithShape="1">
                    <a:blip r:embed="rId18"/>
                    <a:srcRect b="-3417"/>
                    <a:stretch/>
                  </pic:blipFill>
                  <pic:spPr bwMode="auto">
                    <a:xfrm>
                      <a:off x="0" y="0"/>
                      <a:ext cx="4085803" cy="3267075"/>
                    </a:xfrm>
                    <a:prstGeom prst="rect">
                      <a:avLst/>
                    </a:prstGeom>
                    <a:ln>
                      <a:noFill/>
                    </a:ln>
                    <a:extLst>
                      <a:ext uri="{53640926-AAD7-44D8-BBD7-CCE9431645EC}">
                        <a14:shadowObscured xmlns:a14="http://schemas.microsoft.com/office/drawing/2010/main"/>
                      </a:ext>
                    </a:extLst>
                  </pic:spPr>
                </pic:pic>
              </a:graphicData>
            </a:graphic>
          </wp:inline>
        </w:drawing>
      </w:r>
    </w:p>
    <w:p w14:paraId="25C968B8" w14:textId="58183279" w:rsidR="005D3E39" w:rsidRDefault="00007D5F" w:rsidP="00690E75">
      <w:pPr>
        <w:pStyle w:val="Caption"/>
        <w:tabs>
          <w:tab w:val="right" w:pos="9406"/>
        </w:tabs>
      </w:pPr>
      <w:r>
        <w:t xml:space="preserve">Figure </w:t>
      </w:r>
      <w:fldSimple w:instr=" SEQ Figure \* ARABIC ">
        <w:r w:rsidR="00DE47C9">
          <w:rPr>
            <w:noProof/>
          </w:rPr>
          <w:t>6</w:t>
        </w:r>
      </w:fldSimple>
      <w:r>
        <w:t xml:space="preserve">: </w:t>
      </w:r>
      <w:r w:rsidRPr="00084BD4">
        <w:t>Proof of Concept - Tenant Reviews &amp; Responds to Offer</w:t>
      </w:r>
    </w:p>
    <w:p w14:paraId="3A8DAEBF" w14:textId="7B3D0E3F" w:rsidR="005D3E39" w:rsidRDefault="000D7F7B" w:rsidP="005D3E39">
      <w:pPr>
        <w:pStyle w:val="Heading3"/>
      </w:pPr>
      <w:r>
        <w:lastRenderedPageBreak/>
        <w:t xml:space="preserve">Storing </w:t>
      </w:r>
      <w:proofErr w:type="spellStart"/>
      <w:r>
        <w:t>Pricebooks</w:t>
      </w:r>
      <w:proofErr w:type="spellEnd"/>
      <w:r>
        <w:t xml:space="preserve"> in Salesforce</w:t>
      </w:r>
    </w:p>
    <w:p w14:paraId="414D6771" w14:textId="77777777" w:rsidR="00FB6B80" w:rsidRDefault="000D7F7B" w:rsidP="00C4464A">
      <w:pPr>
        <w:pStyle w:val="CommentText"/>
      </w:pPr>
      <w:r>
        <w:t xml:space="preserve">Open Box proposes to use the standard Pricebook2 and </w:t>
      </w:r>
      <w:proofErr w:type="spellStart"/>
      <w:r>
        <w:t>PricebookEntry</w:t>
      </w:r>
      <w:proofErr w:type="spellEnd"/>
      <w:r>
        <w:t xml:space="preserve"> objects to hold the monthly pricing for every unit</w:t>
      </w:r>
      <w:r w:rsidR="00B52EFB">
        <w:t xml:space="preserve"> for </w:t>
      </w:r>
      <w:r w:rsidR="004B30CD">
        <w:t xml:space="preserve">12 months into the future.  </w:t>
      </w:r>
    </w:p>
    <w:p w14:paraId="46F1BCA3" w14:textId="6A382E72" w:rsidR="000D7F7B" w:rsidRPr="000D7F7B" w:rsidRDefault="00CB2933" w:rsidP="00C4464A">
      <w:pPr>
        <w:pStyle w:val="CommentText"/>
      </w:pPr>
      <w:r>
        <w:t xml:space="preserve">The setting of the pricing would remain offline using the </w:t>
      </w:r>
      <w:r w:rsidR="00707FCA">
        <w:t xml:space="preserve">existing spreadsheets, but pricing would then be loaded into Salesforce via a manual monthly process.  </w:t>
      </w:r>
      <w:r w:rsidR="00A934FF">
        <w:t xml:space="preserve">This means that at the point of renewal, Salesforce can automatically pull the correct </w:t>
      </w:r>
      <w:proofErr w:type="gramStart"/>
      <w:r w:rsidR="00FB6B80">
        <w:t>ERVs</w:t>
      </w:r>
      <w:proofErr w:type="gramEnd"/>
      <w:r w:rsidR="00FB6B80">
        <w:t xml:space="preserve"> and</w:t>
      </w:r>
      <w:r w:rsidR="00A934FF">
        <w:t xml:space="preserve"> price </w:t>
      </w:r>
      <w:r w:rsidR="00FB6B80">
        <w:t xml:space="preserve">book rent </w:t>
      </w:r>
      <w:r w:rsidR="00A934FF">
        <w:t xml:space="preserve">based on the </w:t>
      </w:r>
      <w:r w:rsidR="00B80975">
        <w:t>starting month of the renewed period.</w:t>
      </w:r>
      <w:r w:rsidR="00707FCA">
        <w:t xml:space="preserve"> </w:t>
      </w:r>
    </w:p>
    <w:p w14:paraId="4690526D" w14:textId="6CE15291" w:rsidR="005651F5" w:rsidRDefault="00DD5BC3" w:rsidP="005A1F04">
      <w:pPr>
        <w:pStyle w:val="Caption"/>
        <w:keepNext/>
        <w:tabs>
          <w:tab w:val="right" w:pos="9406"/>
        </w:tabs>
        <w:ind w:left="-1134"/>
      </w:pPr>
      <w:r w:rsidRPr="00DD5BC3">
        <w:rPr>
          <w:noProof/>
        </w:rPr>
        <w:drawing>
          <wp:inline distT="0" distB="0" distL="0" distR="0" wp14:anchorId="391ACB3C" wp14:editId="622E2A53">
            <wp:extent cx="7420210" cy="2057400"/>
            <wp:effectExtent l="0" t="0" r="9525" b="0"/>
            <wp:docPr id="71938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81450" name=""/>
                    <pic:cNvPicPr/>
                  </pic:nvPicPr>
                  <pic:blipFill>
                    <a:blip r:embed="rId19"/>
                    <a:stretch>
                      <a:fillRect/>
                    </a:stretch>
                  </pic:blipFill>
                  <pic:spPr>
                    <a:xfrm>
                      <a:off x="0" y="0"/>
                      <a:ext cx="7428126" cy="2059595"/>
                    </a:xfrm>
                    <a:prstGeom prst="rect">
                      <a:avLst/>
                    </a:prstGeom>
                  </pic:spPr>
                </pic:pic>
              </a:graphicData>
            </a:graphic>
          </wp:inline>
        </w:drawing>
      </w:r>
    </w:p>
    <w:p w14:paraId="37B12E9E" w14:textId="0F6A97D0" w:rsidR="005A1F04" w:rsidRDefault="005A1F04" w:rsidP="005A1F04">
      <w:pPr>
        <w:pStyle w:val="Caption"/>
      </w:pPr>
      <w:r>
        <w:t xml:space="preserve">Figure </w:t>
      </w:r>
      <w:fldSimple w:instr=" SEQ Figure \* ARABIC ">
        <w:r w:rsidR="00DE47C9">
          <w:rPr>
            <w:noProof/>
          </w:rPr>
          <w:t>7</w:t>
        </w:r>
      </w:fldSimple>
      <w:r>
        <w:t xml:space="preserve">: </w:t>
      </w:r>
      <w:r w:rsidR="00F66B3C" w:rsidRPr="00C745F5">
        <w:t>Proof of Concept</w:t>
      </w:r>
      <w:r w:rsidR="00F02367">
        <w:t xml:space="preserve"> -</w:t>
      </w:r>
      <w:r>
        <w:t xml:space="preserve"> Pricebook </w:t>
      </w:r>
      <w:r w:rsidR="00F66B3C">
        <w:t xml:space="preserve">Rent </w:t>
      </w:r>
      <w:r>
        <w:t>Report</w:t>
      </w:r>
    </w:p>
    <w:p w14:paraId="7554C67A" w14:textId="77777777" w:rsidR="005A1F04" w:rsidRDefault="00D57AE1" w:rsidP="005A1F04">
      <w:pPr>
        <w:pStyle w:val="Caption"/>
        <w:keepNext/>
        <w:tabs>
          <w:tab w:val="right" w:pos="9406"/>
        </w:tabs>
      </w:pPr>
      <w:r w:rsidRPr="00D57AE1">
        <w:rPr>
          <w:noProof/>
        </w:rPr>
        <w:drawing>
          <wp:inline distT="0" distB="0" distL="0" distR="0" wp14:anchorId="021EBBE2" wp14:editId="09ED8FA9">
            <wp:extent cx="4885633" cy="3371850"/>
            <wp:effectExtent l="0" t="0" r="0" b="0"/>
            <wp:docPr id="1347553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36676" name=""/>
                    <pic:cNvPicPr/>
                  </pic:nvPicPr>
                  <pic:blipFill rotWithShape="1">
                    <a:blip r:embed="rId20"/>
                    <a:srcRect b="3383"/>
                    <a:stretch/>
                  </pic:blipFill>
                  <pic:spPr bwMode="auto">
                    <a:xfrm>
                      <a:off x="0" y="0"/>
                      <a:ext cx="4904364" cy="3384777"/>
                    </a:xfrm>
                    <a:prstGeom prst="rect">
                      <a:avLst/>
                    </a:prstGeom>
                    <a:ln>
                      <a:noFill/>
                    </a:ln>
                    <a:extLst>
                      <a:ext uri="{53640926-AAD7-44D8-BBD7-CCE9431645EC}">
                        <a14:shadowObscured xmlns:a14="http://schemas.microsoft.com/office/drawing/2010/main"/>
                      </a:ext>
                    </a:extLst>
                  </pic:spPr>
                </pic:pic>
              </a:graphicData>
            </a:graphic>
          </wp:inline>
        </w:drawing>
      </w:r>
    </w:p>
    <w:p w14:paraId="2369F159" w14:textId="10044160" w:rsidR="006D1086" w:rsidRPr="006D1086" w:rsidRDefault="005A1F04" w:rsidP="005A1F04">
      <w:pPr>
        <w:pStyle w:val="Caption"/>
      </w:pPr>
      <w:r>
        <w:t xml:space="preserve">Figure </w:t>
      </w:r>
      <w:fldSimple w:instr=" SEQ Figure \* ARABIC ">
        <w:r w:rsidR="00DE47C9">
          <w:rPr>
            <w:noProof/>
          </w:rPr>
          <w:t>8</w:t>
        </w:r>
      </w:fldSimple>
      <w:r>
        <w:t xml:space="preserve">: </w:t>
      </w:r>
      <w:r w:rsidR="00F66B3C" w:rsidRPr="00C745F5">
        <w:t>Proof of Concept</w:t>
      </w:r>
      <w:r>
        <w:t xml:space="preserve"> - Viewing Pricebook Entries for a Unit</w:t>
      </w:r>
    </w:p>
    <w:p w14:paraId="730F3361" w14:textId="0BA86E17" w:rsidR="00C14816" w:rsidRDefault="00C14816" w:rsidP="00C14816">
      <w:pPr>
        <w:pStyle w:val="Heading3"/>
      </w:pPr>
      <w:r>
        <w:lastRenderedPageBreak/>
        <w:t>Email Threading</w:t>
      </w:r>
    </w:p>
    <w:p w14:paraId="42C69BDE" w14:textId="2DB343C2" w:rsidR="00756610" w:rsidRDefault="00146618" w:rsidP="00C4464A">
      <w:pPr>
        <w:pStyle w:val="CommentText"/>
      </w:pPr>
      <w:r>
        <w:t xml:space="preserve">Where </w:t>
      </w:r>
      <w:r w:rsidR="00996B09">
        <w:t xml:space="preserve">a tenant responds to a </w:t>
      </w:r>
      <w:r>
        <w:t>system-generated</w:t>
      </w:r>
      <w:r w:rsidR="00BF23E4">
        <w:t>,</w:t>
      </w:r>
      <w:r w:rsidR="00996B09">
        <w:t xml:space="preserve"> or user-initiated, email</w:t>
      </w:r>
      <w:r w:rsidR="003E1AF7">
        <w:t xml:space="preserve"> that is</w:t>
      </w:r>
      <w:r w:rsidR="00996B09">
        <w:t xml:space="preserve"> sent from Salesforce, the tenant’s reply can be threaded onto the </w:t>
      </w:r>
      <w:r w:rsidR="003E1AF7">
        <w:t>relevant object</w:t>
      </w:r>
      <w:r w:rsidR="00F4061E">
        <w:t>s</w:t>
      </w:r>
      <w:r w:rsidR="003E1AF7">
        <w:t xml:space="preserve">. </w:t>
      </w:r>
      <w:r w:rsidR="00F4061E">
        <w:t xml:space="preserve">For example, if a tenant replies to a Salesforce-generated email about a renewal opportunity, the reply can be displayed in the activity timelines for the relevant opportunity, tenancy as well as tenant (account). </w:t>
      </w:r>
      <w:r w:rsidR="009A067C">
        <w:t xml:space="preserve">Users </w:t>
      </w:r>
      <w:r w:rsidR="00F4061E">
        <w:t xml:space="preserve">may </w:t>
      </w:r>
      <w:r w:rsidR="009A067C">
        <w:t>be notified of tenant replies (or bounced emails) via a task, email or system notification.</w:t>
      </w:r>
    </w:p>
    <w:p w14:paraId="73C2CCB5" w14:textId="2AB18484" w:rsidR="003131FA" w:rsidRPr="003131FA" w:rsidRDefault="00597B12" w:rsidP="00C4464A">
      <w:pPr>
        <w:pStyle w:val="CommentText"/>
      </w:pPr>
      <w:r>
        <w:t>Email threading</w:t>
      </w:r>
      <w:r w:rsidR="009A0396" w:rsidRPr="00BF23E4">
        <w:t xml:space="preserve"> </w:t>
      </w:r>
      <w:r w:rsidR="00A80936">
        <w:t xml:space="preserve">on objects </w:t>
      </w:r>
      <w:r w:rsidR="009A0396" w:rsidRPr="00BF23E4">
        <w:t xml:space="preserve">can be achieved by </w:t>
      </w:r>
      <w:r w:rsidR="00AA37AF" w:rsidRPr="00BF23E4">
        <w:t>includ</w:t>
      </w:r>
      <w:r>
        <w:t>ing</w:t>
      </w:r>
      <w:r w:rsidR="00AA37AF" w:rsidRPr="00BF23E4">
        <w:t xml:space="preserve"> a threading token on email templates</w:t>
      </w:r>
      <w:r w:rsidR="009A0396" w:rsidRPr="00BF23E4">
        <w:t xml:space="preserve">, using </w:t>
      </w:r>
      <w:r w:rsidR="003131FA" w:rsidRPr="003131FA">
        <w:t xml:space="preserve">an org-wide </w:t>
      </w:r>
      <w:r w:rsidR="009A0396" w:rsidRPr="00BF23E4">
        <w:t xml:space="preserve">email </w:t>
      </w:r>
      <w:r w:rsidR="003131FA" w:rsidRPr="003131FA">
        <w:t xml:space="preserve">address that will forward to a unique </w:t>
      </w:r>
      <w:r w:rsidR="003E1AF7" w:rsidRPr="00BF23E4">
        <w:t xml:space="preserve">Salesforce </w:t>
      </w:r>
      <w:r w:rsidR="003131FA" w:rsidRPr="003131FA">
        <w:t>address</w:t>
      </w:r>
      <w:r w:rsidR="009A0396" w:rsidRPr="00BF23E4">
        <w:t>.</w:t>
      </w:r>
      <w:r w:rsidR="00261399">
        <w:t xml:space="preserve">  This functionality is available on custom and standard objects </w:t>
      </w:r>
      <w:r w:rsidR="001767A6">
        <w:t xml:space="preserve">using </w:t>
      </w:r>
      <w:hyperlink r:id="rId21" w:history="1">
        <w:r w:rsidR="00C80B1B" w:rsidRPr="00C80B1B">
          <w:rPr>
            <w:rStyle w:val="Hyperlink"/>
          </w:rPr>
          <w:t>threading tokens</w:t>
        </w:r>
        <w:r w:rsidR="001767A6" w:rsidRPr="00C80B1B">
          <w:rPr>
            <w:rStyle w:val="Hyperlink"/>
          </w:rPr>
          <w:t xml:space="preserve"> </w:t>
        </w:r>
        <w:r w:rsidR="00C80B1B" w:rsidRPr="00C80B1B">
          <w:rPr>
            <w:rStyle w:val="Hyperlink"/>
          </w:rPr>
          <w:t xml:space="preserve">delivered in the </w:t>
        </w:r>
        <w:r w:rsidR="001767A6" w:rsidRPr="00C80B1B">
          <w:rPr>
            <w:rStyle w:val="Hyperlink"/>
          </w:rPr>
          <w:t xml:space="preserve">Summer </w:t>
        </w:r>
        <w:r w:rsidR="00C80B1B" w:rsidRPr="00C80B1B">
          <w:rPr>
            <w:rStyle w:val="Hyperlink"/>
          </w:rPr>
          <w:t>’</w:t>
        </w:r>
        <w:r w:rsidR="001767A6" w:rsidRPr="00C80B1B">
          <w:rPr>
            <w:rStyle w:val="Hyperlink"/>
          </w:rPr>
          <w:t>24</w:t>
        </w:r>
        <w:r w:rsidR="00C80B1B" w:rsidRPr="00C80B1B">
          <w:rPr>
            <w:rStyle w:val="Hyperlink"/>
          </w:rPr>
          <w:t xml:space="preserve"> release</w:t>
        </w:r>
      </w:hyperlink>
      <w:r w:rsidR="00C80B1B">
        <w:t>.</w:t>
      </w:r>
    </w:p>
    <w:p w14:paraId="01CE4ED0" w14:textId="77777777" w:rsidR="00D06FA3" w:rsidRDefault="00954500" w:rsidP="008E691B">
      <w:pPr>
        <w:pStyle w:val="NormalIndent"/>
        <w:ind w:left="0"/>
        <w:jc w:val="both"/>
      </w:pPr>
      <w:r w:rsidRPr="00954500">
        <w:rPr>
          <w:noProof/>
        </w:rPr>
        <w:drawing>
          <wp:inline distT="0" distB="0" distL="0" distR="0" wp14:anchorId="00B43327" wp14:editId="5A9C54D1">
            <wp:extent cx="5391150" cy="3941053"/>
            <wp:effectExtent l="0" t="0" r="0" b="2540"/>
            <wp:docPr id="10003125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2549" name="Picture 1" descr="A screenshot of a computer&#10;&#10;Description automatically generated"/>
                    <pic:cNvPicPr/>
                  </pic:nvPicPr>
                  <pic:blipFill>
                    <a:blip r:embed="rId22"/>
                    <a:stretch>
                      <a:fillRect/>
                    </a:stretch>
                  </pic:blipFill>
                  <pic:spPr>
                    <a:xfrm>
                      <a:off x="0" y="0"/>
                      <a:ext cx="5397596" cy="3945765"/>
                    </a:xfrm>
                    <a:prstGeom prst="rect">
                      <a:avLst/>
                    </a:prstGeom>
                  </pic:spPr>
                </pic:pic>
              </a:graphicData>
            </a:graphic>
          </wp:inline>
        </w:drawing>
      </w:r>
    </w:p>
    <w:p w14:paraId="62B22B5F" w14:textId="5DFCF010" w:rsidR="00D06FA3" w:rsidRDefault="00D06FA3" w:rsidP="00D06FA3">
      <w:pPr>
        <w:pStyle w:val="Caption"/>
      </w:pPr>
      <w:r>
        <w:t xml:space="preserve">Figure </w:t>
      </w:r>
      <w:fldSimple w:instr=" SEQ Figure \* ARABIC ">
        <w:r w:rsidR="00DE47C9">
          <w:rPr>
            <w:noProof/>
          </w:rPr>
          <w:t>9</w:t>
        </w:r>
      </w:fldSimple>
      <w:r>
        <w:t xml:space="preserve">: </w:t>
      </w:r>
      <w:r w:rsidR="00F66B3C" w:rsidRPr="00C745F5">
        <w:t xml:space="preserve">Proof of Concept </w:t>
      </w:r>
      <w:r>
        <w:t>- Email Template Contains</w:t>
      </w:r>
      <w:r w:rsidR="00AA37AF">
        <w:t xml:space="preserve"> a</w:t>
      </w:r>
      <w:r>
        <w:t xml:space="preserve"> Threading Token</w:t>
      </w:r>
    </w:p>
    <w:p w14:paraId="054AD089" w14:textId="77777777" w:rsidR="002025CB" w:rsidRDefault="002025CB" w:rsidP="008E691B">
      <w:pPr>
        <w:pStyle w:val="NormalIndent"/>
        <w:ind w:left="0"/>
        <w:jc w:val="both"/>
      </w:pPr>
      <w:r w:rsidRPr="002025CB">
        <w:rPr>
          <w:noProof/>
        </w:rPr>
        <w:lastRenderedPageBreak/>
        <w:drawing>
          <wp:inline distT="0" distB="0" distL="0" distR="0" wp14:anchorId="3D5AF310" wp14:editId="4592ABCE">
            <wp:extent cx="5290350" cy="3829050"/>
            <wp:effectExtent l="19050" t="19050" r="24765" b="19050"/>
            <wp:docPr id="59432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087" name="Picture 1" descr="A screenshot of a computer&#10;&#10;Description automatically generated"/>
                    <pic:cNvPicPr/>
                  </pic:nvPicPr>
                  <pic:blipFill rotWithShape="1">
                    <a:blip r:embed="rId23"/>
                    <a:srcRect l="-1077" t="-1748"/>
                    <a:stretch/>
                  </pic:blipFill>
                  <pic:spPr bwMode="auto">
                    <a:xfrm>
                      <a:off x="0" y="0"/>
                      <a:ext cx="5338726" cy="3864063"/>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5C9DB7" w14:textId="0D30E92F" w:rsidR="002025CB" w:rsidRDefault="002025CB" w:rsidP="008E691B">
      <w:pPr>
        <w:pStyle w:val="Caption"/>
      </w:pPr>
      <w:r>
        <w:t xml:space="preserve">Figure </w:t>
      </w:r>
      <w:fldSimple w:instr=" SEQ Figure \* ARABIC ">
        <w:r w:rsidR="00DE47C9">
          <w:rPr>
            <w:noProof/>
          </w:rPr>
          <w:t>10</w:t>
        </w:r>
      </w:fldSimple>
      <w:r>
        <w:t xml:space="preserve">: </w:t>
      </w:r>
      <w:r w:rsidRPr="003001D4">
        <w:t xml:space="preserve">Proof of Concept </w:t>
      </w:r>
      <w:r w:rsidR="002C154C">
        <w:t>- Tenant's Email Reply is Displayed in the Opportunity’s Activity Timeline</w:t>
      </w:r>
    </w:p>
    <w:p w14:paraId="7C18E915" w14:textId="77777777" w:rsidR="00915406" w:rsidRDefault="00C84A9C" w:rsidP="008E691B">
      <w:pPr>
        <w:pStyle w:val="NormalIndent"/>
        <w:ind w:left="0"/>
        <w:jc w:val="both"/>
      </w:pPr>
      <w:r w:rsidRPr="00C84A9C">
        <w:rPr>
          <w:noProof/>
        </w:rPr>
        <w:drawing>
          <wp:inline distT="0" distB="0" distL="0" distR="0" wp14:anchorId="29EAB72B" wp14:editId="69FD266C">
            <wp:extent cx="3575865" cy="3009900"/>
            <wp:effectExtent l="19050" t="19050" r="24765" b="19050"/>
            <wp:docPr id="388310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10347" name="Picture 1"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579909" cy="3013304"/>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1D49BBB4" w14:textId="07F28D44" w:rsidR="00C84A9C" w:rsidRPr="00C84A9C" w:rsidRDefault="00F66B3C" w:rsidP="00F66B3C">
      <w:pPr>
        <w:pStyle w:val="Caption"/>
      </w:pPr>
      <w:r>
        <w:t xml:space="preserve">Figure </w:t>
      </w:r>
      <w:fldSimple w:instr=" SEQ Figure \* ARABIC ">
        <w:r w:rsidR="00DE47C9">
          <w:rPr>
            <w:noProof/>
          </w:rPr>
          <w:t>11</w:t>
        </w:r>
      </w:fldSimple>
      <w:r>
        <w:t xml:space="preserve">: </w:t>
      </w:r>
      <w:r w:rsidRPr="00C930C4">
        <w:t xml:space="preserve">Proof of Concept </w:t>
      </w:r>
      <w:r>
        <w:t xml:space="preserve">- Tenant's Email </w:t>
      </w:r>
      <w:r w:rsidR="002C154C">
        <w:t>Reply</w:t>
      </w:r>
      <w:r>
        <w:t xml:space="preserve"> is </w:t>
      </w:r>
      <w:r w:rsidR="009F1429">
        <w:t xml:space="preserve">also </w:t>
      </w:r>
      <w:r>
        <w:t xml:space="preserve">Displayed </w:t>
      </w:r>
      <w:r w:rsidR="00EC4DF6">
        <w:t>in</w:t>
      </w:r>
      <w:r>
        <w:t xml:space="preserve"> the Account</w:t>
      </w:r>
      <w:r w:rsidR="00EC4DF6">
        <w:t>’s Activity Timeline</w:t>
      </w:r>
    </w:p>
    <w:p w14:paraId="3EEA9739" w14:textId="2C0BA421" w:rsidR="00E60B0C" w:rsidRPr="00DC4DF3" w:rsidRDefault="00A207CA" w:rsidP="000309B6">
      <w:pPr>
        <w:pStyle w:val="Heading2"/>
        <w:spacing w:before="120" w:after="240"/>
        <w:ind w:left="578" w:hanging="578"/>
      </w:pPr>
      <w:bookmarkStart w:id="73" w:name="_Toc189830736"/>
      <w:r w:rsidRPr="00DC4DF3">
        <w:lastRenderedPageBreak/>
        <w:t xml:space="preserve">Solution </w:t>
      </w:r>
      <w:r w:rsidR="00D37175">
        <w:t>Overview</w:t>
      </w:r>
      <w:bookmarkEnd w:id="73"/>
    </w:p>
    <w:p w14:paraId="06CB0AF7" w14:textId="1053BBBF" w:rsidR="006E256B" w:rsidRPr="00DC4DF3" w:rsidRDefault="006E256B" w:rsidP="00C4464A">
      <w:pPr>
        <w:pStyle w:val="CommentText"/>
      </w:pPr>
      <w:r w:rsidRPr="00DC4DF3">
        <w:t xml:space="preserve">The following provides an overview of the </w:t>
      </w:r>
      <w:r w:rsidR="0004226F">
        <w:t xml:space="preserve">proposed </w:t>
      </w:r>
      <w:r w:rsidRPr="00DC4DF3">
        <w:t>solution’s interfaces</w:t>
      </w:r>
      <w:r w:rsidR="00FA6D4E" w:rsidRPr="00DC4DF3">
        <w:t xml:space="preserve"> and users</w:t>
      </w:r>
      <w:r w:rsidRPr="00DC4DF3">
        <w:t>:</w:t>
      </w:r>
    </w:p>
    <w:p w14:paraId="556C1A5A" w14:textId="2B78E68B" w:rsidR="00A207CA" w:rsidRPr="00DC4DF3" w:rsidRDefault="00C5782F" w:rsidP="001915C1">
      <w:pPr>
        <w:keepNext/>
        <w:ind w:left="-1134"/>
      </w:pPr>
      <w:ins w:id="74" w:author="Nikki Papenfus" w:date="2024-12-12T11:10:00Z" w16du:dateUtc="2024-12-12T09:10:00Z">
        <w:r w:rsidRPr="00C5782F">
          <w:rPr>
            <w:noProof/>
          </w:rPr>
          <w:drawing>
            <wp:inline distT="0" distB="0" distL="0" distR="0" wp14:anchorId="7F2AB739" wp14:editId="46493A4B">
              <wp:extent cx="7458075" cy="5216530"/>
              <wp:effectExtent l="0" t="0" r="0" b="3175"/>
              <wp:docPr id="213738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85885" name=""/>
                      <pic:cNvPicPr/>
                    </pic:nvPicPr>
                    <pic:blipFill>
                      <a:blip r:embed="rId25"/>
                      <a:stretch>
                        <a:fillRect/>
                      </a:stretch>
                    </pic:blipFill>
                    <pic:spPr>
                      <a:xfrm>
                        <a:off x="0" y="0"/>
                        <a:ext cx="7458075" cy="5216530"/>
                      </a:xfrm>
                      <a:prstGeom prst="rect">
                        <a:avLst/>
                      </a:prstGeom>
                    </pic:spPr>
                  </pic:pic>
                </a:graphicData>
              </a:graphic>
            </wp:inline>
          </w:drawing>
        </w:r>
      </w:ins>
    </w:p>
    <w:p w14:paraId="77FEAE28" w14:textId="77777777" w:rsidR="00064C76" w:rsidRPr="00DC4DF3" w:rsidRDefault="00064C76" w:rsidP="00F05287">
      <w:pPr>
        <w:keepNext/>
        <w:ind w:left="-1134"/>
        <w:rPr>
          <w:highlight w:val="yellow"/>
        </w:rPr>
      </w:pPr>
    </w:p>
    <w:p w14:paraId="52D70C5E" w14:textId="069D12D9" w:rsidR="00835E1D" w:rsidRPr="00DC4DF3" w:rsidRDefault="00835E1D" w:rsidP="00835E1D">
      <w:pPr>
        <w:pStyle w:val="Caption"/>
      </w:pPr>
      <w:r w:rsidRPr="00DC4DF3">
        <w:t xml:space="preserve">Figure </w:t>
      </w:r>
      <w:fldSimple w:instr=" SEQ Figure \* ARABIC ">
        <w:r w:rsidR="00DE47C9">
          <w:rPr>
            <w:noProof/>
          </w:rPr>
          <w:t>12</w:t>
        </w:r>
      </w:fldSimple>
      <w:r w:rsidRPr="00DC4DF3">
        <w:t xml:space="preserve">: Proposed Solution Context </w:t>
      </w:r>
      <w:r w:rsidR="00064C76" w:rsidRPr="00DC4DF3">
        <w:t xml:space="preserve">Diagram </w:t>
      </w:r>
      <w:r w:rsidR="00EE018F">
        <w:t>(Release 1 &amp; 2)</w:t>
      </w:r>
    </w:p>
    <w:p w14:paraId="5484489F" w14:textId="1EBB4D3D" w:rsidR="00D34130" w:rsidRPr="00DC4DF3" w:rsidRDefault="00D34130" w:rsidP="00B474E6">
      <w:pPr>
        <w:pStyle w:val="NormalIndent"/>
        <w:numPr>
          <w:ilvl w:val="0"/>
          <w:numId w:val="8"/>
        </w:numPr>
        <w:spacing w:line="300" w:lineRule="atLeast"/>
        <w:ind w:left="1146"/>
        <w:jc w:val="both"/>
      </w:pPr>
      <w:r w:rsidRPr="00DC4DF3">
        <w:rPr>
          <w:b/>
          <w:lang w:eastAsia="en-ZA"/>
        </w:rPr>
        <w:t>Data Warehouse</w:t>
      </w:r>
      <w:r w:rsidR="00F42DE3" w:rsidRPr="00DC4DF3">
        <w:rPr>
          <w:b/>
          <w:lang w:eastAsia="en-ZA"/>
        </w:rPr>
        <w:t xml:space="preserve"> </w:t>
      </w:r>
      <w:r w:rsidR="002C7F4D" w:rsidRPr="00DC4DF3">
        <w:rPr>
          <w:bCs/>
          <w:lang w:eastAsia="en-ZA"/>
        </w:rPr>
        <w:t xml:space="preserve">– </w:t>
      </w:r>
      <w:r w:rsidR="00546080" w:rsidRPr="00DC4DF3">
        <w:rPr>
          <w:bCs/>
          <w:lang w:eastAsia="en-ZA"/>
        </w:rPr>
        <w:t>Any current arrears balance</w:t>
      </w:r>
      <w:r w:rsidR="002540A3" w:rsidRPr="00DC4DF3">
        <w:rPr>
          <w:bCs/>
          <w:lang w:eastAsia="en-ZA"/>
        </w:rPr>
        <w:t xml:space="preserve"> for the overall</w:t>
      </w:r>
      <w:r w:rsidR="00546080" w:rsidRPr="00DC4DF3">
        <w:rPr>
          <w:bCs/>
          <w:lang w:eastAsia="en-ZA"/>
        </w:rPr>
        <w:t xml:space="preserve"> </w:t>
      </w:r>
      <w:r w:rsidR="002540A3" w:rsidRPr="00DC4DF3">
        <w:rPr>
          <w:bCs/>
          <w:lang w:eastAsia="en-ZA"/>
        </w:rPr>
        <w:t xml:space="preserve">tenancy </w:t>
      </w:r>
      <w:r w:rsidR="00546080" w:rsidRPr="00DC4DF3">
        <w:rPr>
          <w:bCs/>
          <w:lang w:eastAsia="en-ZA"/>
        </w:rPr>
        <w:t xml:space="preserve">will be imported from the </w:t>
      </w:r>
      <w:r w:rsidR="00546080" w:rsidRPr="00B474E6">
        <w:t>D</w:t>
      </w:r>
      <w:r w:rsidRPr="00B474E6">
        <w:t>a</w:t>
      </w:r>
      <w:r w:rsidR="00546080" w:rsidRPr="00B474E6">
        <w:t>ta</w:t>
      </w:r>
      <w:r w:rsidR="00546080" w:rsidRPr="00DC4DF3">
        <w:rPr>
          <w:bCs/>
          <w:lang w:eastAsia="en-ZA"/>
        </w:rPr>
        <w:t xml:space="preserve"> Warehouse (via the GREP integration layer) </w:t>
      </w:r>
      <w:r w:rsidRPr="00DC4DF3">
        <w:rPr>
          <w:bCs/>
          <w:lang w:eastAsia="en-ZA"/>
        </w:rPr>
        <w:t>and updated daily.</w:t>
      </w:r>
    </w:p>
    <w:p w14:paraId="2F65AC03" w14:textId="75E5D27B" w:rsidR="004116B0" w:rsidRPr="001F7C8D" w:rsidRDefault="00875154" w:rsidP="00B474E6">
      <w:pPr>
        <w:pStyle w:val="NormalIndent"/>
        <w:numPr>
          <w:ilvl w:val="0"/>
          <w:numId w:val="8"/>
        </w:numPr>
        <w:spacing w:line="300" w:lineRule="atLeast"/>
        <w:ind w:left="1146"/>
        <w:jc w:val="both"/>
      </w:pPr>
      <w:r w:rsidRPr="00DC4DF3">
        <w:rPr>
          <w:b/>
          <w:lang w:eastAsia="en-ZA"/>
        </w:rPr>
        <w:t>Pricing Spreadsheets</w:t>
      </w:r>
      <w:r w:rsidR="00CD61E3" w:rsidRPr="00DC4DF3">
        <w:rPr>
          <w:b/>
          <w:lang w:eastAsia="en-ZA"/>
        </w:rPr>
        <w:t xml:space="preserve"> </w:t>
      </w:r>
      <w:r w:rsidRPr="00DC4DF3">
        <w:rPr>
          <w:b/>
          <w:lang w:eastAsia="en-ZA"/>
        </w:rPr>
        <w:t>–</w:t>
      </w:r>
      <w:r w:rsidR="00CD61E3" w:rsidRPr="00DC4DF3">
        <w:rPr>
          <w:b/>
          <w:lang w:eastAsia="en-ZA"/>
        </w:rPr>
        <w:t xml:space="preserve"> </w:t>
      </w:r>
      <w:r w:rsidRPr="00DC4DF3">
        <w:rPr>
          <w:bCs/>
          <w:lang w:eastAsia="en-ZA"/>
        </w:rPr>
        <w:t>Support u</w:t>
      </w:r>
      <w:r w:rsidR="00CD61E3" w:rsidRPr="00DC4DF3">
        <w:rPr>
          <w:bCs/>
          <w:lang w:eastAsia="en-ZA"/>
        </w:rPr>
        <w:t>sers</w:t>
      </w:r>
      <w:r w:rsidR="006D6381" w:rsidRPr="00DC4DF3">
        <w:rPr>
          <w:b/>
          <w:lang w:eastAsia="en-ZA"/>
        </w:rPr>
        <w:t xml:space="preserve"> </w:t>
      </w:r>
      <w:r w:rsidR="006D6381" w:rsidRPr="00DC4DF3">
        <w:rPr>
          <w:bCs/>
          <w:lang w:eastAsia="en-ZA"/>
        </w:rPr>
        <w:t xml:space="preserve">will </w:t>
      </w:r>
      <w:r w:rsidRPr="00DC4DF3">
        <w:rPr>
          <w:bCs/>
          <w:lang w:eastAsia="en-ZA"/>
        </w:rPr>
        <w:t xml:space="preserve">update Salesforce price books </w:t>
      </w:r>
      <w:r w:rsidR="002A483C" w:rsidRPr="00DC4DF3">
        <w:rPr>
          <w:bCs/>
          <w:lang w:eastAsia="en-ZA"/>
        </w:rPr>
        <w:t xml:space="preserve">(including ERV price books) by uploading </w:t>
      </w:r>
      <w:r w:rsidR="00533725" w:rsidRPr="00DC4DF3">
        <w:rPr>
          <w:bCs/>
          <w:lang w:eastAsia="en-ZA"/>
        </w:rPr>
        <w:t xml:space="preserve">unit pricing and ERV </w:t>
      </w:r>
      <w:r w:rsidR="002A483C" w:rsidRPr="00DC4DF3">
        <w:rPr>
          <w:bCs/>
          <w:lang w:eastAsia="en-ZA"/>
        </w:rPr>
        <w:t xml:space="preserve">spreadsheets provided by various </w:t>
      </w:r>
      <w:r w:rsidR="004116B0" w:rsidRPr="00DC4DF3">
        <w:rPr>
          <w:bCs/>
          <w:lang w:eastAsia="en-ZA"/>
        </w:rPr>
        <w:t xml:space="preserve">departments. </w:t>
      </w:r>
    </w:p>
    <w:p w14:paraId="6B389144" w14:textId="106C0B74" w:rsidR="00F7128A" w:rsidRDefault="00F7128A" w:rsidP="00F7128A">
      <w:pPr>
        <w:pStyle w:val="NormalIndent"/>
        <w:numPr>
          <w:ilvl w:val="1"/>
          <w:numId w:val="8"/>
        </w:numPr>
        <w:spacing w:line="300" w:lineRule="atLeast"/>
        <w:jc w:val="both"/>
        <w:rPr>
          <w:ins w:id="75" w:author="Nikki Papenfus" w:date="2024-12-13T11:29:00Z" w16du:dateUtc="2024-12-13T09:29:00Z"/>
        </w:rPr>
      </w:pPr>
      <w:ins w:id="76" w:author="Nikki Papenfus" w:date="2024-12-13T11:29:00Z" w16du:dateUtc="2024-12-13T09:29:00Z">
        <w:r>
          <w:lastRenderedPageBreak/>
          <w:t xml:space="preserve">It is expected that this would require 4-5 hours effort per month, which could be </w:t>
        </w:r>
      </w:ins>
      <w:ins w:id="77" w:author="Nikki Papenfus" w:date="2024-12-13T12:12:00Z" w16du:dateUtc="2024-12-13T10:12:00Z">
        <w:r w:rsidR="002519D0">
          <w:t>completed</w:t>
        </w:r>
      </w:ins>
      <w:ins w:id="78" w:author="Nikki Papenfus" w:date="2024-12-13T11:29:00Z" w16du:dateUtc="2024-12-13T09:29:00Z">
        <w:r>
          <w:t xml:space="preserve"> either by </w:t>
        </w:r>
      </w:ins>
      <w:ins w:id="79" w:author="Nikki Papenfus" w:date="2024-12-13T12:12:00Z" w16du:dateUtc="2024-12-13T10:12:00Z">
        <w:r w:rsidR="00AA4A27">
          <w:t>a</w:t>
        </w:r>
      </w:ins>
      <w:ins w:id="80" w:author="Nikki Papenfus" w:date="2024-12-13T11:29:00Z" w16du:dateUtc="2024-12-13T09:29:00Z">
        <w:r>
          <w:t xml:space="preserve"> Grainger Salesforce admin</w:t>
        </w:r>
      </w:ins>
      <w:ins w:id="81" w:author="Nikki Papenfus" w:date="2024-12-13T12:12:00Z" w16du:dateUtc="2024-12-13T10:12:00Z">
        <w:r w:rsidR="00AA4A27">
          <w:t>istrator</w:t>
        </w:r>
      </w:ins>
      <w:ins w:id="82" w:author="Nikki Papenfus" w:date="2024-12-13T11:29:00Z" w16du:dateUtc="2024-12-13T09:29:00Z">
        <w:r>
          <w:t xml:space="preserve"> or </w:t>
        </w:r>
      </w:ins>
      <w:ins w:id="83" w:author="Nikki Papenfus" w:date="2024-12-13T12:12:00Z" w16du:dateUtc="2024-12-13T10:12:00Z">
        <w:r w:rsidR="008515A1">
          <w:t>c</w:t>
        </w:r>
      </w:ins>
      <w:ins w:id="84" w:author="Nikki Papenfus" w:date="2024-12-13T11:29:00Z" w16du:dateUtc="2024-12-13T09:29:00Z">
        <w:r>
          <w:t xml:space="preserve">ould consume hours from the existing 40 hours per month T&amp;M Open Box support agreement.  </w:t>
        </w:r>
      </w:ins>
    </w:p>
    <w:p w14:paraId="5EBA8E63" w14:textId="0C749465" w:rsidR="001F7C8D" w:rsidRPr="00DC4DF3" w:rsidRDefault="00DF0464" w:rsidP="001F7C8D">
      <w:pPr>
        <w:pStyle w:val="NormalIndent"/>
        <w:numPr>
          <w:ilvl w:val="1"/>
          <w:numId w:val="8"/>
        </w:numPr>
        <w:spacing w:line="300" w:lineRule="atLeast"/>
        <w:jc w:val="both"/>
      </w:pPr>
      <w:ins w:id="85" w:author="Nikki Papenfus" w:date="2024-12-12T13:52:00Z">
        <w:r>
          <w:t xml:space="preserve">Given that there are many price book spreadsheets in varying formats, it is not </w:t>
        </w:r>
        <w:r w:rsidR="00BB2DD3">
          <w:t>intended that business users would perform the u</w:t>
        </w:r>
      </w:ins>
      <w:ins w:id="86" w:author="Nikki Papenfus" w:date="2024-12-12T13:53:00Z">
        <w:r w:rsidR="00BB2DD3">
          <w:t xml:space="preserve">ploads. Moving the price books </w:t>
        </w:r>
        <w:r w:rsidR="00B14AC9">
          <w:t>calculations into Salesforce</w:t>
        </w:r>
      </w:ins>
      <w:ins w:id="87" w:author="Nikki Papenfus" w:date="2024-12-12T13:55:00Z">
        <w:r w:rsidR="002E0FEC">
          <w:t xml:space="preserve">, </w:t>
        </w:r>
      </w:ins>
      <w:ins w:id="88" w:author="Nikki Papenfus" w:date="2024-12-12T17:21:00Z" w16du:dateUtc="2024-12-12T15:21:00Z">
        <w:r w:rsidR="008F480D">
          <w:t xml:space="preserve">and </w:t>
        </w:r>
      </w:ins>
      <w:ins w:id="89" w:author="Nikki Papenfus" w:date="2024-12-12T13:55:00Z">
        <w:r w:rsidR="002E0FEC">
          <w:t xml:space="preserve">thereby eliminating the need </w:t>
        </w:r>
      </w:ins>
      <w:ins w:id="90" w:author="Nikki Papenfus" w:date="2024-12-13T12:12:00Z" w16du:dateUtc="2024-12-13T10:12:00Z">
        <w:r w:rsidR="00E06228">
          <w:t>for</w:t>
        </w:r>
      </w:ins>
      <w:ins w:id="91" w:author="Nikki Papenfus" w:date="2024-12-12T13:55:00Z">
        <w:r w:rsidR="002E0FEC">
          <w:t xml:space="preserve"> manual </w:t>
        </w:r>
      </w:ins>
      <w:ins w:id="92" w:author="Nikki Papenfus" w:date="2024-12-12T15:18:00Z" w16du:dateUtc="2024-12-12T13:18:00Z">
        <w:r w:rsidR="00B74CE1">
          <w:t>uploads</w:t>
        </w:r>
      </w:ins>
      <w:ins w:id="93" w:author="Nikki Papenfus" w:date="2024-12-12T13:55:00Z">
        <w:r w:rsidR="002E0FEC">
          <w:t>,</w:t>
        </w:r>
      </w:ins>
      <w:ins w:id="94" w:author="Nikki Papenfus" w:date="2024-12-12T13:53:00Z">
        <w:r w:rsidR="00B14AC9">
          <w:t xml:space="preserve"> is </w:t>
        </w:r>
        <w:r w:rsidR="00F15CBA">
          <w:t xml:space="preserve">expected to be </w:t>
        </w:r>
      </w:ins>
      <w:ins w:id="95" w:author="Nikki Papenfus" w:date="2024-12-12T13:54:00Z">
        <w:r w:rsidR="00F15CBA">
          <w:t xml:space="preserve">addressed in a </w:t>
        </w:r>
        <w:r w:rsidR="001F7C8D">
          <w:fldChar w:fldCharType="begin"/>
        </w:r>
        <w:r w:rsidR="001F7C8D">
          <w:instrText>HYPERLINK  \l "_Future_Phases"</w:instrText>
        </w:r>
        <w:r w:rsidR="001F7C8D">
          <w:fldChar w:fldCharType="separate"/>
        </w:r>
        <w:r w:rsidR="00F15CBA" w:rsidRPr="6E542AAE">
          <w:rPr>
            <w:rStyle w:val="Hyperlink"/>
          </w:rPr>
          <w:t>future phase</w:t>
        </w:r>
        <w:r w:rsidR="001F7C8D">
          <w:fldChar w:fldCharType="end"/>
        </w:r>
        <w:r w:rsidR="00F15CBA">
          <w:t xml:space="preserve">. </w:t>
        </w:r>
      </w:ins>
      <w:ins w:id="96" w:author="Nikki Papenfus" w:date="2024-12-12T13:53:00Z">
        <w:r w:rsidR="00B14AC9">
          <w:t xml:space="preserve">  </w:t>
        </w:r>
      </w:ins>
      <w:ins w:id="97" w:author="Nikki Papenfus" w:date="2024-12-12T13:51:00Z">
        <w:r w:rsidR="000B5DDA">
          <w:t xml:space="preserve"> </w:t>
        </w:r>
      </w:ins>
      <w:ins w:id="98" w:author="Nikki Papenfus" w:date="2024-12-12T13:28:00Z">
        <w:r w:rsidR="00D8268B">
          <w:t xml:space="preserve"> </w:t>
        </w:r>
        <w:r w:rsidR="009A4CD0">
          <w:t xml:space="preserve"> </w:t>
        </w:r>
      </w:ins>
      <w:ins w:id="99" w:author="Nikki Papenfus" w:date="2024-12-12T13:27:00Z">
        <w:r w:rsidR="001F7C8D">
          <w:t xml:space="preserve"> </w:t>
        </w:r>
      </w:ins>
    </w:p>
    <w:p w14:paraId="141E4552" w14:textId="3C7B7938" w:rsidR="003C7619" w:rsidRPr="00DC4DF3" w:rsidRDefault="004116B0" w:rsidP="00B474E6">
      <w:pPr>
        <w:pStyle w:val="NormalIndent"/>
        <w:numPr>
          <w:ilvl w:val="0"/>
          <w:numId w:val="8"/>
        </w:numPr>
        <w:spacing w:line="300" w:lineRule="atLeast"/>
        <w:ind w:left="1146"/>
        <w:jc w:val="both"/>
        <w:rPr>
          <w:bCs/>
        </w:rPr>
      </w:pPr>
      <w:r w:rsidRPr="00DC4DF3">
        <w:rPr>
          <w:b/>
          <w:lang w:eastAsia="en-ZA"/>
        </w:rPr>
        <w:t>Tenant</w:t>
      </w:r>
      <w:r w:rsidR="003E4766" w:rsidRPr="00DC4DF3">
        <w:rPr>
          <w:b/>
          <w:lang w:eastAsia="en-ZA"/>
        </w:rPr>
        <w:t>s</w:t>
      </w:r>
      <w:r w:rsidRPr="00DC4DF3">
        <w:rPr>
          <w:b/>
          <w:lang w:eastAsia="en-ZA"/>
        </w:rPr>
        <w:t xml:space="preserve"> </w:t>
      </w:r>
      <w:r w:rsidR="00776407" w:rsidRPr="00776407">
        <w:rPr>
          <w:b/>
          <w:lang w:eastAsia="en-ZA"/>
        </w:rPr>
        <w:t xml:space="preserve">- </w:t>
      </w:r>
      <w:r w:rsidR="003E4766" w:rsidRPr="00DC4DF3">
        <w:rPr>
          <w:bCs/>
          <w:lang w:eastAsia="en-ZA"/>
        </w:rPr>
        <w:t>The lead tenant will receive notification</w:t>
      </w:r>
      <w:r w:rsidR="00435D95" w:rsidRPr="00DC4DF3">
        <w:rPr>
          <w:bCs/>
          <w:lang w:eastAsia="en-ZA"/>
        </w:rPr>
        <w:t>s</w:t>
      </w:r>
      <w:r w:rsidR="00E32BA4" w:rsidRPr="00DC4DF3">
        <w:rPr>
          <w:bCs/>
          <w:lang w:eastAsia="en-ZA"/>
        </w:rPr>
        <w:t xml:space="preserve"> </w:t>
      </w:r>
      <w:r w:rsidR="003E4766" w:rsidRPr="00DC4DF3">
        <w:rPr>
          <w:bCs/>
          <w:lang w:eastAsia="en-ZA"/>
        </w:rPr>
        <w:t xml:space="preserve">&amp; reminder emails </w:t>
      </w:r>
      <w:r w:rsidR="00002FCD" w:rsidRPr="00DC4DF3">
        <w:rPr>
          <w:bCs/>
          <w:lang w:eastAsia="en-ZA"/>
        </w:rPr>
        <w:t xml:space="preserve">from Salesforce </w:t>
      </w:r>
      <w:r w:rsidR="003A6540" w:rsidRPr="00DC4DF3">
        <w:rPr>
          <w:bCs/>
          <w:lang w:eastAsia="en-ZA"/>
        </w:rPr>
        <w:t xml:space="preserve">with a link to </w:t>
      </w:r>
      <w:r w:rsidR="00E32BA4" w:rsidRPr="00DC4DF3">
        <w:rPr>
          <w:bCs/>
          <w:lang w:eastAsia="en-ZA"/>
        </w:rPr>
        <w:t xml:space="preserve">provide intention </w:t>
      </w:r>
      <w:r w:rsidR="00CB61AE">
        <w:rPr>
          <w:bCs/>
          <w:lang w:eastAsia="en-ZA"/>
        </w:rPr>
        <w:t xml:space="preserve">to renew </w:t>
      </w:r>
      <w:r w:rsidR="003C7619" w:rsidRPr="00DC4DF3">
        <w:rPr>
          <w:bCs/>
          <w:lang w:eastAsia="en-ZA"/>
        </w:rPr>
        <w:t xml:space="preserve">or </w:t>
      </w:r>
      <w:r w:rsidR="00E32BA4" w:rsidRPr="00DC4DF3">
        <w:rPr>
          <w:bCs/>
          <w:lang w:eastAsia="en-ZA"/>
        </w:rPr>
        <w:t xml:space="preserve">review </w:t>
      </w:r>
      <w:r w:rsidR="003C7619" w:rsidRPr="00DC4DF3">
        <w:rPr>
          <w:bCs/>
          <w:lang w:eastAsia="en-ZA"/>
        </w:rPr>
        <w:t xml:space="preserve">the </w:t>
      </w:r>
      <w:r w:rsidR="004B0268" w:rsidRPr="00DC4DF3">
        <w:rPr>
          <w:bCs/>
          <w:lang w:eastAsia="en-ZA"/>
        </w:rPr>
        <w:t xml:space="preserve">renewal </w:t>
      </w:r>
      <w:r w:rsidR="00E32BA4" w:rsidRPr="00DC4DF3">
        <w:rPr>
          <w:bCs/>
          <w:lang w:eastAsia="en-ZA"/>
        </w:rPr>
        <w:t>offer</w:t>
      </w:r>
      <w:r w:rsidR="003C7619" w:rsidRPr="00DC4DF3">
        <w:rPr>
          <w:bCs/>
          <w:lang w:eastAsia="en-ZA"/>
        </w:rPr>
        <w:t>(</w:t>
      </w:r>
      <w:r w:rsidR="00E32BA4" w:rsidRPr="00DC4DF3">
        <w:rPr>
          <w:bCs/>
          <w:lang w:eastAsia="en-ZA"/>
        </w:rPr>
        <w:t>s</w:t>
      </w:r>
      <w:r w:rsidR="003C7619" w:rsidRPr="00DC4DF3">
        <w:rPr>
          <w:bCs/>
          <w:lang w:eastAsia="en-ZA"/>
        </w:rPr>
        <w:t>)</w:t>
      </w:r>
      <w:r w:rsidR="00E32BA4" w:rsidRPr="00DC4DF3">
        <w:rPr>
          <w:bCs/>
          <w:lang w:eastAsia="en-ZA"/>
        </w:rPr>
        <w:t xml:space="preserve"> </w:t>
      </w:r>
      <w:r w:rsidR="003A6540" w:rsidRPr="00DC4DF3">
        <w:rPr>
          <w:bCs/>
          <w:lang w:eastAsia="en-ZA"/>
        </w:rPr>
        <w:t>via online forms</w:t>
      </w:r>
      <w:r w:rsidR="00540E6B" w:rsidRPr="00DC4DF3">
        <w:rPr>
          <w:bCs/>
          <w:lang w:eastAsia="en-ZA"/>
        </w:rPr>
        <w:t xml:space="preserve">. </w:t>
      </w:r>
    </w:p>
    <w:p w14:paraId="037BFFDE" w14:textId="0A69B3AA" w:rsidR="004116B0" w:rsidRPr="00DC4DF3" w:rsidRDefault="00540E6B" w:rsidP="00B474E6">
      <w:pPr>
        <w:pStyle w:val="NormalIndent"/>
        <w:numPr>
          <w:ilvl w:val="1"/>
          <w:numId w:val="8"/>
        </w:numPr>
        <w:spacing w:line="300" w:lineRule="atLeast"/>
        <w:jc w:val="both"/>
        <w:rPr>
          <w:bCs/>
        </w:rPr>
      </w:pPr>
      <w:r w:rsidRPr="00DC4DF3">
        <w:rPr>
          <w:bCs/>
        </w:rPr>
        <w:t xml:space="preserve">The forms </w:t>
      </w:r>
      <w:r w:rsidR="00E3085A" w:rsidRPr="00DC4DF3">
        <w:rPr>
          <w:bCs/>
        </w:rPr>
        <w:t xml:space="preserve">will be </w:t>
      </w:r>
      <w:r w:rsidR="003A6540" w:rsidRPr="00DC4DF3">
        <w:rPr>
          <w:bCs/>
        </w:rPr>
        <w:t>implemented using Form Assembly.</w:t>
      </w:r>
      <w:r w:rsidR="00A65D8C" w:rsidRPr="00DC4DF3">
        <w:rPr>
          <w:bCs/>
        </w:rPr>
        <w:t xml:space="preserve"> Responses </w:t>
      </w:r>
      <w:r w:rsidRPr="00DC4DF3">
        <w:rPr>
          <w:bCs/>
        </w:rPr>
        <w:t>will be</w:t>
      </w:r>
      <w:r w:rsidR="00A65D8C" w:rsidRPr="00DC4DF3">
        <w:rPr>
          <w:bCs/>
        </w:rPr>
        <w:t xml:space="preserve"> saved to the corresponding fields on the offer and opportunity.</w:t>
      </w:r>
    </w:p>
    <w:p w14:paraId="6B29CDEF" w14:textId="13E1B680" w:rsidR="00985CA7" w:rsidRPr="001B2625" w:rsidRDefault="00985CA7" w:rsidP="00B474E6">
      <w:pPr>
        <w:pStyle w:val="NormalIndent"/>
        <w:numPr>
          <w:ilvl w:val="1"/>
          <w:numId w:val="8"/>
        </w:numPr>
        <w:spacing w:line="300" w:lineRule="atLeast"/>
        <w:jc w:val="both"/>
        <w:rPr>
          <w:bCs/>
        </w:rPr>
      </w:pPr>
      <w:r w:rsidRPr="001B2625">
        <w:rPr>
          <w:bCs/>
        </w:rPr>
        <w:t>Any requests for a different unit, tenant requests raised during the renewal process</w:t>
      </w:r>
      <w:r>
        <w:rPr>
          <w:bCs/>
        </w:rPr>
        <w:t>, or</w:t>
      </w:r>
      <w:r w:rsidRPr="001B2625">
        <w:rPr>
          <w:bCs/>
        </w:rPr>
        <w:t xml:space="preserve"> renewal blockers will be saved as a task linked to the opportunity and assigned to the </w:t>
      </w:r>
      <w:r w:rsidR="00205B1D" w:rsidRPr="00DC4DF3">
        <w:rPr>
          <w:bCs/>
        </w:rPr>
        <w:t>PM/RSM</w:t>
      </w:r>
      <w:r w:rsidRPr="001B2625">
        <w:rPr>
          <w:bCs/>
        </w:rPr>
        <w:t xml:space="preserve">.  </w:t>
      </w:r>
    </w:p>
    <w:p w14:paraId="0AFC692E" w14:textId="77777777" w:rsidR="00D27133" w:rsidRPr="00DC4DF3" w:rsidRDefault="00A404C2" w:rsidP="00B474E6">
      <w:pPr>
        <w:pStyle w:val="NormalIndent"/>
        <w:numPr>
          <w:ilvl w:val="0"/>
          <w:numId w:val="8"/>
        </w:numPr>
        <w:spacing w:line="300" w:lineRule="atLeast"/>
        <w:ind w:left="1146"/>
        <w:jc w:val="both"/>
        <w:rPr>
          <w:bCs/>
        </w:rPr>
      </w:pPr>
      <w:r w:rsidRPr="00DC4DF3">
        <w:rPr>
          <w:b/>
        </w:rPr>
        <w:t xml:space="preserve">Property Managers / Resident Services Managers </w:t>
      </w:r>
    </w:p>
    <w:p w14:paraId="2D14B0DB" w14:textId="47422946" w:rsidR="00A6096C" w:rsidRPr="00DC4DF3" w:rsidRDefault="00D27133" w:rsidP="00B474E6">
      <w:pPr>
        <w:pStyle w:val="NormalIndent"/>
        <w:numPr>
          <w:ilvl w:val="1"/>
          <w:numId w:val="8"/>
        </w:numPr>
        <w:spacing w:line="300" w:lineRule="atLeast"/>
        <w:jc w:val="both"/>
        <w:rPr>
          <w:bCs/>
        </w:rPr>
      </w:pPr>
      <w:r w:rsidRPr="00DC4DF3">
        <w:rPr>
          <w:bCs/>
        </w:rPr>
        <w:t xml:space="preserve">PMs/RSMs will </w:t>
      </w:r>
      <w:r w:rsidR="00AA5EAC" w:rsidRPr="00DC4DF3">
        <w:rPr>
          <w:bCs/>
        </w:rPr>
        <w:t>receive notification of renewals to re</w:t>
      </w:r>
      <w:r w:rsidR="00DB4F71" w:rsidRPr="00DC4DF3">
        <w:rPr>
          <w:bCs/>
        </w:rPr>
        <w:t>vi</w:t>
      </w:r>
      <w:r w:rsidR="00AA5EAC" w:rsidRPr="00DC4DF3">
        <w:rPr>
          <w:bCs/>
        </w:rPr>
        <w:t>ew</w:t>
      </w:r>
      <w:r w:rsidR="00551438" w:rsidRPr="00DC4DF3">
        <w:rPr>
          <w:bCs/>
        </w:rPr>
        <w:t xml:space="preserve">, </w:t>
      </w:r>
      <w:r w:rsidR="00AA5EAC" w:rsidRPr="00DC4DF3">
        <w:rPr>
          <w:bCs/>
        </w:rPr>
        <w:t>tenant requests</w:t>
      </w:r>
      <w:r w:rsidR="00551438" w:rsidRPr="00DC4DF3">
        <w:rPr>
          <w:bCs/>
        </w:rPr>
        <w:t xml:space="preserve">, and </w:t>
      </w:r>
      <w:r w:rsidR="00127EDD" w:rsidRPr="00DC4DF3">
        <w:rPr>
          <w:bCs/>
        </w:rPr>
        <w:t xml:space="preserve">any </w:t>
      </w:r>
      <w:r w:rsidR="00551438" w:rsidRPr="00DC4DF3">
        <w:rPr>
          <w:bCs/>
        </w:rPr>
        <w:t>notice to quit</w:t>
      </w:r>
      <w:r w:rsidR="00E3085A" w:rsidRPr="00DC4DF3">
        <w:rPr>
          <w:bCs/>
        </w:rPr>
        <w:t xml:space="preserve"> from Salesforce</w:t>
      </w:r>
      <w:r w:rsidR="0033578E" w:rsidRPr="00DC4DF3">
        <w:rPr>
          <w:bCs/>
        </w:rPr>
        <w:t xml:space="preserve">. </w:t>
      </w:r>
    </w:p>
    <w:p w14:paraId="3967AE84" w14:textId="6639DB0C" w:rsidR="0087748A" w:rsidRPr="00DC4DF3" w:rsidRDefault="0033578E" w:rsidP="00B474E6">
      <w:pPr>
        <w:pStyle w:val="NormalIndent"/>
        <w:numPr>
          <w:ilvl w:val="1"/>
          <w:numId w:val="8"/>
        </w:numPr>
        <w:spacing w:line="300" w:lineRule="atLeast"/>
        <w:jc w:val="both"/>
        <w:rPr>
          <w:bCs/>
        </w:rPr>
      </w:pPr>
      <w:r w:rsidRPr="00DC4DF3">
        <w:rPr>
          <w:bCs/>
        </w:rPr>
        <w:t xml:space="preserve">PMs/RSMs </w:t>
      </w:r>
      <w:r w:rsidR="009715BB" w:rsidRPr="00DC4DF3">
        <w:rPr>
          <w:bCs/>
        </w:rPr>
        <w:t xml:space="preserve">will </w:t>
      </w:r>
      <w:r w:rsidR="00426CDE" w:rsidRPr="00DC4DF3">
        <w:rPr>
          <w:bCs/>
        </w:rPr>
        <w:t>see where there are arrears or right-to-rent information outstanding</w:t>
      </w:r>
      <w:r w:rsidR="004B0C83" w:rsidRPr="00DC4DF3">
        <w:rPr>
          <w:bCs/>
        </w:rPr>
        <w:t xml:space="preserve"> on renewals</w:t>
      </w:r>
      <w:r w:rsidR="00426CDE" w:rsidRPr="00DC4DF3">
        <w:rPr>
          <w:bCs/>
        </w:rPr>
        <w:t xml:space="preserve">, </w:t>
      </w:r>
      <w:r w:rsidR="00855C24" w:rsidRPr="00DC4DF3">
        <w:rPr>
          <w:bCs/>
        </w:rPr>
        <w:t xml:space="preserve">provide their renewal decision, </w:t>
      </w:r>
      <w:r w:rsidR="008727BC" w:rsidRPr="00DC4DF3">
        <w:rPr>
          <w:bCs/>
        </w:rPr>
        <w:t xml:space="preserve">and capture comments </w:t>
      </w:r>
      <w:r w:rsidR="00524A36" w:rsidRPr="00DC4DF3">
        <w:rPr>
          <w:bCs/>
        </w:rPr>
        <w:t xml:space="preserve">about the tenant </w:t>
      </w:r>
      <w:r w:rsidR="008727BC" w:rsidRPr="00DC4DF3">
        <w:rPr>
          <w:bCs/>
        </w:rPr>
        <w:t xml:space="preserve">on a </w:t>
      </w:r>
      <w:r w:rsidR="00C110FE" w:rsidRPr="00DC4DF3">
        <w:rPr>
          <w:bCs/>
        </w:rPr>
        <w:t xml:space="preserve">list of renewals </w:t>
      </w:r>
      <w:r w:rsidR="00C23591">
        <w:rPr>
          <w:bCs/>
        </w:rPr>
        <w:t>that requires</w:t>
      </w:r>
      <w:r w:rsidR="00C110FE" w:rsidRPr="00DC4DF3">
        <w:rPr>
          <w:bCs/>
        </w:rPr>
        <w:t xml:space="preserve"> their review</w:t>
      </w:r>
      <w:r w:rsidR="00AF7F41" w:rsidRPr="00DC4DF3">
        <w:rPr>
          <w:bCs/>
        </w:rPr>
        <w:t xml:space="preserve"> </w:t>
      </w:r>
      <w:r w:rsidR="007A56AA">
        <w:rPr>
          <w:bCs/>
        </w:rPr>
        <w:t xml:space="preserve">(using </w:t>
      </w:r>
      <w:r w:rsidR="00895C20">
        <w:rPr>
          <w:bCs/>
        </w:rPr>
        <w:t xml:space="preserve">a </w:t>
      </w:r>
      <w:r w:rsidR="00843208">
        <w:rPr>
          <w:bCs/>
        </w:rPr>
        <w:t>LWC data table</w:t>
      </w:r>
      <w:r w:rsidR="00895C20" w:rsidRPr="00895C20">
        <w:rPr>
          <w:bCs/>
        </w:rPr>
        <w:t xml:space="preserve"> </w:t>
      </w:r>
      <w:r w:rsidR="007A56AA">
        <w:rPr>
          <w:bCs/>
        </w:rPr>
        <w:t>in</w:t>
      </w:r>
      <w:r w:rsidR="001A6FF3" w:rsidRPr="00DC4DF3">
        <w:rPr>
          <w:bCs/>
        </w:rPr>
        <w:t xml:space="preserve"> </w:t>
      </w:r>
      <w:r w:rsidR="00AF7F41" w:rsidRPr="00DC4DF3">
        <w:rPr>
          <w:bCs/>
        </w:rPr>
        <w:t>Salesforce</w:t>
      </w:r>
      <w:r w:rsidR="00843208">
        <w:rPr>
          <w:bCs/>
        </w:rPr>
        <w:t>)</w:t>
      </w:r>
      <w:r w:rsidR="00C110FE" w:rsidRPr="00DC4DF3">
        <w:rPr>
          <w:bCs/>
        </w:rPr>
        <w:t xml:space="preserve">. </w:t>
      </w:r>
    </w:p>
    <w:p w14:paraId="74506668" w14:textId="237F5BCD" w:rsidR="00670CDB" w:rsidRDefault="00C110FE" w:rsidP="00B474E6">
      <w:pPr>
        <w:pStyle w:val="NormalIndent"/>
        <w:numPr>
          <w:ilvl w:val="1"/>
          <w:numId w:val="8"/>
        </w:numPr>
        <w:spacing w:line="300" w:lineRule="atLeast"/>
        <w:jc w:val="both"/>
        <w:rPr>
          <w:bCs/>
        </w:rPr>
      </w:pPr>
      <w:r w:rsidRPr="00DC4DF3">
        <w:rPr>
          <w:bCs/>
        </w:rPr>
        <w:t xml:space="preserve">Updates to unit condition </w:t>
      </w:r>
      <w:r w:rsidR="0004602D" w:rsidRPr="00DC4DF3">
        <w:rPr>
          <w:bCs/>
        </w:rPr>
        <w:t xml:space="preserve">&amp; pricing considerations will be captured </w:t>
      </w:r>
      <w:r w:rsidR="00BA7967">
        <w:rPr>
          <w:bCs/>
        </w:rPr>
        <w:t xml:space="preserve">in new fields </w:t>
      </w:r>
      <w:r w:rsidR="0004602D" w:rsidRPr="00DC4DF3">
        <w:rPr>
          <w:bCs/>
        </w:rPr>
        <w:t xml:space="preserve">on the unit </w:t>
      </w:r>
      <w:r w:rsidR="00BA7967">
        <w:rPr>
          <w:bCs/>
        </w:rPr>
        <w:t>and</w:t>
      </w:r>
      <w:r w:rsidR="0004602D" w:rsidRPr="00DC4DF3">
        <w:rPr>
          <w:bCs/>
        </w:rPr>
        <w:t xml:space="preserve"> bl</w:t>
      </w:r>
      <w:r w:rsidR="00AF7F41" w:rsidRPr="00DC4DF3">
        <w:rPr>
          <w:bCs/>
        </w:rPr>
        <w:t>o</w:t>
      </w:r>
      <w:r w:rsidR="0004602D" w:rsidRPr="00DC4DF3">
        <w:rPr>
          <w:bCs/>
        </w:rPr>
        <w:t>ck</w:t>
      </w:r>
      <w:r w:rsidR="0087748A" w:rsidRPr="00DC4DF3">
        <w:rPr>
          <w:bCs/>
        </w:rPr>
        <w:t>,</w:t>
      </w:r>
      <w:r w:rsidR="0004602D" w:rsidRPr="00DC4DF3">
        <w:rPr>
          <w:bCs/>
        </w:rPr>
        <w:t xml:space="preserve"> as </w:t>
      </w:r>
      <w:r w:rsidR="00AF7F41" w:rsidRPr="00DC4DF3">
        <w:rPr>
          <w:bCs/>
        </w:rPr>
        <w:t>applicable</w:t>
      </w:r>
      <w:r w:rsidR="00A864BB">
        <w:rPr>
          <w:bCs/>
        </w:rPr>
        <w:t>, and displayed in renewal lists</w:t>
      </w:r>
      <w:r w:rsidR="0004602D" w:rsidRPr="00DC4DF3">
        <w:rPr>
          <w:bCs/>
        </w:rPr>
        <w:t xml:space="preserve">. </w:t>
      </w:r>
    </w:p>
    <w:p w14:paraId="0ED27A8E" w14:textId="77777777" w:rsidR="00D27133" w:rsidRPr="00DC4DF3" w:rsidRDefault="00A404C2" w:rsidP="00B474E6">
      <w:pPr>
        <w:pStyle w:val="NormalIndent"/>
        <w:numPr>
          <w:ilvl w:val="0"/>
          <w:numId w:val="8"/>
        </w:numPr>
        <w:spacing w:line="300" w:lineRule="atLeast"/>
        <w:ind w:left="1146"/>
        <w:jc w:val="both"/>
        <w:rPr>
          <w:b/>
        </w:rPr>
      </w:pPr>
      <w:r w:rsidRPr="00DC4DF3">
        <w:rPr>
          <w:b/>
          <w:lang w:eastAsia="en-ZA"/>
        </w:rPr>
        <w:t xml:space="preserve">Asset Managers </w:t>
      </w:r>
    </w:p>
    <w:p w14:paraId="2EE5A159" w14:textId="7511DCBA" w:rsidR="00052FE7" w:rsidRPr="00B474E6" w:rsidRDefault="00D27133" w:rsidP="00B474E6">
      <w:pPr>
        <w:pStyle w:val="NormalIndent"/>
        <w:numPr>
          <w:ilvl w:val="1"/>
          <w:numId w:val="8"/>
        </w:numPr>
        <w:spacing w:line="300" w:lineRule="atLeast"/>
        <w:jc w:val="both"/>
        <w:rPr>
          <w:bCs/>
        </w:rPr>
      </w:pPr>
      <w:r w:rsidRPr="00DC4DF3">
        <w:rPr>
          <w:bCs/>
        </w:rPr>
        <w:t>AMs</w:t>
      </w:r>
      <w:r w:rsidRPr="00B474E6">
        <w:rPr>
          <w:bCs/>
        </w:rPr>
        <w:t xml:space="preserve"> </w:t>
      </w:r>
      <w:r w:rsidR="009715BB" w:rsidRPr="00DC4DF3">
        <w:rPr>
          <w:bCs/>
        </w:rPr>
        <w:t>w</w:t>
      </w:r>
      <w:r w:rsidR="00A47FD3" w:rsidRPr="00DC4DF3">
        <w:rPr>
          <w:bCs/>
        </w:rPr>
        <w:t>ill receive notification of pricing and counteroffers to review</w:t>
      </w:r>
      <w:r w:rsidR="00880FED" w:rsidRPr="00DC4DF3">
        <w:rPr>
          <w:bCs/>
        </w:rPr>
        <w:t xml:space="preserve"> from Salesforce.</w:t>
      </w:r>
    </w:p>
    <w:p w14:paraId="79C17383" w14:textId="77777777" w:rsidR="00A42F0D" w:rsidRPr="00B474E6" w:rsidRDefault="00830BCA" w:rsidP="00B474E6">
      <w:pPr>
        <w:pStyle w:val="NormalIndent"/>
        <w:numPr>
          <w:ilvl w:val="1"/>
          <w:numId w:val="8"/>
        </w:numPr>
        <w:spacing w:line="300" w:lineRule="atLeast"/>
        <w:jc w:val="both"/>
        <w:rPr>
          <w:bCs/>
        </w:rPr>
      </w:pPr>
      <w:r w:rsidRPr="008B099D">
        <w:rPr>
          <w:bCs/>
        </w:rPr>
        <w:t>AMs</w:t>
      </w:r>
      <w:r w:rsidR="006860F9" w:rsidRPr="008B099D">
        <w:rPr>
          <w:bCs/>
        </w:rPr>
        <w:t xml:space="preserve"> </w:t>
      </w:r>
      <w:r w:rsidR="00880FED" w:rsidRPr="008B099D">
        <w:rPr>
          <w:bCs/>
        </w:rPr>
        <w:t>will</w:t>
      </w:r>
      <w:r w:rsidR="00F339DB" w:rsidRPr="008B099D">
        <w:rPr>
          <w:bCs/>
        </w:rPr>
        <w:t xml:space="preserve"> </w:t>
      </w:r>
      <w:r w:rsidR="00B671E5" w:rsidRPr="008B099D">
        <w:rPr>
          <w:bCs/>
        </w:rPr>
        <w:t xml:space="preserve">see pricing inputs such as ERV and unit </w:t>
      </w:r>
      <w:proofErr w:type="gramStart"/>
      <w:r w:rsidR="00B671E5" w:rsidRPr="008B099D">
        <w:rPr>
          <w:bCs/>
        </w:rPr>
        <w:t>condition</w:t>
      </w:r>
      <w:r w:rsidR="008167FF" w:rsidRPr="008B099D">
        <w:rPr>
          <w:bCs/>
        </w:rPr>
        <w:t xml:space="preserve">, </w:t>
      </w:r>
      <w:r w:rsidR="004770A3" w:rsidRPr="008B099D">
        <w:rPr>
          <w:bCs/>
        </w:rPr>
        <w:t>and</w:t>
      </w:r>
      <w:proofErr w:type="gramEnd"/>
      <w:r w:rsidR="004770A3" w:rsidRPr="008B099D">
        <w:rPr>
          <w:bCs/>
        </w:rPr>
        <w:t xml:space="preserve"> will </w:t>
      </w:r>
      <w:r w:rsidR="006D3D61" w:rsidRPr="008B099D">
        <w:rPr>
          <w:bCs/>
        </w:rPr>
        <w:t>adjust offer &amp; minimum prices</w:t>
      </w:r>
      <w:r w:rsidR="004770A3" w:rsidRPr="008B099D">
        <w:rPr>
          <w:bCs/>
        </w:rPr>
        <w:t xml:space="preserve"> </w:t>
      </w:r>
      <w:r w:rsidR="006D51D2" w:rsidRPr="008B099D">
        <w:rPr>
          <w:bCs/>
        </w:rPr>
        <w:t xml:space="preserve">on a list of renewals </w:t>
      </w:r>
      <w:r w:rsidR="00FB0F18" w:rsidRPr="008B099D">
        <w:rPr>
          <w:bCs/>
        </w:rPr>
        <w:t>that requires</w:t>
      </w:r>
      <w:r w:rsidR="006D51D2" w:rsidRPr="008B099D">
        <w:rPr>
          <w:bCs/>
        </w:rPr>
        <w:t xml:space="preserve"> their review</w:t>
      </w:r>
      <w:r w:rsidR="004770A3" w:rsidRPr="008B099D">
        <w:rPr>
          <w:bCs/>
        </w:rPr>
        <w:t xml:space="preserve"> </w:t>
      </w:r>
      <w:r w:rsidR="00A42F0D">
        <w:rPr>
          <w:bCs/>
        </w:rPr>
        <w:t>(using a LWC data table</w:t>
      </w:r>
      <w:r w:rsidR="00A42F0D" w:rsidRPr="00895C20">
        <w:rPr>
          <w:bCs/>
        </w:rPr>
        <w:t xml:space="preserve"> </w:t>
      </w:r>
      <w:r w:rsidR="00A42F0D">
        <w:rPr>
          <w:bCs/>
        </w:rPr>
        <w:t>in</w:t>
      </w:r>
      <w:r w:rsidR="004770A3" w:rsidRPr="008B099D">
        <w:rPr>
          <w:bCs/>
        </w:rPr>
        <w:t xml:space="preserve"> Salesforce</w:t>
      </w:r>
      <w:r w:rsidR="00A42F0D">
        <w:rPr>
          <w:bCs/>
        </w:rPr>
        <w:t>)</w:t>
      </w:r>
      <w:r w:rsidR="004770A3" w:rsidRPr="008B099D">
        <w:rPr>
          <w:bCs/>
        </w:rPr>
        <w:t xml:space="preserve">. </w:t>
      </w:r>
    </w:p>
    <w:p w14:paraId="33034C97" w14:textId="56608B23" w:rsidR="006D51D2" w:rsidRPr="008B099D" w:rsidRDefault="004770A3" w:rsidP="00B474E6">
      <w:pPr>
        <w:pStyle w:val="NormalIndent"/>
        <w:numPr>
          <w:ilvl w:val="2"/>
          <w:numId w:val="8"/>
        </w:numPr>
        <w:spacing w:line="300" w:lineRule="atLeast"/>
        <w:jc w:val="both"/>
        <w:rPr>
          <w:b/>
        </w:rPr>
      </w:pPr>
      <w:r w:rsidRPr="008B099D">
        <w:rPr>
          <w:bCs/>
        </w:rPr>
        <w:t>AM</w:t>
      </w:r>
      <w:r w:rsidR="00A42F0D">
        <w:rPr>
          <w:bCs/>
        </w:rPr>
        <w:t>s</w:t>
      </w:r>
      <w:r w:rsidRPr="008B099D">
        <w:rPr>
          <w:bCs/>
        </w:rPr>
        <w:t xml:space="preserve"> will </w:t>
      </w:r>
      <w:r w:rsidR="001A6FF3" w:rsidRPr="008B099D">
        <w:rPr>
          <w:bCs/>
        </w:rPr>
        <w:t xml:space="preserve">continue to </w:t>
      </w:r>
      <w:r w:rsidRPr="008B099D">
        <w:rPr>
          <w:bCs/>
        </w:rPr>
        <w:t>capture renewal prices for DMR units and estates that do not have price books</w:t>
      </w:r>
      <w:r w:rsidR="008167FF" w:rsidRPr="008B099D">
        <w:rPr>
          <w:bCs/>
        </w:rPr>
        <w:t xml:space="preserve"> from scratch</w:t>
      </w:r>
      <w:r w:rsidR="001A6FF3" w:rsidRPr="008B099D">
        <w:rPr>
          <w:bCs/>
        </w:rPr>
        <w:t>.</w:t>
      </w:r>
    </w:p>
    <w:p w14:paraId="3360C39B" w14:textId="2BBB341C" w:rsidR="00B671E5" w:rsidRPr="00B474E6" w:rsidRDefault="00B671E5" w:rsidP="00B474E6">
      <w:pPr>
        <w:pStyle w:val="NormalIndent"/>
        <w:numPr>
          <w:ilvl w:val="1"/>
          <w:numId w:val="8"/>
        </w:numPr>
        <w:spacing w:line="300" w:lineRule="atLeast"/>
        <w:jc w:val="both"/>
        <w:rPr>
          <w:bCs/>
        </w:rPr>
      </w:pPr>
      <w:r w:rsidRPr="00DC4DF3">
        <w:rPr>
          <w:bCs/>
        </w:rPr>
        <w:lastRenderedPageBreak/>
        <w:t xml:space="preserve">AMs will use a new Salesforce </w:t>
      </w:r>
      <w:r w:rsidR="00A42F0D">
        <w:rPr>
          <w:bCs/>
        </w:rPr>
        <w:t>report</w:t>
      </w:r>
      <w:r w:rsidRPr="00DC4DF3">
        <w:rPr>
          <w:bCs/>
        </w:rPr>
        <w:t xml:space="preserve"> calculating projected growth on rent to evaluate </w:t>
      </w:r>
      <w:r w:rsidR="00A42F0D">
        <w:rPr>
          <w:bCs/>
        </w:rPr>
        <w:t xml:space="preserve">renewal </w:t>
      </w:r>
      <w:r w:rsidRPr="00DC4DF3">
        <w:rPr>
          <w:bCs/>
        </w:rPr>
        <w:t xml:space="preserve">pricing. </w:t>
      </w:r>
    </w:p>
    <w:p w14:paraId="5D6E7F09" w14:textId="4E5BDCF0" w:rsidR="00D1017C" w:rsidRPr="00B474E6" w:rsidRDefault="006D51D2" w:rsidP="00B474E6">
      <w:pPr>
        <w:pStyle w:val="NormalIndent"/>
        <w:numPr>
          <w:ilvl w:val="1"/>
          <w:numId w:val="8"/>
        </w:numPr>
        <w:spacing w:line="300" w:lineRule="atLeast"/>
        <w:jc w:val="both"/>
        <w:rPr>
          <w:bCs/>
        </w:rPr>
      </w:pPr>
      <w:r w:rsidRPr="00DC4DF3">
        <w:rPr>
          <w:bCs/>
        </w:rPr>
        <w:t>AM</w:t>
      </w:r>
      <w:r w:rsidR="00980D62" w:rsidRPr="00DC4DF3">
        <w:rPr>
          <w:bCs/>
        </w:rPr>
        <w:t>s</w:t>
      </w:r>
      <w:r w:rsidRPr="00DC4DF3">
        <w:rPr>
          <w:bCs/>
        </w:rPr>
        <w:t xml:space="preserve"> will </w:t>
      </w:r>
      <w:r w:rsidR="00DF17E2" w:rsidRPr="00DC4DF3">
        <w:rPr>
          <w:bCs/>
        </w:rPr>
        <w:t>approve counteroffers</w:t>
      </w:r>
      <w:r w:rsidR="001139DD" w:rsidRPr="00DC4DF3">
        <w:rPr>
          <w:bCs/>
        </w:rPr>
        <w:t xml:space="preserve"> </w:t>
      </w:r>
      <w:r w:rsidRPr="00DC4DF3">
        <w:rPr>
          <w:bCs/>
        </w:rPr>
        <w:t xml:space="preserve">via the </w:t>
      </w:r>
      <w:r w:rsidR="00B67031">
        <w:rPr>
          <w:bCs/>
        </w:rPr>
        <w:t>standard</w:t>
      </w:r>
      <w:r w:rsidRPr="00DC4DF3">
        <w:rPr>
          <w:bCs/>
        </w:rPr>
        <w:t xml:space="preserve"> </w:t>
      </w:r>
      <w:r w:rsidR="00830BCA" w:rsidRPr="00DC4DF3">
        <w:rPr>
          <w:bCs/>
        </w:rPr>
        <w:t>Salesforce</w:t>
      </w:r>
      <w:r w:rsidRPr="00DC4DF3">
        <w:rPr>
          <w:bCs/>
        </w:rPr>
        <w:t xml:space="preserve"> approval functionality</w:t>
      </w:r>
      <w:r w:rsidR="00DF17E2" w:rsidRPr="00DC4DF3">
        <w:rPr>
          <w:bCs/>
        </w:rPr>
        <w:t xml:space="preserve">. </w:t>
      </w:r>
    </w:p>
    <w:p w14:paraId="655069CE" w14:textId="3727DD07" w:rsidR="00980D62" w:rsidRPr="00DC4DF3" w:rsidRDefault="00A404C2" w:rsidP="00B474E6">
      <w:pPr>
        <w:pStyle w:val="NormalIndent"/>
        <w:numPr>
          <w:ilvl w:val="0"/>
          <w:numId w:val="8"/>
        </w:numPr>
        <w:spacing w:line="300" w:lineRule="atLeast"/>
        <w:ind w:left="1146"/>
        <w:jc w:val="both"/>
        <w:rPr>
          <w:b/>
        </w:rPr>
      </w:pPr>
      <w:r w:rsidRPr="00DC4DF3">
        <w:rPr>
          <w:b/>
          <w:lang w:eastAsia="en-ZA"/>
        </w:rPr>
        <w:t>Renewals Team</w:t>
      </w:r>
      <w:r w:rsidR="00FD26F5" w:rsidRPr="00DC4DF3">
        <w:rPr>
          <w:b/>
          <w:lang w:eastAsia="en-ZA"/>
        </w:rPr>
        <w:t xml:space="preserve"> </w:t>
      </w:r>
    </w:p>
    <w:p w14:paraId="61C79345" w14:textId="0DDABB80" w:rsidR="00E74320" w:rsidRPr="00B474E6" w:rsidRDefault="00980D62" w:rsidP="00B474E6">
      <w:pPr>
        <w:pStyle w:val="NormalIndent"/>
        <w:numPr>
          <w:ilvl w:val="1"/>
          <w:numId w:val="8"/>
        </w:numPr>
        <w:spacing w:line="300" w:lineRule="atLeast"/>
        <w:jc w:val="both"/>
        <w:rPr>
          <w:bCs/>
        </w:rPr>
      </w:pPr>
      <w:r w:rsidRPr="00B474E6">
        <w:rPr>
          <w:bCs/>
        </w:rPr>
        <w:t xml:space="preserve">Renewal negotiators </w:t>
      </w:r>
      <w:r w:rsidR="00FD26F5" w:rsidRPr="00B474E6">
        <w:rPr>
          <w:bCs/>
        </w:rPr>
        <w:t>will receive notification of change of sharer requests</w:t>
      </w:r>
      <w:r w:rsidR="00BA1C74" w:rsidRPr="00B474E6">
        <w:rPr>
          <w:bCs/>
        </w:rPr>
        <w:t xml:space="preserve">, counteroffers, </w:t>
      </w:r>
      <w:r w:rsidR="00FD26F5" w:rsidRPr="00B474E6">
        <w:rPr>
          <w:bCs/>
        </w:rPr>
        <w:t>and</w:t>
      </w:r>
      <w:r w:rsidR="00127EDD" w:rsidRPr="00B474E6">
        <w:rPr>
          <w:bCs/>
        </w:rPr>
        <w:t xml:space="preserve"> any</w:t>
      </w:r>
      <w:r w:rsidR="00FD26F5" w:rsidRPr="00B474E6">
        <w:rPr>
          <w:bCs/>
        </w:rPr>
        <w:t xml:space="preserve"> notice to quit</w:t>
      </w:r>
      <w:r w:rsidR="004C7870" w:rsidRPr="00B474E6">
        <w:rPr>
          <w:bCs/>
        </w:rPr>
        <w:t xml:space="preserve"> from Salesforce</w:t>
      </w:r>
      <w:r w:rsidR="00FD26F5" w:rsidRPr="00B474E6">
        <w:rPr>
          <w:bCs/>
        </w:rPr>
        <w:t xml:space="preserve">. </w:t>
      </w:r>
    </w:p>
    <w:p w14:paraId="0B485632" w14:textId="68B60664" w:rsidR="006860F9" w:rsidRPr="00DC4DF3" w:rsidRDefault="00822B9C" w:rsidP="00B474E6">
      <w:pPr>
        <w:pStyle w:val="NormalIndent"/>
        <w:numPr>
          <w:ilvl w:val="1"/>
          <w:numId w:val="8"/>
        </w:numPr>
        <w:spacing w:line="300" w:lineRule="atLeast"/>
        <w:jc w:val="both"/>
        <w:rPr>
          <w:b/>
        </w:rPr>
      </w:pPr>
      <w:r w:rsidRPr="00B474E6">
        <w:rPr>
          <w:bCs/>
        </w:rPr>
        <w:t>Renewal negotiators will have access to the following</w:t>
      </w:r>
      <w:r w:rsidR="007F3963" w:rsidRPr="00B474E6">
        <w:rPr>
          <w:bCs/>
        </w:rPr>
        <w:t>, using a LWC data table in</w:t>
      </w:r>
      <w:r w:rsidRPr="00B474E6">
        <w:rPr>
          <w:bCs/>
        </w:rPr>
        <w:t xml:space="preserve"> Salesforce: </w:t>
      </w:r>
    </w:p>
    <w:p w14:paraId="16283004" w14:textId="77777777" w:rsidR="00822B9C" w:rsidRPr="00B474E6" w:rsidRDefault="00822B9C" w:rsidP="00B474E6">
      <w:pPr>
        <w:pStyle w:val="NormalIndent"/>
        <w:numPr>
          <w:ilvl w:val="2"/>
          <w:numId w:val="8"/>
        </w:numPr>
        <w:spacing w:line="300" w:lineRule="atLeast"/>
        <w:jc w:val="both"/>
        <w:rPr>
          <w:bCs/>
        </w:rPr>
      </w:pPr>
      <w:r w:rsidRPr="00DC4DF3">
        <w:rPr>
          <w:bCs/>
        </w:rPr>
        <w:t>A</w:t>
      </w:r>
      <w:r w:rsidR="006E279E" w:rsidRPr="00DC4DF3">
        <w:rPr>
          <w:bCs/>
        </w:rPr>
        <w:t xml:space="preserve"> list </w:t>
      </w:r>
      <w:r w:rsidRPr="00DC4DF3">
        <w:rPr>
          <w:bCs/>
        </w:rPr>
        <w:t xml:space="preserve">of all open renewals </w:t>
      </w:r>
      <w:r w:rsidR="006E279E" w:rsidRPr="00DC4DF3">
        <w:rPr>
          <w:bCs/>
        </w:rPr>
        <w:t xml:space="preserve">that </w:t>
      </w:r>
      <w:r w:rsidR="00B23F4E" w:rsidRPr="00DC4DF3">
        <w:rPr>
          <w:bCs/>
        </w:rPr>
        <w:t xml:space="preserve">highlights delays and any at </w:t>
      </w:r>
      <w:r w:rsidR="006E279E" w:rsidRPr="00DC4DF3">
        <w:rPr>
          <w:bCs/>
        </w:rPr>
        <w:t>risk of missing deadline</w:t>
      </w:r>
      <w:r w:rsidR="00B23F4E" w:rsidRPr="00DC4DF3">
        <w:rPr>
          <w:bCs/>
        </w:rPr>
        <w:t>s</w:t>
      </w:r>
      <w:r w:rsidR="006E279E" w:rsidRPr="00DC4DF3">
        <w:rPr>
          <w:bCs/>
        </w:rPr>
        <w:t>.</w:t>
      </w:r>
      <w:r w:rsidR="005E3821" w:rsidRPr="00DC4DF3">
        <w:rPr>
          <w:bCs/>
        </w:rPr>
        <w:t xml:space="preserve"> </w:t>
      </w:r>
    </w:p>
    <w:p w14:paraId="2FF182FA" w14:textId="13F92207" w:rsidR="00A404C2" w:rsidRPr="00B474E6" w:rsidRDefault="00822B9C" w:rsidP="00B474E6">
      <w:pPr>
        <w:pStyle w:val="NormalIndent"/>
        <w:numPr>
          <w:ilvl w:val="2"/>
          <w:numId w:val="8"/>
        </w:numPr>
        <w:spacing w:line="300" w:lineRule="atLeast"/>
        <w:jc w:val="both"/>
        <w:rPr>
          <w:bCs/>
        </w:rPr>
      </w:pPr>
      <w:r w:rsidRPr="00DC4DF3">
        <w:rPr>
          <w:bCs/>
        </w:rPr>
        <w:t>A</w:t>
      </w:r>
      <w:r w:rsidR="00B23F4E" w:rsidRPr="00DC4DF3">
        <w:rPr>
          <w:bCs/>
        </w:rPr>
        <w:t xml:space="preserve"> list of renewals </w:t>
      </w:r>
      <w:r w:rsidR="008A4AEF" w:rsidRPr="00DC4DF3">
        <w:rPr>
          <w:bCs/>
        </w:rPr>
        <w:t xml:space="preserve">that are ready for </w:t>
      </w:r>
      <w:proofErr w:type="spellStart"/>
      <w:proofErr w:type="gramStart"/>
      <w:r w:rsidRPr="00DC4DF3">
        <w:rPr>
          <w:bCs/>
        </w:rPr>
        <w:t>their</w:t>
      </w:r>
      <w:proofErr w:type="spellEnd"/>
      <w:proofErr w:type="gramEnd"/>
      <w:r w:rsidR="008A4AEF" w:rsidRPr="00DC4DF3">
        <w:rPr>
          <w:bCs/>
        </w:rPr>
        <w:t xml:space="preserve"> to review</w:t>
      </w:r>
      <w:r w:rsidRPr="00DC4DF3">
        <w:rPr>
          <w:bCs/>
        </w:rPr>
        <w:t xml:space="preserve">, </w:t>
      </w:r>
      <w:r w:rsidR="00FE0341" w:rsidRPr="00DC4DF3">
        <w:rPr>
          <w:bCs/>
        </w:rPr>
        <w:t>highlighting</w:t>
      </w:r>
      <w:r w:rsidRPr="00DC4DF3">
        <w:rPr>
          <w:bCs/>
        </w:rPr>
        <w:t xml:space="preserve"> any </w:t>
      </w:r>
      <w:r w:rsidR="00FE0341" w:rsidRPr="00DC4DF3">
        <w:rPr>
          <w:bCs/>
        </w:rPr>
        <w:t xml:space="preserve">with </w:t>
      </w:r>
      <w:r w:rsidR="00E6306B" w:rsidRPr="00DC4DF3">
        <w:rPr>
          <w:bCs/>
        </w:rPr>
        <w:t xml:space="preserve">unresolved </w:t>
      </w:r>
      <w:r w:rsidR="00EF6A6C" w:rsidRPr="00DC4DF3">
        <w:rPr>
          <w:bCs/>
        </w:rPr>
        <w:t xml:space="preserve">tenant requests, renewal blockers, </w:t>
      </w:r>
      <w:r w:rsidR="00FD26F5" w:rsidRPr="00DC4DF3">
        <w:rPr>
          <w:bCs/>
        </w:rPr>
        <w:t>arrears</w:t>
      </w:r>
      <w:r w:rsidR="00BA1C74" w:rsidRPr="00DC4DF3">
        <w:rPr>
          <w:bCs/>
        </w:rPr>
        <w:t xml:space="preserve">, </w:t>
      </w:r>
      <w:r w:rsidR="00EF6A6C" w:rsidRPr="00DC4DF3">
        <w:rPr>
          <w:bCs/>
        </w:rPr>
        <w:t xml:space="preserve">or </w:t>
      </w:r>
      <w:r w:rsidR="00BA1C74" w:rsidRPr="00DC4DF3">
        <w:rPr>
          <w:bCs/>
        </w:rPr>
        <w:t>r</w:t>
      </w:r>
      <w:r w:rsidR="00FD26F5" w:rsidRPr="00DC4DF3">
        <w:rPr>
          <w:bCs/>
        </w:rPr>
        <w:t>ight-to-rent information</w:t>
      </w:r>
      <w:r w:rsidR="00EF6A6C" w:rsidRPr="00DC4DF3">
        <w:rPr>
          <w:bCs/>
        </w:rPr>
        <w:t xml:space="preserve"> outstanding</w:t>
      </w:r>
      <w:r w:rsidR="008A4AEF" w:rsidRPr="00DC4DF3">
        <w:rPr>
          <w:bCs/>
        </w:rPr>
        <w:t xml:space="preserve">. </w:t>
      </w:r>
    </w:p>
    <w:p w14:paraId="659CEB4C" w14:textId="5B94DE04" w:rsidR="001139DD" w:rsidRPr="00DC4DF3" w:rsidRDefault="005C05C4" w:rsidP="00B474E6">
      <w:pPr>
        <w:pStyle w:val="NormalIndent"/>
        <w:numPr>
          <w:ilvl w:val="1"/>
          <w:numId w:val="8"/>
        </w:numPr>
        <w:spacing w:line="300" w:lineRule="atLeast"/>
        <w:jc w:val="both"/>
        <w:rPr>
          <w:bCs/>
        </w:rPr>
      </w:pPr>
      <w:r w:rsidRPr="00DC4DF3">
        <w:rPr>
          <w:bCs/>
          <w:lang w:eastAsia="en-ZA"/>
        </w:rPr>
        <w:t xml:space="preserve">The </w:t>
      </w:r>
      <w:r w:rsidR="00E90A81" w:rsidRPr="00DC4DF3">
        <w:rPr>
          <w:bCs/>
          <w:lang w:eastAsia="en-ZA"/>
        </w:rPr>
        <w:t xml:space="preserve">current </w:t>
      </w:r>
      <w:r w:rsidRPr="00DC4DF3">
        <w:rPr>
          <w:bCs/>
          <w:lang w:eastAsia="en-ZA"/>
        </w:rPr>
        <w:t xml:space="preserve">process to manage </w:t>
      </w:r>
      <w:r w:rsidR="001139DD" w:rsidRPr="00DC4DF3">
        <w:rPr>
          <w:bCs/>
          <w:lang w:eastAsia="en-ZA"/>
        </w:rPr>
        <w:t>Change of Sharer requests</w:t>
      </w:r>
      <w:r w:rsidR="00860F4F" w:rsidRPr="00DC4DF3">
        <w:rPr>
          <w:bCs/>
          <w:lang w:eastAsia="en-ZA"/>
        </w:rPr>
        <w:t xml:space="preserve">, </w:t>
      </w:r>
      <w:r w:rsidR="00C7184C" w:rsidRPr="00DC4DF3">
        <w:rPr>
          <w:bCs/>
          <w:lang w:eastAsia="en-ZA"/>
        </w:rPr>
        <w:t>consult</w:t>
      </w:r>
      <w:r w:rsidR="001139DD" w:rsidRPr="00DC4DF3">
        <w:rPr>
          <w:bCs/>
          <w:lang w:eastAsia="en-ZA"/>
        </w:rPr>
        <w:t xml:space="preserve"> Credit </w:t>
      </w:r>
      <w:r w:rsidR="00046FE4" w:rsidRPr="00DC4DF3">
        <w:rPr>
          <w:bCs/>
          <w:lang w:eastAsia="en-ZA"/>
        </w:rPr>
        <w:t xml:space="preserve">Control </w:t>
      </w:r>
      <w:r w:rsidR="00046FE4" w:rsidRPr="00DC4DF3">
        <w:rPr>
          <w:bCs/>
        </w:rPr>
        <w:t>about</w:t>
      </w:r>
      <w:r w:rsidR="00046FE4" w:rsidRPr="00DC4DF3">
        <w:rPr>
          <w:bCs/>
          <w:lang w:eastAsia="en-ZA"/>
        </w:rPr>
        <w:t xml:space="preserve"> arrears</w:t>
      </w:r>
      <w:r w:rsidR="00F2666E" w:rsidRPr="00DC4DF3">
        <w:rPr>
          <w:bCs/>
          <w:lang w:eastAsia="en-ZA"/>
        </w:rPr>
        <w:t>, and generat</w:t>
      </w:r>
      <w:r w:rsidRPr="00DC4DF3">
        <w:rPr>
          <w:bCs/>
          <w:lang w:eastAsia="en-ZA"/>
        </w:rPr>
        <w:t>e</w:t>
      </w:r>
      <w:r w:rsidR="00F2666E" w:rsidRPr="00DC4DF3">
        <w:rPr>
          <w:bCs/>
          <w:lang w:eastAsia="en-ZA"/>
        </w:rPr>
        <w:t xml:space="preserve"> </w:t>
      </w:r>
      <w:r w:rsidR="00FD26F5" w:rsidRPr="00DC4DF3">
        <w:rPr>
          <w:bCs/>
          <w:lang w:eastAsia="en-ZA"/>
        </w:rPr>
        <w:t xml:space="preserve">Section 13 </w:t>
      </w:r>
      <w:r w:rsidRPr="00DC4DF3">
        <w:rPr>
          <w:bCs/>
          <w:lang w:eastAsia="en-ZA"/>
        </w:rPr>
        <w:t>&amp;</w:t>
      </w:r>
      <w:r w:rsidR="00FD26F5" w:rsidRPr="00DC4DF3">
        <w:rPr>
          <w:bCs/>
          <w:lang w:eastAsia="en-ZA"/>
        </w:rPr>
        <w:t xml:space="preserve"> Section 21 notices will </w:t>
      </w:r>
      <w:r w:rsidRPr="00DC4DF3">
        <w:rPr>
          <w:bCs/>
          <w:lang w:eastAsia="en-ZA"/>
        </w:rPr>
        <w:t>remain unchanged</w:t>
      </w:r>
      <w:r w:rsidR="00FD26F5" w:rsidRPr="00DC4DF3">
        <w:rPr>
          <w:bCs/>
          <w:lang w:eastAsia="en-ZA"/>
        </w:rPr>
        <w:t>.</w:t>
      </w:r>
    </w:p>
    <w:p w14:paraId="4E520856" w14:textId="5841BA8F" w:rsidR="005C3801" w:rsidRDefault="00A404C2" w:rsidP="00B474E6">
      <w:pPr>
        <w:pStyle w:val="NormalIndent"/>
        <w:numPr>
          <w:ilvl w:val="0"/>
          <w:numId w:val="8"/>
        </w:numPr>
        <w:spacing w:line="300" w:lineRule="atLeast"/>
        <w:ind w:left="1146"/>
        <w:jc w:val="both"/>
        <w:rPr>
          <w:bCs/>
        </w:rPr>
      </w:pPr>
      <w:r w:rsidRPr="00DC4DF3">
        <w:rPr>
          <w:b/>
        </w:rPr>
        <w:t xml:space="preserve">Credit Control </w:t>
      </w:r>
      <w:r w:rsidRPr="00DC4DF3">
        <w:rPr>
          <w:bCs/>
        </w:rPr>
        <w:t xml:space="preserve">– Interaction with the renewal </w:t>
      </w:r>
      <w:r w:rsidR="001046C2" w:rsidRPr="00DC4DF3">
        <w:rPr>
          <w:bCs/>
        </w:rPr>
        <w:t>opportunities will remain unchanged</w:t>
      </w:r>
      <w:r w:rsidR="00202FCA">
        <w:rPr>
          <w:bCs/>
        </w:rPr>
        <w:t>.</w:t>
      </w:r>
      <w:r w:rsidR="001046C2" w:rsidRPr="00DC4DF3">
        <w:rPr>
          <w:bCs/>
        </w:rPr>
        <w:t xml:space="preserve"> </w:t>
      </w:r>
      <w:proofErr w:type="spellStart"/>
      <w:r w:rsidR="001046C2" w:rsidRPr="00DC4DF3">
        <w:rPr>
          <w:bCs/>
        </w:rPr>
        <w:t>Qube</w:t>
      </w:r>
      <w:proofErr w:type="spellEnd"/>
      <w:r w:rsidR="001046C2" w:rsidRPr="00DC4DF3">
        <w:rPr>
          <w:bCs/>
        </w:rPr>
        <w:t xml:space="preserve"> and direct debit schedules </w:t>
      </w:r>
      <w:r w:rsidR="00324223">
        <w:rPr>
          <w:bCs/>
        </w:rPr>
        <w:t xml:space="preserve">in Salesforce </w:t>
      </w:r>
      <w:r w:rsidR="001046C2" w:rsidRPr="00DC4DF3">
        <w:rPr>
          <w:bCs/>
        </w:rPr>
        <w:t>will continue to be updated manually</w:t>
      </w:r>
      <w:ins w:id="100" w:author="Nikki Papenfus" w:date="2024-12-12T17:22:00Z" w16du:dateUtc="2024-12-12T15:22:00Z">
        <w:r w:rsidR="008F480D">
          <w:rPr>
            <w:bCs/>
          </w:rPr>
          <w:t xml:space="preserve"> </w:t>
        </w:r>
        <w:r w:rsidR="001575A3">
          <w:rPr>
            <w:bCs/>
          </w:rPr>
          <w:t>in</w:t>
        </w:r>
      </w:ins>
      <w:ins w:id="101" w:author="Nikki Papenfus" w:date="2024-12-12T17:33:00Z" w16du:dateUtc="2024-12-12T15:33:00Z">
        <w:r w:rsidR="00567226">
          <w:rPr>
            <w:bCs/>
          </w:rPr>
          <w:t xml:space="preserve"> </w:t>
        </w:r>
        <w:proofErr w:type="gramStart"/>
        <w:r w:rsidR="00567226">
          <w:rPr>
            <w:bCs/>
          </w:rPr>
          <w:t>ex</w:t>
        </w:r>
      </w:ins>
      <w:ins w:id="102" w:author="Nikki Papenfus" w:date="2024-12-12T17:34:00Z" w16du:dateUtc="2024-12-12T15:34:00Z">
        <w:r w:rsidR="00567226">
          <w:rPr>
            <w:bCs/>
          </w:rPr>
          <w:t>actly</w:t>
        </w:r>
      </w:ins>
      <w:ins w:id="103" w:author="Nikki Papenfus" w:date="2024-12-12T17:22:00Z" w16du:dateUtc="2024-12-12T15:22:00Z">
        <w:r w:rsidR="001575A3">
          <w:rPr>
            <w:bCs/>
          </w:rPr>
          <w:t xml:space="preserve"> the same</w:t>
        </w:r>
        <w:proofErr w:type="gramEnd"/>
        <w:r w:rsidR="001575A3">
          <w:rPr>
            <w:bCs/>
          </w:rPr>
          <w:t xml:space="preserve"> manner as the current process</w:t>
        </w:r>
      </w:ins>
      <w:ins w:id="104" w:author="Nikki Papenfus" w:date="2024-12-12T17:31:00Z" w16du:dateUtc="2024-12-12T15:31:00Z">
        <w:r w:rsidR="007526E6">
          <w:rPr>
            <w:bCs/>
          </w:rPr>
          <w:t>, except that it should no l</w:t>
        </w:r>
      </w:ins>
      <w:ins w:id="105" w:author="Nikki Papenfus" w:date="2024-12-12T17:32:00Z" w16du:dateUtc="2024-12-12T15:32:00Z">
        <w:r w:rsidR="007526E6">
          <w:rPr>
            <w:bCs/>
          </w:rPr>
          <w:t xml:space="preserve">onger be necessary to </w:t>
        </w:r>
      </w:ins>
      <w:ins w:id="106" w:author="Nikki Papenfus" w:date="2024-12-12T17:33:00Z" w16du:dateUtc="2024-12-12T15:33:00Z">
        <w:r w:rsidR="001E142E">
          <w:rPr>
            <w:bCs/>
          </w:rPr>
          <w:t xml:space="preserve">create or </w:t>
        </w:r>
      </w:ins>
      <w:ins w:id="107" w:author="Nikki Papenfus" w:date="2024-12-12T17:32:00Z" w16du:dateUtc="2024-12-12T15:32:00Z">
        <w:r w:rsidR="007526E6">
          <w:rPr>
            <w:bCs/>
          </w:rPr>
          <w:t xml:space="preserve">update </w:t>
        </w:r>
        <w:r w:rsidR="00C972A8">
          <w:rPr>
            <w:bCs/>
          </w:rPr>
          <w:t>lease end</w:t>
        </w:r>
        <w:r w:rsidR="007526E6">
          <w:rPr>
            <w:bCs/>
          </w:rPr>
          <w:t xml:space="preserve"> diaries</w:t>
        </w:r>
      </w:ins>
      <w:ins w:id="108" w:author="Nikki Papenfus" w:date="2024-12-13T12:14:00Z" w16du:dateUtc="2024-12-13T10:14:00Z">
        <w:r w:rsidR="001B7741">
          <w:rPr>
            <w:bCs/>
          </w:rPr>
          <w:t xml:space="preserve"> in </w:t>
        </w:r>
        <w:proofErr w:type="spellStart"/>
        <w:r w:rsidR="001B7741">
          <w:rPr>
            <w:bCs/>
          </w:rPr>
          <w:t>Qube</w:t>
        </w:r>
      </w:ins>
      <w:proofErr w:type="spellEnd"/>
      <w:r w:rsidR="001046C2" w:rsidRPr="00DC4DF3">
        <w:rPr>
          <w:bCs/>
        </w:rPr>
        <w:t>.</w:t>
      </w:r>
    </w:p>
    <w:p w14:paraId="3E7AAD4A" w14:textId="34ADBEE9" w:rsidR="00A404C2" w:rsidRPr="00DC4DF3" w:rsidRDefault="005C3801" w:rsidP="005C3801">
      <w:pPr>
        <w:pStyle w:val="NormalIndent"/>
        <w:numPr>
          <w:ilvl w:val="1"/>
          <w:numId w:val="8"/>
        </w:numPr>
        <w:spacing w:line="300" w:lineRule="atLeast"/>
        <w:jc w:val="both"/>
        <w:rPr>
          <w:bCs/>
        </w:rPr>
      </w:pPr>
      <w:ins w:id="109" w:author="Nikki Papenfus" w:date="2024-12-12T17:34:00Z" w16du:dateUtc="2024-12-12T15:34:00Z">
        <w:r>
          <w:rPr>
            <w:bCs/>
          </w:rPr>
          <w:t>Once the foundational release is complete</w:t>
        </w:r>
      </w:ins>
      <w:ins w:id="110" w:author="Nikki Papenfus" w:date="2024-12-12T17:35:00Z" w16du:dateUtc="2024-12-12T15:35:00Z">
        <w:r>
          <w:rPr>
            <w:bCs/>
          </w:rPr>
          <w:t xml:space="preserve"> and the tenancy data model is aligned with </w:t>
        </w:r>
        <w:proofErr w:type="spellStart"/>
        <w:r>
          <w:rPr>
            <w:bCs/>
          </w:rPr>
          <w:t>Qube</w:t>
        </w:r>
      </w:ins>
      <w:proofErr w:type="spellEnd"/>
      <w:ins w:id="111" w:author="Nikki Papenfus" w:date="2024-12-12T17:34:00Z" w16du:dateUtc="2024-12-12T15:34:00Z">
        <w:r>
          <w:rPr>
            <w:bCs/>
          </w:rPr>
          <w:t>, integration to automate</w:t>
        </w:r>
      </w:ins>
      <w:ins w:id="112" w:author="Nikki Papenfus" w:date="2024-12-12T17:35:00Z" w16du:dateUtc="2024-12-12T15:35:00Z">
        <w:r>
          <w:rPr>
            <w:bCs/>
          </w:rPr>
          <w:t xml:space="preserve"> these updates can be addressed in a </w:t>
        </w:r>
        <w:r>
          <w:rPr>
            <w:bCs/>
          </w:rPr>
          <w:fldChar w:fldCharType="begin"/>
        </w:r>
        <w:r>
          <w:rPr>
            <w:bCs/>
          </w:rPr>
          <w:instrText>HYPERLINK  \l "_Future_Phases"</w:instrText>
        </w:r>
        <w:r>
          <w:rPr>
            <w:bCs/>
          </w:rPr>
        </w:r>
        <w:r>
          <w:rPr>
            <w:bCs/>
          </w:rPr>
          <w:fldChar w:fldCharType="separate"/>
        </w:r>
        <w:r w:rsidRPr="005C3801">
          <w:rPr>
            <w:rStyle w:val="Hyperlink"/>
            <w:bCs/>
          </w:rPr>
          <w:t>future phase</w:t>
        </w:r>
        <w:r>
          <w:rPr>
            <w:bCs/>
          </w:rPr>
          <w:fldChar w:fldCharType="end"/>
        </w:r>
        <w:r>
          <w:rPr>
            <w:bCs/>
          </w:rPr>
          <w:t>.</w:t>
        </w:r>
      </w:ins>
    </w:p>
    <w:p w14:paraId="09BF62EA" w14:textId="74F5238D" w:rsidR="006908EB" w:rsidRPr="00DC4DF3" w:rsidRDefault="006908EB" w:rsidP="006908EB">
      <w:pPr>
        <w:pStyle w:val="Heading2"/>
        <w:spacing w:before="120" w:after="240"/>
        <w:ind w:left="578" w:hanging="578"/>
      </w:pPr>
      <w:bookmarkStart w:id="113" w:name="_Recommended_Project_Phasing"/>
      <w:bookmarkStart w:id="114" w:name="_Toc189830737"/>
      <w:bookmarkEnd w:id="113"/>
      <w:r w:rsidRPr="00DC4DF3">
        <w:t>Recommended Project Phasing</w:t>
      </w:r>
      <w:bookmarkEnd w:id="114"/>
    </w:p>
    <w:p w14:paraId="1FC0B724" w14:textId="351A4605" w:rsidR="00C04A02" w:rsidRPr="00DC4DF3" w:rsidRDefault="00A754FC" w:rsidP="00C4464A">
      <w:pPr>
        <w:pStyle w:val="CommentText"/>
      </w:pPr>
      <w:r>
        <w:t xml:space="preserve">It is recommended that these projects are phased </w:t>
      </w:r>
      <w:r w:rsidR="003B7595">
        <w:t xml:space="preserve">in incremental releases </w:t>
      </w:r>
      <w:r w:rsidR="00C04A02" w:rsidRPr="00DC4DF3">
        <w:t>as follows:</w:t>
      </w:r>
    </w:p>
    <w:p w14:paraId="3CEAB72C" w14:textId="77777777" w:rsidR="00524B3B" w:rsidRPr="00F56716" w:rsidRDefault="00FA64FC" w:rsidP="00B474E6">
      <w:pPr>
        <w:pStyle w:val="NormalIndent"/>
        <w:numPr>
          <w:ilvl w:val="0"/>
          <w:numId w:val="8"/>
        </w:numPr>
        <w:spacing w:line="300" w:lineRule="atLeast"/>
        <w:ind w:left="1146"/>
        <w:jc w:val="both"/>
      </w:pPr>
      <w:r>
        <w:rPr>
          <w:b/>
          <w:bCs/>
        </w:rPr>
        <w:t xml:space="preserve">Release 1 - </w:t>
      </w:r>
      <w:r w:rsidR="00AD2B07" w:rsidRPr="00AD2B07">
        <w:rPr>
          <w:b/>
          <w:bCs/>
        </w:rPr>
        <w:t>Single View of Tenancy</w:t>
      </w:r>
      <w:r w:rsidR="004D12E9" w:rsidRPr="00AD2B07">
        <w:rPr>
          <w:b/>
          <w:bCs/>
        </w:rPr>
        <w:t xml:space="preserve"> </w:t>
      </w:r>
      <w:r w:rsidR="00C63ABA">
        <w:rPr>
          <w:b/>
          <w:bCs/>
        </w:rPr>
        <w:t>(SVOC)</w:t>
      </w:r>
      <w:r w:rsidR="004D12E9" w:rsidRPr="00AD2B07">
        <w:rPr>
          <w:b/>
          <w:bCs/>
        </w:rPr>
        <w:t xml:space="preserve"> Foundational Release</w:t>
      </w:r>
      <w:r w:rsidR="005B7CB1" w:rsidRPr="00AD2B07">
        <w:rPr>
          <w:b/>
          <w:bCs/>
        </w:rPr>
        <w:t xml:space="preserve"> </w:t>
      </w:r>
      <w:r w:rsidR="005B7CB1" w:rsidRPr="00AD2B07">
        <w:t xml:space="preserve">– </w:t>
      </w:r>
      <w:r w:rsidR="00195D56" w:rsidRPr="00AD2B07">
        <w:t xml:space="preserve">This project would be </w:t>
      </w:r>
      <w:r w:rsidR="008612A3" w:rsidRPr="00AD2B07">
        <w:t>delivered</w:t>
      </w:r>
      <w:r w:rsidR="00195D56" w:rsidRPr="00AD2B07">
        <w:t xml:space="preserve"> first</w:t>
      </w:r>
      <w:r w:rsidR="00BE576B" w:rsidRPr="00AD2B07">
        <w:t xml:space="preserve">; this functionality is a prerequisite for the </w:t>
      </w:r>
      <w:r w:rsidR="00936265" w:rsidRPr="00AD2B07">
        <w:t xml:space="preserve">enhanced </w:t>
      </w:r>
      <w:r w:rsidR="00BE576B" w:rsidRPr="00AD2B07">
        <w:t xml:space="preserve">renewals </w:t>
      </w:r>
      <w:r w:rsidR="00936265" w:rsidRPr="00F56716">
        <w:t>journey</w:t>
      </w:r>
      <w:r w:rsidR="00BE576B" w:rsidRPr="00F56716">
        <w:t>.</w:t>
      </w:r>
      <w:ins w:id="115" w:author="Nikki Papenfus" w:date="2024-12-12T15:34:00Z" w16du:dateUtc="2024-12-12T13:34:00Z">
        <w:r w:rsidR="00102822" w:rsidRPr="00F56716">
          <w:t xml:space="preserve"> </w:t>
        </w:r>
      </w:ins>
    </w:p>
    <w:p w14:paraId="1917B68E" w14:textId="3731A19F" w:rsidR="00BF7090" w:rsidRPr="00AD2B07" w:rsidRDefault="00102822" w:rsidP="00F629F4">
      <w:pPr>
        <w:pStyle w:val="NormalIndent"/>
        <w:numPr>
          <w:ilvl w:val="1"/>
          <w:numId w:val="8"/>
        </w:numPr>
        <w:spacing w:line="300" w:lineRule="atLeast"/>
        <w:jc w:val="both"/>
      </w:pPr>
      <w:ins w:id="116" w:author="Nikki Papenfus" w:date="2024-12-12T15:34:00Z" w16du:dateUtc="2024-12-12T13:34:00Z">
        <w:r w:rsidRPr="00F56716">
          <w:t xml:space="preserve">The </w:t>
        </w:r>
      </w:ins>
      <w:ins w:id="117" w:author="Nikki Papenfus" w:date="2024-12-12T16:22:00Z" w16du:dateUtc="2024-12-12T14:22:00Z">
        <w:r w:rsidR="00346CCA" w:rsidRPr="00F56716">
          <w:t xml:space="preserve">solution </w:t>
        </w:r>
      </w:ins>
      <w:ins w:id="118" w:author="Nikki Papenfus" w:date="2024-12-12T16:23:00Z" w16du:dateUtc="2024-12-12T14:23:00Z">
        <w:r w:rsidR="00524B3B" w:rsidRPr="00F56716">
          <w:t xml:space="preserve">design </w:t>
        </w:r>
      </w:ins>
      <w:ins w:id="119" w:author="Nikki Papenfus" w:date="2024-12-12T15:34:00Z" w16du:dateUtc="2024-12-12T13:34:00Z">
        <w:r w:rsidRPr="00F56716">
          <w:t xml:space="preserve">will </w:t>
        </w:r>
      </w:ins>
      <w:ins w:id="120" w:author="Nikki Papenfus" w:date="2024-12-12T16:25:00Z" w16du:dateUtc="2024-12-12T14:25:00Z">
        <w:r w:rsidR="001204FB">
          <w:t xml:space="preserve">align </w:t>
        </w:r>
        <w:proofErr w:type="spellStart"/>
        <w:r w:rsidR="001204FB" w:rsidRPr="00F56716">
          <w:t>Qube</w:t>
        </w:r>
        <w:proofErr w:type="spellEnd"/>
        <w:r w:rsidR="001204FB" w:rsidRPr="00F56716">
          <w:t xml:space="preserve"> and Salesforce tenancies</w:t>
        </w:r>
        <w:r w:rsidR="001204FB">
          <w:t xml:space="preserve">, </w:t>
        </w:r>
      </w:ins>
      <w:ins w:id="121" w:author="Nikki Papenfus" w:date="2024-12-12T16:26:00Z" w16du:dateUtc="2024-12-12T14:26:00Z">
        <w:r w:rsidR="00F629F4">
          <w:t xml:space="preserve">providing a data structure in Salesforce that will enable future integration, </w:t>
        </w:r>
        <w:r w:rsidR="00F629F4" w:rsidRPr="00F56716">
          <w:t xml:space="preserve">including updating </w:t>
        </w:r>
        <w:proofErr w:type="spellStart"/>
        <w:r w:rsidR="00F629F4" w:rsidRPr="00F56716">
          <w:t>Qube</w:t>
        </w:r>
        <w:proofErr w:type="spellEnd"/>
        <w:r w:rsidR="00F629F4" w:rsidRPr="00F56716">
          <w:t xml:space="preserve"> on renewal and change of sharer.</w:t>
        </w:r>
      </w:ins>
    </w:p>
    <w:p w14:paraId="63A3D51C" w14:textId="10E309A3" w:rsidR="00F0252E" w:rsidRDefault="00FA64FC" w:rsidP="00B474E6">
      <w:pPr>
        <w:pStyle w:val="NormalIndent"/>
        <w:numPr>
          <w:ilvl w:val="0"/>
          <w:numId w:val="8"/>
        </w:numPr>
        <w:spacing w:line="300" w:lineRule="atLeast"/>
        <w:ind w:left="1146"/>
        <w:jc w:val="both"/>
      </w:pPr>
      <w:r>
        <w:rPr>
          <w:b/>
          <w:bCs/>
        </w:rPr>
        <w:lastRenderedPageBreak/>
        <w:t xml:space="preserve">Release 2 - </w:t>
      </w:r>
      <w:r w:rsidR="003B5FC6" w:rsidRPr="00F0252E">
        <w:rPr>
          <w:b/>
          <w:bCs/>
        </w:rPr>
        <w:t xml:space="preserve">Renewals </w:t>
      </w:r>
      <w:r w:rsidR="00F0252E">
        <w:rPr>
          <w:b/>
          <w:bCs/>
        </w:rPr>
        <w:t xml:space="preserve">Journey </w:t>
      </w:r>
      <w:r w:rsidR="00F0252E" w:rsidRPr="00F0252E">
        <w:rPr>
          <w:b/>
          <w:bCs/>
        </w:rPr>
        <w:t>-</w:t>
      </w:r>
      <w:r w:rsidR="00F0252E">
        <w:t xml:space="preserve"> </w:t>
      </w:r>
      <w:r w:rsidR="00F0252E" w:rsidRPr="00DC4DF3">
        <w:t xml:space="preserve">The recommended scope </w:t>
      </w:r>
      <w:r w:rsidR="00F0252E" w:rsidRPr="00DC4DF3" w:rsidDel="00F0252E">
        <w:t xml:space="preserve">of </w:t>
      </w:r>
      <w:r w:rsidR="00F0252E">
        <w:t>this</w:t>
      </w:r>
      <w:r w:rsidR="00F0252E" w:rsidRPr="00DC4DF3">
        <w:t xml:space="preserve"> </w:t>
      </w:r>
      <w:r w:rsidR="00995F5B">
        <w:t xml:space="preserve">project </w:t>
      </w:r>
      <w:r w:rsidR="00F0252E" w:rsidRPr="00DC4DF3">
        <w:t xml:space="preserve">overhauls the initial phases </w:t>
      </w:r>
      <w:r w:rsidR="009B0842">
        <w:t>in</w:t>
      </w:r>
      <w:r w:rsidR="00F0252E" w:rsidRPr="00DC4DF3">
        <w:t xml:space="preserve"> the renewals </w:t>
      </w:r>
      <w:r w:rsidR="009B0842" w:rsidRPr="001915C1">
        <w:t>journey</w:t>
      </w:r>
      <w:r w:rsidR="00F0252E" w:rsidRPr="00DC4DF3">
        <w:t>, up to the point that the tenant accepts the offer. Thereafter, the existing renewal process and functionality will remain in place</w:t>
      </w:r>
      <w:r w:rsidR="009B0842" w:rsidRPr="009B0842">
        <w:t xml:space="preserve"> </w:t>
      </w:r>
      <w:r w:rsidR="009B0842" w:rsidRPr="001915C1">
        <w:t xml:space="preserve">for Release </w:t>
      </w:r>
      <w:r w:rsidR="00DE5359">
        <w:t>2</w:t>
      </w:r>
      <w:r w:rsidR="00F0252E" w:rsidRPr="00DC4DF3">
        <w:t xml:space="preserve">. </w:t>
      </w:r>
    </w:p>
    <w:p w14:paraId="4E3C911B" w14:textId="70CB9D20" w:rsidR="00BE576B" w:rsidRDefault="00BE576B" w:rsidP="00B474E6">
      <w:pPr>
        <w:pStyle w:val="NormalIndent"/>
        <w:numPr>
          <w:ilvl w:val="1"/>
          <w:numId w:val="8"/>
        </w:numPr>
        <w:spacing w:line="300" w:lineRule="atLeast"/>
        <w:jc w:val="both"/>
      </w:pPr>
      <w:r>
        <w:t>Sprint zero analysis may commence while SVOC Foundations Release is in progress</w:t>
      </w:r>
    </w:p>
    <w:p w14:paraId="6593BE14" w14:textId="48D69788" w:rsidR="004547E2" w:rsidRPr="00DC4DF3" w:rsidRDefault="004547E2" w:rsidP="003703FB">
      <w:pPr>
        <w:pStyle w:val="Heading3"/>
      </w:pPr>
      <w:bookmarkStart w:id="122" w:name="_Future_Phases"/>
      <w:bookmarkEnd w:id="122"/>
      <w:r>
        <w:t xml:space="preserve">Future </w:t>
      </w:r>
      <w:r w:rsidR="00607CD8">
        <w:t>P</w:t>
      </w:r>
      <w:r>
        <w:t>hases</w:t>
      </w:r>
    </w:p>
    <w:p w14:paraId="6B2AD755" w14:textId="06126572" w:rsidR="004547E2" w:rsidRDefault="006E3576" w:rsidP="00C4464A">
      <w:pPr>
        <w:pStyle w:val="CommentText"/>
      </w:pPr>
      <w:r>
        <w:t xml:space="preserve">It is recommended that future </w:t>
      </w:r>
      <w:r w:rsidR="00575830">
        <w:t xml:space="preserve">project </w:t>
      </w:r>
      <w:r>
        <w:t xml:space="preserve">phases be used to deliver </w:t>
      </w:r>
      <w:r w:rsidR="00547704">
        <w:t>functionality</w:t>
      </w:r>
      <w:r>
        <w:t xml:space="preserve"> that ha</w:t>
      </w:r>
      <w:r w:rsidR="00547704">
        <w:t>s</w:t>
      </w:r>
      <w:r>
        <w:t xml:space="preserve"> been identified during </w:t>
      </w:r>
      <w:r w:rsidR="0015167A">
        <w:t>requirements</w:t>
      </w:r>
      <w:r>
        <w:t xml:space="preserve"> </w:t>
      </w:r>
      <w:proofErr w:type="gramStart"/>
      <w:r>
        <w:t>analysis</w:t>
      </w:r>
      <w:r w:rsidR="0015167A">
        <w:t>, but</w:t>
      </w:r>
      <w:proofErr w:type="gramEnd"/>
      <w:r w:rsidR="0015167A">
        <w:t xml:space="preserve"> are out of scope of this proposal</w:t>
      </w:r>
      <w:r w:rsidR="00CB06EC">
        <w:t xml:space="preserve">. </w:t>
      </w:r>
    </w:p>
    <w:p w14:paraId="76A6BB2D" w14:textId="641031A2" w:rsidR="009A3F90" w:rsidRPr="00DC4DF3" w:rsidRDefault="009A3F90" w:rsidP="0089383C">
      <w:pPr>
        <w:pStyle w:val="NormalIndent"/>
        <w:numPr>
          <w:ilvl w:val="0"/>
          <w:numId w:val="8"/>
        </w:numPr>
        <w:spacing w:line="300" w:lineRule="atLeast"/>
        <w:ind w:left="1146"/>
        <w:jc w:val="both"/>
      </w:pPr>
      <w:r w:rsidRPr="00DC4DF3">
        <w:rPr>
          <w:b/>
          <w:bCs/>
        </w:rPr>
        <w:t xml:space="preserve">Release </w:t>
      </w:r>
      <w:r>
        <w:rPr>
          <w:b/>
          <w:bCs/>
        </w:rPr>
        <w:t>3</w:t>
      </w:r>
      <w:r w:rsidRPr="00DC4DF3">
        <w:rPr>
          <w:b/>
          <w:bCs/>
        </w:rPr>
        <w:t xml:space="preserve"> </w:t>
      </w:r>
      <w:r w:rsidR="002C289D">
        <w:rPr>
          <w:b/>
          <w:bCs/>
        </w:rPr>
        <w:t>– Renters’ Rights Enhancements</w:t>
      </w:r>
      <w:r w:rsidR="002C289D" w:rsidRPr="00A754FC">
        <w:rPr>
          <w:b/>
          <w:bCs/>
        </w:rPr>
        <w:t xml:space="preserve"> </w:t>
      </w:r>
      <w:r w:rsidR="002C289D">
        <w:rPr>
          <w:b/>
          <w:bCs/>
        </w:rPr>
        <w:t xml:space="preserve">to the Renewals Journey </w:t>
      </w:r>
      <w:r w:rsidR="002C289D" w:rsidRPr="00DC4DF3">
        <w:t xml:space="preserve">– </w:t>
      </w:r>
      <w:r w:rsidR="002C289D">
        <w:t xml:space="preserve">This release </w:t>
      </w:r>
      <w:r w:rsidR="002C289D" w:rsidRPr="00DC4DF3">
        <w:t xml:space="preserve">would build upon </w:t>
      </w:r>
      <w:r w:rsidR="002C289D">
        <w:t xml:space="preserve">release 2, </w:t>
      </w:r>
      <w:r w:rsidR="002C289D" w:rsidRPr="00DC4DF3">
        <w:t>providing functionality to support the Renters’ Rights Bill</w:t>
      </w:r>
      <w:r w:rsidR="002C289D">
        <w:t xml:space="preserve"> and would aim to go </w:t>
      </w:r>
      <w:r w:rsidR="002C289D" w:rsidRPr="00DC4DF3">
        <w:t>live with the Renter’s Rights Bill</w:t>
      </w:r>
      <w:r w:rsidRPr="00DC4DF3">
        <w:t>:</w:t>
      </w:r>
    </w:p>
    <w:p w14:paraId="7567AD19" w14:textId="77777777" w:rsidR="009A3F90" w:rsidRPr="00DC4DF3" w:rsidRDefault="009A3F90" w:rsidP="0089383C">
      <w:pPr>
        <w:pStyle w:val="NormalIndent"/>
        <w:numPr>
          <w:ilvl w:val="1"/>
          <w:numId w:val="8"/>
        </w:numPr>
        <w:spacing w:line="300" w:lineRule="atLeast"/>
        <w:jc w:val="both"/>
      </w:pPr>
      <w:r w:rsidRPr="00DC4DF3">
        <w:t>Send tenants a notification of rent increase (Section 13 notice) instead of offers (for applicable agreement types).</w:t>
      </w:r>
    </w:p>
    <w:p w14:paraId="25688CBF" w14:textId="77777777" w:rsidR="009A3F90" w:rsidRPr="00DC4DF3" w:rsidRDefault="009A3F90" w:rsidP="0089383C">
      <w:pPr>
        <w:pStyle w:val="NormalIndent"/>
        <w:numPr>
          <w:ilvl w:val="1"/>
          <w:numId w:val="8"/>
        </w:numPr>
        <w:spacing w:line="300" w:lineRule="atLeast"/>
        <w:jc w:val="both"/>
      </w:pPr>
      <w:r w:rsidRPr="00DC4DF3">
        <w:t>Customise the renewals journey, including generating alternate documentation and alternate email templates, for:</w:t>
      </w:r>
    </w:p>
    <w:p w14:paraId="36EC4E2F" w14:textId="77777777" w:rsidR="009A3F90" w:rsidRPr="00DC4DF3" w:rsidRDefault="009A3F90" w:rsidP="0089383C">
      <w:pPr>
        <w:pStyle w:val="NormalIndent"/>
        <w:numPr>
          <w:ilvl w:val="2"/>
          <w:numId w:val="8"/>
        </w:numPr>
        <w:spacing w:line="300" w:lineRule="atLeast"/>
        <w:jc w:val="both"/>
      </w:pPr>
      <w:r w:rsidRPr="00DC4DF3">
        <w:t>Wales</w:t>
      </w:r>
    </w:p>
    <w:p w14:paraId="22802FE7" w14:textId="77777777" w:rsidR="009A3F90" w:rsidRPr="00DC4DF3" w:rsidRDefault="009A3F90" w:rsidP="0089383C">
      <w:pPr>
        <w:pStyle w:val="NormalIndent"/>
        <w:numPr>
          <w:ilvl w:val="2"/>
          <w:numId w:val="8"/>
        </w:numPr>
        <w:spacing w:line="300" w:lineRule="atLeast"/>
        <w:jc w:val="both"/>
      </w:pPr>
      <w:r w:rsidRPr="00DC4DF3">
        <w:t>Company Lets</w:t>
      </w:r>
    </w:p>
    <w:p w14:paraId="2ABA67B1" w14:textId="77777777" w:rsidR="009A3F90" w:rsidRPr="00DC4DF3" w:rsidRDefault="009A3F90" w:rsidP="0089383C">
      <w:pPr>
        <w:pStyle w:val="NormalIndent"/>
        <w:numPr>
          <w:ilvl w:val="2"/>
          <w:numId w:val="8"/>
        </w:numPr>
        <w:spacing w:line="300" w:lineRule="atLeast"/>
        <w:jc w:val="both"/>
      </w:pPr>
      <w:r w:rsidRPr="00DC4DF3">
        <w:t>Live/Work Units</w:t>
      </w:r>
    </w:p>
    <w:p w14:paraId="4C28C2AC" w14:textId="77777777" w:rsidR="009A3F90" w:rsidRPr="00DC4DF3" w:rsidRDefault="009A3F90" w:rsidP="0089383C">
      <w:pPr>
        <w:pStyle w:val="NormalIndent"/>
        <w:numPr>
          <w:ilvl w:val="2"/>
          <w:numId w:val="8"/>
        </w:numPr>
        <w:spacing w:line="300" w:lineRule="atLeast"/>
        <w:jc w:val="both"/>
      </w:pPr>
      <w:r w:rsidRPr="00DC4DF3">
        <w:t>DMR &amp; Affordable Rent Units</w:t>
      </w:r>
    </w:p>
    <w:p w14:paraId="52C1245D" w14:textId="77777777" w:rsidR="009A3F90" w:rsidRPr="00DC4DF3" w:rsidRDefault="009A3F90" w:rsidP="0089383C">
      <w:pPr>
        <w:pStyle w:val="NormalIndent"/>
        <w:numPr>
          <w:ilvl w:val="1"/>
          <w:numId w:val="8"/>
        </w:numPr>
        <w:spacing w:line="300" w:lineRule="atLeast"/>
        <w:jc w:val="both"/>
      </w:pPr>
      <w:r w:rsidRPr="00DC4DF3">
        <w:t>Tenant Appeals Tracker</w:t>
      </w:r>
    </w:p>
    <w:p w14:paraId="569CE27E" w14:textId="77777777" w:rsidR="009A3F90" w:rsidRPr="00DC4DF3" w:rsidRDefault="009A3F90" w:rsidP="0089383C">
      <w:pPr>
        <w:pStyle w:val="NormalIndent"/>
        <w:numPr>
          <w:ilvl w:val="1"/>
          <w:numId w:val="8"/>
        </w:numPr>
        <w:spacing w:line="300" w:lineRule="atLeast"/>
        <w:jc w:val="both"/>
      </w:pPr>
      <w:r w:rsidRPr="00DC4DF3">
        <w:t>Give PMs visibility into upcoming rent increases.</w:t>
      </w:r>
    </w:p>
    <w:p w14:paraId="5BA9EC64" w14:textId="77777777" w:rsidR="009A3F90" w:rsidRPr="00DC4DF3" w:rsidRDefault="009A3F90" w:rsidP="0089383C">
      <w:pPr>
        <w:pStyle w:val="NormalIndent"/>
        <w:numPr>
          <w:ilvl w:val="1"/>
          <w:numId w:val="8"/>
        </w:numPr>
        <w:spacing w:line="300" w:lineRule="atLeast"/>
        <w:jc w:val="both"/>
      </w:pPr>
      <w:r w:rsidRPr="00DC4DF3">
        <w:t xml:space="preserve">Display additional information on the renewal opportunity to assist Credit Control (including Direct Debit Authorizations that are not yet 'In Force' &amp; </w:t>
      </w:r>
      <w:r>
        <w:t xml:space="preserve">a </w:t>
      </w:r>
      <w:r w:rsidRPr="00DC4DF3">
        <w:t>calculated blended payment charge where rent increases mid-month).</w:t>
      </w:r>
    </w:p>
    <w:p w14:paraId="20DE9265" w14:textId="77777777" w:rsidR="009A3F90" w:rsidRPr="00DC4DF3" w:rsidRDefault="009A3F90" w:rsidP="0089383C">
      <w:pPr>
        <w:pStyle w:val="NormalIndent"/>
        <w:numPr>
          <w:ilvl w:val="1"/>
          <w:numId w:val="8"/>
        </w:numPr>
        <w:spacing w:line="300" w:lineRule="atLeast"/>
        <w:jc w:val="both"/>
      </w:pPr>
      <w:r w:rsidRPr="00DC4DF3">
        <w:t>Ensure the ‘Audit’ step is not skipped in the renewals process.</w:t>
      </w:r>
    </w:p>
    <w:p w14:paraId="15A2ECE8" w14:textId="77777777" w:rsidR="009A3F90" w:rsidRPr="00DC4DF3" w:rsidRDefault="009A3F90" w:rsidP="0089383C">
      <w:pPr>
        <w:pStyle w:val="NormalIndent"/>
        <w:numPr>
          <w:ilvl w:val="1"/>
          <w:numId w:val="8"/>
        </w:numPr>
        <w:spacing w:line="300" w:lineRule="atLeast"/>
        <w:jc w:val="both"/>
      </w:pPr>
      <w:r w:rsidRPr="00DC4DF3">
        <w:t>Differentiate Mid-Term Change of Sharer from renewal opportunities (for reporting).</w:t>
      </w:r>
    </w:p>
    <w:p w14:paraId="64FAA587" w14:textId="1895EDA2" w:rsidR="00961758" w:rsidRDefault="0019399A" w:rsidP="00961758">
      <w:pPr>
        <w:pStyle w:val="NormalIndent"/>
        <w:numPr>
          <w:ilvl w:val="0"/>
          <w:numId w:val="8"/>
        </w:numPr>
        <w:spacing w:line="300" w:lineRule="atLeast"/>
        <w:jc w:val="both"/>
        <w:rPr>
          <w:ins w:id="123" w:author="Nikki Papenfus" w:date="2024-12-12T16:18:00Z" w16du:dateUtc="2024-12-12T14:18:00Z"/>
        </w:rPr>
      </w:pPr>
      <w:ins w:id="124" w:author="Nikki Papenfus" w:date="2024-12-12T16:15:00Z" w16du:dateUtc="2024-12-12T14:15:00Z">
        <w:r w:rsidRPr="009A23DE">
          <w:rPr>
            <w:b/>
            <w:bCs/>
          </w:rPr>
          <w:t xml:space="preserve">Release </w:t>
        </w:r>
        <w:r>
          <w:rPr>
            <w:b/>
            <w:bCs/>
          </w:rPr>
          <w:t xml:space="preserve">4 </w:t>
        </w:r>
        <w:r w:rsidRPr="009A23DE">
          <w:rPr>
            <w:b/>
            <w:bCs/>
          </w:rPr>
          <w:t>–</w:t>
        </w:r>
        <w:r w:rsidR="008B5DC6">
          <w:rPr>
            <w:b/>
            <w:bCs/>
          </w:rPr>
          <w:t xml:space="preserve"> </w:t>
        </w:r>
      </w:ins>
      <w:ins w:id="125" w:author="Nikki Papenfus" w:date="2024-12-13T11:34:00Z" w16du:dateUtc="2024-12-13T09:34:00Z">
        <w:r w:rsidR="0020454F">
          <w:rPr>
            <w:b/>
            <w:bCs/>
          </w:rPr>
          <w:t xml:space="preserve">Updating </w:t>
        </w:r>
      </w:ins>
      <w:proofErr w:type="spellStart"/>
      <w:ins w:id="126" w:author="Nikki Papenfus" w:date="2024-12-12T16:15:00Z" w16du:dateUtc="2024-12-12T14:15:00Z">
        <w:r w:rsidRPr="009A23DE">
          <w:rPr>
            <w:b/>
            <w:bCs/>
          </w:rPr>
          <w:t>Qube</w:t>
        </w:r>
        <w:proofErr w:type="spellEnd"/>
        <w:r w:rsidRPr="009A23DE">
          <w:rPr>
            <w:b/>
            <w:bCs/>
          </w:rPr>
          <w:t xml:space="preserve"> </w:t>
        </w:r>
      </w:ins>
      <w:ins w:id="127" w:author="Nikki Papenfus" w:date="2024-12-13T11:34:00Z" w16du:dateUtc="2024-12-13T09:34:00Z">
        <w:r w:rsidR="0020454F">
          <w:rPr>
            <w:b/>
            <w:bCs/>
          </w:rPr>
          <w:t xml:space="preserve">on Renewal </w:t>
        </w:r>
      </w:ins>
      <w:ins w:id="128" w:author="Nikki Papenfus" w:date="2024-12-12T16:15:00Z" w16du:dateUtc="2024-12-12T14:15:00Z">
        <w:r>
          <w:t xml:space="preserve">- This </w:t>
        </w:r>
      </w:ins>
      <w:ins w:id="129" w:author="Nikki Papenfus" w:date="2024-12-13T11:33:00Z" w16du:dateUtc="2024-12-13T09:33:00Z">
        <w:r w:rsidR="00F65EE6">
          <w:t>release</w:t>
        </w:r>
      </w:ins>
      <w:ins w:id="130" w:author="Nikki Papenfus" w:date="2024-12-12T16:15:00Z" w16du:dateUtc="2024-12-12T14:15:00Z">
        <w:r>
          <w:t xml:space="preserve"> would enhance the integration with </w:t>
        </w:r>
        <w:proofErr w:type="spellStart"/>
        <w:r>
          <w:t>Qube</w:t>
        </w:r>
        <w:proofErr w:type="spellEnd"/>
        <w:r>
          <w:t xml:space="preserve">, updating tenancy details and rent charges in </w:t>
        </w:r>
        <w:proofErr w:type="spellStart"/>
        <w:r>
          <w:t>Qube</w:t>
        </w:r>
        <w:proofErr w:type="spellEnd"/>
        <w:r>
          <w:t xml:space="preserve"> on </w:t>
        </w:r>
        <w:r>
          <w:lastRenderedPageBreak/>
          <w:t xml:space="preserve">completion of a renewal. </w:t>
        </w:r>
      </w:ins>
      <w:ins w:id="131" w:author="Nikki Papenfus" w:date="2024-12-12T16:17:00Z" w16du:dateUtc="2024-12-12T14:17:00Z">
        <w:r w:rsidR="00961758">
          <w:t>This proje</w:t>
        </w:r>
      </w:ins>
      <w:ins w:id="132" w:author="Nikki Papenfus" w:date="2024-12-12T16:18:00Z" w16du:dateUtc="2024-12-12T14:18:00Z">
        <w:r w:rsidR="00961758">
          <w:t>ct is dependent on the Salesforce-</w:t>
        </w:r>
        <w:proofErr w:type="spellStart"/>
        <w:r w:rsidR="00961758">
          <w:t>Qube</w:t>
        </w:r>
        <w:proofErr w:type="spellEnd"/>
        <w:r w:rsidR="00961758">
          <w:t xml:space="preserve"> tenancy mapping that will be implemented in </w:t>
        </w:r>
      </w:ins>
      <w:ins w:id="133" w:author="Nikki Papenfus" w:date="2024-12-12T16:15:00Z" w16du:dateUtc="2024-12-12T14:15:00Z">
        <w:r>
          <w:t>Release 1</w:t>
        </w:r>
      </w:ins>
      <w:ins w:id="134" w:author="Nikki Papenfus" w:date="2024-12-12T16:18:00Z" w16du:dateUtc="2024-12-12T14:18:00Z">
        <w:r w:rsidR="00961758">
          <w:t>.</w:t>
        </w:r>
      </w:ins>
    </w:p>
    <w:p w14:paraId="016BEDBA" w14:textId="209EE187" w:rsidR="0019399A" w:rsidRDefault="004D2A4F" w:rsidP="00961758">
      <w:pPr>
        <w:pStyle w:val="NormalIndent"/>
        <w:numPr>
          <w:ilvl w:val="1"/>
          <w:numId w:val="8"/>
        </w:numPr>
        <w:spacing w:line="300" w:lineRule="atLeast"/>
        <w:jc w:val="both"/>
        <w:rPr>
          <w:ins w:id="135" w:author="Nikki Papenfus" w:date="2024-12-12T16:15:00Z" w16du:dateUtc="2024-12-12T14:15:00Z"/>
        </w:rPr>
      </w:pPr>
      <w:ins w:id="136" w:author="Nikki Papenfus" w:date="2024-12-12T16:17:00Z" w16du:dateUtc="2024-12-12T14:17:00Z">
        <w:r>
          <w:t xml:space="preserve">It is recommended that </w:t>
        </w:r>
      </w:ins>
      <w:ins w:id="137" w:author="Nikki Papenfus" w:date="2024-12-12T16:18:00Z" w16du:dateUtc="2024-12-12T14:18:00Z">
        <w:r w:rsidR="00961758">
          <w:t xml:space="preserve">this project be completed after the Renters’ Rights Bill </w:t>
        </w:r>
      </w:ins>
      <w:ins w:id="138" w:author="Nikki Papenfus" w:date="2024-12-12T16:21:00Z" w16du:dateUtc="2024-12-12T14:21:00Z">
        <w:r w:rsidR="003B421B">
          <w:t xml:space="preserve">comes into force </w:t>
        </w:r>
      </w:ins>
      <w:proofErr w:type="gramStart"/>
      <w:ins w:id="139" w:author="Nikki Papenfus" w:date="2024-12-12T16:18:00Z" w16du:dateUtc="2024-12-12T14:18:00Z">
        <w:r w:rsidR="00961758">
          <w:t>in order to</w:t>
        </w:r>
        <w:proofErr w:type="gramEnd"/>
        <w:r w:rsidR="00961758">
          <w:t xml:space="preserve"> </w:t>
        </w:r>
      </w:ins>
      <w:ins w:id="140" w:author="Nikki Papenfus" w:date="2024-12-12T16:20:00Z" w16du:dateUtc="2024-12-12T14:20:00Z">
        <w:r w:rsidR="00787794">
          <w:t xml:space="preserve">eliminate the need for any rework </w:t>
        </w:r>
      </w:ins>
      <w:ins w:id="141" w:author="Nikki Papenfus" w:date="2024-12-12T16:21:00Z" w16du:dateUtc="2024-12-12T14:21:00Z">
        <w:r w:rsidR="00095A94">
          <w:t xml:space="preserve">should updates to </w:t>
        </w:r>
        <w:proofErr w:type="spellStart"/>
        <w:r w:rsidR="00095A94">
          <w:t>Qube</w:t>
        </w:r>
        <w:proofErr w:type="spellEnd"/>
        <w:r w:rsidR="00095A94">
          <w:t xml:space="preserve"> change </w:t>
        </w:r>
      </w:ins>
      <w:ins w:id="142" w:author="Nikki Papenfus" w:date="2024-12-12T18:01:00Z" w16du:dateUtc="2024-12-12T16:01:00Z">
        <w:r w:rsidR="000E193B">
          <w:t>post-</w:t>
        </w:r>
      </w:ins>
      <w:ins w:id="143" w:author="Nikki Papenfus" w:date="2024-12-12T16:21:00Z" w16du:dateUtc="2024-12-12T14:21:00Z">
        <w:r w:rsidR="00095A94">
          <w:t>Renters’ Right</w:t>
        </w:r>
      </w:ins>
      <w:ins w:id="144" w:author="Nikki Papenfus" w:date="2024-12-12T18:01:00Z" w16du:dateUtc="2024-12-12T16:01:00Z">
        <w:r w:rsidR="000E193B">
          <w:t>s</w:t>
        </w:r>
      </w:ins>
      <w:ins w:id="145" w:author="Nikki Papenfus" w:date="2024-12-12T16:21:00Z" w16du:dateUtc="2024-12-12T14:21:00Z">
        <w:r w:rsidR="00095A94">
          <w:t>.</w:t>
        </w:r>
      </w:ins>
    </w:p>
    <w:p w14:paraId="248BBB09" w14:textId="18D10B48" w:rsidR="0019399A" w:rsidRDefault="0019399A" w:rsidP="0019399A">
      <w:pPr>
        <w:pStyle w:val="NormalIndent"/>
        <w:numPr>
          <w:ilvl w:val="1"/>
          <w:numId w:val="8"/>
        </w:numPr>
        <w:spacing w:line="300" w:lineRule="atLeast"/>
        <w:jc w:val="both"/>
        <w:rPr>
          <w:ins w:id="146" w:author="Nikki Papenfus" w:date="2024-12-12T16:15:00Z" w16du:dateUtc="2024-12-12T14:15:00Z"/>
          <w:del w:id="147" w:author="Sam Duncan" w:date="2024-12-16T09:45:00Z" w16du:dateUtc="2024-12-16T07:45:00Z"/>
        </w:rPr>
      </w:pPr>
      <w:ins w:id="148" w:author="Nikki Papenfus" w:date="2024-12-12T16:15:00Z" w16du:dateUtc="2024-12-12T14:15:00Z">
        <w:del w:id="149" w:author="Sam Duncan" w:date="2024-12-16T09:45:00Z" w16du:dateUtc="2024-12-16T07:45:00Z">
          <w:r>
            <w:delText>The extent of the Qube updates and timeframe in which this project can be delivered will be contingent on the Qube web services that are currently available and/or any development that may be required by MRI</w:delText>
          </w:r>
          <w:r w:rsidRPr="00DC4DF3">
            <w:delText>.</w:delText>
          </w:r>
          <w:r>
            <w:delText xml:space="preserve"> </w:delText>
          </w:r>
        </w:del>
      </w:ins>
    </w:p>
    <w:p w14:paraId="26674D4F" w14:textId="6AD9BBD4" w:rsidR="009A3F90" w:rsidRPr="00DC4DF3" w:rsidRDefault="00003267" w:rsidP="0089383C">
      <w:pPr>
        <w:pStyle w:val="NormalIndent"/>
        <w:numPr>
          <w:ilvl w:val="0"/>
          <w:numId w:val="8"/>
        </w:numPr>
        <w:spacing w:line="300" w:lineRule="atLeast"/>
        <w:ind w:left="1146"/>
        <w:jc w:val="both"/>
        <w:rPr>
          <w:b/>
          <w:bCs/>
        </w:rPr>
      </w:pPr>
      <w:r w:rsidRPr="00DC4DF3">
        <w:rPr>
          <w:b/>
          <w:bCs/>
        </w:rPr>
        <w:t xml:space="preserve">Release </w:t>
      </w:r>
      <w:del w:id="150" w:author="Nikki Papenfus" w:date="2024-12-12T16:16:00Z" w16du:dateUtc="2024-12-12T14:16:00Z">
        <w:r w:rsidDel="008B5DC6">
          <w:rPr>
            <w:b/>
            <w:bCs/>
          </w:rPr>
          <w:delText>4</w:delText>
        </w:r>
        <w:r w:rsidRPr="00DC4DF3" w:rsidDel="008B5DC6">
          <w:rPr>
            <w:b/>
            <w:bCs/>
          </w:rPr>
          <w:delText xml:space="preserve"> </w:delText>
        </w:r>
      </w:del>
      <w:ins w:id="151" w:author="Nikki Papenfus" w:date="2024-12-12T16:16:00Z" w16du:dateUtc="2024-12-12T14:16:00Z">
        <w:r w:rsidR="008B5DC6">
          <w:rPr>
            <w:b/>
            <w:bCs/>
          </w:rPr>
          <w:t>5</w:t>
        </w:r>
        <w:r w:rsidR="008B5DC6" w:rsidRPr="00DC4DF3">
          <w:rPr>
            <w:b/>
            <w:bCs/>
          </w:rPr>
          <w:t xml:space="preserve"> </w:t>
        </w:r>
      </w:ins>
      <w:r>
        <w:rPr>
          <w:b/>
          <w:bCs/>
        </w:rPr>
        <w:t xml:space="preserve">– Additional </w:t>
      </w:r>
      <w:r w:rsidR="009A3F90">
        <w:rPr>
          <w:b/>
          <w:bCs/>
        </w:rPr>
        <w:t xml:space="preserve">Renewals </w:t>
      </w:r>
      <w:r>
        <w:rPr>
          <w:b/>
          <w:bCs/>
        </w:rPr>
        <w:t xml:space="preserve">Enhancements </w:t>
      </w:r>
    </w:p>
    <w:p w14:paraId="608B9FD1" w14:textId="77777777" w:rsidR="002B089F" w:rsidRPr="00DC4DF3" w:rsidRDefault="002B089F" w:rsidP="002B089F">
      <w:pPr>
        <w:pStyle w:val="NormalIndent"/>
        <w:numPr>
          <w:ilvl w:val="1"/>
          <w:numId w:val="8"/>
        </w:numPr>
        <w:spacing w:line="300" w:lineRule="atLeast"/>
        <w:jc w:val="both"/>
      </w:pPr>
      <w:r w:rsidRPr="00DC4DF3">
        <w:t>Automatically update direct debit payment schedules in Salesforce on Renewal and mid-term change of sharer.</w:t>
      </w:r>
    </w:p>
    <w:p w14:paraId="640D9F0C" w14:textId="77777777" w:rsidR="009A3F90" w:rsidRPr="00DC4DF3" w:rsidRDefault="009A3F90" w:rsidP="0089383C">
      <w:pPr>
        <w:pStyle w:val="NormalIndent"/>
        <w:numPr>
          <w:ilvl w:val="1"/>
          <w:numId w:val="8"/>
        </w:numPr>
        <w:spacing w:line="300" w:lineRule="atLeast"/>
        <w:jc w:val="both"/>
      </w:pPr>
      <w:r w:rsidRPr="00DC4DF3">
        <w:t>Provide a new dashboard for Asset Management that displays comparable rent &amp; current performance by estate &amp; unit type.</w:t>
      </w:r>
    </w:p>
    <w:p w14:paraId="799B76E8" w14:textId="77777777" w:rsidR="009A3F90" w:rsidRPr="00DC4DF3" w:rsidRDefault="009A3F90" w:rsidP="0089383C">
      <w:pPr>
        <w:pStyle w:val="NormalIndent"/>
        <w:numPr>
          <w:ilvl w:val="1"/>
          <w:numId w:val="8"/>
        </w:numPr>
        <w:spacing w:line="300" w:lineRule="atLeast"/>
        <w:jc w:val="both"/>
      </w:pPr>
      <w:r w:rsidRPr="00DC4DF3">
        <w:t>Eviction</w:t>
      </w:r>
      <w:r>
        <w:t xml:space="preserve"> / §8 Notice</w:t>
      </w:r>
      <w:r w:rsidRPr="00DC4DF3">
        <w:t xml:space="preserve"> Tracker</w:t>
      </w:r>
    </w:p>
    <w:p w14:paraId="5DE77EFB" w14:textId="77777777" w:rsidR="009A3F90" w:rsidRPr="00DC4DF3" w:rsidRDefault="009A3F90" w:rsidP="0089383C">
      <w:pPr>
        <w:pStyle w:val="NormalIndent"/>
        <w:numPr>
          <w:ilvl w:val="1"/>
          <w:numId w:val="8"/>
        </w:numPr>
        <w:spacing w:line="300" w:lineRule="atLeast"/>
        <w:jc w:val="both"/>
      </w:pPr>
      <w:r w:rsidRPr="00DC4DF3">
        <w:t xml:space="preserve">Tenants complete and sign change of sharer forms online. </w:t>
      </w:r>
    </w:p>
    <w:p w14:paraId="07F7EA40" w14:textId="6F354025" w:rsidR="00C173AB" w:rsidRDefault="009A3F90" w:rsidP="007F73B9">
      <w:pPr>
        <w:pStyle w:val="NormalIndent"/>
        <w:numPr>
          <w:ilvl w:val="1"/>
          <w:numId w:val="8"/>
        </w:numPr>
        <w:spacing w:line="300" w:lineRule="atLeast"/>
        <w:jc w:val="both"/>
      </w:pPr>
      <w:r>
        <w:t>Cater</w:t>
      </w:r>
      <w:r w:rsidRPr="00DC4DF3">
        <w:t xml:space="preserve"> for bulk negotiation</w:t>
      </w:r>
      <w:r>
        <w:t>s</w:t>
      </w:r>
      <w:r w:rsidRPr="00DC4DF3">
        <w:t xml:space="preserve"> for Company Lets.</w:t>
      </w:r>
    </w:p>
    <w:p w14:paraId="30CE4002" w14:textId="0CED0F5B" w:rsidR="005B6E92" w:rsidRPr="005B6E92" w:rsidRDefault="004D2307" w:rsidP="0089383C">
      <w:pPr>
        <w:pStyle w:val="NormalIndent"/>
        <w:numPr>
          <w:ilvl w:val="0"/>
          <w:numId w:val="8"/>
        </w:numPr>
        <w:spacing w:line="300" w:lineRule="atLeast"/>
        <w:ind w:left="1146"/>
        <w:jc w:val="both"/>
        <w:rPr>
          <w:ins w:id="152" w:author="Nikki Papenfus" w:date="2024-12-13T11:48:00Z" w16du:dateUtc="2024-12-13T09:48:00Z"/>
          <w:b/>
          <w:bCs/>
        </w:rPr>
      </w:pPr>
      <w:ins w:id="153" w:author="Nikki Papenfus" w:date="2024-12-13T11:48:00Z" w16du:dateUtc="2024-12-13T09:48:00Z">
        <w:r w:rsidRPr="005B6E92">
          <w:rPr>
            <w:b/>
            <w:bCs/>
          </w:rPr>
          <w:t>Release</w:t>
        </w:r>
        <w:r w:rsidR="005B6E92" w:rsidRPr="005B6E92">
          <w:rPr>
            <w:b/>
            <w:bCs/>
          </w:rPr>
          <w:t xml:space="preserve"> 6 - Arrears </w:t>
        </w:r>
      </w:ins>
      <w:ins w:id="154" w:author="Nikki Papenfus" w:date="2024-12-13T11:49:00Z" w16du:dateUtc="2024-12-13T09:49:00Z">
        <w:r w:rsidR="005562AD">
          <w:rPr>
            <w:b/>
            <w:bCs/>
          </w:rPr>
          <w:t xml:space="preserve">Details &amp; Reminders </w:t>
        </w:r>
      </w:ins>
    </w:p>
    <w:p w14:paraId="5074B01C" w14:textId="63FB8FE9" w:rsidR="005B6E92" w:rsidRDefault="007C2EA2" w:rsidP="005B6E92">
      <w:pPr>
        <w:pStyle w:val="NormalIndent"/>
        <w:numPr>
          <w:ilvl w:val="1"/>
          <w:numId w:val="8"/>
        </w:numPr>
        <w:spacing w:line="300" w:lineRule="atLeast"/>
        <w:jc w:val="both"/>
        <w:rPr>
          <w:ins w:id="155" w:author="Nikki Papenfus" w:date="2024-12-13T11:49:00Z" w16du:dateUtc="2024-12-13T09:49:00Z"/>
        </w:rPr>
      </w:pPr>
      <w:ins w:id="156" w:author="Nikki Papenfus" w:date="2024-12-13T11:48:00Z" w16du:dateUtc="2024-12-13T09:48:00Z">
        <w:r>
          <w:t>Provide</w:t>
        </w:r>
        <w:r w:rsidR="005B6E92">
          <w:t xml:space="preserve"> visibility into arrears details and history on Salesforce</w:t>
        </w:r>
      </w:ins>
      <w:ins w:id="157" w:author="Nikki Papenfus" w:date="2024-12-13T12:16:00Z" w16du:dateUtc="2024-12-13T10:16:00Z">
        <w:r w:rsidR="00A63EDE">
          <w:t xml:space="preserve"> (sourced from </w:t>
        </w:r>
        <w:proofErr w:type="spellStart"/>
        <w:r w:rsidR="00A63EDE">
          <w:t>Qube</w:t>
        </w:r>
        <w:proofErr w:type="spellEnd"/>
        <w:r w:rsidR="00A63EDE">
          <w:t>)</w:t>
        </w:r>
      </w:ins>
      <w:ins w:id="158" w:author="Nikki Papenfus" w:date="2024-12-13T11:48:00Z" w16du:dateUtc="2024-12-13T09:48:00Z">
        <w:r w:rsidR="005B6E92">
          <w:t>.</w:t>
        </w:r>
        <w:r w:rsidR="005B6E92" w:rsidRPr="00DC4DF3">
          <w:t xml:space="preserve"> </w:t>
        </w:r>
      </w:ins>
    </w:p>
    <w:p w14:paraId="3AC796E1" w14:textId="7E6EE747" w:rsidR="007C2EA2" w:rsidRDefault="007C2EA2" w:rsidP="005B6E92">
      <w:pPr>
        <w:pStyle w:val="NormalIndent"/>
        <w:numPr>
          <w:ilvl w:val="1"/>
          <w:numId w:val="8"/>
        </w:numPr>
        <w:spacing w:line="300" w:lineRule="atLeast"/>
        <w:jc w:val="both"/>
        <w:rPr>
          <w:ins w:id="159" w:author="Nikki Papenfus" w:date="2024-12-13T11:48:00Z" w16du:dateUtc="2024-12-13T09:48:00Z"/>
        </w:rPr>
      </w:pPr>
      <w:ins w:id="160" w:author="Nikki Papenfus" w:date="2024-12-13T11:49:00Z" w16du:dateUtc="2024-12-13T09:49:00Z">
        <w:r>
          <w:t>Automated notifications to tenant</w:t>
        </w:r>
      </w:ins>
      <w:ins w:id="161" w:author="Nikki Papenfus" w:date="2024-12-13T12:16:00Z" w16du:dateUtc="2024-12-13T10:16:00Z">
        <w:r w:rsidR="00E94AA2">
          <w:t>s</w:t>
        </w:r>
      </w:ins>
      <w:ins w:id="162" w:author="Nikki Papenfus" w:date="2024-12-13T11:49:00Z" w16du:dateUtc="2024-12-13T09:49:00Z">
        <w:r>
          <w:t xml:space="preserve"> who fall into arrears. </w:t>
        </w:r>
      </w:ins>
    </w:p>
    <w:p w14:paraId="22A914C1" w14:textId="2E7A9C63" w:rsidR="009A3F90" w:rsidRPr="00DC4DF3" w:rsidRDefault="009A3F90" w:rsidP="0089383C">
      <w:pPr>
        <w:pStyle w:val="NormalIndent"/>
        <w:numPr>
          <w:ilvl w:val="0"/>
          <w:numId w:val="8"/>
        </w:numPr>
        <w:spacing w:line="300" w:lineRule="atLeast"/>
        <w:ind w:left="1146"/>
        <w:jc w:val="both"/>
      </w:pPr>
      <w:r w:rsidRPr="00DC4DF3">
        <w:t>Other</w:t>
      </w:r>
      <w:r>
        <w:t>,</w:t>
      </w:r>
      <w:r w:rsidRPr="00DC4DF3">
        <w:t xml:space="preserve"> future projects on the </w:t>
      </w:r>
      <w:r w:rsidRPr="00985047">
        <w:rPr>
          <w:b/>
          <w:bCs/>
        </w:rPr>
        <w:t>SVOC &amp;</w:t>
      </w:r>
      <w:r>
        <w:t xml:space="preserve"> </w:t>
      </w:r>
      <w:r>
        <w:rPr>
          <w:b/>
          <w:bCs/>
        </w:rPr>
        <w:t>Renewals B</w:t>
      </w:r>
      <w:r w:rsidRPr="00DC4DF3">
        <w:rPr>
          <w:b/>
          <w:bCs/>
        </w:rPr>
        <w:t>acklog</w:t>
      </w:r>
      <w:r w:rsidRPr="00DC4DF3">
        <w:t>:</w:t>
      </w:r>
    </w:p>
    <w:p w14:paraId="4B8DF14D" w14:textId="7E29ECE5" w:rsidR="009A3F90" w:rsidRPr="00DC4DF3" w:rsidDel="003B5204" w:rsidRDefault="009A3F90" w:rsidP="0089383C">
      <w:pPr>
        <w:pStyle w:val="NormalIndent"/>
        <w:numPr>
          <w:ilvl w:val="1"/>
          <w:numId w:val="8"/>
        </w:numPr>
        <w:spacing w:line="300" w:lineRule="atLeast"/>
        <w:jc w:val="both"/>
        <w:rPr>
          <w:del w:id="163" w:author="Nikki Papenfus" w:date="2024-12-12T15:31:00Z" w16du:dateUtc="2024-12-12T13:31:00Z"/>
        </w:rPr>
      </w:pPr>
      <w:del w:id="164" w:author="Nikki Papenfus" w:date="2024-12-12T15:31:00Z" w16du:dateUtc="2024-12-12T13:31:00Z">
        <w:r w:rsidRPr="00DC4DF3" w:rsidDel="003B5204">
          <w:delText xml:space="preserve">Automatically update tenancy </w:delText>
        </w:r>
        <w:r w:rsidR="00175C3E" w:rsidDel="003B5204">
          <w:delText>details</w:delText>
        </w:r>
        <w:r w:rsidRPr="00DC4DF3" w:rsidDel="003B5204">
          <w:delText xml:space="preserve"> &amp; rent charges in Qube on renewal.</w:delText>
        </w:r>
      </w:del>
    </w:p>
    <w:p w14:paraId="1F6EF1DD" w14:textId="52D62DE8" w:rsidR="009A3F90" w:rsidRPr="00DC4DF3" w:rsidRDefault="009A3F90" w:rsidP="0089383C">
      <w:pPr>
        <w:pStyle w:val="NormalIndent"/>
        <w:numPr>
          <w:ilvl w:val="1"/>
          <w:numId w:val="8"/>
        </w:numPr>
        <w:spacing w:line="300" w:lineRule="atLeast"/>
        <w:jc w:val="both"/>
      </w:pPr>
      <w:r w:rsidRPr="00DC4DF3">
        <w:t xml:space="preserve">Manage &amp; calculate Price Book Rent within Salesforce. </w:t>
      </w:r>
    </w:p>
    <w:p w14:paraId="7E416B6C" w14:textId="77777777" w:rsidR="009A3F90" w:rsidRPr="00DC4DF3" w:rsidRDefault="009A3F90" w:rsidP="0089383C">
      <w:pPr>
        <w:pStyle w:val="NormalIndent"/>
        <w:numPr>
          <w:ilvl w:val="1"/>
          <w:numId w:val="8"/>
        </w:numPr>
        <w:spacing w:line="300" w:lineRule="atLeast"/>
        <w:jc w:val="both"/>
      </w:pPr>
      <w:r w:rsidRPr="00DC4DF3">
        <w:t>Provide visibility into all tenant incidents, complaints, grumbles &amp; satisfaction survey feedback within Salesforce.</w:t>
      </w:r>
    </w:p>
    <w:p w14:paraId="29595022" w14:textId="77777777" w:rsidR="00BF501B" w:rsidRPr="00DC4DF3" w:rsidRDefault="006B6ABA" w:rsidP="00C4464A">
      <w:pPr>
        <w:pStyle w:val="CommentText"/>
      </w:pPr>
      <w:r>
        <w:t xml:space="preserve">Any </w:t>
      </w:r>
      <w:r w:rsidRPr="00DC4DF3">
        <w:t xml:space="preserve">further enhancements </w:t>
      </w:r>
      <w:r>
        <w:t xml:space="preserve">that would deliver </w:t>
      </w:r>
      <w:r w:rsidRPr="00DC4DF3">
        <w:t xml:space="preserve">significant value </w:t>
      </w:r>
      <w:r w:rsidR="00037C66" w:rsidRPr="00DC4DF3">
        <w:t xml:space="preserve">may be addressed in </w:t>
      </w:r>
      <w:r w:rsidR="00527697" w:rsidRPr="00DC4DF3">
        <w:t xml:space="preserve">subsequent </w:t>
      </w:r>
      <w:r w:rsidR="00037C66" w:rsidRPr="00DC4DF3">
        <w:t xml:space="preserve">releases. </w:t>
      </w:r>
    </w:p>
    <w:p w14:paraId="15AD0FD6" w14:textId="77777777" w:rsidR="006908EB" w:rsidRPr="00DC4DF3" w:rsidRDefault="006908EB" w:rsidP="00142743">
      <w:pPr>
        <w:pStyle w:val="NormalIndent"/>
        <w:jc w:val="both"/>
        <w:sectPr w:rsidR="006908EB" w:rsidRPr="00DC4DF3" w:rsidSect="00721131">
          <w:headerReference w:type="default" r:id="rId26"/>
          <w:footerReference w:type="default" r:id="rId27"/>
          <w:headerReference w:type="first" r:id="rId28"/>
          <w:footerReference w:type="first" r:id="rId29"/>
          <w:pgSz w:w="12242" w:h="15842" w:code="1"/>
          <w:pgMar w:top="1701" w:right="1418" w:bottom="1701" w:left="1418" w:header="567" w:footer="567" w:gutter="0"/>
          <w:paperSrc w:first="15" w:other="15"/>
          <w:pgNumType w:start="1"/>
          <w:cols w:space="720"/>
          <w:titlePg/>
          <w:docGrid w:linePitch="272"/>
        </w:sectPr>
      </w:pPr>
    </w:p>
    <w:p w14:paraId="343D6862" w14:textId="5AE61B84" w:rsidR="0074578C" w:rsidRDefault="0079562B" w:rsidP="0074578C">
      <w:pPr>
        <w:pStyle w:val="Heading3"/>
      </w:pPr>
      <w:r w:rsidRPr="00F0252E">
        <w:lastRenderedPageBreak/>
        <w:t xml:space="preserve">Release </w:t>
      </w:r>
      <w:r>
        <w:t xml:space="preserve">2 - </w:t>
      </w:r>
      <w:r w:rsidR="0074578C" w:rsidRPr="00F0252E">
        <w:t xml:space="preserve">Renewals </w:t>
      </w:r>
      <w:r w:rsidR="0074578C">
        <w:t xml:space="preserve">Journey </w:t>
      </w:r>
    </w:p>
    <w:p w14:paraId="086E9F90" w14:textId="72588414" w:rsidR="004A73CC" w:rsidRDefault="004A73CC" w:rsidP="00C4464A">
      <w:pPr>
        <w:pStyle w:val="CommentText"/>
      </w:pPr>
      <w:r>
        <w:t xml:space="preserve">Release 2 </w:t>
      </w:r>
      <w:r w:rsidRPr="00DC4DF3">
        <w:t xml:space="preserve">overhauls the initial phases </w:t>
      </w:r>
      <w:r>
        <w:t>in</w:t>
      </w:r>
      <w:r w:rsidRPr="00DC4DF3">
        <w:t xml:space="preserve"> the renewals </w:t>
      </w:r>
      <w:r w:rsidRPr="001915C1">
        <w:t>journey</w:t>
      </w:r>
      <w:r w:rsidRPr="00DC4DF3">
        <w:t>, up to the point that the tenant accepts the offer. Thereafter, the existing renewal process and functionality will remain in place.</w:t>
      </w:r>
    </w:p>
    <w:p w14:paraId="516CF681" w14:textId="48CFF81D" w:rsidR="00271A20" w:rsidRPr="00DC4DF3" w:rsidRDefault="00142743" w:rsidP="00C4464A">
      <w:pPr>
        <w:pStyle w:val="CommentText"/>
      </w:pPr>
      <w:r w:rsidRPr="00DC4DF3">
        <w:t xml:space="preserve">The following </w:t>
      </w:r>
      <w:r w:rsidR="006908EB" w:rsidRPr="00DC4DF3">
        <w:t>illustrates</w:t>
      </w:r>
      <w:r w:rsidR="001E4B93" w:rsidRPr="00DC4DF3">
        <w:t xml:space="preserve"> the</w:t>
      </w:r>
      <w:r w:rsidRPr="00DC4DF3">
        <w:t xml:space="preserve"> proposed changes to the renewal opportunity stages</w:t>
      </w:r>
      <w:r w:rsidR="00833F07" w:rsidRPr="00DC4DF3">
        <w:t xml:space="preserve"> in release </w:t>
      </w:r>
      <w:r w:rsidR="002A5CF1">
        <w:t>2</w:t>
      </w:r>
      <w:r w:rsidRPr="00DC4DF3">
        <w:t xml:space="preserve">: </w:t>
      </w:r>
    </w:p>
    <w:p w14:paraId="4E795F42" w14:textId="611026B3" w:rsidR="00EF5E5B" w:rsidRPr="00DC4DF3" w:rsidRDefault="00B875F4" w:rsidP="00B55260">
      <w:pPr>
        <w:pStyle w:val="NormalIndent"/>
        <w:keepNext/>
        <w:ind w:left="-1418"/>
        <w:jc w:val="center"/>
      </w:pPr>
      <w:r w:rsidRPr="00DC4DF3">
        <w:rPr>
          <w:noProof/>
        </w:rPr>
        <w:drawing>
          <wp:inline distT="0" distB="0" distL="0" distR="0" wp14:anchorId="43A9929E" wp14:editId="35FE2C80">
            <wp:extent cx="8055610" cy="3604177"/>
            <wp:effectExtent l="0" t="0" r="2540" b="0"/>
            <wp:docPr id="107568475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84750" name="Picture 1" descr="A diagram of a diagram&#10;&#10;Description automatically generated"/>
                    <pic:cNvPicPr/>
                  </pic:nvPicPr>
                  <pic:blipFill rotWithShape="1">
                    <a:blip r:embed="rId30"/>
                    <a:srcRect t="-3267"/>
                    <a:stretch/>
                  </pic:blipFill>
                  <pic:spPr bwMode="auto">
                    <a:xfrm>
                      <a:off x="0" y="0"/>
                      <a:ext cx="8079019" cy="3614651"/>
                    </a:xfrm>
                    <a:prstGeom prst="rect">
                      <a:avLst/>
                    </a:prstGeom>
                    <a:ln>
                      <a:noFill/>
                    </a:ln>
                    <a:extLst>
                      <a:ext uri="{53640926-AAD7-44D8-BBD7-CCE9431645EC}">
                        <a14:shadowObscured xmlns:a14="http://schemas.microsoft.com/office/drawing/2010/main"/>
                      </a:ext>
                    </a:extLst>
                  </pic:spPr>
                </pic:pic>
              </a:graphicData>
            </a:graphic>
          </wp:inline>
        </w:drawing>
      </w:r>
    </w:p>
    <w:p w14:paraId="5C3992D8" w14:textId="76CB4402" w:rsidR="00271A20" w:rsidRPr="00DC4DF3" w:rsidRDefault="00EF5E5B" w:rsidP="00EF5E5B">
      <w:pPr>
        <w:pStyle w:val="Caption"/>
      </w:pPr>
      <w:r w:rsidRPr="00DC4DF3">
        <w:t xml:space="preserve">Figure </w:t>
      </w:r>
      <w:fldSimple w:instr=" SEQ Figure \* ARABIC ">
        <w:r w:rsidR="00DE47C9">
          <w:rPr>
            <w:noProof/>
          </w:rPr>
          <w:t>13</w:t>
        </w:r>
      </w:fldSimple>
      <w:r w:rsidRPr="00DC4DF3">
        <w:t>: Proposed Renewal Opportunity Stages</w:t>
      </w:r>
      <w:r w:rsidR="00833F07" w:rsidRPr="00DC4DF3">
        <w:t xml:space="preserve"> – Release </w:t>
      </w:r>
      <w:r w:rsidR="002A5CF1">
        <w:t>2</w:t>
      </w:r>
    </w:p>
    <w:p w14:paraId="3C0D140C" w14:textId="77777777" w:rsidR="00FA1E93" w:rsidRDefault="00FA1E93">
      <w:pPr>
        <w:spacing w:after="200" w:line="276" w:lineRule="auto"/>
      </w:pPr>
      <w:r>
        <w:br w:type="page"/>
      </w:r>
    </w:p>
    <w:p w14:paraId="1D1E63FE" w14:textId="66833152" w:rsidR="0070026D" w:rsidRPr="00DC4DF3" w:rsidRDefault="0070026D" w:rsidP="00C4464A">
      <w:pPr>
        <w:pStyle w:val="CommentText"/>
      </w:pPr>
      <w:r w:rsidRPr="00DC4DF3">
        <w:lastRenderedPageBreak/>
        <w:t xml:space="preserve">The following depicts the </w:t>
      </w:r>
      <w:r w:rsidR="009E3946" w:rsidRPr="00DC4DF3">
        <w:t>interaction between existing</w:t>
      </w:r>
      <w:r w:rsidR="00BF3854" w:rsidRPr="00DC4DF3">
        <w:t xml:space="preserve"> processes</w:t>
      </w:r>
      <w:r w:rsidR="009E3946" w:rsidRPr="00DC4DF3">
        <w:t xml:space="preserve"> and new functionality </w:t>
      </w:r>
      <w:r w:rsidR="00922131" w:rsidRPr="00DC4DF3">
        <w:t>to complete the end-to-end renewal</w:t>
      </w:r>
      <w:r w:rsidR="006D3B72">
        <w:t xml:space="preserve"> in Release 2</w:t>
      </w:r>
      <w:r w:rsidRPr="00DC4DF3">
        <w:t xml:space="preserve">: </w:t>
      </w:r>
    </w:p>
    <w:p w14:paraId="27C35C76" w14:textId="1C43E6F4" w:rsidR="00271A20" w:rsidRPr="00DC4DF3" w:rsidRDefault="00532092" w:rsidP="00B55260">
      <w:pPr>
        <w:keepNext/>
        <w:ind w:left="-1560"/>
        <w:jc w:val="right"/>
      </w:pPr>
      <w:r w:rsidRPr="00532092">
        <w:rPr>
          <w:noProof/>
        </w:rPr>
        <w:drawing>
          <wp:inline distT="0" distB="0" distL="0" distR="0" wp14:anchorId="1CBB22E9" wp14:editId="2040ACB7">
            <wp:extent cx="8328660" cy="3215005"/>
            <wp:effectExtent l="0" t="0" r="0" b="4445"/>
            <wp:docPr id="102328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88867" name=""/>
                    <pic:cNvPicPr/>
                  </pic:nvPicPr>
                  <pic:blipFill>
                    <a:blip r:embed="rId31"/>
                    <a:stretch>
                      <a:fillRect/>
                    </a:stretch>
                  </pic:blipFill>
                  <pic:spPr>
                    <a:xfrm>
                      <a:off x="0" y="0"/>
                      <a:ext cx="8374959" cy="3232877"/>
                    </a:xfrm>
                    <a:prstGeom prst="rect">
                      <a:avLst/>
                    </a:prstGeom>
                  </pic:spPr>
                </pic:pic>
              </a:graphicData>
            </a:graphic>
          </wp:inline>
        </w:drawing>
      </w:r>
    </w:p>
    <w:p w14:paraId="3AC26C76" w14:textId="77777777" w:rsidR="007E7453" w:rsidRPr="00DC4DF3" w:rsidRDefault="007E7453" w:rsidP="00271A20">
      <w:pPr>
        <w:keepNext/>
        <w:ind w:left="-1560"/>
      </w:pPr>
    </w:p>
    <w:p w14:paraId="0CBED53D" w14:textId="413FFEE1" w:rsidR="00271A20" w:rsidRPr="00DC4DF3" w:rsidRDefault="00271A20" w:rsidP="00271A20">
      <w:pPr>
        <w:pStyle w:val="Caption"/>
      </w:pPr>
      <w:r w:rsidRPr="00DC4DF3">
        <w:t xml:space="preserve">Figure </w:t>
      </w:r>
      <w:fldSimple w:instr=" SEQ Figure \* ARABIC ">
        <w:r w:rsidR="00DE47C9">
          <w:rPr>
            <w:noProof/>
          </w:rPr>
          <w:t>14</w:t>
        </w:r>
      </w:fldSimple>
      <w:r w:rsidRPr="00DC4DF3">
        <w:t xml:space="preserve">: Proposed Relationship between New &amp; Existing Functionality for Release </w:t>
      </w:r>
      <w:r w:rsidR="009D6A16">
        <w:t>2</w:t>
      </w:r>
    </w:p>
    <w:p w14:paraId="656C5B34" w14:textId="77777777" w:rsidR="001A77DD" w:rsidRPr="00DC4DF3" w:rsidRDefault="001A77DD" w:rsidP="001A77DD"/>
    <w:p w14:paraId="64ECD81A" w14:textId="77777777" w:rsidR="00AA06DD" w:rsidRPr="00DC4DF3" w:rsidRDefault="00AA06DD">
      <w:pPr>
        <w:spacing w:after="200" w:line="276" w:lineRule="auto"/>
      </w:pPr>
      <w:r w:rsidRPr="00DC4DF3">
        <w:br w:type="page"/>
      </w:r>
    </w:p>
    <w:p w14:paraId="5A99D9C0" w14:textId="683EE25A" w:rsidR="0074578C" w:rsidRDefault="009A3F90" w:rsidP="0074578C">
      <w:pPr>
        <w:pStyle w:val="Heading3"/>
      </w:pPr>
      <w:del w:id="165" w:author="Nikki Papenfus" w:date="2024-12-13T11:36:00Z" w16du:dateUtc="2024-12-13T09:36:00Z">
        <w:r w:rsidRPr="00F0252E" w:rsidDel="0068160A">
          <w:lastRenderedPageBreak/>
          <w:delText xml:space="preserve">Release </w:delText>
        </w:r>
        <w:r w:rsidDel="0068160A">
          <w:delText xml:space="preserve">3 - </w:delText>
        </w:r>
      </w:del>
      <w:r w:rsidR="00830682">
        <w:rPr>
          <w:bCs/>
        </w:rPr>
        <w:t xml:space="preserve">Renters’ Rights </w:t>
      </w:r>
      <w:ins w:id="166" w:author="Nikki Papenfus" w:date="2024-12-13T12:17:00Z" w16du:dateUtc="2024-12-13T10:17:00Z">
        <w:r w:rsidR="00BA7304">
          <w:rPr>
            <w:bCs/>
          </w:rPr>
          <w:t xml:space="preserve">&amp; Additional </w:t>
        </w:r>
      </w:ins>
      <w:r w:rsidR="00830682">
        <w:rPr>
          <w:bCs/>
        </w:rPr>
        <w:t>Enhancements</w:t>
      </w:r>
      <w:r w:rsidR="00830682" w:rsidRPr="00A754FC">
        <w:rPr>
          <w:bCs/>
        </w:rPr>
        <w:t xml:space="preserve"> </w:t>
      </w:r>
      <w:r w:rsidR="00830682">
        <w:rPr>
          <w:bCs/>
        </w:rPr>
        <w:t xml:space="preserve">to the Renewals Journey </w:t>
      </w:r>
      <w:r>
        <w:t>(Future Phase)</w:t>
      </w:r>
    </w:p>
    <w:p w14:paraId="3DD171A0" w14:textId="26EF8939" w:rsidR="001A77DD" w:rsidRPr="00DC4DF3" w:rsidRDefault="007C11DA" w:rsidP="00C4464A">
      <w:pPr>
        <w:pStyle w:val="CommentText"/>
      </w:pPr>
      <w:r w:rsidRPr="00DC4DF3">
        <w:t xml:space="preserve">Additional functionality can be added in subsequent releases to </w:t>
      </w:r>
      <w:r w:rsidR="001A77DD" w:rsidRPr="00DC4DF3">
        <w:t xml:space="preserve">support the future process that </w:t>
      </w:r>
      <w:r w:rsidR="00280743" w:rsidRPr="00DC4DF3">
        <w:t xml:space="preserve">will </w:t>
      </w:r>
      <w:r w:rsidR="001A77DD" w:rsidRPr="00DC4DF3">
        <w:t>be required post-Renters’ Rights Bill</w:t>
      </w:r>
      <w:r w:rsidR="00940711">
        <w:t xml:space="preserve">.  This functionality was identified during requirements analysis but is out of scope </w:t>
      </w:r>
      <w:r w:rsidR="00B27F01">
        <w:t>of functionality to be delivered as part of this proposal.</w:t>
      </w:r>
      <w:r w:rsidR="001A77DD" w:rsidRPr="00DC4DF3">
        <w:t xml:space="preserve"> </w:t>
      </w:r>
    </w:p>
    <w:p w14:paraId="2D91ADC1" w14:textId="204CC174" w:rsidR="00EC1BAA" w:rsidRPr="00DC4DF3" w:rsidRDefault="005006D6" w:rsidP="00C55987">
      <w:pPr>
        <w:keepNext/>
        <w:spacing w:after="120"/>
        <w:ind w:left="-1276"/>
        <w:jc w:val="right"/>
      </w:pPr>
      <w:del w:id="167" w:author="Nikki Papenfus" w:date="2024-12-12T17:45:00Z" w16du:dateUtc="2024-12-12T15:45:00Z">
        <w:r w:rsidRPr="005006D6" w:rsidDel="00B751D0">
          <w:rPr>
            <w:noProof/>
          </w:rPr>
          <w:drawing>
            <wp:inline distT="0" distB="0" distL="0" distR="0" wp14:anchorId="27C48C16" wp14:editId="21232166">
              <wp:extent cx="8328660" cy="4502764"/>
              <wp:effectExtent l="0" t="0" r="0" b="0"/>
              <wp:docPr id="920969778"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69778" name="Picture 1" descr="A diagram of a company&#10;&#10;Description automatically generated with medium confidence"/>
                      <pic:cNvPicPr/>
                    </pic:nvPicPr>
                    <pic:blipFill>
                      <a:blip r:embed="rId32"/>
                      <a:stretch>
                        <a:fillRect/>
                      </a:stretch>
                    </pic:blipFill>
                    <pic:spPr>
                      <a:xfrm>
                        <a:off x="0" y="0"/>
                        <a:ext cx="8354259" cy="4516604"/>
                      </a:xfrm>
                      <a:prstGeom prst="rect">
                        <a:avLst/>
                      </a:prstGeom>
                    </pic:spPr>
                  </pic:pic>
                </a:graphicData>
              </a:graphic>
            </wp:inline>
          </w:drawing>
        </w:r>
      </w:del>
      <w:ins w:id="168" w:author="Nikki Papenfus" w:date="2024-12-13T12:19:00Z" w16du:dateUtc="2024-12-13T10:19:00Z">
        <w:r w:rsidR="006032D7" w:rsidRPr="006032D7">
          <w:rPr>
            <w:noProof/>
          </w:rPr>
          <w:drawing>
            <wp:inline distT="0" distB="0" distL="0" distR="0" wp14:anchorId="6BC176E2" wp14:editId="23701A94">
              <wp:extent cx="8328233" cy="4366895"/>
              <wp:effectExtent l="0" t="0" r="0" b="0"/>
              <wp:docPr id="1225154459"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54459" name="Picture 1" descr="A diagram of a company&#10;&#10;Description automatically generated with medium confidence"/>
                      <pic:cNvPicPr/>
                    </pic:nvPicPr>
                    <pic:blipFill>
                      <a:blip r:embed="rId33"/>
                      <a:stretch>
                        <a:fillRect/>
                      </a:stretch>
                    </pic:blipFill>
                    <pic:spPr>
                      <a:xfrm>
                        <a:off x="0" y="0"/>
                        <a:ext cx="8368586" cy="4388054"/>
                      </a:xfrm>
                      <a:prstGeom prst="rect">
                        <a:avLst/>
                      </a:prstGeom>
                    </pic:spPr>
                  </pic:pic>
                </a:graphicData>
              </a:graphic>
            </wp:inline>
          </w:drawing>
        </w:r>
      </w:ins>
    </w:p>
    <w:p w14:paraId="2DA3F437" w14:textId="49354FD0" w:rsidR="001A77DD" w:rsidRPr="00DC4DF3" w:rsidRDefault="001A77DD" w:rsidP="000A1BFA">
      <w:pPr>
        <w:pStyle w:val="Caption"/>
      </w:pPr>
      <w:r w:rsidRPr="00DC4DF3">
        <w:t xml:space="preserve">Figure </w:t>
      </w:r>
      <w:fldSimple w:instr=" SEQ Figure \* ARABIC ">
        <w:r w:rsidR="00DE47C9">
          <w:rPr>
            <w:noProof/>
          </w:rPr>
          <w:t>15</w:t>
        </w:r>
      </w:fldSimple>
      <w:r w:rsidRPr="00DC4DF3">
        <w:t>: Envisaged Future Functionality to be added Post Renters’ Rights Bill</w:t>
      </w:r>
    </w:p>
    <w:p w14:paraId="2B45458F" w14:textId="77777777" w:rsidR="00CD6646" w:rsidRPr="00DC4DF3" w:rsidRDefault="00CD6646" w:rsidP="004663F8">
      <w:pPr>
        <w:keepNext/>
        <w:ind w:left="-1560"/>
        <w:sectPr w:rsidR="00CD6646" w:rsidRPr="00DC4DF3" w:rsidSect="007E7072">
          <w:pgSz w:w="15842" w:h="12242" w:orient="landscape" w:code="1"/>
          <w:pgMar w:top="1418" w:right="1701" w:bottom="1418" w:left="1701" w:header="567" w:footer="567" w:gutter="0"/>
          <w:cols w:space="720"/>
          <w:docGrid w:linePitch="272"/>
        </w:sectPr>
      </w:pPr>
    </w:p>
    <w:p w14:paraId="62EB140D" w14:textId="77777777" w:rsidR="00271A20" w:rsidRPr="00DC4DF3" w:rsidRDefault="00271A20" w:rsidP="004663F8">
      <w:pPr>
        <w:keepNext/>
        <w:ind w:left="-1560"/>
      </w:pPr>
    </w:p>
    <w:p w14:paraId="01FA10C4" w14:textId="052582D1" w:rsidR="006F759A" w:rsidRPr="00DC4DF3" w:rsidRDefault="00130065" w:rsidP="0080399A">
      <w:pPr>
        <w:pStyle w:val="Heading2"/>
      </w:pPr>
      <w:bookmarkStart w:id="169" w:name="_Toc189830738"/>
      <w:r w:rsidRPr="00DC4DF3">
        <w:t>High</w:t>
      </w:r>
      <w:r w:rsidR="00C41835" w:rsidRPr="00DC4DF3">
        <w:t>-</w:t>
      </w:r>
      <w:r w:rsidRPr="00DC4DF3">
        <w:t>Level Design</w:t>
      </w:r>
      <w:bookmarkEnd w:id="169"/>
    </w:p>
    <w:p w14:paraId="38D7824D" w14:textId="2753F233" w:rsidR="007108AF" w:rsidRPr="00DC4DF3" w:rsidRDefault="00F5142B" w:rsidP="00C4464A">
      <w:pPr>
        <w:pStyle w:val="CommentText"/>
      </w:pPr>
      <w:r w:rsidRPr="00DC4DF3">
        <w:t xml:space="preserve">This document provides a </w:t>
      </w:r>
      <w:proofErr w:type="gramStart"/>
      <w:r w:rsidRPr="00DC4DF3">
        <w:t>high level</w:t>
      </w:r>
      <w:proofErr w:type="gramEnd"/>
      <w:r w:rsidRPr="00DC4DF3">
        <w:t xml:space="preserve"> design for the proposed </w:t>
      </w:r>
      <w:r w:rsidR="007A46CB">
        <w:t xml:space="preserve">single view of customer and </w:t>
      </w:r>
      <w:r w:rsidR="002B64BE" w:rsidRPr="00DC4DF3">
        <w:t xml:space="preserve">renewals journey enhancements </w:t>
      </w:r>
      <w:r w:rsidRPr="00DC4DF3">
        <w:t xml:space="preserve">to be implemented on </w:t>
      </w:r>
      <w:r w:rsidR="002B64BE" w:rsidRPr="00DC4DF3">
        <w:t>Grainger’s</w:t>
      </w:r>
      <w:r w:rsidRPr="00DC4DF3">
        <w:t xml:space="preserve"> Salesforce org. </w:t>
      </w:r>
    </w:p>
    <w:p w14:paraId="6CA297B0" w14:textId="34752158" w:rsidR="00F5142B" w:rsidRPr="001225EC" w:rsidRDefault="00F5142B" w:rsidP="00C4464A">
      <w:pPr>
        <w:pStyle w:val="CommentText"/>
      </w:pPr>
      <w:r w:rsidRPr="001225EC">
        <w:t xml:space="preserve">This design does not cover the </w:t>
      </w:r>
      <w:proofErr w:type="gramStart"/>
      <w:r w:rsidRPr="001225EC">
        <w:t>lower level</w:t>
      </w:r>
      <w:proofErr w:type="gramEnd"/>
      <w:r w:rsidRPr="001225EC">
        <w:t xml:space="preserve"> detail (e.g. fields, profiles, automations, validation rules)</w:t>
      </w:r>
      <w:r w:rsidR="008D3334">
        <w:t>;</w:t>
      </w:r>
      <w:r w:rsidRPr="001225EC">
        <w:t xml:space="preserve"> these will be designed and documented at user story level during the agile </w:t>
      </w:r>
      <w:r w:rsidR="007714DB">
        <w:t>delivery</w:t>
      </w:r>
      <w:r w:rsidRPr="001225EC">
        <w:t xml:space="preserve"> phase.</w:t>
      </w:r>
    </w:p>
    <w:p w14:paraId="31265B46" w14:textId="688A2177" w:rsidR="004176E4" w:rsidRPr="00DC4DF3" w:rsidRDefault="004176E4" w:rsidP="004176E4">
      <w:pPr>
        <w:pStyle w:val="Heading3"/>
      </w:pPr>
      <w:bookmarkStart w:id="170" w:name="_Toc136594827"/>
      <w:r w:rsidRPr="00DC4DF3">
        <w:t>Salesforce Strategy</w:t>
      </w:r>
      <w:bookmarkEnd w:id="170"/>
    </w:p>
    <w:p w14:paraId="5748D4EE" w14:textId="539F27E5" w:rsidR="004176E4" w:rsidRPr="006B393D" w:rsidRDefault="004176E4" w:rsidP="00253CBA">
      <w:pPr>
        <w:pStyle w:val="Heading4"/>
      </w:pPr>
      <w:bookmarkStart w:id="171" w:name="_Toc136594830"/>
      <w:r w:rsidRPr="006B393D">
        <w:t>Document</w:t>
      </w:r>
      <w:r w:rsidR="00BB0449" w:rsidRPr="006B393D">
        <w:t>/File</w:t>
      </w:r>
      <w:r w:rsidRPr="006B393D">
        <w:t xml:space="preserve"> Management</w:t>
      </w:r>
      <w:bookmarkEnd w:id="171"/>
    </w:p>
    <w:p w14:paraId="20E054EF" w14:textId="303311EE" w:rsidR="006B393D" w:rsidRPr="00DC4DF3" w:rsidRDefault="00A31968" w:rsidP="00C4464A">
      <w:pPr>
        <w:pStyle w:val="CommentText"/>
        <w:rPr>
          <w:highlight w:val="yellow"/>
        </w:rPr>
      </w:pPr>
      <w:r w:rsidRPr="008C61ED">
        <w:t xml:space="preserve">The proposed </w:t>
      </w:r>
      <w:r w:rsidR="007A46CB">
        <w:t>solution</w:t>
      </w:r>
      <w:r w:rsidRPr="008C61ED">
        <w:t xml:space="preserve"> does</w:t>
      </w:r>
      <w:r w:rsidR="00FE547D" w:rsidRPr="008C61ED">
        <w:t xml:space="preserve"> not introduce any new file storage requirements.  The existing process may </w:t>
      </w:r>
      <w:r w:rsidR="00587704" w:rsidRPr="008C61ED">
        <w:t xml:space="preserve">involve files being stored in Salesforce (e.g. </w:t>
      </w:r>
      <w:r w:rsidR="00A12F54">
        <w:t>PDFs of signed agreements)</w:t>
      </w:r>
      <w:r w:rsidR="008F61E6">
        <w:t xml:space="preserve"> and this is assumed to continue. Based on current file storage usag</w:t>
      </w:r>
      <w:r w:rsidR="00EF3EDE">
        <w:t xml:space="preserve">e within the </w:t>
      </w:r>
      <w:fldSimple w:instr=" DOCPROPERTY  Category  \* MERGEFORMAT ">
        <w:r w:rsidR="009355CC">
          <w:t>Grainger</w:t>
        </w:r>
      </w:fldSimple>
      <w:r w:rsidR="00EF3EDE">
        <w:t xml:space="preserve"> Salesforce org</w:t>
      </w:r>
      <w:r w:rsidR="007B631A">
        <w:t xml:space="preserve"> (</w:t>
      </w:r>
      <w:r w:rsidR="007B257E">
        <w:t xml:space="preserve">198GB used of 610GB limit) the existing document/file management strategy </w:t>
      </w:r>
      <w:proofErr w:type="gramStart"/>
      <w:r w:rsidR="007B257E">
        <w:t>is considered to be</w:t>
      </w:r>
      <w:proofErr w:type="gramEnd"/>
      <w:r w:rsidR="007B257E">
        <w:t xml:space="preserve"> </w:t>
      </w:r>
      <w:r w:rsidR="008B654F">
        <w:t>adequate for the next 3+ years.</w:t>
      </w:r>
      <w:r w:rsidR="006B393D">
        <w:t xml:space="preserve"> </w:t>
      </w:r>
    </w:p>
    <w:p w14:paraId="27EBC4AE" w14:textId="6C62C750" w:rsidR="004176E4" w:rsidRPr="00664D7C" w:rsidRDefault="00FE38D3" w:rsidP="00253CBA">
      <w:pPr>
        <w:pStyle w:val="Heading4"/>
      </w:pPr>
      <w:bookmarkStart w:id="172" w:name="_Toc136594831"/>
      <w:r>
        <w:t xml:space="preserve">Data </w:t>
      </w:r>
      <w:r w:rsidR="00253C37" w:rsidRPr="00664D7C">
        <w:t>Archival Strategy</w:t>
      </w:r>
      <w:bookmarkEnd w:id="172"/>
    </w:p>
    <w:p w14:paraId="1AE51B35" w14:textId="6DB240FC" w:rsidR="004176E4" w:rsidRPr="00664D7C" w:rsidRDefault="004176E4" w:rsidP="00C4464A">
      <w:pPr>
        <w:pStyle w:val="CommentText"/>
      </w:pPr>
      <w:r w:rsidRPr="00664D7C">
        <w:t>Salesforce</w:t>
      </w:r>
      <w:r w:rsidRPr="00664D7C" w:rsidDel="00FE38D3">
        <w:t xml:space="preserve"> </w:t>
      </w:r>
      <w:r w:rsidRPr="00664D7C">
        <w:t>data storage capacity is limited and is determined by a base allocation at org</w:t>
      </w:r>
      <w:r w:rsidR="00D405D0">
        <w:t>-</w:t>
      </w:r>
      <w:r w:rsidRPr="00664D7C">
        <w:t>level plus a per-user allocation.  Any overage will require the purchase of additional storage from Salesforce.  Additionally</w:t>
      </w:r>
      <w:r w:rsidR="00FE38D3">
        <w:t>,</w:t>
      </w:r>
      <w:r w:rsidRPr="00664D7C" w:rsidDel="00FE38D3">
        <w:t xml:space="preserve"> </w:t>
      </w:r>
      <w:r w:rsidRPr="00664D7C">
        <w:t xml:space="preserve">a high number of records of any one object can result in large data volume (LDV) performance limitations (report timeouts, slow page loads etc.). </w:t>
      </w:r>
      <w:proofErr w:type="gramStart"/>
      <w:r w:rsidRPr="00664D7C">
        <w:t>Thus</w:t>
      </w:r>
      <w:proofErr w:type="gramEnd"/>
      <w:r w:rsidRPr="00664D7C">
        <w:t xml:space="preserve"> it is desirable to operate within the allocated capacity if possible and implement an archival strategy to move data off-platform at a point in time where users no longer need to interact with them.</w:t>
      </w:r>
    </w:p>
    <w:p w14:paraId="62518B7B" w14:textId="658B7362" w:rsidR="004176E4" w:rsidRPr="00F90DA1" w:rsidRDefault="004D2AE4" w:rsidP="00C4464A">
      <w:pPr>
        <w:pStyle w:val="CommentText"/>
      </w:pPr>
      <w:r>
        <w:t xml:space="preserve">The </w:t>
      </w:r>
      <w:r w:rsidR="007D0360">
        <w:t xml:space="preserve">proposed </w:t>
      </w:r>
      <w:r w:rsidR="002B3DC3">
        <w:t>solution</w:t>
      </w:r>
      <w:r w:rsidR="007D0360">
        <w:t xml:space="preserve"> </w:t>
      </w:r>
      <w:r w:rsidR="00E21DF8">
        <w:t>will result in a new Opportunity, Offer and Tenancy record</w:t>
      </w:r>
      <w:r w:rsidR="00AE6B41">
        <w:t>s</w:t>
      </w:r>
      <w:r w:rsidR="00E21DF8">
        <w:t xml:space="preserve"> being created </w:t>
      </w:r>
      <w:r w:rsidR="006328AE">
        <w:t xml:space="preserve">every year, in the same way as is currently done.  It </w:t>
      </w:r>
      <w:r w:rsidR="007D0360">
        <w:t xml:space="preserve">introduces </w:t>
      </w:r>
      <w:r w:rsidR="00E73FCA">
        <w:t>1</w:t>
      </w:r>
      <w:r w:rsidR="00505C39">
        <w:t>4</w:t>
      </w:r>
      <w:r w:rsidR="00E73FCA">
        <w:t xml:space="preserve"> new Pricebook records every year, and a </w:t>
      </w:r>
      <w:r w:rsidR="00AE6B41">
        <w:t xml:space="preserve">new </w:t>
      </w:r>
      <w:proofErr w:type="spellStart"/>
      <w:r w:rsidR="00E73FCA">
        <w:t>PricebookEntry</w:t>
      </w:r>
      <w:proofErr w:type="spellEnd"/>
      <w:r w:rsidR="00E73FCA">
        <w:t xml:space="preserve"> record for every unit </w:t>
      </w:r>
      <w:r w:rsidR="003159B7">
        <w:t xml:space="preserve">for every </w:t>
      </w:r>
      <w:r w:rsidR="005525A7">
        <w:t xml:space="preserve">Pricebook.  </w:t>
      </w:r>
      <w:proofErr w:type="gramStart"/>
      <w:r w:rsidR="004176E4" w:rsidRPr="00F90DA1">
        <w:t>In order to</w:t>
      </w:r>
      <w:proofErr w:type="gramEnd"/>
      <w:r w:rsidR="004176E4" w:rsidRPr="00F90DA1">
        <w:t xml:space="preserve"> calculate data volumes, the following assumptions have been used:</w:t>
      </w:r>
    </w:p>
    <w:p w14:paraId="6D60D59B" w14:textId="77777777" w:rsidR="004176E4" w:rsidRPr="0089383C" w:rsidRDefault="004176E4" w:rsidP="0089383C">
      <w:pPr>
        <w:pStyle w:val="NormalIndent"/>
        <w:numPr>
          <w:ilvl w:val="0"/>
          <w:numId w:val="8"/>
        </w:numPr>
        <w:spacing w:line="300" w:lineRule="atLeast"/>
        <w:ind w:left="1146"/>
        <w:jc w:val="both"/>
        <w:rPr>
          <w:szCs w:val="20"/>
          <w:lang w:val="en-GB" w:eastAsia="en-US"/>
        </w:rPr>
      </w:pPr>
      <w:r w:rsidRPr="0089383C">
        <w:rPr>
          <w:szCs w:val="20"/>
          <w:lang w:val="en-GB" w:eastAsia="en-US"/>
        </w:rPr>
        <w:t>Number of units: 13 000 in year 1, scaling to ±30 000 in year 5</w:t>
      </w:r>
    </w:p>
    <w:p w14:paraId="36EF990A" w14:textId="4B156C32" w:rsidR="004176E4" w:rsidRPr="0089383C" w:rsidRDefault="004176E4" w:rsidP="0089383C">
      <w:pPr>
        <w:pStyle w:val="NormalIndent"/>
        <w:numPr>
          <w:ilvl w:val="0"/>
          <w:numId w:val="8"/>
        </w:numPr>
        <w:spacing w:line="300" w:lineRule="atLeast"/>
        <w:ind w:left="1146"/>
        <w:jc w:val="both"/>
        <w:rPr>
          <w:szCs w:val="20"/>
          <w:lang w:val="en-GB" w:eastAsia="en-US"/>
        </w:rPr>
      </w:pPr>
      <w:r w:rsidRPr="0089383C">
        <w:rPr>
          <w:szCs w:val="20"/>
          <w:lang w:val="en-GB" w:eastAsia="en-US"/>
        </w:rPr>
        <w:t xml:space="preserve">Number of </w:t>
      </w:r>
      <w:r w:rsidR="00F90DA1" w:rsidRPr="0089383C">
        <w:rPr>
          <w:szCs w:val="20"/>
          <w:lang w:val="en-GB" w:eastAsia="en-US"/>
        </w:rPr>
        <w:t xml:space="preserve">renewals </w:t>
      </w:r>
      <w:r w:rsidR="00171DFC" w:rsidRPr="0089383C">
        <w:rPr>
          <w:szCs w:val="20"/>
          <w:lang w:val="en-GB" w:eastAsia="en-US"/>
        </w:rPr>
        <w:t>(or section 13 price increases post Renters’ Rights</w:t>
      </w:r>
      <w:r w:rsidR="00610781" w:rsidRPr="0089383C">
        <w:rPr>
          <w:szCs w:val="20"/>
          <w:lang w:val="en-GB" w:eastAsia="en-US"/>
        </w:rPr>
        <w:t xml:space="preserve"> Bill</w:t>
      </w:r>
      <w:r w:rsidR="00171DFC" w:rsidRPr="0089383C">
        <w:rPr>
          <w:szCs w:val="20"/>
          <w:lang w:val="en-GB" w:eastAsia="en-US"/>
        </w:rPr>
        <w:t>)</w:t>
      </w:r>
      <w:r w:rsidR="00F90DA1" w:rsidRPr="0089383C">
        <w:rPr>
          <w:szCs w:val="20"/>
          <w:lang w:val="en-GB" w:eastAsia="en-US"/>
        </w:rPr>
        <w:t xml:space="preserve"> </w:t>
      </w:r>
      <w:r w:rsidRPr="0089383C">
        <w:rPr>
          <w:szCs w:val="20"/>
          <w:lang w:val="en-GB" w:eastAsia="en-US"/>
        </w:rPr>
        <w:t>per</w:t>
      </w:r>
      <w:r w:rsidR="00F90DA1" w:rsidRPr="0089383C">
        <w:rPr>
          <w:szCs w:val="20"/>
          <w:lang w:val="en-GB" w:eastAsia="en-US"/>
        </w:rPr>
        <w:t xml:space="preserve"> unit per</w:t>
      </w:r>
      <w:r w:rsidRPr="0089383C">
        <w:rPr>
          <w:szCs w:val="20"/>
          <w:lang w:val="en-GB" w:eastAsia="en-US"/>
        </w:rPr>
        <w:t xml:space="preserve"> year: </w:t>
      </w:r>
      <w:r w:rsidRPr="0089383C" w:rsidDel="00F90DA1">
        <w:rPr>
          <w:szCs w:val="20"/>
          <w:lang w:val="en-GB" w:eastAsia="en-US"/>
        </w:rPr>
        <w:t>1</w:t>
      </w:r>
    </w:p>
    <w:p w14:paraId="280ECC3A" w14:textId="77777777" w:rsidR="00923A7E" w:rsidRDefault="00923A7E">
      <w:pPr>
        <w:spacing w:after="200" w:line="276" w:lineRule="auto"/>
      </w:pPr>
      <w:r>
        <w:br w:type="page"/>
      </w:r>
    </w:p>
    <w:p w14:paraId="3A53AEDE" w14:textId="2CE353B3" w:rsidR="00C40CF2" w:rsidRDefault="004176E4" w:rsidP="00C4464A">
      <w:pPr>
        <w:pStyle w:val="CommentText"/>
      </w:pPr>
      <w:r w:rsidRPr="00F90DA1">
        <w:lastRenderedPageBreak/>
        <w:t>Based on these assumptions, the table below shows predicted data storage requirements</w:t>
      </w:r>
      <w:r w:rsidR="003C6794">
        <w:t xml:space="preserve"> for the next 5 years</w:t>
      </w:r>
      <w:r w:rsidR="00610781">
        <w:t>:</w:t>
      </w:r>
    </w:p>
    <w:p w14:paraId="4DAA7825" w14:textId="492F2520" w:rsidR="00277315" w:rsidRDefault="0017423F" w:rsidP="00C40CF2">
      <w:pPr>
        <w:pStyle w:val="NormalIndent"/>
        <w:keepNext/>
        <w:ind w:left="0"/>
        <w:jc w:val="both"/>
      </w:pPr>
      <w:r w:rsidRPr="0017423F">
        <w:rPr>
          <w:noProof/>
        </w:rPr>
        <w:drawing>
          <wp:inline distT="0" distB="0" distL="0" distR="0" wp14:anchorId="30B0297F" wp14:editId="7F191671">
            <wp:extent cx="5972810" cy="988695"/>
            <wp:effectExtent l="0" t="0" r="0" b="1905"/>
            <wp:docPr id="102644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48938" name=""/>
                    <pic:cNvPicPr/>
                  </pic:nvPicPr>
                  <pic:blipFill>
                    <a:blip r:embed="rId34"/>
                    <a:stretch>
                      <a:fillRect/>
                    </a:stretch>
                  </pic:blipFill>
                  <pic:spPr>
                    <a:xfrm>
                      <a:off x="0" y="0"/>
                      <a:ext cx="5972810" cy="988695"/>
                    </a:xfrm>
                    <a:prstGeom prst="rect">
                      <a:avLst/>
                    </a:prstGeom>
                  </pic:spPr>
                </pic:pic>
              </a:graphicData>
            </a:graphic>
          </wp:inline>
        </w:drawing>
      </w:r>
    </w:p>
    <w:p w14:paraId="0740D6E1" w14:textId="713D0A62" w:rsidR="004176E4" w:rsidRPr="00F90DA1" w:rsidRDefault="00277315" w:rsidP="00277315">
      <w:pPr>
        <w:pStyle w:val="Caption"/>
      </w:pPr>
      <w:bookmarkStart w:id="173" w:name="_Ref181607614"/>
      <w:r>
        <w:t xml:space="preserve">Figure </w:t>
      </w:r>
      <w:fldSimple w:instr=" SEQ Figure \* ARABIC ">
        <w:r w:rsidR="00DE47C9">
          <w:rPr>
            <w:noProof/>
          </w:rPr>
          <w:t>16</w:t>
        </w:r>
      </w:fldSimple>
      <w:bookmarkEnd w:id="173"/>
      <w:r w:rsidR="00AF3D47">
        <w:t>:</w:t>
      </w:r>
      <w:r>
        <w:t xml:space="preserve"> Projected </w:t>
      </w:r>
      <w:r w:rsidR="00610781">
        <w:t>D</w:t>
      </w:r>
      <w:r>
        <w:t xml:space="preserve">ata </w:t>
      </w:r>
      <w:r w:rsidR="00610781">
        <w:t>V</w:t>
      </w:r>
      <w:r>
        <w:t>olumes</w:t>
      </w:r>
    </w:p>
    <w:p w14:paraId="1DF187EF" w14:textId="00A3BFB1" w:rsidR="00B73F9B" w:rsidRDefault="00AD34F7" w:rsidP="00C4464A">
      <w:pPr>
        <w:pStyle w:val="CommentText"/>
      </w:pPr>
      <w:proofErr w:type="spellStart"/>
      <w:r>
        <w:t>PricebookEntry</w:t>
      </w:r>
      <w:proofErr w:type="spellEnd"/>
      <w:r>
        <w:t xml:space="preserve"> record volume is not counted against org storage limits, hence the </w:t>
      </w:r>
      <w:r w:rsidR="00AF3D47">
        <w:t>1.</w:t>
      </w:r>
      <w:r w:rsidR="00505C39">
        <w:t>5</w:t>
      </w:r>
      <w:r w:rsidR="00AF3D47">
        <w:t xml:space="preserve">M record volume as per </w:t>
      </w:r>
      <w:r w:rsidR="00AF3D47" w:rsidRPr="00737332">
        <w:rPr>
          <w:b/>
          <w:bCs/>
        </w:rPr>
        <w:fldChar w:fldCharType="begin"/>
      </w:r>
      <w:r w:rsidR="00AF3D47" w:rsidRPr="00737332">
        <w:rPr>
          <w:b/>
          <w:bCs/>
        </w:rPr>
        <w:instrText xml:space="preserve"> REF _Ref181607614 \h </w:instrText>
      </w:r>
      <w:r w:rsidR="00610781" w:rsidRPr="00737332">
        <w:rPr>
          <w:b/>
          <w:bCs/>
        </w:rPr>
        <w:instrText xml:space="preserve"> \* MERGEFORMAT </w:instrText>
      </w:r>
      <w:r w:rsidR="00AF3D47" w:rsidRPr="00737332">
        <w:rPr>
          <w:b/>
          <w:bCs/>
        </w:rPr>
      </w:r>
      <w:r w:rsidR="00AF3D47" w:rsidRPr="00737332">
        <w:rPr>
          <w:b/>
          <w:bCs/>
        </w:rPr>
        <w:fldChar w:fldCharType="separate"/>
      </w:r>
      <w:r w:rsidR="00DE47C9" w:rsidRPr="00DE47C9">
        <w:rPr>
          <w:b/>
          <w:bCs/>
        </w:rPr>
        <w:t xml:space="preserve">Figure </w:t>
      </w:r>
      <w:r w:rsidR="00DE47C9" w:rsidRPr="00DE47C9">
        <w:rPr>
          <w:b/>
          <w:bCs/>
          <w:noProof/>
        </w:rPr>
        <w:t>16</w:t>
      </w:r>
      <w:r w:rsidR="00AF3D47" w:rsidRPr="00737332">
        <w:rPr>
          <w:b/>
          <w:bCs/>
        </w:rPr>
        <w:fldChar w:fldCharType="end"/>
      </w:r>
      <w:r w:rsidR="00140030">
        <w:t xml:space="preserve"> is not a concern in terms of data storage </w:t>
      </w:r>
      <w:r w:rsidR="00F1303E">
        <w:t>requirements</w:t>
      </w:r>
      <w:r w:rsidR="00140030">
        <w:t xml:space="preserve">. </w:t>
      </w:r>
      <w:r w:rsidR="00F1303E">
        <w:t xml:space="preserve">Given that the </w:t>
      </w:r>
      <w:proofErr w:type="spellStart"/>
      <w:r w:rsidR="00F1303E">
        <w:t>PricebookEntry</w:t>
      </w:r>
      <w:proofErr w:type="spellEnd"/>
      <w:r w:rsidR="00F1303E">
        <w:t xml:space="preserve"> object is a </w:t>
      </w:r>
      <w:proofErr w:type="gramStart"/>
      <w:r w:rsidR="00B64E7E">
        <w:t>low level</w:t>
      </w:r>
      <w:proofErr w:type="gramEnd"/>
      <w:r w:rsidR="00B64E7E">
        <w:t xml:space="preserve"> system object </w:t>
      </w:r>
      <w:r w:rsidR="00EB461E">
        <w:t>with which</w:t>
      </w:r>
      <w:r w:rsidR="00B64E7E">
        <w:t xml:space="preserve"> </w:t>
      </w:r>
      <w:r w:rsidR="00EB461E">
        <w:t>users do not interact directly (i.e. they will not be creating list views or reports with complex filter criteria)</w:t>
      </w:r>
      <w:r w:rsidR="00E831C2">
        <w:t>, there are no LDV performance concerns at this time.</w:t>
      </w:r>
    </w:p>
    <w:p w14:paraId="5378E6AF" w14:textId="03F24597" w:rsidR="00B73F9B" w:rsidRPr="00F90DA1" w:rsidRDefault="00B73F9B" w:rsidP="00C4464A">
      <w:pPr>
        <w:pStyle w:val="CommentText"/>
      </w:pPr>
      <w:r>
        <w:t xml:space="preserve">Opportunity, Offer and Tenancy record volumes are also </w:t>
      </w:r>
      <w:r w:rsidR="0018417C">
        <w:t xml:space="preserve">well within the org data storage limits and fall below the thresholds that would require </w:t>
      </w:r>
      <w:r w:rsidR="00942462">
        <w:t>consideration</w:t>
      </w:r>
      <w:r w:rsidR="0018417C">
        <w:t xml:space="preserve"> for LDV performance issues.  </w:t>
      </w:r>
      <w:proofErr w:type="gramStart"/>
      <w:r w:rsidR="0018417C">
        <w:t>Thus</w:t>
      </w:r>
      <w:proofErr w:type="gramEnd"/>
      <w:r w:rsidR="0018417C">
        <w:t xml:space="preserve"> there are no requirements to introduce an archival strategy to deal with </w:t>
      </w:r>
      <w:r w:rsidR="00853433">
        <w:t>Opportunity, Offer and Tenancy records within the next 5 years.</w:t>
      </w:r>
    </w:p>
    <w:p w14:paraId="1CECAD6B" w14:textId="110189BE" w:rsidR="004176E4" w:rsidRDefault="004176E4" w:rsidP="00610781">
      <w:pPr>
        <w:pStyle w:val="Heading4"/>
        <w:jc w:val="both"/>
      </w:pPr>
      <w:bookmarkStart w:id="174" w:name="_Toc136594835"/>
      <w:r w:rsidRPr="00F24A2A">
        <w:t xml:space="preserve">Mobile </w:t>
      </w:r>
      <w:r w:rsidR="009A2F67" w:rsidRPr="00F24A2A">
        <w:t>Strategy</w:t>
      </w:r>
      <w:bookmarkEnd w:id="174"/>
    </w:p>
    <w:p w14:paraId="061E6BF0" w14:textId="22C439F8" w:rsidR="00772893" w:rsidRPr="00772893" w:rsidRDefault="00772893" w:rsidP="00C4464A">
      <w:pPr>
        <w:pStyle w:val="CommentText"/>
        <w:rPr>
          <w:b/>
          <w:i/>
        </w:rPr>
      </w:pPr>
      <w:r w:rsidRPr="00E16626">
        <w:t xml:space="preserve">The renewals functionality envisaged for this project will be for desktop </w:t>
      </w:r>
      <w:r w:rsidR="00E948BE" w:rsidRPr="00E16626">
        <w:t>browsers</w:t>
      </w:r>
      <w:r w:rsidRPr="00E16626">
        <w:t xml:space="preserve"> only. There is no requirement for functionality to be </w:t>
      </w:r>
      <w:r w:rsidRPr="00C4464A">
        <w:t>available</w:t>
      </w:r>
      <w:r w:rsidRPr="00E16626">
        <w:t xml:space="preserve"> on mobile devices, either through the Salesforce mobile app or custom mobile app.</w:t>
      </w:r>
    </w:p>
    <w:p w14:paraId="7602081D" w14:textId="77777777" w:rsidR="00772893" w:rsidRDefault="00772893" w:rsidP="00B8552B">
      <w:pPr>
        <w:pStyle w:val="Heading4"/>
        <w:jc w:val="both"/>
      </w:pPr>
      <w:r>
        <w:t xml:space="preserve">Reporting Strategy </w:t>
      </w:r>
    </w:p>
    <w:p w14:paraId="63A11061" w14:textId="0DFE0F69" w:rsidR="004176E4" w:rsidRPr="00F24A2A" w:rsidRDefault="004176E4" w:rsidP="00E16626">
      <w:pPr>
        <w:pStyle w:val="CommentText"/>
      </w:pPr>
      <w:r w:rsidRPr="00F24A2A">
        <w:t>Operational reporting needs can be met via Salesforce reports. Should deeper analytical capabilities be required in the future, these can be met via</w:t>
      </w:r>
      <w:r>
        <w:t xml:space="preserve"> </w:t>
      </w:r>
      <w:r w:rsidRPr="00F24A2A">
        <w:t>a BI solution such as</w:t>
      </w:r>
      <w:r>
        <w:t xml:space="preserve"> </w:t>
      </w:r>
      <w:r w:rsidR="00AA0670">
        <w:t>CRM Analytics or</w:t>
      </w:r>
      <w:r w:rsidRPr="00F24A2A">
        <w:t xml:space="preserve"> Power BI coupled with an Azure SQL data warehouse.</w:t>
      </w:r>
    </w:p>
    <w:p w14:paraId="51ECD5F4" w14:textId="3E706B38" w:rsidR="00CA4298" w:rsidRPr="00DC4DF3" w:rsidRDefault="00CA4298" w:rsidP="00253CBA">
      <w:pPr>
        <w:pStyle w:val="Heading3"/>
      </w:pPr>
      <w:r w:rsidRPr="00DC4DF3">
        <w:t>Third-Party Applications / Add Ons</w:t>
      </w:r>
    </w:p>
    <w:p w14:paraId="23132E11" w14:textId="7C227B9B" w:rsidR="00E26982" w:rsidRPr="00DC4DF3" w:rsidRDefault="00E26982" w:rsidP="00253CBA">
      <w:pPr>
        <w:pStyle w:val="Heading4"/>
      </w:pPr>
      <w:r w:rsidRPr="00DC4DF3">
        <w:t>Form Assembly</w:t>
      </w:r>
    </w:p>
    <w:p w14:paraId="35939A2E" w14:textId="0DC09F78" w:rsidR="006545EE" w:rsidRDefault="00551B64" w:rsidP="00E16626">
      <w:pPr>
        <w:pStyle w:val="CommentText"/>
      </w:pPr>
      <w:r>
        <w:t>The “renewals portal”</w:t>
      </w:r>
      <w:r w:rsidR="006545EE">
        <w:t xml:space="preserve"> functionality proposed for this design is dependent on</w:t>
      </w:r>
      <w:r w:rsidR="002D764A">
        <w:t xml:space="preserve"> Grainger purchasing a subscript</w:t>
      </w:r>
      <w:r w:rsidR="00386BFB">
        <w:t>i</w:t>
      </w:r>
      <w:r w:rsidR="002D764A">
        <w:t>on to Form</w:t>
      </w:r>
      <w:r w:rsidR="00744018">
        <w:t xml:space="preserve"> </w:t>
      </w:r>
      <w:r w:rsidR="002D764A">
        <w:t>Assembly (</w:t>
      </w:r>
      <w:hyperlink r:id="rId35" w:history="1">
        <w:r w:rsidR="002D764A" w:rsidRPr="007B4339">
          <w:rPr>
            <w:rStyle w:val="Hyperlink"/>
          </w:rPr>
          <w:t>https://www.formassembly.com/</w:t>
        </w:r>
      </w:hyperlink>
      <w:r w:rsidR="002D764A">
        <w:t xml:space="preserve">).  </w:t>
      </w:r>
      <w:r>
        <w:t xml:space="preserve">At the time of </w:t>
      </w:r>
      <w:proofErr w:type="gramStart"/>
      <w:r>
        <w:t>writing</w:t>
      </w:r>
      <w:proofErr w:type="gramEnd"/>
      <w:r>
        <w:t xml:space="preserve"> it is understood that </w:t>
      </w:r>
      <w:fldSimple w:instr=" DOCPROPERTY  Category  \* MERGEFORMAT ">
        <w:r w:rsidR="009355CC">
          <w:t>Grainger</w:t>
        </w:r>
      </w:fldSimple>
      <w:r w:rsidR="00F8240E" w:rsidRPr="00DC4DF3">
        <w:t xml:space="preserve"> </w:t>
      </w:r>
      <w:r>
        <w:t xml:space="preserve">will </w:t>
      </w:r>
      <w:r w:rsidR="00626365">
        <w:t xml:space="preserve">procure </w:t>
      </w:r>
      <w:r w:rsidR="00EF7C3F">
        <w:t xml:space="preserve">an Enterprise </w:t>
      </w:r>
      <w:proofErr w:type="spellStart"/>
      <w:r w:rsidR="00EF7C3F">
        <w:t>FormAssembly</w:t>
      </w:r>
      <w:proofErr w:type="spellEnd"/>
      <w:r w:rsidR="00EF7C3F">
        <w:t xml:space="preserve"> subscription that includes a Salesforce connector.</w:t>
      </w:r>
    </w:p>
    <w:p w14:paraId="2276C187" w14:textId="1753706A" w:rsidR="00EF7C3F" w:rsidRDefault="00EE0582" w:rsidP="00E16626">
      <w:pPr>
        <w:pStyle w:val="CommentText"/>
      </w:pPr>
      <w:r>
        <w:t>Further consultation may be required to determine the security requirements</w:t>
      </w:r>
      <w:r w:rsidR="006D7DBA">
        <w:t xml:space="preserve"> (especially user authentication)</w:t>
      </w:r>
      <w:r>
        <w:t xml:space="preserve"> for the “renewals portal” and ensure that the methodology implemented with Form</w:t>
      </w:r>
      <w:r w:rsidR="00744018">
        <w:t xml:space="preserve"> </w:t>
      </w:r>
      <w:r>
        <w:t>Assembly complies with this.</w:t>
      </w:r>
    </w:p>
    <w:p w14:paraId="70CDEEB4" w14:textId="6F8AA326" w:rsidR="00EE0582" w:rsidRPr="006545EE" w:rsidRDefault="00752B9C" w:rsidP="00E16626">
      <w:pPr>
        <w:pStyle w:val="CommentText"/>
      </w:pPr>
      <w:r>
        <w:lastRenderedPageBreak/>
        <w:t>Depending on how Form</w:t>
      </w:r>
      <w:r w:rsidR="00744018">
        <w:t xml:space="preserve"> </w:t>
      </w:r>
      <w:r>
        <w:t>Assembly forms are published (either via Form</w:t>
      </w:r>
      <w:r w:rsidR="00744018">
        <w:t xml:space="preserve"> </w:t>
      </w:r>
      <w:r>
        <w:t xml:space="preserve">Assembly directly or embedded on the graingerplc.co.uk website), </w:t>
      </w:r>
      <w:r w:rsidR="00835E78">
        <w:t xml:space="preserve">additional work may be required by </w:t>
      </w:r>
      <w:fldSimple w:instr=" DOCPROPERTY  Category  \* MERGEFORMAT ">
        <w:r w:rsidR="009355CC">
          <w:t>Grainger</w:t>
        </w:r>
      </w:fldSimple>
      <w:r w:rsidR="00F8240E" w:rsidRPr="00DC4DF3">
        <w:t xml:space="preserve"> </w:t>
      </w:r>
      <w:r w:rsidR="00835E78">
        <w:t xml:space="preserve">and Code to create the pages and style in a </w:t>
      </w:r>
      <w:r w:rsidR="004E5C49">
        <w:t xml:space="preserve">way that is consistent with </w:t>
      </w:r>
      <w:fldSimple w:instr=" DOCPROPERTY  Category  \* MERGEFORMAT ">
        <w:r w:rsidR="009355CC">
          <w:t>Grainger</w:t>
        </w:r>
      </w:fldSimple>
      <w:r w:rsidR="00F8240E" w:rsidRPr="00DC4DF3">
        <w:t xml:space="preserve"> </w:t>
      </w:r>
      <w:r w:rsidR="004E5C49">
        <w:t>branding.</w:t>
      </w:r>
    </w:p>
    <w:p w14:paraId="4A39A0D2" w14:textId="205F3B96" w:rsidR="00004450" w:rsidRPr="00DC4DF3" w:rsidRDefault="00004450" w:rsidP="00004450">
      <w:pPr>
        <w:pStyle w:val="Heading3"/>
      </w:pPr>
      <w:r w:rsidRPr="00DC4DF3">
        <w:t>Data Model</w:t>
      </w:r>
    </w:p>
    <w:p w14:paraId="31A55052" w14:textId="161E6C13" w:rsidR="001211BD" w:rsidRPr="00DC4DF3" w:rsidRDefault="001211BD" w:rsidP="00253CBA">
      <w:pPr>
        <w:pStyle w:val="Heading4"/>
      </w:pPr>
      <w:r w:rsidRPr="00DC4DF3">
        <w:t>Entity Relationship Diagram</w:t>
      </w:r>
    </w:p>
    <w:p w14:paraId="77CABA99" w14:textId="69C7EF18" w:rsidR="0025434C" w:rsidRPr="00DC4DF3" w:rsidRDefault="00880099" w:rsidP="00E16626">
      <w:pPr>
        <w:pStyle w:val="CommentText"/>
      </w:pPr>
      <w:r w:rsidRPr="00DC4DF3">
        <w:t xml:space="preserve">The </w:t>
      </w:r>
      <w:r w:rsidR="000729A6" w:rsidRPr="00DC4DF3">
        <w:t xml:space="preserve">following </w:t>
      </w:r>
      <w:r w:rsidR="009969BF" w:rsidRPr="00DC4DF3">
        <w:t xml:space="preserve">key </w:t>
      </w:r>
      <w:r w:rsidR="000729A6" w:rsidRPr="00DC4DF3">
        <w:t xml:space="preserve">changes </w:t>
      </w:r>
      <w:r w:rsidR="0025434C" w:rsidRPr="00DC4DF3">
        <w:t xml:space="preserve">are proposed </w:t>
      </w:r>
      <w:r w:rsidR="000729A6" w:rsidRPr="00DC4DF3">
        <w:t>to the</w:t>
      </w:r>
      <w:r w:rsidR="004424E0" w:rsidRPr="00DC4DF3">
        <w:t xml:space="preserve"> high-level</w:t>
      </w:r>
      <w:r w:rsidRPr="00DC4DF3">
        <w:t xml:space="preserve"> data model</w:t>
      </w:r>
      <w:r w:rsidR="00E8385E" w:rsidRPr="00DC4DF3">
        <w:t xml:space="preserve"> </w:t>
      </w:r>
      <w:proofErr w:type="gramStart"/>
      <w:r w:rsidR="008B10E5" w:rsidRPr="00DC4DF3">
        <w:t xml:space="preserve">in order </w:t>
      </w:r>
      <w:r w:rsidR="00E8385E" w:rsidRPr="00DC4DF3">
        <w:t>to</w:t>
      </w:r>
      <w:proofErr w:type="gramEnd"/>
      <w:r w:rsidR="00E8385E" w:rsidRPr="00DC4DF3">
        <w:t xml:space="preserve"> support the enhanced renewals journey</w:t>
      </w:r>
      <w:r w:rsidR="0025434C" w:rsidRPr="00DC4DF3">
        <w:t>:</w:t>
      </w:r>
    </w:p>
    <w:p w14:paraId="6257C94D" w14:textId="77777777" w:rsidR="00923A7E" w:rsidRPr="00DC4DF3" w:rsidRDefault="00923A7E" w:rsidP="00CE237B">
      <w:pPr>
        <w:pStyle w:val="NormalIndent"/>
        <w:ind w:left="0"/>
        <w:jc w:val="both"/>
      </w:pPr>
    </w:p>
    <w:p w14:paraId="405AFFE5" w14:textId="72E0DB91" w:rsidR="007E1A9C" w:rsidRPr="00DC4DF3" w:rsidRDefault="00A47DDA" w:rsidP="00CC1DE9">
      <w:pPr>
        <w:pStyle w:val="NormalIndent"/>
        <w:ind w:left="-1134"/>
        <w:rPr>
          <w:highlight w:val="yellow"/>
        </w:rPr>
      </w:pPr>
      <w:del w:id="175" w:author="Nikki Papenfus" w:date="2024-12-13T12:22:00Z" w16du:dateUtc="2024-12-13T10:22:00Z">
        <w:r w:rsidRPr="00DC4DF3" w:rsidDel="00CE237B">
          <w:rPr>
            <w:noProof/>
          </w:rPr>
          <w:drawing>
            <wp:inline distT="0" distB="0" distL="0" distR="0" wp14:anchorId="0F3ABB97" wp14:editId="4F7362E1">
              <wp:extent cx="7405602" cy="4962525"/>
              <wp:effectExtent l="0" t="0" r="5080" b="0"/>
              <wp:docPr id="151211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16482" name=""/>
                      <pic:cNvPicPr/>
                    </pic:nvPicPr>
                    <pic:blipFill>
                      <a:blip r:embed="rId36"/>
                      <a:stretch>
                        <a:fillRect/>
                      </a:stretch>
                    </pic:blipFill>
                    <pic:spPr>
                      <a:xfrm>
                        <a:off x="0" y="0"/>
                        <a:ext cx="7415561" cy="4969199"/>
                      </a:xfrm>
                      <a:prstGeom prst="rect">
                        <a:avLst/>
                      </a:prstGeom>
                    </pic:spPr>
                  </pic:pic>
                </a:graphicData>
              </a:graphic>
            </wp:inline>
          </w:drawing>
        </w:r>
      </w:del>
      <w:ins w:id="176" w:author="Nikki Papenfus" w:date="2024-12-13T12:22:00Z" w16du:dateUtc="2024-12-13T10:22:00Z">
        <w:r w:rsidR="00CE237B" w:rsidRPr="00CE237B">
          <w:rPr>
            <w:noProof/>
          </w:rPr>
          <w:drawing>
            <wp:inline distT="0" distB="0" distL="0" distR="0" wp14:anchorId="089E81B9" wp14:editId="13C07825">
              <wp:extent cx="7483865" cy="4991100"/>
              <wp:effectExtent l="0" t="0" r="3175" b="0"/>
              <wp:docPr id="545272366"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72366" name="Picture 1" descr="A computer screen shot of a diagram&#10;&#10;Description automatically generated"/>
                      <pic:cNvPicPr/>
                    </pic:nvPicPr>
                    <pic:blipFill>
                      <a:blip r:embed="rId37"/>
                      <a:stretch>
                        <a:fillRect/>
                      </a:stretch>
                    </pic:blipFill>
                    <pic:spPr>
                      <a:xfrm>
                        <a:off x="0" y="0"/>
                        <a:ext cx="7491809" cy="4996398"/>
                      </a:xfrm>
                      <a:prstGeom prst="rect">
                        <a:avLst/>
                      </a:prstGeom>
                    </pic:spPr>
                  </pic:pic>
                </a:graphicData>
              </a:graphic>
            </wp:inline>
          </w:drawing>
        </w:r>
      </w:ins>
    </w:p>
    <w:p w14:paraId="6F1512BA" w14:textId="053DCBCE" w:rsidR="00880099" w:rsidRPr="00DC4DF3" w:rsidRDefault="007E1A9C" w:rsidP="007E1A9C">
      <w:pPr>
        <w:pStyle w:val="Caption"/>
      </w:pPr>
      <w:r w:rsidRPr="00DC4DF3">
        <w:t xml:space="preserve">Figure </w:t>
      </w:r>
      <w:fldSimple w:instr=" SEQ Figure \* ARABIC ">
        <w:r w:rsidR="00DE47C9">
          <w:rPr>
            <w:noProof/>
          </w:rPr>
          <w:t>17</w:t>
        </w:r>
      </w:fldSimple>
      <w:r w:rsidRPr="00DC4DF3">
        <w:t>: Entity Relationship Diagram</w:t>
      </w:r>
    </w:p>
    <w:p w14:paraId="34779B55" w14:textId="77777777" w:rsidR="00923A7E" w:rsidRDefault="00923A7E">
      <w:pPr>
        <w:spacing w:after="200" w:line="276" w:lineRule="auto"/>
        <w:rPr>
          <w:b/>
          <w:bCs/>
        </w:rPr>
      </w:pPr>
      <w:r>
        <w:rPr>
          <w:b/>
          <w:bCs/>
        </w:rPr>
        <w:br w:type="page"/>
      </w:r>
    </w:p>
    <w:p w14:paraId="0E958016" w14:textId="5ABD8A83" w:rsidR="00635D0D" w:rsidRPr="00DC4DF3" w:rsidRDefault="00635D0D" w:rsidP="009F6AAC">
      <w:pPr>
        <w:pStyle w:val="NormalIndent"/>
        <w:numPr>
          <w:ilvl w:val="0"/>
          <w:numId w:val="9"/>
        </w:numPr>
        <w:spacing w:line="300" w:lineRule="atLeast"/>
        <w:ind w:left="1146"/>
        <w:jc w:val="both"/>
      </w:pPr>
      <w:r w:rsidRPr="00DC4DF3">
        <w:rPr>
          <w:b/>
          <w:bCs/>
        </w:rPr>
        <w:lastRenderedPageBreak/>
        <w:t xml:space="preserve">Price Books </w:t>
      </w:r>
    </w:p>
    <w:p w14:paraId="185F88B0" w14:textId="17053E5D" w:rsidR="00635D0D" w:rsidRPr="00DC4DF3" w:rsidRDefault="00635D0D" w:rsidP="009F6AAC">
      <w:pPr>
        <w:pStyle w:val="NormalIndent"/>
        <w:numPr>
          <w:ilvl w:val="1"/>
          <w:numId w:val="9"/>
        </w:numPr>
        <w:spacing w:line="300" w:lineRule="atLeast"/>
        <w:jc w:val="both"/>
      </w:pPr>
      <w:r w:rsidRPr="00DC4DF3">
        <w:t>New price books would be added to the existing, standard Salesforce object to save the following in Salesforce:</w:t>
      </w:r>
    </w:p>
    <w:p w14:paraId="240B805C" w14:textId="0A5C30EB" w:rsidR="00635D0D" w:rsidRPr="00DC4DF3" w:rsidRDefault="00635D0D" w:rsidP="009F6AAC">
      <w:pPr>
        <w:pStyle w:val="NormalIndent"/>
        <w:numPr>
          <w:ilvl w:val="2"/>
          <w:numId w:val="9"/>
        </w:numPr>
        <w:spacing w:line="300" w:lineRule="atLeast"/>
        <w:jc w:val="both"/>
      </w:pPr>
      <w:r w:rsidRPr="00DC4DF3">
        <w:rPr>
          <w:b/>
          <w:bCs/>
        </w:rPr>
        <w:t>Price Book Rent</w:t>
      </w:r>
      <w:r w:rsidRPr="00DC4DF3">
        <w:t xml:space="preserve"> – A separate price book would be created for each month (e.g. Price Book Rent for </w:t>
      </w:r>
      <w:r w:rsidR="00535AD9" w:rsidRPr="00DC4DF3">
        <w:t xml:space="preserve">renewals/new lets taking place in </w:t>
      </w:r>
      <w:r w:rsidRPr="00DC4DF3">
        <w:t xml:space="preserve">January 2025). </w:t>
      </w:r>
    </w:p>
    <w:p w14:paraId="68481AA4" w14:textId="6D821AED" w:rsidR="00635D0D" w:rsidRPr="009F6AAC" w:rsidRDefault="00635D0D" w:rsidP="00A2790E">
      <w:pPr>
        <w:pStyle w:val="NormalIndent"/>
        <w:numPr>
          <w:ilvl w:val="3"/>
          <w:numId w:val="9"/>
        </w:numPr>
        <w:spacing w:line="300" w:lineRule="atLeast"/>
        <w:ind w:left="3229"/>
        <w:jc w:val="both"/>
      </w:pPr>
      <w:r w:rsidRPr="009F6AAC">
        <w:t xml:space="preserve">These </w:t>
      </w:r>
      <w:r w:rsidR="00502A2C" w:rsidRPr="009F6AAC">
        <w:t>Salesforce</w:t>
      </w:r>
      <w:r w:rsidRPr="009F6AAC">
        <w:t xml:space="preserve"> price books would also include prices for non-live units and </w:t>
      </w:r>
      <w:r w:rsidRPr="00A2790E">
        <w:rPr>
          <w:szCs w:val="20"/>
          <w:lang w:val="en-GB" w:eastAsia="en-US"/>
        </w:rPr>
        <w:t>Grainger</w:t>
      </w:r>
      <w:r w:rsidRPr="009F6AAC">
        <w:t xml:space="preserve"> Trust units. </w:t>
      </w:r>
    </w:p>
    <w:p w14:paraId="313301E3" w14:textId="5AAFE0BB" w:rsidR="00635D0D" w:rsidRPr="00A2790E" w:rsidRDefault="00635D0D" w:rsidP="00A2790E">
      <w:pPr>
        <w:pStyle w:val="NormalIndent"/>
        <w:numPr>
          <w:ilvl w:val="3"/>
          <w:numId w:val="9"/>
        </w:numPr>
        <w:spacing w:line="300" w:lineRule="atLeast"/>
        <w:ind w:left="3229"/>
        <w:jc w:val="both"/>
        <w:rPr>
          <w:szCs w:val="20"/>
          <w:lang w:val="en-GB" w:eastAsia="en-US"/>
        </w:rPr>
      </w:pPr>
      <w:r w:rsidRPr="00A2790E">
        <w:rPr>
          <w:szCs w:val="20"/>
          <w:lang w:val="en-GB" w:eastAsia="en-US"/>
        </w:rPr>
        <w:t xml:space="preserve">Each renewal opportunity would be linked to the </w:t>
      </w:r>
      <w:r w:rsidR="00502A2C" w:rsidRPr="00A2790E">
        <w:rPr>
          <w:szCs w:val="20"/>
          <w:lang w:val="en-GB" w:eastAsia="en-US"/>
        </w:rPr>
        <w:t xml:space="preserve">Salesforce </w:t>
      </w:r>
      <w:r w:rsidRPr="00A2790E">
        <w:rPr>
          <w:szCs w:val="20"/>
          <w:lang w:val="en-GB" w:eastAsia="en-US"/>
        </w:rPr>
        <w:t>price book for the renewal month</w:t>
      </w:r>
      <w:r w:rsidR="00502A2C" w:rsidRPr="00A2790E">
        <w:rPr>
          <w:szCs w:val="20"/>
          <w:lang w:val="en-GB" w:eastAsia="en-US"/>
        </w:rPr>
        <w:t xml:space="preserve"> </w:t>
      </w:r>
      <w:proofErr w:type="gramStart"/>
      <w:r w:rsidR="00502A2C" w:rsidRPr="00A2790E">
        <w:rPr>
          <w:szCs w:val="20"/>
          <w:lang w:val="en-GB" w:eastAsia="en-US"/>
        </w:rPr>
        <w:t>in order to</w:t>
      </w:r>
      <w:proofErr w:type="gramEnd"/>
      <w:r w:rsidR="00502A2C" w:rsidRPr="00A2790E">
        <w:rPr>
          <w:szCs w:val="20"/>
          <w:lang w:val="en-GB" w:eastAsia="en-US"/>
        </w:rPr>
        <w:t xml:space="preserve"> source the latest price book rent when Asset Management reviews pricing</w:t>
      </w:r>
      <w:r w:rsidRPr="00A2790E">
        <w:rPr>
          <w:szCs w:val="20"/>
          <w:lang w:val="en-GB" w:eastAsia="en-US"/>
        </w:rPr>
        <w:t xml:space="preserve">. </w:t>
      </w:r>
    </w:p>
    <w:p w14:paraId="0CDC220E" w14:textId="77777777" w:rsidR="00635D0D" w:rsidRPr="00DC4DF3" w:rsidRDefault="00635D0D" w:rsidP="009F6AAC">
      <w:pPr>
        <w:pStyle w:val="NormalIndent"/>
        <w:numPr>
          <w:ilvl w:val="2"/>
          <w:numId w:val="9"/>
        </w:numPr>
        <w:spacing w:line="300" w:lineRule="atLeast"/>
        <w:jc w:val="both"/>
      </w:pPr>
      <w:r w:rsidRPr="00DC4DF3">
        <w:rPr>
          <w:b/>
          <w:bCs/>
        </w:rPr>
        <w:t>ERVs</w:t>
      </w:r>
      <w:r w:rsidRPr="00DC4DF3">
        <w:t xml:space="preserve"> - A separate price book would be created for each month for which ERV values </w:t>
      </w:r>
      <w:r w:rsidRPr="00A2790E">
        <w:t>are</w:t>
      </w:r>
      <w:r w:rsidRPr="00DC4DF3">
        <w:t xml:space="preserve"> received (e.g. ERV as </w:t>
      </w:r>
      <w:proofErr w:type="gramStart"/>
      <w:r w:rsidRPr="00DC4DF3">
        <w:t>at</w:t>
      </w:r>
      <w:proofErr w:type="gramEnd"/>
      <w:r w:rsidRPr="00DC4DF3">
        <w:t xml:space="preserve"> March 2025).</w:t>
      </w:r>
    </w:p>
    <w:p w14:paraId="74133C96" w14:textId="6C117EF1" w:rsidR="00635D0D" w:rsidRPr="00DC4DF3" w:rsidRDefault="00635D0D" w:rsidP="00A2790E">
      <w:pPr>
        <w:pStyle w:val="NormalIndent"/>
        <w:numPr>
          <w:ilvl w:val="3"/>
          <w:numId w:val="9"/>
        </w:numPr>
        <w:spacing w:line="300" w:lineRule="atLeast"/>
        <w:ind w:left="3229"/>
        <w:jc w:val="both"/>
      </w:pPr>
      <w:r w:rsidRPr="00DC4DF3">
        <w:t xml:space="preserve">The existing ERV fields on the Unit object, which do not allow for a </w:t>
      </w:r>
      <w:r w:rsidRPr="00A2790E">
        <w:rPr>
          <w:szCs w:val="20"/>
          <w:lang w:val="en-GB" w:eastAsia="en-US"/>
        </w:rPr>
        <w:t>history</w:t>
      </w:r>
      <w:r w:rsidRPr="00DC4DF3">
        <w:t xml:space="preserve"> of ERVs to be saved over time, will be hidden. </w:t>
      </w:r>
    </w:p>
    <w:p w14:paraId="21084DF7" w14:textId="1A5EFC2C" w:rsidR="00635D0D" w:rsidRPr="00DC4DF3" w:rsidRDefault="00635D0D" w:rsidP="009F6AAC">
      <w:pPr>
        <w:pStyle w:val="NormalIndent"/>
        <w:numPr>
          <w:ilvl w:val="1"/>
          <w:numId w:val="9"/>
        </w:numPr>
        <w:spacing w:line="300" w:lineRule="atLeast"/>
        <w:jc w:val="both"/>
      </w:pPr>
      <w:r w:rsidRPr="00DC4DF3">
        <w:t>The existing ‘Standard Price Book’ would remain unchanged</w:t>
      </w:r>
      <w:r w:rsidR="004E5C49">
        <w:t>. Future enhancements may include new lettings using</w:t>
      </w:r>
      <w:r>
        <w:t xml:space="preserve"> the </w:t>
      </w:r>
      <w:r w:rsidR="004E5C49">
        <w:t xml:space="preserve">future dated </w:t>
      </w:r>
      <w:proofErr w:type="spellStart"/>
      <w:r w:rsidR="004E5C49">
        <w:t>pricebooks</w:t>
      </w:r>
      <w:proofErr w:type="spellEnd"/>
      <w:r w:rsidR="004E5C49">
        <w:t xml:space="preserve"> rather than the Standard Price Book</w:t>
      </w:r>
      <w:r w:rsidRPr="00DC4DF3">
        <w:t>.</w:t>
      </w:r>
    </w:p>
    <w:p w14:paraId="56A3BFCA" w14:textId="04D4F3C5" w:rsidR="00635D0D" w:rsidRDefault="00635D0D" w:rsidP="009F6AAC">
      <w:pPr>
        <w:pStyle w:val="NormalIndent"/>
        <w:numPr>
          <w:ilvl w:val="0"/>
          <w:numId w:val="9"/>
        </w:numPr>
        <w:spacing w:line="300" w:lineRule="atLeast"/>
        <w:ind w:left="1146"/>
        <w:jc w:val="both"/>
        <w:rPr>
          <w:ins w:id="177" w:author="Nikki Papenfus" w:date="2024-12-12T12:44:00Z" w16du:dateUtc="2024-12-12T10:44:00Z"/>
        </w:rPr>
      </w:pPr>
      <w:del w:id="178" w:author="Nikki Papenfus" w:date="2024-12-12T12:35:00Z" w16du:dateUtc="2024-12-12T10:35:00Z">
        <w:r w:rsidRPr="00DC4DF3" w:rsidDel="004D6E60">
          <w:rPr>
            <w:b/>
            <w:bCs/>
          </w:rPr>
          <w:delText xml:space="preserve">Master </w:delText>
        </w:r>
      </w:del>
      <w:r w:rsidRPr="00DC4DF3">
        <w:rPr>
          <w:b/>
          <w:bCs/>
        </w:rPr>
        <w:t>Tenancy</w:t>
      </w:r>
      <w:r w:rsidRPr="00DC4DF3">
        <w:t xml:space="preserve"> </w:t>
      </w:r>
    </w:p>
    <w:p w14:paraId="29D13C9B" w14:textId="6E7F47AA" w:rsidR="00C577E3" w:rsidRPr="00DC4DF3" w:rsidRDefault="00CC2597" w:rsidP="00C577E3">
      <w:pPr>
        <w:pStyle w:val="NormalIndent"/>
        <w:numPr>
          <w:ilvl w:val="1"/>
          <w:numId w:val="9"/>
        </w:numPr>
        <w:spacing w:line="300" w:lineRule="atLeast"/>
        <w:jc w:val="both"/>
      </w:pPr>
      <w:ins w:id="179" w:author="Nikki Papenfus" w:date="2024-12-12T12:45:00Z" w16du:dateUtc="2024-12-12T10:45:00Z">
        <w:r>
          <w:t xml:space="preserve">Per the current process, tenancies </w:t>
        </w:r>
      </w:ins>
      <w:ins w:id="180" w:author="Nikki Papenfus" w:date="2024-12-12T12:46:00Z" w16du:dateUtc="2024-12-12T10:46:00Z">
        <w:r>
          <w:t xml:space="preserve">originate </w:t>
        </w:r>
      </w:ins>
      <w:ins w:id="181" w:author="Nikki Papenfus" w:date="2024-12-12T16:32:00Z" w16du:dateUtc="2024-12-12T14:32:00Z">
        <w:r w:rsidR="006A7A25">
          <w:t xml:space="preserve">from a successful opportunity </w:t>
        </w:r>
      </w:ins>
      <w:ins w:id="182" w:author="Nikki Papenfus" w:date="2024-12-12T12:46:00Z" w16du:dateUtc="2024-12-12T10:46:00Z">
        <w:r>
          <w:t xml:space="preserve">Salesforce, </w:t>
        </w:r>
      </w:ins>
      <w:ins w:id="183" w:author="Nikki Papenfus" w:date="2024-12-12T16:32:00Z" w16du:dateUtc="2024-12-12T14:32:00Z">
        <w:r w:rsidR="006A7A25">
          <w:t xml:space="preserve">and thereafter </w:t>
        </w:r>
      </w:ins>
      <w:proofErr w:type="spellStart"/>
      <w:ins w:id="184" w:author="Nikki Papenfus" w:date="2024-12-12T12:44:00Z" w16du:dateUtc="2024-12-12T10:44:00Z">
        <w:r w:rsidR="002C095E">
          <w:t>Qube</w:t>
        </w:r>
        <w:proofErr w:type="spellEnd"/>
        <w:r w:rsidR="002C095E">
          <w:t xml:space="preserve"> remain</w:t>
        </w:r>
      </w:ins>
      <w:ins w:id="185" w:author="Nikki Papenfus" w:date="2024-12-12T16:32:00Z" w16du:dateUtc="2024-12-12T14:32:00Z">
        <w:r w:rsidR="006A7A25">
          <w:t>s</w:t>
        </w:r>
      </w:ins>
      <w:ins w:id="186" w:author="Nikki Papenfus" w:date="2024-12-12T12:44:00Z" w16du:dateUtc="2024-12-12T10:44:00Z">
        <w:r w:rsidR="002C095E">
          <w:t xml:space="preserve"> the system of record for </w:t>
        </w:r>
      </w:ins>
      <w:ins w:id="187" w:author="Sam Duncan" w:date="2024-12-16T09:36:00Z" w16du:dateUtc="2024-12-16T07:36:00Z">
        <w:r w:rsidR="00E87DA4">
          <w:t xml:space="preserve">all existing </w:t>
        </w:r>
        <w:proofErr w:type="spellStart"/>
        <w:r w:rsidR="0087104D">
          <w:t>Qube</w:t>
        </w:r>
        <w:proofErr w:type="spellEnd"/>
        <w:r w:rsidR="002C095E">
          <w:t xml:space="preserve"> data</w:t>
        </w:r>
        <w:r w:rsidR="0087104D">
          <w:t xml:space="preserve"> points on the tenancy</w:t>
        </w:r>
      </w:ins>
      <w:ins w:id="188" w:author="Nikki Papenfus" w:date="2024-12-12T12:44:00Z" w16du:dateUtc="2024-12-12T10:44:00Z">
        <w:del w:id="189" w:author="Sam Duncan" w:date="2024-12-16T09:36:00Z" w16du:dateUtc="2024-12-16T07:36:00Z">
          <w:r w:rsidR="002C095E" w:rsidDel="0087104D">
            <w:delText>tenancy data</w:delText>
          </w:r>
        </w:del>
      </w:ins>
      <w:ins w:id="190" w:author="Nikki Papenfus" w:date="2024-12-12T12:46:00Z" w16du:dateUtc="2024-12-12T10:46:00Z">
        <w:del w:id="191" w:author="Sam Duncan" w:date="2024-12-16T09:36:00Z" w16du:dateUtc="2024-12-16T07:36:00Z">
          <w:r w:rsidDel="0087104D">
            <w:delText>.</w:delText>
          </w:r>
        </w:del>
      </w:ins>
      <w:ins w:id="192" w:author="Sam Duncan" w:date="2024-12-16T09:36:00Z" w16du:dateUtc="2024-12-16T07:36:00Z">
        <w:r w:rsidR="0087104D">
          <w:t>.</w:t>
        </w:r>
      </w:ins>
      <w:ins w:id="193" w:author="Sam Duncan" w:date="2024-12-16T09:37:00Z" w16du:dateUtc="2024-12-16T07:37:00Z">
        <w:r w:rsidR="0087104D">
          <w:t xml:space="preserve"> i.e.  all changes to existing Tenancy fields will be made in </w:t>
        </w:r>
        <w:proofErr w:type="spellStart"/>
        <w:r w:rsidR="0087104D">
          <w:t>Qube</w:t>
        </w:r>
        <w:proofErr w:type="spellEnd"/>
        <w:r w:rsidR="0087104D">
          <w:t xml:space="preserve"> and sent to Salesforce via integration if required</w:t>
        </w:r>
        <w:r>
          <w:t>.</w:t>
        </w:r>
      </w:ins>
    </w:p>
    <w:p w14:paraId="4F3210BF" w14:textId="031CCAA3" w:rsidR="00635D0D" w:rsidRPr="00DC4DF3" w:rsidRDefault="00635D0D" w:rsidP="009F6AAC">
      <w:pPr>
        <w:pStyle w:val="NormalIndent"/>
        <w:numPr>
          <w:ilvl w:val="1"/>
          <w:numId w:val="9"/>
        </w:numPr>
        <w:spacing w:line="300" w:lineRule="atLeast"/>
        <w:jc w:val="both"/>
      </w:pPr>
      <w:del w:id="194" w:author="Nikki Papenfus" w:date="2024-12-12T12:35:00Z" w16du:dateUtc="2024-12-12T10:35:00Z">
        <w:r w:rsidRPr="00DC4DF3" w:rsidDel="004D6E60">
          <w:delText xml:space="preserve">Master </w:delText>
        </w:r>
      </w:del>
      <w:ins w:id="195" w:author="Nikki Papenfus" w:date="2024-12-12T12:36:00Z" w16du:dateUtc="2024-12-12T10:36:00Z">
        <w:r w:rsidR="0061582B">
          <w:t>Records that represent a true</w:t>
        </w:r>
      </w:ins>
      <w:ins w:id="196" w:author="Nikki Papenfus" w:date="2024-12-12T12:46:00Z" w16du:dateUtc="2024-12-12T10:46:00Z">
        <w:r w:rsidR="00CC2597">
          <w:t xml:space="preserve">, </w:t>
        </w:r>
      </w:ins>
      <w:proofErr w:type="spellStart"/>
      <w:ins w:id="197" w:author="Nikki Papenfus" w:date="2024-12-12T12:36:00Z" w16du:dateUtc="2024-12-12T10:36:00Z">
        <w:r w:rsidR="0061582B">
          <w:t>Qube</w:t>
        </w:r>
        <w:proofErr w:type="spellEnd"/>
        <w:r w:rsidR="0061582B">
          <w:t xml:space="preserve"> </w:t>
        </w:r>
      </w:ins>
      <w:r w:rsidRPr="00DC4DF3">
        <w:t xml:space="preserve">tenancy </w:t>
      </w:r>
      <w:del w:id="198" w:author="Nikki Papenfus" w:date="2024-12-12T12:36:00Z" w16du:dateUtc="2024-12-12T10:36:00Z">
        <w:r w:rsidRPr="00DC4DF3" w:rsidDel="0061582B">
          <w:delText xml:space="preserve">records </w:delText>
        </w:r>
      </w:del>
      <w:r w:rsidRPr="00DC4DF3">
        <w:t xml:space="preserve">will be added to Salesforce within the existing tenancy [Contract] object </w:t>
      </w:r>
      <w:r w:rsidRPr="006D7DBA">
        <w:t xml:space="preserve">with a </w:t>
      </w:r>
      <w:r w:rsidR="00027E9D" w:rsidRPr="006D7DBA">
        <w:t xml:space="preserve">field to </w:t>
      </w:r>
      <w:r w:rsidR="0073432B" w:rsidRPr="006D7DBA">
        <w:t>differentiate betw</w:t>
      </w:r>
      <w:r w:rsidR="006D7DBA">
        <w:t>e</w:t>
      </w:r>
      <w:r w:rsidR="0073432B" w:rsidRPr="006D7DBA">
        <w:t>en</w:t>
      </w:r>
      <w:r w:rsidR="0073432B">
        <w:t xml:space="preserve"> “</w:t>
      </w:r>
      <w:del w:id="199" w:author="Nikki Papenfus" w:date="2024-12-12T18:03:00Z" w16du:dateUtc="2024-12-12T16:03:00Z">
        <w:r w:rsidR="0073432B" w:rsidDel="004860D5">
          <w:delText>master</w:delText>
        </w:r>
      </w:del>
      <w:ins w:id="200" w:author="Nikki Papenfus" w:date="2024-12-12T18:03:00Z" w16du:dateUtc="2024-12-12T16:03:00Z">
        <w:r w:rsidR="004860D5">
          <w:t>parent</w:t>
        </w:r>
      </w:ins>
      <w:r w:rsidR="0073432B">
        <w:t>” and “child”</w:t>
      </w:r>
      <w:ins w:id="201" w:author="Nikki Papenfus" w:date="2024-12-12T12:39:00Z" w16du:dateUtc="2024-12-12T10:39:00Z">
        <w:r w:rsidR="001740B1">
          <w:t xml:space="preserve"> records</w:t>
        </w:r>
      </w:ins>
      <w:r w:rsidRPr="00DC4DF3">
        <w:t>. The existing tenancy records (which represent a contract agreement</w:t>
      </w:r>
      <w:ins w:id="202" w:author="Nikki Papenfus" w:date="2024-12-12T12:36:00Z" w16du:dateUtc="2024-12-12T10:36:00Z">
        <w:r w:rsidR="00E61FA3">
          <w:t xml:space="preserve"> / </w:t>
        </w:r>
      </w:ins>
      <w:ins w:id="203" w:author="Nikki Papenfus" w:date="2024-12-12T12:37:00Z" w16du:dateUtc="2024-12-12T10:37:00Z">
        <w:r w:rsidR="00E61FA3">
          <w:t>version</w:t>
        </w:r>
      </w:ins>
      <w:r w:rsidRPr="00DC4DF3">
        <w:t xml:space="preserve"> </w:t>
      </w:r>
      <w:ins w:id="204" w:author="Nikki Papenfus" w:date="2024-12-12T12:40:00Z" w16du:dateUtc="2024-12-12T10:40:00Z">
        <w:r w:rsidR="003C4B60">
          <w:t xml:space="preserve">of </w:t>
        </w:r>
      </w:ins>
      <w:del w:id="205" w:author="Nikki Papenfus" w:date="2024-12-12T12:40:00Z" w16du:dateUtc="2024-12-12T10:40:00Z">
        <w:r w:rsidRPr="00DC4DF3" w:rsidDel="003C4B60">
          <w:delText xml:space="preserve">within </w:delText>
        </w:r>
      </w:del>
      <w:r w:rsidRPr="00DC4DF3">
        <w:t xml:space="preserve">the overall tenancy) will be child records to the </w:t>
      </w:r>
      <w:del w:id="206" w:author="Nikki Papenfus" w:date="2024-12-12T12:37:00Z" w16du:dateUtc="2024-12-12T10:37:00Z">
        <w:r w:rsidRPr="00DC4DF3" w:rsidDel="00E61FA3">
          <w:delText xml:space="preserve">master </w:delText>
        </w:r>
      </w:del>
      <w:ins w:id="207" w:author="Nikki Papenfus" w:date="2024-12-12T12:37:00Z" w16du:dateUtc="2024-12-12T10:37:00Z">
        <w:r w:rsidR="00E61FA3">
          <w:t xml:space="preserve">new </w:t>
        </w:r>
      </w:ins>
      <w:r w:rsidRPr="00DC4DF3">
        <w:t>tenancy</w:t>
      </w:r>
      <w:ins w:id="208" w:author="Nikki Papenfus" w:date="2024-12-12T12:37:00Z" w16du:dateUtc="2024-12-12T10:37:00Z">
        <w:r w:rsidR="00E61FA3">
          <w:t xml:space="preserve"> records</w:t>
        </w:r>
      </w:ins>
      <w:r w:rsidRPr="00DC4DF3">
        <w:t xml:space="preserve">. </w:t>
      </w:r>
    </w:p>
    <w:p w14:paraId="4507BF74" w14:textId="7E11F101" w:rsidR="003C10D4" w:rsidRPr="00DC4DF3" w:rsidRDefault="00635D0D" w:rsidP="005E2894">
      <w:pPr>
        <w:pStyle w:val="NormalIndent"/>
        <w:numPr>
          <w:ilvl w:val="1"/>
          <w:numId w:val="9"/>
        </w:numPr>
        <w:spacing w:line="300" w:lineRule="atLeast"/>
        <w:jc w:val="both"/>
      </w:pPr>
      <w:r w:rsidRPr="00DC4DF3">
        <w:t xml:space="preserve">Each </w:t>
      </w:r>
      <w:del w:id="209" w:author="Nikki Papenfus" w:date="2024-12-12T12:37:00Z" w16du:dateUtc="2024-12-12T10:37:00Z">
        <w:r w:rsidRPr="00DC4DF3" w:rsidDel="00E61FA3">
          <w:delText xml:space="preserve">master </w:delText>
        </w:r>
      </w:del>
      <w:r w:rsidRPr="00DC4DF3">
        <w:t xml:space="preserve">tenancy in Salesforce will be mapped </w:t>
      </w:r>
      <w:ins w:id="210" w:author="Nikki Papenfus" w:date="2024-12-12T12:37:00Z" w16du:dateUtc="2024-12-12T10:37:00Z">
        <w:r w:rsidR="00E61FA3">
          <w:t xml:space="preserve">one-to-one </w:t>
        </w:r>
      </w:ins>
      <w:r w:rsidRPr="00DC4DF3">
        <w:t xml:space="preserve">to a </w:t>
      </w:r>
      <w:proofErr w:type="spellStart"/>
      <w:r w:rsidRPr="00DC4DF3">
        <w:t>Qube</w:t>
      </w:r>
      <w:proofErr w:type="spellEnd"/>
      <w:r w:rsidRPr="00DC4DF3">
        <w:t xml:space="preserve"> tenancy to facilitate future integration</w:t>
      </w:r>
      <w:ins w:id="211" w:author="Nikki Papenfus" w:date="2024-12-12T16:36:00Z" w16du:dateUtc="2024-12-12T14:36:00Z">
        <w:r w:rsidR="003C10D4">
          <w:t xml:space="preserve"> whereby </w:t>
        </w:r>
      </w:ins>
      <w:ins w:id="212" w:author="Nikki Papenfus" w:date="2024-12-12T16:36:00Z">
        <w:r w:rsidR="003C10D4" w:rsidRPr="005E2894">
          <w:rPr>
            <w:lang w:val="en-GB"/>
          </w:rPr>
          <w:t xml:space="preserve">significant updates to contract terms </w:t>
        </w:r>
      </w:ins>
      <w:ins w:id="213" w:author="Nikki Papenfus" w:date="2024-12-12T16:36:00Z" w16du:dateUtc="2024-12-12T14:36:00Z">
        <w:r w:rsidR="005E2894" w:rsidRPr="005E2894">
          <w:rPr>
            <w:lang w:val="en-GB"/>
          </w:rPr>
          <w:t xml:space="preserve">that are </w:t>
        </w:r>
      </w:ins>
      <w:ins w:id="214" w:author="Nikki Papenfus" w:date="2024-12-12T16:36:00Z">
        <w:r w:rsidR="003C10D4" w:rsidRPr="005E2894">
          <w:rPr>
            <w:lang w:val="en-GB"/>
          </w:rPr>
          <w:t xml:space="preserve">managed in </w:t>
        </w:r>
      </w:ins>
      <w:ins w:id="215" w:author="Nikki Papenfus" w:date="2024-12-12T16:36:00Z" w16du:dateUtc="2024-12-12T14:36:00Z">
        <w:r w:rsidR="005E2894" w:rsidRPr="005E2894">
          <w:rPr>
            <w:lang w:val="en-GB"/>
          </w:rPr>
          <w:t xml:space="preserve">Salesforce would be </w:t>
        </w:r>
      </w:ins>
      <w:ins w:id="216" w:author="Nikki Papenfus" w:date="2024-12-12T16:36:00Z">
        <w:r w:rsidR="003C10D4" w:rsidRPr="005E2894">
          <w:rPr>
            <w:lang w:val="en-GB"/>
          </w:rPr>
          <w:t xml:space="preserve">pushed to </w:t>
        </w:r>
        <w:proofErr w:type="spellStart"/>
        <w:r w:rsidR="003C10D4" w:rsidRPr="005E2894">
          <w:rPr>
            <w:lang w:val="en-GB"/>
          </w:rPr>
          <w:t>Qube</w:t>
        </w:r>
      </w:ins>
      <w:proofErr w:type="spellEnd"/>
      <w:r w:rsidRPr="00DC4DF3">
        <w:t>.</w:t>
      </w:r>
    </w:p>
    <w:p w14:paraId="1A7F27E9" w14:textId="217A0F62" w:rsidR="00644176" w:rsidRPr="00747813" w:rsidRDefault="00635D0D" w:rsidP="00913C2A">
      <w:pPr>
        <w:pStyle w:val="NormalIndent"/>
        <w:numPr>
          <w:ilvl w:val="1"/>
          <w:numId w:val="9"/>
        </w:numPr>
        <w:spacing w:line="300" w:lineRule="atLeast"/>
        <w:jc w:val="both"/>
      </w:pPr>
      <w:r w:rsidRPr="00747813">
        <w:t>The current arrears balance</w:t>
      </w:r>
      <w:del w:id="217" w:author="Nikki Papenfus" w:date="2024-12-13T12:23:00Z" w16du:dateUtc="2024-12-13T10:23:00Z">
        <w:r w:rsidRPr="00747813" w:rsidDel="00151F8C">
          <w:delText xml:space="preserve"> </w:delText>
        </w:r>
      </w:del>
      <w:del w:id="218" w:author="Nikki Papenfus" w:date="2024-12-13T11:42:00Z" w16du:dateUtc="2024-12-13T09:42:00Z">
        <w:r w:rsidRPr="00747813" w:rsidDel="00D14061">
          <w:delText xml:space="preserve">and </w:delText>
        </w:r>
        <w:r w:rsidR="00F216D0" w:rsidRPr="00D14061" w:rsidDel="00D14061">
          <w:rPr>
            <w:i/>
            <w:iCs/>
          </w:rPr>
          <w:delText>Next Rent Review Date</w:delText>
        </w:r>
      </w:del>
      <w:r w:rsidR="00F216D0" w:rsidRPr="00747813">
        <w:t xml:space="preserve"> </w:t>
      </w:r>
      <w:r w:rsidRPr="00747813">
        <w:t xml:space="preserve">would be added as </w:t>
      </w:r>
      <w:ins w:id="219" w:author="Nikki Papenfus" w:date="2024-12-13T11:42:00Z" w16du:dateUtc="2024-12-13T09:42:00Z">
        <w:r w:rsidR="002A6D40">
          <w:t xml:space="preserve">a </w:t>
        </w:r>
      </w:ins>
      <w:r w:rsidRPr="00747813">
        <w:t>new Contract field</w:t>
      </w:r>
      <w:del w:id="220" w:author="Nikki Papenfus" w:date="2024-12-13T11:42:00Z" w16du:dateUtc="2024-12-13T09:42:00Z">
        <w:r w:rsidRPr="00747813" w:rsidDel="002A6D40">
          <w:delText>s</w:delText>
        </w:r>
      </w:del>
      <w:r w:rsidR="0097491F" w:rsidRPr="00747813">
        <w:t xml:space="preserve">, </w:t>
      </w:r>
      <w:r w:rsidRPr="00747813">
        <w:t xml:space="preserve">saved on the </w:t>
      </w:r>
      <w:del w:id="221" w:author="Nikki Papenfus" w:date="2024-12-13T11:42:00Z" w16du:dateUtc="2024-12-13T09:42:00Z">
        <w:r w:rsidRPr="00747813" w:rsidDel="002A6D40">
          <w:delText xml:space="preserve">master </w:delText>
        </w:r>
      </w:del>
      <w:r w:rsidRPr="00747813">
        <w:t>tenancy.</w:t>
      </w:r>
      <w:ins w:id="222" w:author="Nikki Papenfus" w:date="2024-12-13T11:42:00Z" w16du:dateUtc="2024-12-13T09:42:00Z">
        <w:r w:rsidR="002A6D40">
          <w:t xml:space="preserve"> </w:t>
        </w:r>
      </w:ins>
      <w:ins w:id="223" w:author="Nikki Papenfus" w:date="2024-12-13T11:41:00Z" w16du:dateUtc="2024-12-13T09:41:00Z">
        <w:r w:rsidR="00F216D0" w:rsidRPr="00747813">
          <w:t xml:space="preserve">This will be updated from </w:t>
        </w:r>
        <w:proofErr w:type="spellStart"/>
        <w:r w:rsidR="00F216D0" w:rsidRPr="00747813">
          <w:t>Qube</w:t>
        </w:r>
        <w:proofErr w:type="spellEnd"/>
        <w:r w:rsidR="00747813" w:rsidRPr="00747813">
          <w:t xml:space="preserve"> daily.</w:t>
        </w:r>
      </w:ins>
      <w:r w:rsidRPr="00747813">
        <w:t xml:space="preserve"> </w:t>
      </w:r>
    </w:p>
    <w:p w14:paraId="2F5EE467" w14:textId="07C5CADA" w:rsidR="005E2894" w:rsidRPr="00DC4DF3" w:rsidRDefault="005E2894" w:rsidP="00D14061">
      <w:pPr>
        <w:pStyle w:val="NormalIndent"/>
        <w:numPr>
          <w:ilvl w:val="1"/>
          <w:numId w:val="9"/>
        </w:numPr>
        <w:spacing w:line="300" w:lineRule="atLeast"/>
        <w:jc w:val="both"/>
      </w:pPr>
      <w:ins w:id="224" w:author="Nikki Papenfus" w:date="2024-12-12T16:37:00Z" w16du:dateUtc="2024-12-12T14:37:00Z">
        <w:r w:rsidRPr="00DC4DF3">
          <w:lastRenderedPageBreak/>
          <w:t xml:space="preserve">The </w:t>
        </w:r>
      </w:ins>
      <w:ins w:id="225" w:author="Nikki Papenfus" w:date="2024-12-12T16:38:00Z" w16du:dateUtc="2024-12-12T14:38:00Z">
        <w:r w:rsidRPr="00D14061">
          <w:rPr>
            <w:i/>
            <w:iCs/>
          </w:rPr>
          <w:t>Next Rent Review Date</w:t>
        </w:r>
      </w:ins>
      <w:ins w:id="226" w:author="Nikki Papenfus" w:date="2024-12-12T16:37:00Z" w16du:dateUtc="2024-12-12T14:37:00Z">
        <w:r w:rsidRPr="00DC4DF3">
          <w:t xml:space="preserve"> would be added as </w:t>
        </w:r>
      </w:ins>
      <w:ins w:id="227" w:author="Nikki Papenfus" w:date="2024-12-12T16:40:00Z" w16du:dateUtc="2024-12-12T14:40:00Z">
        <w:r w:rsidR="003D1FDC">
          <w:t xml:space="preserve">a </w:t>
        </w:r>
      </w:ins>
      <w:ins w:id="228" w:author="Nikki Papenfus" w:date="2024-12-12T16:37:00Z" w16du:dateUtc="2024-12-12T14:37:00Z">
        <w:r w:rsidRPr="00DC4DF3">
          <w:t xml:space="preserve">new Contract field saved on the tenancy. </w:t>
        </w:r>
      </w:ins>
      <w:ins w:id="229" w:author="Nikki Papenfus" w:date="2024-12-12T16:38:00Z" w16du:dateUtc="2024-12-12T14:38:00Z">
        <w:r>
          <w:t>It is expected that this</w:t>
        </w:r>
        <w:r w:rsidR="007C5F05">
          <w:t xml:space="preserve"> dat</w:t>
        </w:r>
      </w:ins>
      <w:ins w:id="230" w:author="Nikki Papenfus" w:date="2024-12-12T16:40:00Z" w16du:dateUtc="2024-12-12T14:40:00Z">
        <w:r w:rsidR="003D1FDC">
          <w:t>e</w:t>
        </w:r>
      </w:ins>
      <w:ins w:id="231" w:author="Nikki Papenfus" w:date="2024-12-12T16:38:00Z" w16du:dateUtc="2024-12-12T14:38:00Z">
        <w:r w:rsidR="007C5F05">
          <w:t xml:space="preserve">, along with the </w:t>
        </w:r>
      </w:ins>
      <w:ins w:id="232" w:author="Nikki Papenfus" w:date="2024-12-12T16:39:00Z" w16du:dateUtc="2024-12-12T14:39:00Z">
        <w:r w:rsidR="00424804">
          <w:t xml:space="preserve">revised renewal process, </w:t>
        </w:r>
      </w:ins>
      <w:ins w:id="233" w:author="Nikki Papenfus" w:date="2024-12-12T16:38:00Z" w16du:dateUtc="2024-12-12T14:38:00Z">
        <w:r>
          <w:t xml:space="preserve">will replace the </w:t>
        </w:r>
      </w:ins>
      <w:ins w:id="234" w:author="Nikki Papenfus" w:date="2024-12-12T16:39:00Z" w16du:dateUtc="2024-12-12T14:39:00Z">
        <w:r w:rsidR="001B3195">
          <w:t xml:space="preserve">need for </w:t>
        </w:r>
        <w:r w:rsidR="00424804">
          <w:t xml:space="preserve">lease end diaries in </w:t>
        </w:r>
        <w:proofErr w:type="spellStart"/>
        <w:r w:rsidR="00424804">
          <w:t>Qube</w:t>
        </w:r>
      </w:ins>
      <w:proofErr w:type="spellEnd"/>
      <w:ins w:id="235" w:author="Nikki Papenfus" w:date="2024-12-12T16:41:00Z" w16du:dateUtc="2024-12-12T14:41:00Z">
        <w:r w:rsidR="003D1FDC">
          <w:t xml:space="preserve"> (</w:t>
        </w:r>
      </w:ins>
      <w:ins w:id="236" w:author="Nikki Papenfus" w:date="2024-12-12T16:39:00Z" w16du:dateUtc="2024-12-12T14:39:00Z">
        <w:r w:rsidR="001B3195">
          <w:t xml:space="preserve">barring exceptions such as recording a renewal denied mid-lease term in </w:t>
        </w:r>
        <w:proofErr w:type="spellStart"/>
        <w:r w:rsidR="001B3195">
          <w:t>Qube</w:t>
        </w:r>
      </w:ins>
      <w:proofErr w:type="spellEnd"/>
      <w:ins w:id="237" w:author="Nikki Papenfus" w:date="2024-12-12T16:41:00Z" w16du:dateUtc="2024-12-12T14:41:00Z">
        <w:r w:rsidR="003D1FDC">
          <w:t>)</w:t>
        </w:r>
      </w:ins>
      <w:ins w:id="238" w:author="Nikki Papenfus" w:date="2024-12-12T16:39:00Z" w16du:dateUtc="2024-12-12T14:39:00Z">
        <w:r w:rsidR="001B3195">
          <w:t>.</w:t>
        </w:r>
        <w:r w:rsidR="00424804">
          <w:t xml:space="preserve"> </w:t>
        </w:r>
      </w:ins>
      <w:ins w:id="239" w:author="Sam Duncan" w:date="2024-12-16T09:37:00Z" w16du:dateUtc="2024-12-16T07:37:00Z">
        <w:r w:rsidR="00992D69">
          <w:t xml:space="preserve">This will be a new field </w:t>
        </w:r>
      </w:ins>
      <w:ins w:id="240" w:author="Sam Duncan" w:date="2024-12-16T09:38:00Z" w16du:dateUtc="2024-12-16T07:38:00Z">
        <w:r w:rsidR="007A5BD7">
          <w:t>on the t</w:t>
        </w:r>
      </w:ins>
      <w:ins w:id="241" w:author="Sam Duncan" w:date="2024-12-16T09:39:00Z" w16du:dateUtc="2024-12-16T07:39:00Z">
        <w:r w:rsidR="007A5BD7">
          <w:t>enancy in</w:t>
        </w:r>
      </w:ins>
      <w:ins w:id="242" w:author="Sam Duncan" w:date="2024-12-16T09:38:00Z" w16du:dateUtc="2024-12-16T07:38:00Z">
        <w:r w:rsidR="00AF2CFE">
          <w:t xml:space="preserve"> Salesforce and will not be required to be integrated to </w:t>
        </w:r>
        <w:proofErr w:type="spellStart"/>
        <w:r w:rsidR="00AF2CFE">
          <w:t>Qube</w:t>
        </w:r>
        <w:proofErr w:type="spellEnd"/>
        <w:r w:rsidR="00AF2CFE">
          <w:t>.</w:t>
        </w:r>
      </w:ins>
    </w:p>
    <w:p w14:paraId="54695E9C" w14:textId="77777777" w:rsidR="00635D0D" w:rsidRPr="00DC4DF3" w:rsidRDefault="00635D0D" w:rsidP="009F6AAC">
      <w:pPr>
        <w:pStyle w:val="NormalIndent"/>
        <w:numPr>
          <w:ilvl w:val="0"/>
          <w:numId w:val="9"/>
        </w:numPr>
        <w:spacing w:line="300" w:lineRule="atLeast"/>
        <w:ind w:left="1146"/>
        <w:jc w:val="both"/>
      </w:pPr>
      <w:r w:rsidRPr="00DC4DF3">
        <w:rPr>
          <w:b/>
          <w:bCs/>
        </w:rPr>
        <w:t>Tenancy Contact Role</w:t>
      </w:r>
      <w:r w:rsidRPr="00DC4DF3">
        <w:t xml:space="preserve"> </w:t>
      </w:r>
    </w:p>
    <w:p w14:paraId="0CFA7CC3" w14:textId="21418964" w:rsidR="00635D0D" w:rsidRPr="00DC4DF3" w:rsidRDefault="00635D0D" w:rsidP="009F6AAC">
      <w:pPr>
        <w:pStyle w:val="NormalIndent"/>
        <w:numPr>
          <w:ilvl w:val="1"/>
          <w:numId w:val="9"/>
        </w:numPr>
        <w:spacing w:line="300" w:lineRule="atLeast"/>
        <w:jc w:val="both"/>
      </w:pPr>
      <w:r w:rsidRPr="00DC4DF3">
        <w:t xml:space="preserve">The </w:t>
      </w:r>
      <w:r w:rsidR="00A77AA4" w:rsidRPr="006D7DBA">
        <w:t>standard</w:t>
      </w:r>
      <w:r w:rsidRPr="00DC4DF3">
        <w:t xml:space="preserve"> </w:t>
      </w:r>
      <w:proofErr w:type="spellStart"/>
      <w:r w:rsidRPr="006D7DBA">
        <w:t>ContractContactRole</w:t>
      </w:r>
      <w:proofErr w:type="spellEnd"/>
      <w:r w:rsidRPr="00DC4DF3">
        <w:t xml:space="preserve"> object, which is not currently populated, will be used be save a full history of all tenants and related parties associated to a </w:t>
      </w:r>
      <w:del w:id="243" w:author="Nikki Papenfus" w:date="2024-12-12T12:37:00Z" w16du:dateUtc="2024-12-12T10:37:00Z">
        <w:r w:rsidRPr="00DC4DF3" w:rsidDel="001509A2">
          <w:delText xml:space="preserve">master </w:delText>
        </w:r>
      </w:del>
      <w:r w:rsidRPr="00DC4DF3">
        <w:t xml:space="preserve">tenancy over time. This data would correspond to the ‘Child Tenant’ data in </w:t>
      </w:r>
      <w:proofErr w:type="spellStart"/>
      <w:r w:rsidRPr="00DC4DF3">
        <w:t>Qube</w:t>
      </w:r>
      <w:proofErr w:type="spellEnd"/>
      <w:r w:rsidRPr="00DC4DF3">
        <w:t>, and would include a start date, end date, role and status for each related party.</w:t>
      </w:r>
    </w:p>
    <w:p w14:paraId="56333B04" w14:textId="77777777" w:rsidR="001364D4" w:rsidRDefault="001364D4" w:rsidP="009F6AAC">
      <w:pPr>
        <w:pStyle w:val="NormalIndent"/>
        <w:numPr>
          <w:ilvl w:val="0"/>
          <w:numId w:val="9"/>
        </w:numPr>
        <w:spacing w:line="300" w:lineRule="atLeast"/>
        <w:ind w:left="1146"/>
        <w:jc w:val="both"/>
        <w:rPr>
          <w:ins w:id="244" w:author="Nikki Papenfus" w:date="2024-12-12T12:48:00Z" w16du:dateUtc="2024-12-12T10:48:00Z"/>
          <w:b/>
          <w:bCs/>
        </w:rPr>
      </w:pPr>
      <w:ins w:id="245" w:author="Nikki Papenfus" w:date="2024-12-12T12:48:00Z" w16du:dateUtc="2024-12-12T10:48:00Z">
        <w:r>
          <w:rPr>
            <w:b/>
            <w:bCs/>
          </w:rPr>
          <w:t>Contacts &amp; Accounts</w:t>
        </w:r>
      </w:ins>
    </w:p>
    <w:p w14:paraId="2D3E6F0B" w14:textId="5FD64D3D" w:rsidR="001364D4" w:rsidRPr="0094397A" w:rsidRDefault="00193C96" w:rsidP="001364D4">
      <w:pPr>
        <w:pStyle w:val="NormalIndent"/>
        <w:numPr>
          <w:ilvl w:val="1"/>
          <w:numId w:val="9"/>
        </w:numPr>
        <w:spacing w:line="300" w:lineRule="atLeast"/>
        <w:jc w:val="both"/>
        <w:rPr>
          <w:ins w:id="246" w:author="Nikki Papenfus" w:date="2024-12-12T12:48:00Z" w16du:dateUtc="2024-12-12T10:48:00Z"/>
        </w:rPr>
      </w:pPr>
      <w:ins w:id="247" w:author="Nikki Papenfus" w:date="2024-12-12T12:51:00Z" w16du:dateUtc="2024-12-12T10:51:00Z">
        <w:r>
          <w:t>I</w:t>
        </w:r>
      </w:ins>
      <w:ins w:id="248" w:author="Nikki Papenfus" w:date="2024-12-12T12:48:00Z" w16du:dateUtc="2024-12-12T10:48:00Z">
        <w:r w:rsidR="0094397A" w:rsidRPr="0094397A">
          <w:t xml:space="preserve">t is recommended </w:t>
        </w:r>
      </w:ins>
      <w:ins w:id="249" w:author="Nikki Papenfus" w:date="2024-12-12T12:49:00Z" w16du:dateUtc="2024-12-12T10:49:00Z">
        <w:r w:rsidR="0094397A">
          <w:t xml:space="preserve">that Salesforce becomes the system of record for </w:t>
        </w:r>
        <w:r w:rsidR="00BF7E5B">
          <w:t>contact and account (i.e. tenant and related party) data in</w:t>
        </w:r>
      </w:ins>
      <w:ins w:id="250" w:author="Nikki Papenfus" w:date="2024-12-12T12:53:00Z" w16du:dateUtc="2024-12-12T10:53:00Z">
        <w:r w:rsidR="003E7C11">
          <w:t xml:space="preserve"> the</w:t>
        </w:r>
      </w:ins>
      <w:ins w:id="251" w:author="Nikki Papenfus" w:date="2024-12-12T12:49:00Z" w16du:dateUtc="2024-12-12T10:49:00Z">
        <w:r w:rsidR="00BF7E5B">
          <w:t xml:space="preserve"> future</w:t>
        </w:r>
        <w:r w:rsidR="00380A04">
          <w:t xml:space="preserve">. </w:t>
        </w:r>
      </w:ins>
      <w:ins w:id="252" w:author="Nikki Papenfus" w:date="2024-12-12T12:51:00Z" w16du:dateUtc="2024-12-12T10:51:00Z">
        <w:r>
          <w:t>However, t</w:t>
        </w:r>
      </w:ins>
      <w:ins w:id="253" w:author="Nikki Papenfus" w:date="2024-12-12T12:49:00Z" w16du:dateUtc="2024-12-12T10:49:00Z">
        <w:r w:rsidR="00380A04">
          <w:t>his project wil</w:t>
        </w:r>
      </w:ins>
      <w:ins w:id="254" w:author="Nikki Papenfus" w:date="2024-12-12T12:50:00Z" w16du:dateUtc="2024-12-12T10:50:00Z">
        <w:r w:rsidR="00380A04">
          <w:t xml:space="preserve">l not address those changes and </w:t>
        </w:r>
      </w:ins>
      <w:proofErr w:type="spellStart"/>
      <w:ins w:id="255" w:author="Nikki Papenfus" w:date="2024-12-12T12:49:00Z" w16du:dateUtc="2024-12-12T10:49:00Z">
        <w:r w:rsidR="00BF7E5B">
          <w:t>Qube</w:t>
        </w:r>
        <w:proofErr w:type="spellEnd"/>
        <w:r w:rsidR="00BF7E5B">
          <w:t xml:space="preserve"> will remain the system of record </w:t>
        </w:r>
      </w:ins>
      <w:ins w:id="256" w:author="Nikki Papenfus" w:date="2024-12-12T12:50:00Z" w16du:dateUtc="2024-12-12T10:50:00Z">
        <w:r w:rsidR="00380A04">
          <w:t xml:space="preserve">for tenant data </w:t>
        </w:r>
        <w:r w:rsidR="00AC5A18">
          <w:t>in the meantime</w:t>
        </w:r>
      </w:ins>
      <w:ins w:id="257" w:author="Nikki Papenfus" w:date="2024-12-12T12:51:00Z" w16du:dateUtc="2024-12-12T10:51:00Z">
        <w:r>
          <w:t xml:space="preserve">. Changes to tenant details (such as email and phone numbers) </w:t>
        </w:r>
      </w:ins>
      <w:ins w:id="258" w:author="Nikki Papenfus" w:date="2024-12-12T12:50:00Z" w16du:dateUtc="2024-12-12T10:50:00Z">
        <w:r w:rsidR="00AC5A18">
          <w:t xml:space="preserve">will continue to </w:t>
        </w:r>
      </w:ins>
      <w:ins w:id="259" w:author="Nikki Papenfus" w:date="2024-12-12T12:51:00Z" w16du:dateUtc="2024-12-12T10:51:00Z">
        <w:r>
          <w:t xml:space="preserve">be made in </w:t>
        </w:r>
        <w:proofErr w:type="spellStart"/>
        <w:r>
          <w:t>Qube</w:t>
        </w:r>
        <w:proofErr w:type="spellEnd"/>
        <w:r>
          <w:t xml:space="preserve"> which will </w:t>
        </w:r>
      </w:ins>
      <w:ins w:id="260" w:author="Nikki Papenfus" w:date="2024-12-12T12:50:00Z" w16du:dateUtc="2024-12-12T10:50:00Z">
        <w:r w:rsidR="00AC5A18">
          <w:t>update Salesforce</w:t>
        </w:r>
      </w:ins>
      <w:ins w:id="261" w:author="Nikki Papenfus" w:date="2024-12-12T12:51:00Z" w16du:dateUtc="2024-12-12T10:51:00Z">
        <w:r w:rsidR="00702DF0">
          <w:t xml:space="preserve">, per the current integration. </w:t>
        </w:r>
      </w:ins>
    </w:p>
    <w:p w14:paraId="009103B5" w14:textId="605B64FF" w:rsidR="00635D0D" w:rsidRPr="00DC4DF3" w:rsidRDefault="00635D0D" w:rsidP="009F6AAC">
      <w:pPr>
        <w:pStyle w:val="NormalIndent"/>
        <w:numPr>
          <w:ilvl w:val="0"/>
          <w:numId w:val="9"/>
        </w:numPr>
        <w:spacing w:line="300" w:lineRule="atLeast"/>
        <w:ind w:left="1146"/>
        <w:jc w:val="both"/>
        <w:rPr>
          <w:b/>
          <w:bCs/>
        </w:rPr>
      </w:pPr>
      <w:r w:rsidRPr="00DC4DF3">
        <w:rPr>
          <w:b/>
          <w:bCs/>
        </w:rPr>
        <w:t>Offers</w:t>
      </w:r>
    </w:p>
    <w:p w14:paraId="5647F970" w14:textId="77777777" w:rsidR="00635D0D" w:rsidRPr="009F6AAC" w:rsidRDefault="00635D0D" w:rsidP="009F6AAC">
      <w:pPr>
        <w:pStyle w:val="NormalIndent"/>
        <w:numPr>
          <w:ilvl w:val="1"/>
          <w:numId w:val="9"/>
        </w:numPr>
        <w:spacing w:line="300" w:lineRule="atLeast"/>
        <w:jc w:val="both"/>
      </w:pPr>
      <w:r w:rsidRPr="009F6AAC">
        <w:t>A new record will be saved on the Offer [Quote] object for each offer sent to a tenant, providing a full offer history.</w:t>
      </w:r>
    </w:p>
    <w:p w14:paraId="223930DB" w14:textId="41007D5C" w:rsidR="00635D0D" w:rsidRPr="00DC4DF3" w:rsidRDefault="00635D0D" w:rsidP="009F6AAC">
      <w:pPr>
        <w:pStyle w:val="NormalIndent"/>
        <w:numPr>
          <w:ilvl w:val="1"/>
          <w:numId w:val="9"/>
        </w:numPr>
        <w:spacing w:line="300" w:lineRule="atLeast"/>
        <w:jc w:val="both"/>
      </w:pPr>
      <w:r w:rsidRPr="009F6AAC">
        <w:t xml:space="preserve">Counteroffer details, the re-offer price suggested by Renewals, and the Asset Management approved re-offer price will be saved as new fields on the Offer [Quote] object. </w:t>
      </w:r>
      <w:r w:rsidR="001635DB" w:rsidRPr="009F6AAC">
        <w:t>A c</w:t>
      </w:r>
      <w:r w:rsidR="0073041D" w:rsidRPr="009F6AAC">
        <w:t>ounteroffer</w:t>
      </w:r>
      <w:r w:rsidR="001635DB" w:rsidRPr="009F6AAC">
        <w:t xml:space="preserve"> </w:t>
      </w:r>
      <w:r w:rsidR="0073041D" w:rsidRPr="009F6AAC">
        <w:t xml:space="preserve">will therefore not create </w:t>
      </w:r>
      <w:r w:rsidR="001635DB" w:rsidRPr="009F6AAC">
        <w:t xml:space="preserve">a </w:t>
      </w:r>
      <w:r w:rsidR="0073041D" w:rsidRPr="009F6AAC">
        <w:t>s</w:t>
      </w:r>
      <w:r w:rsidRPr="009F6AAC">
        <w:t>eparate</w:t>
      </w:r>
      <w:r w:rsidRPr="00DC4DF3">
        <w:t xml:space="preserve"> offer </w:t>
      </w:r>
      <w:proofErr w:type="gramStart"/>
      <w:r w:rsidRPr="00DC4DF3">
        <w:t>record</w:t>
      </w:r>
      <w:r w:rsidR="0073041D" w:rsidRPr="00DC4DF3">
        <w:t>, but</w:t>
      </w:r>
      <w:proofErr w:type="gramEnd"/>
      <w:r w:rsidR="0073041D" w:rsidRPr="00DC4DF3">
        <w:t xml:space="preserve"> will be saved as </w:t>
      </w:r>
      <w:r w:rsidR="001635DB" w:rsidRPr="00DC4DF3">
        <w:t xml:space="preserve">a </w:t>
      </w:r>
      <w:r w:rsidR="0073041D" w:rsidRPr="00DC4DF3">
        <w:t>response</w:t>
      </w:r>
      <w:r w:rsidR="001635DB" w:rsidRPr="00DC4DF3">
        <w:t xml:space="preserve"> </w:t>
      </w:r>
      <w:r w:rsidR="0073041D" w:rsidRPr="00DC4DF3">
        <w:t xml:space="preserve">on the offer </w:t>
      </w:r>
      <w:r w:rsidR="001635DB" w:rsidRPr="00DC4DF3">
        <w:t xml:space="preserve">that was </w:t>
      </w:r>
      <w:r w:rsidR="0073041D" w:rsidRPr="00DC4DF3">
        <w:t>sent to the tenant</w:t>
      </w:r>
      <w:r w:rsidRPr="00DC4DF3">
        <w:t xml:space="preserve">.  </w:t>
      </w:r>
    </w:p>
    <w:p w14:paraId="4EF71119" w14:textId="774115F0" w:rsidR="001211BD" w:rsidRPr="00ED506B" w:rsidRDefault="00937454" w:rsidP="00253CBA">
      <w:pPr>
        <w:pStyle w:val="Heading4"/>
      </w:pPr>
      <w:bookmarkStart w:id="262" w:name="_Toc136594842"/>
      <w:r w:rsidRPr="00ED506B">
        <w:t xml:space="preserve">Data </w:t>
      </w:r>
      <w:r w:rsidR="001211BD" w:rsidRPr="00ED506B">
        <w:t xml:space="preserve">Sharing </w:t>
      </w:r>
      <w:r w:rsidRPr="00ED506B">
        <w:t>&amp;</w:t>
      </w:r>
      <w:r w:rsidR="001211BD" w:rsidRPr="00ED506B">
        <w:t xml:space="preserve"> Security</w:t>
      </w:r>
      <w:bookmarkEnd w:id="262"/>
    </w:p>
    <w:p w14:paraId="7EB7842D" w14:textId="69BBEA48" w:rsidR="004B54C5" w:rsidDel="004274EA" w:rsidRDefault="006A3EF1" w:rsidP="00E16626">
      <w:pPr>
        <w:pStyle w:val="CommentText"/>
        <w:rPr>
          <w:del w:id="263" w:author="Nikki Papenfus" w:date="2024-12-12T16:45:00Z" w16du:dateUtc="2024-12-12T14:45:00Z"/>
        </w:rPr>
      </w:pPr>
      <w:ins w:id="264" w:author="Nikki Papenfus" w:date="2024-12-12T16:42:00Z" w16du:dateUtc="2024-12-12T14:42:00Z">
        <w:r>
          <w:t xml:space="preserve">The existing data sharing and security model </w:t>
        </w:r>
        <w:r w:rsidR="004B54C5">
          <w:t xml:space="preserve">for the </w:t>
        </w:r>
        <w:r w:rsidR="004B54C5">
          <w:fldChar w:fldCharType="begin"/>
        </w:r>
        <w:r w:rsidR="004B54C5">
          <w:instrText xml:space="preserve"> DOCPROPERTY  Category  \* MERGEFORMAT </w:instrText>
        </w:r>
        <w:r w:rsidR="004B54C5">
          <w:fldChar w:fldCharType="separate"/>
        </w:r>
        <w:r w:rsidR="004B54C5">
          <w:t>Grainger</w:t>
        </w:r>
        <w:r w:rsidR="004B54C5">
          <w:fldChar w:fldCharType="end"/>
        </w:r>
        <w:r w:rsidR="004B54C5" w:rsidRPr="00DC4DF3">
          <w:t xml:space="preserve"> </w:t>
        </w:r>
        <w:r w:rsidR="004B54C5" w:rsidRPr="00ED506B">
          <w:t>Salesforce org</w:t>
        </w:r>
        <w:r w:rsidR="004B54C5">
          <w:t xml:space="preserve"> will not be </w:t>
        </w:r>
      </w:ins>
      <w:ins w:id="265" w:author="Nikki Papenfus" w:date="2024-12-12T16:43:00Z" w16du:dateUtc="2024-12-12T14:43:00Z">
        <w:r w:rsidR="004B54C5">
          <w:t xml:space="preserve">updated as part of this project. </w:t>
        </w:r>
      </w:ins>
    </w:p>
    <w:p w14:paraId="2150A4F3" w14:textId="7BD2C32C" w:rsidR="008F4537" w:rsidRDefault="001211BD" w:rsidP="00E16626">
      <w:pPr>
        <w:pStyle w:val="CommentText"/>
      </w:pPr>
      <w:r w:rsidRPr="00ED506B">
        <w:t xml:space="preserve">The </w:t>
      </w:r>
      <w:fldSimple w:instr=" DOCPROPERTY  Category  \* MERGEFORMAT ">
        <w:r w:rsidR="009355CC">
          <w:t>Grainger</w:t>
        </w:r>
      </w:fldSimple>
      <w:r w:rsidRPr="00DC4DF3">
        <w:t xml:space="preserve"> </w:t>
      </w:r>
      <w:r w:rsidRPr="00ED506B">
        <w:t xml:space="preserve">Salesforce org currently has a public read/write org wide default (OWD) for all key objects (Account, Opportunity, Tenancy) and allows all users to view all records.  Where no security requirements exist to restrict visibility, this solution provides full visibility to all users and facilitates easy collaboration (e.g. users </w:t>
      </w:r>
      <w:proofErr w:type="gramStart"/>
      <w:r w:rsidRPr="00ED506B">
        <w:t>are able to</w:t>
      </w:r>
      <w:proofErr w:type="gramEnd"/>
      <w:r w:rsidRPr="00ED506B">
        <w:t xml:space="preserve"> update tasks belonging to a colleague when the colleague is absent). </w:t>
      </w:r>
      <w:r w:rsidR="00B62BD5" w:rsidRPr="00ED506B">
        <w:t xml:space="preserve"> </w:t>
      </w:r>
      <w:ins w:id="266" w:author="Nikki Papenfus" w:date="2024-12-13T11:43:00Z" w16du:dateUtc="2024-12-13T09:43:00Z">
        <w:r w:rsidR="008D6D51">
          <w:t xml:space="preserve">It should be noted that this public OWD still allows for editability to be restricted by user/role/profile - for example, Tenancy fields that are mastered in </w:t>
        </w:r>
        <w:proofErr w:type="spellStart"/>
        <w:r w:rsidR="008D6D51">
          <w:t>Qube</w:t>
        </w:r>
        <w:proofErr w:type="spellEnd"/>
        <w:r w:rsidR="008D6D51">
          <w:t xml:space="preserve"> </w:t>
        </w:r>
      </w:ins>
      <w:ins w:id="267" w:author="Nikki Papenfus" w:date="2024-12-13T12:24:00Z" w16du:dateUtc="2024-12-13T10:24:00Z">
        <w:r w:rsidR="00687C7F">
          <w:t xml:space="preserve">would not </w:t>
        </w:r>
        <w:r w:rsidR="00687C7F">
          <w:lastRenderedPageBreak/>
          <w:t>be</w:t>
        </w:r>
      </w:ins>
      <w:ins w:id="268" w:author="Nikki Papenfus" w:date="2024-12-13T11:43:00Z" w16du:dateUtc="2024-12-13T09:43:00Z">
        <w:r w:rsidR="008D6D51">
          <w:t xml:space="preserve"> edit</w:t>
        </w:r>
      </w:ins>
      <w:ins w:id="269" w:author="Nikki Papenfus" w:date="2024-12-13T12:24:00Z" w16du:dateUtc="2024-12-13T10:24:00Z">
        <w:r w:rsidR="00687C7F">
          <w:t>able</w:t>
        </w:r>
      </w:ins>
      <w:ins w:id="270" w:author="Nikki Papenfus" w:date="2024-12-13T11:43:00Z" w16du:dateUtc="2024-12-13T09:43:00Z">
        <w:r w:rsidR="008D6D51">
          <w:t xml:space="preserve"> by users in Salesforce. </w:t>
        </w:r>
      </w:ins>
    </w:p>
    <w:p w14:paraId="7757BB6E" w14:textId="44EB0411" w:rsidR="001211BD" w:rsidRPr="00ED506B" w:rsidRDefault="00B62BD5" w:rsidP="00E16626">
      <w:pPr>
        <w:pStyle w:val="CommentText"/>
      </w:pPr>
      <w:r w:rsidRPr="00ED506B">
        <w:t>The functionality</w:t>
      </w:r>
      <w:r w:rsidR="001211BD" w:rsidRPr="00ED506B">
        <w:t xml:space="preserve"> proposed </w:t>
      </w:r>
      <w:r w:rsidRPr="00ED506B">
        <w:t>for th</w:t>
      </w:r>
      <w:r w:rsidR="00ED506B" w:rsidRPr="00ED506B">
        <w:t xml:space="preserve">is solution does not require any changes to </w:t>
      </w:r>
      <w:r w:rsidR="001211BD" w:rsidRPr="00ED506B">
        <w:t xml:space="preserve">the </w:t>
      </w:r>
      <w:r w:rsidR="00ED506B" w:rsidRPr="00ED506B">
        <w:t xml:space="preserve">existing </w:t>
      </w:r>
      <w:r w:rsidR="006D7DBA">
        <w:t>s</w:t>
      </w:r>
      <w:r w:rsidR="00ED506B" w:rsidRPr="00ED506B">
        <w:t>haring model.</w:t>
      </w:r>
      <w:r w:rsidRPr="00ED506B">
        <w:t xml:space="preserve"> </w:t>
      </w:r>
      <w:r w:rsidR="001211BD" w:rsidRPr="00ED506B">
        <w:t xml:space="preserve">Should future requirements necessitate a tighter security model, this can be implemented with the many security mechanisms provided by Salesforce (role hierarchy, sharing rules etc.).  </w:t>
      </w:r>
    </w:p>
    <w:p w14:paraId="5B3ACC85" w14:textId="2842D0DC" w:rsidR="0053459D" w:rsidRPr="00DC4DF3" w:rsidRDefault="0053459D" w:rsidP="00DB2158">
      <w:pPr>
        <w:pStyle w:val="Heading3"/>
      </w:pPr>
      <w:bookmarkStart w:id="271" w:name="_Toc136594844"/>
      <w:r w:rsidRPr="00DC4DF3">
        <w:t>Integration</w:t>
      </w:r>
    </w:p>
    <w:bookmarkEnd w:id="271"/>
    <w:p w14:paraId="5363FD8F" w14:textId="3F60A96A" w:rsidR="00B9714D" w:rsidRPr="00DC4DF3" w:rsidRDefault="000D51BC" w:rsidP="00E16626">
      <w:pPr>
        <w:pStyle w:val="CommentText"/>
      </w:pPr>
      <w:r>
        <w:t xml:space="preserve">It is expected that </w:t>
      </w:r>
      <w:fldSimple w:instr=" DOCPROPERTY  Category  \* MERGEFORMAT ">
        <w:r w:rsidR="009355CC">
          <w:t>Grainger</w:t>
        </w:r>
      </w:fldSimple>
      <w:ins w:id="272" w:author="Nikki Papenfus" w:date="2024-12-12T11:18:00Z" w16du:dateUtc="2024-12-12T09:18:00Z">
        <w:r w:rsidR="005A1ED7">
          <w:t>,</w:t>
        </w:r>
      </w:ins>
      <w:r>
        <w:t xml:space="preserve"> </w:t>
      </w:r>
      <w:ins w:id="273" w:author="Nikki Papenfus" w:date="2024-12-12T11:18:00Z" w16du:dateUtc="2024-12-12T09:18:00Z">
        <w:r w:rsidR="005A1ED7">
          <w:t>or an integration partner,</w:t>
        </w:r>
        <w:r w:rsidR="005A1ED7" w:rsidRPr="00653930">
          <w:t xml:space="preserve"> </w:t>
        </w:r>
      </w:ins>
      <w:r>
        <w:t xml:space="preserve">would be responsible for </w:t>
      </w:r>
      <w:r w:rsidR="001979DA">
        <w:t xml:space="preserve">developing </w:t>
      </w:r>
      <w:r w:rsidR="006A0443">
        <w:t xml:space="preserve">a new import of </w:t>
      </w:r>
      <w:r>
        <w:t>t</w:t>
      </w:r>
      <w:r w:rsidR="00F92FA9" w:rsidRPr="00DC4DF3">
        <w:t>enancy arrears</w:t>
      </w:r>
      <w:r w:rsidR="00147AF8">
        <w:t>, passing rent and other required tenancy data</w:t>
      </w:r>
      <w:r w:rsidR="00F92FA9" w:rsidRPr="00DC4DF3">
        <w:t xml:space="preserve"> from the data warehouse</w:t>
      </w:r>
      <w:r w:rsidR="00B9714D" w:rsidRPr="00DC4DF3">
        <w:t xml:space="preserve"> </w:t>
      </w:r>
      <w:r w:rsidR="006A0443">
        <w:t xml:space="preserve">(or </w:t>
      </w:r>
      <w:proofErr w:type="spellStart"/>
      <w:r w:rsidR="006A0443">
        <w:t>Qube</w:t>
      </w:r>
      <w:proofErr w:type="spellEnd"/>
      <w:r w:rsidR="006A0443">
        <w:t xml:space="preserve">) </w:t>
      </w:r>
      <w:r w:rsidR="001979DA">
        <w:t>into Salesforce</w:t>
      </w:r>
      <w:r w:rsidR="00514B75">
        <w:t xml:space="preserve">, </w:t>
      </w:r>
      <w:r w:rsidR="00B9714D" w:rsidRPr="00DC4DF3">
        <w:t>via the GREP integration layer</w:t>
      </w:r>
      <w:r w:rsidR="00F92FA9" w:rsidRPr="00DC4DF3">
        <w:t>.</w:t>
      </w:r>
      <w:r w:rsidR="00AA309B">
        <w:t xml:space="preserve"> The details of this integration </w:t>
      </w:r>
      <w:r w:rsidR="00881D3D">
        <w:t xml:space="preserve">will be gathered during further requirements gathering sessions, for the purpose of the solution it is assumed that it runs on a daily basis and is </w:t>
      </w:r>
      <w:r w:rsidR="005913FC">
        <w:t xml:space="preserve">operated and </w:t>
      </w:r>
      <w:r w:rsidR="00881D3D">
        <w:t xml:space="preserve">monitored by a </w:t>
      </w:r>
      <w:fldSimple w:instr=" DOCPROPERTY  Category  \* MERGEFORMAT ">
        <w:r w:rsidR="009355CC">
          <w:t>Grainger</w:t>
        </w:r>
      </w:fldSimple>
      <w:r w:rsidR="00F8240E" w:rsidRPr="00DC4DF3">
        <w:t xml:space="preserve"> </w:t>
      </w:r>
      <w:r w:rsidR="00881D3D">
        <w:t>team to ensure successful completion of each run.</w:t>
      </w:r>
    </w:p>
    <w:p w14:paraId="68AF4FCA" w14:textId="1ADDB819" w:rsidR="00341713" w:rsidRPr="00DC4DF3" w:rsidRDefault="00341713" w:rsidP="00341713">
      <w:pPr>
        <w:pStyle w:val="Heading3"/>
      </w:pPr>
      <w:r w:rsidRPr="00DC4DF3">
        <w:t xml:space="preserve">Data </w:t>
      </w:r>
      <w:r w:rsidR="00DE0E81" w:rsidRPr="00DC4DF3">
        <w:t>M</w:t>
      </w:r>
      <w:r w:rsidRPr="00DC4DF3">
        <w:t xml:space="preserve">igration </w:t>
      </w:r>
    </w:p>
    <w:p w14:paraId="33E1AFB9" w14:textId="79060BC9" w:rsidR="003C1B5F" w:rsidRPr="00DC4DF3" w:rsidRDefault="003C1B5F" w:rsidP="00E16626">
      <w:pPr>
        <w:pStyle w:val="CommentText"/>
      </w:pPr>
      <w:proofErr w:type="gramStart"/>
      <w:r w:rsidRPr="00DC4DF3">
        <w:t>A number of</w:t>
      </w:r>
      <w:proofErr w:type="gramEnd"/>
      <w:r w:rsidRPr="00DC4DF3">
        <w:t xml:space="preserve"> once-off data migrations </w:t>
      </w:r>
      <w:r w:rsidR="00051288" w:rsidRPr="00DC4DF3">
        <w:t>would</w:t>
      </w:r>
      <w:r w:rsidRPr="00DC4DF3">
        <w:t xml:space="preserve"> be required before the functionality </w:t>
      </w:r>
      <w:r w:rsidR="004878EA" w:rsidRPr="00DC4DF3">
        <w:t>can go</w:t>
      </w:r>
      <w:r w:rsidRPr="00DC4DF3">
        <w:t xml:space="preserve"> live. </w:t>
      </w:r>
    </w:p>
    <w:p w14:paraId="4D7EE5DF" w14:textId="0619A8EC" w:rsidR="004D4101" w:rsidRPr="00DC4DF3" w:rsidRDefault="004D4101" w:rsidP="00E16626">
      <w:pPr>
        <w:pStyle w:val="CommentText"/>
      </w:pPr>
      <w:r w:rsidRPr="00DC4DF3">
        <w:t xml:space="preserve">Data migrated from </w:t>
      </w:r>
      <w:proofErr w:type="spellStart"/>
      <w:r w:rsidRPr="00DC4DF3">
        <w:t>Qube</w:t>
      </w:r>
      <w:proofErr w:type="spellEnd"/>
      <w:r w:rsidRPr="00DC4DF3">
        <w:t xml:space="preserve"> </w:t>
      </w:r>
      <w:r w:rsidR="00EF3BDA" w:rsidRPr="00DC4DF3">
        <w:t>would</w:t>
      </w:r>
      <w:r w:rsidRPr="00DC4DF3">
        <w:t xml:space="preserve"> be provided to Open Box in spreadsheets which </w:t>
      </w:r>
      <w:r w:rsidR="00A801DA" w:rsidRPr="00DC4DF3">
        <w:t xml:space="preserve">will be loaded into Salesforce. </w:t>
      </w:r>
    </w:p>
    <w:p w14:paraId="7B93DABC" w14:textId="61A68F9C" w:rsidR="00462A65" w:rsidRPr="00DC4DF3" w:rsidRDefault="00A801DA" w:rsidP="00E16626">
      <w:pPr>
        <w:pStyle w:val="CommentText"/>
      </w:pPr>
      <w:r w:rsidRPr="00DC4DF3">
        <w:t>Open Box will not cleanse any of the data provided</w:t>
      </w:r>
      <w:r w:rsidR="00EA4A0B" w:rsidRPr="00DC4DF3">
        <w:t>; nor will O</w:t>
      </w:r>
      <w:r w:rsidR="00462A65" w:rsidRPr="00DC4DF3">
        <w:t xml:space="preserve">pen Box validate any of the data provided, beyond the minimum required to load the data into Salesforce. </w:t>
      </w:r>
    </w:p>
    <w:p w14:paraId="09D673C9" w14:textId="77777777" w:rsidR="004878EA" w:rsidRPr="00DC4DF3" w:rsidRDefault="004878EA" w:rsidP="00253CBA">
      <w:pPr>
        <w:pStyle w:val="Heading4"/>
      </w:pPr>
      <w:r w:rsidRPr="00DC4DF3">
        <w:t>Price Book Rent</w:t>
      </w:r>
    </w:p>
    <w:p w14:paraId="0324AF3A" w14:textId="05E868F4" w:rsidR="004878EA" w:rsidRPr="00DC4DF3" w:rsidRDefault="004878EA" w:rsidP="00E16626">
      <w:pPr>
        <w:pStyle w:val="CommentText"/>
      </w:pPr>
      <w:r w:rsidRPr="00DC4DF3">
        <w:t xml:space="preserve">The price book rent will be loaded into </w:t>
      </w:r>
      <w:r w:rsidR="00C54D58">
        <w:t>new price books in</w:t>
      </w:r>
      <w:r w:rsidRPr="00DC4DF3">
        <w:t xml:space="preserve"> Salesforce from:</w:t>
      </w:r>
    </w:p>
    <w:p w14:paraId="3163094E" w14:textId="4918E0AA" w:rsidR="004878EA" w:rsidRPr="009F6AAC" w:rsidRDefault="004878EA" w:rsidP="009F6AAC">
      <w:pPr>
        <w:pStyle w:val="NormalIndent"/>
        <w:numPr>
          <w:ilvl w:val="0"/>
          <w:numId w:val="9"/>
        </w:numPr>
        <w:spacing w:line="300" w:lineRule="atLeast"/>
        <w:ind w:left="1146"/>
        <w:jc w:val="both"/>
        <w:rPr>
          <w:szCs w:val="20"/>
          <w:lang w:val="en-GB" w:eastAsia="en-US"/>
        </w:rPr>
      </w:pPr>
      <w:r w:rsidRPr="00DC4DF3">
        <w:t xml:space="preserve">The </w:t>
      </w:r>
      <w:r w:rsidR="00E03B2B" w:rsidRPr="00DC4DF3">
        <w:t>latest</w:t>
      </w:r>
      <w:r w:rsidR="00D01DF7" w:rsidRPr="00DC4DF3">
        <w:t xml:space="preserve"> </w:t>
      </w:r>
      <w:r w:rsidRPr="00DC4DF3">
        <w:t xml:space="preserve">price </w:t>
      </w:r>
      <w:r w:rsidRPr="009F6AAC">
        <w:rPr>
          <w:szCs w:val="20"/>
          <w:lang w:val="en-GB" w:eastAsia="en-US"/>
        </w:rPr>
        <w:t>book rent spreadsheet for each estate</w:t>
      </w:r>
      <w:r w:rsidR="00124800" w:rsidRPr="009F6AAC">
        <w:rPr>
          <w:szCs w:val="20"/>
          <w:lang w:val="en-GB" w:eastAsia="en-US"/>
        </w:rPr>
        <w:t>, with pricing at a unit level</w:t>
      </w:r>
      <w:r w:rsidRPr="009F6AAC">
        <w:rPr>
          <w:szCs w:val="20"/>
          <w:lang w:val="en-GB" w:eastAsia="en-US"/>
        </w:rPr>
        <w:t>.</w:t>
      </w:r>
    </w:p>
    <w:p w14:paraId="3F68C8E2" w14:textId="77777777" w:rsidR="004878EA" w:rsidRPr="009F6AAC" w:rsidRDefault="004878EA" w:rsidP="009F6AAC">
      <w:pPr>
        <w:pStyle w:val="NormalIndent"/>
        <w:numPr>
          <w:ilvl w:val="0"/>
          <w:numId w:val="9"/>
        </w:numPr>
        <w:spacing w:line="300" w:lineRule="atLeast"/>
        <w:ind w:left="1146"/>
        <w:jc w:val="both"/>
        <w:rPr>
          <w:szCs w:val="20"/>
          <w:lang w:val="en-GB" w:eastAsia="en-US"/>
        </w:rPr>
      </w:pPr>
      <w:r w:rsidRPr="009F6AAC">
        <w:rPr>
          <w:szCs w:val="20"/>
          <w:lang w:val="en-GB" w:eastAsia="en-US"/>
        </w:rPr>
        <w:t>The existing spreadsheet containing all Grainger Trust unit prices.</w:t>
      </w:r>
    </w:p>
    <w:p w14:paraId="55E4C301" w14:textId="28A2A340" w:rsidR="00E47076" w:rsidRPr="00DC4DF3" w:rsidRDefault="004878EA" w:rsidP="009F6AAC">
      <w:pPr>
        <w:pStyle w:val="NormalIndent"/>
        <w:numPr>
          <w:ilvl w:val="0"/>
          <w:numId w:val="9"/>
        </w:numPr>
        <w:spacing w:line="300" w:lineRule="atLeast"/>
        <w:ind w:left="1146"/>
        <w:jc w:val="both"/>
      </w:pPr>
      <w:r w:rsidRPr="009F6AAC">
        <w:rPr>
          <w:szCs w:val="20"/>
          <w:lang w:val="en-GB" w:eastAsia="en-US"/>
        </w:rPr>
        <w:t>All existing license prices</w:t>
      </w:r>
      <w:r w:rsidR="00A13932" w:rsidRPr="009F6AAC">
        <w:rPr>
          <w:szCs w:val="20"/>
          <w:lang w:val="en-GB" w:eastAsia="en-US"/>
        </w:rPr>
        <w:t xml:space="preserve"> (loaded</w:t>
      </w:r>
      <w:r w:rsidR="00907A10" w:rsidRPr="009F6AAC">
        <w:rPr>
          <w:szCs w:val="20"/>
          <w:lang w:val="en-GB" w:eastAsia="en-US"/>
        </w:rPr>
        <w:t>, for example,</w:t>
      </w:r>
      <w:r w:rsidR="00A13932" w:rsidRPr="009F6AAC">
        <w:rPr>
          <w:szCs w:val="20"/>
          <w:lang w:val="en-GB" w:eastAsia="en-US"/>
        </w:rPr>
        <w:t xml:space="preserve"> </w:t>
      </w:r>
      <w:r w:rsidR="000568EA" w:rsidRPr="009F6AAC">
        <w:rPr>
          <w:szCs w:val="20"/>
          <w:lang w:val="en-GB" w:eastAsia="en-US"/>
        </w:rPr>
        <w:t xml:space="preserve">for </w:t>
      </w:r>
      <w:r w:rsidR="00722A4A" w:rsidRPr="009F6AAC">
        <w:rPr>
          <w:szCs w:val="20"/>
          <w:lang w:val="en-GB" w:eastAsia="en-US"/>
        </w:rPr>
        <w:t>36</w:t>
      </w:r>
      <w:r w:rsidR="000568EA" w:rsidRPr="009F6AAC">
        <w:rPr>
          <w:szCs w:val="20"/>
          <w:lang w:val="en-GB" w:eastAsia="en-US"/>
        </w:rPr>
        <w:t xml:space="preserve"> months </w:t>
      </w:r>
      <w:r w:rsidR="00A13932" w:rsidRPr="009F6AAC">
        <w:rPr>
          <w:szCs w:val="20"/>
          <w:lang w:val="en-GB" w:eastAsia="en-US"/>
        </w:rPr>
        <w:t>into the future)</w:t>
      </w:r>
      <w:r w:rsidR="00ED61AD" w:rsidRPr="009F6AAC">
        <w:rPr>
          <w:szCs w:val="20"/>
          <w:lang w:val="en-GB" w:eastAsia="en-US"/>
        </w:rPr>
        <w:t xml:space="preserve">, using the </w:t>
      </w:r>
      <w:r w:rsidR="00E47076" w:rsidRPr="009F6AAC">
        <w:rPr>
          <w:szCs w:val="20"/>
          <w:lang w:val="en-GB" w:eastAsia="en-US"/>
        </w:rPr>
        <w:t>current rent for each</w:t>
      </w:r>
      <w:r w:rsidR="00E47076" w:rsidRPr="00DC4DF3">
        <w:t xml:space="preserve"> non-live unit </w:t>
      </w:r>
      <w:r w:rsidR="00845CDB" w:rsidRPr="00DC4DF3">
        <w:t xml:space="preserve">from </w:t>
      </w:r>
      <w:proofErr w:type="spellStart"/>
      <w:r w:rsidR="00E47076" w:rsidRPr="00DC4DF3">
        <w:t>Qube</w:t>
      </w:r>
      <w:proofErr w:type="spellEnd"/>
      <w:r w:rsidR="00E47076" w:rsidRPr="00DC4DF3">
        <w:t xml:space="preserve">. </w:t>
      </w:r>
    </w:p>
    <w:p w14:paraId="7C921AE0" w14:textId="77777777" w:rsidR="004878EA" w:rsidRPr="00DC4DF3" w:rsidRDefault="004878EA" w:rsidP="00253CBA">
      <w:pPr>
        <w:pStyle w:val="Heading4"/>
      </w:pPr>
      <w:r w:rsidRPr="00DC4DF3">
        <w:t xml:space="preserve">ERVs </w:t>
      </w:r>
    </w:p>
    <w:p w14:paraId="0C1E10B1" w14:textId="3BA25510" w:rsidR="004878EA" w:rsidRPr="00DC4DF3" w:rsidRDefault="004878EA" w:rsidP="00E16626">
      <w:pPr>
        <w:pStyle w:val="CommentText"/>
      </w:pPr>
      <w:r w:rsidRPr="00DC4DF3">
        <w:t xml:space="preserve">The latest September </w:t>
      </w:r>
      <w:r w:rsidR="00E52329" w:rsidRPr="00DC4DF3">
        <w:t xml:space="preserve">ERV file </w:t>
      </w:r>
      <w:r w:rsidRPr="00DC4DF3">
        <w:t>and March ERV file</w:t>
      </w:r>
      <w:r w:rsidR="00E52329" w:rsidRPr="00DC4DF3">
        <w:t xml:space="preserve"> </w:t>
      </w:r>
      <w:r w:rsidRPr="00DC4DF3">
        <w:t xml:space="preserve">will be loaded into </w:t>
      </w:r>
      <w:r w:rsidR="00C54D58">
        <w:t xml:space="preserve">new price books in </w:t>
      </w:r>
      <w:r w:rsidRPr="00DC4DF3">
        <w:t>Salesforce.</w:t>
      </w:r>
    </w:p>
    <w:p w14:paraId="4B4BE182" w14:textId="600EF9ED" w:rsidR="00BC0E76" w:rsidRPr="00DC4DF3" w:rsidRDefault="003C1B5F" w:rsidP="00C4733A">
      <w:pPr>
        <w:pStyle w:val="Heading4"/>
        <w:jc w:val="both"/>
      </w:pPr>
      <w:r w:rsidRPr="00DC4DF3">
        <w:t xml:space="preserve">Unit Condition from </w:t>
      </w:r>
      <w:proofErr w:type="spellStart"/>
      <w:r w:rsidRPr="00DC4DF3">
        <w:t>Qube</w:t>
      </w:r>
      <w:proofErr w:type="spellEnd"/>
    </w:p>
    <w:p w14:paraId="5675082B" w14:textId="32D7FDF0" w:rsidR="0086792B" w:rsidRPr="00DC4DF3" w:rsidRDefault="0086792B" w:rsidP="00E16626">
      <w:pPr>
        <w:pStyle w:val="CommentText"/>
      </w:pPr>
      <w:r w:rsidRPr="00DC4DF3">
        <w:t xml:space="preserve">The existing </w:t>
      </w:r>
      <w:r w:rsidR="00051288" w:rsidRPr="00DC4DF3">
        <w:t xml:space="preserve">unit </w:t>
      </w:r>
      <w:r w:rsidR="00705DEF" w:rsidRPr="00DC4DF3">
        <w:t xml:space="preserve">condition (unit description) will be migrated from </w:t>
      </w:r>
      <w:proofErr w:type="spellStart"/>
      <w:r w:rsidR="00705DEF" w:rsidRPr="00DC4DF3">
        <w:t>Qube</w:t>
      </w:r>
      <w:proofErr w:type="spellEnd"/>
      <w:r w:rsidR="00705DEF" w:rsidRPr="00DC4DF3">
        <w:t xml:space="preserve"> </w:t>
      </w:r>
      <w:r w:rsidR="00C54D58">
        <w:t>and saved on a new field on</w:t>
      </w:r>
      <w:r w:rsidR="00705DEF" w:rsidRPr="00DC4DF3">
        <w:t xml:space="preserve"> each unit. </w:t>
      </w:r>
    </w:p>
    <w:p w14:paraId="504F4C1D" w14:textId="7E2290D1" w:rsidR="003C1B5F" w:rsidRPr="00DC4DF3" w:rsidRDefault="00CB2F1D" w:rsidP="00C4733A">
      <w:pPr>
        <w:pStyle w:val="Heading4"/>
        <w:jc w:val="both"/>
      </w:pPr>
      <w:r w:rsidRPr="00DC4DF3">
        <w:lastRenderedPageBreak/>
        <w:t xml:space="preserve">Next Rent Review Date from </w:t>
      </w:r>
      <w:proofErr w:type="spellStart"/>
      <w:r w:rsidRPr="00DC4DF3">
        <w:t>Qube</w:t>
      </w:r>
      <w:proofErr w:type="spellEnd"/>
      <w:r w:rsidRPr="00DC4DF3">
        <w:t xml:space="preserve"> </w:t>
      </w:r>
      <w:r w:rsidR="003C1B5F" w:rsidRPr="00DC4DF3">
        <w:t xml:space="preserve"> </w:t>
      </w:r>
    </w:p>
    <w:p w14:paraId="5BA68C3A" w14:textId="7238730C" w:rsidR="00BC70E6" w:rsidRPr="00DC4DF3" w:rsidRDefault="00515273" w:rsidP="00E16626">
      <w:pPr>
        <w:pStyle w:val="CommentText"/>
      </w:pPr>
      <w:r w:rsidRPr="00DC4DF3">
        <w:t xml:space="preserve">Where a lease is rolling, the </w:t>
      </w:r>
      <w:r w:rsidRPr="00DC4DF3">
        <w:rPr>
          <w:i/>
          <w:iCs/>
        </w:rPr>
        <w:t>Next Rent Review Date</w:t>
      </w:r>
      <w:r w:rsidRPr="00DC4DF3">
        <w:t xml:space="preserve"> will be migrated from </w:t>
      </w:r>
      <w:r w:rsidR="00C977E8" w:rsidRPr="00DC4DF3">
        <w:t xml:space="preserve">the ‘Event Date’ on </w:t>
      </w:r>
      <w:r w:rsidR="00BC70E6" w:rsidRPr="00DC4DF3">
        <w:t>active ‘Lease End’ diaries</w:t>
      </w:r>
      <w:r w:rsidR="00020907" w:rsidRPr="00DC4DF3">
        <w:t xml:space="preserve"> in </w:t>
      </w:r>
      <w:proofErr w:type="spellStart"/>
      <w:r w:rsidR="00020907" w:rsidRPr="00DC4DF3">
        <w:t>Qube</w:t>
      </w:r>
      <w:proofErr w:type="spellEnd"/>
      <w:r w:rsidR="00A37930">
        <w:t xml:space="preserve"> onto a new field on the </w:t>
      </w:r>
      <w:del w:id="274" w:author="Nikki Papenfus" w:date="2024-12-12T12:41:00Z" w16du:dateUtc="2024-12-12T10:41:00Z">
        <w:r w:rsidR="00A37930" w:rsidDel="008D1838">
          <w:delText xml:space="preserve">master </w:delText>
        </w:r>
      </w:del>
      <w:r w:rsidR="00A37930">
        <w:t>tenancy</w:t>
      </w:r>
      <w:r w:rsidRPr="00DC4DF3">
        <w:t xml:space="preserve">. </w:t>
      </w:r>
    </w:p>
    <w:p w14:paraId="40519235" w14:textId="577F495C" w:rsidR="00627A1C" w:rsidRPr="00DC4DF3" w:rsidRDefault="00627A1C" w:rsidP="00E16626">
      <w:pPr>
        <w:pStyle w:val="CommentText"/>
      </w:pPr>
      <w:r w:rsidRPr="00DC4DF3">
        <w:t xml:space="preserve">This data will only be migrated for current tenancies. </w:t>
      </w:r>
    </w:p>
    <w:p w14:paraId="7EC77F4E" w14:textId="0565B819" w:rsidR="008E06F4" w:rsidRPr="00DC4DF3" w:rsidRDefault="008E06F4" w:rsidP="008E06F4">
      <w:pPr>
        <w:pStyle w:val="Heading2"/>
        <w:spacing w:before="120" w:after="240"/>
        <w:ind w:left="578" w:hanging="578"/>
      </w:pPr>
      <w:bookmarkStart w:id="275" w:name="_Toc189830739"/>
      <w:bookmarkStart w:id="276" w:name="_Toc34022131"/>
      <w:r w:rsidRPr="00DC4DF3">
        <w:t xml:space="preserve">Salesforce </w:t>
      </w:r>
      <w:r w:rsidR="67538BF4" w:rsidRPr="00DC4DF3">
        <w:t>Licensing</w:t>
      </w:r>
      <w:bookmarkEnd w:id="275"/>
    </w:p>
    <w:p w14:paraId="466BD02B" w14:textId="20D6A488" w:rsidR="008E06F4" w:rsidRPr="00DC4DF3" w:rsidRDefault="008E06F4" w:rsidP="00E16626">
      <w:pPr>
        <w:pStyle w:val="CommentText"/>
        <w:rPr>
          <w:lang w:eastAsia="en-ZA"/>
        </w:rPr>
      </w:pPr>
      <w:r w:rsidRPr="00DC4DF3">
        <w:t xml:space="preserve">It is </w:t>
      </w:r>
      <w:r w:rsidRPr="00DC4DF3">
        <w:rPr>
          <w:lang w:eastAsia="en-ZA"/>
        </w:rPr>
        <w:t xml:space="preserve">understood that all users of the first release of the </w:t>
      </w:r>
      <w:r w:rsidR="00970863" w:rsidRPr="00DC4DF3">
        <w:rPr>
          <w:lang w:eastAsia="en-ZA"/>
        </w:rPr>
        <w:t>enhanced Renewals process</w:t>
      </w:r>
      <w:r w:rsidRPr="00DC4DF3">
        <w:rPr>
          <w:lang w:eastAsia="en-ZA"/>
        </w:rPr>
        <w:t xml:space="preserve"> solution have already been provisioned with full Salesforce licenses. It should therefore not be necessary to purchase additional licenses.</w:t>
      </w:r>
    </w:p>
    <w:p w14:paraId="311DCCC7" w14:textId="77777777" w:rsidR="008E06F4" w:rsidRPr="00E23D93" w:rsidRDefault="008E06F4" w:rsidP="00E16626">
      <w:pPr>
        <w:pStyle w:val="CommentText"/>
        <w:rPr>
          <w:lang w:eastAsia="en-ZA"/>
        </w:rPr>
      </w:pPr>
      <w:r w:rsidRPr="00E23D93">
        <w:rPr>
          <w:lang w:eastAsia="en-ZA"/>
        </w:rPr>
        <w:t>It is not expected that the solution will require any additional costs for data and file storage. This is based on current understanding and scoped features and is subject to change if additional requirements (e.g. file storage) are introduced.</w:t>
      </w:r>
    </w:p>
    <w:p w14:paraId="72208F7F" w14:textId="45F7124C" w:rsidR="008E06F4" w:rsidRPr="00DC4DF3" w:rsidRDefault="008E06F4" w:rsidP="00116B44">
      <w:pPr>
        <w:pStyle w:val="Heading2"/>
      </w:pPr>
      <w:bookmarkStart w:id="277" w:name="_Support_1"/>
      <w:bookmarkStart w:id="278" w:name="_Toc189830740"/>
      <w:bookmarkEnd w:id="277"/>
      <w:r w:rsidRPr="00DC4DF3">
        <w:t>Support</w:t>
      </w:r>
      <w:bookmarkStart w:id="279" w:name="Support"/>
      <w:bookmarkEnd w:id="276"/>
      <w:bookmarkEnd w:id="278"/>
      <w:bookmarkEnd w:id="279"/>
    </w:p>
    <w:p w14:paraId="37E233A6" w14:textId="5F03096D" w:rsidR="005A5BA2" w:rsidRPr="00DC4DF3" w:rsidRDefault="005A5BA2" w:rsidP="00E16626">
      <w:pPr>
        <w:pStyle w:val="CommentText"/>
      </w:pPr>
      <w:r w:rsidRPr="00DC4DF3">
        <w:t xml:space="preserve">Open Box will provide post go-live support for </w:t>
      </w:r>
      <w:r w:rsidRPr="004642A9">
        <w:t>10 working days</w:t>
      </w:r>
      <w:r w:rsidRPr="00DC4DF3">
        <w:t xml:space="preserve"> immediately following the production </w:t>
      </w:r>
      <w:r w:rsidRPr="00DC4DF3">
        <w:rPr>
          <w:lang w:eastAsia="en-ZA"/>
        </w:rPr>
        <w:t>deployment</w:t>
      </w:r>
      <w:r w:rsidRPr="00DC4DF3">
        <w:t>. </w:t>
      </w:r>
    </w:p>
    <w:p w14:paraId="22038868" w14:textId="07494C30" w:rsidR="000309B6" w:rsidRPr="00DC4DF3" w:rsidRDefault="000309B6" w:rsidP="00C4733A">
      <w:pPr>
        <w:pStyle w:val="Heading2"/>
        <w:spacing w:before="120" w:after="240"/>
        <w:ind w:left="578" w:hanging="578"/>
        <w:jc w:val="both"/>
      </w:pPr>
      <w:bookmarkStart w:id="280" w:name="_Toc189830741"/>
      <w:r w:rsidRPr="00DC4DF3">
        <w:t>Training</w:t>
      </w:r>
      <w:bookmarkEnd w:id="72"/>
      <w:bookmarkEnd w:id="280"/>
    </w:p>
    <w:p w14:paraId="1B96BE00" w14:textId="6062A249" w:rsidR="00EA6743" w:rsidRPr="00DC4DF3" w:rsidRDefault="006E22A7" w:rsidP="00E16626">
      <w:pPr>
        <w:pStyle w:val="CommentText"/>
        <w:rPr>
          <w:lang w:eastAsia="en-ZA"/>
        </w:rPr>
      </w:pPr>
      <w:r w:rsidRPr="00DC4DF3">
        <w:t xml:space="preserve">To </w:t>
      </w:r>
      <w:r w:rsidRPr="00DC4DF3">
        <w:rPr>
          <w:lang w:eastAsia="en-ZA"/>
        </w:rPr>
        <w:t xml:space="preserve">facilitate the training process, Open Box will train a designated </w:t>
      </w:r>
      <w:r w:rsidR="00895CFB" w:rsidRPr="00DC4DF3">
        <w:rPr>
          <w:lang w:eastAsia="en-ZA"/>
        </w:rPr>
        <w:fldChar w:fldCharType="begin"/>
      </w:r>
      <w:r w:rsidR="00895CFB" w:rsidRPr="00DC4DF3">
        <w:rPr>
          <w:lang w:eastAsia="en-ZA"/>
        </w:rPr>
        <w:instrText xml:space="preserve"> DOCPROPERTY  Category  \* MERGEFORMAT </w:instrText>
      </w:r>
      <w:r w:rsidR="00895CFB" w:rsidRPr="00DC4DF3">
        <w:rPr>
          <w:lang w:eastAsia="en-ZA"/>
        </w:rPr>
        <w:fldChar w:fldCharType="separate"/>
      </w:r>
      <w:r w:rsidR="0082582D" w:rsidRPr="00DC4DF3">
        <w:rPr>
          <w:lang w:eastAsia="en-ZA"/>
        </w:rPr>
        <w:t>Grainger</w:t>
      </w:r>
      <w:r w:rsidR="00895CFB" w:rsidRPr="00DC4DF3">
        <w:rPr>
          <w:lang w:eastAsia="en-ZA"/>
        </w:rPr>
        <w:fldChar w:fldCharType="end"/>
      </w:r>
      <w:r w:rsidRPr="00DC4DF3">
        <w:rPr>
          <w:lang w:eastAsia="en-ZA"/>
        </w:rPr>
        <w:t xml:space="preserve"> representative</w:t>
      </w:r>
      <w:r w:rsidR="00F6657B" w:rsidRPr="00DC4DF3">
        <w:rPr>
          <w:lang w:eastAsia="en-ZA"/>
        </w:rPr>
        <w:t xml:space="preserve"> and provide a single user guide</w:t>
      </w:r>
      <w:r w:rsidRPr="00DC4DF3">
        <w:rPr>
          <w:lang w:eastAsia="en-ZA"/>
        </w:rPr>
        <w:t xml:space="preserve">. </w:t>
      </w:r>
      <w:r w:rsidR="00516229">
        <w:rPr>
          <w:lang w:eastAsia="en-ZA"/>
        </w:rPr>
        <w:t>The user guide</w:t>
      </w:r>
      <w:r w:rsidR="00246148">
        <w:rPr>
          <w:lang w:eastAsia="en-ZA"/>
        </w:rPr>
        <w:t xml:space="preserve"> content</w:t>
      </w:r>
      <w:r w:rsidR="00516229">
        <w:rPr>
          <w:lang w:eastAsia="en-ZA"/>
        </w:rPr>
        <w:t xml:space="preserve"> will be limited to the </w:t>
      </w:r>
      <w:proofErr w:type="gramStart"/>
      <w:r w:rsidR="00516229">
        <w:rPr>
          <w:lang w:eastAsia="en-ZA"/>
        </w:rPr>
        <w:t>renewals</w:t>
      </w:r>
      <w:proofErr w:type="gramEnd"/>
      <w:r w:rsidR="00516229">
        <w:rPr>
          <w:lang w:eastAsia="en-ZA"/>
        </w:rPr>
        <w:t xml:space="preserve"> </w:t>
      </w:r>
      <w:r w:rsidR="00F07D9F">
        <w:rPr>
          <w:lang w:eastAsia="en-ZA"/>
        </w:rPr>
        <w:t xml:space="preserve">functionality delivered in </w:t>
      </w:r>
      <w:r w:rsidR="00D16C80">
        <w:rPr>
          <w:lang w:eastAsia="en-ZA"/>
        </w:rPr>
        <w:t>the initial</w:t>
      </w:r>
      <w:r w:rsidR="00F07D9F">
        <w:rPr>
          <w:lang w:eastAsia="en-ZA"/>
        </w:rPr>
        <w:t xml:space="preserve"> release</w:t>
      </w:r>
      <w:r w:rsidR="00246148">
        <w:rPr>
          <w:lang w:eastAsia="en-ZA"/>
        </w:rPr>
        <w:t>;</w:t>
      </w:r>
      <w:r w:rsidR="00F07D9F">
        <w:rPr>
          <w:lang w:eastAsia="en-ZA"/>
        </w:rPr>
        <w:t xml:space="preserve"> </w:t>
      </w:r>
      <w:fldSimple w:instr=" DOCPROPERTY  Category  \* MERGEFORMAT ">
        <w:r w:rsidR="009355CC">
          <w:t>Grainger</w:t>
        </w:r>
      </w:fldSimple>
      <w:r w:rsidR="00F07D9F" w:rsidRPr="00DC4DF3">
        <w:t xml:space="preserve"> </w:t>
      </w:r>
      <w:r w:rsidR="00246148">
        <w:rPr>
          <w:lang w:eastAsia="en-ZA"/>
        </w:rPr>
        <w:t>may</w:t>
      </w:r>
      <w:r w:rsidR="00862807">
        <w:rPr>
          <w:lang w:eastAsia="en-ZA"/>
        </w:rPr>
        <w:t xml:space="preserve"> </w:t>
      </w:r>
      <w:r w:rsidR="009D766D">
        <w:rPr>
          <w:lang w:eastAsia="en-ZA"/>
        </w:rPr>
        <w:t xml:space="preserve">add any existing </w:t>
      </w:r>
      <w:r w:rsidR="004E33F7">
        <w:rPr>
          <w:lang w:eastAsia="en-ZA"/>
        </w:rPr>
        <w:t xml:space="preserve">functionality, such as referencing, to the </w:t>
      </w:r>
      <w:r w:rsidR="00246148">
        <w:rPr>
          <w:lang w:eastAsia="en-ZA"/>
        </w:rPr>
        <w:t>guide afterwards.</w:t>
      </w:r>
    </w:p>
    <w:p w14:paraId="436C446A" w14:textId="5B1628F1" w:rsidR="006E22A7" w:rsidRPr="00DC4DF3" w:rsidRDefault="00DF3E4D" w:rsidP="00E16626">
      <w:pPr>
        <w:pStyle w:val="CommentText"/>
      </w:pPr>
      <w:r w:rsidRPr="00DC4DF3">
        <w:rPr>
          <w:lang w:eastAsia="en-ZA"/>
        </w:rPr>
        <w:t xml:space="preserve">Open Box will not </w:t>
      </w:r>
      <w:r w:rsidR="00F6657B" w:rsidRPr="00DC4DF3">
        <w:rPr>
          <w:lang w:eastAsia="en-ZA"/>
        </w:rPr>
        <w:t>conduct any</w:t>
      </w:r>
      <w:r w:rsidR="00141BF3" w:rsidRPr="00DC4DF3">
        <w:rPr>
          <w:lang w:eastAsia="en-ZA"/>
        </w:rPr>
        <w:t xml:space="preserve"> change management </w:t>
      </w:r>
      <w:r w:rsidRPr="00DC4DF3">
        <w:rPr>
          <w:lang w:eastAsia="en-ZA"/>
        </w:rPr>
        <w:t xml:space="preserve">or end-user training; this </w:t>
      </w:r>
      <w:r w:rsidR="006E22A7" w:rsidRPr="00DC4DF3">
        <w:rPr>
          <w:lang w:eastAsia="en-ZA"/>
        </w:rPr>
        <w:t>will be the responsibilit</w:t>
      </w:r>
      <w:r w:rsidR="006E22A7" w:rsidRPr="00DC4DF3">
        <w:t xml:space="preserve">y of </w:t>
      </w:r>
      <w:fldSimple w:instr="DOCPROPERTY  Category  \* MERGEFORMAT">
        <w:r w:rsidR="0082582D" w:rsidRPr="00DC4DF3">
          <w:t>Grainger</w:t>
        </w:r>
      </w:fldSimple>
      <w:r w:rsidR="006E22A7" w:rsidRPr="00DC4DF3">
        <w:t>.</w:t>
      </w:r>
    </w:p>
    <w:p w14:paraId="558BCFD3" w14:textId="77777777" w:rsidR="00475DF0" w:rsidRPr="00DC4DF3" w:rsidRDefault="00475DF0" w:rsidP="00C4733A">
      <w:pPr>
        <w:pStyle w:val="Heading2"/>
        <w:jc w:val="both"/>
      </w:pPr>
      <w:bookmarkStart w:id="281" w:name="_Toc394587140"/>
      <w:bookmarkStart w:id="282" w:name="_Toc394587199"/>
      <w:bookmarkStart w:id="283" w:name="_Prerequisites"/>
      <w:bookmarkStart w:id="284" w:name="_Toc189830742"/>
      <w:bookmarkStart w:id="285" w:name="_Toc34022133"/>
      <w:bookmarkEnd w:id="281"/>
      <w:bookmarkEnd w:id="282"/>
      <w:bookmarkEnd w:id="283"/>
      <w:r w:rsidRPr="00DC4DF3">
        <w:t>Prerequisites</w:t>
      </w:r>
      <w:bookmarkEnd w:id="284"/>
    </w:p>
    <w:p w14:paraId="494B0C9B" w14:textId="78D3F8BC" w:rsidR="00AA25AB" w:rsidRPr="00DC4DF3" w:rsidRDefault="00AA25AB" w:rsidP="00E16626">
      <w:pPr>
        <w:pStyle w:val="CommentText"/>
        <w:rPr>
          <w:lang w:eastAsia="en-ZA"/>
        </w:rPr>
      </w:pPr>
      <w:r w:rsidRPr="00FD47A0">
        <w:rPr>
          <w:lang w:eastAsia="en-ZA"/>
        </w:rPr>
        <w:t xml:space="preserve">The </w:t>
      </w:r>
      <w:r w:rsidR="00881002" w:rsidRPr="00FD47A0">
        <w:rPr>
          <w:lang w:eastAsia="en-ZA"/>
        </w:rPr>
        <w:t>Single View of Tenancy fou</w:t>
      </w:r>
      <w:r w:rsidR="00FD47A0" w:rsidRPr="00FD47A0">
        <w:rPr>
          <w:lang w:eastAsia="en-ZA"/>
        </w:rPr>
        <w:t>ndation</w:t>
      </w:r>
      <w:r w:rsidRPr="00FD47A0">
        <w:rPr>
          <w:lang w:eastAsia="en-ZA"/>
        </w:rPr>
        <w:t xml:space="preserve"> project cannot be completed until the following is completed:</w:t>
      </w:r>
    </w:p>
    <w:p w14:paraId="024B68FA" w14:textId="1F631DA9" w:rsidR="00AA25AB" w:rsidRDefault="00AA25AB" w:rsidP="008E5076">
      <w:pPr>
        <w:pStyle w:val="NormalIndent"/>
        <w:widowControl w:val="0"/>
        <w:numPr>
          <w:ilvl w:val="0"/>
          <w:numId w:val="10"/>
        </w:numPr>
        <w:spacing w:line="300" w:lineRule="atLeast"/>
        <w:jc w:val="both"/>
      </w:pPr>
      <w:fldSimple w:instr=" DOCPROPERTY  Category  \* MERGEFORMAT ">
        <w:r w:rsidRPr="00653930">
          <w:t>Grainger</w:t>
        </w:r>
      </w:fldSimple>
      <w:ins w:id="286" w:author="Nikki Papenfus" w:date="2024-12-12T11:18:00Z" w16du:dateUtc="2024-12-12T09:18:00Z">
        <w:r w:rsidR="005A1ED7">
          <w:t xml:space="preserve"> or integration partners</w:t>
        </w:r>
      </w:ins>
      <w:r w:rsidRPr="00653930">
        <w:t xml:space="preserve"> to add integration to import tenancy arrears</w:t>
      </w:r>
      <w:r w:rsidR="00EB1A2C" w:rsidRPr="00653930">
        <w:t>, passing rent</w:t>
      </w:r>
      <w:ins w:id="287" w:author="Nikki Papenfus" w:date="2024-12-12T11:18:00Z" w16du:dateUtc="2024-12-12T09:18:00Z">
        <w:r w:rsidR="005A1ED7">
          <w:t xml:space="preserve">, </w:t>
        </w:r>
      </w:ins>
      <w:ins w:id="288" w:author="Nikki Papenfus" w:date="2024-12-12T18:05:00Z" w16du:dateUtc="2024-12-12T16:05:00Z">
        <w:r w:rsidR="00576591">
          <w:t>renewal</w:t>
        </w:r>
      </w:ins>
      <w:ins w:id="289" w:author="Nikki Papenfus" w:date="2024-12-12T11:18:00Z" w16du:dateUtc="2024-12-12T09:18:00Z">
        <w:r w:rsidR="005A1ED7">
          <w:t xml:space="preserve"> denied flag</w:t>
        </w:r>
      </w:ins>
      <w:r w:rsidR="00EB1A2C" w:rsidRPr="00653930">
        <w:t xml:space="preserve"> and </w:t>
      </w:r>
      <w:r w:rsidR="00135BB5" w:rsidRPr="00653930">
        <w:t>additional tenancy data as required</w:t>
      </w:r>
      <w:r w:rsidRPr="00653930">
        <w:t xml:space="preserve"> from the data warehouse </w:t>
      </w:r>
      <w:r w:rsidR="00135BB5" w:rsidRPr="00653930">
        <w:t xml:space="preserve">or from </w:t>
      </w:r>
      <w:proofErr w:type="spellStart"/>
      <w:r w:rsidR="00135BB5" w:rsidRPr="00653930">
        <w:t>Qube</w:t>
      </w:r>
      <w:proofErr w:type="spellEnd"/>
      <w:r w:rsidR="00135BB5" w:rsidRPr="00653930">
        <w:t xml:space="preserve"> </w:t>
      </w:r>
      <w:r w:rsidRPr="00653930">
        <w:t xml:space="preserve">into Salesforce </w:t>
      </w:r>
      <w:proofErr w:type="gramStart"/>
      <w:r w:rsidRPr="00653930">
        <w:t>on a daily basis</w:t>
      </w:r>
      <w:proofErr w:type="gramEnd"/>
      <w:r w:rsidRPr="00653930">
        <w:t xml:space="preserve">. </w:t>
      </w:r>
    </w:p>
    <w:p w14:paraId="4EDC04F3" w14:textId="02F457D5" w:rsidR="00FD47A0" w:rsidRPr="00653930" w:rsidRDefault="00FD47A0" w:rsidP="008E5076">
      <w:pPr>
        <w:pStyle w:val="NormalIndent"/>
        <w:widowControl w:val="0"/>
        <w:numPr>
          <w:ilvl w:val="0"/>
          <w:numId w:val="10"/>
        </w:numPr>
        <w:spacing w:line="300" w:lineRule="atLeast"/>
        <w:jc w:val="both"/>
      </w:pPr>
      <w:r>
        <w:t xml:space="preserve">Grainger </w:t>
      </w:r>
      <w:ins w:id="290" w:author="Nikki Papenfus" w:date="2024-12-12T11:18:00Z" w16du:dateUtc="2024-12-12T09:18:00Z">
        <w:r w:rsidR="005A1ED7">
          <w:t>or integration partners</w:t>
        </w:r>
        <w:r w:rsidR="005A1ED7" w:rsidRPr="00653930">
          <w:t xml:space="preserve"> </w:t>
        </w:r>
      </w:ins>
      <w:r>
        <w:t>to modify</w:t>
      </w:r>
      <w:ins w:id="291" w:author="Nikki Papenfus" w:date="2024-12-12T12:41:00Z" w16du:dateUtc="2024-12-12T10:41:00Z">
        <w:r w:rsidR="00A811C7">
          <w:t xml:space="preserve"> any</w:t>
        </w:r>
      </w:ins>
      <w:r>
        <w:t xml:space="preserve"> existing integration that </w:t>
      </w:r>
      <w:r w:rsidR="00027689">
        <w:t xml:space="preserve">references the Salesforce tenancy object, to incorporate </w:t>
      </w:r>
      <w:del w:id="292" w:author="Nikki Papenfus" w:date="2024-12-12T12:41:00Z" w16du:dateUtc="2024-12-12T10:41:00Z">
        <w:r w:rsidR="00027689" w:rsidDel="00A811C7">
          <w:delText xml:space="preserve">master </w:delText>
        </w:r>
      </w:del>
      <w:ins w:id="293" w:author="Nikki Papenfus" w:date="2024-12-12T12:41:00Z" w16du:dateUtc="2024-12-12T10:41:00Z">
        <w:r w:rsidR="00A811C7">
          <w:t xml:space="preserve">the new </w:t>
        </w:r>
        <w:proofErr w:type="spellStart"/>
        <w:r w:rsidR="00A811C7">
          <w:t>Qube</w:t>
        </w:r>
        <w:proofErr w:type="spellEnd"/>
        <w:r w:rsidR="00A811C7">
          <w:t xml:space="preserve"> to Salesfor</w:t>
        </w:r>
      </w:ins>
      <w:ins w:id="294" w:author="Nikki Papenfus" w:date="2024-12-12T12:42:00Z" w16du:dateUtc="2024-12-12T10:42:00Z">
        <w:r w:rsidR="00A811C7">
          <w:t>ce</w:t>
        </w:r>
      </w:ins>
      <w:ins w:id="295" w:author="Nikki Papenfus" w:date="2024-12-12T12:41:00Z" w16du:dateUtc="2024-12-12T10:41:00Z">
        <w:r w:rsidR="00A811C7">
          <w:t xml:space="preserve"> </w:t>
        </w:r>
      </w:ins>
      <w:r w:rsidR="00027689">
        <w:t>tenanc</w:t>
      </w:r>
      <w:ins w:id="296" w:author="Nikki Papenfus" w:date="2024-12-12T12:42:00Z" w16du:dateUtc="2024-12-12T10:42:00Z">
        <w:r w:rsidR="00A811C7">
          <w:t>y mapping</w:t>
        </w:r>
      </w:ins>
      <w:del w:id="297" w:author="Nikki Papenfus" w:date="2024-12-12T12:42:00Z" w16du:dateUtc="2024-12-12T10:42:00Z">
        <w:r w:rsidR="00027689" w:rsidDel="00A811C7">
          <w:delText>ies</w:delText>
        </w:r>
      </w:del>
      <w:r w:rsidR="00027689">
        <w:t xml:space="preserve"> (</w:t>
      </w:r>
      <w:del w:id="298" w:author="Nikki Papenfus" w:date="2024-12-13T12:28:00Z" w16du:dateUtc="2024-12-13T10:28:00Z">
        <w:r w:rsidR="00027689" w:rsidDel="00E67166">
          <w:delText xml:space="preserve">as </w:delText>
        </w:r>
      </w:del>
      <w:ins w:id="299" w:author="Nikki Papenfus" w:date="2024-12-13T12:28:00Z" w16du:dateUtc="2024-12-13T10:28:00Z">
        <w:r w:rsidR="00E67166">
          <w:t xml:space="preserve">if </w:t>
        </w:r>
      </w:ins>
      <w:r w:rsidR="00027689">
        <w:t xml:space="preserve">applicable). </w:t>
      </w:r>
    </w:p>
    <w:p w14:paraId="07AB1EB5" w14:textId="745C60C0" w:rsidR="00DD5623" w:rsidRPr="00DC4DF3" w:rsidRDefault="00CA24FE" w:rsidP="00C4733A">
      <w:pPr>
        <w:pStyle w:val="NormalIndent"/>
        <w:widowControl w:val="0"/>
        <w:tabs>
          <w:tab w:val="center" w:pos="4986"/>
          <w:tab w:val="left" w:pos="7468"/>
        </w:tabs>
        <w:adjustRightInd w:val="0"/>
        <w:ind w:left="567"/>
        <w:jc w:val="both"/>
        <w:textAlignment w:val="baseline"/>
        <w:rPr>
          <w:lang w:eastAsia="en-ZA"/>
        </w:rPr>
      </w:pPr>
      <w:r w:rsidRPr="00DC4DF3">
        <w:rPr>
          <w:lang w:eastAsia="en-ZA"/>
        </w:rPr>
        <w:t xml:space="preserve">The </w:t>
      </w:r>
      <w:r w:rsidR="00AA25AB">
        <w:rPr>
          <w:lang w:eastAsia="en-ZA"/>
        </w:rPr>
        <w:t xml:space="preserve">renewals </w:t>
      </w:r>
      <w:r w:rsidRPr="00DC4DF3">
        <w:rPr>
          <w:lang w:eastAsia="en-ZA"/>
        </w:rPr>
        <w:t xml:space="preserve">project cannot be completed until the following </w:t>
      </w:r>
      <w:r w:rsidR="00DD5623" w:rsidRPr="00DC4DF3">
        <w:rPr>
          <w:lang w:eastAsia="en-ZA"/>
        </w:rPr>
        <w:t>is completed:</w:t>
      </w:r>
    </w:p>
    <w:p w14:paraId="0BF7070F" w14:textId="19D33415" w:rsidR="00EF7179" w:rsidRDefault="00EF7179" w:rsidP="008E5076">
      <w:pPr>
        <w:pStyle w:val="NormalIndent"/>
        <w:widowControl w:val="0"/>
        <w:numPr>
          <w:ilvl w:val="0"/>
          <w:numId w:val="10"/>
        </w:numPr>
        <w:spacing w:line="300" w:lineRule="atLeast"/>
        <w:jc w:val="both"/>
      </w:pPr>
      <w:r w:rsidRPr="00DC4DF3">
        <w:t>New functionality to identify DMR</w:t>
      </w:r>
      <w:r w:rsidR="00E04A20">
        <w:t xml:space="preserve"> and affordable rent</w:t>
      </w:r>
      <w:r w:rsidRPr="00DC4DF3">
        <w:t xml:space="preserve"> units (</w:t>
      </w:r>
      <w:r w:rsidR="004C5C6F" w:rsidRPr="00DC4DF3">
        <w:t>to be addressed in the Grainger Trust Leasing Journey project).</w:t>
      </w:r>
    </w:p>
    <w:p w14:paraId="049F1D91" w14:textId="5BB2A30C" w:rsidR="00411422" w:rsidRDefault="000309B6" w:rsidP="00C4733A">
      <w:pPr>
        <w:pStyle w:val="Heading2"/>
        <w:jc w:val="both"/>
      </w:pPr>
      <w:bookmarkStart w:id="300" w:name="_Toc189830743"/>
      <w:r w:rsidRPr="00DC4DF3">
        <w:lastRenderedPageBreak/>
        <w:t>Exclusions</w:t>
      </w:r>
      <w:bookmarkEnd w:id="300"/>
      <w:r w:rsidRPr="00DC4DF3">
        <w:t xml:space="preserve"> </w:t>
      </w:r>
    </w:p>
    <w:bookmarkEnd w:id="285"/>
    <w:p w14:paraId="22038870" w14:textId="0FC17C57" w:rsidR="000309B6" w:rsidRPr="00DC4DF3" w:rsidRDefault="00062980" w:rsidP="00E16626">
      <w:pPr>
        <w:pStyle w:val="CommentText"/>
        <w:rPr>
          <w:lang w:eastAsia="en-ZA"/>
        </w:rPr>
      </w:pPr>
      <w:r w:rsidRPr="00DC4DF3">
        <w:rPr>
          <w:lang w:eastAsia="en-ZA"/>
        </w:rPr>
        <w:t>The</w:t>
      </w:r>
      <w:r w:rsidR="002A4A83" w:rsidRPr="00DC4DF3">
        <w:rPr>
          <w:lang w:eastAsia="en-ZA"/>
        </w:rPr>
        <w:t xml:space="preserve"> following is not included in the cost or scope of </w:t>
      </w:r>
      <w:r w:rsidR="006C3899" w:rsidRPr="00DC4DF3">
        <w:rPr>
          <w:lang w:eastAsia="en-ZA"/>
        </w:rPr>
        <w:t xml:space="preserve">Release 1 of </w:t>
      </w:r>
      <w:r w:rsidR="002A4A83" w:rsidRPr="00DC4DF3">
        <w:rPr>
          <w:lang w:eastAsia="en-ZA"/>
        </w:rPr>
        <w:t>this project:</w:t>
      </w:r>
    </w:p>
    <w:p w14:paraId="2D418744" w14:textId="49175BFD" w:rsidR="00BC0E60" w:rsidRPr="00DC4DF3" w:rsidRDefault="00BC0E60" w:rsidP="008E5076">
      <w:pPr>
        <w:pStyle w:val="NormalIndent"/>
        <w:widowControl w:val="0"/>
        <w:numPr>
          <w:ilvl w:val="0"/>
          <w:numId w:val="25"/>
        </w:numPr>
        <w:spacing w:line="300" w:lineRule="atLeast"/>
        <w:jc w:val="both"/>
      </w:pPr>
      <w:r w:rsidRPr="00DC4DF3">
        <w:t>Solution documentation, other than user stories</w:t>
      </w:r>
      <w:r w:rsidR="00F6657B" w:rsidRPr="00DC4DF3">
        <w:t xml:space="preserve"> and a user guide</w:t>
      </w:r>
      <w:r w:rsidRPr="00DC4DF3">
        <w:t>.</w:t>
      </w:r>
    </w:p>
    <w:p w14:paraId="065B713C" w14:textId="77777777" w:rsidR="000C42A3" w:rsidRPr="00DC4DF3" w:rsidRDefault="000C42A3" w:rsidP="008E5076">
      <w:pPr>
        <w:pStyle w:val="NormalIndent"/>
        <w:widowControl w:val="0"/>
        <w:numPr>
          <w:ilvl w:val="0"/>
          <w:numId w:val="25"/>
        </w:numPr>
        <w:spacing w:line="300" w:lineRule="atLeast"/>
        <w:jc w:val="both"/>
      </w:pPr>
      <w:r w:rsidRPr="00DC4DF3">
        <w:t>Third-party costs, license fees, subscriptions or services. </w:t>
      </w:r>
    </w:p>
    <w:p w14:paraId="48E2458D" w14:textId="0F4D05DF" w:rsidR="00C82F8E" w:rsidRPr="00DC4DF3" w:rsidRDefault="009D6067" w:rsidP="008E5076">
      <w:pPr>
        <w:pStyle w:val="NormalIndent"/>
        <w:widowControl w:val="0"/>
        <w:numPr>
          <w:ilvl w:val="0"/>
          <w:numId w:val="25"/>
        </w:numPr>
        <w:spacing w:line="300" w:lineRule="atLeast"/>
        <w:jc w:val="both"/>
      </w:pPr>
      <w:r w:rsidRPr="00DC4DF3">
        <w:t>D</w:t>
      </w:r>
      <w:r w:rsidR="00C82F8E" w:rsidRPr="00DC4DF3">
        <w:t>ata cleansing</w:t>
      </w:r>
      <w:r w:rsidR="00B31429" w:rsidRPr="00DC4DF3">
        <w:t xml:space="preserve"> or </w:t>
      </w:r>
      <w:r w:rsidR="00C82F8E" w:rsidRPr="00DC4DF3">
        <w:t>enriching.</w:t>
      </w:r>
    </w:p>
    <w:p w14:paraId="2B63E6ED" w14:textId="76A1A785" w:rsidR="00490C98" w:rsidRPr="00F32627" w:rsidRDefault="009355CC" w:rsidP="008E5076">
      <w:pPr>
        <w:pStyle w:val="NormalIndent"/>
        <w:widowControl w:val="0"/>
        <w:numPr>
          <w:ilvl w:val="0"/>
          <w:numId w:val="25"/>
        </w:numPr>
        <w:spacing w:line="300" w:lineRule="atLeast"/>
        <w:jc w:val="both"/>
      </w:pPr>
      <w:fldSimple w:instr=" DOCPROPERTY  Category  \* MERGEFORMAT ">
        <w:r>
          <w:t>Grainger</w:t>
        </w:r>
      </w:fldSimple>
      <w:r w:rsidR="00715AE3" w:rsidRPr="00DC4DF3">
        <w:t xml:space="preserve"> </w:t>
      </w:r>
      <w:r w:rsidR="00222C6F" w:rsidRPr="00F32627">
        <w:t xml:space="preserve">will be responsible for styling </w:t>
      </w:r>
      <w:r w:rsidR="00F32627" w:rsidRPr="00F32627">
        <w:t xml:space="preserve">pages implemented within </w:t>
      </w:r>
      <w:r w:rsidR="00222C6F" w:rsidRPr="00F32627">
        <w:t>Form A</w:t>
      </w:r>
      <w:r w:rsidR="00490C98" w:rsidRPr="00F32627">
        <w:t>ssembly.</w:t>
      </w:r>
    </w:p>
    <w:p w14:paraId="603859E1" w14:textId="235492D8" w:rsidR="00FE2E11" w:rsidRPr="00DC4DF3" w:rsidRDefault="009355CC" w:rsidP="008E5076">
      <w:pPr>
        <w:pStyle w:val="NormalIndent"/>
        <w:widowControl w:val="0"/>
        <w:numPr>
          <w:ilvl w:val="0"/>
          <w:numId w:val="25"/>
        </w:numPr>
        <w:spacing w:line="300" w:lineRule="atLeast"/>
        <w:jc w:val="both"/>
      </w:pPr>
      <w:fldSimple w:instr=" DOCPROPERTY  Category  \* MERGEFORMAT ">
        <w:r>
          <w:t>Grainger</w:t>
        </w:r>
      </w:fldSimple>
      <w:r w:rsidR="00FE2E11">
        <w:t xml:space="preserve"> will be responsible for </w:t>
      </w:r>
      <w:r w:rsidR="004122C3">
        <w:t xml:space="preserve">the analysis, </w:t>
      </w:r>
      <w:r w:rsidR="001979DA">
        <w:t>developing</w:t>
      </w:r>
      <w:r w:rsidR="00FE2E11">
        <w:t xml:space="preserve"> </w:t>
      </w:r>
      <w:r w:rsidR="00514B75">
        <w:t xml:space="preserve">and testing </w:t>
      </w:r>
      <w:r w:rsidR="00FE2E11">
        <w:t xml:space="preserve">a new </w:t>
      </w:r>
      <w:del w:id="301" w:author="Nikki Papenfus" w:date="2024-12-13T12:29:00Z" w16du:dateUtc="2024-12-13T10:29:00Z">
        <w:r w:rsidR="00FE2E11" w:rsidDel="00601B4D">
          <w:delText>t</w:delText>
        </w:r>
        <w:r w:rsidR="00FE2E11" w:rsidRPr="00DC4DF3" w:rsidDel="00601B4D">
          <w:delText xml:space="preserve">enancy arrears </w:delText>
        </w:r>
      </w:del>
      <w:r w:rsidR="00FE2E11">
        <w:t>import</w:t>
      </w:r>
      <w:ins w:id="302" w:author="Nikki Papenfus" w:date="2024-12-13T12:29:00Z" w16du:dateUtc="2024-12-13T10:29:00Z">
        <w:r w:rsidR="00601B4D">
          <w:t xml:space="preserve"> of tenancy data (including arrears and renewal denied</w:t>
        </w:r>
        <w:r w:rsidR="00DD03B6">
          <w:t xml:space="preserve"> indicator</w:t>
        </w:r>
        <w:r w:rsidR="00601B4D">
          <w:t>)</w:t>
        </w:r>
      </w:ins>
      <w:r w:rsidR="00FE2E11">
        <w:t xml:space="preserve"> </w:t>
      </w:r>
      <w:r w:rsidR="00FE2E11" w:rsidRPr="00DC4DF3">
        <w:t>from the data warehouse</w:t>
      </w:r>
      <w:r w:rsidR="004122C3">
        <w:t xml:space="preserve"> or </w:t>
      </w:r>
      <w:proofErr w:type="spellStart"/>
      <w:r w:rsidR="00FE2E11">
        <w:t>Qube</w:t>
      </w:r>
      <w:proofErr w:type="spellEnd"/>
      <w:r w:rsidR="00FE2E11">
        <w:t xml:space="preserve"> into Salesforce</w:t>
      </w:r>
      <w:r w:rsidR="00FE2E11" w:rsidRPr="00DC4DF3">
        <w:t>.</w:t>
      </w:r>
    </w:p>
    <w:p w14:paraId="492F0864" w14:textId="7560F01E" w:rsidR="00C82F8E" w:rsidRPr="00DC4DF3" w:rsidRDefault="00C82F8E" w:rsidP="008E5076">
      <w:pPr>
        <w:pStyle w:val="NormalIndent"/>
        <w:widowControl w:val="0"/>
        <w:numPr>
          <w:ilvl w:val="0"/>
          <w:numId w:val="25"/>
        </w:numPr>
        <w:spacing w:line="300" w:lineRule="atLeast"/>
        <w:jc w:val="both"/>
      </w:pPr>
      <w:r w:rsidRPr="00DC4DF3">
        <w:t xml:space="preserve">Future functionality as detailed in the </w:t>
      </w:r>
      <w:hyperlink w:anchor="_Future_Phases" w:history="1">
        <w:r w:rsidR="00CB06EC">
          <w:rPr>
            <w:rStyle w:val="Hyperlink"/>
          </w:rPr>
          <w:t>Future Phases</w:t>
        </w:r>
      </w:hyperlink>
      <w:r w:rsidRPr="00DC4DF3">
        <w:t>.</w:t>
      </w:r>
    </w:p>
    <w:p w14:paraId="561812DE" w14:textId="3B1EC0FF" w:rsidR="00CA6541" w:rsidRDefault="00CA6541" w:rsidP="008E5076">
      <w:pPr>
        <w:pStyle w:val="NormalIndent"/>
        <w:widowControl w:val="0"/>
        <w:numPr>
          <w:ilvl w:val="0"/>
          <w:numId w:val="25"/>
        </w:numPr>
        <w:spacing w:line="300" w:lineRule="atLeast"/>
        <w:jc w:val="both"/>
      </w:pPr>
      <w:r w:rsidRPr="00DC4DF3">
        <w:t>Additional functionality not in scope:</w:t>
      </w:r>
    </w:p>
    <w:p w14:paraId="2E097ACA" w14:textId="363800D4" w:rsidR="00D7117F" w:rsidRPr="00DC4DF3" w:rsidRDefault="00D7117F" w:rsidP="00D7117F">
      <w:pPr>
        <w:pStyle w:val="NormalIndent"/>
        <w:widowControl w:val="0"/>
        <w:numPr>
          <w:ilvl w:val="1"/>
          <w:numId w:val="25"/>
        </w:numPr>
        <w:spacing w:line="300" w:lineRule="atLeast"/>
        <w:jc w:val="both"/>
      </w:pPr>
      <w:ins w:id="303" w:author="Nikki Papenfus" w:date="2024-12-12T12:02:00Z" w16du:dateUtc="2024-12-12T10:02:00Z">
        <w:r>
          <w:t>Commercial lease renewal</w:t>
        </w:r>
      </w:ins>
      <w:ins w:id="304" w:author="Nikki Papenfus" w:date="2024-12-12T12:03:00Z" w16du:dateUtc="2024-12-12T10:03:00Z">
        <w:r>
          <w:t xml:space="preserve">s. </w:t>
        </w:r>
      </w:ins>
    </w:p>
    <w:p w14:paraId="2D85EE67" w14:textId="77777777" w:rsidR="00FE3DBE" w:rsidRPr="00DC4DF3" w:rsidRDefault="00FE3DBE" w:rsidP="008E5076">
      <w:pPr>
        <w:pStyle w:val="NormalIndent"/>
        <w:widowControl w:val="0"/>
        <w:numPr>
          <w:ilvl w:val="1"/>
          <w:numId w:val="25"/>
        </w:numPr>
        <w:spacing w:line="300" w:lineRule="atLeast"/>
        <w:jc w:val="both"/>
      </w:pPr>
      <w:r w:rsidRPr="00DC4DF3">
        <w:t xml:space="preserve">Replacing </w:t>
      </w:r>
      <w:r>
        <w:t>the</w:t>
      </w:r>
      <w:r w:rsidRPr="00DC4DF3">
        <w:t xml:space="preserve"> existing tenant portal (other than replacing the functionality to review &amp; respond to renewal offers).</w:t>
      </w:r>
    </w:p>
    <w:p w14:paraId="716DC9B2" w14:textId="4AF39FAB" w:rsidR="006C3899" w:rsidRPr="00DC4DF3" w:rsidRDefault="006C3899" w:rsidP="008E5076">
      <w:pPr>
        <w:pStyle w:val="NormalIndent"/>
        <w:widowControl w:val="0"/>
        <w:numPr>
          <w:ilvl w:val="1"/>
          <w:numId w:val="25"/>
        </w:numPr>
        <w:spacing w:line="300" w:lineRule="atLeast"/>
        <w:jc w:val="both"/>
      </w:pPr>
      <w:r w:rsidRPr="00DC4DF3">
        <w:t xml:space="preserve">Reporting (other than to provide a single AM </w:t>
      </w:r>
      <w:r w:rsidR="006A36B5">
        <w:t>report</w:t>
      </w:r>
      <w:r w:rsidRPr="00DC4DF3">
        <w:t>).</w:t>
      </w:r>
    </w:p>
    <w:p w14:paraId="03BE8536" w14:textId="595A0DF5" w:rsidR="006C3899" w:rsidRPr="00DC4DF3" w:rsidRDefault="006C3899" w:rsidP="008E5076">
      <w:pPr>
        <w:pStyle w:val="NormalIndent"/>
        <w:widowControl w:val="0"/>
        <w:numPr>
          <w:ilvl w:val="1"/>
          <w:numId w:val="25"/>
        </w:numPr>
        <w:spacing w:line="300" w:lineRule="atLeast"/>
        <w:jc w:val="both"/>
      </w:pPr>
      <w:r w:rsidRPr="00DC4DF3">
        <w:t xml:space="preserve">Integration with </w:t>
      </w:r>
      <w:proofErr w:type="spellStart"/>
      <w:r w:rsidRPr="00DC4DF3">
        <w:t>Qube</w:t>
      </w:r>
      <w:proofErr w:type="spellEnd"/>
      <w:r w:rsidRPr="00DC4DF3">
        <w:t xml:space="preserve">, </w:t>
      </w:r>
      <w:r w:rsidR="00D127C2" w:rsidRPr="00DC4DF3">
        <w:t>MRI Evolution</w:t>
      </w:r>
      <w:r w:rsidR="00FE3DBE">
        <w:t xml:space="preserve">, </w:t>
      </w:r>
      <w:proofErr w:type="spellStart"/>
      <w:r w:rsidR="00FE3DBE">
        <w:t>MyGrainger</w:t>
      </w:r>
      <w:proofErr w:type="spellEnd"/>
      <w:r w:rsidR="00FE3DBE">
        <w:t xml:space="preserve"> app</w:t>
      </w:r>
      <w:r w:rsidRPr="00DC4DF3">
        <w:t xml:space="preserve"> or other data sources.</w:t>
      </w:r>
    </w:p>
    <w:p w14:paraId="12BA1FFE" w14:textId="77777777" w:rsidR="00DE47BF" w:rsidRPr="00DC4DF3" w:rsidRDefault="00DE47BF" w:rsidP="008E5076">
      <w:pPr>
        <w:pStyle w:val="NormalIndent"/>
        <w:widowControl w:val="0"/>
        <w:numPr>
          <w:ilvl w:val="1"/>
          <w:numId w:val="25"/>
        </w:numPr>
        <w:spacing w:line="300" w:lineRule="atLeast"/>
        <w:jc w:val="both"/>
      </w:pPr>
      <w:r w:rsidRPr="00DC4DF3">
        <w:t>Updates to GREP integration or GREP data (including the XREF mapping table).</w:t>
      </w:r>
    </w:p>
    <w:p w14:paraId="7F69B42A" w14:textId="65810618" w:rsidR="00265458" w:rsidRPr="00DC4DF3" w:rsidRDefault="00560365" w:rsidP="008E5076">
      <w:pPr>
        <w:pStyle w:val="NormalIndent"/>
        <w:widowControl w:val="0"/>
        <w:numPr>
          <w:ilvl w:val="1"/>
          <w:numId w:val="25"/>
        </w:numPr>
        <w:spacing w:line="300" w:lineRule="atLeast"/>
        <w:jc w:val="both"/>
      </w:pPr>
      <w:r w:rsidRPr="00DC4DF3">
        <w:t>Generating</w:t>
      </w:r>
      <w:r w:rsidR="00EA3877" w:rsidRPr="00DC4DF3">
        <w:t xml:space="preserve"> or sending</w:t>
      </w:r>
      <w:r w:rsidRPr="00DC4DF3">
        <w:t xml:space="preserve"> </w:t>
      </w:r>
      <w:r w:rsidR="00B66591" w:rsidRPr="00DC4DF3">
        <w:t>S</w:t>
      </w:r>
      <w:r w:rsidRPr="00DC4DF3">
        <w:t xml:space="preserve">ection 13 </w:t>
      </w:r>
      <w:r w:rsidR="00265458" w:rsidRPr="00DC4DF3">
        <w:t>document</w:t>
      </w:r>
      <w:r w:rsidR="00B66591" w:rsidRPr="00DC4DF3">
        <w:t>s t</w:t>
      </w:r>
      <w:r w:rsidR="00EA3877" w:rsidRPr="00DC4DF3">
        <w:t>hrough Salesforce</w:t>
      </w:r>
      <w:r w:rsidR="00265458" w:rsidRPr="00DC4DF3">
        <w:t>.</w:t>
      </w:r>
    </w:p>
    <w:p w14:paraId="30C6CB16" w14:textId="27791AD2" w:rsidR="00560365" w:rsidRPr="00DC4DF3" w:rsidRDefault="00265458" w:rsidP="008E5076">
      <w:pPr>
        <w:pStyle w:val="NormalIndent"/>
        <w:widowControl w:val="0"/>
        <w:numPr>
          <w:ilvl w:val="1"/>
          <w:numId w:val="25"/>
        </w:numPr>
        <w:spacing w:line="300" w:lineRule="atLeast"/>
        <w:jc w:val="both"/>
      </w:pPr>
      <w:r w:rsidRPr="00DC4DF3">
        <w:t xml:space="preserve">Generating </w:t>
      </w:r>
      <w:r w:rsidR="00EA3877" w:rsidRPr="00DC4DF3">
        <w:t xml:space="preserve">or sending </w:t>
      </w:r>
      <w:r w:rsidR="00B66591" w:rsidRPr="00DC4DF3">
        <w:t>S</w:t>
      </w:r>
      <w:r w:rsidR="00560365" w:rsidRPr="00DC4DF3">
        <w:t>ection 21 document</w:t>
      </w:r>
      <w:r w:rsidR="00B31429" w:rsidRPr="00DC4DF3">
        <w:t>s</w:t>
      </w:r>
      <w:r w:rsidRPr="00DC4DF3">
        <w:t xml:space="preserve">, monitoring the process to serve notice, </w:t>
      </w:r>
      <w:r w:rsidR="007556B6" w:rsidRPr="00DC4DF3">
        <w:t>replacing the Section 21</w:t>
      </w:r>
      <w:r w:rsidRPr="00DC4DF3">
        <w:t xml:space="preserve"> checklist</w:t>
      </w:r>
      <w:r w:rsidR="00EA3877" w:rsidRPr="00DC4DF3">
        <w:t>,</w:t>
      </w:r>
      <w:r w:rsidRPr="00DC4DF3">
        <w:t xml:space="preserve"> or creat</w:t>
      </w:r>
      <w:r w:rsidR="00EA3877" w:rsidRPr="00DC4DF3">
        <w:t xml:space="preserve">ing </w:t>
      </w:r>
      <w:r w:rsidRPr="00DC4DF3">
        <w:t xml:space="preserve">an End of Tenancy </w:t>
      </w:r>
      <w:r w:rsidR="00EA3877" w:rsidRPr="00DC4DF3">
        <w:t>on decision to serve notice</w:t>
      </w:r>
      <w:r w:rsidRPr="00DC4DF3">
        <w:t>.</w:t>
      </w:r>
      <w:r w:rsidR="00560365" w:rsidRPr="00DC4DF3">
        <w:t xml:space="preserve"> </w:t>
      </w:r>
    </w:p>
    <w:p w14:paraId="0DD48229" w14:textId="16E55EFF" w:rsidR="00BB07BE" w:rsidRPr="00DC4DF3" w:rsidRDefault="00BB07BE" w:rsidP="008E5076">
      <w:pPr>
        <w:pStyle w:val="NormalIndent"/>
        <w:widowControl w:val="0"/>
        <w:numPr>
          <w:ilvl w:val="1"/>
          <w:numId w:val="25"/>
        </w:numPr>
        <w:spacing w:line="300" w:lineRule="atLeast"/>
        <w:jc w:val="both"/>
      </w:pPr>
      <w:r w:rsidRPr="00DC4DF3">
        <w:t>Automation of the arrears monitoring or review process.</w:t>
      </w:r>
    </w:p>
    <w:p w14:paraId="53F4FF5B" w14:textId="285D2858" w:rsidR="0008664D" w:rsidRDefault="0008664D" w:rsidP="008E5076">
      <w:pPr>
        <w:pStyle w:val="NormalIndent"/>
        <w:widowControl w:val="0"/>
        <w:numPr>
          <w:ilvl w:val="1"/>
          <w:numId w:val="25"/>
        </w:numPr>
        <w:spacing w:line="300" w:lineRule="atLeast"/>
        <w:jc w:val="both"/>
      </w:pPr>
      <w:r w:rsidRPr="00DC4DF3">
        <w:t xml:space="preserve">Creating </w:t>
      </w:r>
      <w:del w:id="305" w:author="Nikki Papenfus" w:date="2024-12-12T12:42:00Z" w16du:dateUtc="2024-12-12T10:42:00Z">
        <w:r w:rsidRPr="00DC4DF3" w:rsidDel="00D40F5B">
          <w:delText xml:space="preserve">master </w:delText>
        </w:r>
      </w:del>
      <w:r w:rsidR="00DE47BF" w:rsidRPr="00DC4DF3">
        <w:t>tenancy data in Salesforce for historical/ended tenancies</w:t>
      </w:r>
      <w:r w:rsidRPr="00DC4DF3">
        <w:t xml:space="preserve">.  </w:t>
      </w:r>
    </w:p>
    <w:p w14:paraId="391414B8" w14:textId="6A47D881" w:rsidR="003E6FD7" w:rsidRDefault="003E6FD7" w:rsidP="008E5076">
      <w:pPr>
        <w:pStyle w:val="NormalIndent"/>
        <w:widowControl w:val="0"/>
        <w:numPr>
          <w:ilvl w:val="1"/>
          <w:numId w:val="25"/>
        </w:numPr>
        <w:spacing w:line="300" w:lineRule="atLeast"/>
        <w:jc w:val="both"/>
      </w:pPr>
      <w:r>
        <w:t xml:space="preserve">Moving the ‘Denied List’ from </w:t>
      </w:r>
      <w:proofErr w:type="spellStart"/>
      <w:r>
        <w:t>Qube</w:t>
      </w:r>
      <w:proofErr w:type="spellEnd"/>
      <w:r>
        <w:t xml:space="preserve"> into Salesforce. </w:t>
      </w:r>
    </w:p>
    <w:p w14:paraId="3730D607" w14:textId="132FBE9E" w:rsidR="00411422" w:rsidRPr="00DC4DF3" w:rsidDel="00CE1F81" w:rsidRDefault="00411422" w:rsidP="00411422">
      <w:pPr>
        <w:pStyle w:val="Heading2"/>
        <w:jc w:val="both"/>
        <w:rPr>
          <w:del w:id="306" w:author="Nikki Papenfus" w:date="2024-12-12T10:41:00Z" w16du:dateUtc="2024-12-12T08:41:00Z"/>
        </w:rPr>
      </w:pPr>
      <w:bookmarkStart w:id="307" w:name="_Toc184984038"/>
      <w:bookmarkStart w:id="308" w:name="_Toc185499185"/>
      <w:del w:id="309" w:author="Nikki Papenfus" w:date="2024-12-12T10:41:00Z" w16du:dateUtc="2024-12-12T08:41:00Z">
        <w:r w:rsidRPr="00DC4DF3" w:rsidDel="00CE1F81">
          <w:delText>Limitations</w:delText>
        </w:r>
        <w:bookmarkEnd w:id="307"/>
        <w:bookmarkEnd w:id="308"/>
      </w:del>
    </w:p>
    <w:p w14:paraId="04F9336B" w14:textId="40C9D118" w:rsidR="004E155D" w:rsidRPr="00266D8E" w:rsidDel="00AD1F8B" w:rsidRDefault="003E6FD7" w:rsidP="00E16626">
      <w:pPr>
        <w:pStyle w:val="CommentText"/>
        <w:rPr>
          <w:del w:id="310" w:author="Nikki Papenfus" w:date="2024-12-12T10:40:00Z" w16du:dateUtc="2024-12-12T08:40:00Z"/>
        </w:rPr>
      </w:pPr>
      <w:del w:id="311" w:author="Nikki Papenfus" w:date="2024-12-12T10:40:00Z" w16du:dateUtc="2024-12-12T08:40:00Z">
        <w:r w:rsidDel="00AD1F8B">
          <w:delText>Given that t</w:delText>
        </w:r>
        <w:r w:rsidR="004E155D" w:rsidRPr="00266D8E" w:rsidDel="00AD1F8B">
          <w:delText xml:space="preserve">he functionality </w:delText>
        </w:r>
        <w:r w:rsidR="00D60361" w:rsidRPr="00266D8E" w:rsidDel="00AD1F8B">
          <w:delText xml:space="preserve">to </w:delText>
        </w:r>
      </w:del>
      <w:del w:id="312" w:author="Nikki Papenfus" w:date="2024-12-12T10:39:00Z" w16du:dateUtc="2024-12-12T08:39:00Z">
        <w:r w:rsidR="00D60361" w:rsidRPr="00266D8E" w:rsidDel="00D92B3E">
          <w:delText xml:space="preserve">flag a tenancy as denied and to </w:delText>
        </w:r>
      </w:del>
      <w:del w:id="313" w:author="Nikki Papenfus" w:date="2024-12-12T10:40:00Z" w16du:dateUtc="2024-12-12T08:40:00Z">
        <w:r w:rsidR="00D60361" w:rsidRPr="00266D8E" w:rsidDel="00AD1F8B">
          <w:delText>move</w:delText>
        </w:r>
        <w:r w:rsidR="004E155D" w:rsidRPr="00266D8E" w:rsidDel="00AD1F8B">
          <w:delText xml:space="preserve"> </w:delText>
        </w:r>
        <w:r w:rsidR="00D60361" w:rsidRPr="00266D8E" w:rsidDel="00AD1F8B">
          <w:delText xml:space="preserve">‘Denied List’ from Qube into Salesforce </w:delText>
        </w:r>
        <w:r w:rsidR="00266D8E" w:rsidRPr="00266D8E" w:rsidDel="00AD1F8B">
          <w:delText>is out of scope</w:delText>
        </w:r>
      </w:del>
      <w:del w:id="314" w:author="Nikki Papenfus" w:date="2024-12-12T10:39:00Z" w16du:dateUtc="2024-12-12T08:39:00Z">
        <w:r w:rsidDel="00D92B3E">
          <w:delText>. T</w:delText>
        </w:r>
      </w:del>
      <w:del w:id="315" w:author="Nikki Papenfus" w:date="2024-12-12T10:40:00Z" w16du:dateUtc="2024-12-12T08:40:00Z">
        <w:r w:rsidDel="00AD1F8B">
          <w:delText xml:space="preserve">he solution may </w:delText>
        </w:r>
        <w:r w:rsidR="00266D8E" w:rsidDel="00AD1F8B">
          <w:delText>therefore</w:delText>
        </w:r>
        <w:r w:rsidDel="00AD1F8B">
          <w:delText xml:space="preserve"> have the following limitations</w:delText>
        </w:r>
        <w:r w:rsidR="00266D8E" w:rsidDel="00AD1F8B">
          <w:delText>:</w:delText>
        </w:r>
      </w:del>
    </w:p>
    <w:p w14:paraId="2EFF64FD" w14:textId="21606FEB" w:rsidR="004E155D" w:rsidDel="00AD1F8B" w:rsidRDefault="00812376" w:rsidP="008E5076">
      <w:pPr>
        <w:pStyle w:val="NormalIndent"/>
        <w:widowControl w:val="0"/>
        <w:numPr>
          <w:ilvl w:val="0"/>
          <w:numId w:val="24"/>
        </w:numPr>
        <w:spacing w:line="300" w:lineRule="atLeast"/>
        <w:jc w:val="both"/>
        <w:rPr>
          <w:del w:id="316" w:author="Nikki Papenfus" w:date="2024-12-12T10:40:00Z" w16du:dateUtc="2024-12-12T08:40:00Z"/>
        </w:rPr>
      </w:pPr>
      <w:del w:id="317" w:author="Nikki Papenfus" w:date="2024-12-12T10:40:00Z" w16du:dateUtc="2024-12-12T08:40:00Z">
        <w:r w:rsidDel="00AD1F8B">
          <w:delText xml:space="preserve">Renewal </w:delText>
        </w:r>
        <w:r w:rsidR="004E155D" w:rsidDel="00AD1F8B">
          <w:delText xml:space="preserve">opportunities </w:delText>
        </w:r>
        <w:r w:rsidDel="00AD1F8B">
          <w:delText xml:space="preserve">will be created </w:delText>
        </w:r>
        <w:r w:rsidR="004E155D" w:rsidDel="00AD1F8B">
          <w:delText>for denied tenancies.</w:delText>
        </w:r>
      </w:del>
    </w:p>
    <w:p w14:paraId="2533A3A9" w14:textId="1BB27D42" w:rsidR="004E155D" w:rsidDel="00AD1F8B" w:rsidRDefault="00812376" w:rsidP="008E5076">
      <w:pPr>
        <w:pStyle w:val="NormalIndent"/>
        <w:widowControl w:val="0"/>
        <w:numPr>
          <w:ilvl w:val="0"/>
          <w:numId w:val="24"/>
        </w:numPr>
        <w:spacing w:line="300" w:lineRule="atLeast"/>
        <w:jc w:val="both"/>
        <w:rPr>
          <w:del w:id="318" w:author="Nikki Papenfus" w:date="2024-12-12T10:40:00Z" w16du:dateUtc="2024-12-12T08:40:00Z"/>
        </w:rPr>
      </w:pPr>
      <w:del w:id="319" w:author="Nikki Papenfus" w:date="2024-12-12T10:40:00Z" w16du:dateUtc="2024-12-12T08:40:00Z">
        <w:r w:rsidDel="00AD1F8B">
          <w:delText>D</w:delText>
        </w:r>
        <w:r w:rsidR="004E155D" w:rsidDel="00AD1F8B">
          <w:delText xml:space="preserve">enied tenants </w:delText>
        </w:r>
        <w:r w:rsidDel="00AD1F8B">
          <w:delText xml:space="preserve">will receive the standard email </w:delText>
        </w:r>
        <w:r w:rsidR="004E155D" w:rsidDel="00AD1F8B">
          <w:delText xml:space="preserve">about their </w:delText>
        </w:r>
        <w:r w:rsidR="00866D1A" w:rsidDel="00AD1F8B">
          <w:delText xml:space="preserve">upcoming renewal and ask for their </w:delText>
        </w:r>
        <w:r w:rsidR="004E155D" w:rsidDel="00AD1F8B">
          <w:delText xml:space="preserve">intention to renew. </w:delText>
        </w:r>
      </w:del>
    </w:p>
    <w:p w14:paraId="1C988CDC" w14:textId="403C94FE" w:rsidR="00866D1A" w:rsidDel="00AD1F8B" w:rsidRDefault="00812376" w:rsidP="008E5076">
      <w:pPr>
        <w:pStyle w:val="NormalIndent"/>
        <w:widowControl w:val="0"/>
        <w:numPr>
          <w:ilvl w:val="0"/>
          <w:numId w:val="24"/>
        </w:numPr>
        <w:spacing w:line="300" w:lineRule="atLeast"/>
        <w:jc w:val="both"/>
        <w:rPr>
          <w:del w:id="320" w:author="Nikki Papenfus" w:date="2024-12-12T10:40:00Z" w16du:dateUtc="2024-12-12T08:40:00Z"/>
        </w:rPr>
      </w:pPr>
      <w:del w:id="321" w:author="Nikki Papenfus" w:date="2024-12-12T10:40:00Z" w16du:dateUtc="2024-12-12T08:40:00Z">
        <w:r w:rsidDel="00AD1F8B">
          <w:delText>The system may a</w:delText>
        </w:r>
        <w:r w:rsidR="00866D1A" w:rsidDel="00AD1F8B">
          <w:delText>uto-approve the renewal of a denied tenancy if the PM/RSM does not review the renewal opportunity in time.</w:delText>
        </w:r>
      </w:del>
    </w:p>
    <w:p w14:paraId="2C897581" w14:textId="2747BDE6" w:rsidR="00866D1A" w:rsidDel="00AD1F8B" w:rsidRDefault="003317B7" w:rsidP="008E5076">
      <w:pPr>
        <w:pStyle w:val="NormalIndent"/>
        <w:widowControl w:val="0"/>
        <w:numPr>
          <w:ilvl w:val="0"/>
          <w:numId w:val="24"/>
        </w:numPr>
        <w:spacing w:line="300" w:lineRule="atLeast"/>
        <w:jc w:val="both"/>
        <w:rPr>
          <w:del w:id="322" w:author="Nikki Papenfus" w:date="2024-12-12T10:40:00Z" w16du:dateUtc="2024-12-12T08:40:00Z"/>
        </w:rPr>
      </w:pPr>
      <w:del w:id="323" w:author="Nikki Papenfus" w:date="2024-12-12T10:40:00Z" w16du:dateUtc="2024-12-12T08:40:00Z">
        <w:r w:rsidDel="00AD1F8B">
          <w:delText xml:space="preserve">Renewals Negotiators will not be able to see where a tenancy was previously denied. </w:delText>
        </w:r>
      </w:del>
    </w:p>
    <w:p w14:paraId="7727CA26" w14:textId="66331CC8" w:rsidR="00312FA2" w:rsidRPr="00DC4DF3" w:rsidRDefault="00312FA2" w:rsidP="00CE1F81">
      <w:pPr>
        <w:pStyle w:val="NormalIndent"/>
        <w:widowControl w:val="0"/>
        <w:numPr>
          <w:ilvl w:val="1"/>
          <w:numId w:val="25"/>
        </w:numPr>
        <w:spacing w:line="300" w:lineRule="atLeast"/>
        <w:jc w:val="both"/>
      </w:pPr>
      <w:r>
        <w:t>Salesforce will not update the ‘Denied’ flag</w:t>
      </w:r>
      <w:r w:rsidR="00C2262C">
        <w:t xml:space="preserve"> (lease end diary)</w:t>
      </w:r>
      <w:r>
        <w:t xml:space="preserve"> in </w:t>
      </w:r>
      <w:proofErr w:type="spellStart"/>
      <w:r>
        <w:t>Qube</w:t>
      </w:r>
      <w:proofErr w:type="spellEnd"/>
      <w:r>
        <w:t>.</w:t>
      </w:r>
    </w:p>
    <w:p w14:paraId="220388C1" w14:textId="2AF5B825" w:rsidR="000309B6" w:rsidRPr="00DC4DF3" w:rsidRDefault="00C64C31" w:rsidP="00116B44">
      <w:pPr>
        <w:pStyle w:val="Heading2"/>
      </w:pPr>
      <w:bookmarkStart w:id="324" w:name="_Toc189830744"/>
      <w:r w:rsidRPr="00DC4DF3">
        <w:t>Assumptions</w:t>
      </w:r>
      <w:bookmarkEnd w:id="324"/>
    </w:p>
    <w:p w14:paraId="589172ED" w14:textId="45499AA5" w:rsidR="008A489A" w:rsidRPr="00DC4DF3" w:rsidRDefault="008A489A" w:rsidP="00E16626">
      <w:pPr>
        <w:pStyle w:val="CommentText"/>
        <w:rPr>
          <w:lang w:eastAsia="en-ZA"/>
        </w:rPr>
      </w:pPr>
      <w:r w:rsidRPr="00DC4DF3">
        <w:rPr>
          <w:lang w:eastAsia="en-ZA"/>
        </w:rPr>
        <w:t xml:space="preserve">The </w:t>
      </w:r>
      <w:r w:rsidR="006B5084" w:rsidRPr="00DC4DF3">
        <w:rPr>
          <w:lang w:eastAsia="en-ZA"/>
        </w:rPr>
        <w:t xml:space="preserve">following key assumptions have been made; incorrect assumptions may impact project </w:t>
      </w:r>
      <w:r w:rsidRPr="00DC4DF3">
        <w:rPr>
          <w:lang w:eastAsia="en-ZA"/>
        </w:rPr>
        <w:t xml:space="preserve">cost </w:t>
      </w:r>
      <w:r w:rsidR="006B5084" w:rsidRPr="00DC4DF3">
        <w:rPr>
          <w:lang w:eastAsia="en-ZA"/>
        </w:rPr>
        <w:t>and timelines</w:t>
      </w:r>
      <w:r w:rsidRPr="00DC4DF3">
        <w:rPr>
          <w:lang w:eastAsia="en-ZA"/>
        </w:rPr>
        <w:t>:</w:t>
      </w:r>
    </w:p>
    <w:p w14:paraId="4C68771B" w14:textId="5181D649" w:rsidR="00036132" w:rsidRPr="007C5417" w:rsidRDefault="007C5417" w:rsidP="008E5076">
      <w:pPr>
        <w:pStyle w:val="NormalIndent"/>
        <w:widowControl w:val="0"/>
        <w:numPr>
          <w:ilvl w:val="0"/>
          <w:numId w:val="23"/>
        </w:numPr>
        <w:spacing w:line="300" w:lineRule="atLeast"/>
        <w:jc w:val="both"/>
        <w:rPr>
          <w:ins w:id="325" w:author="Nikki Papenfus" w:date="2024-12-13T11:45:00Z" w16du:dateUtc="2024-12-13T09:45:00Z"/>
          <w:szCs w:val="20"/>
          <w:lang w:val="en-GB" w:eastAsia="en-US"/>
        </w:rPr>
      </w:pPr>
      <w:ins w:id="326" w:author="Nikki Papenfus" w:date="2024-12-13T11:45:00Z" w16du:dateUtc="2024-12-13T09:45:00Z">
        <w:r w:rsidRPr="007C5417">
          <w:lastRenderedPageBreak/>
          <w:t xml:space="preserve">The renewals process does not require </w:t>
        </w:r>
      </w:ins>
      <w:r w:rsidR="00036132" w:rsidRPr="007C5417">
        <w:t xml:space="preserve">Salesforce </w:t>
      </w:r>
      <w:del w:id="327" w:author="Nikki Papenfus" w:date="2024-12-13T11:45:00Z" w16du:dateUtc="2024-12-13T09:45:00Z">
        <w:r w:rsidR="00036132" w:rsidRPr="007C5417" w:rsidDel="007C5417">
          <w:delText xml:space="preserve">is not required </w:delText>
        </w:r>
      </w:del>
      <w:r w:rsidR="00036132" w:rsidRPr="007C5417">
        <w:t>to contain a history of tenancy arrears</w:t>
      </w:r>
      <w:r w:rsidR="008A489A" w:rsidRPr="007C5417">
        <w:t>, arrears details, or tenant/account-</w:t>
      </w:r>
      <w:r w:rsidR="008A489A" w:rsidRPr="007C5417">
        <w:rPr>
          <w:szCs w:val="20"/>
          <w:lang w:val="en-GB" w:eastAsia="en-US"/>
        </w:rPr>
        <w:t>level arrears</w:t>
      </w:r>
      <w:r w:rsidR="00834065" w:rsidRPr="007C5417">
        <w:rPr>
          <w:szCs w:val="20"/>
          <w:lang w:val="en-GB" w:eastAsia="en-US"/>
        </w:rPr>
        <w:t xml:space="preserve"> </w:t>
      </w:r>
      <w:r w:rsidR="005C7131" w:rsidRPr="007C5417">
        <w:rPr>
          <w:szCs w:val="20"/>
          <w:lang w:val="en-GB" w:eastAsia="en-US"/>
        </w:rPr>
        <w:t>information</w:t>
      </w:r>
      <w:r w:rsidR="008A489A" w:rsidRPr="007C5417">
        <w:rPr>
          <w:szCs w:val="20"/>
          <w:lang w:val="en-GB" w:eastAsia="en-US"/>
        </w:rPr>
        <w:t xml:space="preserve">. It is sufficient to </w:t>
      </w:r>
      <w:ins w:id="328" w:author="Nikki Papenfus" w:date="2024-12-13T11:45:00Z" w16du:dateUtc="2024-12-13T09:45:00Z">
        <w:r w:rsidRPr="007C5417">
          <w:rPr>
            <w:szCs w:val="20"/>
            <w:lang w:val="en-GB" w:eastAsia="en-US"/>
          </w:rPr>
          <w:t xml:space="preserve">initially </w:t>
        </w:r>
      </w:ins>
      <w:r w:rsidR="00564ADA" w:rsidRPr="007C5417">
        <w:rPr>
          <w:szCs w:val="20"/>
          <w:lang w:val="en-GB" w:eastAsia="en-US"/>
        </w:rPr>
        <w:t>save</w:t>
      </w:r>
      <w:r w:rsidR="008A489A" w:rsidRPr="007C5417">
        <w:rPr>
          <w:szCs w:val="20"/>
          <w:lang w:val="en-GB" w:eastAsia="en-US"/>
        </w:rPr>
        <w:t xml:space="preserve"> a</w:t>
      </w:r>
      <w:r w:rsidR="00036132" w:rsidRPr="007C5417">
        <w:rPr>
          <w:szCs w:val="20"/>
          <w:lang w:val="en-GB" w:eastAsia="en-US"/>
        </w:rPr>
        <w:t xml:space="preserve"> single </w:t>
      </w:r>
      <w:r w:rsidR="00753311" w:rsidRPr="007C5417">
        <w:rPr>
          <w:szCs w:val="20"/>
          <w:lang w:val="en-GB" w:eastAsia="en-US"/>
        </w:rPr>
        <w:t xml:space="preserve">balance </w:t>
      </w:r>
      <w:r w:rsidR="00036132" w:rsidRPr="007C5417">
        <w:rPr>
          <w:szCs w:val="20"/>
          <w:lang w:val="en-GB" w:eastAsia="en-US"/>
        </w:rPr>
        <w:t xml:space="preserve">per tenancy </w:t>
      </w:r>
      <w:r w:rsidR="008A489A" w:rsidRPr="007C5417">
        <w:rPr>
          <w:szCs w:val="20"/>
          <w:lang w:val="en-GB" w:eastAsia="en-US"/>
        </w:rPr>
        <w:t xml:space="preserve">that </w:t>
      </w:r>
      <w:r w:rsidR="00753311" w:rsidRPr="007C5417">
        <w:rPr>
          <w:szCs w:val="20"/>
          <w:lang w:val="en-GB" w:eastAsia="en-US"/>
        </w:rPr>
        <w:t>will be</w:t>
      </w:r>
      <w:r w:rsidR="008A489A" w:rsidRPr="007C5417">
        <w:rPr>
          <w:szCs w:val="20"/>
          <w:lang w:val="en-GB" w:eastAsia="en-US"/>
        </w:rPr>
        <w:t xml:space="preserve"> </w:t>
      </w:r>
      <w:r w:rsidR="00036132" w:rsidRPr="007C5417">
        <w:rPr>
          <w:szCs w:val="20"/>
          <w:lang w:val="en-GB" w:eastAsia="en-US"/>
        </w:rPr>
        <w:t xml:space="preserve">overwritten </w:t>
      </w:r>
      <w:proofErr w:type="gramStart"/>
      <w:r w:rsidR="00036132" w:rsidRPr="007C5417">
        <w:rPr>
          <w:szCs w:val="20"/>
          <w:lang w:val="en-GB" w:eastAsia="en-US"/>
        </w:rPr>
        <w:t>on a daily basis</w:t>
      </w:r>
      <w:proofErr w:type="gramEnd"/>
      <w:r w:rsidR="00036132" w:rsidRPr="007C5417">
        <w:rPr>
          <w:szCs w:val="20"/>
          <w:lang w:val="en-GB" w:eastAsia="en-US"/>
        </w:rPr>
        <w:t>.</w:t>
      </w:r>
    </w:p>
    <w:p w14:paraId="6B443449" w14:textId="3D8E6F30" w:rsidR="007C5417" w:rsidRPr="007C5417" w:rsidRDefault="0048715B" w:rsidP="007C5417">
      <w:pPr>
        <w:pStyle w:val="NormalIndent"/>
        <w:widowControl w:val="0"/>
        <w:numPr>
          <w:ilvl w:val="1"/>
          <w:numId w:val="23"/>
        </w:numPr>
        <w:spacing w:line="300" w:lineRule="atLeast"/>
        <w:jc w:val="both"/>
        <w:rPr>
          <w:szCs w:val="20"/>
          <w:lang w:val="en-GB" w:eastAsia="en-US"/>
        </w:rPr>
      </w:pPr>
      <w:ins w:id="329" w:author="Nikki Papenfus" w:date="2024-12-13T12:31:00Z" w16du:dateUtc="2024-12-13T10:31:00Z">
        <w:r>
          <w:rPr>
            <w:szCs w:val="20"/>
            <w:lang w:val="en-GB" w:eastAsia="en-US"/>
          </w:rPr>
          <w:t>M</w:t>
        </w:r>
      </w:ins>
      <w:ins w:id="330" w:author="Nikki Papenfus" w:date="2024-12-13T11:46:00Z" w16du:dateUtc="2024-12-13T09:46:00Z">
        <w:r w:rsidR="00A56665">
          <w:rPr>
            <w:szCs w:val="20"/>
            <w:lang w:val="en-GB" w:eastAsia="en-US"/>
          </w:rPr>
          <w:t>ore detailed</w:t>
        </w:r>
        <w:del w:id="331" w:author="Sam Duncan" w:date="2024-12-16T09:40:00Z" w16du:dateUtc="2024-12-16T07:40:00Z">
          <w:r w:rsidR="00A56665">
            <w:rPr>
              <w:szCs w:val="20"/>
              <w:lang w:val="en-GB" w:eastAsia="en-US"/>
            </w:rPr>
            <w:delText xml:space="preserve"> </w:delText>
          </w:r>
        </w:del>
      </w:ins>
      <w:ins w:id="332" w:author="Nikki Papenfus" w:date="2024-12-13T11:47:00Z" w16du:dateUtc="2024-12-13T09:47:00Z">
        <w:del w:id="333" w:author="Sam Duncan" w:date="2024-12-16T09:40:00Z" w16du:dateUtc="2024-12-16T07:40:00Z">
          <w:r w:rsidR="001D379F">
            <w:rPr>
              <w:szCs w:val="20"/>
              <w:lang w:val="en-GB" w:eastAsia="en-US"/>
            </w:rPr>
            <w:delText>arrears</w:delText>
          </w:r>
        </w:del>
        <w:r w:rsidR="001D379F">
          <w:rPr>
            <w:szCs w:val="20"/>
            <w:lang w:val="en-GB" w:eastAsia="en-US"/>
          </w:rPr>
          <w:t xml:space="preserve"> information may be imported from </w:t>
        </w:r>
        <w:proofErr w:type="spellStart"/>
        <w:r w:rsidR="001D379F">
          <w:rPr>
            <w:szCs w:val="20"/>
            <w:lang w:val="en-GB" w:eastAsia="en-US"/>
          </w:rPr>
          <w:t>Qube</w:t>
        </w:r>
        <w:proofErr w:type="spellEnd"/>
        <w:r w:rsidR="001D379F">
          <w:rPr>
            <w:szCs w:val="20"/>
            <w:lang w:val="en-GB" w:eastAsia="en-US"/>
          </w:rPr>
          <w:t xml:space="preserve"> into S</w:t>
        </w:r>
        <w:r w:rsidR="008D2517">
          <w:rPr>
            <w:szCs w:val="20"/>
            <w:lang w:val="en-GB" w:eastAsia="en-US"/>
          </w:rPr>
          <w:t>a</w:t>
        </w:r>
        <w:r w:rsidR="001D379F">
          <w:rPr>
            <w:szCs w:val="20"/>
            <w:lang w:val="en-GB" w:eastAsia="en-US"/>
          </w:rPr>
          <w:t>lesforce in</w:t>
        </w:r>
        <w:r w:rsidR="008D2517">
          <w:rPr>
            <w:szCs w:val="20"/>
            <w:lang w:val="en-GB" w:eastAsia="en-US"/>
          </w:rPr>
          <w:t xml:space="preserve"> the</w:t>
        </w:r>
        <w:r w:rsidR="001D379F">
          <w:rPr>
            <w:szCs w:val="20"/>
            <w:lang w:val="en-GB" w:eastAsia="en-US"/>
          </w:rPr>
          <w:t xml:space="preserve"> </w:t>
        </w:r>
        <w:proofErr w:type="gramStart"/>
        <w:r w:rsidR="001D379F">
          <w:rPr>
            <w:szCs w:val="20"/>
            <w:lang w:val="en-GB" w:eastAsia="en-US"/>
          </w:rPr>
          <w:t>future</w:t>
        </w:r>
        <w:r w:rsidR="008D2517">
          <w:rPr>
            <w:szCs w:val="20"/>
            <w:lang w:val="en-GB" w:eastAsia="en-US"/>
          </w:rPr>
          <w:t>,</w:t>
        </w:r>
      </w:ins>
      <w:proofErr w:type="gramEnd"/>
      <w:ins w:id="334" w:author="Nikki Papenfus" w:date="2024-12-13T12:31:00Z" w16du:dateUtc="2024-12-13T10:31:00Z">
        <w:r>
          <w:rPr>
            <w:szCs w:val="20"/>
            <w:lang w:val="en-GB" w:eastAsia="en-US"/>
          </w:rPr>
          <w:t xml:space="preserve"> however</w:t>
        </w:r>
      </w:ins>
      <w:ins w:id="335" w:author="Nikki Papenfus" w:date="2024-12-13T11:47:00Z" w16du:dateUtc="2024-12-13T09:47:00Z">
        <w:r w:rsidR="008D2517">
          <w:rPr>
            <w:szCs w:val="20"/>
            <w:lang w:val="en-GB" w:eastAsia="en-US"/>
          </w:rPr>
          <w:t xml:space="preserve"> this will form part of a </w:t>
        </w:r>
        <w:r w:rsidR="008D2517">
          <w:rPr>
            <w:szCs w:val="20"/>
            <w:lang w:val="en-GB" w:eastAsia="en-US"/>
          </w:rPr>
          <w:fldChar w:fldCharType="begin"/>
        </w:r>
        <w:r w:rsidR="008D2517">
          <w:rPr>
            <w:szCs w:val="20"/>
            <w:lang w:val="en-GB" w:eastAsia="en-US"/>
          </w:rPr>
          <w:instrText>HYPERLINK  \l "_Future_Phases"</w:instrText>
        </w:r>
        <w:r w:rsidR="008D2517">
          <w:rPr>
            <w:szCs w:val="20"/>
            <w:lang w:val="en-GB" w:eastAsia="en-US"/>
          </w:rPr>
        </w:r>
        <w:r w:rsidR="008D2517">
          <w:rPr>
            <w:szCs w:val="20"/>
            <w:lang w:val="en-GB" w:eastAsia="en-US"/>
          </w:rPr>
          <w:fldChar w:fldCharType="separate"/>
        </w:r>
        <w:r w:rsidR="008D2517" w:rsidRPr="008D2517">
          <w:rPr>
            <w:rStyle w:val="Hyperlink"/>
            <w:szCs w:val="20"/>
            <w:lang w:val="en-GB" w:eastAsia="en-US"/>
          </w:rPr>
          <w:t>future phase</w:t>
        </w:r>
        <w:r w:rsidR="008D2517">
          <w:rPr>
            <w:szCs w:val="20"/>
            <w:lang w:val="en-GB" w:eastAsia="en-US"/>
          </w:rPr>
          <w:fldChar w:fldCharType="end"/>
        </w:r>
        <w:r w:rsidR="008D2517">
          <w:rPr>
            <w:szCs w:val="20"/>
            <w:lang w:val="en-GB" w:eastAsia="en-US"/>
          </w:rPr>
          <w:t>.</w:t>
        </w:r>
      </w:ins>
      <w:ins w:id="336" w:author="Sam Duncan" w:date="2024-12-16T09:41:00Z" w16du:dateUtc="2024-12-16T07:41:00Z">
        <w:r w:rsidR="00965376">
          <w:rPr>
            <w:szCs w:val="20"/>
            <w:lang w:val="en-GB" w:eastAsia="en-US"/>
          </w:rPr>
          <w:t xml:space="preserve"> This could include arrears history, monthly payments</w:t>
        </w:r>
        <w:r w:rsidR="00E32953">
          <w:rPr>
            <w:szCs w:val="20"/>
            <w:lang w:val="en-GB" w:eastAsia="en-US"/>
          </w:rPr>
          <w:t xml:space="preserve"> and other information maintained on the tenancy in </w:t>
        </w:r>
        <w:proofErr w:type="spellStart"/>
        <w:r w:rsidR="00E32953">
          <w:rPr>
            <w:szCs w:val="20"/>
            <w:lang w:val="en-GB" w:eastAsia="en-US"/>
          </w:rPr>
          <w:t>Qube</w:t>
        </w:r>
        <w:proofErr w:type="spellEnd"/>
        <w:r w:rsidR="00E32953">
          <w:rPr>
            <w:szCs w:val="20"/>
            <w:lang w:val="en-GB" w:eastAsia="en-US"/>
          </w:rPr>
          <w:t>.</w:t>
        </w:r>
      </w:ins>
    </w:p>
    <w:p w14:paraId="61C1F188" w14:textId="50C68A52" w:rsidR="003A034B" w:rsidRPr="00C277DC" w:rsidRDefault="003A034B" w:rsidP="008E5076">
      <w:pPr>
        <w:pStyle w:val="NormalIndent"/>
        <w:widowControl w:val="0"/>
        <w:numPr>
          <w:ilvl w:val="0"/>
          <w:numId w:val="23"/>
        </w:numPr>
        <w:spacing w:line="300" w:lineRule="atLeast"/>
        <w:jc w:val="both"/>
        <w:rPr>
          <w:szCs w:val="20"/>
          <w:lang w:val="en-GB" w:eastAsia="en-US"/>
        </w:rPr>
      </w:pPr>
      <w:r w:rsidRPr="00C277DC">
        <w:rPr>
          <w:szCs w:val="20"/>
          <w:lang w:val="en-GB" w:eastAsia="en-US"/>
        </w:rPr>
        <w:t xml:space="preserve">It will be possible for </w:t>
      </w:r>
      <w:r w:rsidR="009355CC" w:rsidRPr="00C277DC">
        <w:rPr>
          <w:szCs w:val="20"/>
          <w:lang w:val="en-GB" w:eastAsia="en-US"/>
        </w:rPr>
        <w:fldChar w:fldCharType="begin"/>
      </w:r>
      <w:r w:rsidR="009355CC" w:rsidRPr="00C277DC">
        <w:rPr>
          <w:szCs w:val="20"/>
          <w:lang w:val="en-GB" w:eastAsia="en-US"/>
        </w:rPr>
        <w:instrText xml:space="preserve"> DOCPROPERTY  Category  \* MERGEFORMAT </w:instrText>
      </w:r>
      <w:r w:rsidR="009355CC" w:rsidRPr="00C277DC">
        <w:rPr>
          <w:szCs w:val="20"/>
          <w:lang w:val="en-GB" w:eastAsia="en-US"/>
        </w:rPr>
        <w:fldChar w:fldCharType="separate"/>
      </w:r>
      <w:r w:rsidR="009355CC" w:rsidRPr="00C277DC">
        <w:rPr>
          <w:szCs w:val="20"/>
          <w:lang w:val="en-GB" w:eastAsia="en-US"/>
        </w:rPr>
        <w:t>Grainger</w:t>
      </w:r>
      <w:r w:rsidR="009355CC" w:rsidRPr="00C277DC">
        <w:rPr>
          <w:szCs w:val="20"/>
          <w:lang w:val="en-GB" w:eastAsia="en-US"/>
        </w:rPr>
        <w:fldChar w:fldCharType="end"/>
      </w:r>
      <w:r w:rsidRPr="00C277DC">
        <w:rPr>
          <w:szCs w:val="20"/>
          <w:lang w:val="en-GB" w:eastAsia="en-US"/>
        </w:rPr>
        <w:t xml:space="preserve"> to import tenancy arrears from the data warehouse</w:t>
      </w:r>
      <w:r w:rsidR="009C20B1" w:rsidRPr="00C277DC">
        <w:rPr>
          <w:szCs w:val="20"/>
          <w:lang w:val="en-GB" w:eastAsia="en-US"/>
        </w:rPr>
        <w:t xml:space="preserve"> or </w:t>
      </w:r>
      <w:proofErr w:type="spellStart"/>
      <w:r w:rsidR="009C20B1" w:rsidRPr="00C277DC">
        <w:rPr>
          <w:szCs w:val="20"/>
          <w:lang w:val="en-GB" w:eastAsia="en-US"/>
        </w:rPr>
        <w:t>Qube</w:t>
      </w:r>
      <w:proofErr w:type="spellEnd"/>
      <w:r w:rsidRPr="00C277DC">
        <w:rPr>
          <w:szCs w:val="20"/>
          <w:lang w:val="en-GB" w:eastAsia="en-US"/>
        </w:rPr>
        <w:t xml:space="preserve">. Note importing the data from </w:t>
      </w:r>
      <w:proofErr w:type="spellStart"/>
      <w:r w:rsidRPr="00C277DC">
        <w:rPr>
          <w:szCs w:val="20"/>
          <w:lang w:val="en-GB" w:eastAsia="en-US"/>
        </w:rPr>
        <w:t>Qube</w:t>
      </w:r>
      <w:proofErr w:type="spellEnd"/>
      <w:r w:rsidRPr="00C277DC">
        <w:rPr>
          <w:szCs w:val="20"/>
          <w:lang w:val="en-GB" w:eastAsia="en-US"/>
        </w:rPr>
        <w:t xml:space="preserve"> would require an enhancement to the </w:t>
      </w:r>
      <w:proofErr w:type="spellStart"/>
      <w:r w:rsidRPr="00C277DC">
        <w:rPr>
          <w:szCs w:val="20"/>
          <w:lang w:val="en-GB" w:eastAsia="en-US"/>
        </w:rPr>
        <w:t>Qube</w:t>
      </w:r>
      <w:proofErr w:type="spellEnd"/>
      <w:r w:rsidRPr="00C277DC">
        <w:rPr>
          <w:szCs w:val="20"/>
          <w:lang w:val="en-GB" w:eastAsia="en-US"/>
        </w:rPr>
        <w:t xml:space="preserve"> web service.</w:t>
      </w:r>
    </w:p>
    <w:p w14:paraId="63BEAE7C" w14:textId="32B81F07" w:rsidR="00A37A7C" w:rsidRPr="00C277DC" w:rsidRDefault="00A37A7C" w:rsidP="008E5076">
      <w:pPr>
        <w:pStyle w:val="NormalIndent"/>
        <w:widowControl w:val="0"/>
        <w:numPr>
          <w:ilvl w:val="0"/>
          <w:numId w:val="23"/>
        </w:numPr>
        <w:spacing w:line="300" w:lineRule="atLeast"/>
        <w:jc w:val="both"/>
        <w:rPr>
          <w:szCs w:val="20"/>
          <w:lang w:val="en-GB" w:eastAsia="en-US"/>
        </w:rPr>
      </w:pPr>
      <w:r w:rsidRPr="00C277DC">
        <w:rPr>
          <w:szCs w:val="20"/>
          <w:lang w:val="en-GB" w:eastAsia="en-US"/>
        </w:rPr>
        <w:t xml:space="preserve">Email threading functionality </w:t>
      </w:r>
      <w:del w:id="337" w:author="Nikki Papenfus" w:date="2024-12-13T12:32:00Z" w16du:dateUtc="2024-12-13T10:32:00Z">
        <w:r w:rsidRPr="00C277DC" w:rsidDel="00E870BB">
          <w:rPr>
            <w:szCs w:val="20"/>
            <w:lang w:val="en-GB" w:eastAsia="en-US"/>
          </w:rPr>
          <w:delText xml:space="preserve">will </w:delText>
        </w:r>
      </w:del>
      <w:ins w:id="338" w:author="Nikki Papenfus" w:date="2024-12-13T12:32:00Z" w16du:dateUtc="2024-12-13T10:32:00Z">
        <w:r w:rsidR="00E870BB">
          <w:rPr>
            <w:szCs w:val="20"/>
            <w:lang w:val="en-GB" w:eastAsia="en-US"/>
          </w:rPr>
          <w:t>has been</w:t>
        </w:r>
      </w:ins>
      <w:del w:id="339" w:author="Nikki Papenfus" w:date="2024-12-13T12:32:00Z" w16du:dateUtc="2024-12-13T10:32:00Z">
        <w:r w:rsidRPr="00C277DC" w:rsidDel="00E870BB">
          <w:rPr>
            <w:szCs w:val="20"/>
            <w:lang w:val="en-GB" w:eastAsia="en-US"/>
          </w:rPr>
          <w:delText>be</w:delText>
        </w:r>
      </w:del>
      <w:r w:rsidRPr="00C277DC">
        <w:rPr>
          <w:szCs w:val="20"/>
          <w:lang w:val="en-GB" w:eastAsia="en-US"/>
        </w:rPr>
        <w:t xml:space="preserve"> developed as part of the </w:t>
      </w:r>
      <w:del w:id="340" w:author="Nikki Papenfus" w:date="2024-12-13T12:32:00Z" w16du:dateUtc="2024-12-13T10:32:00Z">
        <w:r w:rsidRPr="00C277DC" w:rsidDel="00977E79">
          <w:rPr>
            <w:szCs w:val="20"/>
            <w:lang w:val="en-GB" w:eastAsia="en-US"/>
          </w:rPr>
          <w:delText xml:space="preserve">planned </w:delText>
        </w:r>
      </w:del>
      <w:r w:rsidRPr="00C277DC">
        <w:rPr>
          <w:szCs w:val="20"/>
          <w:lang w:val="en-GB" w:eastAsia="en-US"/>
        </w:rPr>
        <w:t>Right to Rent project</w:t>
      </w:r>
      <w:r w:rsidR="00F60983" w:rsidRPr="00C277DC">
        <w:rPr>
          <w:szCs w:val="20"/>
          <w:lang w:val="en-GB" w:eastAsia="en-US"/>
        </w:rPr>
        <w:t xml:space="preserve">; any further enhancements required for the renewals journey are expected to be minimal. </w:t>
      </w:r>
    </w:p>
    <w:p w14:paraId="2941E288" w14:textId="01854A73" w:rsidR="00140998" w:rsidRDefault="00140998" w:rsidP="008E5076">
      <w:pPr>
        <w:pStyle w:val="NormalIndent"/>
        <w:widowControl w:val="0"/>
        <w:numPr>
          <w:ilvl w:val="0"/>
          <w:numId w:val="23"/>
        </w:numPr>
        <w:spacing w:line="300" w:lineRule="atLeast"/>
        <w:jc w:val="both"/>
        <w:rPr>
          <w:szCs w:val="20"/>
          <w:lang w:val="en-GB" w:eastAsia="en-US"/>
        </w:rPr>
      </w:pPr>
      <w:r w:rsidRPr="00C277DC">
        <w:rPr>
          <w:szCs w:val="20"/>
          <w:lang w:val="en-GB" w:eastAsia="en-US"/>
        </w:rPr>
        <w:t>The “renewals portal” implemented with Form</w:t>
      </w:r>
      <w:r w:rsidR="002762C1" w:rsidRPr="00C277DC">
        <w:rPr>
          <w:szCs w:val="20"/>
          <w:lang w:val="en-GB" w:eastAsia="en-US"/>
        </w:rPr>
        <w:t xml:space="preserve"> </w:t>
      </w:r>
      <w:r w:rsidRPr="00C277DC">
        <w:rPr>
          <w:szCs w:val="20"/>
          <w:lang w:val="en-GB" w:eastAsia="en-US"/>
        </w:rPr>
        <w:t xml:space="preserve">Assembly </w:t>
      </w:r>
      <w:r w:rsidR="009859B3" w:rsidRPr="00C277DC">
        <w:rPr>
          <w:szCs w:val="20"/>
          <w:lang w:val="en-GB" w:eastAsia="en-US"/>
        </w:rPr>
        <w:t>will not require each user to have a username and password, but will</w:t>
      </w:r>
      <w:r w:rsidR="00C36E46" w:rsidRPr="00C277DC">
        <w:rPr>
          <w:szCs w:val="20"/>
          <w:lang w:val="en-GB" w:eastAsia="en-US"/>
        </w:rPr>
        <w:t xml:space="preserve"> </w:t>
      </w:r>
      <w:del w:id="341" w:author="Sam Duncan" w:date="2024-12-16T09:27:00Z" w16du:dateUtc="2024-12-16T07:27:00Z">
        <w:r w:rsidR="00C36E46" w:rsidRPr="00C277DC">
          <w:rPr>
            <w:szCs w:val="20"/>
            <w:lang w:val="en-GB" w:eastAsia="en-US"/>
          </w:rPr>
          <w:delText>be able to</w:delText>
        </w:r>
        <w:r w:rsidR="009859B3" w:rsidRPr="00C277DC">
          <w:rPr>
            <w:szCs w:val="20"/>
            <w:lang w:val="en-GB" w:eastAsia="en-US"/>
          </w:rPr>
          <w:delText xml:space="preserve"> implement </w:delText>
        </w:r>
        <w:r w:rsidR="009733AD" w:rsidRPr="00C277DC">
          <w:rPr>
            <w:szCs w:val="20"/>
            <w:lang w:val="en-GB" w:eastAsia="en-US"/>
          </w:rPr>
          <w:delText xml:space="preserve">a </w:delText>
        </w:r>
        <w:r w:rsidR="00E87C64" w:rsidRPr="00C277DC">
          <w:rPr>
            <w:szCs w:val="20"/>
            <w:lang w:val="en-GB" w:eastAsia="en-US"/>
          </w:rPr>
          <w:delText xml:space="preserve">suitable </w:delText>
        </w:r>
        <w:r w:rsidR="009733AD" w:rsidRPr="00C277DC">
          <w:rPr>
            <w:szCs w:val="20"/>
            <w:lang w:val="en-GB" w:eastAsia="en-US"/>
          </w:rPr>
          <w:delText>security me</w:delText>
        </w:r>
        <w:r w:rsidR="00211730" w:rsidRPr="00C277DC">
          <w:rPr>
            <w:szCs w:val="20"/>
            <w:lang w:val="en-GB" w:eastAsia="en-US"/>
          </w:rPr>
          <w:delText xml:space="preserve">chanism </w:delText>
        </w:r>
        <w:r w:rsidR="001C55AD" w:rsidRPr="00C277DC">
          <w:rPr>
            <w:szCs w:val="20"/>
            <w:lang w:val="en-GB" w:eastAsia="en-US"/>
          </w:rPr>
          <w:delText>if required</w:delText>
        </w:r>
      </w:del>
      <w:ins w:id="342" w:author="Sam Duncan" w:date="2024-12-16T09:27:00Z" w16du:dateUtc="2024-12-16T07:27:00Z">
        <w:r w:rsidR="009B2C82">
          <w:rPr>
            <w:szCs w:val="20"/>
            <w:lang w:val="en-GB" w:eastAsia="en-US"/>
          </w:rPr>
          <w:t xml:space="preserve">implement a </w:t>
        </w:r>
        <w:proofErr w:type="spellStart"/>
        <w:r w:rsidR="0050204C">
          <w:rPr>
            <w:szCs w:val="20"/>
            <w:lang w:val="en-GB" w:eastAsia="en-US"/>
          </w:rPr>
          <w:t>one time</w:t>
        </w:r>
        <w:proofErr w:type="spellEnd"/>
        <w:r w:rsidR="0050204C">
          <w:rPr>
            <w:szCs w:val="20"/>
            <w:lang w:val="en-GB" w:eastAsia="en-US"/>
          </w:rPr>
          <w:t xml:space="preserve"> password (OTP) via email to ensure PII information is suitabl</w:t>
        </w:r>
      </w:ins>
      <w:ins w:id="343" w:author="Sam Duncan" w:date="2024-12-16T09:42:00Z" w16du:dateUtc="2024-12-16T07:42:00Z">
        <w:r w:rsidR="0020560B">
          <w:rPr>
            <w:szCs w:val="20"/>
            <w:lang w:val="en-GB" w:eastAsia="en-US"/>
          </w:rPr>
          <w:t>y</w:t>
        </w:r>
      </w:ins>
      <w:ins w:id="344" w:author="Sam Duncan" w:date="2024-12-16T09:27:00Z" w16du:dateUtc="2024-12-16T07:27:00Z">
        <w:r w:rsidR="0050204C">
          <w:rPr>
            <w:szCs w:val="20"/>
            <w:lang w:val="en-GB" w:eastAsia="en-US"/>
          </w:rPr>
          <w:t xml:space="preserve"> protec</w:t>
        </w:r>
      </w:ins>
      <w:ins w:id="345" w:author="Sam Duncan" w:date="2024-12-16T09:42:00Z" w16du:dateUtc="2024-12-16T07:42:00Z">
        <w:r w:rsidR="0020560B">
          <w:rPr>
            <w:szCs w:val="20"/>
            <w:lang w:val="en-GB" w:eastAsia="en-US"/>
          </w:rPr>
          <w:t>t</w:t>
        </w:r>
      </w:ins>
      <w:ins w:id="346" w:author="Sam Duncan" w:date="2024-12-16T09:27:00Z" w16du:dateUtc="2024-12-16T07:27:00Z">
        <w:r w:rsidR="0050204C">
          <w:rPr>
            <w:szCs w:val="20"/>
            <w:lang w:val="en-GB" w:eastAsia="en-US"/>
          </w:rPr>
          <w:t>ed</w:t>
        </w:r>
      </w:ins>
      <w:ins w:id="347" w:author="Nikki Papenfus" w:date="2024-12-13T12:32:00Z" w16du:dateUtc="2024-12-13T10:32:00Z">
        <w:r w:rsidR="00DD1E99">
          <w:rPr>
            <w:szCs w:val="20"/>
            <w:lang w:val="en-GB" w:eastAsia="en-US"/>
          </w:rPr>
          <w:t>.</w:t>
        </w:r>
      </w:ins>
    </w:p>
    <w:p w14:paraId="7B179DEB" w14:textId="119E8766" w:rsidR="00136304" w:rsidRPr="00C277DC" w:rsidRDefault="009232AC" w:rsidP="00136304">
      <w:pPr>
        <w:pStyle w:val="NormalIndent"/>
        <w:widowControl w:val="0"/>
        <w:numPr>
          <w:ilvl w:val="1"/>
          <w:numId w:val="23"/>
        </w:numPr>
        <w:spacing w:line="300" w:lineRule="atLeast"/>
        <w:jc w:val="both"/>
        <w:rPr>
          <w:szCs w:val="20"/>
          <w:lang w:val="en-GB" w:eastAsia="en-US"/>
        </w:rPr>
      </w:pPr>
      <w:ins w:id="348" w:author="Nikki Papenfus" w:date="2024-12-12T10:36:00Z" w16du:dateUtc="2024-12-12T08:36:00Z">
        <w:r>
          <w:rPr>
            <w:szCs w:val="20"/>
            <w:lang w:val="en-GB" w:eastAsia="en-US"/>
          </w:rPr>
          <w:t xml:space="preserve">Note that the </w:t>
        </w:r>
        <w:r w:rsidR="00242686">
          <w:rPr>
            <w:szCs w:val="20"/>
            <w:lang w:val="en-GB" w:eastAsia="en-US"/>
          </w:rPr>
          <w:t xml:space="preserve">existing functionality and security </w:t>
        </w:r>
      </w:ins>
      <w:ins w:id="349" w:author="Nikki Papenfus" w:date="2024-12-12T15:25:00Z" w16du:dateUtc="2024-12-12T13:25:00Z">
        <w:r w:rsidR="0003511F">
          <w:rPr>
            <w:szCs w:val="20"/>
            <w:lang w:val="en-GB" w:eastAsia="en-US"/>
          </w:rPr>
          <w:t>controls</w:t>
        </w:r>
      </w:ins>
      <w:ins w:id="350" w:author="Sam Duncan" w:date="2024-12-16T09:27:00Z" w16du:dateUtc="2024-12-16T07:27:00Z">
        <w:r w:rsidR="00551FC4">
          <w:rPr>
            <w:szCs w:val="20"/>
            <w:lang w:val="en-GB" w:eastAsia="en-US"/>
          </w:rPr>
          <w:t xml:space="preserve"> </w:t>
        </w:r>
        <w:r w:rsidR="0042381D">
          <w:rPr>
            <w:szCs w:val="20"/>
            <w:lang w:val="en-GB" w:eastAsia="en-US"/>
          </w:rPr>
          <w:t>delivered by the Adobe Sign application</w:t>
        </w:r>
      </w:ins>
      <w:ins w:id="351" w:author="Nikki Papenfus" w:date="2024-12-12T10:37:00Z" w16du:dateUtc="2024-12-12T08:37:00Z">
        <w:r w:rsidR="00551FC4">
          <w:rPr>
            <w:szCs w:val="20"/>
            <w:lang w:val="en-GB" w:eastAsia="en-US"/>
          </w:rPr>
          <w:t xml:space="preserve"> will remain in place for </w:t>
        </w:r>
      </w:ins>
      <w:ins w:id="352" w:author="Nikki Papenfus" w:date="2024-12-12T10:36:00Z" w16du:dateUtc="2024-12-12T08:36:00Z">
        <w:r>
          <w:rPr>
            <w:szCs w:val="20"/>
            <w:lang w:val="en-GB" w:eastAsia="en-US"/>
          </w:rPr>
          <w:t>contract signing</w:t>
        </w:r>
      </w:ins>
      <w:ins w:id="353" w:author="Sam Duncan" w:date="2024-12-16T09:43:00Z" w16du:dateUtc="2024-12-16T07:43:00Z">
        <w:r w:rsidR="003065FA">
          <w:rPr>
            <w:szCs w:val="20"/>
            <w:lang w:val="en-GB" w:eastAsia="en-US"/>
          </w:rPr>
          <w:t xml:space="preserve"> within the renewals process</w:t>
        </w:r>
      </w:ins>
      <w:ins w:id="354" w:author="Nikki Papenfus" w:date="2024-12-12T10:37:00Z" w16du:dateUtc="2024-12-12T08:37:00Z">
        <w:r w:rsidR="00551FC4">
          <w:rPr>
            <w:szCs w:val="20"/>
            <w:lang w:val="en-GB" w:eastAsia="en-US"/>
          </w:rPr>
          <w:t>.</w:t>
        </w:r>
      </w:ins>
    </w:p>
    <w:p w14:paraId="0773A2F9" w14:textId="1F54FEEB" w:rsidR="008A489A" w:rsidRPr="00DC4DF3" w:rsidRDefault="008A489A" w:rsidP="008E5076">
      <w:pPr>
        <w:pStyle w:val="NormalIndent"/>
        <w:widowControl w:val="0"/>
        <w:numPr>
          <w:ilvl w:val="0"/>
          <w:numId w:val="23"/>
        </w:numPr>
        <w:spacing w:line="300" w:lineRule="atLeast"/>
        <w:jc w:val="both"/>
        <w:rPr>
          <w:lang w:eastAsia="en-ZA"/>
        </w:rPr>
      </w:pPr>
      <w:r w:rsidRPr="00C277DC">
        <w:rPr>
          <w:szCs w:val="20"/>
          <w:lang w:val="en-GB" w:eastAsia="en-US"/>
        </w:rPr>
        <w:t>The following</w:t>
      </w:r>
      <w:r w:rsidRPr="00DC4DF3">
        <w:rPr>
          <w:lang w:eastAsia="en-ZA"/>
        </w:rPr>
        <w:t xml:space="preserve"> will not be required </w:t>
      </w:r>
      <w:r w:rsidRPr="00DC4DF3">
        <w:t xml:space="preserve">as part of the annual rent increase process, once the </w:t>
      </w:r>
      <w:r w:rsidRPr="00DC4DF3">
        <w:rPr>
          <w:i/>
          <w:iCs/>
          <w:lang w:eastAsia="en-ZA"/>
        </w:rPr>
        <w:t>Rent Reform Bill</w:t>
      </w:r>
      <w:r w:rsidRPr="00DC4DF3">
        <w:rPr>
          <w:lang w:eastAsia="en-ZA"/>
        </w:rPr>
        <w:t xml:space="preserve"> becomes law:</w:t>
      </w:r>
    </w:p>
    <w:p w14:paraId="352A246A" w14:textId="1399D8A0" w:rsidR="00400CBE" w:rsidRPr="00C277DC" w:rsidRDefault="00880F19"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Generating, sending &amp; signing of renewal contracts</w:t>
      </w:r>
      <w:r w:rsidR="0061059E" w:rsidRPr="00C277DC">
        <w:rPr>
          <w:szCs w:val="20"/>
          <w:lang w:val="en-GB" w:eastAsia="en-US"/>
        </w:rPr>
        <w:t xml:space="preserve"> for </w:t>
      </w:r>
      <w:proofErr w:type="gramStart"/>
      <w:r w:rsidR="0061059E" w:rsidRPr="00C277DC">
        <w:rPr>
          <w:szCs w:val="20"/>
          <w:lang w:val="en-GB" w:eastAsia="en-US"/>
        </w:rPr>
        <w:t>the majority of</w:t>
      </w:r>
      <w:proofErr w:type="gramEnd"/>
      <w:r w:rsidR="0061059E" w:rsidRPr="00C277DC">
        <w:rPr>
          <w:szCs w:val="20"/>
          <w:lang w:val="en-GB" w:eastAsia="en-US"/>
        </w:rPr>
        <w:t xml:space="preserve"> units</w:t>
      </w:r>
      <w:r w:rsidR="004B7D12" w:rsidRPr="00C277DC">
        <w:rPr>
          <w:szCs w:val="20"/>
          <w:lang w:val="en-GB" w:eastAsia="en-US"/>
        </w:rPr>
        <w:t>/lease types</w:t>
      </w:r>
      <w:r w:rsidRPr="00C277DC">
        <w:rPr>
          <w:szCs w:val="20"/>
          <w:lang w:val="en-GB" w:eastAsia="en-US"/>
        </w:rPr>
        <w:t>.</w:t>
      </w:r>
      <w:r w:rsidR="00AD3EE3" w:rsidRPr="00C277DC">
        <w:rPr>
          <w:szCs w:val="20"/>
          <w:lang w:val="en-GB" w:eastAsia="en-US"/>
        </w:rPr>
        <w:t xml:space="preserve"> </w:t>
      </w:r>
    </w:p>
    <w:p w14:paraId="5B2ED255" w14:textId="6DAA1CF4" w:rsidR="00400CBE" w:rsidRPr="00C277DC" w:rsidRDefault="00880F19"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Reviewing </w:t>
      </w:r>
      <w:r w:rsidR="004B7D12" w:rsidRPr="00C277DC">
        <w:rPr>
          <w:szCs w:val="20"/>
          <w:lang w:val="en-GB" w:eastAsia="en-US"/>
        </w:rPr>
        <w:t xml:space="preserve">right-to-rent validity and </w:t>
      </w:r>
      <w:r w:rsidR="009641C1" w:rsidRPr="00C277DC">
        <w:rPr>
          <w:szCs w:val="20"/>
          <w:lang w:val="en-GB" w:eastAsia="en-US"/>
        </w:rPr>
        <w:t xml:space="preserve">any tenancy </w:t>
      </w:r>
      <w:r w:rsidR="004B7D12" w:rsidRPr="00C277DC">
        <w:rPr>
          <w:szCs w:val="20"/>
          <w:lang w:val="en-GB" w:eastAsia="en-US"/>
        </w:rPr>
        <w:t xml:space="preserve">arrears </w:t>
      </w:r>
      <w:r w:rsidR="00010163" w:rsidRPr="00C277DC">
        <w:rPr>
          <w:szCs w:val="20"/>
          <w:lang w:val="en-GB" w:eastAsia="en-US"/>
        </w:rPr>
        <w:t>before sending notification of rent increases.</w:t>
      </w:r>
      <w:r w:rsidR="00B541A7" w:rsidRPr="00C277DC">
        <w:rPr>
          <w:szCs w:val="20"/>
          <w:lang w:val="en-GB" w:eastAsia="en-US"/>
        </w:rPr>
        <w:t xml:space="preserve"> Th</w:t>
      </w:r>
      <w:r w:rsidR="00AA1A64" w:rsidRPr="00C277DC">
        <w:rPr>
          <w:szCs w:val="20"/>
          <w:lang w:val="en-GB" w:eastAsia="en-US"/>
        </w:rPr>
        <w:t>ese</w:t>
      </w:r>
      <w:r w:rsidR="00B541A7" w:rsidRPr="00C277DC">
        <w:rPr>
          <w:szCs w:val="20"/>
          <w:lang w:val="en-GB" w:eastAsia="en-US"/>
        </w:rPr>
        <w:t xml:space="preserve"> will be managed via</w:t>
      </w:r>
      <w:r w:rsidR="00AA1A64" w:rsidRPr="00C277DC">
        <w:rPr>
          <w:szCs w:val="20"/>
          <w:lang w:val="en-GB" w:eastAsia="en-US"/>
        </w:rPr>
        <w:t xml:space="preserve"> </w:t>
      </w:r>
      <w:r w:rsidR="00B541A7" w:rsidRPr="00C277DC">
        <w:rPr>
          <w:szCs w:val="20"/>
          <w:lang w:val="en-GB" w:eastAsia="en-US"/>
        </w:rPr>
        <w:t xml:space="preserve">separate </w:t>
      </w:r>
      <w:r w:rsidR="00AA1A64" w:rsidRPr="00C277DC">
        <w:rPr>
          <w:szCs w:val="20"/>
          <w:lang w:val="en-GB" w:eastAsia="en-US"/>
        </w:rPr>
        <w:t xml:space="preserve">(potentially parallel) </w:t>
      </w:r>
      <w:r w:rsidR="00B541A7" w:rsidRPr="00C277DC">
        <w:rPr>
          <w:szCs w:val="20"/>
          <w:lang w:val="en-GB" w:eastAsia="en-US"/>
        </w:rPr>
        <w:t>processes.</w:t>
      </w:r>
    </w:p>
    <w:p w14:paraId="14BE2A93" w14:textId="756C9FD7" w:rsidR="00847D91" w:rsidRPr="00C277DC" w:rsidRDefault="00703C45"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Processing </w:t>
      </w:r>
      <w:proofErr w:type="gramStart"/>
      <w:r w:rsidR="004B7D12" w:rsidRPr="00C277DC">
        <w:rPr>
          <w:szCs w:val="20"/>
          <w:lang w:val="en-GB" w:eastAsia="en-US"/>
        </w:rPr>
        <w:t>change</w:t>
      </w:r>
      <w:proofErr w:type="gramEnd"/>
      <w:r w:rsidR="004B7D12" w:rsidRPr="00C277DC">
        <w:rPr>
          <w:szCs w:val="20"/>
          <w:lang w:val="en-GB" w:eastAsia="en-US"/>
        </w:rPr>
        <w:t xml:space="preserve"> of sharer </w:t>
      </w:r>
      <w:r w:rsidR="002C645D" w:rsidRPr="00C277DC">
        <w:rPr>
          <w:szCs w:val="20"/>
          <w:lang w:val="en-GB" w:eastAsia="en-US"/>
        </w:rPr>
        <w:t>and other lease changes (</w:t>
      </w:r>
      <w:r w:rsidR="0041248B" w:rsidRPr="00C277DC">
        <w:rPr>
          <w:szCs w:val="20"/>
          <w:lang w:val="en-GB" w:eastAsia="en-US"/>
        </w:rPr>
        <w:t xml:space="preserve">such as </w:t>
      </w:r>
      <w:r w:rsidR="002C645D" w:rsidRPr="00C277DC">
        <w:rPr>
          <w:szCs w:val="20"/>
          <w:lang w:val="en-GB" w:eastAsia="en-US"/>
        </w:rPr>
        <w:t>payment frequency) as part of a rent increase</w:t>
      </w:r>
      <w:r w:rsidR="00AB694E" w:rsidRPr="00C277DC">
        <w:rPr>
          <w:szCs w:val="20"/>
          <w:lang w:val="en-GB" w:eastAsia="en-US"/>
        </w:rPr>
        <w:t xml:space="preserve">. </w:t>
      </w:r>
      <w:r w:rsidR="00B541A7" w:rsidRPr="00C277DC">
        <w:rPr>
          <w:szCs w:val="20"/>
          <w:lang w:val="en-GB" w:eastAsia="en-US"/>
        </w:rPr>
        <w:t>This will be managed via</w:t>
      </w:r>
      <w:r w:rsidR="00AA1A64" w:rsidRPr="00C277DC">
        <w:rPr>
          <w:szCs w:val="20"/>
          <w:lang w:val="en-GB" w:eastAsia="en-US"/>
        </w:rPr>
        <w:t xml:space="preserve"> a</w:t>
      </w:r>
      <w:r w:rsidR="00B541A7" w:rsidRPr="00C277DC">
        <w:rPr>
          <w:szCs w:val="20"/>
          <w:lang w:val="en-GB" w:eastAsia="en-US"/>
        </w:rPr>
        <w:t xml:space="preserve"> separate </w:t>
      </w:r>
      <w:r w:rsidR="00AA1A64" w:rsidRPr="00C277DC">
        <w:rPr>
          <w:szCs w:val="20"/>
          <w:lang w:val="en-GB" w:eastAsia="en-US"/>
        </w:rPr>
        <w:t xml:space="preserve">(potentially parallel) </w:t>
      </w:r>
      <w:r w:rsidR="00B541A7" w:rsidRPr="00C277DC">
        <w:rPr>
          <w:szCs w:val="20"/>
          <w:lang w:val="en-GB" w:eastAsia="en-US"/>
        </w:rPr>
        <w:t xml:space="preserve">mid-term change </w:t>
      </w:r>
      <w:r w:rsidR="00AA1A64" w:rsidRPr="00C277DC">
        <w:rPr>
          <w:szCs w:val="20"/>
          <w:lang w:val="en-GB" w:eastAsia="en-US"/>
        </w:rPr>
        <w:t>processes</w:t>
      </w:r>
      <w:r w:rsidR="00B541A7" w:rsidRPr="00C277DC">
        <w:rPr>
          <w:szCs w:val="20"/>
          <w:lang w:val="en-GB" w:eastAsia="en-US"/>
        </w:rPr>
        <w:t>.</w:t>
      </w:r>
    </w:p>
    <w:p w14:paraId="6FC6E915" w14:textId="7DFEB1E2" w:rsidR="00847D91" w:rsidRPr="00C277DC" w:rsidRDefault="00AB694E"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Dealing with tenant </w:t>
      </w:r>
      <w:r w:rsidR="001349FA" w:rsidRPr="00C277DC">
        <w:rPr>
          <w:szCs w:val="20"/>
          <w:lang w:val="en-GB" w:eastAsia="en-US"/>
        </w:rPr>
        <w:t xml:space="preserve">requests, complaints, and </w:t>
      </w:r>
      <w:r w:rsidR="00847D91" w:rsidRPr="00C277DC">
        <w:rPr>
          <w:szCs w:val="20"/>
          <w:lang w:val="en-GB" w:eastAsia="en-US"/>
        </w:rPr>
        <w:t>request</w:t>
      </w:r>
      <w:r w:rsidR="001349FA" w:rsidRPr="00C277DC">
        <w:rPr>
          <w:szCs w:val="20"/>
          <w:lang w:val="en-GB" w:eastAsia="en-US"/>
        </w:rPr>
        <w:t>s</w:t>
      </w:r>
      <w:r w:rsidR="00847D91" w:rsidRPr="00C277DC">
        <w:rPr>
          <w:szCs w:val="20"/>
          <w:lang w:val="en-GB" w:eastAsia="en-US"/>
        </w:rPr>
        <w:t xml:space="preserve"> to move to a different unit</w:t>
      </w:r>
      <w:r w:rsidR="00F013E7" w:rsidRPr="00C277DC">
        <w:rPr>
          <w:szCs w:val="20"/>
          <w:lang w:val="en-GB" w:eastAsia="en-US"/>
        </w:rPr>
        <w:t xml:space="preserve"> as part of a rent increase</w:t>
      </w:r>
      <w:r w:rsidRPr="00C277DC">
        <w:rPr>
          <w:szCs w:val="20"/>
          <w:lang w:val="en-GB" w:eastAsia="en-US"/>
        </w:rPr>
        <w:t xml:space="preserve">. </w:t>
      </w:r>
      <w:r w:rsidR="00C64E10" w:rsidRPr="00C277DC">
        <w:rPr>
          <w:szCs w:val="20"/>
          <w:lang w:val="en-GB" w:eastAsia="en-US"/>
        </w:rPr>
        <w:t>These will be managed via separate (potentially parallel) processes.</w:t>
      </w:r>
    </w:p>
    <w:p w14:paraId="69D7FD76" w14:textId="6E40A818" w:rsidR="00824079" w:rsidRPr="00C277DC" w:rsidRDefault="00DF3CC9"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Ability to </w:t>
      </w:r>
      <w:ins w:id="355" w:author="Nikki Papenfus" w:date="2024-12-12T17:49:00Z" w16du:dateUtc="2024-12-12T15:49:00Z">
        <w:r w:rsidR="00663D5A">
          <w:rPr>
            <w:szCs w:val="20"/>
            <w:lang w:val="en-GB" w:eastAsia="en-US"/>
          </w:rPr>
          <w:t>delay the rent review process</w:t>
        </w:r>
      </w:ins>
      <w:del w:id="356" w:author="Nikki Papenfus" w:date="2024-12-12T17:47:00Z" w16du:dateUtc="2024-12-12T15:47:00Z">
        <w:r w:rsidR="004D2F7E" w:rsidRPr="00C277DC" w:rsidDel="002857A6">
          <w:rPr>
            <w:szCs w:val="20"/>
            <w:lang w:val="en-GB" w:eastAsia="en-US"/>
          </w:rPr>
          <w:delText xml:space="preserve">defer </w:delText>
        </w:r>
        <w:r w:rsidR="00302A98" w:rsidRPr="00C277DC" w:rsidDel="002857A6">
          <w:rPr>
            <w:szCs w:val="20"/>
            <w:lang w:val="en-GB" w:eastAsia="en-US"/>
          </w:rPr>
          <w:delText xml:space="preserve">a </w:delText>
        </w:r>
        <w:r w:rsidR="004D2F7E" w:rsidRPr="00C277DC" w:rsidDel="002857A6">
          <w:rPr>
            <w:szCs w:val="20"/>
            <w:lang w:val="en-GB" w:eastAsia="en-US"/>
          </w:rPr>
          <w:delText>renewal</w:delText>
        </w:r>
      </w:del>
      <w:r w:rsidR="0041248B" w:rsidRPr="00C277DC">
        <w:rPr>
          <w:szCs w:val="20"/>
          <w:lang w:val="en-GB" w:eastAsia="en-US"/>
        </w:rPr>
        <w:t xml:space="preserve">, other than to not increase the rent </w:t>
      </w:r>
      <w:r w:rsidR="0041248B" w:rsidRPr="00C277DC">
        <w:rPr>
          <w:szCs w:val="20"/>
          <w:lang w:val="en-GB" w:eastAsia="en-US"/>
        </w:rPr>
        <w:lastRenderedPageBreak/>
        <w:t>and</w:t>
      </w:r>
      <w:r w:rsidR="007570B1" w:rsidRPr="00C277DC">
        <w:rPr>
          <w:szCs w:val="20"/>
          <w:lang w:val="en-GB" w:eastAsia="en-US"/>
        </w:rPr>
        <w:t xml:space="preserve"> wait</w:t>
      </w:r>
      <w:r w:rsidR="0041248B" w:rsidRPr="00C277DC">
        <w:rPr>
          <w:szCs w:val="20"/>
          <w:lang w:val="en-GB" w:eastAsia="en-US"/>
        </w:rPr>
        <w:t xml:space="preserve"> </w:t>
      </w:r>
      <w:r w:rsidR="007570B1" w:rsidRPr="00C277DC">
        <w:rPr>
          <w:szCs w:val="20"/>
          <w:lang w:val="en-GB" w:eastAsia="en-US"/>
        </w:rPr>
        <w:t xml:space="preserve">until the next lease start anniversary </w:t>
      </w:r>
      <w:r w:rsidR="009641C1" w:rsidRPr="00C277DC">
        <w:rPr>
          <w:szCs w:val="20"/>
          <w:lang w:val="en-GB" w:eastAsia="en-US"/>
        </w:rPr>
        <w:t>before reviewing rent again</w:t>
      </w:r>
      <w:r w:rsidR="004D2F7E" w:rsidRPr="00C277DC">
        <w:rPr>
          <w:szCs w:val="20"/>
          <w:lang w:val="en-GB" w:eastAsia="en-US"/>
        </w:rPr>
        <w:t xml:space="preserve">. </w:t>
      </w:r>
      <w:ins w:id="357" w:author="Nikki Papenfus" w:date="2024-12-12T17:49:00Z" w16du:dateUtc="2024-12-12T15:49:00Z">
        <w:r w:rsidR="000D18EF">
          <w:rPr>
            <w:szCs w:val="20"/>
            <w:lang w:val="en-GB" w:eastAsia="en-US"/>
          </w:rPr>
          <w:t xml:space="preserve">Although, it will likely be necessary to delay </w:t>
        </w:r>
        <w:r w:rsidR="002D7D8F">
          <w:rPr>
            <w:szCs w:val="20"/>
            <w:lang w:val="en-GB" w:eastAsia="en-US"/>
          </w:rPr>
          <w:t>the rent increase</w:t>
        </w:r>
      </w:ins>
      <w:ins w:id="358" w:author="Nikki Papenfus" w:date="2024-12-12T18:05:00Z" w16du:dateUtc="2024-12-12T16:05:00Z">
        <w:r w:rsidR="00553AC3">
          <w:rPr>
            <w:szCs w:val="20"/>
            <w:lang w:val="en-GB" w:eastAsia="en-US"/>
          </w:rPr>
          <w:t>,</w:t>
        </w:r>
      </w:ins>
      <w:ins w:id="359" w:author="Nikki Papenfus" w:date="2024-12-12T17:49:00Z" w16du:dateUtc="2024-12-12T15:49:00Z">
        <w:r w:rsidR="002D7D8F">
          <w:rPr>
            <w:szCs w:val="20"/>
            <w:lang w:val="en-GB" w:eastAsia="en-US"/>
          </w:rPr>
          <w:t xml:space="preserve"> if a tenant appeals. </w:t>
        </w:r>
      </w:ins>
    </w:p>
    <w:p w14:paraId="220388C2" w14:textId="6E8826D0" w:rsidR="000309B6" w:rsidRPr="00DC4DF3" w:rsidRDefault="000309B6" w:rsidP="005B08BD">
      <w:pPr>
        <w:pStyle w:val="Heading1"/>
      </w:pPr>
      <w:bookmarkStart w:id="360" w:name="_Detailed_Costs"/>
      <w:bookmarkStart w:id="361" w:name="_Toc34022146"/>
      <w:bookmarkStart w:id="362" w:name="_Toc189830745"/>
      <w:bookmarkEnd w:id="360"/>
      <w:r w:rsidRPr="00DC4DF3">
        <w:lastRenderedPageBreak/>
        <w:t>Detailed Costs</w:t>
      </w:r>
      <w:bookmarkEnd w:id="361"/>
      <w:ins w:id="363" w:author="Nikki Papenfus" w:date="2024-12-12T11:21:00Z" w16du:dateUtc="2024-12-12T09:21:00Z">
        <w:r w:rsidR="004C67E6">
          <w:t xml:space="preserve"> &amp; Timelines</w:t>
        </w:r>
      </w:ins>
      <w:bookmarkEnd w:id="362"/>
    </w:p>
    <w:p w14:paraId="351351F3" w14:textId="77777777" w:rsidR="006F1B5B" w:rsidRPr="00DC4DF3" w:rsidRDefault="006F1B5B" w:rsidP="00E16626">
      <w:pPr>
        <w:pStyle w:val="CommentText"/>
      </w:pPr>
      <w:r w:rsidRPr="00DC4DF3">
        <w:t>Open Box will provide the following services:</w:t>
      </w:r>
    </w:p>
    <w:p w14:paraId="486199BF" w14:textId="12A53979" w:rsidR="00D575A0" w:rsidRPr="00DC4DF3" w:rsidRDefault="006F1B5B"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An agile sprint team delivering </w:t>
      </w:r>
      <w:r w:rsidR="003432A0">
        <w:t xml:space="preserve">in </w:t>
      </w:r>
      <w:proofErr w:type="gramStart"/>
      <w:r w:rsidR="003432A0">
        <w:t>3 week</w:t>
      </w:r>
      <w:proofErr w:type="gramEnd"/>
      <w:r w:rsidR="003432A0">
        <w:t xml:space="preserve"> </w:t>
      </w:r>
      <w:r w:rsidRPr="00DC4DF3">
        <w:t>sprints.</w:t>
      </w:r>
      <w:r w:rsidR="0017607F">
        <w:t xml:space="preserve"> </w:t>
      </w:r>
      <w:r w:rsidR="00D575A0" w:rsidRPr="00DC4DF3">
        <w:t>The team will be staffed to include the following skill sets as required:</w:t>
      </w:r>
    </w:p>
    <w:p w14:paraId="63541BDC"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 xml:space="preserve">Salesforce Technical Architect </w:t>
      </w:r>
    </w:p>
    <w:p w14:paraId="2CBDC135"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Business Analyst</w:t>
      </w:r>
    </w:p>
    <w:p w14:paraId="06A9D284"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Developer</w:t>
      </w:r>
    </w:p>
    <w:p w14:paraId="3BFDD7A3"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Quality Assurer</w:t>
      </w:r>
    </w:p>
    <w:p w14:paraId="14465F36"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Project Manager</w:t>
      </w:r>
    </w:p>
    <w:p w14:paraId="543CB73A" w14:textId="22B8F49F" w:rsidR="006F1B5B" w:rsidRPr="00DC4DF3" w:rsidRDefault="006F1B5B"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UAT support</w:t>
      </w:r>
      <w:r w:rsidR="00C9729B">
        <w:t xml:space="preserve"> to assist in the </w:t>
      </w:r>
      <w:hyperlink w:anchor="_UAT" w:history="1">
        <w:r w:rsidRPr="00DC4DF3">
          <w:rPr>
            <w:rStyle w:val="Hyperlink"/>
          </w:rPr>
          <w:t>UAT</w:t>
        </w:r>
      </w:hyperlink>
      <w:r w:rsidRPr="00DC4DF3">
        <w:t xml:space="preserve"> process and fix any new bugs identified</w:t>
      </w:r>
      <w:r w:rsidRPr="00712F9B">
        <w:t>.</w:t>
      </w:r>
    </w:p>
    <w:p w14:paraId="22D0F217" w14:textId="4194F43E" w:rsidR="006F1B5B" w:rsidRPr="00DC4DF3" w:rsidRDefault="006F1B5B"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Production deployment &amp; and post-go live </w:t>
      </w:r>
      <w:hyperlink w:anchor="Support">
        <w:r w:rsidR="00D36E1B">
          <w:rPr>
            <w:rStyle w:val="Hyperlink"/>
          </w:rPr>
          <w:t>Support</w:t>
        </w:r>
      </w:hyperlink>
      <w:r w:rsidR="00C9729B" w:rsidRPr="00C9729B">
        <w:t xml:space="preserve"> </w:t>
      </w:r>
      <w:r w:rsidR="00C9729B" w:rsidRPr="00DC4DF3">
        <w:t>immediately following the production deployment</w:t>
      </w:r>
      <w:r w:rsidRPr="00DC4DF3">
        <w:t>.</w:t>
      </w:r>
    </w:p>
    <w:p w14:paraId="6750760E" w14:textId="608941B8" w:rsidR="000C5E37" w:rsidRPr="00DC4DF3" w:rsidRDefault="000C5E37" w:rsidP="00E16626">
      <w:pPr>
        <w:pStyle w:val="CommentText"/>
      </w:pPr>
      <w:r w:rsidRPr="00DC4DF3">
        <w:t>All amounts are quoted in GBP (</w:t>
      </w:r>
      <w:r w:rsidRPr="00E16626">
        <w:t xml:space="preserve">£) </w:t>
      </w:r>
      <w:r w:rsidRPr="00DC4DF3">
        <w:t>and exclude VAT, if applicable.</w:t>
      </w:r>
    </w:p>
    <w:p w14:paraId="14CDF412" w14:textId="77777777" w:rsidR="000C5E37" w:rsidRPr="00DC4DF3" w:rsidRDefault="000C5E37" w:rsidP="00B56782">
      <w:pPr>
        <w:pStyle w:val="CommentText"/>
      </w:pPr>
      <w:r w:rsidRPr="00DC4DF3">
        <w:t>Project costs will be billed monthly, in arrears.</w:t>
      </w:r>
    </w:p>
    <w:p w14:paraId="3C19091E" w14:textId="53D38D69" w:rsidR="000C5E37" w:rsidRPr="00737332" w:rsidRDefault="000C5E37" w:rsidP="00E16626">
      <w:pPr>
        <w:pStyle w:val="CommentText"/>
      </w:pPr>
      <w:r w:rsidRPr="00DC4DF3">
        <w:t xml:space="preserve">This quotation is valid until </w:t>
      </w:r>
      <w:r w:rsidRPr="00690E75">
        <w:t>31</w:t>
      </w:r>
      <w:r w:rsidRPr="0054347F">
        <w:rPr>
          <w:vertAlign w:val="superscript"/>
        </w:rPr>
        <w:t>st</w:t>
      </w:r>
      <w:r w:rsidRPr="00690E75">
        <w:t xml:space="preserve"> December 2024</w:t>
      </w:r>
      <w:r>
        <w:t xml:space="preserve"> to secure the 202</w:t>
      </w:r>
      <w:r w:rsidRPr="00737332">
        <w:t xml:space="preserve">4 rates. </w:t>
      </w:r>
    </w:p>
    <w:p w14:paraId="63916753" w14:textId="77777777" w:rsidR="000C5E37" w:rsidRPr="00DC4DF3" w:rsidRDefault="000C5E37" w:rsidP="00E16626">
      <w:pPr>
        <w:pStyle w:val="CommentText"/>
      </w:pPr>
      <w:r w:rsidRPr="00DC4DF3">
        <w:t xml:space="preserve">All consultancy and all development work will be completed by Open Box offsite. </w:t>
      </w:r>
    </w:p>
    <w:p w14:paraId="5C35CB3E" w14:textId="6CEDA4E6" w:rsidR="000C5E37" w:rsidRDefault="000C5E37"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It is not expected that the project requires Open Box resources onsite. Where onsite personnel are required, all reasonable expenses for travel and subsistence shall be reimbursed by </w:t>
      </w:r>
      <w:fldSimple w:instr=" DOCPROPERTY  Category  \* MERGEFORMAT ">
        <w:r>
          <w:t>Grainger</w:t>
        </w:r>
      </w:fldSimple>
      <w:r w:rsidRPr="00DC4DF3">
        <w:t xml:space="preserve">. Open Box shall not bill any mark-up or administration fee onto any such expenses. Approval for expenses shall be obtained from </w:t>
      </w:r>
      <w:fldSimple w:instr=" DOCPROPERTY  Category  \* MERGEFORMAT ">
        <w:r>
          <w:t>Grainger</w:t>
        </w:r>
      </w:fldSimple>
      <w:r w:rsidRPr="00DC4DF3">
        <w:t xml:space="preserve"> prior to being incurred.</w:t>
      </w:r>
    </w:p>
    <w:p w14:paraId="0CF85880" w14:textId="77777777" w:rsidR="00DA090A" w:rsidRDefault="00DA090A" w:rsidP="00DA090A">
      <w:pPr>
        <w:pStyle w:val="NormalIndent"/>
        <w:jc w:val="both"/>
      </w:pPr>
    </w:p>
    <w:p w14:paraId="3180CBF1" w14:textId="5BFB062A" w:rsidR="0061471D" w:rsidRDefault="00901C1A" w:rsidP="0061471D">
      <w:pPr>
        <w:pStyle w:val="NormalIndent"/>
        <w:keepNext/>
        <w:ind w:left="-1134"/>
        <w:jc w:val="both"/>
        <w:rPr>
          <w:ins w:id="364" w:author="Nikki Papenfus" w:date="2024-12-12T11:25:00Z" w16du:dateUtc="2024-12-12T09:25:00Z"/>
        </w:rPr>
      </w:pPr>
      <w:del w:id="365" w:author="Nikki Papenfus" w:date="2024-12-13T12:04:00Z" w16du:dateUtc="2024-12-13T10:04:00Z">
        <w:r w:rsidRPr="00901C1A" w:rsidDel="004116F5">
          <w:rPr>
            <w:noProof/>
          </w:rPr>
          <w:lastRenderedPageBreak/>
          <w:drawing>
            <wp:inline distT="0" distB="0" distL="0" distR="0" wp14:anchorId="4C0BC90C" wp14:editId="21B69DC6">
              <wp:extent cx="7597239" cy="2619375"/>
              <wp:effectExtent l="0" t="0" r="3810" b="0"/>
              <wp:docPr id="17382865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86598" name="Picture 1" descr="A screenshot of a computer&#10;&#10;Description automatically generated"/>
                      <pic:cNvPicPr/>
                    </pic:nvPicPr>
                    <pic:blipFill>
                      <a:blip r:embed="rId38"/>
                      <a:stretch>
                        <a:fillRect/>
                      </a:stretch>
                    </pic:blipFill>
                    <pic:spPr>
                      <a:xfrm>
                        <a:off x="0" y="0"/>
                        <a:ext cx="7626776" cy="2629559"/>
                      </a:xfrm>
                      <a:prstGeom prst="rect">
                        <a:avLst/>
                      </a:prstGeom>
                    </pic:spPr>
                  </pic:pic>
                </a:graphicData>
              </a:graphic>
            </wp:inline>
          </w:drawing>
        </w:r>
      </w:del>
      <w:ins w:id="366" w:author="Nikki Papenfus" w:date="2024-12-13T12:04:00Z" w16du:dateUtc="2024-12-13T10:04:00Z">
        <w:r w:rsidR="004116F5" w:rsidRPr="004116F5">
          <w:rPr>
            <w:noProof/>
          </w:rPr>
          <w:t xml:space="preserve"> </w:t>
        </w:r>
      </w:ins>
      <w:r w:rsidR="002B0117" w:rsidRPr="002B0117">
        <w:rPr>
          <w:noProof/>
        </w:rPr>
        <w:drawing>
          <wp:inline distT="0" distB="0" distL="0" distR="0" wp14:anchorId="48285472" wp14:editId="341F9239">
            <wp:extent cx="7475220" cy="2323788"/>
            <wp:effectExtent l="0" t="0" r="0" b="635"/>
            <wp:docPr id="1668693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3028" name="Picture 1" descr="A screenshot of a computer&#10;&#10;AI-generated content may be incorrect."/>
                    <pic:cNvPicPr/>
                  </pic:nvPicPr>
                  <pic:blipFill>
                    <a:blip r:embed="rId39"/>
                    <a:stretch>
                      <a:fillRect/>
                    </a:stretch>
                  </pic:blipFill>
                  <pic:spPr>
                    <a:xfrm>
                      <a:off x="0" y="0"/>
                      <a:ext cx="7522421" cy="2338461"/>
                    </a:xfrm>
                    <a:prstGeom prst="rect">
                      <a:avLst/>
                    </a:prstGeom>
                  </pic:spPr>
                </pic:pic>
              </a:graphicData>
            </a:graphic>
          </wp:inline>
        </w:drawing>
      </w:r>
    </w:p>
    <w:p w14:paraId="351C9EDD" w14:textId="26170F07" w:rsidR="0061471D" w:rsidRDefault="0061471D" w:rsidP="0061471D">
      <w:pPr>
        <w:pStyle w:val="Caption"/>
        <w:jc w:val="both"/>
        <w:rPr>
          <w:ins w:id="367" w:author="Nikki Papenfus" w:date="2024-12-12T11:25:00Z" w16du:dateUtc="2024-12-12T09:25:00Z"/>
        </w:rPr>
      </w:pPr>
      <w:ins w:id="368" w:author="Nikki Papenfus" w:date="2024-12-12T11:25:00Z" w16du:dateUtc="2024-12-12T09:25:00Z">
        <w:r>
          <w:t xml:space="preserve">Figure </w:t>
        </w:r>
        <w:r>
          <w:fldChar w:fldCharType="begin"/>
        </w:r>
        <w:r>
          <w:instrText xml:space="preserve"> SEQ Figure \* ARABIC </w:instrText>
        </w:r>
      </w:ins>
      <w:r>
        <w:fldChar w:fldCharType="separate"/>
      </w:r>
      <w:r w:rsidR="00DE47C9">
        <w:rPr>
          <w:noProof/>
        </w:rPr>
        <w:t>18</w:t>
      </w:r>
      <w:ins w:id="369" w:author="Nikki Papenfus" w:date="2024-12-12T11:25:00Z" w16du:dateUtc="2024-12-12T09:25:00Z">
        <w:r>
          <w:fldChar w:fldCharType="end"/>
        </w:r>
        <w:r>
          <w:t>: Estimated Timelines</w:t>
        </w:r>
      </w:ins>
    </w:p>
    <w:p w14:paraId="62FC6827" w14:textId="233B3584" w:rsidR="00DA090A" w:rsidRPr="00DC4DF3" w:rsidRDefault="00DA090A" w:rsidP="00C442D7">
      <w:pPr>
        <w:pStyle w:val="NormalIndent"/>
        <w:ind w:left="-1134"/>
        <w:jc w:val="both"/>
      </w:pPr>
    </w:p>
    <w:p w14:paraId="1CC775E6" w14:textId="7B1E00F9" w:rsidR="00FA64FC" w:rsidRDefault="00811894" w:rsidP="000B03E4">
      <w:pPr>
        <w:pStyle w:val="Heading2"/>
        <w:jc w:val="both"/>
      </w:pPr>
      <w:bookmarkStart w:id="370" w:name="_Toc189830746"/>
      <w:r>
        <w:t>R</w:t>
      </w:r>
      <w:r w:rsidR="007A1CF2">
        <w:t xml:space="preserve">elease 1 - </w:t>
      </w:r>
      <w:r w:rsidR="00027689">
        <w:t xml:space="preserve">Single View of </w:t>
      </w:r>
      <w:r w:rsidR="004C67E6">
        <w:t>T</w:t>
      </w:r>
      <w:r w:rsidR="00027689">
        <w:t>enancy</w:t>
      </w:r>
      <w:bookmarkEnd w:id="370"/>
    </w:p>
    <w:p w14:paraId="4DA04954" w14:textId="2DD606B3" w:rsidR="00BD4732" w:rsidRPr="00DC4DF3" w:rsidRDefault="00BD4732" w:rsidP="00E16626">
      <w:pPr>
        <w:pStyle w:val="CommentText"/>
      </w:pPr>
      <w:r w:rsidRPr="00027F63">
        <w:t xml:space="preserve">The total cost of </w:t>
      </w:r>
      <w:r w:rsidR="00027689" w:rsidRPr="00027F63">
        <w:t>this</w:t>
      </w:r>
      <w:r w:rsidRPr="00027F63">
        <w:t xml:space="preserve"> release is estimated to be £</w:t>
      </w:r>
      <w:r w:rsidR="00CB3BCF" w:rsidRPr="00027F63">
        <w:t>98 370</w:t>
      </w:r>
      <w:r w:rsidRPr="00027F63">
        <w:t>.</w:t>
      </w:r>
    </w:p>
    <w:p w14:paraId="73EBD34A" w14:textId="70CA1BF9" w:rsidR="000C5E37" w:rsidRDefault="000C5E37" w:rsidP="00E16626">
      <w:pPr>
        <w:pStyle w:val="CommentText"/>
      </w:pPr>
      <w:r w:rsidRPr="00DC4DF3">
        <w:t xml:space="preserve">The total duration of </w:t>
      </w:r>
      <w:r w:rsidR="00E77317">
        <w:t>this this release</w:t>
      </w:r>
      <w:r w:rsidRPr="00DC4DF3">
        <w:t xml:space="preserve"> is expected to be </w:t>
      </w:r>
      <w:r w:rsidR="00FE142A">
        <w:t>15 weeks</w:t>
      </w:r>
      <w:r w:rsidRPr="00690E75">
        <w:t xml:space="preserve"> </w:t>
      </w:r>
      <w:r w:rsidRPr="00027F63">
        <w:t xml:space="preserve">(including </w:t>
      </w:r>
      <w:r w:rsidR="00CB3BCF" w:rsidRPr="00027F63">
        <w:t>2</w:t>
      </w:r>
      <w:r w:rsidRPr="00027F63">
        <w:t xml:space="preserve"> weeks</w:t>
      </w:r>
      <w:r w:rsidR="00CB3BCF" w:rsidRPr="00027F63">
        <w:t xml:space="preserve"> of SIT and 2 weeks of </w:t>
      </w:r>
      <w:r w:rsidRPr="00027F63">
        <w:t>UAT)</w:t>
      </w:r>
      <w:r w:rsidRPr="00690E75">
        <w:t xml:space="preserve"> </w:t>
      </w:r>
      <w:r w:rsidRPr="00DC4DF3">
        <w:t xml:space="preserve">as well as an additional </w:t>
      </w:r>
      <w:r w:rsidRPr="00027F63">
        <w:t>2 weeks</w:t>
      </w:r>
      <w:r w:rsidRPr="00DC4DF3">
        <w:t xml:space="preserve"> for post go-live support.</w:t>
      </w:r>
    </w:p>
    <w:p w14:paraId="237D1FC7" w14:textId="7CE86868" w:rsidR="000C5E37" w:rsidRDefault="001F70CA" w:rsidP="008C10E6">
      <w:pPr>
        <w:pStyle w:val="CommentText"/>
      </w:pPr>
      <w:r w:rsidRPr="0083496A">
        <w:t xml:space="preserve">This </w:t>
      </w:r>
      <w:r w:rsidR="002A5D24" w:rsidRPr="0083496A">
        <w:t xml:space="preserve">release is estimated to go live on </w:t>
      </w:r>
      <w:del w:id="371" w:author="Nikki Papenfus" w:date="2024-12-13T11:50:00Z" w16du:dateUtc="2024-12-13T09:50:00Z">
        <w:r w:rsidR="0085297C" w:rsidRPr="0083496A" w:rsidDel="00F81150">
          <w:delText>3</w:delText>
        </w:r>
        <w:r w:rsidR="0085297C" w:rsidRPr="0083496A" w:rsidDel="00F81150">
          <w:rPr>
            <w:vertAlign w:val="superscript"/>
          </w:rPr>
          <w:delText>rd</w:delText>
        </w:r>
        <w:r w:rsidR="0085297C" w:rsidRPr="0083496A" w:rsidDel="00F81150">
          <w:delText xml:space="preserve"> </w:delText>
        </w:r>
      </w:del>
      <w:ins w:id="372" w:author="Nikki Papenfus" w:date="2024-12-13T11:50:00Z" w16du:dateUtc="2024-12-13T09:50:00Z">
        <w:r w:rsidR="00F81150" w:rsidRPr="0083496A">
          <w:t>27</w:t>
        </w:r>
        <w:r w:rsidR="00F81150" w:rsidRPr="0083496A">
          <w:rPr>
            <w:vertAlign w:val="superscript"/>
          </w:rPr>
          <w:t>th</w:t>
        </w:r>
        <w:r w:rsidR="00F81150" w:rsidRPr="0083496A">
          <w:t xml:space="preserve"> </w:t>
        </w:r>
      </w:ins>
      <w:r w:rsidR="0085297C" w:rsidRPr="0083496A">
        <w:t>March 2025</w:t>
      </w:r>
      <w:r w:rsidR="000A1B60" w:rsidRPr="0083496A">
        <w:t xml:space="preserve">, assuming a project start date of </w:t>
      </w:r>
      <w:del w:id="373" w:author="Nikki Papenfus" w:date="2024-12-13T11:50:00Z" w16du:dateUtc="2024-12-13T09:50:00Z">
        <w:r w:rsidR="0085297C" w:rsidRPr="0083496A" w:rsidDel="0083496A">
          <w:delText>9</w:delText>
        </w:r>
        <w:r w:rsidR="0085297C" w:rsidRPr="0083496A" w:rsidDel="0083496A">
          <w:rPr>
            <w:vertAlign w:val="superscript"/>
          </w:rPr>
          <w:delText>th</w:delText>
        </w:r>
        <w:r w:rsidR="0085297C" w:rsidRPr="0083496A" w:rsidDel="0083496A">
          <w:delText xml:space="preserve"> December</w:delText>
        </w:r>
        <w:r w:rsidR="000A1B60" w:rsidRPr="0083496A" w:rsidDel="0083496A">
          <w:delText xml:space="preserve"> 2024</w:delText>
        </w:r>
      </w:del>
      <w:ins w:id="374" w:author="Nikki Papenfus" w:date="2024-12-13T11:50:00Z" w16du:dateUtc="2024-12-13T09:50:00Z">
        <w:r w:rsidR="0083496A" w:rsidRPr="0083496A">
          <w:t>2</w:t>
        </w:r>
        <w:r w:rsidR="0083496A" w:rsidRPr="0083496A">
          <w:rPr>
            <w:vertAlign w:val="superscript"/>
          </w:rPr>
          <w:t>nd</w:t>
        </w:r>
        <w:r w:rsidR="0083496A" w:rsidRPr="0083496A">
          <w:t xml:space="preserve"> January 2025</w:t>
        </w:r>
      </w:ins>
      <w:r w:rsidR="000A1B60" w:rsidRPr="0083496A">
        <w:t>.</w:t>
      </w:r>
    </w:p>
    <w:tbl>
      <w:tblPr>
        <w:tblW w:w="8930" w:type="dxa"/>
        <w:tblInd w:w="421" w:type="dxa"/>
        <w:tblLook w:val="04A0" w:firstRow="1" w:lastRow="0" w:firstColumn="1" w:lastColumn="0" w:noHBand="0" w:noVBand="1"/>
      </w:tblPr>
      <w:tblGrid>
        <w:gridCol w:w="2835"/>
        <w:gridCol w:w="2410"/>
        <w:gridCol w:w="1842"/>
        <w:gridCol w:w="1843"/>
      </w:tblGrid>
      <w:tr w:rsidR="00E72F9E" w:rsidRPr="008C10E6" w14:paraId="0C1138EA" w14:textId="77777777" w:rsidTr="00E16339">
        <w:trPr>
          <w:trHeight w:val="397"/>
        </w:trPr>
        <w:tc>
          <w:tcPr>
            <w:tcW w:w="283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01C9D77" w14:textId="77777777" w:rsidR="00E72F9E" w:rsidRPr="008C10E6" w:rsidRDefault="00E72F9E" w:rsidP="008C10E6">
            <w:pPr>
              <w:rPr>
                <w:rFonts w:cs="Calibri"/>
                <w:b/>
                <w:bCs/>
                <w:color w:val="000000"/>
                <w:szCs w:val="20"/>
              </w:rPr>
            </w:pPr>
            <w:r w:rsidRPr="008C10E6">
              <w:rPr>
                <w:rFonts w:cs="Calibri"/>
                <w:b/>
                <w:bCs/>
                <w:color w:val="000000"/>
                <w:szCs w:val="20"/>
              </w:rPr>
              <w:t>Phase</w:t>
            </w:r>
          </w:p>
        </w:tc>
        <w:tc>
          <w:tcPr>
            <w:tcW w:w="2410" w:type="dxa"/>
            <w:tcBorders>
              <w:top w:val="single" w:sz="4" w:space="0" w:color="auto"/>
              <w:left w:val="nil"/>
              <w:bottom w:val="single" w:sz="4" w:space="0" w:color="auto"/>
              <w:right w:val="single" w:sz="4" w:space="0" w:color="auto"/>
            </w:tcBorders>
            <w:shd w:val="clear" w:color="000000" w:fill="D9D9D9"/>
            <w:noWrap/>
            <w:vAlign w:val="center"/>
            <w:hideMark/>
          </w:tcPr>
          <w:p w14:paraId="04D1966E" w14:textId="77777777" w:rsidR="00E72F9E" w:rsidRPr="008C10E6" w:rsidRDefault="00E72F9E" w:rsidP="008C10E6">
            <w:pPr>
              <w:rPr>
                <w:rFonts w:cs="Calibri"/>
                <w:b/>
                <w:bCs/>
                <w:color w:val="000000"/>
                <w:szCs w:val="20"/>
              </w:rPr>
            </w:pPr>
            <w:r w:rsidRPr="008C10E6">
              <w:rPr>
                <w:rFonts w:cs="Calibri"/>
                <w:b/>
                <w:bCs/>
                <w:color w:val="000000"/>
                <w:szCs w:val="20"/>
              </w:rPr>
              <w:t>Duration</w:t>
            </w:r>
          </w:p>
        </w:tc>
        <w:tc>
          <w:tcPr>
            <w:tcW w:w="1842" w:type="dxa"/>
            <w:tcBorders>
              <w:top w:val="single" w:sz="4" w:space="0" w:color="auto"/>
              <w:left w:val="nil"/>
              <w:bottom w:val="single" w:sz="4" w:space="0" w:color="auto"/>
              <w:right w:val="single" w:sz="4" w:space="0" w:color="auto"/>
            </w:tcBorders>
            <w:shd w:val="clear" w:color="000000" w:fill="D9D9D9"/>
            <w:noWrap/>
            <w:vAlign w:val="center"/>
            <w:hideMark/>
          </w:tcPr>
          <w:p w14:paraId="7784B646" w14:textId="77777777" w:rsidR="00E72F9E" w:rsidRPr="008C10E6" w:rsidRDefault="00E72F9E" w:rsidP="008C10E6">
            <w:pPr>
              <w:jc w:val="right"/>
              <w:rPr>
                <w:rFonts w:cs="Calibri"/>
                <w:b/>
                <w:bCs/>
                <w:color w:val="000000"/>
                <w:szCs w:val="20"/>
              </w:rPr>
            </w:pPr>
            <w:r w:rsidRPr="008C10E6">
              <w:rPr>
                <w:rFonts w:cs="Calibri"/>
                <w:b/>
                <w:bCs/>
                <w:color w:val="000000"/>
                <w:szCs w:val="20"/>
              </w:rPr>
              <w:t>Lower Bound</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3951A41A" w14:textId="77777777" w:rsidR="00E72F9E" w:rsidRPr="008C10E6" w:rsidRDefault="00E72F9E" w:rsidP="008C10E6">
            <w:pPr>
              <w:jc w:val="right"/>
              <w:rPr>
                <w:rFonts w:cs="Calibri"/>
                <w:b/>
                <w:bCs/>
                <w:color w:val="000000"/>
                <w:szCs w:val="20"/>
              </w:rPr>
            </w:pPr>
            <w:r w:rsidRPr="008C10E6">
              <w:rPr>
                <w:rFonts w:cs="Calibri"/>
                <w:b/>
                <w:bCs/>
                <w:color w:val="000000"/>
                <w:szCs w:val="20"/>
              </w:rPr>
              <w:t>Upper Bound</w:t>
            </w:r>
          </w:p>
        </w:tc>
      </w:tr>
      <w:tr w:rsidR="00E72F9E" w:rsidRPr="008C10E6" w14:paraId="5A91AC85" w14:textId="77777777" w:rsidTr="008C10E6">
        <w:trPr>
          <w:trHeight w:val="30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0BC116B8" w14:textId="77777777" w:rsidR="00E72F9E" w:rsidRPr="008C10E6" w:rsidRDefault="00E72F9E" w:rsidP="008C10E6">
            <w:pPr>
              <w:rPr>
                <w:rFonts w:cs="Calibri"/>
                <w:color w:val="000000"/>
                <w:szCs w:val="20"/>
              </w:rPr>
            </w:pPr>
            <w:r w:rsidRPr="008C10E6">
              <w:rPr>
                <w:rFonts w:cs="Calibri"/>
                <w:color w:val="000000"/>
                <w:szCs w:val="20"/>
              </w:rPr>
              <w:t>Sprint 0</w:t>
            </w:r>
          </w:p>
        </w:tc>
        <w:tc>
          <w:tcPr>
            <w:tcW w:w="2410" w:type="dxa"/>
            <w:tcBorders>
              <w:top w:val="nil"/>
              <w:left w:val="nil"/>
              <w:bottom w:val="single" w:sz="4" w:space="0" w:color="auto"/>
              <w:right w:val="single" w:sz="4" w:space="0" w:color="auto"/>
            </w:tcBorders>
            <w:shd w:val="clear" w:color="auto" w:fill="auto"/>
            <w:noWrap/>
            <w:vAlign w:val="center"/>
            <w:hideMark/>
          </w:tcPr>
          <w:p w14:paraId="09913CAE" w14:textId="77777777" w:rsidR="00E72F9E" w:rsidRPr="008C10E6" w:rsidRDefault="00E72F9E" w:rsidP="008C10E6">
            <w:pPr>
              <w:rPr>
                <w:rFonts w:cs="Calibri"/>
                <w:color w:val="000000"/>
                <w:szCs w:val="20"/>
              </w:rPr>
            </w:pPr>
            <w:r w:rsidRPr="008C10E6">
              <w:rPr>
                <w:rFonts w:cs="Calibri"/>
                <w:color w:val="000000"/>
                <w:szCs w:val="20"/>
              </w:rPr>
              <w:t>2 weeks</w:t>
            </w:r>
          </w:p>
        </w:tc>
        <w:tc>
          <w:tcPr>
            <w:tcW w:w="1842" w:type="dxa"/>
            <w:tcBorders>
              <w:top w:val="nil"/>
              <w:left w:val="nil"/>
              <w:bottom w:val="single" w:sz="4" w:space="0" w:color="auto"/>
              <w:right w:val="single" w:sz="4" w:space="0" w:color="auto"/>
            </w:tcBorders>
            <w:shd w:val="clear" w:color="auto" w:fill="auto"/>
            <w:noWrap/>
            <w:vAlign w:val="center"/>
            <w:hideMark/>
          </w:tcPr>
          <w:p w14:paraId="23D19CA7" w14:textId="77777777" w:rsidR="00E72F9E" w:rsidRPr="008C10E6" w:rsidRDefault="00E72F9E" w:rsidP="008C10E6">
            <w:pPr>
              <w:jc w:val="right"/>
              <w:rPr>
                <w:rFonts w:cs="Calibri"/>
                <w:color w:val="000000"/>
                <w:szCs w:val="20"/>
              </w:rPr>
            </w:pPr>
            <w:r w:rsidRPr="008C10E6">
              <w:rPr>
                <w:rFonts w:cs="Calibri"/>
                <w:color w:val="000000"/>
                <w:szCs w:val="20"/>
              </w:rPr>
              <w:t>£4,095</w:t>
            </w:r>
          </w:p>
        </w:tc>
        <w:tc>
          <w:tcPr>
            <w:tcW w:w="1843" w:type="dxa"/>
            <w:tcBorders>
              <w:top w:val="nil"/>
              <w:left w:val="nil"/>
              <w:bottom w:val="single" w:sz="4" w:space="0" w:color="auto"/>
              <w:right w:val="single" w:sz="4" w:space="0" w:color="auto"/>
            </w:tcBorders>
            <w:shd w:val="clear" w:color="auto" w:fill="auto"/>
            <w:noWrap/>
            <w:vAlign w:val="center"/>
            <w:hideMark/>
          </w:tcPr>
          <w:p w14:paraId="3B738A69" w14:textId="77777777" w:rsidR="00E72F9E" w:rsidRPr="008C10E6" w:rsidRDefault="00E72F9E" w:rsidP="008C10E6">
            <w:pPr>
              <w:jc w:val="right"/>
              <w:rPr>
                <w:rFonts w:cs="Calibri"/>
                <w:color w:val="000000"/>
                <w:szCs w:val="20"/>
              </w:rPr>
            </w:pPr>
            <w:r w:rsidRPr="008C10E6">
              <w:rPr>
                <w:rFonts w:cs="Calibri"/>
                <w:color w:val="000000"/>
                <w:szCs w:val="20"/>
              </w:rPr>
              <w:t>£4,095</w:t>
            </w:r>
          </w:p>
        </w:tc>
      </w:tr>
      <w:tr w:rsidR="00E72F9E" w:rsidRPr="008C10E6" w14:paraId="7D8A5C9D" w14:textId="77777777" w:rsidTr="008C10E6">
        <w:trPr>
          <w:trHeight w:val="30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21944402" w14:textId="77777777" w:rsidR="00E72F9E" w:rsidRPr="008C10E6" w:rsidRDefault="00E72F9E" w:rsidP="008C10E6">
            <w:pPr>
              <w:rPr>
                <w:rFonts w:cs="Calibri"/>
                <w:color w:val="000000"/>
                <w:szCs w:val="20"/>
              </w:rPr>
            </w:pPr>
            <w:r w:rsidRPr="008C10E6">
              <w:rPr>
                <w:rFonts w:cs="Calibri"/>
                <w:color w:val="000000"/>
                <w:szCs w:val="20"/>
              </w:rPr>
              <w:t>2 Sprints</w:t>
            </w:r>
          </w:p>
        </w:tc>
        <w:tc>
          <w:tcPr>
            <w:tcW w:w="2410" w:type="dxa"/>
            <w:tcBorders>
              <w:top w:val="nil"/>
              <w:left w:val="nil"/>
              <w:bottom w:val="single" w:sz="4" w:space="0" w:color="auto"/>
              <w:right w:val="single" w:sz="4" w:space="0" w:color="auto"/>
            </w:tcBorders>
            <w:shd w:val="clear" w:color="auto" w:fill="auto"/>
            <w:noWrap/>
            <w:vAlign w:val="center"/>
            <w:hideMark/>
          </w:tcPr>
          <w:p w14:paraId="5001C476" w14:textId="6D23B6E5" w:rsidR="00E72F9E" w:rsidRPr="008C10E6" w:rsidRDefault="000D3570" w:rsidP="008C10E6">
            <w:pPr>
              <w:rPr>
                <w:rFonts w:cs="Calibri"/>
                <w:color w:val="000000"/>
                <w:szCs w:val="20"/>
              </w:rPr>
            </w:pPr>
            <w:ins w:id="375" w:author="Nikki Papenfus" w:date="2024-12-13T16:28:00Z" w16du:dateUtc="2024-12-13T14:28:00Z">
              <w:r>
                <w:rPr>
                  <w:rFonts w:cs="Calibri"/>
                  <w:color w:val="000000"/>
                  <w:szCs w:val="20"/>
                </w:rPr>
                <w:t>6</w:t>
              </w:r>
            </w:ins>
            <w:del w:id="376" w:author="Nikki Papenfus" w:date="2024-12-13T16:28:00Z" w16du:dateUtc="2024-12-13T14:28:00Z">
              <w:r w:rsidR="00E72F9E" w:rsidRPr="008C10E6" w:rsidDel="000D3570">
                <w:rPr>
                  <w:rFonts w:cs="Calibri"/>
                  <w:color w:val="000000"/>
                  <w:szCs w:val="20"/>
                </w:rPr>
                <w:delText>7</w:delText>
              </w:r>
            </w:del>
            <w:r w:rsidR="00E72F9E" w:rsidRPr="008C10E6">
              <w:rPr>
                <w:rFonts w:cs="Calibri"/>
                <w:color w:val="000000"/>
                <w:szCs w:val="20"/>
              </w:rPr>
              <w:t xml:space="preserve"> weeks</w:t>
            </w:r>
          </w:p>
        </w:tc>
        <w:tc>
          <w:tcPr>
            <w:tcW w:w="1842" w:type="dxa"/>
            <w:tcBorders>
              <w:top w:val="nil"/>
              <w:left w:val="nil"/>
              <w:bottom w:val="single" w:sz="4" w:space="0" w:color="auto"/>
              <w:right w:val="single" w:sz="4" w:space="0" w:color="auto"/>
            </w:tcBorders>
            <w:shd w:val="clear" w:color="auto" w:fill="auto"/>
            <w:noWrap/>
            <w:vAlign w:val="center"/>
            <w:hideMark/>
          </w:tcPr>
          <w:p w14:paraId="6EDAC47F" w14:textId="77777777" w:rsidR="00E72F9E" w:rsidRPr="008C10E6" w:rsidRDefault="00E72F9E" w:rsidP="008C10E6">
            <w:pPr>
              <w:jc w:val="right"/>
              <w:rPr>
                <w:rFonts w:cs="Calibri"/>
                <w:color w:val="000000"/>
                <w:szCs w:val="20"/>
              </w:rPr>
            </w:pPr>
            <w:r w:rsidRPr="008C10E6">
              <w:rPr>
                <w:rFonts w:cs="Calibri"/>
                <w:color w:val="000000"/>
                <w:szCs w:val="20"/>
              </w:rPr>
              <w:t>£81,900</w:t>
            </w:r>
          </w:p>
        </w:tc>
        <w:tc>
          <w:tcPr>
            <w:tcW w:w="1843" w:type="dxa"/>
            <w:tcBorders>
              <w:top w:val="nil"/>
              <w:left w:val="nil"/>
              <w:bottom w:val="single" w:sz="4" w:space="0" w:color="auto"/>
              <w:right w:val="single" w:sz="4" w:space="0" w:color="auto"/>
            </w:tcBorders>
            <w:shd w:val="clear" w:color="auto" w:fill="auto"/>
            <w:noWrap/>
            <w:vAlign w:val="center"/>
            <w:hideMark/>
          </w:tcPr>
          <w:p w14:paraId="59B12FFA" w14:textId="77777777" w:rsidR="00E72F9E" w:rsidRPr="008C10E6" w:rsidRDefault="00E72F9E" w:rsidP="008C10E6">
            <w:pPr>
              <w:jc w:val="right"/>
              <w:rPr>
                <w:rFonts w:cs="Calibri"/>
                <w:color w:val="000000"/>
                <w:szCs w:val="20"/>
              </w:rPr>
            </w:pPr>
            <w:r w:rsidRPr="008C10E6">
              <w:rPr>
                <w:rFonts w:cs="Calibri"/>
                <w:color w:val="000000"/>
                <w:szCs w:val="20"/>
              </w:rPr>
              <w:t>£81,900</w:t>
            </w:r>
          </w:p>
        </w:tc>
      </w:tr>
      <w:tr w:rsidR="00E72F9E" w:rsidRPr="008C10E6" w14:paraId="47FBC342" w14:textId="77777777" w:rsidTr="008C10E6">
        <w:trPr>
          <w:trHeight w:val="30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400FE839" w14:textId="77777777" w:rsidR="00E72F9E" w:rsidRPr="008C10E6" w:rsidRDefault="00E72F9E" w:rsidP="008C10E6">
            <w:pPr>
              <w:rPr>
                <w:rFonts w:cs="Calibri"/>
                <w:color w:val="000000"/>
                <w:szCs w:val="20"/>
              </w:rPr>
            </w:pPr>
            <w:r w:rsidRPr="008C10E6">
              <w:rPr>
                <w:rFonts w:cs="Calibri"/>
                <w:color w:val="000000"/>
                <w:szCs w:val="20"/>
              </w:rPr>
              <w:t>User guide updates</w:t>
            </w:r>
          </w:p>
        </w:tc>
        <w:tc>
          <w:tcPr>
            <w:tcW w:w="2410" w:type="dxa"/>
            <w:tcBorders>
              <w:top w:val="nil"/>
              <w:left w:val="nil"/>
              <w:bottom w:val="single" w:sz="4" w:space="0" w:color="auto"/>
              <w:right w:val="single" w:sz="4" w:space="0" w:color="auto"/>
            </w:tcBorders>
            <w:shd w:val="clear" w:color="auto" w:fill="auto"/>
            <w:noWrap/>
            <w:vAlign w:val="center"/>
            <w:hideMark/>
          </w:tcPr>
          <w:p w14:paraId="3D4CAFD8" w14:textId="77777777" w:rsidR="00E72F9E" w:rsidRPr="008C10E6" w:rsidRDefault="00E72F9E" w:rsidP="008C10E6">
            <w:pPr>
              <w:rPr>
                <w:rFonts w:cs="Calibri"/>
                <w:color w:val="000000"/>
                <w:szCs w:val="20"/>
              </w:rPr>
            </w:pPr>
            <w:r w:rsidRPr="008C10E6">
              <w:rPr>
                <w:rFonts w:cs="Calibri"/>
                <w:color w:val="000000"/>
                <w:szCs w:val="20"/>
              </w:rPr>
              <w:t>Done in parallel with sprints </w:t>
            </w:r>
          </w:p>
        </w:tc>
        <w:tc>
          <w:tcPr>
            <w:tcW w:w="1842" w:type="dxa"/>
            <w:tcBorders>
              <w:top w:val="nil"/>
              <w:left w:val="nil"/>
              <w:bottom w:val="single" w:sz="4" w:space="0" w:color="auto"/>
              <w:right w:val="single" w:sz="4" w:space="0" w:color="auto"/>
            </w:tcBorders>
            <w:shd w:val="clear" w:color="auto" w:fill="auto"/>
            <w:noWrap/>
            <w:vAlign w:val="center"/>
            <w:hideMark/>
          </w:tcPr>
          <w:p w14:paraId="4202C2D7" w14:textId="77777777" w:rsidR="00E72F9E" w:rsidRPr="008C10E6" w:rsidRDefault="00E72F9E" w:rsidP="008C10E6">
            <w:pPr>
              <w:jc w:val="right"/>
              <w:rPr>
                <w:rFonts w:cs="Calibri"/>
                <w:color w:val="000000"/>
                <w:szCs w:val="20"/>
              </w:rPr>
            </w:pPr>
            <w:r w:rsidRPr="008C10E6">
              <w:rPr>
                <w:rFonts w:cs="Calibri"/>
                <w:color w:val="000000"/>
                <w:szCs w:val="20"/>
              </w:rPr>
              <w:t>£1,575</w:t>
            </w:r>
          </w:p>
        </w:tc>
        <w:tc>
          <w:tcPr>
            <w:tcW w:w="1843" w:type="dxa"/>
            <w:tcBorders>
              <w:top w:val="nil"/>
              <w:left w:val="nil"/>
              <w:bottom w:val="single" w:sz="4" w:space="0" w:color="auto"/>
              <w:right w:val="single" w:sz="4" w:space="0" w:color="auto"/>
            </w:tcBorders>
            <w:shd w:val="clear" w:color="auto" w:fill="auto"/>
            <w:noWrap/>
            <w:vAlign w:val="center"/>
            <w:hideMark/>
          </w:tcPr>
          <w:p w14:paraId="7EF995FB" w14:textId="77777777" w:rsidR="00E72F9E" w:rsidRPr="008C10E6" w:rsidRDefault="00E72F9E" w:rsidP="008C10E6">
            <w:pPr>
              <w:jc w:val="right"/>
              <w:rPr>
                <w:rFonts w:cs="Calibri"/>
                <w:color w:val="000000"/>
                <w:szCs w:val="20"/>
              </w:rPr>
            </w:pPr>
            <w:r w:rsidRPr="008C10E6">
              <w:rPr>
                <w:rFonts w:cs="Calibri"/>
                <w:color w:val="000000"/>
                <w:szCs w:val="20"/>
              </w:rPr>
              <w:t>£1,575</w:t>
            </w:r>
          </w:p>
        </w:tc>
      </w:tr>
      <w:tr w:rsidR="00E72F9E" w:rsidRPr="008C10E6" w14:paraId="4D7CE793" w14:textId="77777777" w:rsidTr="008C10E6">
        <w:trPr>
          <w:trHeight w:val="30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207E853C" w14:textId="77777777" w:rsidR="00E72F9E" w:rsidRPr="008C10E6" w:rsidRDefault="00E72F9E" w:rsidP="008C10E6">
            <w:pPr>
              <w:rPr>
                <w:rFonts w:cs="Calibri"/>
                <w:color w:val="000000"/>
                <w:szCs w:val="20"/>
              </w:rPr>
            </w:pPr>
            <w:r w:rsidRPr="008C10E6">
              <w:rPr>
                <w:rFonts w:cs="Calibri"/>
                <w:color w:val="000000"/>
                <w:szCs w:val="20"/>
              </w:rPr>
              <w:t>UAT</w:t>
            </w:r>
          </w:p>
        </w:tc>
        <w:tc>
          <w:tcPr>
            <w:tcW w:w="2410" w:type="dxa"/>
            <w:tcBorders>
              <w:top w:val="nil"/>
              <w:left w:val="nil"/>
              <w:bottom w:val="single" w:sz="4" w:space="0" w:color="auto"/>
              <w:right w:val="single" w:sz="4" w:space="0" w:color="auto"/>
            </w:tcBorders>
            <w:shd w:val="clear" w:color="auto" w:fill="auto"/>
            <w:noWrap/>
            <w:vAlign w:val="center"/>
            <w:hideMark/>
          </w:tcPr>
          <w:p w14:paraId="30CA0280" w14:textId="77777777" w:rsidR="00E72F9E" w:rsidRPr="008C10E6" w:rsidRDefault="00E72F9E" w:rsidP="008C10E6">
            <w:pPr>
              <w:rPr>
                <w:rFonts w:cs="Calibri"/>
                <w:color w:val="000000"/>
                <w:szCs w:val="20"/>
              </w:rPr>
            </w:pPr>
            <w:r w:rsidRPr="008C10E6">
              <w:rPr>
                <w:rFonts w:cs="Calibri"/>
                <w:color w:val="000000"/>
                <w:szCs w:val="20"/>
              </w:rPr>
              <w:t>4 weeks</w:t>
            </w:r>
          </w:p>
        </w:tc>
        <w:tc>
          <w:tcPr>
            <w:tcW w:w="1842" w:type="dxa"/>
            <w:tcBorders>
              <w:top w:val="nil"/>
              <w:left w:val="nil"/>
              <w:bottom w:val="single" w:sz="4" w:space="0" w:color="auto"/>
              <w:right w:val="single" w:sz="4" w:space="0" w:color="auto"/>
            </w:tcBorders>
            <w:shd w:val="clear" w:color="auto" w:fill="auto"/>
            <w:noWrap/>
            <w:vAlign w:val="center"/>
            <w:hideMark/>
          </w:tcPr>
          <w:p w14:paraId="50CEA8B6" w14:textId="77777777" w:rsidR="00E72F9E" w:rsidRPr="008C10E6" w:rsidRDefault="00E72F9E" w:rsidP="008C10E6">
            <w:pPr>
              <w:jc w:val="right"/>
              <w:rPr>
                <w:rFonts w:cs="Calibri"/>
                <w:color w:val="000000"/>
                <w:szCs w:val="20"/>
              </w:rPr>
            </w:pPr>
            <w:r w:rsidRPr="008C10E6">
              <w:rPr>
                <w:rFonts w:cs="Calibri"/>
                <w:color w:val="000000"/>
                <w:szCs w:val="20"/>
              </w:rPr>
              <w:t>£7,200</w:t>
            </w:r>
          </w:p>
        </w:tc>
        <w:tc>
          <w:tcPr>
            <w:tcW w:w="1843" w:type="dxa"/>
            <w:tcBorders>
              <w:top w:val="nil"/>
              <w:left w:val="nil"/>
              <w:bottom w:val="single" w:sz="4" w:space="0" w:color="auto"/>
              <w:right w:val="single" w:sz="4" w:space="0" w:color="auto"/>
            </w:tcBorders>
            <w:shd w:val="clear" w:color="auto" w:fill="auto"/>
            <w:noWrap/>
            <w:vAlign w:val="center"/>
            <w:hideMark/>
          </w:tcPr>
          <w:p w14:paraId="232B4182" w14:textId="77777777" w:rsidR="00E72F9E" w:rsidRPr="008C10E6" w:rsidRDefault="00E72F9E" w:rsidP="008C10E6">
            <w:pPr>
              <w:jc w:val="right"/>
              <w:rPr>
                <w:rFonts w:cs="Calibri"/>
                <w:color w:val="000000"/>
                <w:szCs w:val="20"/>
              </w:rPr>
            </w:pPr>
            <w:r w:rsidRPr="008C10E6">
              <w:rPr>
                <w:rFonts w:cs="Calibri"/>
                <w:color w:val="000000"/>
                <w:szCs w:val="20"/>
              </w:rPr>
              <w:t>£7,200</w:t>
            </w:r>
          </w:p>
        </w:tc>
      </w:tr>
      <w:tr w:rsidR="00E72F9E" w:rsidRPr="008C10E6" w14:paraId="1C6DF3EB" w14:textId="77777777" w:rsidTr="00E16339">
        <w:trPr>
          <w:trHeight w:val="30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4BCCD9F4" w14:textId="77777777" w:rsidR="00E72F9E" w:rsidRPr="008C10E6" w:rsidRDefault="00E72F9E" w:rsidP="008C10E6">
            <w:pPr>
              <w:rPr>
                <w:rFonts w:cs="Calibri"/>
                <w:color w:val="000000"/>
                <w:szCs w:val="20"/>
              </w:rPr>
            </w:pPr>
            <w:r w:rsidRPr="008C10E6">
              <w:rPr>
                <w:rFonts w:cs="Calibri"/>
                <w:color w:val="000000"/>
                <w:szCs w:val="20"/>
              </w:rPr>
              <w:t>Production Deployment &amp; Post Go-Live Support </w:t>
            </w:r>
          </w:p>
        </w:tc>
        <w:tc>
          <w:tcPr>
            <w:tcW w:w="2410" w:type="dxa"/>
            <w:tcBorders>
              <w:top w:val="nil"/>
              <w:left w:val="nil"/>
              <w:bottom w:val="single" w:sz="4" w:space="0" w:color="auto"/>
              <w:right w:val="single" w:sz="4" w:space="0" w:color="auto"/>
            </w:tcBorders>
            <w:shd w:val="clear" w:color="auto" w:fill="auto"/>
            <w:noWrap/>
            <w:vAlign w:val="center"/>
            <w:hideMark/>
          </w:tcPr>
          <w:p w14:paraId="0CD24088" w14:textId="77777777" w:rsidR="00E72F9E" w:rsidRPr="008C10E6" w:rsidRDefault="00E72F9E" w:rsidP="008C10E6">
            <w:pPr>
              <w:rPr>
                <w:rFonts w:cs="Calibri"/>
                <w:color w:val="000000"/>
                <w:szCs w:val="20"/>
              </w:rPr>
            </w:pPr>
            <w:r w:rsidRPr="008C10E6">
              <w:rPr>
                <w:rFonts w:cs="Calibri"/>
                <w:color w:val="000000"/>
                <w:szCs w:val="20"/>
              </w:rPr>
              <w:t>2 weeks</w:t>
            </w:r>
          </w:p>
        </w:tc>
        <w:tc>
          <w:tcPr>
            <w:tcW w:w="1842" w:type="dxa"/>
            <w:tcBorders>
              <w:top w:val="nil"/>
              <w:left w:val="nil"/>
              <w:bottom w:val="single" w:sz="4" w:space="0" w:color="auto"/>
              <w:right w:val="single" w:sz="4" w:space="0" w:color="auto"/>
            </w:tcBorders>
            <w:shd w:val="clear" w:color="auto" w:fill="auto"/>
            <w:noWrap/>
            <w:vAlign w:val="center"/>
            <w:hideMark/>
          </w:tcPr>
          <w:p w14:paraId="7902618B" w14:textId="77777777" w:rsidR="00E72F9E" w:rsidRPr="008C10E6" w:rsidRDefault="00E72F9E" w:rsidP="008C10E6">
            <w:pPr>
              <w:jc w:val="right"/>
              <w:rPr>
                <w:rFonts w:cs="Calibri"/>
                <w:color w:val="000000"/>
                <w:szCs w:val="20"/>
              </w:rPr>
            </w:pPr>
            <w:r w:rsidRPr="008C10E6">
              <w:rPr>
                <w:rFonts w:cs="Calibri"/>
                <w:color w:val="000000"/>
                <w:szCs w:val="20"/>
              </w:rPr>
              <w:t>£3,600</w:t>
            </w:r>
          </w:p>
        </w:tc>
        <w:tc>
          <w:tcPr>
            <w:tcW w:w="1843" w:type="dxa"/>
            <w:tcBorders>
              <w:top w:val="nil"/>
              <w:left w:val="nil"/>
              <w:bottom w:val="single" w:sz="4" w:space="0" w:color="auto"/>
              <w:right w:val="single" w:sz="4" w:space="0" w:color="auto"/>
            </w:tcBorders>
            <w:shd w:val="clear" w:color="auto" w:fill="auto"/>
            <w:noWrap/>
            <w:vAlign w:val="center"/>
            <w:hideMark/>
          </w:tcPr>
          <w:p w14:paraId="6B64FDEA" w14:textId="77777777" w:rsidR="00E72F9E" w:rsidRPr="008C10E6" w:rsidRDefault="00E72F9E" w:rsidP="008C10E6">
            <w:pPr>
              <w:jc w:val="right"/>
              <w:rPr>
                <w:rFonts w:cs="Calibri"/>
                <w:color w:val="000000"/>
                <w:szCs w:val="20"/>
              </w:rPr>
            </w:pPr>
            <w:r w:rsidRPr="008C10E6">
              <w:rPr>
                <w:rFonts w:cs="Calibri"/>
                <w:color w:val="000000"/>
                <w:szCs w:val="20"/>
              </w:rPr>
              <w:t>£3,600</w:t>
            </w:r>
          </w:p>
        </w:tc>
      </w:tr>
      <w:tr w:rsidR="00E72F9E" w:rsidRPr="008C10E6" w14:paraId="7EB32439" w14:textId="77777777" w:rsidTr="00E16339">
        <w:trPr>
          <w:trHeight w:val="345"/>
        </w:trPr>
        <w:tc>
          <w:tcPr>
            <w:tcW w:w="28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133463A" w14:textId="77777777" w:rsidR="00E72F9E" w:rsidRPr="008C10E6" w:rsidRDefault="00E72F9E" w:rsidP="008C10E6">
            <w:pPr>
              <w:rPr>
                <w:rFonts w:cs="Calibri"/>
                <w:b/>
                <w:bCs/>
                <w:color w:val="000000"/>
                <w:szCs w:val="20"/>
              </w:rPr>
            </w:pPr>
            <w:r w:rsidRPr="008C10E6">
              <w:rPr>
                <w:rFonts w:cs="Calibri"/>
                <w:b/>
                <w:bCs/>
                <w:color w:val="000000"/>
                <w:szCs w:val="20"/>
              </w:rPr>
              <w:t>Total</w:t>
            </w:r>
          </w:p>
        </w:tc>
        <w:tc>
          <w:tcPr>
            <w:tcW w:w="2410" w:type="dxa"/>
            <w:tcBorders>
              <w:top w:val="nil"/>
              <w:left w:val="nil"/>
              <w:bottom w:val="single" w:sz="4" w:space="0" w:color="auto"/>
              <w:right w:val="single" w:sz="4" w:space="0" w:color="auto"/>
            </w:tcBorders>
            <w:shd w:val="clear" w:color="auto" w:fill="F2F2F2" w:themeFill="background1" w:themeFillShade="F2"/>
            <w:noWrap/>
            <w:vAlign w:val="center"/>
            <w:hideMark/>
          </w:tcPr>
          <w:p w14:paraId="671A0053" w14:textId="716339A1" w:rsidR="00E72F9E" w:rsidRPr="008C10E6" w:rsidRDefault="00E72F9E" w:rsidP="008C10E6">
            <w:pPr>
              <w:rPr>
                <w:rFonts w:cs="Calibri"/>
                <w:b/>
                <w:bCs/>
                <w:color w:val="000000"/>
                <w:szCs w:val="20"/>
              </w:rPr>
            </w:pPr>
            <w:r w:rsidRPr="008C10E6">
              <w:rPr>
                <w:rFonts w:cs="Calibri"/>
                <w:b/>
                <w:bCs/>
                <w:color w:val="000000"/>
                <w:szCs w:val="20"/>
              </w:rPr>
              <w:t>1</w:t>
            </w:r>
            <w:ins w:id="377" w:author="Nikki Papenfus" w:date="2024-12-13T16:28:00Z" w16du:dateUtc="2024-12-13T14:28:00Z">
              <w:r w:rsidR="000D3570">
                <w:rPr>
                  <w:rFonts w:cs="Calibri"/>
                  <w:b/>
                  <w:bCs/>
                  <w:color w:val="000000"/>
                  <w:szCs w:val="20"/>
                </w:rPr>
                <w:t>4</w:t>
              </w:r>
            </w:ins>
            <w:del w:id="378" w:author="Nikki Papenfus" w:date="2024-12-13T16:28:00Z" w16du:dateUtc="2024-12-13T14:28:00Z">
              <w:r w:rsidRPr="008C10E6" w:rsidDel="000D3570">
                <w:rPr>
                  <w:rFonts w:cs="Calibri"/>
                  <w:b/>
                  <w:bCs/>
                  <w:color w:val="000000"/>
                  <w:szCs w:val="20"/>
                </w:rPr>
                <w:delText>5</w:delText>
              </w:r>
            </w:del>
            <w:r w:rsidRPr="008C10E6">
              <w:rPr>
                <w:rFonts w:cs="Calibri"/>
                <w:b/>
                <w:bCs/>
                <w:color w:val="000000"/>
                <w:szCs w:val="20"/>
              </w:rPr>
              <w:t xml:space="preserve"> weeks</w:t>
            </w:r>
          </w:p>
        </w:tc>
        <w:tc>
          <w:tcPr>
            <w:tcW w:w="1842" w:type="dxa"/>
            <w:tcBorders>
              <w:top w:val="single" w:sz="4" w:space="0" w:color="auto"/>
              <w:left w:val="nil"/>
              <w:bottom w:val="double" w:sz="4" w:space="0" w:color="auto"/>
              <w:right w:val="single" w:sz="4" w:space="0" w:color="auto"/>
            </w:tcBorders>
            <w:shd w:val="clear" w:color="auto" w:fill="F2F2F2" w:themeFill="background1" w:themeFillShade="F2"/>
            <w:noWrap/>
            <w:vAlign w:val="center"/>
            <w:hideMark/>
          </w:tcPr>
          <w:p w14:paraId="6B8B6783" w14:textId="77777777" w:rsidR="00E72F9E" w:rsidRPr="008C10E6" w:rsidRDefault="00E72F9E" w:rsidP="008C10E6">
            <w:pPr>
              <w:jc w:val="right"/>
              <w:rPr>
                <w:rFonts w:cs="Calibri"/>
                <w:b/>
                <w:bCs/>
                <w:color w:val="000000"/>
                <w:szCs w:val="20"/>
              </w:rPr>
            </w:pPr>
            <w:r w:rsidRPr="008C10E6">
              <w:rPr>
                <w:rFonts w:cs="Calibri"/>
                <w:b/>
                <w:bCs/>
                <w:color w:val="000000"/>
                <w:szCs w:val="20"/>
              </w:rPr>
              <w:t>£98,370</w:t>
            </w:r>
          </w:p>
        </w:tc>
        <w:tc>
          <w:tcPr>
            <w:tcW w:w="1843" w:type="dxa"/>
            <w:tcBorders>
              <w:top w:val="single" w:sz="4" w:space="0" w:color="auto"/>
              <w:left w:val="nil"/>
              <w:bottom w:val="double" w:sz="4" w:space="0" w:color="auto"/>
              <w:right w:val="single" w:sz="4" w:space="0" w:color="auto"/>
            </w:tcBorders>
            <w:shd w:val="clear" w:color="auto" w:fill="F2F2F2" w:themeFill="background1" w:themeFillShade="F2"/>
            <w:noWrap/>
            <w:vAlign w:val="center"/>
            <w:hideMark/>
          </w:tcPr>
          <w:p w14:paraId="5E0EF3FD" w14:textId="77777777" w:rsidR="00E72F9E" w:rsidRPr="008C10E6" w:rsidRDefault="00E72F9E" w:rsidP="008C10E6">
            <w:pPr>
              <w:jc w:val="right"/>
              <w:rPr>
                <w:rFonts w:cs="Calibri"/>
                <w:b/>
                <w:bCs/>
                <w:color w:val="000000"/>
                <w:szCs w:val="20"/>
              </w:rPr>
            </w:pPr>
            <w:r w:rsidRPr="008C10E6">
              <w:rPr>
                <w:rFonts w:cs="Calibri"/>
                <w:b/>
                <w:bCs/>
                <w:color w:val="000000"/>
                <w:szCs w:val="20"/>
              </w:rPr>
              <w:t>£98,370</w:t>
            </w:r>
          </w:p>
        </w:tc>
      </w:tr>
    </w:tbl>
    <w:p w14:paraId="0FBAA6D7" w14:textId="77777777" w:rsidR="00E72F9E" w:rsidRPr="000C5E37" w:rsidRDefault="00E72F9E" w:rsidP="000C5E37">
      <w:pPr>
        <w:pStyle w:val="NormalIndent"/>
      </w:pPr>
    </w:p>
    <w:p w14:paraId="0967B426" w14:textId="77777777" w:rsidR="007B08B3" w:rsidRDefault="007B08B3">
      <w:pPr>
        <w:spacing w:after="200" w:line="276" w:lineRule="auto"/>
        <w:rPr>
          <w:ins w:id="379" w:author="Nikki Papenfus" w:date="2024-12-13T12:05:00Z" w16du:dateUtc="2024-12-13T10:05:00Z"/>
          <w:b/>
          <w:caps/>
          <w:color w:val="000000"/>
        </w:rPr>
      </w:pPr>
      <w:ins w:id="380" w:author="Nikki Papenfus" w:date="2024-12-13T12:05:00Z" w16du:dateUtc="2024-12-13T10:05:00Z">
        <w:r>
          <w:br w:type="page"/>
        </w:r>
      </w:ins>
    </w:p>
    <w:p w14:paraId="2400F8E1" w14:textId="359D07AE" w:rsidR="00FA64FC" w:rsidRDefault="00811894" w:rsidP="000B03E4">
      <w:pPr>
        <w:pStyle w:val="Heading2"/>
        <w:jc w:val="both"/>
      </w:pPr>
      <w:bookmarkStart w:id="381" w:name="_Toc189830747"/>
      <w:r>
        <w:lastRenderedPageBreak/>
        <w:t>R</w:t>
      </w:r>
      <w:r w:rsidR="00170957">
        <w:t xml:space="preserve">elease 2 </w:t>
      </w:r>
      <w:r w:rsidR="00FA64FC">
        <w:t>–</w:t>
      </w:r>
      <w:r w:rsidR="00170957">
        <w:t xml:space="preserve"> </w:t>
      </w:r>
      <w:r w:rsidR="00A47B5E">
        <w:t>Renewals</w:t>
      </w:r>
      <w:bookmarkEnd w:id="381"/>
    </w:p>
    <w:p w14:paraId="204BDC83" w14:textId="250215DC" w:rsidR="00A47B5E" w:rsidRPr="00A47B5E" w:rsidRDefault="000C5E37" w:rsidP="00E16626">
      <w:pPr>
        <w:pStyle w:val="CommentText"/>
      </w:pPr>
      <w:r w:rsidRPr="00DC4DF3">
        <w:t xml:space="preserve">Release </w:t>
      </w:r>
      <w:r w:rsidR="00170957">
        <w:t>2</w:t>
      </w:r>
      <w:r w:rsidR="00FA64FC">
        <w:t xml:space="preserve"> which </w:t>
      </w:r>
      <w:r w:rsidR="00924540">
        <w:t>is focused on</w:t>
      </w:r>
      <w:r w:rsidR="00E77317">
        <w:t xml:space="preserve"> the </w:t>
      </w:r>
      <w:proofErr w:type="gramStart"/>
      <w:r w:rsidR="00E77317">
        <w:t>renewals</w:t>
      </w:r>
      <w:proofErr w:type="gramEnd"/>
      <w:r w:rsidR="00E77317">
        <w:t xml:space="preserve"> functionality </w:t>
      </w:r>
      <w:r w:rsidRPr="00DC4DF3">
        <w:t xml:space="preserve">is currently projected to </w:t>
      </w:r>
      <w:r>
        <w:t xml:space="preserve">take </w:t>
      </w:r>
      <w:r w:rsidR="00E77317">
        <w:t xml:space="preserve">4 – 5 sprints </w:t>
      </w:r>
      <w:r w:rsidRPr="00AA68DC">
        <w:t>to deliver to UAT</w:t>
      </w:r>
      <w:r>
        <w:t xml:space="preserve">. </w:t>
      </w:r>
      <w:r w:rsidRPr="008A4EF6">
        <w:t xml:space="preserve">This will </w:t>
      </w:r>
      <w:r w:rsidRPr="004029E5">
        <w:t>be</w:t>
      </w:r>
      <w:r w:rsidRPr="008A4EF6">
        <w:t xml:space="preserve"> confirmed after Sprint 0 has been completed to ensure any additional complexity can be included if required. </w:t>
      </w:r>
    </w:p>
    <w:p w14:paraId="1B405DBE" w14:textId="7FEED6CC" w:rsidR="006F1B5B" w:rsidRPr="00DC4DF3" w:rsidRDefault="006F1B5B" w:rsidP="00E16626">
      <w:pPr>
        <w:pStyle w:val="CommentText"/>
      </w:pPr>
      <w:r w:rsidRPr="00DC4DF3">
        <w:t xml:space="preserve">The total cost of </w:t>
      </w:r>
      <w:r w:rsidR="00B66567">
        <w:t>this release</w:t>
      </w:r>
      <w:r w:rsidRPr="00DC4DF3">
        <w:t xml:space="preserve"> is estimated to be </w:t>
      </w:r>
      <w:r w:rsidRPr="00D53BA5">
        <w:rPr>
          <w:sz w:val="18"/>
          <w:szCs w:val="18"/>
        </w:rPr>
        <w:t>£</w:t>
      </w:r>
      <w:r w:rsidR="00A63185" w:rsidRPr="00D53BA5">
        <w:rPr>
          <w:sz w:val="18"/>
          <w:szCs w:val="18"/>
        </w:rPr>
        <w:t>17</w:t>
      </w:r>
      <w:r w:rsidR="000F55F2" w:rsidRPr="00D53BA5">
        <w:rPr>
          <w:sz w:val="18"/>
          <w:szCs w:val="18"/>
        </w:rPr>
        <w:t>6 175</w:t>
      </w:r>
      <w:r w:rsidR="00446767" w:rsidRPr="00D53BA5">
        <w:rPr>
          <w:sz w:val="18"/>
          <w:szCs w:val="18"/>
        </w:rPr>
        <w:t xml:space="preserve"> – £</w:t>
      </w:r>
      <w:r w:rsidR="009B4536" w:rsidRPr="00D53BA5">
        <w:rPr>
          <w:sz w:val="18"/>
          <w:szCs w:val="18"/>
        </w:rPr>
        <w:t>2</w:t>
      </w:r>
      <w:r w:rsidR="000F55F2" w:rsidRPr="00D53BA5">
        <w:rPr>
          <w:sz w:val="18"/>
          <w:szCs w:val="18"/>
        </w:rPr>
        <w:t>17 125</w:t>
      </w:r>
      <w:r w:rsidRPr="00D53BA5">
        <w:rPr>
          <w:sz w:val="18"/>
          <w:szCs w:val="18"/>
        </w:rPr>
        <w:t>.</w:t>
      </w:r>
    </w:p>
    <w:p w14:paraId="0F5903E4" w14:textId="7CC08005" w:rsidR="006F1B5B" w:rsidRDefault="006F1B5B" w:rsidP="00E16626">
      <w:pPr>
        <w:pStyle w:val="CommentText"/>
      </w:pPr>
      <w:r w:rsidRPr="00DC4DF3">
        <w:t xml:space="preserve">The total duration of </w:t>
      </w:r>
      <w:r w:rsidR="00B64EE6">
        <w:t>this release</w:t>
      </w:r>
      <w:r w:rsidRPr="00DC4DF3">
        <w:t xml:space="preserve"> is expected to be </w:t>
      </w:r>
      <w:r w:rsidR="009B4536">
        <w:t>16-19</w:t>
      </w:r>
      <w:r w:rsidR="008C7205" w:rsidRPr="00690E75">
        <w:t xml:space="preserve"> </w:t>
      </w:r>
      <w:r w:rsidRPr="00690E75">
        <w:t xml:space="preserve">weeks </w:t>
      </w:r>
      <w:r w:rsidR="00690E75" w:rsidRPr="00690E75">
        <w:t xml:space="preserve">(including </w:t>
      </w:r>
      <w:r w:rsidR="009B4536" w:rsidRPr="00D53BA5">
        <w:t>2</w:t>
      </w:r>
      <w:r w:rsidR="00690E75" w:rsidRPr="00D53BA5">
        <w:t xml:space="preserve"> weeks</w:t>
      </w:r>
      <w:r w:rsidR="00690E75" w:rsidRPr="00690E75">
        <w:t xml:space="preserve"> UAT) </w:t>
      </w:r>
      <w:r w:rsidRPr="00DC4DF3">
        <w:t xml:space="preserve">as well as an additional </w:t>
      </w:r>
      <w:r w:rsidRPr="00D53BA5">
        <w:t>2 weeks</w:t>
      </w:r>
      <w:r w:rsidRPr="00DC4DF3">
        <w:t xml:space="preserve"> for post go-live support.</w:t>
      </w:r>
    </w:p>
    <w:p w14:paraId="1E3732C4" w14:textId="3D07B94B" w:rsidR="00813C60" w:rsidRDefault="00813C60" w:rsidP="00E16626">
      <w:pPr>
        <w:pStyle w:val="CommentText"/>
      </w:pPr>
      <w:r w:rsidRPr="007B08B3">
        <w:t>This release is estimated to go live on</w:t>
      </w:r>
      <w:ins w:id="382" w:author="Nikki Papenfus" w:date="2024-12-13T11:53:00Z" w16du:dateUtc="2024-12-13T09:53:00Z">
        <w:r w:rsidR="00E902FC" w:rsidRPr="007B08B3">
          <w:t xml:space="preserve"> 10</w:t>
        </w:r>
        <w:r w:rsidR="00E902FC" w:rsidRPr="007B08B3">
          <w:rPr>
            <w:vertAlign w:val="superscript"/>
          </w:rPr>
          <w:t>th</w:t>
        </w:r>
        <w:r w:rsidR="00E902FC" w:rsidRPr="007B08B3">
          <w:t xml:space="preserve"> July</w:t>
        </w:r>
      </w:ins>
      <w:del w:id="383" w:author="Nikki Papenfus" w:date="2024-12-13T11:53:00Z" w16du:dateUtc="2024-12-13T09:53:00Z">
        <w:r w:rsidRPr="007B08B3" w:rsidDel="00E902FC">
          <w:delText xml:space="preserve"> </w:delText>
        </w:r>
        <w:r w:rsidR="004C6707" w:rsidRPr="007B08B3" w:rsidDel="00E902FC">
          <w:delText>16</w:delText>
        </w:r>
        <w:r w:rsidRPr="007B08B3" w:rsidDel="00E902FC">
          <w:rPr>
            <w:vertAlign w:val="superscript"/>
          </w:rPr>
          <w:delText>th</w:delText>
        </w:r>
        <w:r w:rsidRPr="007B08B3" w:rsidDel="00E902FC">
          <w:delText xml:space="preserve"> </w:delText>
        </w:r>
        <w:r w:rsidR="009B4536" w:rsidRPr="007B08B3" w:rsidDel="00E902FC">
          <w:delText>June</w:delText>
        </w:r>
      </w:del>
      <w:r w:rsidRPr="007B08B3">
        <w:t xml:space="preserve"> 2025, assuming a project start date of </w:t>
      </w:r>
      <w:ins w:id="384" w:author="Nikki Papenfus" w:date="2024-12-13T11:55:00Z" w16du:dateUtc="2024-12-13T09:55:00Z">
        <w:r w:rsidR="00C61F30" w:rsidRPr="007B08B3">
          <w:t>27</w:t>
        </w:r>
        <w:r w:rsidR="00C61F30" w:rsidRPr="007B08B3">
          <w:rPr>
            <w:vertAlign w:val="superscript"/>
          </w:rPr>
          <w:t>th</w:t>
        </w:r>
        <w:r w:rsidR="00C61F30" w:rsidRPr="007B08B3">
          <w:t xml:space="preserve"> February </w:t>
        </w:r>
      </w:ins>
      <w:del w:id="385" w:author="Nikki Papenfus" w:date="2024-12-13T11:55:00Z" w16du:dateUtc="2024-12-13T09:55:00Z">
        <w:r w:rsidR="00D66DE9" w:rsidRPr="007B08B3" w:rsidDel="00C61F30">
          <w:delText>9</w:delText>
        </w:r>
        <w:r w:rsidR="00D66DE9" w:rsidRPr="007B08B3" w:rsidDel="00C61F30">
          <w:rPr>
            <w:vertAlign w:val="superscript"/>
          </w:rPr>
          <w:delText>th</w:delText>
        </w:r>
        <w:r w:rsidR="00D66DE9" w:rsidRPr="007B08B3" w:rsidDel="00C61F30">
          <w:delText xml:space="preserve"> December</w:delText>
        </w:r>
        <w:r w:rsidRPr="007B08B3" w:rsidDel="00C61F30">
          <w:delText xml:space="preserve"> </w:delText>
        </w:r>
      </w:del>
      <w:r w:rsidRPr="007B08B3">
        <w:t>2024.</w:t>
      </w:r>
    </w:p>
    <w:tbl>
      <w:tblPr>
        <w:tblW w:w="8930" w:type="dxa"/>
        <w:tblInd w:w="421" w:type="dxa"/>
        <w:tblLook w:val="04A0" w:firstRow="1" w:lastRow="0" w:firstColumn="1" w:lastColumn="0" w:noHBand="0" w:noVBand="1"/>
      </w:tblPr>
      <w:tblGrid>
        <w:gridCol w:w="2835"/>
        <w:gridCol w:w="2409"/>
        <w:gridCol w:w="1843"/>
        <w:gridCol w:w="1843"/>
      </w:tblGrid>
      <w:tr w:rsidR="00CF539F" w:rsidRPr="008C10E6" w14:paraId="1CB06FB4" w14:textId="77777777" w:rsidTr="00E16339">
        <w:trPr>
          <w:trHeight w:val="427"/>
        </w:trPr>
        <w:tc>
          <w:tcPr>
            <w:tcW w:w="283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03F26E1" w14:textId="77777777" w:rsidR="00CF539F" w:rsidRPr="008C10E6" w:rsidRDefault="00CF539F" w:rsidP="008C10E6">
            <w:pPr>
              <w:rPr>
                <w:rFonts w:cs="Calibri"/>
                <w:b/>
                <w:bCs/>
                <w:color w:val="000000"/>
                <w:szCs w:val="20"/>
              </w:rPr>
            </w:pPr>
            <w:r w:rsidRPr="008C10E6">
              <w:rPr>
                <w:rFonts w:cs="Calibri"/>
                <w:b/>
                <w:bCs/>
                <w:color w:val="000000"/>
                <w:szCs w:val="20"/>
              </w:rPr>
              <w:t>Phase</w:t>
            </w:r>
          </w:p>
        </w:tc>
        <w:tc>
          <w:tcPr>
            <w:tcW w:w="2409" w:type="dxa"/>
            <w:tcBorders>
              <w:top w:val="single" w:sz="4" w:space="0" w:color="auto"/>
              <w:left w:val="nil"/>
              <w:bottom w:val="single" w:sz="4" w:space="0" w:color="auto"/>
              <w:right w:val="single" w:sz="4" w:space="0" w:color="auto"/>
            </w:tcBorders>
            <w:shd w:val="clear" w:color="000000" w:fill="D9D9D9"/>
            <w:noWrap/>
            <w:vAlign w:val="center"/>
            <w:hideMark/>
          </w:tcPr>
          <w:p w14:paraId="51C34A39" w14:textId="77777777" w:rsidR="00CF539F" w:rsidRPr="008C10E6" w:rsidRDefault="00CF539F" w:rsidP="008C10E6">
            <w:pPr>
              <w:rPr>
                <w:rFonts w:cs="Calibri"/>
                <w:b/>
                <w:bCs/>
                <w:color w:val="000000"/>
                <w:szCs w:val="20"/>
              </w:rPr>
            </w:pPr>
            <w:r w:rsidRPr="008C10E6">
              <w:rPr>
                <w:rFonts w:cs="Calibri"/>
                <w:b/>
                <w:bCs/>
                <w:color w:val="000000"/>
                <w:szCs w:val="20"/>
              </w:rPr>
              <w:t>Duration</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4C03474C" w14:textId="77777777" w:rsidR="00CF539F" w:rsidRPr="008C10E6" w:rsidRDefault="00CF539F" w:rsidP="008C10E6">
            <w:pPr>
              <w:jc w:val="right"/>
              <w:rPr>
                <w:rFonts w:cs="Calibri"/>
                <w:b/>
                <w:bCs/>
                <w:color w:val="000000"/>
                <w:szCs w:val="20"/>
              </w:rPr>
            </w:pPr>
            <w:r w:rsidRPr="008C10E6">
              <w:rPr>
                <w:rFonts w:cs="Calibri"/>
                <w:b/>
                <w:bCs/>
                <w:color w:val="000000"/>
                <w:szCs w:val="20"/>
              </w:rPr>
              <w:t>Lower Bound</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34D2F93D" w14:textId="77777777" w:rsidR="00CF539F" w:rsidRPr="008C10E6" w:rsidRDefault="00CF539F" w:rsidP="008C10E6">
            <w:pPr>
              <w:jc w:val="right"/>
              <w:rPr>
                <w:rFonts w:cs="Calibri"/>
                <w:b/>
                <w:bCs/>
                <w:color w:val="000000"/>
                <w:szCs w:val="20"/>
              </w:rPr>
            </w:pPr>
            <w:r w:rsidRPr="008C10E6">
              <w:rPr>
                <w:rFonts w:cs="Calibri"/>
                <w:b/>
                <w:bCs/>
                <w:color w:val="000000"/>
                <w:szCs w:val="20"/>
              </w:rPr>
              <w:t>Upper Bound</w:t>
            </w:r>
          </w:p>
        </w:tc>
      </w:tr>
      <w:tr w:rsidR="00CF539F" w:rsidRPr="008C10E6" w14:paraId="3996EC32" w14:textId="77777777" w:rsidTr="008C10E6">
        <w:trPr>
          <w:trHeight w:val="30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37BA1E5D" w14:textId="77777777" w:rsidR="00CF539F" w:rsidRPr="008C10E6" w:rsidRDefault="00CF539F" w:rsidP="008C10E6">
            <w:pPr>
              <w:rPr>
                <w:rFonts w:cs="Calibri"/>
                <w:color w:val="000000"/>
                <w:szCs w:val="20"/>
              </w:rPr>
            </w:pPr>
            <w:r w:rsidRPr="008C10E6">
              <w:rPr>
                <w:rFonts w:cs="Calibri"/>
                <w:color w:val="000000"/>
                <w:szCs w:val="20"/>
              </w:rPr>
              <w:t>4-5 Sprints</w:t>
            </w:r>
          </w:p>
        </w:tc>
        <w:tc>
          <w:tcPr>
            <w:tcW w:w="2409" w:type="dxa"/>
            <w:tcBorders>
              <w:top w:val="nil"/>
              <w:left w:val="nil"/>
              <w:bottom w:val="single" w:sz="4" w:space="0" w:color="auto"/>
              <w:right w:val="single" w:sz="4" w:space="0" w:color="auto"/>
            </w:tcBorders>
            <w:shd w:val="clear" w:color="auto" w:fill="auto"/>
            <w:noWrap/>
            <w:vAlign w:val="center"/>
            <w:hideMark/>
          </w:tcPr>
          <w:p w14:paraId="7A2BA4AE" w14:textId="488DF40D" w:rsidR="00CF539F" w:rsidRPr="008C10E6" w:rsidRDefault="00CF539F" w:rsidP="008C10E6">
            <w:pPr>
              <w:rPr>
                <w:rFonts w:cs="Calibri"/>
                <w:color w:val="000000"/>
                <w:szCs w:val="20"/>
              </w:rPr>
            </w:pPr>
            <w:r w:rsidRPr="008C10E6">
              <w:rPr>
                <w:rFonts w:cs="Calibri"/>
                <w:color w:val="000000"/>
                <w:szCs w:val="20"/>
              </w:rPr>
              <w:t>1</w:t>
            </w:r>
            <w:r w:rsidR="0086776C" w:rsidRPr="008C10E6">
              <w:rPr>
                <w:rFonts w:cs="Calibri"/>
                <w:color w:val="000000"/>
                <w:szCs w:val="20"/>
              </w:rPr>
              <w:t>4</w:t>
            </w:r>
            <w:r w:rsidRPr="008C10E6">
              <w:rPr>
                <w:rFonts w:cs="Calibri"/>
                <w:color w:val="000000"/>
                <w:szCs w:val="20"/>
              </w:rPr>
              <w:t xml:space="preserve"> - 1</w:t>
            </w:r>
            <w:r w:rsidR="0086776C" w:rsidRPr="008C10E6">
              <w:rPr>
                <w:rFonts w:cs="Calibri"/>
                <w:color w:val="000000"/>
                <w:szCs w:val="20"/>
              </w:rPr>
              <w:t>7</w:t>
            </w:r>
            <w:r w:rsidRPr="008C10E6">
              <w:rPr>
                <w:rFonts w:cs="Calibri"/>
                <w:color w:val="000000"/>
                <w:szCs w:val="20"/>
              </w:rPr>
              <w:t xml:space="preserve"> weeks</w:t>
            </w:r>
          </w:p>
        </w:tc>
        <w:tc>
          <w:tcPr>
            <w:tcW w:w="1843" w:type="dxa"/>
            <w:tcBorders>
              <w:top w:val="nil"/>
              <w:left w:val="nil"/>
              <w:bottom w:val="single" w:sz="4" w:space="0" w:color="auto"/>
              <w:right w:val="single" w:sz="4" w:space="0" w:color="auto"/>
            </w:tcBorders>
            <w:shd w:val="clear" w:color="auto" w:fill="auto"/>
            <w:noWrap/>
            <w:vAlign w:val="center"/>
            <w:hideMark/>
          </w:tcPr>
          <w:p w14:paraId="7759B1AD" w14:textId="77777777" w:rsidR="00CF539F" w:rsidRPr="008C10E6" w:rsidRDefault="00CF539F" w:rsidP="008C10E6">
            <w:pPr>
              <w:jc w:val="right"/>
              <w:rPr>
                <w:rFonts w:cs="Calibri"/>
                <w:color w:val="000000"/>
                <w:szCs w:val="20"/>
              </w:rPr>
            </w:pPr>
            <w:r w:rsidRPr="008C10E6">
              <w:rPr>
                <w:rFonts w:cs="Calibri"/>
                <w:color w:val="000000"/>
                <w:szCs w:val="20"/>
              </w:rPr>
              <w:t>£163,800</w:t>
            </w:r>
          </w:p>
        </w:tc>
        <w:tc>
          <w:tcPr>
            <w:tcW w:w="1843" w:type="dxa"/>
            <w:tcBorders>
              <w:top w:val="nil"/>
              <w:left w:val="nil"/>
              <w:bottom w:val="single" w:sz="4" w:space="0" w:color="auto"/>
              <w:right w:val="single" w:sz="4" w:space="0" w:color="auto"/>
            </w:tcBorders>
            <w:shd w:val="clear" w:color="auto" w:fill="auto"/>
            <w:noWrap/>
            <w:vAlign w:val="center"/>
            <w:hideMark/>
          </w:tcPr>
          <w:p w14:paraId="47022D76" w14:textId="77777777" w:rsidR="00CF539F" w:rsidRPr="008C10E6" w:rsidRDefault="00CF539F" w:rsidP="008C10E6">
            <w:pPr>
              <w:jc w:val="right"/>
              <w:rPr>
                <w:rFonts w:cs="Calibri"/>
                <w:color w:val="000000"/>
                <w:szCs w:val="20"/>
              </w:rPr>
            </w:pPr>
            <w:r w:rsidRPr="008C10E6">
              <w:rPr>
                <w:rFonts w:cs="Calibri"/>
                <w:color w:val="000000"/>
                <w:szCs w:val="20"/>
              </w:rPr>
              <w:t>£204,750</w:t>
            </w:r>
          </w:p>
        </w:tc>
      </w:tr>
      <w:tr w:rsidR="00CF539F" w:rsidRPr="008C10E6" w14:paraId="6004D65D" w14:textId="77777777" w:rsidTr="008C10E6">
        <w:trPr>
          <w:trHeight w:val="30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6DF01C51" w14:textId="77777777" w:rsidR="00CF539F" w:rsidRPr="008C10E6" w:rsidRDefault="00CF539F" w:rsidP="008C10E6">
            <w:pPr>
              <w:rPr>
                <w:rFonts w:cs="Calibri"/>
                <w:color w:val="000000"/>
                <w:szCs w:val="20"/>
              </w:rPr>
            </w:pPr>
            <w:r w:rsidRPr="008C10E6">
              <w:rPr>
                <w:rFonts w:cs="Calibri"/>
                <w:color w:val="000000"/>
                <w:szCs w:val="20"/>
              </w:rPr>
              <w:t>User guide updates</w:t>
            </w:r>
          </w:p>
        </w:tc>
        <w:tc>
          <w:tcPr>
            <w:tcW w:w="2409" w:type="dxa"/>
            <w:tcBorders>
              <w:top w:val="nil"/>
              <w:left w:val="nil"/>
              <w:bottom w:val="single" w:sz="4" w:space="0" w:color="auto"/>
              <w:right w:val="single" w:sz="4" w:space="0" w:color="auto"/>
            </w:tcBorders>
            <w:shd w:val="clear" w:color="auto" w:fill="auto"/>
            <w:noWrap/>
            <w:vAlign w:val="center"/>
            <w:hideMark/>
          </w:tcPr>
          <w:p w14:paraId="2F7B4DAE" w14:textId="77777777" w:rsidR="00CF539F" w:rsidRPr="008C10E6" w:rsidRDefault="00CF539F" w:rsidP="008C10E6">
            <w:pPr>
              <w:rPr>
                <w:rFonts w:cs="Calibri"/>
                <w:color w:val="000000"/>
                <w:szCs w:val="20"/>
              </w:rPr>
            </w:pPr>
            <w:r w:rsidRPr="008C10E6">
              <w:rPr>
                <w:rFonts w:cs="Calibri"/>
                <w:color w:val="000000"/>
                <w:szCs w:val="20"/>
              </w:rPr>
              <w:t>Done in parallel with sprints </w:t>
            </w:r>
          </w:p>
        </w:tc>
        <w:tc>
          <w:tcPr>
            <w:tcW w:w="1843" w:type="dxa"/>
            <w:tcBorders>
              <w:top w:val="nil"/>
              <w:left w:val="nil"/>
              <w:bottom w:val="single" w:sz="4" w:space="0" w:color="auto"/>
              <w:right w:val="single" w:sz="4" w:space="0" w:color="auto"/>
            </w:tcBorders>
            <w:shd w:val="clear" w:color="auto" w:fill="auto"/>
            <w:noWrap/>
            <w:vAlign w:val="center"/>
            <w:hideMark/>
          </w:tcPr>
          <w:p w14:paraId="285FE899" w14:textId="77777777" w:rsidR="00CF539F" w:rsidRPr="008C10E6" w:rsidRDefault="00CF539F" w:rsidP="008C10E6">
            <w:pPr>
              <w:jc w:val="right"/>
              <w:rPr>
                <w:rFonts w:cs="Calibri"/>
                <w:color w:val="000000"/>
                <w:szCs w:val="20"/>
              </w:rPr>
            </w:pPr>
            <w:r w:rsidRPr="008C10E6">
              <w:rPr>
                <w:rFonts w:cs="Calibri"/>
                <w:color w:val="000000"/>
                <w:szCs w:val="20"/>
              </w:rPr>
              <w:t>£1,575</w:t>
            </w:r>
          </w:p>
        </w:tc>
        <w:tc>
          <w:tcPr>
            <w:tcW w:w="1843" w:type="dxa"/>
            <w:tcBorders>
              <w:top w:val="nil"/>
              <w:left w:val="nil"/>
              <w:bottom w:val="single" w:sz="4" w:space="0" w:color="auto"/>
              <w:right w:val="single" w:sz="4" w:space="0" w:color="auto"/>
            </w:tcBorders>
            <w:shd w:val="clear" w:color="auto" w:fill="auto"/>
            <w:noWrap/>
            <w:vAlign w:val="center"/>
            <w:hideMark/>
          </w:tcPr>
          <w:p w14:paraId="026B0E00" w14:textId="77777777" w:rsidR="00CF539F" w:rsidRPr="008C10E6" w:rsidRDefault="00CF539F" w:rsidP="008C10E6">
            <w:pPr>
              <w:jc w:val="right"/>
              <w:rPr>
                <w:rFonts w:cs="Calibri"/>
                <w:color w:val="000000"/>
                <w:szCs w:val="20"/>
              </w:rPr>
            </w:pPr>
            <w:r w:rsidRPr="008C10E6">
              <w:rPr>
                <w:rFonts w:cs="Calibri"/>
                <w:color w:val="000000"/>
                <w:szCs w:val="20"/>
              </w:rPr>
              <w:t>£1,575</w:t>
            </w:r>
          </w:p>
        </w:tc>
      </w:tr>
      <w:tr w:rsidR="00CF539F" w:rsidRPr="008C10E6" w14:paraId="49E5351B" w14:textId="77777777" w:rsidTr="008C10E6">
        <w:trPr>
          <w:trHeight w:val="30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34A088C0" w14:textId="77777777" w:rsidR="00CF539F" w:rsidRPr="008C10E6" w:rsidRDefault="00CF539F" w:rsidP="008C10E6">
            <w:pPr>
              <w:rPr>
                <w:rFonts w:cs="Calibri"/>
                <w:color w:val="000000"/>
                <w:szCs w:val="20"/>
              </w:rPr>
            </w:pPr>
            <w:r w:rsidRPr="008C10E6">
              <w:rPr>
                <w:rFonts w:cs="Calibri"/>
                <w:color w:val="000000"/>
                <w:szCs w:val="20"/>
              </w:rPr>
              <w:t>UAT</w:t>
            </w:r>
          </w:p>
        </w:tc>
        <w:tc>
          <w:tcPr>
            <w:tcW w:w="2409" w:type="dxa"/>
            <w:tcBorders>
              <w:top w:val="nil"/>
              <w:left w:val="nil"/>
              <w:bottom w:val="single" w:sz="4" w:space="0" w:color="auto"/>
              <w:right w:val="single" w:sz="4" w:space="0" w:color="auto"/>
            </w:tcBorders>
            <w:shd w:val="clear" w:color="auto" w:fill="auto"/>
            <w:noWrap/>
            <w:vAlign w:val="center"/>
            <w:hideMark/>
          </w:tcPr>
          <w:p w14:paraId="0DAB0BDD" w14:textId="77777777" w:rsidR="00CF539F" w:rsidRPr="008C10E6" w:rsidRDefault="00CF539F" w:rsidP="008C10E6">
            <w:pPr>
              <w:rPr>
                <w:rFonts w:cs="Calibri"/>
                <w:color w:val="000000"/>
                <w:szCs w:val="20"/>
              </w:rPr>
            </w:pPr>
            <w:r w:rsidRPr="008C10E6">
              <w:rPr>
                <w:rFonts w:cs="Calibri"/>
                <w:color w:val="000000"/>
                <w:szCs w:val="20"/>
              </w:rPr>
              <w:t>2 weeks</w:t>
            </w:r>
          </w:p>
        </w:tc>
        <w:tc>
          <w:tcPr>
            <w:tcW w:w="1843" w:type="dxa"/>
            <w:tcBorders>
              <w:top w:val="nil"/>
              <w:left w:val="nil"/>
              <w:bottom w:val="single" w:sz="4" w:space="0" w:color="auto"/>
              <w:right w:val="single" w:sz="4" w:space="0" w:color="auto"/>
            </w:tcBorders>
            <w:shd w:val="clear" w:color="auto" w:fill="auto"/>
            <w:noWrap/>
            <w:vAlign w:val="center"/>
            <w:hideMark/>
          </w:tcPr>
          <w:p w14:paraId="75F2D627" w14:textId="77777777" w:rsidR="00CF539F" w:rsidRPr="008C10E6" w:rsidRDefault="00CF539F" w:rsidP="008C10E6">
            <w:pPr>
              <w:jc w:val="right"/>
              <w:rPr>
                <w:rFonts w:cs="Calibri"/>
                <w:color w:val="000000"/>
                <w:szCs w:val="20"/>
              </w:rPr>
            </w:pPr>
            <w:r w:rsidRPr="008C10E6">
              <w:rPr>
                <w:rFonts w:cs="Calibri"/>
                <w:color w:val="000000"/>
                <w:szCs w:val="20"/>
              </w:rPr>
              <w:t>£7,200</w:t>
            </w:r>
          </w:p>
        </w:tc>
        <w:tc>
          <w:tcPr>
            <w:tcW w:w="1843" w:type="dxa"/>
            <w:tcBorders>
              <w:top w:val="nil"/>
              <w:left w:val="nil"/>
              <w:bottom w:val="single" w:sz="4" w:space="0" w:color="auto"/>
              <w:right w:val="single" w:sz="4" w:space="0" w:color="auto"/>
            </w:tcBorders>
            <w:shd w:val="clear" w:color="auto" w:fill="auto"/>
            <w:noWrap/>
            <w:vAlign w:val="center"/>
            <w:hideMark/>
          </w:tcPr>
          <w:p w14:paraId="000E9134" w14:textId="77777777" w:rsidR="00CF539F" w:rsidRPr="008C10E6" w:rsidRDefault="00CF539F" w:rsidP="008C10E6">
            <w:pPr>
              <w:jc w:val="right"/>
              <w:rPr>
                <w:rFonts w:cs="Calibri"/>
                <w:color w:val="000000"/>
                <w:szCs w:val="20"/>
              </w:rPr>
            </w:pPr>
            <w:r w:rsidRPr="008C10E6">
              <w:rPr>
                <w:rFonts w:cs="Calibri"/>
                <w:color w:val="000000"/>
                <w:szCs w:val="20"/>
              </w:rPr>
              <w:t>£7,200</w:t>
            </w:r>
          </w:p>
        </w:tc>
      </w:tr>
      <w:tr w:rsidR="00CF539F" w:rsidRPr="008C10E6" w14:paraId="74B78BA8" w14:textId="77777777" w:rsidTr="008C10E6">
        <w:trPr>
          <w:trHeight w:val="30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79333602" w14:textId="77777777" w:rsidR="00CF539F" w:rsidRPr="008C10E6" w:rsidRDefault="00CF539F" w:rsidP="008C10E6">
            <w:pPr>
              <w:rPr>
                <w:rFonts w:cs="Calibri"/>
                <w:color w:val="000000"/>
                <w:szCs w:val="20"/>
              </w:rPr>
            </w:pPr>
            <w:r w:rsidRPr="008C10E6">
              <w:rPr>
                <w:rFonts w:cs="Calibri"/>
                <w:color w:val="000000"/>
                <w:szCs w:val="20"/>
              </w:rPr>
              <w:t>Production Deployment &amp; Post Go-Live Support </w:t>
            </w:r>
          </w:p>
        </w:tc>
        <w:tc>
          <w:tcPr>
            <w:tcW w:w="2409" w:type="dxa"/>
            <w:tcBorders>
              <w:top w:val="nil"/>
              <w:left w:val="nil"/>
              <w:bottom w:val="single" w:sz="4" w:space="0" w:color="auto"/>
              <w:right w:val="single" w:sz="4" w:space="0" w:color="auto"/>
            </w:tcBorders>
            <w:shd w:val="clear" w:color="auto" w:fill="auto"/>
            <w:noWrap/>
            <w:vAlign w:val="center"/>
            <w:hideMark/>
          </w:tcPr>
          <w:p w14:paraId="3CABD31A" w14:textId="77777777" w:rsidR="00CF539F" w:rsidRPr="008C10E6" w:rsidRDefault="00CF539F" w:rsidP="008C10E6">
            <w:pPr>
              <w:rPr>
                <w:rFonts w:cs="Calibri"/>
                <w:color w:val="000000"/>
                <w:szCs w:val="20"/>
              </w:rPr>
            </w:pPr>
            <w:r w:rsidRPr="008C10E6">
              <w:rPr>
                <w:rFonts w:cs="Calibri"/>
                <w:color w:val="000000"/>
                <w:szCs w:val="20"/>
              </w:rPr>
              <w:t>2 weeks</w:t>
            </w:r>
          </w:p>
        </w:tc>
        <w:tc>
          <w:tcPr>
            <w:tcW w:w="1843" w:type="dxa"/>
            <w:tcBorders>
              <w:top w:val="nil"/>
              <w:left w:val="nil"/>
              <w:bottom w:val="single" w:sz="4" w:space="0" w:color="auto"/>
              <w:right w:val="single" w:sz="4" w:space="0" w:color="auto"/>
            </w:tcBorders>
            <w:shd w:val="clear" w:color="auto" w:fill="auto"/>
            <w:noWrap/>
            <w:vAlign w:val="center"/>
            <w:hideMark/>
          </w:tcPr>
          <w:p w14:paraId="26CE6756" w14:textId="77777777" w:rsidR="00CF539F" w:rsidRPr="008C10E6" w:rsidRDefault="00CF539F" w:rsidP="008C10E6">
            <w:pPr>
              <w:jc w:val="right"/>
              <w:rPr>
                <w:rFonts w:cs="Calibri"/>
                <w:color w:val="000000"/>
                <w:szCs w:val="20"/>
              </w:rPr>
            </w:pPr>
            <w:r w:rsidRPr="008C10E6">
              <w:rPr>
                <w:rFonts w:cs="Calibri"/>
                <w:color w:val="000000"/>
                <w:szCs w:val="20"/>
              </w:rPr>
              <w:t>£3,600</w:t>
            </w:r>
          </w:p>
        </w:tc>
        <w:tc>
          <w:tcPr>
            <w:tcW w:w="1843" w:type="dxa"/>
            <w:tcBorders>
              <w:top w:val="nil"/>
              <w:left w:val="nil"/>
              <w:bottom w:val="single" w:sz="4" w:space="0" w:color="auto"/>
              <w:right w:val="single" w:sz="4" w:space="0" w:color="auto"/>
            </w:tcBorders>
            <w:shd w:val="clear" w:color="auto" w:fill="auto"/>
            <w:noWrap/>
            <w:vAlign w:val="center"/>
            <w:hideMark/>
          </w:tcPr>
          <w:p w14:paraId="575F0E61" w14:textId="77777777" w:rsidR="00CF539F" w:rsidRPr="008C10E6" w:rsidRDefault="00CF539F" w:rsidP="008C10E6">
            <w:pPr>
              <w:jc w:val="right"/>
              <w:rPr>
                <w:rFonts w:cs="Calibri"/>
                <w:color w:val="000000"/>
                <w:szCs w:val="20"/>
              </w:rPr>
            </w:pPr>
            <w:r w:rsidRPr="008C10E6">
              <w:rPr>
                <w:rFonts w:cs="Calibri"/>
                <w:color w:val="000000"/>
                <w:szCs w:val="20"/>
              </w:rPr>
              <w:t>£3,600</w:t>
            </w:r>
          </w:p>
        </w:tc>
      </w:tr>
      <w:tr w:rsidR="00CF539F" w:rsidRPr="008C10E6" w14:paraId="2ACA8D52" w14:textId="77777777" w:rsidTr="00E16339">
        <w:trPr>
          <w:trHeight w:val="358"/>
        </w:trPr>
        <w:tc>
          <w:tcPr>
            <w:tcW w:w="28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075A5DD" w14:textId="77777777" w:rsidR="00CF539F" w:rsidRPr="008C10E6" w:rsidRDefault="00CF539F" w:rsidP="008C10E6">
            <w:pPr>
              <w:rPr>
                <w:rFonts w:cs="Calibri"/>
                <w:b/>
                <w:bCs/>
                <w:color w:val="000000"/>
                <w:szCs w:val="20"/>
              </w:rPr>
            </w:pPr>
            <w:r w:rsidRPr="008C10E6">
              <w:rPr>
                <w:rFonts w:cs="Calibri"/>
                <w:b/>
                <w:bCs/>
                <w:color w:val="000000"/>
                <w:szCs w:val="20"/>
              </w:rPr>
              <w:t>Total</w:t>
            </w:r>
          </w:p>
        </w:tc>
        <w:tc>
          <w:tcPr>
            <w:tcW w:w="2409" w:type="dxa"/>
            <w:tcBorders>
              <w:top w:val="nil"/>
              <w:left w:val="nil"/>
              <w:bottom w:val="single" w:sz="4" w:space="0" w:color="auto"/>
              <w:right w:val="single" w:sz="4" w:space="0" w:color="auto"/>
            </w:tcBorders>
            <w:shd w:val="clear" w:color="auto" w:fill="F2F2F2" w:themeFill="background1" w:themeFillShade="F2"/>
            <w:noWrap/>
            <w:vAlign w:val="center"/>
            <w:hideMark/>
          </w:tcPr>
          <w:p w14:paraId="7C68F675" w14:textId="26924C83" w:rsidR="00CF539F" w:rsidRPr="008C10E6" w:rsidRDefault="00CF539F" w:rsidP="008C10E6">
            <w:pPr>
              <w:rPr>
                <w:rFonts w:cs="Calibri"/>
                <w:b/>
                <w:bCs/>
                <w:color w:val="000000"/>
                <w:szCs w:val="20"/>
              </w:rPr>
            </w:pPr>
            <w:r w:rsidRPr="008C10E6">
              <w:rPr>
                <w:rFonts w:cs="Calibri"/>
                <w:b/>
                <w:bCs/>
                <w:color w:val="000000"/>
                <w:szCs w:val="20"/>
              </w:rPr>
              <w:t>1</w:t>
            </w:r>
            <w:r w:rsidR="003E2010" w:rsidRPr="008C10E6">
              <w:rPr>
                <w:rFonts w:cs="Calibri"/>
                <w:b/>
                <w:bCs/>
                <w:color w:val="000000"/>
                <w:szCs w:val="20"/>
              </w:rPr>
              <w:t>8</w:t>
            </w:r>
            <w:r w:rsidRPr="008C10E6">
              <w:rPr>
                <w:rFonts w:cs="Calibri"/>
                <w:b/>
                <w:bCs/>
                <w:color w:val="000000"/>
                <w:szCs w:val="20"/>
              </w:rPr>
              <w:t xml:space="preserve"> - </w:t>
            </w:r>
            <w:r w:rsidR="003E2010" w:rsidRPr="008C10E6">
              <w:rPr>
                <w:rFonts w:cs="Calibri"/>
                <w:b/>
                <w:bCs/>
                <w:color w:val="000000"/>
                <w:szCs w:val="20"/>
              </w:rPr>
              <w:t>21</w:t>
            </w:r>
            <w:r w:rsidRPr="008C10E6">
              <w:rPr>
                <w:rFonts w:cs="Calibri"/>
                <w:b/>
                <w:bCs/>
                <w:color w:val="000000"/>
                <w:szCs w:val="20"/>
              </w:rPr>
              <w:t xml:space="preserve"> weeks</w:t>
            </w:r>
          </w:p>
        </w:tc>
        <w:tc>
          <w:tcPr>
            <w:tcW w:w="1843" w:type="dxa"/>
            <w:tcBorders>
              <w:top w:val="nil"/>
              <w:left w:val="nil"/>
              <w:bottom w:val="double" w:sz="6" w:space="0" w:color="auto"/>
              <w:right w:val="single" w:sz="4" w:space="0" w:color="auto"/>
            </w:tcBorders>
            <w:shd w:val="clear" w:color="auto" w:fill="F2F2F2" w:themeFill="background1" w:themeFillShade="F2"/>
            <w:noWrap/>
            <w:vAlign w:val="center"/>
            <w:hideMark/>
          </w:tcPr>
          <w:p w14:paraId="61C3EB46" w14:textId="77777777" w:rsidR="00CF539F" w:rsidRPr="008C10E6" w:rsidRDefault="00CF539F" w:rsidP="008C10E6">
            <w:pPr>
              <w:jc w:val="right"/>
              <w:rPr>
                <w:rFonts w:cs="Calibri"/>
                <w:b/>
                <w:bCs/>
                <w:color w:val="000000"/>
                <w:szCs w:val="20"/>
              </w:rPr>
            </w:pPr>
            <w:r w:rsidRPr="008C10E6">
              <w:rPr>
                <w:rFonts w:cs="Calibri"/>
                <w:b/>
                <w:bCs/>
                <w:color w:val="000000"/>
                <w:szCs w:val="20"/>
              </w:rPr>
              <w:t>£176,175</w:t>
            </w:r>
          </w:p>
        </w:tc>
        <w:tc>
          <w:tcPr>
            <w:tcW w:w="1843" w:type="dxa"/>
            <w:tcBorders>
              <w:top w:val="nil"/>
              <w:left w:val="nil"/>
              <w:bottom w:val="double" w:sz="6" w:space="0" w:color="auto"/>
              <w:right w:val="single" w:sz="4" w:space="0" w:color="auto"/>
            </w:tcBorders>
            <w:shd w:val="clear" w:color="auto" w:fill="F2F2F2" w:themeFill="background1" w:themeFillShade="F2"/>
            <w:noWrap/>
            <w:vAlign w:val="center"/>
            <w:hideMark/>
          </w:tcPr>
          <w:p w14:paraId="3425D78A" w14:textId="77777777" w:rsidR="00CF539F" w:rsidRPr="008C10E6" w:rsidRDefault="00CF539F" w:rsidP="008C10E6">
            <w:pPr>
              <w:jc w:val="right"/>
              <w:rPr>
                <w:rFonts w:cs="Calibri"/>
                <w:b/>
                <w:bCs/>
                <w:color w:val="000000"/>
                <w:szCs w:val="20"/>
              </w:rPr>
            </w:pPr>
            <w:r w:rsidRPr="008C10E6">
              <w:rPr>
                <w:rFonts w:cs="Calibri"/>
                <w:b/>
                <w:bCs/>
                <w:color w:val="000000"/>
                <w:szCs w:val="20"/>
              </w:rPr>
              <w:t>£217,125</w:t>
            </w:r>
          </w:p>
        </w:tc>
      </w:tr>
    </w:tbl>
    <w:p w14:paraId="11990A82" w14:textId="2F64BC5C" w:rsidR="00B856EB" w:rsidRPr="00DC4DF3" w:rsidRDefault="00B856EB" w:rsidP="00CE75CD">
      <w:pPr>
        <w:pStyle w:val="NormalIndent"/>
        <w:ind w:left="786"/>
        <w:jc w:val="both"/>
      </w:pPr>
    </w:p>
    <w:p w14:paraId="2E1AFA0F" w14:textId="569B8CF2" w:rsidR="00446780" w:rsidRPr="00DC4DF3" w:rsidRDefault="00446780" w:rsidP="00CC1DE9">
      <w:pPr>
        <w:pStyle w:val="Heading2"/>
        <w:jc w:val="both"/>
      </w:pPr>
      <w:bookmarkStart w:id="386" w:name="_Toc189830748"/>
      <w:r w:rsidRPr="00DC4DF3">
        <w:t>Dependencies</w:t>
      </w:r>
      <w:bookmarkEnd w:id="386"/>
    </w:p>
    <w:p w14:paraId="15C33340" w14:textId="77777777" w:rsidR="00856054" w:rsidRPr="00DC4DF3" w:rsidRDefault="00856054" w:rsidP="00E16626">
      <w:pPr>
        <w:pStyle w:val="CommentText"/>
        <w:rPr>
          <w:rStyle w:val="normaltextrun1"/>
        </w:rPr>
      </w:pPr>
      <w:r w:rsidRPr="00DC4DF3">
        <w:rPr>
          <w:rStyle w:val="normaltextrun1"/>
        </w:rPr>
        <w:t>Costs and timelines are contingent on: </w:t>
      </w:r>
    </w:p>
    <w:p w14:paraId="7EA6DE2A" w14:textId="31F503FD" w:rsidR="00135BB5" w:rsidRDefault="00135BB5" w:rsidP="00E309E7">
      <w:pPr>
        <w:pStyle w:val="NormalIndent"/>
        <w:widowControl w:val="0"/>
        <w:numPr>
          <w:ilvl w:val="0"/>
          <w:numId w:val="12"/>
        </w:numPr>
        <w:tabs>
          <w:tab w:val="clear" w:pos="1080"/>
        </w:tabs>
        <w:adjustRightInd w:val="0"/>
        <w:spacing w:line="300" w:lineRule="atLeast"/>
        <w:ind w:left="1350"/>
        <w:jc w:val="both"/>
        <w:textAlignment w:val="baseline"/>
      </w:pPr>
      <w:r>
        <w:fldChar w:fldCharType="begin"/>
      </w:r>
      <w:ins w:id="387" w:author="Nikki Papenfus" w:date="2024-12-13T12:33:00Z" w16du:dateUtc="2024-12-13T10:33:00Z">
        <w:r w:rsidR="00536FDD">
          <w:instrText>HYPERLINK  \l "_Toc394587140"</w:instrText>
        </w:r>
      </w:ins>
      <w:del w:id="388" w:author="Nikki Papenfus" w:date="2024-12-13T12:33:00Z" w16du:dateUtc="2024-12-13T10:33:00Z">
        <w:r w:rsidDel="00536FDD">
          <w:delInstrText>HYPERLINK \l "_Toc394587140"</w:delInstrText>
        </w:r>
      </w:del>
      <w:r>
        <w:fldChar w:fldCharType="separate"/>
      </w:r>
      <w:r w:rsidRPr="00135BB5">
        <w:rPr>
          <w:rStyle w:val="Hyperlink"/>
        </w:rPr>
        <w:t>Prerequisites</w:t>
      </w:r>
      <w:r>
        <w:fldChar w:fldCharType="end"/>
      </w:r>
      <w:r>
        <w:t xml:space="preserve"> detailed above.</w:t>
      </w:r>
    </w:p>
    <w:p w14:paraId="6329F2B3" w14:textId="59BE3B06" w:rsidR="00D711FD" w:rsidRPr="00DC4DF3" w:rsidRDefault="009355CC" w:rsidP="00E309E7">
      <w:pPr>
        <w:pStyle w:val="NormalIndent"/>
        <w:widowControl w:val="0"/>
        <w:numPr>
          <w:ilvl w:val="0"/>
          <w:numId w:val="12"/>
        </w:numPr>
        <w:tabs>
          <w:tab w:val="clear" w:pos="1080"/>
        </w:tabs>
        <w:adjustRightInd w:val="0"/>
        <w:spacing w:line="300" w:lineRule="atLeast"/>
        <w:ind w:left="1350"/>
        <w:jc w:val="both"/>
        <w:textAlignment w:val="baseline"/>
      </w:pPr>
      <w:fldSimple w:instr=" DOCPROPERTY  Category  \* MERGEFORMAT ">
        <w:r>
          <w:t>Grainger</w:t>
        </w:r>
      </w:fldSimple>
      <w:r w:rsidR="00D711FD" w:rsidRPr="00DC4DF3">
        <w:t xml:space="preserve"> making an internal product owner or project sponsor available to facilitate decision-making.  </w:t>
      </w:r>
    </w:p>
    <w:p w14:paraId="7ED18C6D" w14:textId="270E0B88" w:rsidR="00F64A87" w:rsidRPr="00DC4DF3" w:rsidRDefault="00D711FD"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The </w:t>
      </w:r>
      <w:r w:rsidR="00F64A87" w:rsidRPr="00DC4DF3">
        <w:t xml:space="preserve">appropriate </w:t>
      </w:r>
      <w:fldSimple w:instr=" DOCPROPERTY  Category  \* MERGEFORMAT ">
        <w:r w:rsidR="009355CC">
          <w:t>Grainger</w:t>
        </w:r>
      </w:fldSimple>
      <w:r w:rsidRPr="00DC4DF3">
        <w:t xml:space="preserve"> </w:t>
      </w:r>
      <w:r w:rsidR="00F64A87" w:rsidRPr="00DC4DF3">
        <w:t xml:space="preserve">stakeholders </w:t>
      </w:r>
      <w:r w:rsidRPr="00DC4DF3">
        <w:t xml:space="preserve">being </w:t>
      </w:r>
      <w:r w:rsidR="00F64A87" w:rsidRPr="00DC4DF3">
        <w:t xml:space="preserve">available throughout the project, including participation in the activities (and within the timelines) detailed in the </w:t>
      </w:r>
      <w:hyperlink w:anchor="DeliveryApproach">
        <w:r w:rsidR="00F64A87" w:rsidRPr="00DC4DF3">
          <w:rPr>
            <w:rStyle w:val="Hyperlink"/>
          </w:rPr>
          <w:t>Delivery Approach</w:t>
        </w:r>
      </w:hyperlink>
      <w:r w:rsidR="00F64A87" w:rsidRPr="00DC4DF3">
        <w:t xml:space="preserve">. </w:t>
      </w:r>
    </w:p>
    <w:p w14:paraId="403E77EA" w14:textId="1CDA9091" w:rsidR="004147B2" w:rsidRPr="00DC4DF3" w:rsidRDefault="009355CC" w:rsidP="00E309E7">
      <w:pPr>
        <w:pStyle w:val="NormalIndent"/>
        <w:widowControl w:val="0"/>
        <w:numPr>
          <w:ilvl w:val="0"/>
          <w:numId w:val="12"/>
        </w:numPr>
        <w:tabs>
          <w:tab w:val="clear" w:pos="1080"/>
        </w:tabs>
        <w:adjustRightInd w:val="0"/>
        <w:spacing w:line="300" w:lineRule="atLeast"/>
        <w:ind w:left="1350"/>
        <w:jc w:val="both"/>
        <w:textAlignment w:val="baseline"/>
      </w:pPr>
      <w:fldSimple w:instr=" DOCPROPERTY  Category  \* MERGEFORMAT ">
        <w:r>
          <w:t>Grainger</w:t>
        </w:r>
      </w:fldSimple>
      <w:r w:rsidR="00FB61B1" w:rsidRPr="00DC4DF3">
        <w:t xml:space="preserve"> d</w:t>
      </w:r>
      <w:r w:rsidR="004147B2" w:rsidRPr="00DC4DF3">
        <w:t xml:space="preserve">elivering any required information or content </w:t>
      </w:r>
      <w:r w:rsidR="00DA3861" w:rsidRPr="00DC4DF3">
        <w:t xml:space="preserve">(such as document and emails templates) </w:t>
      </w:r>
      <w:r w:rsidR="004147B2" w:rsidRPr="00DC4DF3">
        <w:t>in a timely manner. </w:t>
      </w:r>
    </w:p>
    <w:p w14:paraId="406DEF30" w14:textId="0B9C38C0" w:rsidR="00107DCC" w:rsidRPr="00DC4DF3" w:rsidRDefault="009355CC" w:rsidP="00E309E7">
      <w:pPr>
        <w:pStyle w:val="NormalIndent"/>
        <w:widowControl w:val="0"/>
        <w:numPr>
          <w:ilvl w:val="0"/>
          <w:numId w:val="12"/>
        </w:numPr>
        <w:tabs>
          <w:tab w:val="clear" w:pos="1080"/>
        </w:tabs>
        <w:adjustRightInd w:val="0"/>
        <w:spacing w:line="300" w:lineRule="atLeast"/>
        <w:ind w:left="1350"/>
        <w:jc w:val="both"/>
        <w:textAlignment w:val="baseline"/>
      </w:pPr>
      <w:fldSimple w:instr=" DOCPROPERTY  Category  \* MERGEFORMAT ">
        <w:r>
          <w:t>Grainger</w:t>
        </w:r>
      </w:fldSimple>
      <w:r w:rsidR="00107DCC">
        <w:t xml:space="preserve"> completing UAT within the </w:t>
      </w:r>
      <w:proofErr w:type="gramStart"/>
      <w:r w:rsidR="0011335B">
        <w:t>time</w:t>
      </w:r>
      <w:r w:rsidR="00017E79">
        <w:t xml:space="preserve"> period</w:t>
      </w:r>
      <w:proofErr w:type="gramEnd"/>
      <w:r w:rsidR="00AA25AB" w:rsidRPr="00AA25AB">
        <w:t xml:space="preserve"> </w:t>
      </w:r>
      <w:r w:rsidR="00AA25AB">
        <w:t>specified above.</w:t>
      </w:r>
    </w:p>
    <w:p w14:paraId="1B3D3FDC" w14:textId="774F6055" w:rsidR="006B77CB" w:rsidRPr="00DC4DF3" w:rsidRDefault="005200B7" w:rsidP="005B08BD">
      <w:pPr>
        <w:pStyle w:val="Heading1"/>
      </w:pPr>
      <w:bookmarkStart w:id="389" w:name="_Dependencies"/>
      <w:bookmarkStart w:id="390" w:name="_Toc394587148"/>
      <w:bookmarkStart w:id="391" w:name="_Toc394587207"/>
      <w:bookmarkStart w:id="392" w:name="_Toc394587149"/>
      <w:bookmarkStart w:id="393" w:name="_Toc394587208"/>
      <w:bookmarkStart w:id="394" w:name="_Toc394587150"/>
      <w:bookmarkStart w:id="395" w:name="_Toc394587209"/>
      <w:bookmarkStart w:id="396" w:name="_Toc394587151"/>
      <w:bookmarkStart w:id="397" w:name="_Toc394587210"/>
      <w:bookmarkStart w:id="398" w:name="_Toc394587152"/>
      <w:bookmarkStart w:id="399" w:name="_Toc394587211"/>
      <w:bookmarkStart w:id="400" w:name="_Toc394587153"/>
      <w:bookmarkStart w:id="401" w:name="_Toc394587212"/>
      <w:bookmarkStart w:id="402" w:name="_Toc394587154"/>
      <w:bookmarkStart w:id="403" w:name="_Toc394587213"/>
      <w:bookmarkStart w:id="404" w:name="_Toc394587155"/>
      <w:bookmarkStart w:id="405" w:name="_Toc394587214"/>
      <w:bookmarkStart w:id="406" w:name="_Toc394587157"/>
      <w:bookmarkStart w:id="407" w:name="_Toc394587216"/>
      <w:bookmarkStart w:id="408" w:name="_Toc394587162"/>
      <w:bookmarkStart w:id="409" w:name="_Toc394587221"/>
      <w:bookmarkStart w:id="410" w:name="_Toc394587166"/>
      <w:bookmarkStart w:id="411" w:name="_Toc394587225"/>
      <w:bookmarkStart w:id="412" w:name="_Delivery_Approach"/>
      <w:bookmarkStart w:id="413" w:name="_Toc189830749"/>
      <w:bookmarkStart w:id="414" w:name="_Toc392769345"/>
      <w:bookmarkStart w:id="415" w:name="_Toc34022149"/>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r w:rsidRPr="00DC4DF3">
        <w:lastRenderedPageBreak/>
        <w:t>Delivery Approach</w:t>
      </w:r>
      <w:bookmarkEnd w:id="413"/>
      <w:r w:rsidR="00FD4715" w:rsidRPr="00DC4DF3">
        <w:t xml:space="preserve"> </w:t>
      </w:r>
      <w:bookmarkStart w:id="416" w:name="DeliveryApproach"/>
      <w:bookmarkEnd w:id="416"/>
    </w:p>
    <w:p w14:paraId="2AAE9CCF" w14:textId="044F5D33" w:rsidR="00441184" w:rsidRPr="00E16626" w:rsidRDefault="00441184" w:rsidP="00E16626">
      <w:pPr>
        <w:pStyle w:val="CommentText"/>
        <w:rPr>
          <w:rStyle w:val="normaltextrun1"/>
        </w:rPr>
      </w:pPr>
      <w:bookmarkStart w:id="417" w:name="_Support"/>
      <w:bookmarkEnd w:id="417"/>
      <w:r w:rsidRPr="00DC4DF3">
        <w:t xml:space="preserve">The </w:t>
      </w:r>
      <w:r w:rsidRPr="00E16626">
        <w:rPr>
          <w:rStyle w:val="normaltextrun1"/>
        </w:rPr>
        <w:t>delivery approach will be based on the agile SCRUM framework. Iterative delivery is achieved through a series of 3-week sprints.</w:t>
      </w:r>
      <w:r w:rsidR="00BB3978">
        <w:rPr>
          <w:rStyle w:val="normaltextrun1"/>
        </w:rPr>
        <w:t xml:space="preserve"> </w:t>
      </w:r>
    </w:p>
    <w:p w14:paraId="07C2741D" w14:textId="77777777" w:rsidR="00441184" w:rsidRPr="00E16626" w:rsidRDefault="00441184" w:rsidP="00E16626">
      <w:pPr>
        <w:pStyle w:val="CommentText"/>
        <w:rPr>
          <w:rStyle w:val="normaltextrun1"/>
        </w:rPr>
      </w:pPr>
      <w:r w:rsidRPr="00E16626">
        <w:rPr>
          <w:rStyle w:val="normaltextrun1"/>
        </w:rPr>
        <w:t>An agile delivery approach allows for the early delivery of outcomes and provides flexibility to adjust for any unforeseen opportunities or issues uncovered during the project. </w:t>
      </w:r>
    </w:p>
    <w:p w14:paraId="49ED37E1" w14:textId="5D69E0BD" w:rsidR="00441184" w:rsidRPr="00E16626" w:rsidRDefault="00441184" w:rsidP="00E16626">
      <w:pPr>
        <w:pStyle w:val="CommentText"/>
        <w:rPr>
          <w:rStyle w:val="normaltextrun1"/>
        </w:rPr>
      </w:pPr>
      <w:r w:rsidRPr="00E16626">
        <w:rPr>
          <w:rStyle w:val="normaltextrun1"/>
        </w:rPr>
        <w:t xml:space="preserve">A backlog will be maintained to track outcomes to be delivered and indicate priority of these outcomes relative to each other. The backlog will be a living artifact that will evolve as Open Box and </w:t>
      </w:r>
      <w:r w:rsidR="009355CC" w:rsidRPr="00E16626">
        <w:rPr>
          <w:rStyle w:val="normaltextrun1"/>
        </w:rPr>
        <w:fldChar w:fldCharType="begin"/>
      </w:r>
      <w:r w:rsidR="009355CC" w:rsidRPr="00E16626">
        <w:rPr>
          <w:rStyle w:val="normaltextrun1"/>
        </w:rPr>
        <w:instrText xml:space="preserve"> DOCPROPERTY  Category  \* MERGEFORMAT </w:instrText>
      </w:r>
      <w:r w:rsidR="009355CC" w:rsidRPr="00E16626">
        <w:rPr>
          <w:rStyle w:val="normaltextrun1"/>
        </w:rPr>
        <w:fldChar w:fldCharType="separate"/>
      </w:r>
      <w:r w:rsidR="009355CC" w:rsidRPr="00E16626">
        <w:rPr>
          <w:rStyle w:val="normaltextrun1"/>
        </w:rPr>
        <w:t>Grainger</w:t>
      </w:r>
      <w:r w:rsidR="009355CC" w:rsidRPr="00E16626">
        <w:rPr>
          <w:rStyle w:val="normaltextrun1"/>
        </w:rPr>
        <w:fldChar w:fldCharType="end"/>
      </w:r>
      <w:r w:rsidRPr="00E16626">
        <w:rPr>
          <w:rStyle w:val="normaltextrun1"/>
        </w:rPr>
        <w:t xml:space="preserve"> collaborate and will serve as the single source of truth with regards to scope.</w:t>
      </w:r>
    </w:p>
    <w:p w14:paraId="2C85872F" w14:textId="77777777" w:rsidR="00441184" w:rsidRPr="00DC4DF3" w:rsidRDefault="00441184" w:rsidP="00441184">
      <w:pPr>
        <w:pStyle w:val="NormalIndent"/>
        <w:keepNext/>
        <w:ind w:left="0"/>
        <w:jc w:val="both"/>
      </w:pPr>
      <w:r w:rsidRPr="00DC4DF3">
        <w:rPr>
          <w:noProof/>
          <w:color w:val="2B579A"/>
          <w:shd w:val="clear" w:color="auto" w:fill="E6E6E6"/>
        </w:rPr>
        <w:drawing>
          <wp:inline distT="0" distB="0" distL="0" distR="0" wp14:anchorId="6F02DCB5" wp14:editId="27198353">
            <wp:extent cx="6123305" cy="2466777"/>
            <wp:effectExtent l="0" t="0" r="0" b="0"/>
            <wp:docPr id="1412787711" name="Picture 141278771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Picture 1412787711" descr="A diagram of a process&#10;&#10;Description automatically generated"/>
                    <pic:cNvPicPr/>
                  </pic:nvPicPr>
                  <pic:blipFill rotWithShape="1">
                    <a:blip r:embed="rId40"/>
                    <a:srcRect t="2264"/>
                    <a:stretch/>
                  </pic:blipFill>
                  <pic:spPr bwMode="auto">
                    <a:xfrm>
                      <a:off x="0" y="0"/>
                      <a:ext cx="6127073" cy="2468295"/>
                    </a:xfrm>
                    <a:prstGeom prst="rect">
                      <a:avLst/>
                    </a:prstGeom>
                    <a:ln>
                      <a:noFill/>
                    </a:ln>
                    <a:extLst>
                      <a:ext uri="{53640926-AAD7-44D8-BBD7-CCE9431645EC}">
                        <a14:shadowObscured xmlns:a14="http://schemas.microsoft.com/office/drawing/2010/main"/>
                      </a:ext>
                    </a:extLst>
                  </pic:spPr>
                </pic:pic>
              </a:graphicData>
            </a:graphic>
          </wp:inline>
        </w:drawing>
      </w:r>
    </w:p>
    <w:p w14:paraId="199FE4C0" w14:textId="3E0C1774" w:rsidR="00441184" w:rsidRPr="00DC4DF3" w:rsidRDefault="00441184" w:rsidP="00441184">
      <w:pPr>
        <w:pStyle w:val="Caption"/>
        <w:jc w:val="both"/>
        <w:rPr>
          <w:b w:val="0"/>
          <w:i/>
          <w:color w:val="000000" w:themeColor="text1"/>
        </w:rPr>
      </w:pPr>
      <w:r w:rsidRPr="00DC4DF3">
        <w:rPr>
          <w:color w:val="000000" w:themeColor="text1"/>
        </w:rPr>
        <w:t xml:space="preserve">Figure </w:t>
      </w:r>
      <w:r w:rsidRPr="00DC4DF3">
        <w:rPr>
          <w:b w:val="0"/>
          <w:i/>
          <w:color w:val="000000" w:themeColor="text1"/>
          <w:shd w:val="clear" w:color="auto" w:fill="E6E6E6"/>
        </w:rPr>
        <w:fldChar w:fldCharType="begin"/>
      </w:r>
      <w:r w:rsidRPr="00DC4DF3">
        <w:rPr>
          <w:color w:val="000000" w:themeColor="text1"/>
        </w:rPr>
        <w:instrText xml:space="preserve"> SEQ Figure \* ARABIC </w:instrText>
      </w:r>
      <w:r w:rsidRPr="00DC4DF3">
        <w:rPr>
          <w:b w:val="0"/>
          <w:i/>
          <w:color w:val="000000" w:themeColor="text1"/>
          <w:shd w:val="clear" w:color="auto" w:fill="E6E6E6"/>
        </w:rPr>
        <w:fldChar w:fldCharType="separate"/>
      </w:r>
      <w:r w:rsidR="00DE47C9">
        <w:rPr>
          <w:noProof/>
          <w:color w:val="000000" w:themeColor="text1"/>
        </w:rPr>
        <w:t>19</w:t>
      </w:r>
      <w:r w:rsidRPr="00DC4DF3">
        <w:rPr>
          <w:b w:val="0"/>
          <w:i/>
          <w:color w:val="000000" w:themeColor="text1"/>
          <w:shd w:val="clear" w:color="auto" w:fill="E6E6E6"/>
        </w:rPr>
        <w:fldChar w:fldCharType="end"/>
      </w:r>
      <w:r w:rsidRPr="00DC4DF3">
        <w:rPr>
          <w:color w:val="000000" w:themeColor="text1"/>
        </w:rPr>
        <w:t>: Agile Delivery Approach</w:t>
      </w:r>
    </w:p>
    <w:p w14:paraId="261768F3" w14:textId="523BDE86" w:rsidR="00441184" w:rsidRPr="00DC4DF3" w:rsidRDefault="009355CC" w:rsidP="00E16626">
      <w:pPr>
        <w:pStyle w:val="CommentText"/>
      </w:pPr>
      <w:fldSimple w:instr=" DOCPROPERTY  Category  \* MERGEFORMAT ">
        <w:r>
          <w:t>Grainger</w:t>
        </w:r>
      </w:fldSimple>
      <w:r w:rsidR="00441184" w:rsidRPr="00DC4DF3">
        <w:t xml:space="preserve"> representatives will be required to particulate in the following during each sprint cycle:</w:t>
      </w:r>
    </w:p>
    <w:p w14:paraId="6B220BE4" w14:textId="420D0490"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rPr>
          <w:b/>
        </w:rPr>
      </w:pPr>
      <w:r w:rsidRPr="00DC4DF3">
        <w:rPr>
          <w:b/>
        </w:rPr>
        <w:t xml:space="preserve">Backlog Refinement </w:t>
      </w:r>
      <w:r w:rsidRPr="00DC4DF3">
        <w:t xml:space="preserve">– Open Box and </w:t>
      </w:r>
      <w:fldSimple w:instr=" DOCPROPERTY  Category  \* MERGEFORMAT ">
        <w:r w:rsidR="009355CC">
          <w:t>Grainger</w:t>
        </w:r>
      </w:fldSimple>
      <w:r w:rsidRPr="00DC4DF3">
        <w:t xml:space="preserve"> representatives will meet to prioritise user stories on the backlog as well as review and agree on acceptance criteria for user stories at the top of the backlog.</w:t>
      </w:r>
    </w:p>
    <w:p w14:paraId="660E4C2F" w14:textId="56C27F8E" w:rsidR="0026224E" w:rsidRPr="00DC4DF3" w:rsidRDefault="0026224E"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Sprint Planning</w:t>
      </w:r>
      <w:r w:rsidRPr="00DC4DF3">
        <w:t xml:space="preserve"> – Outcomes on the backlog will be selected for the next </w:t>
      </w:r>
      <w:r w:rsidR="00597FA2" w:rsidRPr="00DC4DF3">
        <w:t>sprint.</w:t>
      </w:r>
      <w:r w:rsidRPr="00DC4DF3">
        <w:t xml:space="preserve"> </w:t>
      </w:r>
    </w:p>
    <w:p w14:paraId="142F0CF6" w14:textId="066B2B79"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Demo</w:t>
      </w:r>
      <w:r w:rsidRPr="00DC4DF3">
        <w:t xml:space="preserve"> – Open Box will meet with </w:t>
      </w:r>
      <w:fldSimple w:instr=" DOCPROPERTY  Category  \* MERGEFORMAT ">
        <w:r w:rsidR="009355CC">
          <w:t>Grainger</w:t>
        </w:r>
      </w:fldSimple>
      <w:r w:rsidRPr="00DC4DF3">
        <w:t xml:space="preserve"> representatives to demonstrate the outcomes delivered in the past 3-week period. </w:t>
      </w:r>
    </w:p>
    <w:p w14:paraId="6226D772" w14:textId="48B2A266"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 xml:space="preserve">Testing – </w:t>
      </w:r>
      <w:r w:rsidRPr="00DC4DF3">
        <w:t xml:space="preserve">Open Box will be responsible for unit testing and QA testing of functionality. </w:t>
      </w:r>
      <w:fldSimple w:instr=" DOCPROPERTY  Category  \* MERGEFORMAT ">
        <w:r w:rsidR="009355CC">
          <w:t>Grainger</w:t>
        </w:r>
      </w:fldSimple>
      <w:r w:rsidRPr="00DC4DF3">
        <w:t xml:space="preserve"> </w:t>
      </w:r>
      <w:r w:rsidRPr="00901C1A">
        <w:rPr>
          <w:bCs/>
        </w:rPr>
        <w:t>representatives</w:t>
      </w:r>
      <w:r w:rsidRPr="00DC4DF3">
        <w:t xml:space="preserve"> will conduct user acceptance testing of </w:t>
      </w:r>
      <w:r w:rsidRPr="00DC4DF3">
        <w:lastRenderedPageBreak/>
        <w:t>new functionality delivered in each sprint and provide feedback within 1 week of the demo.</w:t>
      </w:r>
    </w:p>
    <w:p w14:paraId="07242921" w14:textId="75968BA1"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Stand Up –</w:t>
      </w:r>
      <w:r w:rsidRPr="00DC4DF3">
        <w:t xml:space="preserve"> Regular, 15-minute stand up calls will be held to report on progress; the </w:t>
      </w:r>
      <w:fldSimple w:instr=" DOCPROPERTY  Category  \* MERGEFORMAT ">
        <w:r w:rsidR="009355CC">
          <w:t>Grainger</w:t>
        </w:r>
      </w:fldSimple>
      <w:r w:rsidRPr="00DC4DF3">
        <w:t xml:space="preserve"> product owner </w:t>
      </w:r>
      <w:r w:rsidRPr="00E309E7">
        <w:rPr>
          <w:szCs w:val="20"/>
          <w:lang w:val="en-GB" w:eastAsia="en-US"/>
        </w:rPr>
        <w:t>is</w:t>
      </w:r>
      <w:r w:rsidRPr="00DC4DF3">
        <w:t xml:space="preserve"> expected to participate regularly in these calls to provide feedback and give input on any questions that arise.</w:t>
      </w:r>
    </w:p>
    <w:p w14:paraId="258288DB" w14:textId="77777777" w:rsidR="0054037F" w:rsidRPr="00DC4DF3" w:rsidRDefault="0054037F" w:rsidP="00E16626">
      <w:pPr>
        <w:pStyle w:val="CommentText"/>
      </w:pPr>
      <w:r w:rsidRPr="00DC4DF3">
        <w:t xml:space="preserve">Feedback from demos and testing will be classified as either bugs or enhancements (depending on the user story and acceptance criteria). Bugs will be fixed in a subsequent sprint, whereas enhancements will be incorporated into the backlog and prioritized accordingly. </w:t>
      </w:r>
    </w:p>
    <w:p w14:paraId="05CC857F" w14:textId="2333E925" w:rsidR="0054037F" w:rsidRPr="00DC4DF3" w:rsidRDefault="0054037F" w:rsidP="00E16626">
      <w:pPr>
        <w:pStyle w:val="CommentText"/>
        <w:rPr>
          <w:highlight w:val="yellow"/>
        </w:rPr>
      </w:pPr>
      <w:r w:rsidRPr="00DC4DF3">
        <w:t xml:space="preserve">If it is expected that the critical functionality can no longer be delivered within the estimated cost and timeline, this will be communicated to </w:t>
      </w:r>
      <w:fldSimple w:instr=" DOCPROPERTY  Category  \* MERGEFORMAT ">
        <w:r w:rsidR="009355CC">
          <w:t>Grainger</w:t>
        </w:r>
      </w:fldSimple>
      <w:r w:rsidRPr="00DC4DF3">
        <w:t xml:space="preserve"> who may choose to resolve this by adjusting the project scope and/or cost &amp; timelines accordingly.</w:t>
      </w:r>
    </w:p>
    <w:p w14:paraId="718401DC" w14:textId="77777777" w:rsidR="00441184" w:rsidRPr="00DC4DF3" w:rsidRDefault="00441184" w:rsidP="00AE3797">
      <w:pPr>
        <w:pStyle w:val="Heading2"/>
      </w:pPr>
      <w:bookmarkStart w:id="418" w:name="_UAT"/>
      <w:bookmarkStart w:id="419" w:name="_Toc189830750"/>
      <w:bookmarkEnd w:id="418"/>
      <w:r w:rsidRPr="00DC4DF3">
        <w:t>UAT</w:t>
      </w:r>
      <w:bookmarkEnd w:id="419"/>
    </w:p>
    <w:p w14:paraId="70484A68" w14:textId="75BCC9AB" w:rsidR="00441184" w:rsidRPr="00DC4DF3" w:rsidRDefault="00441184" w:rsidP="00E16626">
      <w:pPr>
        <w:pStyle w:val="CommentText"/>
      </w:pPr>
      <w:r w:rsidRPr="00DC4DF3">
        <w:t xml:space="preserve">Designated </w:t>
      </w:r>
      <w:fldSimple w:instr=" DOCPROPERTY  Category  \* MERGEFORMAT ">
        <w:r w:rsidR="009355CC">
          <w:t>Grainger</w:t>
        </w:r>
      </w:fldSimple>
      <w:r w:rsidRPr="00DC4DF3">
        <w:t xml:space="preserve"> business users will be given access to a UAT sandbox to test the functionality end-to-end and ensure that the overall solution is functioning as expected.</w:t>
      </w:r>
    </w:p>
    <w:p w14:paraId="205B70CB" w14:textId="77777777" w:rsidR="00441184" w:rsidRPr="00DC4DF3" w:rsidRDefault="00441184" w:rsidP="00E16626">
      <w:pPr>
        <w:pStyle w:val="CommentText"/>
      </w:pPr>
      <w:r w:rsidRPr="00DC4DF3">
        <w:t>Issues raised will be classified as bugs or enhancements (as above). Bugs will be fixed during the UAT period.</w:t>
      </w:r>
      <w:r w:rsidRPr="00DC4DF3" w:rsidDel="000D7EEC">
        <w:t xml:space="preserve"> </w:t>
      </w:r>
      <w:r w:rsidRPr="00DC4DF3">
        <w:t xml:space="preserve">Any other enhancements or new requirements will be added to the backlog for future development. </w:t>
      </w:r>
    </w:p>
    <w:p w14:paraId="7C07AEC6" w14:textId="3088CC23" w:rsidR="00D42E89" w:rsidRPr="00DC4DF3" w:rsidRDefault="00D42E89" w:rsidP="00D42E89">
      <w:pPr>
        <w:pStyle w:val="Heading2"/>
      </w:pPr>
      <w:bookmarkStart w:id="420" w:name="_Toc189830751"/>
      <w:r w:rsidRPr="00DC4DF3">
        <w:t>Project Man</w:t>
      </w:r>
      <w:r w:rsidR="00DF0CDF" w:rsidRPr="00DC4DF3">
        <w:t>a</w:t>
      </w:r>
      <w:r w:rsidRPr="00DC4DF3">
        <w:t>gement</w:t>
      </w:r>
      <w:bookmarkEnd w:id="420"/>
    </w:p>
    <w:p w14:paraId="23377F0E" w14:textId="79137A44" w:rsidR="00D42E89" w:rsidRPr="00C548B7" w:rsidRDefault="00D42E89" w:rsidP="00E309E7">
      <w:pPr>
        <w:pStyle w:val="CommentText"/>
        <w:rPr>
          <w:szCs w:val="20"/>
          <w:lang w:val="en-GB" w:eastAsia="en-US"/>
        </w:rPr>
      </w:pPr>
      <w:r w:rsidRPr="00DC4DF3">
        <w:t xml:space="preserve">Open Box will </w:t>
      </w:r>
      <w:r w:rsidRPr="00C548B7">
        <w:rPr>
          <w:szCs w:val="20"/>
          <w:lang w:val="en-GB" w:eastAsia="en-US"/>
        </w:rPr>
        <w:t xml:space="preserve">deliver a progress report to </w:t>
      </w:r>
      <w:r w:rsidR="009355CC" w:rsidRPr="00C548B7">
        <w:rPr>
          <w:szCs w:val="20"/>
          <w:lang w:val="en-GB" w:eastAsia="en-US"/>
        </w:rPr>
        <w:fldChar w:fldCharType="begin"/>
      </w:r>
      <w:r w:rsidR="009355CC" w:rsidRPr="00C548B7">
        <w:rPr>
          <w:szCs w:val="20"/>
          <w:lang w:val="en-GB" w:eastAsia="en-US"/>
        </w:rPr>
        <w:instrText xml:space="preserve"> DOCPROPERTY  Category  \* MERGEFORMAT </w:instrText>
      </w:r>
      <w:r w:rsidR="009355CC" w:rsidRPr="00C548B7">
        <w:rPr>
          <w:szCs w:val="20"/>
          <w:lang w:val="en-GB" w:eastAsia="en-US"/>
        </w:rPr>
        <w:fldChar w:fldCharType="separate"/>
      </w:r>
      <w:r w:rsidR="009355CC" w:rsidRPr="00C548B7">
        <w:rPr>
          <w:szCs w:val="20"/>
          <w:lang w:val="en-GB" w:eastAsia="en-US"/>
        </w:rPr>
        <w:t>Grainger</w:t>
      </w:r>
      <w:r w:rsidR="009355CC" w:rsidRPr="00C548B7">
        <w:rPr>
          <w:szCs w:val="20"/>
          <w:lang w:val="en-GB" w:eastAsia="en-US"/>
        </w:rPr>
        <w:fldChar w:fldCharType="end"/>
      </w:r>
      <w:r w:rsidRPr="00C548B7">
        <w:rPr>
          <w:szCs w:val="20"/>
          <w:lang w:val="en-GB" w:eastAsia="en-US"/>
        </w:rPr>
        <w:t xml:space="preserve"> on a regular basis, that will include:</w:t>
      </w:r>
    </w:p>
    <w:p w14:paraId="23120FA2" w14:textId="77777777" w:rsidR="00D42E89" w:rsidRPr="00C548B7" w:rsidRDefault="00D42E89" w:rsidP="00C548B7">
      <w:pPr>
        <w:pStyle w:val="NormalIndent"/>
        <w:widowControl w:val="0"/>
        <w:numPr>
          <w:ilvl w:val="0"/>
          <w:numId w:val="12"/>
        </w:numPr>
        <w:tabs>
          <w:tab w:val="clear" w:pos="1080"/>
        </w:tabs>
        <w:adjustRightInd w:val="0"/>
        <w:spacing w:line="300" w:lineRule="atLeast"/>
        <w:ind w:left="1350"/>
        <w:jc w:val="both"/>
        <w:textAlignment w:val="baseline"/>
        <w:rPr>
          <w:szCs w:val="20"/>
          <w:lang w:val="en-GB" w:eastAsia="en-US"/>
        </w:rPr>
      </w:pPr>
      <w:r w:rsidRPr="00C548B7">
        <w:rPr>
          <w:szCs w:val="20"/>
          <w:lang w:val="en-GB" w:eastAsia="en-US"/>
        </w:rPr>
        <w:t>General status update</w:t>
      </w:r>
    </w:p>
    <w:p w14:paraId="06EE81A3" w14:textId="77777777" w:rsidR="00D42E89" w:rsidRPr="00C548B7" w:rsidRDefault="00D42E89" w:rsidP="00C548B7">
      <w:pPr>
        <w:pStyle w:val="NormalIndent"/>
        <w:widowControl w:val="0"/>
        <w:numPr>
          <w:ilvl w:val="0"/>
          <w:numId w:val="12"/>
        </w:numPr>
        <w:tabs>
          <w:tab w:val="clear" w:pos="1080"/>
        </w:tabs>
        <w:adjustRightInd w:val="0"/>
        <w:spacing w:line="300" w:lineRule="atLeast"/>
        <w:ind w:left="1350"/>
        <w:jc w:val="both"/>
        <w:textAlignment w:val="baseline"/>
        <w:rPr>
          <w:szCs w:val="20"/>
          <w:lang w:val="en-GB" w:eastAsia="en-US"/>
        </w:rPr>
      </w:pPr>
      <w:r w:rsidRPr="00C548B7">
        <w:rPr>
          <w:szCs w:val="20"/>
          <w:lang w:val="en-GB" w:eastAsia="en-US"/>
        </w:rPr>
        <w:t>Project risks</w:t>
      </w:r>
    </w:p>
    <w:p w14:paraId="06EFFE25" w14:textId="14907199" w:rsidR="00D42E89" w:rsidRPr="00DC4DF3" w:rsidRDefault="00D42E89" w:rsidP="00C548B7">
      <w:pPr>
        <w:pStyle w:val="NormalIndent"/>
        <w:widowControl w:val="0"/>
        <w:numPr>
          <w:ilvl w:val="0"/>
          <w:numId w:val="12"/>
        </w:numPr>
        <w:tabs>
          <w:tab w:val="clear" w:pos="1080"/>
        </w:tabs>
        <w:adjustRightInd w:val="0"/>
        <w:spacing w:line="300" w:lineRule="atLeast"/>
        <w:ind w:left="1350"/>
        <w:jc w:val="both"/>
        <w:textAlignment w:val="baseline"/>
      </w:pPr>
      <w:r w:rsidRPr="00C548B7">
        <w:rPr>
          <w:szCs w:val="20"/>
          <w:lang w:val="en-GB" w:eastAsia="en-US"/>
        </w:rPr>
        <w:t>Project</w:t>
      </w:r>
      <w:r w:rsidRPr="00DC4DF3">
        <w:t xml:space="preserve"> milestones </w:t>
      </w:r>
      <w:r w:rsidR="00901C1A">
        <w:t>&amp;</w:t>
      </w:r>
      <w:r w:rsidRPr="00DC4DF3">
        <w:t xml:space="preserve"> timeline forecast based on the current scope of release 1.</w:t>
      </w:r>
    </w:p>
    <w:p w14:paraId="0A5A9711" w14:textId="59ABC060" w:rsidR="001403CA" w:rsidRPr="00DC4DF3" w:rsidRDefault="001403CA" w:rsidP="00E16626">
      <w:pPr>
        <w:pStyle w:val="CommentText"/>
      </w:pPr>
      <w:r w:rsidRPr="00DC4DF3">
        <w:t xml:space="preserve">Regular updates regarding any significant changes in scope or cost will be delivered to </w:t>
      </w:r>
      <w:fldSimple w:instr="DOCPROPERTY  Category  \* MERGEFORMAT">
        <w:r w:rsidRPr="00DC4DF3">
          <w:t>Grainger</w:t>
        </w:r>
      </w:fldSimple>
      <w:r w:rsidRPr="00DC4DF3">
        <w:t xml:space="preserve"> as and when they occur.</w:t>
      </w:r>
    </w:p>
    <w:p w14:paraId="7272820A" w14:textId="77777777" w:rsidR="00D67D2A" w:rsidRPr="00DC4DF3" w:rsidRDefault="00D67D2A" w:rsidP="00D67D2A">
      <w:pPr>
        <w:pStyle w:val="Heading2"/>
      </w:pPr>
      <w:bookmarkStart w:id="421" w:name="_Toc143719374"/>
      <w:bookmarkStart w:id="422" w:name="_Toc189830752"/>
      <w:r w:rsidRPr="00DC4DF3">
        <w:t>Availability</w:t>
      </w:r>
      <w:bookmarkEnd w:id="421"/>
      <w:bookmarkEnd w:id="422"/>
    </w:p>
    <w:p w14:paraId="6672766D" w14:textId="77777777" w:rsidR="00CC1DE9" w:rsidRPr="00DC4DF3" w:rsidRDefault="004E60A0" w:rsidP="00E16626">
      <w:pPr>
        <w:pStyle w:val="CommentText"/>
      </w:pPr>
      <w:r w:rsidRPr="00DC4DF3">
        <w:t>All work will be completed by Open Box offsite. </w:t>
      </w:r>
    </w:p>
    <w:p w14:paraId="2DF3B005" w14:textId="74F7EE00" w:rsidR="00D67D2A" w:rsidRPr="00DC4DF3" w:rsidRDefault="00D67D2A" w:rsidP="00E16626">
      <w:pPr>
        <w:pStyle w:val="CommentText"/>
      </w:pPr>
      <w:r w:rsidRPr="00DC4DF3">
        <w:t>Open Box resources will be contactable and available for meetings via conference calls/video conferences:</w:t>
      </w:r>
    </w:p>
    <w:p w14:paraId="78B4895A" w14:textId="7E96CBDF" w:rsidR="00D67D2A" w:rsidRPr="00DC4DF3" w:rsidRDefault="007C2593" w:rsidP="00901C1A">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Monday to Friday 9am – 6pm South African </w:t>
      </w:r>
      <w:r w:rsidRPr="00901C1A">
        <w:rPr>
          <w:szCs w:val="20"/>
          <w:lang w:val="en-GB" w:eastAsia="en-US"/>
        </w:rPr>
        <w:t>time</w:t>
      </w:r>
      <w:r w:rsidRPr="00DC4DF3">
        <w:t xml:space="preserve"> which corresponds to 7am – 4pm GMT, excluding public holidays</w:t>
      </w:r>
      <w:r w:rsidR="00D67D2A" w:rsidRPr="00DC4DF3">
        <w:t>.</w:t>
      </w:r>
    </w:p>
    <w:p w14:paraId="220388EF" w14:textId="77777777" w:rsidR="000309B6" w:rsidRPr="00DC4DF3" w:rsidRDefault="000309B6" w:rsidP="005B08BD">
      <w:pPr>
        <w:pStyle w:val="Heading1"/>
      </w:pPr>
      <w:bookmarkStart w:id="423" w:name="_Toc34022150"/>
      <w:bookmarkStart w:id="424" w:name="_Toc189830753"/>
      <w:bookmarkEnd w:id="414"/>
      <w:bookmarkEnd w:id="415"/>
      <w:r w:rsidRPr="00DC4DF3">
        <w:lastRenderedPageBreak/>
        <w:t>Acceptance</w:t>
      </w:r>
      <w:bookmarkEnd w:id="423"/>
      <w:bookmarkEnd w:id="424"/>
    </w:p>
    <w:p w14:paraId="1C5841FB" w14:textId="77777777" w:rsidR="00FD4715" w:rsidRPr="00DC4DF3" w:rsidRDefault="00FD4715" w:rsidP="00E16626">
      <w:pPr>
        <w:pStyle w:val="CommentText"/>
      </w:pPr>
      <w:r w:rsidRPr="00DC4DF3">
        <w:t>The parties hereto, each acting under due and proper authority, have executed this Agreement as of the day, month and year first written below.</w:t>
      </w:r>
    </w:p>
    <w:p w14:paraId="51078C7F" w14:textId="77777777" w:rsidR="00FD4715" w:rsidRPr="00DC4DF3" w:rsidRDefault="00FD4715" w:rsidP="00E16626">
      <w:pPr>
        <w:pStyle w:val="CommentText"/>
      </w:pPr>
    </w:p>
    <w:p w14:paraId="00E80AD0" w14:textId="76C9E85C" w:rsidR="00FD4715" w:rsidRPr="00DC4DF3" w:rsidRDefault="00FD4715" w:rsidP="00E16626">
      <w:pPr>
        <w:pStyle w:val="CommentText"/>
      </w:pPr>
      <w:r w:rsidRPr="00DC4DF3">
        <w:t>For and on behalf of Open Box Software</w:t>
      </w:r>
      <w:r w:rsidRPr="00DC4DF3">
        <w:tab/>
        <w:t xml:space="preserve">For and on behalf of </w:t>
      </w:r>
      <w:fldSimple w:instr="DOCPROPERTY  Category  \* MERGEFORMAT">
        <w:r w:rsidR="0032433B" w:rsidRPr="00DC4DF3">
          <w:t>Grainger</w:t>
        </w:r>
      </w:fldSimple>
      <w:r w:rsidR="00890458" w:rsidRPr="00DC4DF3">
        <w:t xml:space="preserve"> </w:t>
      </w:r>
      <w:r w:rsidR="00EB3432">
        <w:t>plc</w:t>
      </w:r>
    </w:p>
    <w:p w14:paraId="60F36BC2" w14:textId="77777777" w:rsidR="00FD4715" w:rsidRPr="00DC4DF3" w:rsidRDefault="00FD4715" w:rsidP="00E16626">
      <w:pPr>
        <w:pStyle w:val="CommentText"/>
      </w:pPr>
    </w:p>
    <w:p w14:paraId="1E19B67A" w14:textId="77777777" w:rsidR="00C176A6" w:rsidRPr="00DC4DF3" w:rsidRDefault="00C176A6" w:rsidP="00FD4715">
      <w:pPr>
        <w:pStyle w:val="StyleVerdana9ptLeft075cm1"/>
      </w:pPr>
    </w:p>
    <w:p w14:paraId="5FD82718" w14:textId="77777777" w:rsidR="00EA3A56" w:rsidRPr="00DC4DF3" w:rsidRDefault="00EA3A56" w:rsidP="00FD4715">
      <w:pPr>
        <w:pStyle w:val="StyleVerdana9ptLeft075cm1"/>
      </w:pPr>
    </w:p>
    <w:p w14:paraId="7579D308" w14:textId="77777777" w:rsidR="00FD4715" w:rsidRPr="00DC4DF3" w:rsidRDefault="00FD4715" w:rsidP="00D70D88">
      <w:pPr>
        <w:pStyle w:val="StyleVerdana9ptLeft075cm1"/>
        <w:tabs>
          <w:tab w:val="left" w:pos="1843"/>
          <w:tab w:val="left" w:pos="5387"/>
          <w:tab w:val="left" w:pos="6663"/>
        </w:tabs>
        <w:spacing w:after="360"/>
      </w:pPr>
      <w:r w:rsidRPr="00DC4DF3">
        <w:t>Signature:</w:t>
      </w:r>
      <w:r w:rsidRPr="00DC4DF3">
        <w:tab/>
        <w:t>_____________________</w:t>
      </w:r>
      <w:r w:rsidRPr="00DC4DF3">
        <w:tab/>
        <w:t>Signature:</w:t>
      </w:r>
      <w:r w:rsidRPr="00DC4DF3">
        <w:tab/>
        <w:t>_____________________</w:t>
      </w:r>
    </w:p>
    <w:p w14:paraId="5DA1D23D" w14:textId="276ABE67" w:rsidR="00FD4715" w:rsidRPr="00DC4DF3" w:rsidRDefault="00FD4715" w:rsidP="00D70D88">
      <w:pPr>
        <w:pStyle w:val="StyleVerdana9ptLeft075cm1"/>
        <w:tabs>
          <w:tab w:val="left" w:pos="1843"/>
          <w:tab w:val="left" w:pos="5387"/>
          <w:tab w:val="left" w:pos="6663"/>
        </w:tabs>
        <w:spacing w:after="360"/>
      </w:pPr>
      <w:r w:rsidRPr="00DC4DF3">
        <w:t>Name:</w:t>
      </w:r>
      <w:r w:rsidRPr="00DC4DF3">
        <w:tab/>
      </w:r>
      <w:r w:rsidR="00E41924">
        <w:t>Sam Duncan</w:t>
      </w:r>
      <w:r w:rsidRPr="00DC4DF3">
        <w:tab/>
        <w:t>Name:</w:t>
      </w:r>
      <w:r w:rsidRPr="00DC4DF3">
        <w:tab/>
      </w:r>
      <w:r w:rsidR="00B34E1D" w:rsidRPr="00B34E1D">
        <w:t>Eliza Pattinson</w:t>
      </w:r>
      <w:r w:rsidRPr="00DC4DF3">
        <w:t xml:space="preserve"> </w:t>
      </w:r>
    </w:p>
    <w:p w14:paraId="0260A9C6" w14:textId="15900402" w:rsidR="00EA3A56" w:rsidRPr="00DC4DF3" w:rsidRDefault="00FD4715" w:rsidP="00B050FD">
      <w:pPr>
        <w:pStyle w:val="StyleVerdana9ptLeft075cm1"/>
        <w:tabs>
          <w:tab w:val="left" w:pos="1843"/>
          <w:tab w:val="left" w:pos="5387"/>
          <w:tab w:val="left" w:pos="6663"/>
        </w:tabs>
        <w:spacing w:after="360"/>
        <w:ind w:left="1850" w:hanging="1425"/>
      </w:pPr>
      <w:r w:rsidRPr="00DC4DF3">
        <w:t>Position:</w:t>
      </w:r>
      <w:r w:rsidRPr="00DC4DF3">
        <w:tab/>
      </w:r>
      <w:r w:rsidR="00E41924">
        <w:t>Salesforce Director</w:t>
      </w:r>
      <w:r w:rsidRPr="00DC4DF3">
        <w:tab/>
        <w:t>Position:</w:t>
      </w:r>
      <w:r w:rsidRPr="00DC4DF3">
        <w:tab/>
      </w:r>
      <w:r w:rsidR="00B050FD" w:rsidRPr="00B050FD">
        <w:t>Director of Operations and</w:t>
      </w:r>
      <w:r w:rsidR="00CC101F">
        <w:tab/>
      </w:r>
      <w:r w:rsidR="00CC101F">
        <w:tab/>
      </w:r>
      <w:r w:rsidR="00CC101F">
        <w:tab/>
        <w:t>Asset Management</w:t>
      </w:r>
    </w:p>
    <w:p w14:paraId="63F7CA14" w14:textId="77777777" w:rsidR="00FD4715" w:rsidRPr="00890458" w:rsidRDefault="00FD4715" w:rsidP="00D70D88">
      <w:pPr>
        <w:pStyle w:val="StyleVerdana9ptLeft075cm1"/>
        <w:tabs>
          <w:tab w:val="left" w:pos="1843"/>
          <w:tab w:val="left" w:pos="5387"/>
          <w:tab w:val="left" w:pos="6663"/>
        </w:tabs>
        <w:spacing w:after="360"/>
      </w:pPr>
      <w:r w:rsidRPr="00DC4DF3">
        <w:t>Date:</w:t>
      </w:r>
      <w:r w:rsidRPr="00DC4DF3">
        <w:tab/>
        <w:t>_____________________</w:t>
      </w:r>
      <w:r w:rsidRPr="00DC4DF3">
        <w:tab/>
        <w:t>Date:</w:t>
      </w:r>
      <w:r w:rsidRPr="00DC4DF3">
        <w:tab/>
        <w:t>_____________________</w:t>
      </w:r>
    </w:p>
    <w:sectPr w:rsidR="00FD4715" w:rsidRPr="00890458" w:rsidSect="007E7072">
      <w:pgSz w:w="12242" w:h="15842" w:code="1"/>
      <w:pgMar w:top="1701" w:right="1418" w:bottom="1701" w:left="1418"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CF2DE" w14:textId="77777777" w:rsidR="00F5017B" w:rsidRPr="00DC4DF3" w:rsidRDefault="00F5017B">
      <w:r w:rsidRPr="00DC4DF3">
        <w:separator/>
      </w:r>
    </w:p>
  </w:endnote>
  <w:endnote w:type="continuationSeparator" w:id="0">
    <w:p w14:paraId="37B56FDA" w14:textId="77777777" w:rsidR="00F5017B" w:rsidRPr="00DC4DF3" w:rsidRDefault="00F5017B">
      <w:r w:rsidRPr="00DC4DF3">
        <w:continuationSeparator/>
      </w:r>
    </w:p>
  </w:endnote>
  <w:endnote w:type="continuationNotice" w:id="1">
    <w:p w14:paraId="3F073412" w14:textId="77777777" w:rsidR="00F5017B" w:rsidRPr="00DC4DF3" w:rsidRDefault="00F501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Tahom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7C7E" w14:textId="665CF15A" w:rsidR="00224238" w:rsidRPr="00DC4DF3" w:rsidRDefault="00224238" w:rsidP="001A6136">
    <w:pPr>
      <w:spacing w:line="240" w:lineRule="atLeast"/>
      <w:rPr>
        <w:rFonts w:eastAsia="Proxima Nova Light" w:cs="Proxima Nova Light"/>
        <w:i/>
        <w:color w:val="999999"/>
        <w:spacing w:val="3"/>
        <w:position w:val="1"/>
      </w:rPr>
    </w:pPr>
    <w:r w:rsidRPr="00DC4DF3">
      <w:rPr>
        <w:rFonts w:eastAsia="Proxima Nova Light" w:cs="Proxima Nova Light"/>
        <w:i/>
        <w:noProof/>
        <w:color w:val="999999"/>
        <w:spacing w:val="3"/>
        <w:position w:val="1"/>
        <w:lang w:eastAsia="en-ZA"/>
      </w:rPr>
      <w:drawing>
        <wp:anchor distT="0" distB="0" distL="114300" distR="114300" simplePos="0" relativeHeight="251658241" behindDoc="1" locked="0" layoutInCell="1" allowOverlap="1" wp14:anchorId="78ADB241" wp14:editId="6F324781">
          <wp:simplePos x="0" y="0"/>
          <wp:positionH relativeFrom="column">
            <wp:posOffset>5476875</wp:posOffset>
          </wp:positionH>
          <wp:positionV relativeFrom="paragraph">
            <wp:posOffset>-371</wp:posOffset>
          </wp:positionV>
          <wp:extent cx="895350" cy="158750"/>
          <wp:effectExtent l="0" t="0" r="0" b="0"/>
          <wp:wrapNone/>
          <wp:docPr id="1168553059" name="Picture 1168553059"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DOCPROPERTY  Category  \* MERGEFORMAT </w:instrText>
    </w:r>
    <w:r w:rsidRPr="00DC4DF3">
      <w:rPr>
        <w:rFonts w:eastAsia="Proxima Nova Light" w:cs="Proxima Nova Light"/>
        <w:i/>
        <w:color w:val="999999"/>
        <w:spacing w:val="3"/>
        <w:position w:val="1"/>
      </w:rPr>
      <w:fldChar w:fldCharType="separate"/>
    </w:r>
    <w:r w:rsidR="00DE47C9">
      <w:rPr>
        <w:rFonts w:eastAsia="Proxima Nova Light" w:cs="Proxima Nova Light"/>
        <w:i/>
        <w:color w:val="999999"/>
        <w:spacing w:val="3"/>
        <w:position w:val="1"/>
      </w:rPr>
      <w:t>Grainger</w:t>
    </w:r>
    <w:r w:rsidRPr="00DC4DF3">
      <w:rPr>
        <w:rFonts w:eastAsia="Proxima Nova Light" w:cs="Proxima Nova Light"/>
        <w:i/>
        <w:color w:val="999999"/>
        <w:spacing w:val="3"/>
        <w:position w:val="1"/>
      </w:rPr>
      <w:fldChar w:fldCharType="end"/>
    </w:r>
    <w:r w:rsidR="009355CC">
      <w:rPr>
        <w:rFonts w:eastAsia="Proxima Nova Light" w:cs="Proxima Nova Light"/>
        <w:i/>
        <w:color w:val="999999"/>
        <w:spacing w:val="3"/>
        <w:position w:val="1"/>
      </w:rPr>
      <w:t xml:space="preserve"> </w:t>
    </w:r>
    <w:r w:rsidR="00077724">
      <w:rPr>
        <w:rFonts w:eastAsia="Proxima Nova Light" w:cs="Proxima Nova Light"/>
        <w:i/>
        <w:color w:val="999999"/>
        <w:spacing w:val="3"/>
        <w:position w:val="1"/>
      </w:rPr>
      <w:t>plc</w:t>
    </w:r>
    <w:r w:rsidRPr="00DC4DF3">
      <w:rPr>
        <w:rFonts w:eastAsia="Proxima Nova Light" w:cs="Proxima Nova Light"/>
        <w:i/>
        <w:color w:val="999999"/>
        <w:spacing w:val="3"/>
        <w:position w:val="1"/>
      </w:rPr>
      <w:t xml:space="preserve"> </w:t>
    </w:r>
    <w:r w:rsidRPr="00DC4DF3">
      <w:rPr>
        <w:rFonts w:eastAsia="Proxima Nova Light" w:cs="Proxima Nova Light"/>
        <w:i/>
        <w:color w:val="BDD626"/>
        <w:spacing w:val="3"/>
        <w:position w:val="1"/>
      </w:rPr>
      <w:t xml:space="preserve">/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DOCPROPERTY  Title  \* MERGEFORMAT </w:instrText>
    </w:r>
    <w:r w:rsidRPr="00DC4DF3">
      <w:rPr>
        <w:rFonts w:eastAsia="Proxima Nova Light" w:cs="Proxima Nova Light"/>
        <w:i/>
        <w:color w:val="999999"/>
        <w:spacing w:val="3"/>
        <w:position w:val="1"/>
      </w:rPr>
      <w:fldChar w:fldCharType="separate"/>
    </w:r>
    <w:r w:rsidR="00DE47C9">
      <w:rPr>
        <w:rFonts w:eastAsia="Proxima Nova Light" w:cs="Proxima Nova Light"/>
        <w:i/>
        <w:color w:val="999999"/>
        <w:spacing w:val="3"/>
        <w:position w:val="1"/>
      </w:rPr>
      <w:t>SVOT Foundation &amp; Renewals Process</w:t>
    </w:r>
    <w:r w:rsidRPr="00DC4DF3">
      <w:rPr>
        <w:rFonts w:eastAsia="Proxima Nova Light" w:cs="Proxima Nova Light"/>
        <w:i/>
        <w:color w:val="999999"/>
        <w:spacing w:val="3"/>
        <w:position w:val="1"/>
      </w:rPr>
      <w:fldChar w:fldCharType="end"/>
    </w:r>
    <w:r w:rsidRPr="00DC4DF3">
      <w:rPr>
        <w:rFonts w:eastAsia="Proxima Nova Light" w:cs="Proxima Nova Light"/>
        <w:i/>
        <w:color w:val="BDD626"/>
        <w:spacing w:val="3"/>
        <w:position w:val="1"/>
      </w:rPr>
      <w:tab/>
    </w:r>
    <w:r w:rsidRPr="00DC4DF3">
      <w:rPr>
        <w:rFonts w:eastAsia="Proxima Nova Light" w:cs="Proxima Nova Light"/>
        <w:i/>
        <w:color w:val="999999"/>
        <w:spacing w:val="3"/>
        <w:position w:val="1"/>
      </w:rPr>
      <w:tab/>
      <w:t xml:space="preserve">     Page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PAGE  \* Arabic </w:instrText>
    </w:r>
    <w:r w:rsidRPr="00DC4DF3">
      <w:rPr>
        <w:rFonts w:eastAsia="Proxima Nova Light" w:cs="Proxima Nova Light"/>
        <w:i/>
        <w:color w:val="999999"/>
        <w:spacing w:val="3"/>
        <w:position w:val="1"/>
      </w:rPr>
      <w:fldChar w:fldCharType="separate"/>
    </w:r>
    <w:r w:rsidR="004930B3" w:rsidRPr="00DC4DF3">
      <w:rPr>
        <w:rFonts w:eastAsia="Proxima Nova Light" w:cs="Proxima Nova Light"/>
        <w:i/>
        <w:color w:val="999999"/>
        <w:spacing w:val="3"/>
        <w:position w:val="1"/>
      </w:rPr>
      <w:t>30</w:t>
    </w:r>
    <w:r w:rsidRPr="00DC4DF3">
      <w:rPr>
        <w:rFonts w:eastAsia="Proxima Nova Light" w:cs="Proxima Nova Light"/>
        <w:i/>
        <w:color w:val="999999"/>
        <w:spacing w:val="3"/>
        <w:position w:val="1"/>
      </w:rPr>
      <w:fldChar w:fldCharType="end"/>
    </w:r>
    <w:r w:rsidRPr="00DC4DF3">
      <w:rPr>
        <w:rFonts w:eastAsia="Proxima Nova Light" w:cs="Proxima Nova Light"/>
        <w:i/>
        <w:color w:val="999999"/>
        <w:spacing w:val="3"/>
        <w:position w:val="1"/>
      </w:rPr>
      <w:t xml:space="preserve"> of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NUMPAGES </w:instrText>
    </w:r>
    <w:r w:rsidRPr="00DC4DF3">
      <w:rPr>
        <w:rFonts w:eastAsia="Proxima Nova Light" w:cs="Proxima Nova Light"/>
        <w:i/>
        <w:color w:val="999999"/>
        <w:spacing w:val="3"/>
        <w:position w:val="1"/>
      </w:rPr>
      <w:fldChar w:fldCharType="separate"/>
    </w:r>
    <w:r w:rsidR="004930B3" w:rsidRPr="00DC4DF3">
      <w:rPr>
        <w:rFonts w:eastAsia="Proxima Nova Light" w:cs="Proxima Nova Light"/>
        <w:i/>
        <w:color w:val="999999"/>
        <w:spacing w:val="3"/>
        <w:position w:val="1"/>
      </w:rPr>
      <w:t>35</w:t>
    </w:r>
    <w:r w:rsidRPr="00DC4DF3">
      <w:rPr>
        <w:rFonts w:eastAsia="Proxima Nova Light" w:cs="Proxima Nova Light"/>
        <w:i/>
        <w:color w:val="999999"/>
        <w:spacing w:val="3"/>
        <w:position w:val="1"/>
      </w:rPr>
      <w:fldChar w:fldCharType="end"/>
    </w:r>
  </w:p>
  <w:p w14:paraId="2203893C" w14:textId="2F08C186" w:rsidR="00224238" w:rsidRPr="00DC4DF3" w:rsidRDefault="00224238" w:rsidP="001A6136">
    <w:pPr>
      <w:pStyle w:val="Footer"/>
      <w:pBdr>
        <w:top w:val="none" w:sz="0" w:space="0" w:color="auto"/>
        <w:between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3893E" w14:textId="65D3A3F5" w:rsidR="00224238" w:rsidRPr="00DC4DF3" w:rsidRDefault="00224238" w:rsidP="00A4761B">
    <w:pPr>
      <w:pStyle w:val="Footer"/>
      <w:pBdr>
        <w:top w:val="none" w:sz="0" w:space="0" w:color="auto"/>
        <w:between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3A0B4" w14:textId="77777777" w:rsidR="00F5017B" w:rsidRPr="00DC4DF3" w:rsidRDefault="00F5017B">
      <w:r w:rsidRPr="00DC4DF3">
        <w:separator/>
      </w:r>
    </w:p>
  </w:footnote>
  <w:footnote w:type="continuationSeparator" w:id="0">
    <w:p w14:paraId="774B00DF" w14:textId="77777777" w:rsidR="00F5017B" w:rsidRPr="00DC4DF3" w:rsidRDefault="00F5017B">
      <w:r w:rsidRPr="00DC4DF3">
        <w:continuationSeparator/>
      </w:r>
    </w:p>
  </w:footnote>
  <w:footnote w:type="continuationNotice" w:id="1">
    <w:p w14:paraId="6621A109" w14:textId="77777777" w:rsidR="00F5017B" w:rsidRPr="00DC4DF3" w:rsidRDefault="00F501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3893A" w14:textId="4B5C18A1" w:rsidR="00224238" w:rsidRPr="00DC4DF3" w:rsidRDefault="00224238" w:rsidP="001A6136">
    <w:pPr>
      <w:pStyle w:val="Header"/>
      <w:pBdr>
        <w:bottom w:val="none" w:sz="0" w:space="0" w:color="auto"/>
        <w:between w:val="none" w:sz="0" w:space="0" w:color="auto"/>
      </w:pBdr>
    </w:pPr>
    <w:r w:rsidRPr="00DC4DF3">
      <w:rPr>
        <w:noProof/>
        <w:lang w:eastAsia="en-ZA"/>
      </w:rPr>
      <w:drawing>
        <wp:anchor distT="0" distB="0" distL="114300" distR="114300" simplePos="0" relativeHeight="251658242" behindDoc="1" locked="0" layoutInCell="1" allowOverlap="1" wp14:anchorId="2729C13D" wp14:editId="03981EC5">
          <wp:simplePos x="0" y="0"/>
          <wp:positionH relativeFrom="page">
            <wp:align>right</wp:align>
          </wp:positionH>
          <wp:positionV relativeFrom="paragraph">
            <wp:posOffset>-353060</wp:posOffset>
          </wp:positionV>
          <wp:extent cx="5364000" cy="1612800"/>
          <wp:effectExtent l="0" t="0" r="0" b="0"/>
          <wp:wrapNone/>
          <wp:docPr id="1162484097" name="Picture 1162484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000" cy="161280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3893D" w14:textId="2DDF6759" w:rsidR="00224238" w:rsidRPr="00DC4DF3" w:rsidRDefault="00224238">
    <w:pPr>
      <w:pStyle w:val="Header"/>
      <w:pBdr>
        <w:bottom w:val="none" w:sz="0" w:space="0" w:color="auto"/>
        <w:between w:val="none" w:sz="0" w:space="0" w:color="auto"/>
      </w:pBdr>
    </w:pPr>
    <w:r w:rsidRPr="00DC4DF3">
      <w:rPr>
        <w:noProof/>
        <w:lang w:eastAsia="en-ZA"/>
      </w:rPr>
      <w:drawing>
        <wp:anchor distT="0" distB="0" distL="114300" distR="114300" simplePos="0" relativeHeight="251658240" behindDoc="1" locked="0" layoutInCell="1" allowOverlap="1" wp14:anchorId="2C02D4E7" wp14:editId="35CF8B8C">
          <wp:simplePos x="0" y="0"/>
          <wp:positionH relativeFrom="page">
            <wp:posOffset>7884</wp:posOffset>
          </wp:positionH>
          <wp:positionV relativeFrom="paragraph">
            <wp:posOffset>-328930</wp:posOffset>
          </wp:positionV>
          <wp:extent cx="7601585" cy="10744200"/>
          <wp:effectExtent l="0" t="0" r="0" b="0"/>
          <wp:wrapNone/>
          <wp:docPr id="1145371612" name="Picture 114537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sidRPr="00DC4DF3">
      <w:rPr>
        <w:noProof/>
        <w:lang w:eastAsia="en-ZA"/>
      </w:rPr>
      <w:drawing>
        <wp:anchor distT="0" distB="0" distL="114300" distR="114300" simplePos="0" relativeHeight="251658243" behindDoc="1" locked="0" layoutInCell="1" allowOverlap="1" wp14:anchorId="42B6C8AB" wp14:editId="0D915D75">
          <wp:simplePos x="0" y="0"/>
          <wp:positionH relativeFrom="page">
            <wp:align>right</wp:align>
          </wp:positionH>
          <wp:positionV relativeFrom="paragraph">
            <wp:posOffset>-385397</wp:posOffset>
          </wp:positionV>
          <wp:extent cx="2428875" cy="1100779"/>
          <wp:effectExtent l="0" t="0" r="0" b="0"/>
          <wp:wrapNone/>
          <wp:docPr id="751980209" name="Picture 75198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3F48"/>
    <w:multiLevelType w:val="hybridMultilevel"/>
    <w:tmpl w:val="CC8A7182"/>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 w15:restartNumberingAfterBreak="0">
    <w:nsid w:val="18B75FD8"/>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3"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241B6870"/>
    <w:multiLevelType w:val="hybridMultilevel"/>
    <w:tmpl w:val="C052A202"/>
    <w:lvl w:ilvl="0" w:tplc="08090001">
      <w:start w:val="1"/>
      <w:numFmt w:val="bullet"/>
      <w:lvlText w:val=""/>
      <w:lvlJc w:val="left"/>
      <w:pPr>
        <w:ind w:left="1069" w:hanging="360"/>
      </w:pPr>
      <w:rPr>
        <w:rFonts w:ascii="Symbol" w:hAnsi="Symbol" w:hint="default"/>
      </w:rPr>
    </w:lvl>
    <w:lvl w:ilvl="1" w:tplc="FFFFFFFF">
      <w:start w:val="1"/>
      <w:numFmt w:val="bullet"/>
      <w:lvlText w:val="o"/>
      <w:lvlJc w:val="left"/>
      <w:pPr>
        <w:ind w:left="1789"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 w15:restartNumberingAfterBreak="0">
    <w:nsid w:val="258819E3"/>
    <w:multiLevelType w:val="hybridMultilevel"/>
    <w:tmpl w:val="5210A486"/>
    <w:lvl w:ilvl="0" w:tplc="08090001">
      <w:start w:val="1"/>
      <w:numFmt w:val="bullet"/>
      <w:lvlText w:val=""/>
      <w:lvlJc w:val="left"/>
      <w:pPr>
        <w:tabs>
          <w:tab w:val="num" w:pos="1146"/>
        </w:tabs>
        <w:ind w:left="1146" w:hanging="360"/>
      </w:pPr>
      <w:rPr>
        <w:rFonts w:ascii="Symbol" w:hAnsi="Symbol" w:hint="default"/>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6" w15:restartNumberingAfterBreak="0">
    <w:nsid w:val="27C62097"/>
    <w:multiLevelType w:val="hybridMultilevel"/>
    <w:tmpl w:val="DCAE9146"/>
    <w:lvl w:ilvl="0" w:tplc="1C090001">
      <w:start w:val="1"/>
      <w:numFmt w:val="bullet"/>
      <w:lvlText w:val=""/>
      <w:lvlJc w:val="left"/>
      <w:pPr>
        <w:ind w:left="135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1C090005">
      <w:start w:val="1"/>
      <w:numFmt w:val="bullet"/>
      <w:lvlText w:val=""/>
      <w:lvlJc w:val="left"/>
      <w:pPr>
        <w:ind w:left="2790" w:hanging="360"/>
      </w:pPr>
      <w:rPr>
        <w:rFonts w:ascii="Wingdings" w:hAnsi="Wingdings" w:hint="default"/>
      </w:rPr>
    </w:lvl>
    <w:lvl w:ilvl="3" w:tplc="1C09000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7" w15:restartNumberingAfterBreak="0">
    <w:nsid w:val="2B2B4B64"/>
    <w:multiLevelType w:val="hybridMultilevel"/>
    <w:tmpl w:val="88A8126E"/>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8" w15:restartNumberingAfterBreak="0">
    <w:nsid w:val="2BF33832"/>
    <w:multiLevelType w:val="hybridMultilevel"/>
    <w:tmpl w:val="4D925FF6"/>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305906AF"/>
    <w:multiLevelType w:val="hybridMultilevel"/>
    <w:tmpl w:val="210C229E"/>
    <w:lvl w:ilvl="0" w:tplc="1C090001">
      <w:start w:val="1"/>
      <w:numFmt w:val="bullet"/>
      <w:lvlText w:val=""/>
      <w:lvlJc w:val="left"/>
      <w:pPr>
        <w:ind w:left="1800" w:hanging="360"/>
      </w:pPr>
      <w:rPr>
        <w:rFonts w:ascii="Symbol" w:hAnsi="Symbol" w:hint="default"/>
      </w:rPr>
    </w:lvl>
    <w:lvl w:ilvl="1" w:tplc="1C090003">
      <w:start w:val="1"/>
      <w:numFmt w:val="bullet"/>
      <w:lvlText w:val="o"/>
      <w:lvlJc w:val="left"/>
      <w:pPr>
        <w:ind w:left="2520" w:hanging="360"/>
      </w:pPr>
      <w:rPr>
        <w:rFonts w:ascii="Courier New" w:hAnsi="Courier New" w:cs="Courier New" w:hint="default"/>
      </w:rPr>
    </w:lvl>
    <w:lvl w:ilvl="2" w:tplc="1C090005">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0" w15:restartNumberingAfterBreak="0">
    <w:nsid w:val="33865147"/>
    <w:multiLevelType w:val="hybridMultilevel"/>
    <w:tmpl w:val="7E9CC83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33DC332D"/>
    <w:multiLevelType w:val="hybridMultilevel"/>
    <w:tmpl w:val="293A0304"/>
    <w:lvl w:ilvl="0" w:tplc="FFFFFFFF">
      <w:start w:val="1"/>
      <w:numFmt w:val="decimal"/>
      <w:lvlText w:val="%1."/>
      <w:lvlJc w:val="left"/>
      <w:pPr>
        <w:tabs>
          <w:tab w:val="num" w:pos="1080"/>
        </w:tabs>
        <w:ind w:left="1080" w:hanging="360"/>
      </w:p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2" w15:restartNumberingAfterBreak="0">
    <w:nsid w:val="3A174F18"/>
    <w:multiLevelType w:val="multilevel"/>
    <w:tmpl w:val="7738285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98657D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4" w15:restartNumberingAfterBreak="0">
    <w:nsid w:val="53D13663"/>
    <w:multiLevelType w:val="hybridMultilevel"/>
    <w:tmpl w:val="31DC15BA"/>
    <w:lvl w:ilvl="0" w:tplc="A1408B4A">
      <w:start w:val="1"/>
      <w:numFmt w:val="decimal"/>
      <w:lvlText w:val="%1."/>
      <w:lvlJc w:val="left"/>
      <w:pPr>
        <w:ind w:left="927" w:hanging="360"/>
      </w:pPr>
      <w:rPr>
        <w:rFonts w:hint="default"/>
        <w:b/>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5" w15:restartNumberingAfterBreak="0">
    <w:nsid w:val="581F6EE4"/>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6" w15:restartNumberingAfterBreak="0">
    <w:nsid w:val="5A8A169E"/>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7" w15:restartNumberingAfterBreak="0">
    <w:nsid w:val="5D990EE7"/>
    <w:multiLevelType w:val="hybridMultilevel"/>
    <w:tmpl w:val="5CA0FE3C"/>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18" w15:restartNumberingAfterBreak="0">
    <w:nsid w:val="6BEA46FC"/>
    <w:multiLevelType w:val="hybridMultilevel"/>
    <w:tmpl w:val="29A8A0E2"/>
    <w:lvl w:ilvl="0" w:tplc="FFFFFFFF">
      <w:start w:val="1"/>
      <w:numFmt w:val="bullet"/>
      <w:lvlText w:val=""/>
      <w:lvlJc w:val="left"/>
      <w:pPr>
        <w:tabs>
          <w:tab w:val="num" w:pos="1080"/>
        </w:tabs>
        <w:ind w:left="108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FFFFFFFF">
      <w:start w:val="1"/>
      <w:numFmt w:val="lowerRoman"/>
      <w:lvlText w:val="%3."/>
      <w:lvlJc w:val="right"/>
      <w:pPr>
        <w:tabs>
          <w:tab w:val="num" w:pos="2520"/>
        </w:tabs>
        <w:ind w:left="2520" w:hanging="180"/>
      </w:pPr>
    </w:lvl>
    <w:lvl w:ilvl="3" w:tplc="FFFFFFFF">
      <w:start w:val="2023"/>
      <w:numFmt w:val="bullet"/>
      <w:lvlText w:val="-"/>
      <w:lvlJc w:val="left"/>
      <w:pPr>
        <w:ind w:left="3240" w:hanging="360"/>
      </w:pPr>
      <w:rPr>
        <w:rFonts w:ascii="Verdana" w:eastAsia="Times New Roman" w:hAnsi="Verdana" w:cs="Times New Roman" w:hint="default"/>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9" w15:restartNumberingAfterBreak="0">
    <w:nsid w:val="6ED65929"/>
    <w:multiLevelType w:val="hybridMultilevel"/>
    <w:tmpl w:val="9A44CFE0"/>
    <w:lvl w:ilvl="0" w:tplc="08090001">
      <w:start w:val="1"/>
      <w:numFmt w:val="bullet"/>
      <w:lvlText w:val=""/>
      <w:lvlJc w:val="left"/>
      <w:pPr>
        <w:tabs>
          <w:tab w:val="num" w:pos="1080"/>
        </w:tabs>
        <w:ind w:left="1080" w:hanging="360"/>
      </w:pPr>
      <w:rPr>
        <w:rFonts w:ascii="Symbol" w:hAnsi="Symbol"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2023"/>
      <w:numFmt w:val="bullet"/>
      <w:lvlText w:val="-"/>
      <w:lvlJc w:val="left"/>
      <w:pPr>
        <w:ind w:left="3240" w:hanging="360"/>
      </w:pPr>
      <w:rPr>
        <w:rFonts w:ascii="Verdana" w:eastAsia="Times New Roman" w:hAnsi="Verdana" w:cs="Times New Roman" w:hint="default"/>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0" w15:restartNumberingAfterBreak="0">
    <w:nsid w:val="71C149C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1" w15:restartNumberingAfterBreak="0">
    <w:nsid w:val="75B731B0"/>
    <w:multiLevelType w:val="hybridMultilevel"/>
    <w:tmpl w:val="C5EC638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2" w15:restartNumberingAfterBreak="0">
    <w:nsid w:val="76BA0A62"/>
    <w:multiLevelType w:val="hybridMultilevel"/>
    <w:tmpl w:val="26EEE16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3" w15:restartNumberingAfterBreak="0">
    <w:nsid w:val="7D061CF5"/>
    <w:multiLevelType w:val="hybridMultilevel"/>
    <w:tmpl w:val="5174387E"/>
    <w:lvl w:ilvl="0" w:tplc="FFFFFFFF">
      <w:start w:val="1"/>
      <w:numFmt w:val="decimal"/>
      <w:lvlText w:val="%1."/>
      <w:lvlJc w:val="left"/>
      <w:pPr>
        <w:tabs>
          <w:tab w:val="num" w:pos="1636"/>
        </w:tabs>
        <w:ind w:left="1636"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num w:numId="1" w16cid:durableId="1407410757">
    <w:abstractNumId w:val="12"/>
  </w:num>
  <w:num w:numId="2" w16cid:durableId="1061249728">
    <w:abstractNumId w:val="6"/>
  </w:num>
  <w:num w:numId="3" w16cid:durableId="1425415354">
    <w:abstractNumId w:val="9"/>
  </w:num>
  <w:num w:numId="4" w16cid:durableId="1026059778">
    <w:abstractNumId w:val="17"/>
  </w:num>
  <w:num w:numId="5" w16cid:durableId="1313948597">
    <w:abstractNumId w:val="2"/>
  </w:num>
  <w:num w:numId="6" w16cid:durableId="1271204631">
    <w:abstractNumId w:val="0"/>
  </w:num>
  <w:num w:numId="7" w16cid:durableId="1242371061">
    <w:abstractNumId w:val="3"/>
  </w:num>
  <w:num w:numId="8" w16cid:durableId="1654941268">
    <w:abstractNumId w:val="4"/>
  </w:num>
  <w:num w:numId="9" w16cid:durableId="661548100">
    <w:abstractNumId w:val="8"/>
  </w:num>
  <w:num w:numId="10" w16cid:durableId="1991396432">
    <w:abstractNumId w:val="20"/>
  </w:num>
  <w:num w:numId="11" w16cid:durableId="1773011209">
    <w:abstractNumId w:val="13"/>
  </w:num>
  <w:num w:numId="12" w16cid:durableId="909925317">
    <w:abstractNumId w:val="19"/>
  </w:num>
  <w:num w:numId="13" w16cid:durableId="1477648977">
    <w:abstractNumId w:val="5"/>
  </w:num>
  <w:num w:numId="14" w16cid:durableId="1365911126">
    <w:abstractNumId w:val="22"/>
  </w:num>
  <w:num w:numId="15" w16cid:durableId="1661738750">
    <w:abstractNumId w:val="21"/>
  </w:num>
  <w:num w:numId="16" w16cid:durableId="4025345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27829879">
    <w:abstractNumId w:val="10"/>
  </w:num>
  <w:num w:numId="18" w16cid:durableId="782766020">
    <w:abstractNumId w:val="23"/>
  </w:num>
  <w:num w:numId="19" w16cid:durableId="1857843422">
    <w:abstractNumId w:val="15"/>
  </w:num>
  <w:num w:numId="20" w16cid:durableId="15080428">
    <w:abstractNumId w:val="7"/>
  </w:num>
  <w:num w:numId="21" w16cid:durableId="419329430">
    <w:abstractNumId w:val="14"/>
  </w:num>
  <w:num w:numId="22" w16cid:durableId="2031686133">
    <w:abstractNumId w:val="18"/>
  </w:num>
  <w:num w:numId="23" w16cid:durableId="902253129">
    <w:abstractNumId w:val="1"/>
  </w:num>
  <w:num w:numId="24" w16cid:durableId="289287223">
    <w:abstractNumId w:val="11"/>
  </w:num>
  <w:num w:numId="25" w16cid:durableId="1774784093">
    <w:abstractNumId w:val="16"/>
  </w:num>
  <w:num w:numId="26" w16cid:durableId="721176358">
    <w:abstractNumId w:val="12"/>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9B6"/>
    <w:rsid w:val="0000005C"/>
    <w:rsid w:val="00001273"/>
    <w:rsid w:val="00001582"/>
    <w:rsid w:val="00001613"/>
    <w:rsid w:val="00002049"/>
    <w:rsid w:val="00002816"/>
    <w:rsid w:val="00002D8B"/>
    <w:rsid w:val="00002FCD"/>
    <w:rsid w:val="00003140"/>
    <w:rsid w:val="00003267"/>
    <w:rsid w:val="00003CB9"/>
    <w:rsid w:val="00003F6F"/>
    <w:rsid w:val="00004450"/>
    <w:rsid w:val="00005788"/>
    <w:rsid w:val="000057DE"/>
    <w:rsid w:val="00005850"/>
    <w:rsid w:val="000058C0"/>
    <w:rsid w:val="00006898"/>
    <w:rsid w:val="0000705F"/>
    <w:rsid w:val="00007079"/>
    <w:rsid w:val="0000711D"/>
    <w:rsid w:val="00007D5F"/>
    <w:rsid w:val="00010163"/>
    <w:rsid w:val="00010C28"/>
    <w:rsid w:val="00011AD6"/>
    <w:rsid w:val="00011B0A"/>
    <w:rsid w:val="00014EDE"/>
    <w:rsid w:val="00014F28"/>
    <w:rsid w:val="00015D54"/>
    <w:rsid w:val="00016EEB"/>
    <w:rsid w:val="000170A7"/>
    <w:rsid w:val="0001739C"/>
    <w:rsid w:val="00017453"/>
    <w:rsid w:val="00017E79"/>
    <w:rsid w:val="00017F2B"/>
    <w:rsid w:val="00020907"/>
    <w:rsid w:val="00020A9E"/>
    <w:rsid w:val="000216DE"/>
    <w:rsid w:val="00021781"/>
    <w:rsid w:val="00021A26"/>
    <w:rsid w:val="00021CEA"/>
    <w:rsid w:val="00022D16"/>
    <w:rsid w:val="00023064"/>
    <w:rsid w:val="00023288"/>
    <w:rsid w:val="000237F1"/>
    <w:rsid w:val="000241A3"/>
    <w:rsid w:val="000242E9"/>
    <w:rsid w:val="00024402"/>
    <w:rsid w:val="00024513"/>
    <w:rsid w:val="00024648"/>
    <w:rsid w:val="00026D64"/>
    <w:rsid w:val="00026E05"/>
    <w:rsid w:val="00027689"/>
    <w:rsid w:val="00027D2A"/>
    <w:rsid w:val="00027E9D"/>
    <w:rsid w:val="00027F63"/>
    <w:rsid w:val="000309B6"/>
    <w:rsid w:val="0003240A"/>
    <w:rsid w:val="00032E39"/>
    <w:rsid w:val="0003511F"/>
    <w:rsid w:val="000356DD"/>
    <w:rsid w:val="000356F5"/>
    <w:rsid w:val="0003583B"/>
    <w:rsid w:val="00035932"/>
    <w:rsid w:val="00036132"/>
    <w:rsid w:val="000366E6"/>
    <w:rsid w:val="00037353"/>
    <w:rsid w:val="000375AA"/>
    <w:rsid w:val="00037C66"/>
    <w:rsid w:val="00040782"/>
    <w:rsid w:val="00040C4D"/>
    <w:rsid w:val="000410BE"/>
    <w:rsid w:val="00041A9A"/>
    <w:rsid w:val="0004226F"/>
    <w:rsid w:val="00043006"/>
    <w:rsid w:val="0004316C"/>
    <w:rsid w:val="00043406"/>
    <w:rsid w:val="0004428D"/>
    <w:rsid w:val="00045DC5"/>
    <w:rsid w:val="0004602D"/>
    <w:rsid w:val="0004638A"/>
    <w:rsid w:val="0004672F"/>
    <w:rsid w:val="0004674B"/>
    <w:rsid w:val="00046FE4"/>
    <w:rsid w:val="0005002F"/>
    <w:rsid w:val="00051288"/>
    <w:rsid w:val="00051D84"/>
    <w:rsid w:val="00051E8F"/>
    <w:rsid w:val="0005249B"/>
    <w:rsid w:val="00052826"/>
    <w:rsid w:val="00052FE7"/>
    <w:rsid w:val="00053540"/>
    <w:rsid w:val="00054620"/>
    <w:rsid w:val="00055006"/>
    <w:rsid w:val="000553B7"/>
    <w:rsid w:val="0005608E"/>
    <w:rsid w:val="000568EA"/>
    <w:rsid w:val="00057F74"/>
    <w:rsid w:val="00060E41"/>
    <w:rsid w:val="0006188E"/>
    <w:rsid w:val="00062980"/>
    <w:rsid w:val="00062C0A"/>
    <w:rsid w:val="00062D49"/>
    <w:rsid w:val="0006300B"/>
    <w:rsid w:val="00063414"/>
    <w:rsid w:val="00063459"/>
    <w:rsid w:val="00063BBC"/>
    <w:rsid w:val="000648CE"/>
    <w:rsid w:val="00064C76"/>
    <w:rsid w:val="00064F73"/>
    <w:rsid w:val="0006504F"/>
    <w:rsid w:val="00066EAC"/>
    <w:rsid w:val="00067311"/>
    <w:rsid w:val="0006756C"/>
    <w:rsid w:val="00070AB4"/>
    <w:rsid w:val="000713C6"/>
    <w:rsid w:val="000716FA"/>
    <w:rsid w:val="000718BA"/>
    <w:rsid w:val="000729A6"/>
    <w:rsid w:val="00072D4A"/>
    <w:rsid w:val="000734C4"/>
    <w:rsid w:val="00073C17"/>
    <w:rsid w:val="00073F94"/>
    <w:rsid w:val="000741DF"/>
    <w:rsid w:val="0007433F"/>
    <w:rsid w:val="0007580D"/>
    <w:rsid w:val="00076412"/>
    <w:rsid w:val="00076A4A"/>
    <w:rsid w:val="00076F5F"/>
    <w:rsid w:val="000776FA"/>
    <w:rsid w:val="00077724"/>
    <w:rsid w:val="00077DA0"/>
    <w:rsid w:val="00077E84"/>
    <w:rsid w:val="000804A5"/>
    <w:rsid w:val="00080986"/>
    <w:rsid w:val="000812C5"/>
    <w:rsid w:val="00081F20"/>
    <w:rsid w:val="00082841"/>
    <w:rsid w:val="00082CA2"/>
    <w:rsid w:val="00082D50"/>
    <w:rsid w:val="00082D75"/>
    <w:rsid w:val="00085952"/>
    <w:rsid w:val="00085D87"/>
    <w:rsid w:val="000865F2"/>
    <w:rsid w:val="0008664D"/>
    <w:rsid w:val="000866E5"/>
    <w:rsid w:val="00086FAD"/>
    <w:rsid w:val="00090432"/>
    <w:rsid w:val="00090B2A"/>
    <w:rsid w:val="00090B8E"/>
    <w:rsid w:val="00090DAF"/>
    <w:rsid w:val="00090DCB"/>
    <w:rsid w:val="00091491"/>
    <w:rsid w:val="00091731"/>
    <w:rsid w:val="00093D2F"/>
    <w:rsid w:val="00093E65"/>
    <w:rsid w:val="00094BAB"/>
    <w:rsid w:val="00095A94"/>
    <w:rsid w:val="00095AD5"/>
    <w:rsid w:val="00095EBD"/>
    <w:rsid w:val="00096135"/>
    <w:rsid w:val="0009618F"/>
    <w:rsid w:val="00096287"/>
    <w:rsid w:val="00096B4D"/>
    <w:rsid w:val="0009769A"/>
    <w:rsid w:val="00097D98"/>
    <w:rsid w:val="000A0498"/>
    <w:rsid w:val="000A06F5"/>
    <w:rsid w:val="000A0A99"/>
    <w:rsid w:val="000A1B60"/>
    <w:rsid w:val="000A1BFA"/>
    <w:rsid w:val="000A20EC"/>
    <w:rsid w:val="000A215F"/>
    <w:rsid w:val="000A2CC2"/>
    <w:rsid w:val="000A386B"/>
    <w:rsid w:val="000A3AAB"/>
    <w:rsid w:val="000A3E4D"/>
    <w:rsid w:val="000A3FD3"/>
    <w:rsid w:val="000A4233"/>
    <w:rsid w:val="000A4653"/>
    <w:rsid w:val="000A52B5"/>
    <w:rsid w:val="000A574D"/>
    <w:rsid w:val="000A5784"/>
    <w:rsid w:val="000A61F0"/>
    <w:rsid w:val="000A6AAF"/>
    <w:rsid w:val="000A6CE9"/>
    <w:rsid w:val="000A6DCF"/>
    <w:rsid w:val="000A6E1B"/>
    <w:rsid w:val="000A7F9F"/>
    <w:rsid w:val="000B024E"/>
    <w:rsid w:val="000B03E4"/>
    <w:rsid w:val="000B080E"/>
    <w:rsid w:val="000B1708"/>
    <w:rsid w:val="000B1DF8"/>
    <w:rsid w:val="000B2256"/>
    <w:rsid w:val="000B2F93"/>
    <w:rsid w:val="000B389D"/>
    <w:rsid w:val="000B394B"/>
    <w:rsid w:val="000B3B22"/>
    <w:rsid w:val="000B3B38"/>
    <w:rsid w:val="000B436D"/>
    <w:rsid w:val="000B43A9"/>
    <w:rsid w:val="000B564B"/>
    <w:rsid w:val="000B5DDA"/>
    <w:rsid w:val="000B63BA"/>
    <w:rsid w:val="000B682B"/>
    <w:rsid w:val="000B7B70"/>
    <w:rsid w:val="000B7E58"/>
    <w:rsid w:val="000C03F9"/>
    <w:rsid w:val="000C0B7C"/>
    <w:rsid w:val="000C13C9"/>
    <w:rsid w:val="000C18E2"/>
    <w:rsid w:val="000C193F"/>
    <w:rsid w:val="000C1EBF"/>
    <w:rsid w:val="000C33D2"/>
    <w:rsid w:val="000C343E"/>
    <w:rsid w:val="000C3850"/>
    <w:rsid w:val="000C42A3"/>
    <w:rsid w:val="000C4B21"/>
    <w:rsid w:val="000C57CD"/>
    <w:rsid w:val="000C5894"/>
    <w:rsid w:val="000C5E37"/>
    <w:rsid w:val="000C63A3"/>
    <w:rsid w:val="000C648B"/>
    <w:rsid w:val="000C6DCC"/>
    <w:rsid w:val="000D0706"/>
    <w:rsid w:val="000D0AB8"/>
    <w:rsid w:val="000D0CBA"/>
    <w:rsid w:val="000D11F6"/>
    <w:rsid w:val="000D1202"/>
    <w:rsid w:val="000D1607"/>
    <w:rsid w:val="000D18EF"/>
    <w:rsid w:val="000D2115"/>
    <w:rsid w:val="000D2936"/>
    <w:rsid w:val="000D3570"/>
    <w:rsid w:val="000D4008"/>
    <w:rsid w:val="000D4572"/>
    <w:rsid w:val="000D4DD5"/>
    <w:rsid w:val="000D4E97"/>
    <w:rsid w:val="000D51BC"/>
    <w:rsid w:val="000D51E0"/>
    <w:rsid w:val="000D55AE"/>
    <w:rsid w:val="000D5C44"/>
    <w:rsid w:val="000D6BAF"/>
    <w:rsid w:val="000D7891"/>
    <w:rsid w:val="000D7C79"/>
    <w:rsid w:val="000D7F7B"/>
    <w:rsid w:val="000E08D5"/>
    <w:rsid w:val="000E0D78"/>
    <w:rsid w:val="000E0DF7"/>
    <w:rsid w:val="000E1024"/>
    <w:rsid w:val="000E16FF"/>
    <w:rsid w:val="000E193B"/>
    <w:rsid w:val="000E1C9E"/>
    <w:rsid w:val="000E20EE"/>
    <w:rsid w:val="000E2A2D"/>
    <w:rsid w:val="000E2BEC"/>
    <w:rsid w:val="000E2E8B"/>
    <w:rsid w:val="000E32D7"/>
    <w:rsid w:val="000E3545"/>
    <w:rsid w:val="000E4056"/>
    <w:rsid w:val="000E4382"/>
    <w:rsid w:val="000E4EA5"/>
    <w:rsid w:val="000E5BDA"/>
    <w:rsid w:val="000E5C08"/>
    <w:rsid w:val="000F1412"/>
    <w:rsid w:val="000F221F"/>
    <w:rsid w:val="000F268D"/>
    <w:rsid w:val="000F26FD"/>
    <w:rsid w:val="000F2B8B"/>
    <w:rsid w:val="000F4A7C"/>
    <w:rsid w:val="000F4BA8"/>
    <w:rsid w:val="000F4F34"/>
    <w:rsid w:val="000F55F2"/>
    <w:rsid w:val="000F57D4"/>
    <w:rsid w:val="000F5A87"/>
    <w:rsid w:val="000F5C78"/>
    <w:rsid w:val="000F73AC"/>
    <w:rsid w:val="000F77D3"/>
    <w:rsid w:val="000F7AC0"/>
    <w:rsid w:val="00101019"/>
    <w:rsid w:val="00102822"/>
    <w:rsid w:val="00103E53"/>
    <w:rsid w:val="00103FBF"/>
    <w:rsid w:val="0010423E"/>
    <w:rsid w:val="001046C2"/>
    <w:rsid w:val="00104B29"/>
    <w:rsid w:val="00104C13"/>
    <w:rsid w:val="001051EB"/>
    <w:rsid w:val="001054CC"/>
    <w:rsid w:val="00107A9D"/>
    <w:rsid w:val="00107DCC"/>
    <w:rsid w:val="00107FAF"/>
    <w:rsid w:val="001104EC"/>
    <w:rsid w:val="00110C78"/>
    <w:rsid w:val="00112EE7"/>
    <w:rsid w:val="00113356"/>
    <w:rsid w:val="0011335B"/>
    <w:rsid w:val="001137AA"/>
    <w:rsid w:val="001139DD"/>
    <w:rsid w:val="00113A2A"/>
    <w:rsid w:val="00113D92"/>
    <w:rsid w:val="00113F4D"/>
    <w:rsid w:val="00114A53"/>
    <w:rsid w:val="00114C87"/>
    <w:rsid w:val="00114D38"/>
    <w:rsid w:val="00115474"/>
    <w:rsid w:val="00116962"/>
    <w:rsid w:val="00116A38"/>
    <w:rsid w:val="00116B44"/>
    <w:rsid w:val="00116F7C"/>
    <w:rsid w:val="0011715B"/>
    <w:rsid w:val="00117779"/>
    <w:rsid w:val="00117956"/>
    <w:rsid w:val="001202C6"/>
    <w:rsid w:val="001204FB"/>
    <w:rsid w:val="001211BD"/>
    <w:rsid w:val="00121347"/>
    <w:rsid w:val="00122401"/>
    <w:rsid w:val="001225EC"/>
    <w:rsid w:val="00124800"/>
    <w:rsid w:val="00124C44"/>
    <w:rsid w:val="00124E9A"/>
    <w:rsid w:val="001251EC"/>
    <w:rsid w:val="0012524E"/>
    <w:rsid w:val="00125B48"/>
    <w:rsid w:val="00126FEA"/>
    <w:rsid w:val="00127615"/>
    <w:rsid w:val="00127EDD"/>
    <w:rsid w:val="00130065"/>
    <w:rsid w:val="001306A5"/>
    <w:rsid w:val="0013070E"/>
    <w:rsid w:val="00131136"/>
    <w:rsid w:val="00131571"/>
    <w:rsid w:val="00131AD4"/>
    <w:rsid w:val="00131C20"/>
    <w:rsid w:val="00132082"/>
    <w:rsid w:val="00132124"/>
    <w:rsid w:val="0013248F"/>
    <w:rsid w:val="0013393F"/>
    <w:rsid w:val="00134131"/>
    <w:rsid w:val="00134625"/>
    <w:rsid w:val="001349FA"/>
    <w:rsid w:val="001350DF"/>
    <w:rsid w:val="0013557E"/>
    <w:rsid w:val="00135BB5"/>
    <w:rsid w:val="00135DC4"/>
    <w:rsid w:val="00136304"/>
    <w:rsid w:val="001364D4"/>
    <w:rsid w:val="0013668A"/>
    <w:rsid w:val="0013678D"/>
    <w:rsid w:val="001373B4"/>
    <w:rsid w:val="001376A9"/>
    <w:rsid w:val="00140030"/>
    <w:rsid w:val="00140360"/>
    <w:rsid w:val="001403CA"/>
    <w:rsid w:val="00140998"/>
    <w:rsid w:val="00141BF3"/>
    <w:rsid w:val="00142007"/>
    <w:rsid w:val="001420BC"/>
    <w:rsid w:val="001426F1"/>
    <w:rsid w:val="00142743"/>
    <w:rsid w:val="0014274E"/>
    <w:rsid w:val="001427CB"/>
    <w:rsid w:val="001427D0"/>
    <w:rsid w:val="0014326E"/>
    <w:rsid w:val="00143E12"/>
    <w:rsid w:val="00146618"/>
    <w:rsid w:val="00146B14"/>
    <w:rsid w:val="00146F70"/>
    <w:rsid w:val="00147AF8"/>
    <w:rsid w:val="00150369"/>
    <w:rsid w:val="001509A2"/>
    <w:rsid w:val="0015128E"/>
    <w:rsid w:val="0015167A"/>
    <w:rsid w:val="00151F8C"/>
    <w:rsid w:val="00153E49"/>
    <w:rsid w:val="0015405D"/>
    <w:rsid w:val="001540E7"/>
    <w:rsid w:val="00154163"/>
    <w:rsid w:val="00154632"/>
    <w:rsid w:val="00154DC7"/>
    <w:rsid w:val="00154E9E"/>
    <w:rsid w:val="00154F04"/>
    <w:rsid w:val="00156389"/>
    <w:rsid w:val="0015683D"/>
    <w:rsid w:val="00156B07"/>
    <w:rsid w:val="00156F95"/>
    <w:rsid w:val="001575A3"/>
    <w:rsid w:val="001577B6"/>
    <w:rsid w:val="0016078C"/>
    <w:rsid w:val="00160A94"/>
    <w:rsid w:val="00160D32"/>
    <w:rsid w:val="00161752"/>
    <w:rsid w:val="00161A78"/>
    <w:rsid w:val="00162A16"/>
    <w:rsid w:val="001633EF"/>
    <w:rsid w:val="001635DB"/>
    <w:rsid w:val="0016375B"/>
    <w:rsid w:val="00163C87"/>
    <w:rsid w:val="00164A91"/>
    <w:rsid w:val="00165509"/>
    <w:rsid w:val="001658C4"/>
    <w:rsid w:val="00165BF1"/>
    <w:rsid w:val="00165ED2"/>
    <w:rsid w:val="00166B44"/>
    <w:rsid w:val="00166BB2"/>
    <w:rsid w:val="001674E4"/>
    <w:rsid w:val="0017086E"/>
    <w:rsid w:val="00170881"/>
    <w:rsid w:val="001708AA"/>
    <w:rsid w:val="00170957"/>
    <w:rsid w:val="00170F03"/>
    <w:rsid w:val="0017104C"/>
    <w:rsid w:val="00171DFC"/>
    <w:rsid w:val="001720E6"/>
    <w:rsid w:val="0017389B"/>
    <w:rsid w:val="00173BB5"/>
    <w:rsid w:val="001740B1"/>
    <w:rsid w:val="0017423F"/>
    <w:rsid w:val="001744E9"/>
    <w:rsid w:val="00174618"/>
    <w:rsid w:val="00174F5B"/>
    <w:rsid w:val="00175A60"/>
    <w:rsid w:val="00175C3E"/>
    <w:rsid w:val="0017607F"/>
    <w:rsid w:val="00176162"/>
    <w:rsid w:val="001763F5"/>
    <w:rsid w:val="00176707"/>
    <w:rsid w:val="001767A6"/>
    <w:rsid w:val="00176ED4"/>
    <w:rsid w:val="001779B2"/>
    <w:rsid w:val="00182976"/>
    <w:rsid w:val="0018341C"/>
    <w:rsid w:val="001840B3"/>
    <w:rsid w:val="0018417C"/>
    <w:rsid w:val="001841A4"/>
    <w:rsid w:val="00184C86"/>
    <w:rsid w:val="0018595C"/>
    <w:rsid w:val="00186A29"/>
    <w:rsid w:val="00186AC5"/>
    <w:rsid w:val="001875AF"/>
    <w:rsid w:val="00187D0D"/>
    <w:rsid w:val="00191526"/>
    <w:rsid w:val="001915C1"/>
    <w:rsid w:val="00191A92"/>
    <w:rsid w:val="00191EF0"/>
    <w:rsid w:val="001922FC"/>
    <w:rsid w:val="001923E8"/>
    <w:rsid w:val="00192BBA"/>
    <w:rsid w:val="00192D40"/>
    <w:rsid w:val="00192F4E"/>
    <w:rsid w:val="00193208"/>
    <w:rsid w:val="0019399A"/>
    <w:rsid w:val="00193ACF"/>
    <w:rsid w:val="00193C96"/>
    <w:rsid w:val="001947B7"/>
    <w:rsid w:val="00194808"/>
    <w:rsid w:val="001950D0"/>
    <w:rsid w:val="00195D56"/>
    <w:rsid w:val="00196308"/>
    <w:rsid w:val="0019634D"/>
    <w:rsid w:val="00196523"/>
    <w:rsid w:val="00197116"/>
    <w:rsid w:val="001979DA"/>
    <w:rsid w:val="00197E4E"/>
    <w:rsid w:val="00197E7A"/>
    <w:rsid w:val="001A0380"/>
    <w:rsid w:val="001A0961"/>
    <w:rsid w:val="001A1198"/>
    <w:rsid w:val="001A1416"/>
    <w:rsid w:val="001A17B1"/>
    <w:rsid w:val="001A195B"/>
    <w:rsid w:val="001A1C79"/>
    <w:rsid w:val="001A222D"/>
    <w:rsid w:val="001A22C3"/>
    <w:rsid w:val="001A2418"/>
    <w:rsid w:val="001A42DE"/>
    <w:rsid w:val="001A44B6"/>
    <w:rsid w:val="001A5798"/>
    <w:rsid w:val="001A6136"/>
    <w:rsid w:val="001A61D8"/>
    <w:rsid w:val="001A6FAF"/>
    <w:rsid w:val="001A6FF3"/>
    <w:rsid w:val="001A74BC"/>
    <w:rsid w:val="001A77DD"/>
    <w:rsid w:val="001AAED5"/>
    <w:rsid w:val="001B0BE1"/>
    <w:rsid w:val="001B1045"/>
    <w:rsid w:val="001B1955"/>
    <w:rsid w:val="001B2625"/>
    <w:rsid w:val="001B3195"/>
    <w:rsid w:val="001B3344"/>
    <w:rsid w:val="001B3637"/>
    <w:rsid w:val="001B36EC"/>
    <w:rsid w:val="001B3F6D"/>
    <w:rsid w:val="001B4A8A"/>
    <w:rsid w:val="001B4DE1"/>
    <w:rsid w:val="001B5033"/>
    <w:rsid w:val="001B52B2"/>
    <w:rsid w:val="001B54C8"/>
    <w:rsid w:val="001B5AAF"/>
    <w:rsid w:val="001B5B97"/>
    <w:rsid w:val="001B5DCC"/>
    <w:rsid w:val="001B739B"/>
    <w:rsid w:val="001B746D"/>
    <w:rsid w:val="001B7741"/>
    <w:rsid w:val="001B7C30"/>
    <w:rsid w:val="001B7CA9"/>
    <w:rsid w:val="001C0F6E"/>
    <w:rsid w:val="001C1455"/>
    <w:rsid w:val="001C1936"/>
    <w:rsid w:val="001C22BA"/>
    <w:rsid w:val="001C31C4"/>
    <w:rsid w:val="001C39BF"/>
    <w:rsid w:val="001C4E7F"/>
    <w:rsid w:val="001C55AD"/>
    <w:rsid w:val="001C5EA7"/>
    <w:rsid w:val="001C6780"/>
    <w:rsid w:val="001D044B"/>
    <w:rsid w:val="001D0532"/>
    <w:rsid w:val="001D0BB5"/>
    <w:rsid w:val="001D0E21"/>
    <w:rsid w:val="001D16A3"/>
    <w:rsid w:val="001D18B7"/>
    <w:rsid w:val="001D379F"/>
    <w:rsid w:val="001D380A"/>
    <w:rsid w:val="001D3A85"/>
    <w:rsid w:val="001D41BB"/>
    <w:rsid w:val="001D540D"/>
    <w:rsid w:val="001D6B63"/>
    <w:rsid w:val="001D738A"/>
    <w:rsid w:val="001E0B4F"/>
    <w:rsid w:val="001E142E"/>
    <w:rsid w:val="001E18EB"/>
    <w:rsid w:val="001E2379"/>
    <w:rsid w:val="001E3541"/>
    <w:rsid w:val="001E36C5"/>
    <w:rsid w:val="001E393A"/>
    <w:rsid w:val="001E4B93"/>
    <w:rsid w:val="001E548A"/>
    <w:rsid w:val="001E65C7"/>
    <w:rsid w:val="001F0057"/>
    <w:rsid w:val="001F02F7"/>
    <w:rsid w:val="001F1323"/>
    <w:rsid w:val="001F13BB"/>
    <w:rsid w:val="001F183A"/>
    <w:rsid w:val="001F3149"/>
    <w:rsid w:val="001F330E"/>
    <w:rsid w:val="001F3653"/>
    <w:rsid w:val="001F4638"/>
    <w:rsid w:val="001F4A72"/>
    <w:rsid w:val="001F52A0"/>
    <w:rsid w:val="001F5300"/>
    <w:rsid w:val="001F5ADB"/>
    <w:rsid w:val="001F66E1"/>
    <w:rsid w:val="001F6C79"/>
    <w:rsid w:val="001F70CA"/>
    <w:rsid w:val="001F7156"/>
    <w:rsid w:val="001F7195"/>
    <w:rsid w:val="001F7BC2"/>
    <w:rsid w:val="001F7C8D"/>
    <w:rsid w:val="00200094"/>
    <w:rsid w:val="0020088F"/>
    <w:rsid w:val="0020105B"/>
    <w:rsid w:val="0020150C"/>
    <w:rsid w:val="0020251A"/>
    <w:rsid w:val="002025CB"/>
    <w:rsid w:val="00202FCA"/>
    <w:rsid w:val="00203607"/>
    <w:rsid w:val="002037EC"/>
    <w:rsid w:val="00203F56"/>
    <w:rsid w:val="00203FB9"/>
    <w:rsid w:val="0020454F"/>
    <w:rsid w:val="00204704"/>
    <w:rsid w:val="00204E77"/>
    <w:rsid w:val="0020560B"/>
    <w:rsid w:val="00205B1D"/>
    <w:rsid w:val="0020617D"/>
    <w:rsid w:val="00206F62"/>
    <w:rsid w:val="00210F25"/>
    <w:rsid w:val="002116F7"/>
    <w:rsid w:val="00211730"/>
    <w:rsid w:val="00211DCE"/>
    <w:rsid w:val="00212432"/>
    <w:rsid w:val="00212518"/>
    <w:rsid w:val="0021351C"/>
    <w:rsid w:val="00213581"/>
    <w:rsid w:val="0021382B"/>
    <w:rsid w:val="00213D1D"/>
    <w:rsid w:val="00213EB5"/>
    <w:rsid w:val="00215370"/>
    <w:rsid w:val="002154AA"/>
    <w:rsid w:val="00215BB4"/>
    <w:rsid w:val="002164F8"/>
    <w:rsid w:val="0021651F"/>
    <w:rsid w:val="0021696D"/>
    <w:rsid w:val="00217149"/>
    <w:rsid w:val="00217171"/>
    <w:rsid w:val="00217BCE"/>
    <w:rsid w:val="0022041B"/>
    <w:rsid w:val="002211FF"/>
    <w:rsid w:val="00221E58"/>
    <w:rsid w:val="00222140"/>
    <w:rsid w:val="002221BC"/>
    <w:rsid w:val="002223F5"/>
    <w:rsid w:val="002225D3"/>
    <w:rsid w:val="00222C6F"/>
    <w:rsid w:val="002231B9"/>
    <w:rsid w:val="002232EA"/>
    <w:rsid w:val="00223F07"/>
    <w:rsid w:val="00224238"/>
    <w:rsid w:val="00226D96"/>
    <w:rsid w:val="0022741D"/>
    <w:rsid w:val="00230636"/>
    <w:rsid w:val="002317E0"/>
    <w:rsid w:val="00231C6B"/>
    <w:rsid w:val="002321A4"/>
    <w:rsid w:val="00232642"/>
    <w:rsid w:val="00232755"/>
    <w:rsid w:val="00232B50"/>
    <w:rsid w:val="002338F4"/>
    <w:rsid w:val="0023444B"/>
    <w:rsid w:val="00235CF4"/>
    <w:rsid w:val="00236CAC"/>
    <w:rsid w:val="00237392"/>
    <w:rsid w:val="0024019B"/>
    <w:rsid w:val="00241227"/>
    <w:rsid w:val="0024169A"/>
    <w:rsid w:val="00241E35"/>
    <w:rsid w:val="002420B1"/>
    <w:rsid w:val="00242686"/>
    <w:rsid w:val="00242828"/>
    <w:rsid w:val="00243192"/>
    <w:rsid w:val="002432F6"/>
    <w:rsid w:val="00243385"/>
    <w:rsid w:val="00243ECF"/>
    <w:rsid w:val="002440F1"/>
    <w:rsid w:val="0024504C"/>
    <w:rsid w:val="002457B0"/>
    <w:rsid w:val="00246098"/>
    <w:rsid w:val="002460F6"/>
    <w:rsid w:val="00246148"/>
    <w:rsid w:val="0024674E"/>
    <w:rsid w:val="0024754A"/>
    <w:rsid w:val="002479C7"/>
    <w:rsid w:val="002479CF"/>
    <w:rsid w:val="00247ECF"/>
    <w:rsid w:val="00247F98"/>
    <w:rsid w:val="00250320"/>
    <w:rsid w:val="002511D7"/>
    <w:rsid w:val="0025142D"/>
    <w:rsid w:val="00251995"/>
    <w:rsid w:val="002519D0"/>
    <w:rsid w:val="002534CD"/>
    <w:rsid w:val="00253BB8"/>
    <w:rsid w:val="00253C37"/>
    <w:rsid w:val="00253CBA"/>
    <w:rsid w:val="002540A3"/>
    <w:rsid w:val="0025434C"/>
    <w:rsid w:val="002556C3"/>
    <w:rsid w:val="0025775F"/>
    <w:rsid w:val="002578F0"/>
    <w:rsid w:val="00257A62"/>
    <w:rsid w:val="00261399"/>
    <w:rsid w:val="002613C8"/>
    <w:rsid w:val="00261669"/>
    <w:rsid w:val="00262065"/>
    <w:rsid w:val="002620DB"/>
    <w:rsid w:val="0026224E"/>
    <w:rsid w:val="00263651"/>
    <w:rsid w:val="00263BAD"/>
    <w:rsid w:val="00264034"/>
    <w:rsid w:val="0026423D"/>
    <w:rsid w:val="00264BE5"/>
    <w:rsid w:val="00265233"/>
    <w:rsid w:val="00265458"/>
    <w:rsid w:val="00265B75"/>
    <w:rsid w:val="00265EFE"/>
    <w:rsid w:val="00266209"/>
    <w:rsid w:val="00266D8E"/>
    <w:rsid w:val="00267365"/>
    <w:rsid w:val="00270BB4"/>
    <w:rsid w:val="00270D2E"/>
    <w:rsid w:val="00270DDD"/>
    <w:rsid w:val="002712A5"/>
    <w:rsid w:val="0027192A"/>
    <w:rsid w:val="00271A20"/>
    <w:rsid w:val="00272109"/>
    <w:rsid w:val="00273E5E"/>
    <w:rsid w:val="002746C3"/>
    <w:rsid w:val="00274DA2"/>
    <w:rsid w:val="00274EBE"/>
    <w:rsid w:val="00275A17"/>
    <w:rsid w:val="002762C1"/>
    <w:rsid w:val="002766FB"/>
    <w:rsid w:val="00277015"/>
    <w:rsid w:val="00277315"/>
    <w:rsid w:val="002803DB"/>
    <w:rsid w:val="00280699"/>
    <w:rsid w:val="00280743"/>
    <w:rsid w:val="00281239"/>
    <w:rsid w:val="0028247D"/>
    <w:rsid w:val="002826ED"/>
    <w:rsid w:val="00283380"/>
    <w:rsid w:val="002836D5"/>
    <w:rsid w:val="002837D8"/>
    <w:rsid w:val="00283C14"/>
    <w:rsid w:val="0028485F"/>
    <w:rsid w:val="002850B1"/>
    <w:rsid w:val="002856E6"/>
    <w:rsid w:val="002857A6"/>
    <w:rsid w:val="00286042"/>
    <w:rsid w:val="0028620D"/>
    <w:rsid w:val="00286EAA"/>
    <w:rsid w:val="002872AB"/>
    <w:rsid w:val="002877F8"/>
    <w:rsid w:val="00290AB7"/>
    <w:rsid w:val="00290F9E"/>
    <w:rsid w:val="00291127"/>
    <w:rsid w:val="002919A1"/>
    <w:rsid w:val="00291F8A"/>
    <w:rsid w:val="002936A5"/>
    <w:rsid w:val="00293DD3"/>
    <w:rsid w:val="002941D1"/>
    <w:rsid w:val="002947C2"/>
    <w:rsid w:val="0029551D"/>
    <w:rsid w:val="00295677"/>
    <w:rsid w:val="00296823"/>
    <w:rsid w:val="00296AC3"/>
    <w:rsid w:val="002970B6"/>
    <w:rsid w:val="00297AE5"/>
    <w:rsid w:val="00297E0D"/>
    <w:rsid w:val="002A08DC"/>
    <w:rsid w:val="002A19D7"/>
    <w:rsid w:val="002A1E4B"/>
    <w:rsid w:val="002A261E"/>
    <w:rsid w:val="002A2655"/>
    <w:rsid w:val="002A2911"/>
    <w:rsid w:val="002A3F28"/>
    <w:rsid w:val="002A47A2"/>
    <w:rsid w:val="002A483C"/>
    <w:rsid w:val="002A4A83"/>
    <w:rsid w:val="002A514F"/>
    <w:rsid w:val="002A5CF1"/>
    <w:rsid w:val="002A5D24"/>
    <w:rsid w:val="002A62C9"/>
    <w:rsid w:val="002A6380"/>
    <w:rsid w:val="002A6ABC"/>
    <w:rsid w:val="002A6D40"/>
    <w:rsid w:val="002A7615"/>
    <w:rsid w:val="002A7686"/>
    <w:rsid w:val="002B0117"/>
    <w:rsid w:val="002B0134"/>
    <w:rsid w:val="002B0516"/>
    <w:rsid w:val="002B0855"/>
    <w:rsid w:val="002B089F"/>
    <w:rsid w:val="002B0B55"/>
    <w:rsid w:val="002B0C97"/>
    <w:rsid w:val="002B18A7"/>
    <w:rsid w:val="002B1C85"/>
    <w:rsid w:val="002B1EA2"/>
    <w:rsid w:val="002B3ACA"/>
    <w:rsid w:val="002B3DC3"/>
    <w:rsid w:val="002B4040"/>
    <w:rsid w:val="002B460E"/>
    <w:rsid w:val="002B5516"/>
    <w:rsid w:val="002B5728"/>
    <w:rsid w:val="002B5D35"/>
    <w:rsid w:val="002B64BE"/>
    <w:rsid w:val="002B7614"/>
    <w:rsid w:val="002C04F2"/>
    <w:rsid w:val="002C0569"/>
    <w:rsid w:val="002C095E"/>
    <w:rsid w:val="002C1236"/>
    <w:rsid w:val="002C14FC"/>
    <w:rsid w:val="002C154C"/>
    <w:rsid w:val="002C259D"/>
    <w:rsid w:val="002C2830"/>
    <w:rsid w:val="002C289D"/>
    <w:rsid w:val="002C35C2"/>
    <w:rsid w:val="002C39A0"/>
    <w:rsid w:val="002C3DDF"/>
    <w:rsid w:val="002C4115"/>
    <w:rsid w:val="002C451F"/>
    <w:rsid w:val="002C4BF3"/>
    <w:rsid w:val="002C4C2C"/>
    <w:rsid w:val="002C521D"/>
    <w:rsid w:val="002C645D"/>
    <w:rsid w:val="002C6AE1"/>
    <w:rsid w:val="002C6FDE"/>
    <w:rsid w:val="002C7E99"/>
    <w:rsid w:val="002C7F4D"/>
    <w:rsid w:val="002D086C"/>
    <w:rsid w:val="002D0A3F"/>
    <w:rsid w:val="002D119A"/>
    <w:rsid w:val="002D13D6"/>
    <w:rsid w:val="002D1CBE"/>
    <w:rsid w:val="002D22B4"/>
    <w:rsid w:val="002D23CD"/>
    <w:rsid w:val="002D29D3"/>
    <w:rsid w:val="002D3699"/>
    <w:rsid w:val="002D3C7B"/>
    <w:rsid w:val="002D413D"/>
    <w:rsid w:val="002D4278"/>
    <w:rsid w:val="002D4AD6"/>
    <w:rsid w:val="002D4D99"/>
    <w:rsid w:val="002D50C0"/>
    <w:rsid w:val="002D51EB"/>
    <w:rsid w:val="002D6509"/>
    <w:rsid w:val="002D75A9"/>
    <w:rsid w:val="002D764A"/>
    <w:rsid w:val="002D7D8F"/>
    <w:rsid w:val="002D7F76"/>
    <w:rsid w:val="002E03F6"/>
    <w:rsid w:val="002E0443"/>
    <w:rsid w:val="002E04B0"/>
    <w:rsid w:val="002E05A0"/>
    <w:rsid w:val="002E0FEC"/>
    <w:rsid w:val="002E11CF"/>
    <w:rsid w:val="002E1386"/>
    <w:rsid w:val="002E18AB"/>
    <w:rsid w:val="002E1A71"/>
    <w:rsid w:val="002E1C80"/>
    <w:rsid w:val="002E2457"/>
    <w:rsid w:val="002E2CD6"/>
    <w:rsid w:val="002E2D0D"/>
    <w:rsid w:val="002E4BEA"/>
    <w:rsid w:val="002E4FD9"/>
    <w:rsid w:val="002E573F"/>
    <w:rsid w:val="002E5A03"/>
    <w:rsid w:val="002E5BF8"/>
    <w:rsid w:val="002F007D"/>
    <w:rsid w:val="002F0CA5"/>
    <w:rsid w:val="002F0ED1"/>
    <w:rsid w:val="002F1345"/>
    <w:rsid w:val="002F1644"/>
    <w:rsid w:val="002F1ACD"/>
    <w:rsid w:val="002F1EF9"/>
    <w:rsid w:val="002F1F0C"/>
    <w:rsid w:val="002F2A81"/>
    <w:rsid w:val="002F326B"/>
    <w:rsid w:val="002F3666"/>
    <w:rsid w:val="002F4188"/>
    <w:rsid w:val="002F44F7"/>
    <w:rsid w:val="002F4792"/>
    <w:rsid w:val="002F5124"/>
    <w:rsid w:val="002F5ADD"/>
    <w:rsid w:val="002F5C0E"/>
    <w:rsid w:val="002F5C56"/>
    <w:rsid w:val="002F6464"/>
    <w:rsid w:val="002F6746"/>
    <w:rsid w:val="002F6B19"/>
    <w:rsid w:val="002F727C"/>
    <w:rsid w:val="002F76AB"/>
    <w:rsid w:val="00300335"/>
    <w:rsid w:val="00302968"/>
    <w:rsid w:val="00302A8C"/>
    <w:rsid w:val="00302A98"/>
    <w:rsid w:val="00303717"/>
    <w:rsid w:val="00303779"/>
    <w:rsid w:val="003039F9"/>
    <w:rsid w:val="00303A01"/>
    <w:rsid w:val="00303E69"/>
    <w:rsid w:val="00304DA5"/>
    <w:rsid w:val="00304EDC"/>
    <w:rsid w:val="0030545B"/>
    <w:rsid w:val="00306398"/>
    <w:rsid w:val="003065FA"/>
    <w:rsid w:val="00306776"/>
    <w:rsid w:val="00306949"/>
    <w:rsid w:val="00307485"/>
    <w:rsid w:val="0030789F"/>
    <w:rsid w:val="00307A54"/>
    <w:rsid w:val="00307C35"/>
    <w:rsid w:val="003102F9"/>
    <w:rsid w:val="00310DA4"/>
    <w:rsid w:val="003111A6"/>
    <w:rsid w:val="00311845"/>
    <w:rsid w:val="00311EA2"/>
    <w:rsid w:val="00311FF3"/>
    <w:rsid w:val="0031211B"/>
    <w:rsid w:val="003124EA"/>
    <w:rsid w:val="00312920"/>
    <w:rsid w:val="00312B9A"/>
    <w:rsid w:val="00312FA2"/>
    <w:rsid w:val="003131FA"/>
    <w:rsid w:val="00314622"/>
    <w:rsid w:val="00314DDC"/>
    <w:rsid w:val="003159B7"/>
    <w:rsid w:val="00315FBE"/>
    <w:rsid w:val="00316584"/>
    <w:rsid w:val="003166ED"/>
    <w:rsid w:val="00316FAF"/>
    <w:rsid w:val="0032013B"/>
    <w:rsid w:val="0032063B"/>
    <w:rsid w:val="003209E8"/>
    <w:rsid w:val="00321343"/>
    <w:rsid w:val="0032203D"/>
    <w:rsid w:val="003224C6"/>
    <w:rsid w:val="00322F90"/>
    <w:rsid w:val="00323BB9"/>
    <w:rsid w:val="00323F34"/>
    <w:rsid w:val="00324223"/>
    <w:rsid w:val="0032433B"/>
    <w:rsid w:val="00324628"/>
    <w:rsid w:val="0032470F"/>
    <w:rsid w:val="00324843"/>
    <w:rsid w:val="00324AE6"/>
    <w:rsid w:val="00324D27"/>
    <w:rsid w:val="003258A9"/>
    <w:rsid w:val="00325F8D"/>
    <w:rsid w:val="00326B27"/>
    <w:rsid w:val="003271B9"/>
    <w:rsid w:val="00327269"/>
    <w:rsid w:val="003272E2"/>
    <w:rsid w:val="00327882"/>
    <w:rsid w:val="00327A79"/>
    <w:rsid w:val="00327F5D"/>
    <w:rsid w:val="00331317"/>
    <w:rsid w:val="003317B7"/>
    <w:rsid w:val="003318B4"/>
    <w:rsid w:val="00331A10"/>
    <w:rsid w:val="003322E0"/>
    <w:rsid w:val="003324F8"/>
    <w:rsid w:val="00332C40"/>
    <w:rsid w:val="00332E15"/>
    <w:rsid w:val="00333F4F"/>
    <w:rsid w:val="003349DB"/>
    <w:rsid w:val="0033578E"/>
    <w:rsid w:val="003363B8"/>
    <w:rsid w:val="00336A1B"/>
    <w:rsid w:val="0033722B"/>
    <w:rsid w:val="00337570"/>
    <w:rsid w:val="00340196"/>
    <w:rsid w:val="00340E8D"/>
    <w:rsid w:val="00341268"/>
    <w:rsid w:val="00341713"/>
    <w:rsid w:val="003418F3"/>
    <w:rsid w:val="003427AC"/>
    <w:rsid w:val="00342D8E"/>
    <w:rsid w:val="0034308C"/>
    <w:rsid w:val="003432A0"/>
    <w:rsid w:val="00343760"/>
    <w:rsid w:val="00343DC1"/>
    <w:rsid w:val="003441C2"/>
    <w:rsid w:val="00344E95"/>
    <w:rsid w:val="00345143"/>
    <w:rsid w:val="00345F8F"/>
    <w:rsid w:val="00345FAF"/>
    <w:rsid w:val="00346870"/>
    <w:rsid w:val="00346CCA"/>
    <w:rsid w:val="00346FE2"/>
    <w:rsid w:val="0034786D"/>
    <w:rsid w:val="0035009C"/>
    <w:rsid w:val="0035012E"/>
    <w:rsid w:val="00350B2D"/>
    <w:rsid w:val="00350CDA"/>
    <w:rsid w:val="00350D5B"/>
    <w:rsid w:val="0035119C"/>
    <w:rsid w:val="00351C19"/>
    <w:rsid w:val="00351FCD"/>
    <w:rsid w:val="003527F7"/>
    <w:rsid w:val="0035413D"/>
    <w:rsid w:val="00354742"/>
    <w:rsid w:val="00354A83"/>
    <w:rsid w:val="00354B5B"/>
    <w:rsid w:val="00355A08"/>
    <w:rsid w:val="00356BDE"/>
    <w:rsid w:val="00356E0D"/>
    <w:rsid w:val="003571E5"/>
    <w:rsid w:val="0036122B"/>
    <w:rsid w:val="0036141E"/>
    <w:rsid w:val="003616C4"/>
    <w:rsid w:val="00361ACE"/>
    <w:rsid w:val="00361C7D"/>
    <w:rsid w:val="00361F62"/>
    <w:rsid w:val="00362873"/>
    <w:rsid w:val="0036330A"/>
    <w:rsid w:val="003635DE"/>
    <w:rsid w:val="003636AB"/>
    <w:rsid w:val="00363A83"/>
    <w:rsid w:val="00363B56"/>
    <w:rsid w:val="00364228"/>
    <w:rsid w:val="00364D15"/>
    <w:rsid w:val="00365457"/>
    <w:rsid w:val="00365810"/>
    <w:rsid w:val="003664C3"/>
    <w:rsid w:val="00366760"/>
    <w:rsid w:val="003671DF"/>
    <w:rsid w:val="00367D8B"/>
    <w:rsid w:val="00367FEA"/>
    <w:rsid w:val="003703FB"/>
    <w:rsid w:val="00370731"/>
    <w:rsid w:val="00370D11"/>
    <w:rsid w:val="00370D98"/>
    <w:rsid w:val="0037105B"/>
    <w:rsid w:val="003718B9"/>
    <w:rsid w:val="00371E1E"/>
    <w:rsid w:val="0037278D"/>
    <w:rsid w:val="00372D47"/>
    <w:rsid w:val="0037332A"/>
    <w:rsid w:val="00373424"/>
    <w:rsid w:val="0037344F"/>
    <w:rsid w:val="00373C9E"/>
    <w:rsid w:val="00374214"/>
    <w:rsid w:val="0037425D"/>
    <w:rsid w:val="00374901"/>
    <w:rsid w:val="00374FAD"/>
    <w:rsid w:val="00377284"/>
    <w:rsid w:val="00377A14"/>
    <w:rsid w:val="00377A5E"/>
    <w:rsid w:val="00380A04"/>
    <w:rsid w:val="0038156B"/>
    <w:rsid w:val="003823E2"/>
    <w:rsid w:val="00382745"/>
    <w:rsid w:val="00382819"/>
    <w:rsid w:val="00382DE3"/>
    <w:rsid w:val="003835C1"/>
    <w:rsid w:val="0038580F"/>
    <w:rsid w:val="00385DC4"/>
    <w:rsid w:val="00386024"/>
    <w:rsid w:val="00386BFB"/>
    <w:rsid w:val="00387176"/>
    <w:rsid w:val="00387460"/>
    <w:rsid w:val="003902FF"/>
    <w:rsid w:val="00390C39"/>
    <w:rsid w:val="00390DCF"/>
    <w:rsid w:val="003918CF"/>
    <w:rsid w:val="00391E27"/>
    <w:rsid w:val="0039274C"/>
    <w:rsid w:val="00393A14"/>
    <w:rsid w:val="003953EA"/>
    <w:rsid w:val="00395645"/>
    <w:rsid w:val="00395D31"/>
    <w:rsid w:val="0039744B"/>
    <w:rsid w:val="003A034B"/>
    <w:rsid w:val="003A0B9D"/>
    <w:rsid w:val="003A1028"/>
    <w:rsid w:val="003A1C6F"/>
    <w:rsid w:val="003A1F13"/>
    <w:rsid w:val="003A206A"/>
    <w:rsid w:val="003A252A"/>
    <w:rsid w:val="003A3265"/>
    <w:rsid w:val="003A3A90"/>
    <w:rsid w:val="003A4355"/>
    <w:rsid w:val="003A4491"/>
    <w:rsid w:val="003A51CF"/>
    <w:rsid w:val="003A52BA"/>
    <w:rsid w:val="003A630B"/>
    <w:rsid w:val="003A6540"/>
    <w:rsid w:val="003B034D"/>
    <w:rsid w:val="003B0602"/>
    <w:rsid w:val="003B0BB3"/>
    <w:rsid w:val="003B175B"/>
    <w:rsid w:val="003B1A65"/>
    <w:rsid w:val="003B22B8"/>
    <w:rsid w:val="003B2682"/>
    <w:rsid w:val="003B2A7C"/>
    <w:rsid w:val="003B3EDA"/>
    <w:rsid w:val="003B421B"/>
    <w:rsid w:val="003B4611"/>
    <w:rsid w:val="003B4AC1"/>
    <w:rsid w:val="003B5204"/>
    <w:rsid w:val="003B55D9"/>
    <w:rsid w:val="003B56FE"/>
    <w:rsid w:val="003B5F46"/>
    <w:rsid w:val="003B5FC6"/>
    <w:rsid w:val="003B7595"/>
    <w:rsid w:val="003B7A53"/>
    <w:rsid w:val="003C0459"/>
    <w:rsid w:val="003C08F1"/>
    <w:rsid w:val="003C0D91"/>
    <w:rsid w:val="003C0E33"/>
    <w:rsid w:val="003C106B"/>
    <w:rsid w:val="003C10D4"/>
    <w:rsid w:val="003C1640"/>
    <w:rsid w:val="003C1B5F"/>
    <w:rsid w:val="003C2423"/>
    <w:rsid w:val="003C27B6"/>
    <w:rsid w:val="003C2A4F"/>
    <w:rsid w:val="003C34B7"/>
    <w:rsid w:val="003C37AF"/>
    <w:rsid w:val="003C417E"/>
    <w:rsid w:val="003C4479"/>
    <w:rsid w:val="003C45C5"/>
    <w:rsid w:val="003C4A95"/>
    <w:rsid w:val="003C4B60"/>
    <w:rsid w:val="003C516F"/>
    <w:rsid w:val="003C5588"/>
    <w:rsid w:val="003C5BB6"/>
    <w:rsid w:val="003C6794"/>
    <w:rsid w:val="003C7619"/>
    <w:rsid w:val="003D0057"/>
    <w:rsid w:val="003D0088"/>
    <w:rsid w:val="003D08ED"/>
    <w:rsid w:val="003D0A21"/>
    <w:rsid w:val="003D0CCF"/>
    <w:rsid w:val="003D0EDE"/>
    <w:rsid w:val="003D17AA"/>
    <w:rsid w:val="003D18B1"/>
    <w:rsid w:val="003D1FDC"/>
    <w:rsid w:val="003D2493"/>
    <w:rsid w:val="003D25BD"/>
    <w:rsid w:val="003D274E"/>
    <w:rsid w:val="003D2B38"/>
    <w:rsid w:val="003D2C89"/>
    <w:rsid w:val="003D2C8A"/>
    <w:rsid w:val="003D2D61"/>
    <w:rsid w:val="003D336C"/>
    <w:rsid w:val="003D3A38"/>
    <w:rsid w:val="003D418C"/>
    <w:rsid w:val="003D4A4C"/>
    <w:rsid w:val="003D54D3"/>
    <w:rsid w:val="003D579E"/>
    <w:rsid w:val="003D5958"/>
    <w:rsid w:val="003D5C2D"/>
    <w:rsid w:val="003D6E5E"/>
    <w:rsid w:val="003D6F47"/>
    <w:rsid w:val="003D7DA3"/>
    <w:rsid w:val="003D7FB9"/>
    <w:rsid w:val="003E0046"/>
    <w:rsid w:val="003E0573"/>
    <w:rsid w:val="003E1AF7"/>
    <w:rsid w:val="003E1FB3"/>
    <w:rsid w:val="003E2010"/>
    <w:rsid w:val="003E231E"/>
    <w:rsid w:val="003E2A8F"/>
    <w:rsid w:val="003E31F0"/>
    <w:rsid w:val="003E3700"/>
    <w:rsid w:val="003E38DF"/>
    <w:rsid w:val="003E3C7E"/>
    <w:rsid w:val="003E3CA7"/>
    <w:rsid w:val="003E4103"/>
    <w:rsid w:val="003E4208"/>
    <w:rsid w:val="003E4245"/>
    <w:rsid w:val="003E45F1"/>
    <w:rsid w:val="003E4766"/>
    <w:rsid w:val="003E47D1"/>
    <w:rsid w:val="003E4AB9"/>
    <w:rsid w:val="003E500B"/>
    <w:rsid w:val="003E5AE4"/>
    <w:rsid w:val="003E632F"/>
    <w:rsid w:val="003E6514"/>
    <w:rsid w:val="003E68CF"/>
    <w:rsid w:val="003E6FD7"/>
    <w:rsid w:val="003E711E"/>
    <w:rsid w:val="003E7169"/>
    <w:rsid w:val="003E71B5"/>
    <w:rsid w:val="003E7C11"/>
    <w:rsid w:val="003F00C7"/>
    <w:rsid w:val="003F0DA3"/>
    <w:rsid w:val="003F18F4"/>
    <w:rsid w:val="003F29C8"/>
    <w:rsid w:val="003F2AF4"/>
    <w:rsid w:val="003F2C34"/>
    <w:rsid w:val="003F2EFE"/>
    <w:rsid w:val="003F3684"/>
    <w:rsid w:val="003F37E7"/>
    <w:rsid w:val="003F3A29"/>
    <w:rsid w:val="003F3B88"/>
    <w:rsid w:val="003F3F3B"/>
    <w:rsid w:val="003F549E"/>
    <w:rsid w:val="003F5814"/>
    <w:rsid w:val="003F6984"/>
    <w:rsid w:val="003F6D30"/>
    <w:rsid w:val="003F7518"/>
    <w:rsid w:val="003F7C9A"/>
    <w:rsid w:val="00400163"/>
    <w:rsid w:val="0040050B"/>
    <w:rsid w:val="00400CBE"/>
    <w:rsid w:val="004015AD"/>
    <w:rsid w:val="00401EC5"/>
    <w:rsid w:val="0040223F"/>
    <w:rsid w:val="004024F2"/>
    <w:rsid w:val="00402600"/>
    <w:rsid w:val="004028A9"/>
    <w:rsid w:val="004029E5"/>
    <w:rsid w:val="00402AB2"/>
    <w:rsid w:val="004031A3"/>
    <w:rsid w:val="0040372D"/>
    <w:rsid w:val="00403FF5"/>
    <w:rsid w:val="004048F0"/>
    <w:rsid w:val="00405A6E"/>
    <w:rsid w:val="00405C27"/>
    <w:rsid w:val="004062DF"/>
    <w:rsid w:val="00406879"/>
    <w:rsid w:val="004072E9"/>
    <w:rsid w:val="00407591"/>
    <w:rsid w:val="00407B73"/>
    <w:rsid w:val="00407FEA"/>
    <w:rsid w:val="004101C7"/>
    <w:rsid w:val="0041063C"/>
    <w:rsid w:val="00411422"/>
    <w:rsid w:val="004115D9"/>
    <w:rsid w:val="004116B0"/>
    <w:rsid w:val="004116F5"/>
    <w:rsid w:val="00411C64"/>
    <w:rsid w:val="00411D1E"/>
    <w:rsid w:val="004122C3"/>
    <w:rsid w:val="0041248B"/>
    <w:rsid w:val="00412D9D"/>
    <w:rsid w:val="00413646"/>
    <w:rsid w:val="0041371B"/>
    <w:rsid w:val="004147B2"/>
    <w:rsid w:val="00414AB3"/>
    <w:rsid w:val="00415900"/>
    <w:rsid w:val="00415D18"/>
    <w:rsid w:val="00417090"/>
    <w:rsid w:val="0041720F"/>
    <w:rsid w:val="004176E4"/>
    <w:rsid w:val="004176F4"/>
    <w:rsid w:val="00417A52"/>
    <w:rsid w:val="0042049B"/>
    <w:rsid w:val="0042124B"/>
    <w:rsid w:val="004222FE"/>
    <w:rsid w:val="0042292B"/>
    <w:rsid w:val="00422D81"/>
    <w:rsid w:val="0042381D"/>
    <w:rsid w:val="0042428A"/>
    <w:rsid w:val="00424804"/>
    <w:rsid w:val="00425021"/>
    <w:rsid w:val="00426ABB"/>
    <w:rsid w:val="00426C9B"/>
    <w:rsid w:val="00426CDE"/>
    <w:rsid w:val="00427154"/>
    <w:rsid w:val="004274A3"/>
    <w:rsid w:val="004274EA"/>
    <w:rsid w:val="00427A02"/>
    <w:rsid w:val="00430104"/>
    <w:rsid w:val="0043047E"/>
    <w:rsid w:val="00430C57"/>
    <w:rsid w:val="00430FF9"/>
    <w:rsid w:val="00431291"/>
    <w:rsid w:val="004313F8"/>
    <w:rsid w:val="00431860"/>
    <w:rsid w:val="00431CF7"/>
    <w:rsid w:val="004325A9"/>
    <w:rsid w:val="00432673"/>
    <w:rsid w:val="00433732"/>
    <w:rsid w:val="0043376A"/>
    <w:rsid w:val="00433D4F"/>
    <w:rsid w:val="00434928"/>
    <w:rsid w:val="00434D54"/>
    <w:rsid w:val="00435374"/>
    <w:rsid w:val="0043578F"/>
    <w:rsid w:val="00435BF4"/>
    <w:rsid w:val="00435D95"/>
    <w:rsid w:val="0043706A"/>
    <w:rsid w:val="0043735D"/>
    <w:rsid w:val="004378B0"/>
    <w:rsid w:val="0044011C"/>
    <w:rsid w:val="00440F42"/>
    <w:rsid w:val="0044113A"/>
    <w:rsid w:val="00441184"/>
    <w:rsid w:val="00441D4E"/>
    <w:rsid w:val="00441FBF"/>
    <w:rsid w:val="00442407"/>
    <w:rsid w:val="004424E0"/>
    <w:rsid w:val="00442E71"/>
    <w:rsid w:val="00443233"/>
    <w:rsid w:val="00443C73"/>
    <w:rsid w:val="00443ED7"/>
    <w:rsid w:val="00444313"/>
    <w:rsid w:val="00444658"/>
    <w:rsid w:val="00444C15"/>
    <w:rsid w:val="00444F6C"/>
    <w:rsid w:val="00444FF6"/>
    <w:rsid w:val="0044540A"/>
    <w:rsid w:val="00446767"/>
    <w:rsid w:val="00446780"/>
    <w:rsid w:val="004467D6"/>
    <w:rsid w:val="00446C4C"/>
    <w:rsid w:val="00446D20"/>
    <w:rsid w:val="00446E3C"/>
    <w:rsid w:val="00447294"/>
    <w:rsid w:val="004473C0"/>
    <w:rsid w:val="00450484"/>
    <w:rsid w:val="004504B6"/>
    <w:rsid w:val="00450D17"/>
    <w:rsid w:val="00452C9E"/>
    <w:rsid w:val="00452D20"/>
    <w:rsid w:val="00453FA3"/>
    <w:rsid w:val="00454526"/>
    <w:rsid w:val="004547E2"/>
    <w:rsid w:val="00454C53"/>
    <w:rsid w:val="00455C69"/>
    <w:rsid w:val="00455CE9"/>
    <w:rsid w:val="00455E42"/>
    <w:rsid w:val="004561AB"/>
    <w:rsid w:val="0045634F"/>
    <w:rsid w:val="0045650A"/>
    <w:rsid w:val="00456859"/>
    <w:rsid w:val="00456C24"/>
    <w:rsid w:val="00457033"/>
    <w:rsid w:val="004573A9"/>
    <w:rsid w:val="00457B9D"/>
    <w:rsid w:val="004602F7"/>
    <w:rsid w:val="00461DD6"/>
    <w:rsid w:val="00461F47"/>
    <w:rsid w:val="00462A65"/>
    <w:rsid w:val="00463D29"/>
    <w:rsid w:val="004642A9"/>
    <w:rsid w:val="004644F6"/>
    <w:rsid w:val="00464C0E"/>
    <w:rsid w:val="00465642"/>
    <w:rsid w:val="00465B76"/>
    <w:rsid w:val="00465C5F"/>
    <w:rsid w:val="00465F0D"/>
    <w:rsid w:val="004663F8"/>
    <w:rsid w:val="00466611"/>
    <w:rsid w:val="00466F70"/>
    <w:rsid w:val="00467818"/>
    <w:rsid w:val="00467BCA"/>
    <w:rsid w:val="00467F91"/>
    <w:rsid w:val="00470B9A"/>
    <w:rsid w:val="00470F31"/>
    <w:rsid w:val="0047137F"/>
    <w:rsid w:val="0047258E"/>
    <w:rsid w:val="004737EC"/>
    <w:rsid w:val="00474198"/>
    <w:rsid w:val="004742C5"/>
    <w:rsid w:val="00475398"/>
    <w:rsid w:val="00475DF0"/>
    <w:rsid w:val="00476FFF"/>
    <w:rsid w:val="004770A3"/>
    <w:rsid w:val="00477172"/>
    <w:rsid w:val="004801C1"/>
    <w:rsid w:val="0048243F"/>
    <w:rsid w:val="004837A3"/>
    <w:rsid w:val="00483CF0"/>
    <w:rsid w:val="00483E81"/>
    <w:rsid w:val="00483FAE"/>
    <w:rsid w:val="00484D83"/>
    <w:rsid w:val="00485230"/>
    <w:rsid w:val="004857BE"/>
    <w:rsid w:val="00485A65"/>
    <w:rsid w:val="00485B36"/>
    <w:rsid w:val="004860D5"/>
    <w:rsid w:val="00486A23"/>
    <w:rsid w:val="00486CE7"/>
    <w:rsid w:val="00486D47"/>
    <w:rsid w:val="00487124"/>
    <w:rsid w:val="0048715B"/>
    <w:rsid w:val="004876D0"/>
    <w:rsid w:val="004878EA"/>
    <w:rsid w:val="004901D4"/>
    <w:rsid w:val="00490C98"/>
    <w:rsid w:val="00491251"/>
    <w:rsid w:val="0049164B"/>
    <w:rsid w:val="00492321"/>
    <w:rsid w:val="004930B3"/>
    <w:rsid w:val="00493D3C"/>
    <w:rsid w:val="00494994"/>
    <w:rsid w:val="00495070"/>
    <w:rsid w:val="004950BB"/>
    <w:rsid w:val="00495681"/>
    <w:rsid w:val="0049582C"/>
    <w:rsid w:val="00495F7B"/>
    <w:rsid w:val="004962CB"/>
    <w:rsid w:val="00496E46"/>
    <w:rsid w:val="00497120"/>
    <w:rsid w:val="00497619"/>
    <w:rsid w:val="00497FEF"/>
    <w:rsid w:val="004A0762"/>
    <w:rsid w:val="004A1434"/>
    <w:rsid w:val="004A17C2"/>
    <w:rsid w:val="004A17DF"/>
    <w:rsid w:val="004A1C99"/>
    <w:rsid w:val="004A236E"/>
    <w:rsid w:val="004A3C08"/>
    <w:rsid w:val="004A4701"/>
    <w:rsid w:val="004A49EC"/>
    <w:rsid w:val="004A5400"/>
    <w:rsid w:val="004A6579"/>
    <w:rsid w:val="004A69D6"/>
    <w:rsid w:val="004A6B97"/>
    <w:rsid w:val="004A6C33"/>
    <w:rsid w:val="004A71E3"/>
    <w:rsid w:val="004A73CC"/>
    <w:rsid w:val="004A78B5"/>
    <w:rsid w:val="004A7C3A"/>
    <w:rsid w:val="004B0268"/>
    <w:rsid w:val="004B0766"/>
    <w:rsid w:val="004B0AFA"/>
    <w:rsid w:val="004B0C83"/>
    <w:rsid w:val="004B1025"/>
    <w:rsid w:val="004B1C63"/>
    <w:rsid w:val="004B22E1"/>
    <w:rsid w:val="004B2F0C"/>
    <w:rsid w:val="004B30CD"/>
    <w:rsid w:val="004B3B36"/>
    <w:rsid w:val="004B441E"/>
    <w:rsid w:val="004B4DBF"/>
    <w:rsid w:val="004B54C5"/>
    <w:rsid w:val="004B5762"/>
    <w:rsid w:val="004B5E09"/>
    <w:rsid w:val="004B5F71"/>
    <w:rsid w:val="004B6300"/>
    <w:rsid w:val="004B635F"/>
    <w:rsid w:val="004B6AAF"/>
    <w:rsid w:val="004B6FB5"/>
    <w:rsid w:val="004B6FF7"/>
    <w:rsid w:val="004B73C7"/>
    <w:rsid w:val="004B7D12"/>
    <w:rsid w:val="004B7E45"/>
    <w:rsid w:val="004C0A5E"/>
    <w:rsid w:val="004C12FE"/>
    <w:rsid w:val="004C180B"/>
    <w:rsid w:val="004C1881"/>
    <w:rsid w:val="004C1A9D"/>
    <w:rsid w:val="004C293B"/>
    <w:rsid w:val="004C2C4D"/>
    <w:rsid w:val="004C36F2"/>
    <w:rsid w:val="004C398B"/>
    <w:rsid w:val="004C3D3C"/>
    <w:rsid w:val="004C4F50"/>
    <w:rsid w:val="004C50DB"/>
    <w:rsid w:val="004C59A8"/>
    <w:rsid w:val="004C5AC8"/>
    <w:rsid w:val="004C5C6F"/>
    <w:rsid w:val="004C6707"/>
    <w:rsid w:val="004C67E6"/>
    <w:rsid w:val="004C71C6"/>
    <w:rsid w:val="004C77C1"/>
    <w:rsid w:val="004C7870"/>
    <w:rsid w:val="004C7926"/>
    <w:rsid w:val="004D0353"/>
    <w:rsid w:val="004D047A"/>
    <w:rsid w:val="004D0A4B"/>
    <w:rsid w:val="004D12E9"/>
    <w:rsid w:val="004D2307"/>
    <w:rsid w:val="004D249A"/>
    <w:rsid w:val="004D2A4F"/>
    <w:rsid w:val="004D2AE4"/>
    <w:rsid w:val="004D2E90"/>
    <w:rsid w:val="004D2F7E"/>
    <w:rsid w:val="004D31BF"/>
    <w:rsid w:val="004D33E1"/>
    <w:rsid w:val="004D35F8"/>
    <w:rsid w:val="004D37E8"/>
    <w:rsid w:val="004D4101"/>
    <w:rsid w:val="004D4C4D"/>
    <w:rsid w:val="004D553B"/>
    <w:rsid w:val="004D603B"/>
    <w:rsid w:val="004D61F4"/>
    <w:rsid w:val="004D68A2"/>
    <w:rsid w:val="004D6991"/>
    <w:rsid w:val="004D6DFE"/>
    <w:rsid w:val="004D6E60"/>
    <w:rsid w:val="004D7C5E"/>
    <w:rsid w:val="004D7E0B"/>
    <w:rsid w:val="004E04FF"/>
    <w:rsid w:val="004E155D"/>
    <w:rsid w:val="004E1718"/>
    <w:rsid w:val="004E1911"/>
    <w:rsid w:val="004E1EB3"/>
    <w:rsid w:val="004E2011"/>
    <w:rsid w:val="004E251E"/>
    <w:rsid w:val="004E2A60"/>
    <w:rsid w:val="004E2AC0"/>
    <w:rsid w:val="004E2F4B"/>
    <w:rsid w:val="004E2FF6"/>
    <w:rsid w:val="004E305B"/>
    <w:rsid w:val="004E320F"/>
    <w:rsid w:val="004E33F7"/>
    <w:rsid w:val="004E3812"/>
    <w:rsid w:val="004E3F73"/>
    <w:rsid w:val="004E4754"/>
    <w:rsid w:val="004E5592"/>
    <w:rsid w:val="004E5C49"/>
    <w:rsid w:val="004E5E5A"/>
    <w:rsid w:val="004E5EC7"/>
    <w:rsid w:val="004E5F83"/>
    <w:rsid w:val="004E60A0"/>
    <w:rsid w:val="004E6169"/>
    <w:rsid w:val="004E667D"/>
    <w:rsid w:val="004E674B"/>
    <w:rsid w:val="004E67DC"/>
    <w:rsid w:val="004E6813"/>
    <w:rsid w:val="004E749B"/>
    <w:rsid w:val="004E76CD"/>
    <w:rsid w:val="004F032B"/>
    <w:rsid w:val="004F16F8"/>
    <w:rsid w:val="004F18EE"/>
    <w:rsid w:val="004F2C38"/>
    <w:rsid w:val="004F34AB"/>
    <w:rsid w:val="004F3811"/>
    <w:rsid w:val="004F3A37"/>
    <w:rsid w:val="004F48C7"/>
    <w:rsid w:val="004F5CA6"/>
    <w:rsid w:val="004F5D33"/>
    <w:rsid w:val="004F76AE"/>
    <w:rsid w:val="004F7A1F"/>
    <w:rsid w:val="005002AC"/>
    <w:rsid w:val="0050049A"/>
    <w:rsid w:val="005006D6"/>
    <w:rsid w:val="00500F35"/>
    <w:rsid w:val="0050204C"/>
    <w:rsid w:val="00502A2C"/>
    <w:rsid w:val="00503A25"/>
    <w:rsid w:val="00504D9A"/>
    <w:rsid w:val="00504DF5"/>
    <w:rsid w:val="00504EA1"/>
    <w:rsid w:val="0050590A"/>
    <w:rsid w:val="00505C39"/>
    <w:rsid w:val="005066E7"/>
    <w:rsid w:val="0050682E"/>
    <w:rsid w:val="005073C7"/>
    <w:rsid w:val="00507C86"/>
    <w:rsid w:val="005102B6"/>
    <w:rsid w:val="005104E4"/>
    <w:rsid w:val="00511047"/>
    <w:rsid w:val="00512E44"/>
    <w:rsid w:val="00512E6D"/>
    <w:rsid w:val="00512EA6"/>
    <w:rsid w:val="00513501"/>
    <w:rsid w:val="00513776"/>
    <w:rsid w:val="00513F79"/>
    <w:rsid w:val="0051416A"/>
    <w:rsid w:val="00514B75"/>
    <w:rsid w:val="00515273"/>
    <w:rsid w:val="00515E4B"/>
    <w:rsid w:val="00516229"/>
    <w:rsid w:val="0051677F"/>
    <w:rsid w:val="0051729A"/>
    <w:rsid w:val="005173E0"/>
    <w:rsid w:val="00517C08"/>
    <w:rsid w:val="00517CBC"/>
    <w:rsid w:val="00517F7F"/>
    <w:rsid w:val="005200B7"/>
    <w:rsid w:val="00520A22"/>
    <w:rsid w:val="00520CEE"/>
    <w:rsid w:val="00521B90"/>
    <w:rsid w:val="00522279"/>
    <w:rsid w:val="00522D5C"/>
    <w:rsid w:val="00522E2A"/>
    <w:rsid w:val="00523E6D"/>
    <w:rsid w:val="00524289"/>
    <w:rsid w:val="005249D1"/>
    <w:rsid w:val="00524A36"/>
    <w:rsid w:val="00524B3B"/>
    <w:rsid w:val="00526405"/>
    <w:rsid w:val="00527697"/>
    <w:rsid w:val="005278AB"/>
    <w:rsid w:val="00527BE0"/>
    <w:rsid w:val="005304C1"/>
    <w:rsid w:val="00530F03"/>
    <w:rsid w:val="005316AC"/>
    <w:rsid w:val="00532092"/>
    <w:rsid w:val="00532623"/>
    <w:rsid w:val="00533725"/>
    <w:rsid w:val="0053459D"/>
    <w:rsid w:val="00534940"/>
    <w:rsid w:val="00534C92"/>
    <w:rsid w:val="005351FA"/>
    <w:rsid w:val="00535809"/>
    <w:rsid w:val="00535A37"/>
    <w:rsid w:val="00535AD9"/>
    <w:rsid w:val="00536FDD"/>
    <w:rsid w:val="0053779F"/>
    <w:rsid w:val="0054037F"/>
    <w:rsid w:val="00540E6B"/>
    <w:rsid w:val="00541503"/>
    <w:rsid w:val="00543013"/>
    <w:rsid w:val="0054347F"/>
    <w:rsid w:val="005434C1"/>
    <w:rsid w:val="0054415F"/>
    <w:rsid w:val="005447DA"/>
    <w:rsid w:val="005448B1"/>
    <w:rsid w:val="00544AE2"/>
    <w:rsid w:val="00545372"/>
    <w:rsid w:val="00545467"/>
    <w:rsid w:val="005455D4"/>
    <w:rsid w:val="00545AAC"/>
    <w:rsid w:val="00546080"/>
    <w:rsid w:val="00546569"/>
    <w:rsid w:val="00546E6C"/>
    <w:rsid w:val="00547704"/>
    <w:rsid w:val="00547986"/>
    <w:rsid w:val="005479B4"/>
    <w:rsid w:val="00551438"/>
    <w:rsid w:val="005515EF"/>
    <w:rsid w:val="00551B64"/>
    <w:rsid w:val="00551B97"/>
    <w:rsid w:val="00551FC4"/>
    <w:rsid w:val="005525A7"/>
    <w:rsid w:val="00552753"/>
    <w:rsid w:val="00552BD2"/>
    <w:rsid w:val="00553387"/>
    <w:rsid w:val="005536F4"/>
    <w:rsid w:val="00553AC3"/>
    <w:rsid w:val="005545FF"/>
    <w:rsid w:val="00554D80"/>
    <w:rsid w:val="0055521E"/>
    <w:rsid w:val="00556230"/>
    <w:rsid w:val="005562AD"/>
    <w:rsid w:val="005567F7"/>
    <w:rsid w:val="00556E55"/>
    <w:rsid w:val="00557088"/>
    <w:rsid w:val="00560365"/>
    <w:rsid w:val="00560754"/>
    <w:rsid w:val="00560822"/>
    <w:rsid w:val="005609C8"/>
    <w:rsid w:val="005610FB"/>
    <w:rsid w:val="005615EB"/>
    <w:rsid w:val="00561D0A"/>
    <w:rsid w:val="00563007"/>
    <w:rsid w:val="005630C3"/>
    <w:rsid w:val="00564ADA"/>
    <w:rsid w:val="005651F5"/>
    <w:rsid w:val="00567226"/>
    <w:rsid w:val="00571246"/>
    <w:rsid w:val="005712C5"/>
    <w:rsid w:val="00571714"/>
    <w:rsid w:val="00571975"/>
    <w:rsid w:val="00571EAB"/>
    <w:rsid w:val="00572380"/>
    <w:rsid w:val="0057238D"/>
    <w:rsid w:val="00572B64"/>
    <w:rsid w:val="00573503"/>
    <w:rsid w:val="005736A0"/>
    <w:rsid w:val="00573D9C"/>
    <w:rsid w:val="005747B2"/>
    <w:rsid w:val="00574BCB"/>
    <w:rsid w:val="00575830"/>
    <w:rsid w:val="00575A14"/>
    <w:rsid w:val="0057637B"/>
    <w:rsid w:val="00576591"/>
    <w:rsid w:val="005770C6"/>
    <w:rsid w:val="00577856"/>
    <w:rsid w:val="0058228D"/>
    <w:rsid w:val="005822ED"/>
    <w:rsid w:val="00582702"/>
    <w:rsid w:val="0058383F"/>
    <w:rsid w:val="00583E85"/>
    <w:rsid w:val="00584538"/>
    <w:rsid w:val="0058482F"/>
    <w:rsid w:val="00585068"/>
    <w:rsid w:val="00587704"/>
    <w:rsid w:val="005879CC"/>
    <w:rsid w:val="00587E8D"/>
    <w:rsid w:val="00590E0E"/>
    <w:rsid w:val="005911DC"/>
    <w:rsid w:val="005913FC"/>
    <w:rsid w:val="00591525"/>
    <w:rsid w:val="00592614"/>
    <w:rsid w:val="005935D8"/>
    <w:rsid w:val="0059478D"/>
    <w:rsid w:val="005949B8"/>
    <w:rsid w:val="005950CF"/>
    <w:rsid w:val="0059530F"/>
    <w:rsid w:val="0059563E"/>
    <w:rsid w:val="00595BE6"/>
    <w:rsid w:val="00595EB2"/>
    <w:rsid w:val="00596AFC"/>
    <w:rsid w:val="00596D77"/>
    <w:rsid w:val="00597B12"/>
    <w:rsid w:val="00597FA2"/>
    <w:rsid w:val="005A0B64"/>
    <w:rsid w:val="005A1ED7"/>
    <w:rsid w:val="005A1F04"/>
    <w:rsid w:val="005A4EB2"/>
    <w:rsid w:val="005A5012"/>
    <w:rsid w:val="005A54B0"/>
    <w:rsid w:val="005A588C"/>
    <w:rsid w:val="005A5BA2"/>
    <w:rsid w:val="005A62B1"/>
    <w:rsid w:val="005A6620"/>
    <w:rsid w:val="005A6C1F"/>
    <w:rsid w:val="005A6F55"/>
    <w:rsid w:val="005A7465"/>
    <w:rsid w:val="005B0587"/>
    <w:rsid w:val="005B05D1"/>
    <w:rsid w:val="005B07F1"/>
    <w:rsid w:val="005B08B2"/>
    <w:rsid w:val="005B08BD"/>
    <w:rsid w:val="005B1437"/>
    <w:rsid w:val="005B1A88"/>
    <w:rsid w:val="005B22B4"/>
    <w:rsid w:val="005B2602"/>
    <w:rsid w:val="005B27AC"/>
    <w:rsid w:val="005B283A"/>
    <w:rsid w:val="005B2E95"/>
    <w:rsid w:val="005B3119"/>
    <w:rsid w:val="005B31C8"/>
    <w:rsid w:val="005B4D02"/>
    <w:rsid w:val="005B5070"/>
    <w:rsid w:val="005B538D"/>
    <w:rsid w:val="005B6264"/>
    <w:rsid w:val="005B6E92"/>
    <w:rsid w:val="005B7CB1"/>
    <w:rsid w:val="005C0504"/>
    <w:rsid w:val="005C05C4"/>
    <w:rsid w:val="005C0F8A"/>
    <w:rsid w:val="005C16D7"/>
    <w:rsid w:val="005C1701"/>
    <w:rsid w:val="005C2702"/>
    <w:rsid w:val="005C27F2"/>
    <w:rsid w:val="005C2E19"/>
    <w:rsid w:val="005C30AF"/>
    <w:rsid w:val="005C3110"/>
    <w:rsid w:val="005C3801"/>
    <w:rsid w:val="005C4271"/>
    <w:rsid w:val="005C42D1"/>
    <w:rsid w:val="005C42F1"/>
    <w:rsid w:val="005C4369"/>
    <w:rsid w:val="005C4637"/>
    <w:rsid w:val="005C506C"/>
    <w:rsid w:val="005C5B10"/>
    <w:rsid w:val="005C6080"/>
    <w:rsid w:val="005C62C2"/>
    <w:rsid w:val="005C6B20"/>
    <w:rsid w:val="005C6F37"/>
    <w:rsid w:val="005C7131"/>
    <w:rsid w:val="005C78D5"/>
    <w:rsid w:val="005C790A"/>
    <w:rsid w:val="005D065F"/>
    <w:rsid w:val="005D08AC"/>
    <w:rsid w:val="005D0DF9"/>
    <w:rsid w:val="005D0EEF"/>
    <w:rsid w:val="005D1157"/>
    <w:rsid w:val="005D148F"/>
    <w:rsid w:val="005D14BE"/>
    <w:rsid w:val="005D14CD"/>
    <w:rsid w:val="005D1590"/>
    <w:rsid w:val="005D173D"/>
    <w:rsid w:val="005D33E5"/>
    <w:rsid w:val="005D389F"/>
    <w:rsid w:val="005D3E39"/>
    <w:rsid w:val="005D4728"/>
    <w:rsid w:val="005D4F3C"/>
    <w:rsid w:val="005D55A6"/>
    <w:rsid w:val="005D5E18"/>
    <w:rsid w:val="005D6987"/>
    <w:rsid w:val="005D71AD"/>
    <w:rsid w:val="005D7394"/>
    <w:rsid w:val="005D7B2D"/>
    <w:rsid w:val="005D7FD3"/>
    <w:rsid w:val="005E0032"/>
    <w:rsid w:val="005E0760"/>
    <w:rsid w:val="005E1ADF"/>
    <w:rsid w:val="005E2894"/>
    <w:rsid w:val="005E3821"/>
    <w:rsid w:val="005E4D75"/>
    <w:rsid w:val="005E6619"/>
    <w:rsid w:val="005E67D9"/>
    <w:rsid w:val="005E686B"/>
    <w:rsid w:val="005E6D3B"/>
    <w:rsid w:val="005E7604"/>
    <w:rsid w:val="005E7E03"/>
    <w:rsid w:val="005F0A6C"/>
    <w:rsid w:val="005F14CD"/>
    <w:rsid w:val="005F1C99"/>
    <w:rsid w:val="005F23AE"/>
    <w:rsid w:val="005F33BF"/>
    <w:rsid w:val="005F3564"/>
    <w:rsid w:val="005F3D52"/>
    <w:rsid w:val="005F468D"/>
    <w:rsid w:val="005F4A07"/>
    <w:rsid w:val="005F4C17"/>
    <w:rsid w:val="005F4F5A"/>
    <w:rsid w:val="005F514D"/>
    <w:rsid w:val="005F621E"/>
    <w:rsid w:val="005F6B6F"/>
    <w:rsid w:val="005F72B8"/>
    <w:rsid w:val="005F7481"/>
    <w:rsid w:val="00600811"/>
    <w:rsid w:val="00600FA4"/>
    <w:rsid w:val="006018E3"/>
    <w:rsid w:val="00601B4D"/>
    <w:rsid w:val="00601EE5"/>
    <w:rsid w:val="00602290"/>
    <w:rsid w:val="006032D7"/>
    <w:rsid w:val="006039FB"/>
    <w:rsid w:val="00603F91"/>
    <w:rsid w:val="00604441"/>
    <w:rsid w:val="00604F5F"/>
    <w:rsid w:val="00605A1B"/>
    <w:rsid w:val="00605E3D"/>
    <w:rsid w:val="00606432"/>
    <w:rsid w:val="00606D89"/>
    <w:rsid w:val="006071E6"/>
    <w:rsid w:val="00607494"/>
    <w:rsid w:val="00607981"/>
    <w:rsid w:val="00607AD9"/>
    <w:rsid w:val="00607CD8"/>
    <w:rsid w:val="0061059E"/>
    <w:rsid w:val="00610606"/>
    <w:rsid w:val="00610781"/>
    <w:rsid w:val="00610D83"/>
    <w:rsid w:val="00610DB0"/>
    <w:rsid w:val="00611426"/>
    <w:rsid w:val="00611BF6"/>
    <w:rsid w:val="00611EC7"/>
    <w:rsid w:val="00611FBF"/>
    <w:rsid w:val="00612A70"/>
    <w:rsid w:val="0061311E"/>
    <w:rsid w:val="0061358E"/>
    <w:rsid w:val="006140DD"/>
    <w:rsid w:val="0061471D"/>
    <w:rsid w:val="00614AA3"/>
    <w:rsid w:val="00615400"/>
    <w:rsid w:val="0061582B"/>
    <w:rsid w:val="00616223"/>
    <w:rsid w:val="00617691"/>
    <w:rsid w:val="00620773"/>
    <w:rsid w:val="006209E1"/>
    <w:rsid w:val="00620A42"/>
    <w:rsid w:val="00620ED7"/>
    <w:rsid w:val="00621773"/>
    <w:rsid w:val="00622C00"/>
    <w:rsid w:val="0062355D"/>
    <w:rsid w:val="00623850"/>
    <w:rsid w:val="00624736"/>
    <w:rsid w:val="006249D0"/>
    <w:rsid w:val="00624E37"/>
    <w:rsid w:val="00625F6F"/>
    <w:rsid w:val="00626046"/>
    <w:rsid w:val="00626365"/>
    <w:rsid w:val="00626860"/>
    <w:rsid w:val="006268B6"/>
    <w:rsid w:val="00626D0D"/>
    <w:rsid w:val="00626D5D"/>
    <w:rsid w:val="006279F9"/>
    <w:rsid w:val="00627A1C"/>
    <w:rsid w:val="006300CA"/>
    <w:rsid w:val="006308B6"/>
    <w:rsid w:val="00631428"/>
    <w:rsid w:val="00631653"/>
    <w:rsid w:val="00631CEC"/>
    <w:rsid w:val="006328AE"/>
    <w:rsid w:val="00632CBC"/>
    <w:rsid w:val="006330E3"/>
    <w:rsid w:val="006332FA"/>
    <w:rsid w:val="00633473"/>
    <w:rsid w:val="0063396F"/>
    <w:rsid w:val="00633C60"/>
    <w:rsid w:val="0063405A"/>
    <w:rsid w:val="006347BA"/>
    <w:rsid w:val="0063494A"/>
    <w:rsid w:val="00635CAE"/>
    <w:rsid w:val="00635D0D"/>
    <w:rsid w:val="00635E0C"/>
    <w:rsid w:val="006361A5"/>
    <w:rsid w:val="006367D5"/>
    <w:rsid w:val="0063749B"/>
    <w:rsid w:val="006377D2"/>
    <w:rsid w:val="006401E7"/>
    <w:rsid w:val="00640B3B"/>
    <w:rsid w:val="00642771"/>
    <w:rsid w:val="00642C40"/>
    <w:rsid w:val="006432D2"/>
    <w:rsid w:val="00643486"/>
    <w:rsid w:val="00643EF4"/>
    <w:rsid w:val="00643FA4"/>
    <w:rsid w:val="00643FCF"/>
    <w:rsid w:val="00644176"/>
    <w:rsid w:val="00645652"/>
    <w:rsid w:val="006456E4"/>
    <w:rsid w:val="006462E7"/>
    <w:rsid w:val="00646D7B"/>
    <w:rsid w:val="0064716B"/>
    <w:rsid w:val="0064732D"/>
    <w:rsid w:val="006474AE"/>
    <w:rsid w:val="00647658"/>
    <w:rsid w:val="00647669"/>
    <w:rsid w:val="00650B9D"/>
    <w:rsid w:val="00651053"/>
    <w:rsid w:val="00651263"/>
    <w:rsid w:val="00651375"/>
    <w:rsid w:val="00651E94"/>
    <w:rsid w:val="0065226C"/>
    <w:rsid w:val="0065277C"/>
    <w:rsid w:val="006527B4"/>
    <w:rsid w:val="00652D4F"/>
    <w:rsid w:val="00653225"/>
    <w:rsid w:val="0065336D"/>
    <w:rsid w:val="00653693"/>
    <w:rsid w:val="00653930"/>
    <w:rsid w:val="00653F7C"/>
    <w:rsid w:val="00654492"/>
    <w:rsid w:val="006545EE"/>
    <w:rsid w:val="00654801"/>
    <w:rsid w:val="00655846"/>
    <w:rsid w:val="006561B1"/>
    <w:rsid w:val="006561BD"/>
    <w:rsid w:val="0066033F"/>
    <w:rsid w:val="00660812"/>
    <w:rsid w:val="00660F3E"/>
    <w:rsid w:val="00661FDF"/>
    <w:rsid w:val="00662774"/>
    <w:rsid w:val="00663CF1"/>
    <w:rsid w:val="00663D5A"/>
    <w:rsid w:val="00663DEB"/>
    <w:rsid w:val="006645A3"/>
    <w:rsid w:val="00664D7C"/>
    <w:rsid w:val="00665294"/>
    <w:rsid w:val="00665855"/>
    <w:rsid w:val="0066651A"/>
    <w:rsid w:val="006674D6"/>
    <w:rsid w:val="00667545"/>
    <w:rsid w:val="00667DBC"/>
    <w:rsid w:val="00670942"/>
    <w:rsid w:val="00670CDB"/>
    <w:rsid w:val="00671686"/>
    <w:rsid w:val="006723A3"/>
    <w:rsid w:val="00674039"/>
    <w:rsid w:val="00674710"/>
    <w:rsid w:val="006752BE"/>
    <w:rsid w:val="00675F05"/>
    <w:rsid w:val="00677FCD"/>
    <w:rsid w:val="00680154"/>
    <w:rsid w:val="006804AD"/>
    <w:rsid w:val="0068160A"/>
    <w:rsid w:val="0068242C"/>
    <w:rsid w:val="00682524"/>
    <w:rsid w:val="0068299B"/>
    <w:rsid w:val="00684564"/>
    <w:rsid w:val="0068548D"/>
    <w:rsid w:val="0068553A"/>
    <w:rsid w:val="00685850"/>
    <w:rsid w:val="006860F9"/>
    <w:rsid w:val="0068638A"/>
    <w:rsid w:val="0068662A"/>
    <w:rsid w:val="00687C7E"/>
    <w:rsid w:val="00687C7F"/>
    <w:rsid w:val="0069076B"/>
    <w:rsid w:val="006908EB"/>
    <w:rsid w:val="00690B4A"/>
    <w:rsid w:val="00690E75"/>
    <w:rsid w:val="00691820"/>
    <w:rsid w:val="006924A6"/>
    <w:rsid w:val="0069276B"/>
    <w:rsid w:val="00692B8D"/>
    <w:rsid w:val="00693198"/>
    <w:rsid w:val="00693518"/>
    <w:rsid w:val="0069419E"/>
    <w:rsid w:val="006949B4"/>
    <w:rsid w:val="00695207"/>
    <w:rsid w:val="00695561"/>
    <w:rsid w:val="006969D1"/>
    <w:rsid w:val="00697555"/>
    <w:rsid w:val="00697656"/>
    <w:rsid w:val="00697683"/>
    <w:rsid w:val="006A0322"/>
    <w:rsid w:val="006A0443"/>
    <w:rsid w:val="006A071D"/>
    <w:rsid w:val="006A0E25"/>
    <w:rsid w:val="006A161B"/>
    <w:rsid w:val="006A233F"/>
    <w:rsid w:val="006A23FE"/>
    <w:rsid w:val="006A2449"/>
    <w:rsid w:val="006A29B1"/>
    <w:rsid w:val="006A3168"/>
    <w:rsid w:val="006A3453"/>
    <w:rsid w:val="006A3691"/>
    <w:rsid w:val="006A36B5"/>
    <w:rsid w:val="006A394E"/>
    <w:rsid w:val="006A3EF1"/>
    <w:rsid w:val="006A4A95"/>
    <w:rsid w:val="006A4AC3"/>
    <w:rsid w:val="006A5205"/>
    <w:rsid w:val="006A5658"/>
    <w:rsid w:val="006A5825"/>
    <w:rsid w:val="006A7A25"/>
    <w:rsid w:val="006A7AB6"/>
    <w:rsid w:val="006A7BBE"/>
    <w:rsid w:val="006B0663"/>
    <w:rsid w:val="006B0D97"/>
    <w:rsid w:val="006B12C8"/>
    <w:rsid w:val="006B1690"/>
    <w:rsid w:val="006B1D09"/>
    <w:rsid w:val="006B22FF"/>
    <w:rsid w:val="006B3826"/>
    <w:rsid w:val="006B393D"/>
    <w:rsid w:val="006B40CD"/>
    <w:rsid w:val="006B4949"/>
    <w:rsid w:val="006B4C38"/>
    <w:rsid w:val="006B4E60"/>
    <w:rsid w:val="006B5084"/>
    <w:rsid w:val="006B5D82"/>
    <w:rsid w:val="006B67C8"/>
    <w:rsid w:val="006B6ABA"/>
    <w:rsid w:val="006B77CB"/>
    <w:rsid w:val="006B7F80"/>
    <w:rsid w:val="006C08D0"/>
    <w:rsid w:val="006C123B"/>
    <w:rsid w:val="006C1600"/>
    <w:rsid w:val="006C1754"/>
    <w:rsid w:val="006C201F"/>
    <w:rsid w:val="006C2D14"/>
    <w:rsid w:val="006C30EC"/>
    <w:rsid w:val="006C3257"/>
    <w:rsid w:val="006C3404"/>
    <w:rsid w:val="006C3899"/>
    <w:rsid w:val="006C4014"/>
    <w:rsid w:val="006C47F8"/>
    <w:rsid w:val="006C50CF"/>
    <w:rsid w:val="006C51CF"/>
    <w:rsid w:val="006C5E6C"/>
    <w:rsid w:val="006C66EC"/>
    <w:rsid w:val="006C7AC4"/>
    <w:rsid w:val="006C7C97"/>
    <w:rsid w:val="006D001A"/>
    <w:rsid w:val="006D0059"/>
    <w:rsid w:val="006D0094"/>
    <w:rsid w:val="006D03DE"/>
    <w:rsid w:val="006D1086"/>
    <w:rsid w:val="006D13A7"/>
    <w:rsid w:val="006D1DDB"/>
    <w:rsid w:val="006D2B86"/>
    <w:rsid w:val="006D3B72"/>
    <w:rsid w:val="006D3D61"/>
    <w:rsid w:val="006D3D6E"/>
    <w:rsid w:val="006D3DB3"/>
    <w:rsid w:val="006D3E51"/>
    <w:rsid w:val="006D4B97"/>
    <w:rsid w:val="006D4C7A"/>
    <w:rsid w:val="006D51D2"/>
    <w:rsid w:val="006D530A"/>
    <w:rsid w:val="006D6381"/>
    <w:rsid w:val="006D6622"/>
    <w:rsid w:val="006D7097"/>
    <w:rsid w:val="006D7195"/>
    <w:rsid w:val="006D7DBA"/>
    <w:rsid w:val="006D7F3F"/>
    <w:rsid w:val="006E0401"/>
    <w:rsid w:val="006E08BF"/>
    <w:rsid w:val="006E0B5D"/>
    <w:rsid w:val="006E0BC9"/>
    <w:rsid w:val="006E1B0D"/>
    <w:rsid w:val="006E1EDF"/>
    <w:rsid w:val="006E22A7"/>
    <w:rsid w:val="006E256B"/>
    <w:rsid w:val="006E2633"/>
    <w:rsid w:val="006E279E"/>
    <w:rsid w:val="006E2828"/>
    <w:rsid w:val="006E2AF9"/>
    <w:rsid w:val="006E3576"/>
    <w:rsid w:val="006E4526"/>
    <w:rsid w:val="006E487B"/>
    <w:rsid w:val="006E5AA7"/>
    <w:rsid w:val="006E6C47"/>
    <w:rsid w:val="006E6DF9"/>
    <w:rsid w:val="006E6EE3"/>
    <w:rsid w:val="006E7E17"/>
    <w:rsid w:val="006F0537"/>
    <w:rsid w:val="006F0D38"/>
    <w:rsid w:val="006F1351"/>
    <w:rsid w:val="006F1B5B"/>
    <w:rsid w:val="006F1C1F"/>
    <w:rsid w:val="006F1E0A"/>
    <w:rsid w:val="006F3C4F"/>
    <w:rsid w:val="006F4B2D"/>
    <w:rsid w:val="006F50D0"/>
    <w:rsid w:val="006F544A"/>
    <w:rsid w:val="006F6137"/>
    <w:rsid w:val="006F6974"/>
    <w:rsid w:val="006F6D6B"/>
    <w:rsid w:val="006F759A"/>
    <w:rsid w:val="006F77EF"/>
    <w:rsid w:val="006F7A89"/>
    <w:rsid w:val="006F7F3A"/>
    <w:rsid w:val="006F7F67"/>
    <w:rsid w:val="0070026D"/>
    <w:rsid w:val="0070103F"/>
    <w:rsid w:val="007015E1"/>
    <w:rsid w:val="00701912"/>
    <w:rsid w:val="00702AAC"/>
    <w:rsid w:val="00702CDF"/>
    <w:rsid w:val="00702DF0"/>
    <w:rsid w:val="00702E5B"/>
    <w:rsid w:val="00703C45"/>
    <w:rsid w:val="00704BC6"/>
    <w:rsid w:val="00704BE2"/>
    <w:rsid w:val="00704F7E"/>
    <w:rsid w:val="007053BC"/>
    <w:rsid w:val="00705A12"/>
    <w:rsid w:val="00705D0F"/>
    <w:rsid w:val="00705DEF"/>
    <w:rsid w:val="007075E1"/>
    <w:rsid w:val="007078C2"/>
    <w:rsid w:val="00707FCA"/>
    <w:rsid w:val="007100CE"/>
    <w:rsid w:val="00710182"/>
    <w:rsid w:val="007108AF"/>
    <w:rsid w:val="0071217C"/>
    <w:rsid w:val="00712F9B"/>
    <w:rsid w:val="0071329F"/>
    <w:rsid w:val="007135F0"/>
    <w:rsid w:val="007146DB"/>
    <w:rsid w:val="00714B98"/>
    <w:rsid w:val="00715A23"/>
    <w:rsid w:val="00715AE3"/>
    <w:rsid w:val="00715EA2"/>
    <w:rsid w:val="00715FD1"/>
    <w:rsid w:val="007165E8"/>
    <w:rsid w:val="007166EF"/>
    <w:rsid w:val="00716BCF"/>
    <w:rsid w:val="007174E6"/>
    <w:rsid w:val="0071767C"/>
    <w:rsid w:val="00720FF3"/>
    <w:rsid w:val="00721131"/>
    <w:rsid w:val="007218AE"/>
    <w:rsid w:val="007219D0"/>
    <w:rsid w:val="00722183"/>
    <w:rsid w:val="007229B7"/>
    <w:rsid w:val="00722A4A"/>
    <w:rsid w:val="00723246"/>
    <w:rsid w:val="0072351F"/>
    <w:rsid w:val="00723C83"/>
    <w:rsid w:val="0072426C"/>
    <w:rsid w:val="00724A48"/>
    <w:rsid w:val="00724B31"/>
    <w:rsid w:val="00725C1A"/>
    <w:rsid w:val="0072652A"/>
    <w:rsid w:val="00726EAE"/>
    <w:rsid w:val="0072724D"/>
    <w:rsid w:val="00727E3A"/>
    <w:rsid w:val="00730285"/>
    <w:rsid w:val="0073041D"/>
    <w:rsid w:val="00730868"/>
    <w:rsid w:val="007312F3"/>
    <w:rsid w:val="00731494"/>
    <w:rsid w:val="007317BF"/>
    <w:rsid w:val="00731F80"/>
    <w:rsid w:val="0073207B"/>
    <w:rsid w:val="0073432B"/>
    <w:rsid w:val="0073435F"/>
    <w:rsid w:val="00735680"/>
    <w:rsid w:val="007358C0"/>
    <w:rsid w:val="00735B14"/>
    <w:rsid w:val="0073633C"/>
    <w:rsid w:val="00736813"/>
    <w:rsid w:val="00737332"/>
    <w:rsid w:val="007375C6"/>
    <w:rsid w:val="00737D95"/>
    <w:rsid w:val="00740226"/>
    <w:rsid w:val="007409D4"/>
    <w:rsid w:val="00741CB7"/>
    <w:rsid w:val="007425E2"/>
    <w:rsid w:val="00742C88"/>
    <w:rsid w:val="00743EF2"/>
    <w:rsid w:val="00744018"/>
    <w:rsid w:val="0074468D"/>
    <w:rsid w:val="00744759"/>
    <w:rsid w:val="007448F9"/>
    <w:rsid w:val="00744FDB"/>
    <w:rsid w:val="00745123"/>
    <w:rsid w:val="0074578C"/>
    <w:rsid w:val="00745834"/>
    <w:rsid w:val="0074721A"/>
    <w:rsid w:val="00747784"/>
    <w:rsid w:val="00747813"/>
    <w:rsid w:val="00747838"/>
    <w:rsid w:val="00747C61"/>
    <w:rsid w:val="00751C83"/>
    <w:rsid w:val="00751CE2"/>
    <w:rsid w:val="00751E05"/>
    <w:rsid w:val="007526E6"/>
    <w:rsid w:val="00752B9C"/>
    <w:rsid w:val="00753311"/>
    <w:rsid w:val="00753B90"/>
    <w:rsid w:val="00754428"/>
    <w:rsid w:val="0075444E"/>
    <w:rsid w:val="007545AC"/>
    <w:rsid w:val="007556B6"/>
    <w:rsid w:val="007557EF"/>
    <w:rsid w:val="00755BBB"/>
    <w:rsid w:val="00755FBE"/>
    <w:rsid w:val="00756078"/>
    <w:rsid w:val="00756610"/>
    <w:rsid w:val="00756A03"/>
    <w:rsid w:val="00756C00"/>
    <w:rsid w:val="00756C1F"/>
    <w:rsid w:val="007570B1"/>
    <w:rsid w:val="00757C2F"/>
    <w:rsid w:val="00760931"/>
    <w:rsid w:val="007610A4"/>
    <w:rsid w:val="00761B62"/>
    <w:rsid w:val="007620D7"/>
    <w:rsid w:val="007621CC"/>
    <w:rsid w:val="00762273"/>
    <w:rsid w:val="00762669"/>
    <w:rsid w:val="00762DF0"/>
    <w:rsid w:val="00762E42"/>
    <w:rsid w:val="007632B2"/>
    <w:rsid w:val="00763F80"/>
    <w:rsid w:val="007643DE"/>
    <w:rsid w:val="00764673"/>
    <w:rsid w:val="007654A5"/>
    <w:rsid w:val="007671DA"/>
    <w:rsid w:val="00770C77"/>
    <w:rsid w:val="007714DB"/>
    <w:rsid w:val="00771567"/>
    <w:rsid w:val="00771756"/>
    <w:rsid w:val="0077178D"/>
    <w:rsid w:val="00771871"/>
    <w:rsid w:val="007719D5"/>
    <w:rsid w:val="00772893"/>
    <w:rsid w:val="00773226"/>
    <w:rsid w:val="00774535"/>
    <w:rsid w:val="00774B7B"/>
    <w:rsid w:val="00774D00"/>
    <w:rsid w:val="00775789"/>
    <w:rsid w:val="00776407"/>
    <w:rsid w:val="00776884"/>
    <w:rsid w:val="00776AA3"/>
    <w:rsid w:val="007776D1"/>
    <w:rsid w:val="00777B09"/>
    <w:rsid w:val="007808E8"/>
    <w:rsid w:val="0078091A"/>
    <w:rsid w:val="007809F7"/>
    <w:rsid w:val="00780C45"/>
    <w:rsid w:val="00781443"/>
    <w:rsid w:val="00781453"/>
    <w:rsid w:val="00781653"/>
    <w:rsid w:val="007816EE"/>
    <w:rsid w:val="00781DFC"/>
    <w:rsid w:val="00782785"/>
    <w:rsid w:val="00783366"/>
    <w:rsid w:val="00783936"/>
    <w:rsid w:val="007840FC"/>
    <w:rsid w:val="0078425C"/>
    <w:rsid w:val="0078567E"/>
    <w:rsid w:val="00786D11"/>
    <w:rsid w:val="00786F43"/>
    <w:rsid w:val="0078737C"/>
    <w:rsid w:val="007874AA"/>
    <w:rsid w:val="00787794"/>
    <w:rsid w:val="00787904"/>
    <w:rsid w:val="00787B59"/>
    <w:rsid w:val="007905B5"/>
    <w:rsid w:val="00790B5A"/>
    <w:rsid w:val="00790E4E"/>
    <w:rsid w:val="00791DE4"/>
    <w:rsid w:val="00792118"/>
    <w:rsid w:val="00792437"/>
    <w:rsid w:val="00792778"/>
    <w:rsid w:val="007932B2"/>
    <w:rsid w:val="00793353"/>
    <w:rsid w:val="007938B5"/>
    <w:rsid w:val="00793C27"/>
    <w:rsid w:val="007943A2"/>
    <w:rsid w:val="00795100"/>
    <w:rsid w:val="007953E7"/>
    <w:rsid w:val="0079562B"/>
    <w:rsid w:val="00795BDC"/>
    <w:rsid w:val="00795D65"/>
    <w:rsid w:val="00795F19"/>
    <w:rsid w:val="00796486"/>
    <w:rsid w:val="00797674"/>
    <w:rsid w:val="007A1228"/>
    <w:rsid w:val="007A1CF2"/>
    <w:rsid w:val="007A1EB7"/>
    <w:rsid w:val="007A2B83"/>
    <w:rsid w:val="007A38E1"/>
    <w:rsid w:val="007A39CE"/>
    <w:rsid w:val="007A3E6F"/>
    <w:rsid w:val="007A46CB"/>
    <w:rsid w:val="007A4E36"/>
    <w:rsid w:val="007A51B9"/>
    <w:rsid w:val="007A56AA"/>
    <w:rsid w:val="007A56D9"/>
    <w:rsid w:val="007A59F1"/>
    <w:rsid w:val="007A5BD7"/>
    <w:rsid w:val="007A620B"/>
    <w:rsid w:val="007A7E17"/>
    <w:rsid w:val="007B08B3"/>
    <w:rsid w:val="007B08F6"/>
    <w:rsid w:val="007B18C1"/>
    <w:rsid w:val="007B257E"/>
    <w:rsid w:val="007B2D5E"/>
    <w:rsid w:val="007B35C5"/>
    <w:rsid w:val="007B3CC0"/>
    <w:rsid w:val="007B5972"/>
    <w:rsid w:val="007B5B60"/>
    <w:rsid w:val="007B5C8C"/>
    <w:rsid w:val="007B631A"/>
    <w:rsid w:val="007B67E7"/>
    <w:rsid w:val="007B7595"/>
    <w:rsid w:val="007C0929"/>
    <w:rsid w:val="007C11DA"/>
    <w:rsid w:val="007C129E"/>
    <w:rsid w:val="007C1431"/>
    <w:rsid w:val="007C1D57"/>
    <w:rsid w:val="007C2593"/>
    <w:rsid w:val="007C2EA2"/>
    <w:rsid w:val="007C3B3E"/>
    <w:rsid w:val="007C3F80"/>
    <w:rsid w:val="007C4107"/>
    <w:rsid w:val="007C4621"/>
    <w:rsid w:val="007C5417"/>
    <w:rsid w:val="007C5740"/>
    <w:rsid w:val="007C5F05"/>
    <w:rsid w:val="007C6E8D"/>
    <w:rsid w:val="007C7141"/>
    <w:rsid w:val="007C7E4E"/>
    <w:rsid w:val="007D0360"/>
    <w:rsid w:val="007D1A5D"/>
    <w:rsid w:val="007D1C13"/>
    <w:rsid w:val="007D2790"/>
    <w:rsid w:val="007D2B89"/>
    <w:rsid w:val="007D2BC7"/>
    <w:rsid w:val="007D3574"/>
    <w:rsid w:val="007D37AD"/>
    <w:rsid w:val="007D3EF4"/>
    <w:rsid w:val="007D42BB"/>
    <w:rsid w:val="007D4BDB"/>
    <w:rsid w:val="007D595E"/>
    <w:rsid w:val="007D62D9"/>
    <w:rsid w:val="007D6678"/>
    <w:rsid w:val="007D6E1F"/>
    <w:rsid w:val="007D7711"/>
    <w:rsid w:val="007E0381"/>
    <w:rsid w:val="007E0F05"/>
    <w:rsid w:val="007E10CB"/>
    <w:rsid w:val="007E1A9C"/>
    <w:rsid w:val="007E1DFA"/>
    <w:rsid w:val="007E1EE6"/>
    <w:rsid w:val="007E27A2"/>
    <w:rsid w:val="007E3B52"/>
    <w:rsid w:val="007E7072"/>
    <w:rsid w:val="007E7453"/>
    <w:rsid w:val="007F0692"/>
    <w:rsid w:val="007F1176"/>
    <w:rsid w:val="007F16F7"/>
    <w:rsid w:val="007F1718"/>
    <w:rsid w:val="007F200C"/>
    <w:rsid w:val="007F334C"/>
    <w:rsid w:val="007F36DB"/>
    <w:rsid w:val="007F36F6"/>
    <w:rsid w:val="007F3963"/>
    <w:rsid w:val="007F3FE0"/>
    <w:rsid w:val="007F435A"/>
    <w:rsid w:val="007F45CE"/>
    <w:rsid w:val="007F4CB4"/>
    <w:rsid w:val="007F4D67"/>
    <w:rsid w:val="007F50F6"/>
    <w:rsid w:val="007F5154"/>
    <w:rsid w:val="007F52C8"/>
    <w:rsid w:val="007F53E0"/>
    <w:rsid w:val="007F5776"/>
    <w:rsid w:val="007F6505"/>
    <w:rsid w:val="007F6C8B"/>
    <w:rsid w:val="007F7285"/>
    <w:rsid w:val="007F736F"/>
    <w:rsid w:val="007F73B9"/>
    <w:rsid w:val="007F73D7"/>
    <w:rsid w:val="0080041D"/>
    <w:rsid w:val="0080062F"/>
    <w:rsid w:val="00800753"/>
    <w:rsid w:val="00800EFB"/>
    <w:rsid w:val="0080158D"/>
    <w:rsid w:val="008020B7"/>
    <w:rsid w:val="00803801"/>
    <w:rsid w:val="0080399A"/>
    <w:rsid w:val="00803EFD"/>
    <w:rsid w:val="0080497B"/>
    <w:rsid w:val="00804F73"/>
    <w:rsid w:val="00805209"/>
    <w:rsid w:val="00805E25"/>
    <w:rsid w:val="0080639E"/>
    <w:rsid w:val="008064A7"/>
    <w:rsid w:val="0080697E"/>
    <w:rsid w:val="00806A6A"/>
    <w:rsid w:val="008079BB"/>
    <w:rsid w:val="00810481"/>
    <w:rsid w:val="00810E23"/>
    <w:rsid w:val="00811894"/>
    <w:rsid w:val="00812376"/>
    <w:rsid w:val="00813045"/>
    <w:rsid w:val="0081313E"/>
    <w:rsid w:val="00813C60"/>
    <w:rsid w:val="0081583F"/>
    <w:rsid w:val="00816284"/>
    <w:rsid w:val="008167FF"/>
    <w:rsid w:val="00816B8B"/>
    <w:rsid w:val="0082016E"/>
    <w:rsid w:val="00822539"/>
    <w:rsid w:val="00822644"/>
    <w:rsid w:val="008228CE"/>
    <w:rsid w:val="00822B9C"/>
    <w:rsid w:val="00823D0F"/>
    <w:rsid w:val="00823F5D"/>
    <w:rsid w:val="00824079"/>
    <w:rsid w:val="008247B0"/>
    <w:rsid w:val="00824922"/>
    <w:rsid w:val="00824ADB"/>
    <w:rsid w:val="008253C4"/>
    <w:rsid w:val="0082582D"/>
    <w:rsid w:val="00825ABC"/>
    <w:rsid w:val="00826F64"/>
    <w:rsid w:val="00827A82"/>
    <w:rsid w:val="00827CE2"/>
    <w:rsid w:val="00830682"/>
    <w:rsid w:val="0083078E"/>
    <w:rsid w:val="00830AAB"/>
    <w:rsid w:val="00830BCA"/>
    <w:rsid w:val="008310BD"/>
    <w:rsid w:val="00832131"/>
    <w:rsid w:val="00832BF4"/>
    <w:rsid w:val="00832DC7"/>
    <w:rsid w:val="00832FD6"/>
    <w:rsid w:val="0083355B"/>
    <w:rsid w:val="00833F07"/>
    <w:rsid w:val="00834065"/>
    <w:rsid w:val="0083496A"/>
    <w:rsid w:val="00834BF4"/>
    <w:rsid w:val="00834E2D"/>
    <w:rsid w:val="008355EF"/>
    <w:rsid w:val="00835E1D"/>
    <w:rsid w:val="00835E78"/>
    <w:rsid w:val="00836953"/>
    <w:rsid w:val="00840A88"/>
    <w:rsid w:val="00840E78"/>
    <w:rsid w:val="00841647"/>
    <w:rsid w:val="00841831"/>
    <w:rsid w:val="00843208"/>
    <w:rsid w:val="008450BD"/>
    <w:rsid w:val="00845824"/>
    <w:rsid w:val="00845CDB"/>
    <w:rsid w:val="0084639F"/>
    <w:rsid w:val="00847847"/>
    <w:rsid w:val="00847D91"/>
    <w:rsid w:val="0085018F"/>
    <w:rsid w:val="00850362"/>
    <w:rsid w:val="0085085F"/>
    <w:rsid w:val="008509EE"/>
    <w:rsid w:val="00850EC6"/>
    <w:rsid w:val="0085125A"/>
    <w:rsid w:val="008515A1"/>
    <w:rsid w:val="00852210"/>
    <w:rsid w:val="0085297C"/>
    <w:rsid w:val="00852A1D"/>
    <w:rsid w:val="00852B05"/>
    <w:rsid w:val="00852C4F"/>
    <w:rsid w:val="008531D1"/>
    <w:rsid w:val="00853433"/>
    <w:rsid w:val="008539C8"/>
    <w:rsid w:val="00853B7D"/>
    <w:rsid w:val="00853C25"/>
    <w:rsid w:val="00853D32"/>
    <w:rsid w:val="00854169"/>
    <w:rsid w:val="008542D2"/>
    <w:rsid w:val="00854362"/>
    <w:rsid w:val="00854A62"/>
    <w:rsid w:val="00854B10"/>
    <w:rsid w:val="00854CD1"/>
    <w:rsid w:val="00855121"/>
    <w:rsid w:val="00855AD5"/>
    <w:rsid w:val="00855C24"/>
    <w:rsid w:val="00855CB7"/>
    <w:rsid w:val="00856054"/>
    <w:rsid w:val="00856137"/>
    <w:rsid w:val="008564D1"/>
    <w:rsid w:val="0085684D"/>
    <w:rsid w:val="008570AC"/>
    <w:rsid w:val="00857AD4"/>
    <w:rsid w:val="00857C62"/>
    <w:rsid w:val="00857DAC"/>
    <w:rsid w:val="00860BB3"/>
    <w:rsid w:val="00860F4F"/>
    <w:rsid w:val="008612A3"/>
    <w:rsid w:val="00861FC9"/>
    <w:rsid w:val="00862807"/>
    <w:rsid w:val="00863F88"/>
    <w:rsid w:val="00864940"/>
    <w:rsid w:val="00865054"/>
    <w:rsid w:val="00865145"/>
    <w:rsid w:val="00865579"/>
    <w:rsid w:val="0086583D"/>
    <w:rsid w:val="008661AE"/>
    <w:rsid w:val="00866D1A"/>
    <w:rsid w:val="00866FE9"/>
    <w:rsid w:val="00867696"/>
    <w:rsid w:val="0086776C"/>
    <w:rsid w:val="0086792B"/>
    <w:rsid w:val="0087002E"/>
    <w:rsid w:val="0087104D"/>
    <w:rsid w:val="00871A00"/>
    <w:rsid w:val="00871E4B"/>
    <w:rsid w:val="00871E68"/>
    <w:rsid w:val="0087204C"/>
    <w:rsid w:val="008727BC"/>
    <w:rsid w:val="00873016"/>
    <w:rsid w:val="00873A6B"/>
    <w:rsid w:val="00873E22"/>
    <w:rsid w:val="008740BA"/>
    <w:rsid w:val="008743A4"/>
    <w:rsid w:val="008746F0"/>
    <w:rsid w:val="00874BE4"/>
    <w:rsid w:val="00875154"/>
    <w:rsid w:val="008755FB"/>
    <w:rsid w:val="0087619F"/>
    <w:rsid w:val="00876EFD"/>
    <w:rsid w:val="008771D3"/>
    <w:rsid w:val="0087721B"/>
    <w:rsid w:val="0087748A"/>
    <w:rsid w:val="0087759E"/>
    <w:rsid w:val="008775DA"/>
    <w:rsid w:val="00877802"/>
    <w:rsid w:val="008778AE"/>
    <w:rsid w:val="00880099"/>
    <w:rsid w:val="008806BE"/>
    <w:rsid w:val="00880F19"/>
    <w:rsid w:val="00880FED"/>
    <w:rsid w:val="00881002"/>
    <w:rsid w:val="00881A4A"/>
    <w:rsid w:val="00881D3D"/>
    <w:rsid w:val="0088301C"/>
    <w:rsid w:val="00883E14"/>
    <w:rsid w:val="00884813"/>
    <w:rsid w:val="00884BFF"/>
    <w:rsid w:val="008853F9"/>
    <w:rsid w:val="00885606"/>
    <w:rsid w:val="0088571F"/>
    <w:rsid w:val="008858AC"/>
    <w:rsid w:val="00885AB3"/>
    <w:rsid w:val="00886371"/>
    <w:rsid w:val="00886946"/>
    <w:rsid w:val="008869F6"/>
    <w:rsid w:val="00887942"/>
    <w:rsid w:val="00890458"/>
    <w:rsid w:val="008913F8"/>
    <w:rsid w:val="0089146E"/>
    <w:rsid w:val="00892441"/>
    <w:rsid w:val="0089383C"/>
    <w:rsid w:val="00893C49"/>
    <w:rsid w:val="00894191"/>
    <w:rsid w:val="0089448B"/>
    <w:rsid w:val="00894616"/>
    <w:rsid w:val="00894990"/>
    <w:rsid w:val="008949B4"/>
    <w:rsid w:val="00895C20"/>
    <w:rsid w:val="00895CFB"/>
    <w:rsid w:val="00896567"/>
    <w:rsid w:val="0089687C"/>
    <w:rsid w:val="008969C6"/>
    <w:rsid w:val="00897367"/>
    <w:rsid w:val="008A0098"/>
    <w:rsid w:val="008A05A4"/>
    <w:rsid w:val="008A0A42"/>
    <w:rsid w:val="008A0A4E"/>
    <w:rsid w:val="008A27F3"/>
    <w:rsid w:val="008A2A1E"/>
    <w:rsid w:val="008A3385"/>
    <w:rsid w:val="008A3E35"/>
    <w:rsid w:val="008A42C9"/>
    <w:rsid w:val="008A464D"/>
    <w:rsid w:val="008A489A"/>
    <w:rsid w:val="008A48F2"/>
    <w:rsid w:val="008A4988"/>
    <w:rsid w:val="008A49EB"/>
    <w:rsid w:val="008A4AEF"/>
    <w:rsid w:val="008A5548"/>
    <w:rsid w:val="008A576C"/>
    <w:rsid w:val="008A5B31"/>
    <w:rsid w:val="008A6AB2"/>
    <w:rsid w:val="008A6CAF"/>
    <w:rsid w:val="008A6D56"/>
    <w:rsid w:val="008A79DC"/>
    <w:rsid w:val="008A7B86"/>
    <w:rsid w:val="008B0534"/>
    <w:rsid w:val="008B08EA"/>
    <w:rsid w:val="008B099D"/>
    <w:rsid w:val="008B10E5"/>
    <w:rsid w:val="008B1A1C"/>
    <w:rsid w:val="008B1D27"/>
    <w:rsid w:val="008B1F41"/>
    <w:rsid w:val="008B225E"/>
    <w:rsid w:val="008B252A"/>
    <w:rsid w:val="008B29D6"/>
    <w:rsid w:val="008B2AE5"/>
    <w:rsid w:val="008B420B"/>
    <w:rsid w:val="008B4F3B"/>
    <w:rsid w:val="008B4FB9"/>
    <w:rsid w:val="008B530E"/>
    <w:rsid w:val="008B5DC6"/>
    <w:rsid w:val="008B60E1"/>
    <w:rsid w:val="008B648A"/>
    <w:rsid w:val="008B654F"/>
    <w:rsid w:val="008B73D8"/>
    <w:rsid w:val="008B7BB0"/>
    <w:rsid w:val="008C09D1"/>
    <w:rsid w:val="008C10E6"/>
    <w:rsid w:val="008C12F3"/>
    <w:rsid w:val="008C1769"/>
    <w:rsid w:val="008C2498"/>
    <w:rsid w:val="008C31FC"/>
    <w:rsid w:val="008C428A"/>
    <w:rsid w:val="008C445A"/>
    <w:rsid w:val="008C4BC6"/>
    <w:rsid w:val="008C4DE4"/>
    <w:rsid w:val="008C4F90"/>
    <w:rsid w:val="008C5C0F"/>
    <w:rsid w:val="008C61ED"/>
    <w:rsid w:val="008C657B"/>
    <w:rsid w:val="008C7205"/>
    <w:rsid w:val="008D0522"/>
    <w:rsid w:val="008D1838"/>
    <w:rsid w:val="008D1DF4"/>
    <w:rsid w:val="008D1FDD"/>
    <w:rsid w:val="008D2517"/>
    <w:rsid w:val="008D2B0A"/>
    <w:rsid w:val="008D2D6D"/>
    <w:rsid w:val="008D3114"/>
    <w:rsid w:val="008D3334"/>
    <w:rsid w:val="008D3E5A"/>
    <w:rsid w:val="008D424D"/>
    <w:rsid w:val="008D51BC"/>
    <w:rsid w:val="008D52A5"/>
    <w:rsid w:val="008D5C8B"/>
    <w:rsid w:val="008D5EBB"/>
    <w:rsid w:val="008D5F12"/>
    <w:rsid w:val="008D61D4"/>
    <w:rsid w:val="008D67C9"/>
    <w:rsid w:val="008D6D51"/>
    <w:rsid w:val="008D6DF0"/>
    <w:rsid w:val="008D6E72"/>
    <w:rsid w:val="008D70B6"/>
    <w:rsid w:val="008D7456"/>
    <w:rsid w:val="008D790E"/>
    <w:rsid w:val="008D7D1E"/>
    <w:rsid w:val="008E004E"/>
    <w:rsid w:val="008E069E"/>
    <w:rsid w:val="008E06F4"/>
    <w:rsid w:val="008E15F5"/>
    <w:rsid w:val="008E16A3"/>
    <w:rsid w:val="008E16E9"/>
    <w:rsid w:val="008E1D14"/>
    <w:rsid w:val="008E2081"/>
    <w:rsid w:val="008E2588"/>
    <w:rsid w:val="008E2B3C"/>
    <w:rsid w:val="008E308B"/>
    <w:rsid w:val="008E373F"/>
    <w:rsid w:val="008E39FB"/>
    <w:rsid w:val="008E4022"/>
    <w:rsid w:val="008E4DEA"/>
    <w:rsid w:val="008E5076"/>
    <w:rsid w:val="008E535A"/>
    <w:rsid w:val="008E56BA"/>
    <w:rsid w:val="008E578E"/>
    <w:rsid w:val="008E57E9"/>
    <w:rsid w:val="008E642E"/>
    <w:rsid w:val="008E691B"/>
    <w:rsid w:val="008E6A50"/>
    <w:rsid w:val="008E7901"/>
    <w:rsid w:val="008E7F48"/>
    <w:rsid w:val="008F0631"/>
    <w:rsid w:val="008F14EF"/>
    <w:rsid w:val="008F2A56"/>
    <w:rsid w:val="008F4537"/>
    <w:rsid w:val="008F480D"/>
    <w:rsid w:val="008F4BC7"/>
    <w:rsid w:val="008F51D6"/>
    <w:rsid w:val="008F5391"/>
    <w:rsid w:val="008F5406"/>
    <w:rsid w:val="008F5B49"/>
    <w:rsid w:val="008F5FB5"/>
    <w:rsid w:val="008F61E6"/>
    <w:rsid w:val="008F62BB"/>
    <w:rsid w:val="008F6498"/>
    <w:rsid w:val="008F6FFA"/>
    <w:rsid w:val="008F7742"/>
    <w:rsid w:val="008F774E"/>
    <w:rsid w:val="008F7773"/>
    <w:rsid w:val="008F7AED"/>
    <w:rsid w:val="008F7E6E"/>
    <w:rsid w:val="00900510"/>
    <w:rsid w:val="00900550"/>
    <w:rsid w:val="00900690"/>
    <w:rsid w:val="00900CCA"/>
    <w:rsid w:val="00900E94"/>
    <w:rsid w:val="00901C1A"/>
    <w:rsid w:val="00901D76"/>
    <w:rsid w:val="009020B7"/>
    <w:rsid w:val="00902471"/>
    <w:rsid w:val="009035D6"/>
    <w:rsid w:val="009042C0"/>
    <w:rsid w:val="009042EE"/>
    <w:rsid w:val="00905522"/>
    <w:rsid w:val="009059EE"/>
    <w:rsid w:val="009066AB"/>
    <w:rsid w:val="00906ADE"/>
    <w:rsid w:val="0090765C"/>
    <w:rsid w:val="009076D5"/>
    <w:rsid w:val="00907A10"/>
    <w:rsid w:val="009100BD"/>
    <w:rsid w:val="0091081A"/>
    <w:rsid w:val="0091090B"/>
    <w:rsid w:val="00910935"/>
    <w:rsid w:val="0091097E"/>
    <w:rsid w:val="00910A08"/>
    <w:rsid w:val="0091296A"/>
    <w:rsid w:val="00912FE7"/>
    <w:rsid w:val="00913C2A"/>
    <w:rsid w:val="00915406"/>
    <w:rsid w:val="00916AFE"/>
    <w:rsid w:val="009174C7"/>
    <w:rsid w:val="0092062B"/>
    <w:rsid w:val="00922131"/>
    <w:rsid w:val="00922993"/>
    <w:rsid w:val="00922C93"/>
    <w:rsid w:val="00922E18"/>
    <w:rsid w:val="009232AC"/>
    <w:rsid w:val="009235E0"/>
    <w:rsid w:val="00923A7E"/>
    <w:rsid w:val="00924540"/>
    <w:rsid w:val="009250B0"/>
    <w:rsid w:val="00925477"/>
    <w:rsid w:val="00925D5D"/>
    <w:rsid w:val="00925FB2"/>
    <w:rsid w:val="00926CED"/>
    <w:rsid w:val="00927252"/>
    <w:rsid w:val="009278F7"/>
    <w:rsid w:val="00927D11"/>
    <w:rsid w:val="00927EC5"/>
    <w:rsid w:val="00930C65"/>
    <w:rsid w:val="00931E0F"/>
    <w:rsid w:val="00932834"/>
    <w:rsid w:val="009329F2"/>
    <w:rsid w:val="00932D3B"/>
    <w:rsid w:val="00933C97"/>
    <w:rsid w:val="009347AB"/>
    <w:rsid w:val="00934955"/>
    <w:rsid w:val="009355CC"/>
    <w:rsid w:val="00936265"/>
    <w:rsid w:val="0093693C"/>
    <w:rsid w:val="00936BA5"/>
    <w:rsid w:val="00936D8A"/>
    <w:rsid w:val="00936E2B"/>
    <w:rsid w:val="00937454"/>
    <w:rsid w:val="00937E5D"/>
    <w:rsid w:val="00940711"/>
    <w:rsid w:val="00940D7E"/>
    <w:rsid w:val="00942462"/>
    <w:rsid w:val="009427FD"/>
    <w:rsid w:val="00942951"/>
    <w:rsid w:val="00942B9E"/>
    <w:rsid w:val="0094391E"/>
    <w:rsid w:val="0094397A"/>
    <w:rsid w:val="00943C11"/>
    <w:rsid w:val="00945517"/>
    <w:rsid w:val="0094607C"/>
    <w:rsid w:val="00946ACD"/>
    <w:rsid w:val="009473B7"/>
    <w:rsid w:val="00950B6A"/>
    <w:rsid w:val="00953952"/>
    <w:rsid w:val="00953B1C"/>
    <w:rsid w:val="00954085"/>
    <w:rsid w:val="00954500"/>
    <w:rsid w:val="00954F54"/>
    <w:rsid w:val="00955650"/>
    <w:rsid w:val="00956DEA"/>
    <w:rsid w:val="00956F43"/>
    <w:rsid w:val="0096030D"/>
    <w:rsid w:val="009606FA"/>
    <w:rsid w:val="00960BDD"/>
    <w:rsid w:val="00960FF3"/>
    <w:rsid w:val="0096118D"/>
    <w:rsid w:val="009614BB"/>
    <w:rsid w:val="009614D2"/>
    <w:rsid w:val="0096173B"/>
    <w:rsid w:val="00961758"/>
    <w:rsid w:val="0096253E"/>
    <w:rsid w:val="00962A9B"/>
    <w:rsid w:val="00962B36"/>
    <w:rsid w:val="009638DB"/>
    <w:rsid w:val="00963949"/>
    <w:rsid w:val="00963ADA"/>
    <w:rsid w:val="00963F61"/>
    <w:rsid w:val="009641C1"/>
    <w:rsid w:val="00964331"/>
    <w:rsid w:val="00964712"/>
    <w:rsid w:val="00964D9F"/>
    <w:rsid w:val="00965376"/>
    <w:rsid w:val="00965546"/>
    <w:rsid w:val="009667B8"/>
    <w:rsid w:val="00966BD7"/>
    <w:rsid w:val="00966D9B"/>
    <w:rsid w:val="0096766C"/>
    <w:rsid w:val="0097021D"/>
    <w:rsid w:val="0097076F"/>
    <w:rsid w:val="00970863"/>
    <w:rsid w:val="00970CD4"/>
    <w:rsid w:val="009715BB"/>
    <w:rsid w:val="009715D2"/>
    <w:rsid w:val="00971BFB"/>
    <w:rsid w:val="00971E59"/>
    <w:rsid w:val="0097209C"/>
    <w:rsid w:val="00972488"/>
    <w:rsid w:val="009724B8"/>
    <w:rsid w:val="009733AD"/>
    <w:rsid w:val="00973A68"/>
    <w:rsid w:val="00973C35"/>
    <w:rsid w:val="009743A3"/>
    <w:rsid w:val="00974839"/>
    <w:rsid w:val="0097491F"/>
    <w:rsid w:val="0097511C"/>
    <w:rsid w:val="00976397"/>
    <w:rsid w:val="009769EE"/>
    <w:rsid w:val="00977462"/>
    <w:rsid w:val="00977E79"/>
    <w:rsid w:val="00980A6B"/>
    <w:rsid w:val="00980D62"/>
    <w:rsid w:val="00980D71"/>
    <w:rsid w:val="00981288"/>
    <w:rsid w:val="009812CE"/>
    <w:rsid w:val="00982716"/>
    <w:rsid w:val="009838D2"/>
    <w:rsid w:val="00983E78"/>
    <w:rsid w:val="00984269"/>
    <w:rsid w:val="00984437"/>
    <w:rsid w:val="00984ACA"/>
    <w:rsid w:val="00984C86"/>
    <w:rsid w:val="00985047"/>
    <w:rsid w:val="009859B3"/>
    <w:rsid w:val="009859C1"/>
    <w:rsid w:val="00985BDC"/>
    <w:rsid w:val="00985CA7"/>
    <w:rsid w:val="00986609"/>
    <w:rsid w:val="00986D12"/>
    <w:rsid w:val="0098782A"/>
    <w:rsid w:val="00987B50"/>
    <w:rsid w:val="009902A8"/>
    <w:rsid w:val="009908A9"/>
    <w:rsid w:val="00991475"/>
    <w:rsid w:val="00992A82"/>
    <w:rsid w:val="00992B28"/>
    <w:rsid w:val="00992D69"/>
    <w:rsid w:val="00992F88"/>
    <w:rsid w:val="00993752"/>
    <w:rsid w:val="00995C0B"/>
    <w:rsid w:val="00995F5B"/>
    <w:rsid w:val="0099613A"/>
    <w:rsid w:val="009969BF"/>
    <w:rsid w:val="00996B09"/>
    <w:rsid w:val="00997332"/>
    <w:rsid w:val="00997BD3"/>
    <w:rsid w:val="00997DF9"/>
    <w:rsid w:val="009A0396"/>
    <w:rsid w:val="009A04B7"/>
    <w:rsid w:val="009A0554"/>
    <w:rsid w:val="009A0636"/>
    <w:rsid w:val="009A067C"/>
    <w:rsid w:val="009A0717"/>
    <w:rsid w:val="009A08C0"/>
    <w:rsid w:val="009A11D7"/>
    <w:rsid w:val="009A181B"/>
    <w:rsid w:val="009A1EB7"/>
    <w:rsid w:val="009A1FC2"/>
    <w:rsid w:val="009A23DE"/>
    <w:rsid w:val="009A2AFA"/>
    <w:rsid w:val="009A2F67"/>
    <w:rsid w:val="009A382E"/>
    <w:rsid w:val="009A3ECB"/>
    <w:rsid w:val="009A3F90"/>
    <w:rsid w:val="009A410C"/>
    <w:rsid w:val="009A476A"/>
    <w:rsid w:val="009A4B87"/>
    <w:rsid w:val="009A4CD0"/>
    <w:rsid w:val="009A4F54"/>
    <w:rsid w:val="009A5947"/>
    <w:rsid w:val="009A6300"/>
    <w:rsid w:val="009A6369"/>
    <w:rsid w:val="009A67F4"/>
    <w:rsid w:val="009A6F77"/>
    <w:rsid w:val="009A71A7"/>
    <w:rsid w:val="009A73CD"/>
    <w:rsid w:val="009A7500"/>
    <w:rsid w:val="009A7A5A"/>
    <w:rsid w:val="009B035D"/>
    <w:rsid w:val="009B0842"/>
    <w:rsid w:val="009B2C82"/>
    <w:rsid w:val="009B2E2D"/>
    <w:rsid w:val="009B3122"/>
    <w:rsid w:val="009B31C3"/>
    <w:rsid w:val="009B3BE4"/>
    <w:rsid w:val="009B4536"/>
    <w:rsid w:val="009B56D2"/>
    <w:rsid w:val="009B58F1"/>
    <w:rsid w:val="009B603B"/>
    <w:rsid w:val="009B7013"/>
    <w:rsid w:val="009B7C0D"/>
    <w:rsid w:val="009B7F56"/>
    <w:rsid w:val="009C0178"/>
    <w:rsid w:val="009C0F7A"/>
    <w:rsid w:val="009C20B1"/>
    <w:rsid w:val="009C2B12"/>
    <w:rsid w:val="009C328F"/>
    <w:rsid w:val="009C3D19"/>
    <w:rsid w:val="009C4F14"/>
    <w:rsid w:val="009C5799"/>
    <w:rsid w:val="009C7037"/>
    <w:rsid w:val="009C7565"/>
    <w:rsid w:val="009C75E5"/>
    <w:rsid w:val="009C7679"/>
    <w:rsid w:val="009D1D06"/>
    <w:rsid w:val="009D2330"/>
    <w:rsid w:val="009D3057"/>
    <w:rsid w:val="009D36F1"/>
    <w:rsid w:val="009D458C"/>
    <w:rsid w:val="009D4D50"/>
    <w:rsid w:val="009D4F03"/>
    <w:rsid w:val="009D5B51"/>
    <w:rsid w:val="009D6067"/>
    <w:rsid w:val="009D6171"/>
    <w:rsid w:val="009D67DA"/>
    <w:rsid w:val="009D6A16"/>
    <w:rsid w:val="009D766D"/>
    <w:rsid w:val="009D7DFC"/>
    <w:rsid w:val="009E109F"/>
    <w:rsid w:val="009E1F8A"/>
    <w:rsid w:val="009E2549"/>
    <w:rsid w:val="009E32E2"/>
    <w:rsid w:val="009E36C1"/>
    <w:rsid w:val="009E3946"/>
    <w:rsid w:val="009E3B51"/>
    <w:rsid w:val="009E3F55"/>
    <w:rsid w:val="009E5946"/>
    <w:rsid w:val="009E6621"/>
    <w:rsid w:val="009E6AAB"/>
    <w:rsid w:val="009E6D60"/>
    <w:rsid w:val="009E7123"/>
    <w:rsid w:val="009E7781"/>
    <w:rsid w:val="009E7D0B"/>
    <w:rsid w:val="009E7EE3"/>
    <w:rsid w:val="009F01F7"/>
    <w:rsid w:val="009F065D"/>
    <w:rsid w:val="009F0984"/>
    <w:rsid w:val="009F1272"/>
    <w:rsid w:val="009F1429"/>
    <w:rsid w:val="009F1606"/>
    <w:rsid w:val="009F2146"/>
    <w:rsid w:val="009F332E"/>
    <w:rsid w:val="009F3C9B"/>
    <w:rsid w:val="009F3E98"/>
    <w:rsid w:val="009F5184"/>
    <w:rsid w:val="009F67C7"/>
    <w:rsid w:val="009F6AAC"/>
    <w:rsid w:val="009F74CA"/>
    <w:rsid w:val="00A003E1"/>
    <w:rsid w:val="00A004B2"/>
    <w:rsid w:val="00A0055E"/>
    <w:rsid w:val="00A00596"/>
    <w:rsid w:val="00A0070D"/>
    <w:rsid w:val="00A00762"/>
    <w:rsid w:val="00A016AB"/>
    <w:rsid w:val="00A01831"/>
    <w:rsid w:val="00A01C9A"/>
    <w:rsid w:val="00A0206A"/>
    <w:rsid w:val="00A02102"/>
    <w:rsid w:val="00A02A1F"/>
    <w:rsid w:val="00A052BF"/>
    <w:rsid w:val="00A0531B"/>
    <w:rsid w:val="00A07488"/>
    <w:rsid w:val="00A075D1"/>
    <w:rsid w:val="00A07EF0"/>
    <w:rsid w:val="00A1090F"/>
    <w:rsid w:val="00A10C47"/>
    <w:rsid w:val="00A11146"/>
    <w:rsid w:val="00A11970"/>
    <w:rsid w:val="00A12A48"/>
    <w:rsid w:val="00A12F54"/>
    <w:rsid w:val="00A13536"/>
    <w:rsid w:val="00A13896"/>
    <w:rsid w:val="00A13932"/>
    <w:rsid w:val="00A13B01"/>
    <w:rsid w:val="00A13BEB"/>
    <w:rsid w:val="00A14316"/>
    <w:rsid w:val="00A1460D"/>
    <w:rsid w:val="00A14818"/>
    <w:rsid w:val="00A14A2E"/>
    <w:rsid w:val="00A14E42"/>
    <w:rsid w:val="00A1507A"/>
    <w:rsid w:val="00A151B8"/>
    <w:rsid w:val="00A160FE"/>
    <w:rsid w:val="00A16EFA"/>
    <w:rsid w:val="00A175FB"/>
    <w:rsid w:val="00A207CA"/>
    <w:rsid w:val="00A212CE"/>
    <w:rsid w:val="00A21690"/>
    <w:rsid w:val="00A21A81"/>
    <w:rsid w:val="00A21A91"/>
    <w:rsid w:val="00A21EE7"/>
    <w:rsid w:val="00A222A5"/>
    <w:rsid w:val="00A2249B"/>
    <w:rsid w:val="00A24744"/>
    <w:rsid w:val="00A254DE"/>
    <w:rsid w:val="00A25681"/>
    <w:rsid w:val="00A25970"/>
    <w:rsid w:val="00A25EA4"/>
    <w:rsid w:val="00A262A8"/>
    <w:rsid w:val="00A262AF"/>
    <w:rsid w:val="00A26C57"/>
    <w:rsid w:val="00A275DA"/>
    <w:rsid w:val="00A278FA"/>
    <w:rsid w:val="00A2790E"/>
    <w:rsid w:val="00A27FA5"/>
    <w:rsid w:val="00A304F7"/>
    <w:rsid w:val="00A30D60"/>
    <w:rsid w:val="00A314AF"/>
    <w:rsid w:val="00A31900"/>
    <w:rsid w:val="00A31968"/>
    <w:rsid w:val="00A32176"/>
    <w:rsid w:val="00A32565"/>
    <w:rsid w:val="00A3256B"/>
    <w:rsid w:val="00A32860"/>
    <w:rsid w:val="00A328DD"/>
    <w:rsid w:val="00A32950"/>
    <w:rsid w:val="00A332BE"/>
    <w:rsid w:val="00A33F76"/>
    <w:rsid w:val="00A34898"/>
    <w:rsid w:val="00A34AA2"/>
    <w:rsid w:val="00A3530C"/>
    <w:rsid w:val="00A354FC"/>
    <w:rsid w:val="00A35515"/>
    <w:rsid w:val="00A36049"/>
    <w:rsid w:val="00A36491"/>
    <w:rsid w:val="00A37252"/>
    <w:rsid w:val="00A37930"/>
    <w:rsid w:val="00A37A7C"/>
    <w:rsid w:val="00A404C2"/>
    <w:rsid w:val="00A40626"/>
    <w:rsid w:val="00A40DF5"/>
    <w:rsid w:val="00A416B6"/>
    <w:rsid w:val="00A41B1F"/>
    <w:rsid w:val="00A41E22"/>
    <w:rsid w:val="00A4293F"/>
    <w:rsid w:val="00A42998"/>
    <w:rsid w:val="00A42A59"/>
    <w:rsid w:val="00A42F0D"/>
    <w:rsid w:val="00A42FC2"/>
    <w:rsid w:val="00A432AA"/>
    <w:rsid w:val="00A4357D"/>
    <w:rsid w:val="00A43AC0"/>
    <w:rsid w:val="00A43D48"/>
    <w:rsid w:val="00A444C7"/>
    <w:rsid w:val="00A4456B"/>
    <w:rsid w:val="00A46F3D"/>
    <w:rsid w:val="00A4761B"/>
    <w:rsid w:val="00A479A1"/>
    <w:rsid w:val="00A47B5E"/>
    <w:rsid w:val="00A47C02"/>
    <w:rsid w:val="00A47DDA"/>
    <w:rsid w:val="00A47FD3"/>
    <w:rsid w:val="00A51C2F"/>
    <w:rsid w:val="00A51E02"/>
    <w:rsid w:val="00A51EAB"/>
    <w:rsid w:val="00A53D6D"/>
    <w:rsid w:val="00A54194"/>
    <w:rsid w:val="00A55CF7"/>
    <w:rsid w:val="00A56030"/>
    <w:rsid w:val="00A5610B"/>
    <w:rsid w:val="00A56123"/>
    <w:rsid w:val="00A56449"/>
    <w:rsid w:val="00A56665"/>
    <w:rsid w:val="00A567D9"/>
    <w:rsid w:val="00A5793C"/>
    <w:rsid w:val="00A57B38"/>
    <w:rsid w:val="00A6001E"/>
    <w:rsid w:val="00A6096C"/>
    <w:rsid w:val="00A609D3"/>
    <w:rsid w:val="00A61157"/>
    <w:rsid w:val="00A61270"/>
    <w:rsid w:val="00A61F9D"/>
    <w:rsid w:val="00A62AE4"/>
    <w:rsid w:val="00A63185"/>
    <w:rsid w:val="00A63EDE"/>
    <w:rsid w:val="00A646FE"/>
    <w:rsid w:val="00A64B92"/>
    <w:rsid w:val="00A653BD"/>
    <w:rsid w:val="00A659BD"/>
    <w:rsid w:val="00A65D3B"/>
    <w:rsid w:val="00A65D8C"/>
    <w:rsid w:val="00A65E0A"/>
    <w:rsid w:val="00A662A4"/>
    <w:rsid w:val="00A66C81"/>
    <w:rsid w:val="00A67140"/>
    <w:rsid w:val="00A6792B"/>
    <w:rsid w:val="00A67F25"/>
    <w:rsid w:val="00A702D5"/>
    <w:rsid w:val="00A7083E"/>
    <w:rsid w:val="00A7130C"/>
    <w:rsid w:val="00A7160B"/>
    <w:rsid w:val="00A717B9"/>
    <w:rsid w:val="00A7198A"/>
    <w:rsid w:val="00A71EEB"/>
    <w:rsid w:val="00A7272A"/>
    <w:rsid w:val="00A72903"/>
    <w:rsid w:val="00A73710"/>
    <w:rsid w:val="00A7468A"/>
    <w:rsid w:val="00A751D6"/>
    <w:rsid w:val="00A754FC"/>
    <w:rsid w:val="00A75AC7"/>
    <w:rsid w:val="00A767AA"/>
    <w:rsid w:val="00A7683C"/>
    <w:rsid w:val="00A77AA4"/>
    <w:rsid w:val="00A801DA"/>
    <w:rsid w:val="00A806B0"/>
    <w:rsid w:val="00A808B2"/>
    <w:rsid w:val="00A80936"/>
    <w:rsid w:val="00A80BBB"/>
    <w:rsid w:val="00A8107D"/>
    <w:rsid w:val="00A811C7"/>
    <w:rsid w:val="00A8131C"/>
    <w:rsid w:val="00A81C2B"/>
    <w:rsid w:val="00A8314E"/>
    <w:rsid w:val="00A8328F"/>
    <w:rsid w:val="00A834B9"/>
    <w:rsid w:val="00A840D8"/>
    <w:rsid w:val="00A843C5"/>
    <w:rsid w:val="00A84602"/>
    <w:rsid w:val="00A8471C"/>
    <w:rsid w:val="00A84ECC"/>
    <w:rsid w:val="00A855F8"/>
    <w:rsid w:val="00A861DB"/>
    <w:rsid w:val="00A864BB"/>
    <w:rsid w:val="00A86B74"/>
    <w:rsid w:val="00A8740F"/>
    <w:rsid w:val="00A906A0"/>
    <w:rsid w:val="00A90CD0"/>
    <w:rsid w:val="00A92903"/>
    <w:rsid w:val="00A92C9F"/>
    <w:rsid w:val="00A934FF"/>
    <w:rsid w:val="00A93543"/>
    <w:rsid w:val="00A94860"/>
    <w:rsid w:val="00A95781"/>
    <w:rsid w:val="00A95FAE"/>
    <w:rsid w:val="00A97744"/>
    <w:rsid w:val="00AA0670"/>
    <w:rsid w:val="00AA06DD"/>
    <w:rsid w:val="00AA1745"/>
    <w:rsid w:val="00AA1A64"/>
    <w:rsid w:val="00AA1C9B"/>
    <w:rsid w:val="00AA1CAC"/>
    <w:rsid w:val="00AA1E9F"/>
    <w:rsid w:val="00AA2186"/>
    <w:rsid w:val="00AA229D"/>
    <w:rsid w:val="00AA25AB"/>
    <w:rsid w:val="00AA2A3B"/>
    <w:rsid w:val="00AA2C2A"/>
    <w:rsid w:val="00AA309B"/>
    <w:rsid w:val="00AA37AF"/>
    <w:rsid w:val="00AA3D65"/>
    <w:rsid w:val="00AA4A27"/>
    <w:rsid w:val="00AA5387"/>
    <w:rsid w:val="00AA5BA4"/>
    <w:rsid w:val="00AA5EAC"/>
    <w:rsid w:val="00AA68DC"/>
    <w:rsid w:val="00AA6D2F"/>
    <w:rsid w:val="00AA7635"/>
    <w:rsid w:val="00AA7F5F"/>
    <w:rsid w:val="00AB0077"/>
    <w:rsid w:val="00AB05AE"/>
    <w:rsid w:val="00AB0E56"/>
    <w:rsid w:val="00AB0F77"/>
    <w:rsid w:val="00AB1384"/>
    <w:rsid w:val="00AB2378"/>
    <w:rsid w:val="00AB3468"/>
    <w:rsid w:val="00AB3841"/>
    <w:rsid w:val="00AB3CC3"/>
    <w:rsid w:val="00AB4821"/>
    <w:rsid w:val="00AB4BDA"/>
    <w:rsid w:val="00AB6055"/>
    <w:rsid w:val="00AB6178"/>
    <w:rsid w:val="00AB653F"/>
    <w:rsid w:val="00AB6664"/>
    <w:rsid w:val="00AB6820"/>
    <w:rsid w:val="00AB694E"/>
    <w:rsid w:val="00AB6B68"/>
    <w:rsid w:val="00AB70C2"/>
    <w:rsid w:val="00AB7CCC"/>
    <w:rsid w:val="00AB7E04"/>
    <w:rsid w:val="00AC03CE"/>
    <w:rsid w:val="00AC108F"/>
    <w:rsid w:val="00AC214F"/>
    <w:rsid w:val="00AC23E1"/>
    <w:rsid w:val="00AC29B0"/>
    <w:rsid w:val="00AC38B6"/>
    <w:rsid w:val="00AC3971"/>
    <w:rsid w:val="00AC3E7F"/>
    <w:rsid w:val="00AC48AD"/>
    <w:rsid w:val="00AC4905"/>
    <w:rsid w:val="00AC53D4"/>
    <w:rsid w:val="00AC54E5"/>
    <w:rsid w:val="00AC5A18"/>
    <w:rsid w:val="00AC5D44"/>
    <w:rsid w:val="00AC60B0"/>
    <w:rsid w:val="00AC7697"/>
    <w:rsid w:val="00AC7AF3"/>
    <w:rsid w:val="00AC7B67"/>
    <w:rsid w:val="00AD07C4"/>
    <w:rsid w:val="00AD11E1"/>
    <w:rsid w:val="00AD122A"/>
    <w:rsid w:val="00AD1F8B"/>
    <w:rsid w:val="00AD2828"/>
    <w:rsid w:val="00AD2B07"/>
    <w:rsid w:val="00AD34F7"/>
    <w:rsid w:val="00AD3A66"/>
    <w:rsid w:val="00AD3EE3"/>
    <w:rsid w:val="00AD41D4"/>
    <w:rsid w:val="00AD4379"/>
    <w:rsid w:val="00AD471A"/>
    <w:rsid w:val="00AD47EE"/>
    <w:rsid w:val="00AD4CBE"/>
    <w:rsid w:val="00AD5191"/>
    <w:rsid w:val="00AD5797"/>
    <w:rsid w:val="00AD5CB5"/>
    <w:rsid w:val="00AD604C"/>
    <w:rsid w:val="00AD66FC"/>
    <w:rsid w:val="00AD68C3"/>
    <w:rsid w:val="00AD78BF"/>
    <w:rsid w:val="00AD7CE7"/>
    <w:rsid w:val="00AE17B2"/>
    <w:rsid w:val="00AE2AAD"/>
    <w:rsid w:val="00AE36A1"/>
    <w:rsid w:val="00AE3788"/>
    <w:rsid w:val="00AE3797"/>
    <w:rsid w:val="00AE421B"/>
    <w:rsid w:val="00AE4249"/>
    <w:rsid w:val="00AE48D5"/>
    <w:rsid w:val="00AE49E9"/>
    <w:rsid w:val="00AE54DA"/>
    <w:rsid w:val="00AE5B06"/>
    <w:rsid w:val="00AE601D"/>
    <w:rsid w:val="00AE6B41"/>
    <w:rsid w:val="00AF0678"/>
    <w:rsid w:val="00AF0BCB"/>
    <w:rsid w:val="00AF10E5"/>
    <w:rsid w:val="00AF1695"/>
    <w:rsid w:val="00AF20A6"/>
    <w:rsid w:val="00AF2987"/>
    <w:rsid w:val="00AF2CFE"/>
    <w:rsid w:val="00AF2FCE"/>
    <w:rsid w:val="00AF3566"/>
    <w:rsid w:val="00AF3870"/>
    <w:rsid w:val="00AF3D47"/>
    <w:rsid w:val="00AF3DC1"/>
    <w:rsid w:val="00AF50C8"/>
    <w:rsid w:val="00AF5BCF"/>
    <w:rsid w:val="00AF5DE8"/>
    <w:rsid w:val="00AF6648"/>
    <w:rsid w:val="00AF7643"/>
    <w:rsid w:val="00AF7F41"/>
    <w:rsid w:val="00AF7FC9"/>
    <w:rsid w:val="00B00874"/>
    <w:rsid w:val="00B01BAF"/>
    <w:rsid w:val="00B025DB"/>
    <w:rsid w:val="00B02B1A"/>
    <w:rsid w:val="00B02E87"/>
    <w:rsid w:val="00B04469"/>
    <w:rsid w:val="00B045F2"/>
    <w:rsid w:val="00B04AA3"/>
    <w:rsid w:val="00B04D4C"/>
    <w:rsid w:val="00B04FEA"/>
    <w:rsid w:val="00B050FD"/>
    <w:rsid w:val="00B05494"/>
    <w:rsid w:val="00B05AD4"/>
    <w:rsid w:val="00B06D81"/>
    <w:rsid w:val="00B06F92"/>
    <w:rsid w:val="00B10610"/>
    <w:rsid w:val="00B107FE"/>
    <w:rsid w:val="00B10E86"/>
    <w:rsid w:val="00B111B3"/>
    <w:rsid w:val="00B122AB"/>
    <w:rsid w:val="00B1232F"/>
    <w:rsid w:val="00B13A89"/>
    <w:rsid w:val="00B13FBC"/>
    <w:rsid w:val="00B14367"/>
    <w:rsid w:val="00B14AC9"/>
    <w:rsid w:val="00B14F3B"/>
    <w:rsid w:val="00B15253"/>
    <w:rsid w:val="00B153E4"/>
    <w:rsid w:val="00B1633E"/>
    <w:rsid w:val="00B1638A"/>
    <w:rsid w:val="00B16691"/>
    <w:rsid w:val="00B2062F"/>
    <w:rsid w:val="00B21A76"/>
    <w:rsid w:val="00B2242C"/>
    <w:rsid w:val="00B229DC"/>
    <w:rsid w:val="00B22DE5"/>
    <w:rsid w:val="00B232FA"/>
    <w:rsid w:val="00B2340C"/>
    <w:rsid w:val="00B23F4E"/>
    <w:rsid w:val="00B245B5"/>
    <w:rsid w:val="00B24B04"/>
    <w:rsid w:val="00B2588E"/>
    <w:rsid w:val="00B25A68"/>
    <w:rsid w:val="00B25D7F"/>
    <w:rsid w:val="00B26B63"/>
    <w:rsid w:val="00B27A89"/>
    <w:rsid w:val="00B27F01"/>
    <w:rsid w:val="00B30104"/>
    <w:rsid w:val="00B31296"/>
    <w:rsid w:val="00B31429"/>
    <w:rsid w:val="00B3158A"/>
    <w:rsid w:val="00B31638"/>
    <w:rsid w:val="00B31CED"/>
    <w:rsid w:val="00B32302"/>
    <w:rsid w:val="00B32357"/>
    <w:rsid w:val="00B32442"/>
    <w:rsid w:val="00B3245F"/>
    <w:rsid w:val="00B32BE3"/>
    <w:rsid w:val="00B33C67"/>
    <w:rsid w:val="00B34E1D"/>
    <w:rsid w:val="00B36DBC"/>
    <w:rsid w:val="00B36E40"/>
    <w:rsid w:val="00B407AA"/>
    <w:rsid w:val="00B41944"/>
    <w:rsid w:val="00B41FA1"/>
    <w:rsid w:val="00B424DB"/>
    <w:rsid w:val="00B42A0B"/>
    <w:rsid w:val="00B431A6"/>
    <w:rsid w:val="00B43A27"/>
    <w:rsid w:val="00B43C05"/>
    <w:rsid w:val="00B440ED"/>
    <w:rsid w:val="00B44247"/>
    <w:rsid w:val="00B44696"/>
    <w:rsid w:val="00B448FE"/>
    <w:rsid w:val="00B4502C"/>
    <w:rsid w:val="00B45EBF"/>
    <w:rsid w:val="00B46D57"/>
    <w:rsid w:val="00B46E99"/>
    <w:rsid w:val="00B4738F"/>
    <w:rsid w:val="00B474E6"/>
    <w:rsid w:val="00B50504"/>
    <w:rsid w:val="00B50B7F"/>
    <w:rsid w:val="00B51B89"/>
    <w:rsid w:val="00B52D3D"/>
    <w:rsid w:val="00B52EFB"/>
    <w:rsid w:val="00B5328F"/>
    <w:rsid w:val="00B539AE"/>
    <w:rsid w:val="00B541A7"/>
    <w:rsid w:val="00B546A4"/>
    <w:rsid w:val="00B55164"/>
    <w:rsid w:val="00B55260"/>
    <w:rsid w:val="00B55323"/>
    <w:rsid w:val="00B55661"/>
    <w:rsid w:val="00B557D4"/>
    <w:rsid w:val="00B55EBD"/>
    <w:rsid w:val="00B5609A"/>
    <w:rsid w:val="00B561D8"/>
    <w:rsid w:val="00B56541"/>
    <w:rsid w:val="00B565A1"/>
    <w:rsid w:val="00B56782"/>
    <w:rsid w:val="00B569F8"/>
    <w:rsid w:val="00B57195"/>
    <w:rsid w:val="00B5727A"/>
    <w:rsid w:val="00B57C44"/>
    <w:rsid w:val="00B57EAE"/>
    <w:rsid w:val="00B603F5"/>
    <w:rsid w:val="00B6069F"/>
    <w:rsid w:val="00B6151E"/>
    <w:rsid w:val="00B6222A"/>
    <w:rsid w:val="00B6255D"/>
    <w:rsid w:val="00B62BD5"/>
    <w:rsid w:val="00B62C46"/>
    <w:rsid w:val="00B6383F"/>
    <w:rsid w:val="00B64E7E"/>
    <w:rsid w:val="00B64EE6"/>
    <w:rsid w:val="00B66567"/>
    <w:rsid w:val="00B66591"/>
    <w:rsid w:val="00B67007"/>
    <w:rsid w:val="00B67031"/>
    <w:rsid w:val="00B671E5"/>
    <w:rsid w:val="00B67424"/>
    <w:rsid w:val="00B67999"/>
    <w:rsid w:val="00B700B6"/>
    <w:rsid w:val="00B70233"/>
    <w:rsid w:val="00B706F5"/>
    <w:rsid w:val="00B70D36"/>
    <w:rsid w:val="00B7139D"/>
    <w:rsid w:val="00B71C2B"/>
    <w:rsid w:val="00B726F1"/>
    <w:rsid w:val="00B72EBE"/>
    <w:rsid w:val="00B739C1"/>
    <w:rsid w:val="00B73B12"/>
    <w:rsid w:val="00B73F9B"/>
    <w:rsid w:val="00B74313"/>
    <w:rsid w:val="00B74377"/>
    <w:rsid w:val="00B74CE1"/>
    <w:rsid w:val="00B74D7B"/>
    <w:rsid w:val="00B751D0"/>
    <w:rsid w:val="00B75B5D"/>
    <w:rsid w:val="00B768D1"/>
    <w:rsid w:val="00B769A0"/>
    <w:rsid w:val="00B7741C"/>
    <w:rsid w:val="00B8028F"/>
    <w:rsid w:val="00B8074F"/>
    <w:rsid w:val="00B80975"/>
    <w:rsid w:val="00B826FC"/>
    <w:rsid w:val="00B82750"/>
    <w:rsid w:val="00B82E54"/>
    <w:rsid w:val="00B835B9"/>
    <w:rsid w:val="00B84519"/>
    <w:rsid w:val="00B8477F"/>
    <w:rsid w:val="00B8552B"/>
    <w:rsid w:val="00B856EB"/>
    <w:rsid w:val="00B8690F"/>
    <w:rsid w:val="00B8697B"/>
    <w:rsid w:val="00B86A96"/>
    <w:rsid w:val="00B86A9C"/>
    <w:rsid w:val="00B86EAA"/>
    <w:rsid w:val="00B875F4"/>
    <w:rsid w:val="00B8788E"/>
    <w:rsid w:val="00B87BB6"/>
    <w:rsid w:val="00B9067D"/>
    <w:rsid w:val="00B90CC3"/>
    <w:rsid w:val="00B91285"/>
    <w:rsid w:val="00B91A4C"/>
    <w:rsid w:val="00B92ED9"/>
    <w:rsid w:val="00B939DC"/>
    <w:rsid w:val="00B93DBF"/>
    <w:rsid w:val="00B93E7E"/>
    <w:rsid w:val="00B9421A"/>
    <w:rsid w:val="00B943F6"/>
    <w:rsid w:val="00B94971"/>
    <w:rsid w:val="00B949DB"/>
    <w:rsid w:val="00B94E4B"/>
    <w:rsid w:val="00B95306"/>
    <w:rsid w:val="00B95D3E"/>
    <w:rsid w:val="00B96D92"/>
    <w:rsid w:val="00B9714D"/>
    <w:rsid w:val="00B97393"/>
    <w:rsid w:val="00B97C56"/>
    <w:rsid w:val="00B97FB8"/>
    <w:rsid w:val="00BA07CF"/>
    <w:rsid w:val="00BA0C8E"/>
    <w:rsid w:val="00BA1147"/>
    <w:rsid w:val="00BA1412"/>
    <w:rsid w:val="00BA1C74"/>
    <w:rsid w:val="00BA2359"/>
    <w:rsid w:val="00BA25EA"/>
    <w:rsid w:val="00BA2B27"/>
    <w:rsid w:val="00BA2C29"/>
    <w:rsid w:val="00BA323A"/>
    <w:rsid w:val="00BA334E"/>
    <w:rsid w:val="00BA33C5"/>
    <w:rsid w:val="00BA4A28"/>
    <w:rsid w:val="00BA61DA"/>
    <w:rsid w:val="00BA66DC"/>
    <w:rsid w:val="00BA677C"/>
    <w:rsid w:val="00BA6805"/>
    <w:rsid w:val="00BA69BA"/>
    <w:rsid w:val="00BA7146"/>
    <w:rsid w:val="00BA7304"/>
    <w:rsid w:val="00BA731A"/>
    <w:rsid w:val="00BA7491"/>
    <w:rsid w:val="00BA7967"/>
    <w:rsid w:val="00BA7C7E"/>
    <w:rsid w:val="00BA7CCD"/>
    <w:rsid w:val="00BB019E"/>
    <w:rsid w:val="00BB0449"/>
    <w:rsid w:val="00BB07BE"/>
    <w:rsid w:val="00BB0B1D"/>
    <w:rsid w:val="00BB107B"/>
    <w:rsid w:val="00BB13F2"/>
    <w:rsid w:val="00BB168A"/>
    <w:rsid w:val="00BB16E6"/>
    <w:rsid w:val="00BB1CCA"/>
    <w:rsid w:val="00BB2DD3"/>
    <w:rsid w:val="00BB322F"/>
    <w:rsid w:val="00BB3461"/>
    <w:rsid w:val="00BB35A8"/>
    <w:rsid w:val="00BB3978"/>
    <w:rsid w:val="00BB3F89"/>
    <w:rsid w:val="00BB537E"/>
    <w:rsid w:val="00BB5665"/>
    <w:rsid w:val="00BB5E0D"/>
    <w:rsid w:val="00BB5E8D"/>
    <w:rsid w:val="00BB6249"/>
    <w:rsid w:val="00BB6A55"/>
    <w:rsid w:val="00BB76DB"/>
    <w:rsid w:val="00BC062E"/>
    <w:rsid w:val="00BC0DC0"/>
    <w:rsid w:val="00BC0E60"/>
    <w:rsid w:val="00BC0E76"/>
    <w:rsid w:val="00BC0F59"/>
    <w:rsid w:val="00BC12FF"/>
    <w:rsid w:val="00BC180B"/>
    <w:rsid w:val="00BC197B"/>
    <w:rsid w:val="00BC2073"/>
    <w:rsid w:val="00BC24CB"/>
    <w:rsid w:val="00BC2B39"/>
    <w:rsid w:val="00BC2BCF"/>
    <w:rsid w:val="00BC301B"/>
    <w:rsid w:val="00BC4124"/>
    <w:rsid w:val="00BC45F4"/>
    <w:rsid w:val="00BC4B44"/>
    <w:rsid w:val="00BC58B9"/>
    <w:rsid w:val="00BC58C3"/>
    <w:rsid w:val="00BC607E"/>
    <w:rsid w:val="00BC628C"/>
    <w:rsid w:val="00BC66FA"/>
    <w:rsid w:val="00BC68A2"/>
    <w:rsid w:val="00BC6E0E"/>
    <w:rsid w:val="00BC70E6"/>
    <w:rsid w:val="00BC7342"/>
    <w:rsid w:val="00BC7760"/>
    <w:rsid w:val="00BC7A3C"/>
    <w:rsid w:val="00BC7AB1"/>
    <w:rsid w:val="00BD3E12"/>
    <w:rsid w:val="00BD40FD"/>
    <w:rsid w:val="00BD458A"/>
    <w:rsid w:val="00BD4732"/>
    <w:rsid w:val="00BD484C"/>
    <w:rsid w:val="00BD48DA"/>
    <w:rsid w:val="00BD4E50"/>
    <w:rsid w:val="00BD5700"/>
    <w:rsid w:val="00BD6011"/>
    <w:rsid w:val="00BD6258"/>
    <w:rsid w:val="00BD7012"/>
    <w:rsid w:val="00BD7251"/>
    <w:rsid w:val="00BD7828"/>
    <w:rsid w:val="00BE039C"/>
    <w:rsid w:val="00BE0518"/>
    <w:rsid w:val="00BE1E6F"/>
    <w:rsid w:val="00BE1EF3"/>
    <w:rsid w:val="00BE2F33"/>
    <w:rsid w:val="00BE2FD8"/>
    <w:rsid w:val="00BE3132"/>
    <w:rsid w:val="00BE4481"/>
    <w:rsid w:val="00BE5021"/>
    <w:rsid w:val="00BE576B"/>
    <w:rsid w:val="00BE645A"/>
    <w:rsid w:val="00BE6D27"/>
    <w:rsid w:val="00BE6FBE"/>
    <w:rsid w:val="00BE748F"/>
    <w:rsid w:val="00BE74E7"/>
    <w:rsid w:val="00BF0AA9"/>
    <w:rsid w:val="00BF0F1F"/>
    <w:rsid w:val="00BF1285"/>
    <w:rsid w:val="00BF20E1"/>
    <w:rsid w:val="00BF23E4"/>
    <w:rsid w:val="00BF305C"/>
    <w:rsid w:val="00BF37F8"/>
    <w:rsid w:val="00BF3854"/>
    <w:rsid w:val="00BF4D22"/>
    <w:rsid w:val="00BF501B"/>
    <w:rsid w:val="00BF5EFF"/>
    <w:rsid w:val="00BF67F5"/>
    <w:rsid w:val="00BF6E84"/>
    <w:rsid w:val="00BF7090"/>
    <w:rsid w:val="00BF7186"/>
    <w:rsid w:val="00BF7E2B"/>
    <w:rsid w:val="00BF7E5B"/>
    <w:rsid w:val="00C004F0"/>
    <w:rsid w:val="00C0066D"/>
    <w:rsid w:val="00C00B11"/>
    <w:rsid w:val="00C02D7F"/>
    <w:rsid w:val="00C041C8"/>
    <w:rsid w:val="00C043E0"/>
    <w:rsid w:val="00C04A02"/>
    <w:rsid w:val="00C04AC4"/>
    <w:rsid w:val="00C04B09"/>
    <w:rsid w:val="00C04F41"/>
    <w:rsid w:val="00C05483"/>
    <w:rsid w:val="00C071CA"/>
    <w:rsid w:val="00C0750C"/>
    <w:rsid w:val="00C07A86"/>
    <w:rsid w:val="00C07D23"/>
    <w:rsid w:val="00C07F4C"/>
    <w:rsid w:val="00C10593"/>
    <w:rsid w:val="00C1090C"/>
    <w:rsid w:val="00C10CEE"/>
    <w:rsid w:val="00C110BD"/>
    <w:rsid w:val="00C110FE"/>
    <w:rsid w:val="00C11608"/>
    <w:rsid w:val="00C1224A"/>
    <w:rsid w:val="00C129C0"/>
    <w:rsid w:val="00C130C5"/>
    <w:rsid w:val="00C1334C"/>
    <w:rsid w:val="00C1349C"/>
    <w:rsid w:val="00C134AA"/>
    <w:rsid w:val="00C1368B"/>
    <w:rsid w:val="00C13BA1"/>
    <w:rsid w:val="00C140E3"/>
    <w:rsid w:val="00C14816"/>
    <w:rsid w:val="00C148B4"/>
    <w:rsid w:val="00C15CB7"/>
    <w:rsid w:val="00C1628D"/>
    <w:rsid w:val="00C169AB"/>
    <w:rsid w:val="00C173AB"/>
    <w:rsid w:val="00C176A6"/>
    <w:rsid w:val="00C2027E"/>
    <w:rsid w:val="00C2049E"/>
    <w:rsid w:val="00C204FF"/>
    <w:rsid w:val="00C21487"/>
    <w:rsid w:val="00C219F1"/>
    <w:rsid w:val="00C21D4E"/>
    <w:rsid w:val="00C21D82"/>
    <w:rsid w:val="00C2262C"/>
    <w:rsid w:val="00C22803"/>
    <w:rsid w:val="00C22B2B"/>
    <w:rsid w:val="00C23322"/>
    <w:rsid w:val="00C23591"/>
    <w:rsid w:val="00C236B4"/>
    <w:rsid w:val="00C23992"/>
    <w:rsid w:val="00C23A9D"/>
    <w:rsid w:val="00C23B47"/>
    <w:rsid w:val="00C23C9C"/>
    <w:rsid w:val="00C24090"/>
    <w:rsid w:val="00C2427A"/>
    <w:rsid w:val="00C24E7D"/>
    <w:rsid w:val="00C2564E"/>
    <w:rsid w:val="00C25A82"/>
    <w:rsid w:val="00C2620F"/>
    <w:rsid w:val="00C275ED"/>
    <w:rsid w:val="00C277DC"/>
    <w:rsid w:val="00C27B01"/>
    <w:rsid w:val="00C27B02"/>
    <w:rsid w:val="00C27BEA"/>
    <w:rsid w:val="00C3078D"/>
    <w:rsid w:val="00C31FCC"/>
    <w:rsid w:val="00C321CF"/>
    <w:rsid w:val="00C324ED"/>
    <w:rsid w:val="00C32B93"/>
    <w:rsid w:val="00C32D65"/>
    <w:rsid w:val="00C33237"/>
    <w:rsid w:val="00C36E46"/>
    <w:rsid w:val="00C37799"/>
    <w:rsid w:val="00C37ACA"/>
    <w:rsid w:val="00C37B14"/>
    <w:rsid w:val="00C37DF3"/>
    <w:rsid w:val="00C40B5D"/>
    <w:rsid w:val="00C40CF2"/>
    <w:rsid w:val="00C40D2B"/>
    <w:rsid w:val="00C40D66"/>
    <w:rsid w:val="00C40F87"/>
    <w:rsid w:val="00C411DD"/>
    <w:rsid w:val="00C413D3"/>
    <w:rsid w:val="00C41835"/>
    <w:rsid w:val="00C41DC3"/>
    <w:rsid w:val="00C41DFF"/>
    <w:rsid w:val="00C42704"/>
    <w:rsid w:val="00C4286D"/>
    <w:rsid w:val="00C442D7"/>
    <w:rsid w:val="00C44321"/>
    <w:rsid w:val="00C4464A"/>
    <w:rsid w:val="00C4519A"/>
    <w:rsid w:val="00C45AAA"/>
    <w:rsid w:val="00C4733A"/>
    <w:rsid w:val="00C47AF4"/>
    <w:rsid w:val="00C501B0"/>
    <w:rsid w:val="00C501E3"/>
    <w:rsid w:val="00C504C9"/>
    <w:rsid w:val="00C504E0"/>
    <w:rsid w:val="00C505F3"/>
    <w:rsid w:val="00C50D5C"/>
    <w:rsid w:val="00C5153F"/>
    <w:rsid w:val="00C51C8F"/>
    <w:rsid w:val="00C5209E"/>
    <w:rsid w:val="00C52851"/>
    <w:rsid w:val="00C5370B"/>
    <w:rsid w:val="00C53920"/>
    <w:rsid w:val="00C53D52"/>
    <w:rsid w:val="00C54334"/>
    <w:rsid w:val="00C548B7"/>
    <w:rsid w:val="00C54D58"/>
    <w:rsid w:val="00C5515B"/>
    <w:rsid w:val="00C5533F"/>
    <w:rsid w:val="00C55912"/>
    <w:rsid w:val="00C55987"/>
    <w:rsid w:val="00C57517"/>
    <w:rsid w:val="00C5778F"/>
    <w:rsid w:val="00C577E3"/>
    <w:rsid w:val="00C5782F"/>
    <w:rsid w:val="00C57B97"/>
    <w:rsid w:val="00C602F8"/>
    <w:rsid w:val="00C60BC2"/>
    <w:rsid w:val="00C60F76"/>
    <w:rsid w:val="00C61634"/>
    <w:rsid w:val="00C61F30"/>
    <w:rsid w:val="00C61F31"/>
    <w:rsid w:val="00C62AB1"/>
    <w:rsid w:val="00C63118"/>
    <w:rsid w:val="00C632F7"/>
    <w:rsid w:val="00C6376B"/>
    <w:rsid w:val="00C63ABA"/>
    <w:rsid w:val="00C63D9C"/>
    <w:rsid w:val="00C640BF"/>
    <w:rsid w:val="00C648BF"/>
    <w:rsid w:val="00C64C31"/>
    <w:rsid w:val="00C64E10"/>
    <w:rsid w:val="00C6511E"/>
    <w:rsid w:val="00C6563D"/>
    <w:rsid w:val="00C658DD"/>
    <w:rsid w:val="00C65C61"/>
    <w:rsid w:val="00C661B6"/>
    <w:rsid w:val="00C66F05"/>
    <w:rsid w:val="00C66FF3"/>
    <w:rsid w:val="00C674E6"/>
    <w:rsid w:val="00C6792A"/>
    <w:rsid w:val="00C67D83"/>
    <w:rsid w:val="00C70614"/>
    <w:rsid w:val="00C70895"/>
    <w:rsid w:val="00C7184C"/>
    <w:rsid w:val="00C726C9"/>
    <w:rsid w:val="00C7425B"/>
    <w:rsid w:val="00C742EB"/>
    <w:rsid w:val="00C745F5"/>
    <w:rsid w:val="00C76033"/>
    <w:rsid w:val="00C77277"/>
    <w:rsid w:val="00C77628"/>
    <w:rsid w:val="00C8067A"/>
    <w:rsid w:val="00C8067F"/>
    <w:rsid w:val="00C80AAA"/>
    <w:rsid w:val="00C80B1B"/>
    <w:rsid w:val="00C81B7F"/>
    <w:rsid w:val="00C82157"/>
    <w:rsid w:val="00C82D41"/>
    <w:rsid w:val="00C82F8E"/>
    <w:rsid w:val="00C83AA3"/>
    <w:rsid w:val="00C84A9C"/>
    <w:rsid w:val="00C84AD0"/>
    <w:rsid w:val="00C85AD9"/>
    <w:rsid w:val="00C85DDB"/>
    <w:rsid w:val="00C85E2D"/>
    <w:rsid w:val="00C85FDE"/>
    <w:rsid w:val="00C86D46"/>
    <w:rsid w:val="00C86D4F"/>
    <w:rsid w:val="00C86E89"/>
    <w:rsid w:val="00C86EB6"/>
    <w:rsid w:val="00C90C87"/>
    <w:rsid w:val="00C915C8"/>
    <w:rsid w:val="00C92229"/>
    <w:rsid w:val="00C925E3"/>
    <w:rsid w:val="00C93572"/>
    <w:rsid w:val="00C935A9"/>
    <w:rsid w:val="00C946F5"/>
    <w:rsid w:val="00C94F0A"/>
    <w:rsid w:val="00C94F9A"/>
    <w:rsid w:val="00C9597F"/>
    <w:rsid w:val="00C95D9D"/>
    <w:rsid w:val="00C9604B"/>
    <w:rsid w:val="00C967D3"/>
    <w:rsid w:val="00C96818"/>
    <w:rsid w:val="00C970C4"/>
    <w:rsid w:val="00C971A4"/>
    <w:rsid w:val="00C9729B"/>
    <w:rsid w:val="00C972A8"/>
    <w:rsid w:val="00C977E8"/>
    <w:rsid w:val="00CA13B7"/>
    <w:rsid w:val="00CA24FE"/>
    <w:rsid w:val="00CA4298"/>
    <w:rsid w:val="00CA472D"/>
    <w:rsid w:val="00CA4EAD"/>
    <w:rsid w:val="00CA5974"/>
    <w:rsid w:val="00CA6503"/>
    <w:rsid w:val="00CA6541"/>
    <w:rsid w:val="00CA696D"/>
    <w:rsid w:val="00CA6AE7"/>
    <w:rsid w:val="00CA6DC7"/>
    <w:rsid w:val="00CA768F"/>
    <w:rsid w:val="00CA7D50"/>
    <w:rsid w:val="00CB0433"/>
    <w:rsid w:val="00CB06EC"/>
    <w:rsid w:val="00CB088F"/>
    <w:rsid w:val="00CB089D"/>
    <w:rsid w:val="00CB0BF3"/>
    <w:rsid w:val="00CB0CA9"/>
    <w:rsid w:val="00CB17FA"/>
    <w:rsid w:val="00CB2217"/>
    <w:rsid w:val="00CB23F5"/>
    <w:rsid w:val="00CB2750"/>
    <w:rsid w:val="00CB2831"/>
    <w:rsid w:val="00CB2933"/>
    <w:rsid w:val="00CB2F1D"/>
    <w:rsid w:val="00CB31CE"/>
    <w:rsid w:val="00CB327F"/>
    <w:rsid w:val="00CB36E1"/>
    <w:rsid w:val="00CB3BCF"/>
    <w:rsid w:val="00CB3C40"/>
    <w:rsid w:val="00CB4591"/>
    <w:rsid w:val="00CB4A2C"/>
    <w:rsid w:val="00CB4ADD"/>
    <w:rsid w:val="00CB61AE"/>
    <w:rsid w:val="00CB6738"/>
    <w:rsid w:val="00CB6A93"/>
    <w:rsid w:val="00CC0681"/>
    <w:rsid w:val="00CC101F"/>
    <w:rsid w:val="00CC1DE9"/>
    <w:rsid w:val="00CC2025"/>
    <w:rsid w:val="00CC241A"/>
    <w:rsid w:val="00CC2597"/>
    <w:rsid w:val="00CC3503"/>
    <w:rsid w:val="00CC37C1"/>
    <w:rsid w:val="00CC380F"/>
    <w:rsid w:val="00CC39E5"/>
    <w:rsid w:val="00CC3CD8"/>
    <w:rsid w:val="00CC41EB"/>
    <w:rsid w:val="00CC42CD"/>
    <w:rsid w:val="00CC4516"/>
    <w:rsid w:val="00CC4A2C"/>
    <w:rsid w:val="00CC58ED"/>
    <w:rsid w:val="00CC5A89"/>
    <w:rsid w:val="00CC5C7D"/>
    <w:rsid w:val="00CC6DF9"/>
    <w:rsid w:val="00CC6E12"/>
    <w:rsid w:val="00CC715E"/>
    <w:rsid w:val="00CD056B"/>
    <w:rsid w:val="00CD06AF"/>
    <w:rsid w:val="00CD1197"/>
    <w:rsid w:val="00CD2CCE"/>
    <w:rsid w:val="00CD3036"/>
    <w:rsid w:val="00CD3CDB"/>
    <w:rsid w:val="00CD4288"/>
    <w:rsid w:val="00CD61E3"/>
    <w:rsid w:val="00CD6646"/>
    <w:rsid w:val="00CD6B22"/>
    <w:rsid w:val="00CD700B"/>
    <w:rsid w:val="00CE181A"/>
    <w:rsid w:val="00CE1930"/>
    <w:rsid w:val="00CE1F81"/>
    <w:rsid w:val="00CE237B"/>
    <w:rsid w:val="00CE2B80"/>
    <w:rsid w:val="00CE5122"/>
    <w:rsid w:val="00CE55B2"/>
    <w:rsid w:val="00CE57A1"/>
    <w:rsid w:val="00CE6EE4"/>
    <w:rsid w:val="00CE75CD"/>
    <w:rsid w:val="00CE7A77"/>
    <w:rsid w:val="00CF086B"/>
    <w:rsid w:val="00CF29FD"/>
    <w:rsid w:val="00CF2FE2"/>
    <w:rsid w:val="00CF3503"/>
    <w:rsid w:val="00CF3C4E"/>
    <w:rsid w:val="00CF4F20"/>
    <w:rsid w:val="00CF4F3D"/>
    <w:rsid w:val="00CF539F"/>
    <w:rsid w:val="00CF7438"/>
    <w:rsid w:val="00CF7777"/>
    <w:rsid w:val="00CF7B21"/>
    <w:rsid w:val="00CF7C5A"/>
    <w:rsid w:val="00CF7FB3"/>
    <w:rsid w:val="00D0028D"/>
    <w:rsid w:val="00D00F6F"/>
    <w:rsid w:val="00D0101C"/>
    <w:rsid w:val="00D01DF7"/>
    <w:rsid w:val="00D024AD"/>
    <w:rsid w:val="00D0293B"/>
    <w:rsid w:val="00D0318A"/>
    <w:rsid w:val="00D031B4"/>
    <w:rsid w:val="00D0328B"/>
    <w:rsid w:val="00D0418F"/>
    <w:rsid w:val="00D04D36"/>
    <w:rsid w:val="00D0588D"/>
    <w:rsid w:val="00D06FA3"/>
    <w:rsid w:val="00D074C2"/>
    <w:rsid w:val="00D1017C"/>
    <w:rsid w:val="00D10298"/>
    <w:rsid w:val="00D104C8"/>
    <w:rsid w:val="00D10B6D"/>
    <w:rsid w:val="00D1203D"/>
    <w:rsid w:val="00D127C2"/>
    <w:rsid w:val="00D12843"/>
    <w:rsid w:val="00D12A6C"/>
    <w:rsid w:val="00D12EDB"/>
    <w:rsid w:val="00D14061"/>
    <w:rsid w:val="00D1514D"/>
    <w:rsid w:val="00D1618A"/>
    <w:rsid w:val="00D16356"/>
    <w:rsid w:val="00D164EA"/>
    <w:rsid w:val="00D16C80"/>
    <w:rsid w:val="00D17E1F"/>
    <w:rsid w:val="00D21479"/>
    <w:rsid w:val="00D21EFC"/>
    <w:rsid w:val="00D2206C"/>
    <w:rsid w:val="00D22411"/>
    <w:rsid w:val="00D226A3"/>
    <w:rsid w:val="00D23A0D"/>
    <w:rsid w:val="00D23D31"/>
    <w:rsid w:val="00D2406E"/>
    <w:rsid w:val="00D245AF"/>
    <w:rsid w:val="00D24B16"/>
    <w:rsid w:val="00D254B0"/>
    <w:rsid w:val="00D261C6"/>
    <w:rsid w:val="00D263E5"/>
    <w:rsid w:val="00D27131"/>
    <w:rsid w:val="00D27133"/>
    <w:rsid w:val="00D27304"/>
    <w:rsid w:val="00D27C77"/>
    <w:rsid w:val="00D27F17"/>
    <w:rsid w:val="00D3016C"/>
    <w:rsid w:val="00D31CF3"/>
    <w:rsid w:val="00D33D3B"/>
    <w:rsid w:val="00D33F14"/>
    <w:rsid w:val="00D34130"/>
    <w:rsid w:val="00D36E1B"/>
    <w:rsid w:val="00D37175"/>
    <w:rsid w:val="00D37182"/>
    <w:rsid w:val="00D40144"/>
    <w:rsid w:val="00D405D0"/>
    <w:rsid w:val="00D4079B"/>
    <w:rsid w:val="00D40F5B"/>
    <w:rsid w:val="00D4112F"/>
    <w:rsid w:val="00D4162D"/>
    <w:rsid w:val="00D41732"/>
    <w:rsid w:val="00D4237D"/>
    <w:rsid w:val="00D42767"/>
    <w:rsid w:val="00D42E89"/>
    <w:rsid w:val="00D43156"/>
    <w:rsid w:val="00D4338D"/>
    <w:rsid w:val="00D43951"/>
    <w:rsid w:val="00D43DDA"/>
    <w:rsid w:val="00D4468C"/>
    <w:rsid w:val="00D44AF2"/>
    <w:rsid w:val="00D44C6E"/>
    <w:rsid w:val="00D45292"/>
    <w:rsid w:val="00D45406"/>
    <w:rsid w:val="00D457FA"/>
    <w:rsid w:val="00D45BEF"/>
    <w:rsid w:val="00D4614C"/>
    <w:rsid w:val="00D46564"/>
    <w:rsid w:val="00D46BD2"/>
    <w:rsid w:val="00D46E32"/>
    <w:rsid w:val="00D472FF"/>
    <w:rsid w:val="00D473E8"/>
    <w:rsid w:val="00D47E4C"/>
    <w:rsid w:val="00D5066D"/>
    <w:rsid w:val="00D50E77"/>
    <w:rsid w:val="00D512AE"/>
    <w:rsid w:val="00D51F63"/>
    <w:rsid w:val="00D51F95"/>
    <w:rsid w:val="00D528B0"/>
    <w:rsid w:val="00D53102"/>
    <w:rsid w:val="00D5350A"/>
    <w:rsid w:val="00D5377C"/>
    <w:rsid w:val="00D53B6C"/>
    <w:rsid w:val="00D53BA5"/>
    <w:rsid w:val="00D53D5D"/>
    <w:rsid w:val="00D53E11"/>
    <w:rsid w:val="00D53F6C"/>
    <w:rsid w:val="00D542C1"/>
    <w:rsid w:val="00D55625"/>
    <w:rsid w:val="00D559B0"/>
    <w:rsid w:val="00D56061"/>
    <w:rsid w:val="00D56454"/>
    <w:rsid w:val="00D57195"/>
    <w:rsid w:val="00D575A0"/>
    <w:rsid w:val="00D57AE1"/>
    <w:rsid w:val="00D60361"/>
    <w:rsid w:val="00D60443"/>
    <w:rsid w:val="00D6077A"/>
    <w:rsid w:val="00D607DF"/>
    <w:rsid w:val="00D6090F"/>
    <w:rsid w:val="00D6116C"/>
    <w:rsid w:val="00D6185E"/>
    <w:rsid w:val="00D625F6"/>
    <w:rsid w:val="00D62B38"/>
    <w:rsid w:val="00D636EE"/>
    <w:rsid w:val="00D637F8"/>
    <w:rsid w:val="00D63CC5"/>
    <w:rsid w:val="00D6411A"/>
    <w:rsid w:val="00D644BA"/>
    <w:rsid w:val="00D64C83"/>
    <w:rsid w:val="00D64DFA"/>
    <w:rsid w:val="00D64E46"/>
    <w:rsid w:val="00D658A5"/>
    <w:rsid w:val="00D658B3"/>
    <w:rsid w:val="00D66738"/>
    <w:rsid w:val="00D66DE9"/>
    <w:rsid w:val="00D66F9B"/>
    <w:rsid w:val="00D674BF"/>
    <w:rsid w:val="00D67D2A"/>
    <w:rsid w:val="00D67D7A"/>
    <w:rsid w:val="00D7048F"/>
    <w:rsid w:val="00D70596"/>
    <w:rsid w:val="00D7079C"/>
    <w:rsid w:val="00D707E2"/>
    <w:rsid w:val="00D70C83"/>
    <w:rsid w:val="00D70D88"/>
    <w:rsid w:val="00D7117F"/>
    <w:rsid w:val="00D711FD"/>
    <w:rsid w:val="00D714BB"/>
    <w:rsid w:val="00D717AB"/>
    <w:rsid w:val="00D71C54"/>
    <w:rsid w:val="00D737B1"/>
    <w:rsid w:val="00D7400B"/>
    <w:rsid w:val="00D75296"/>
    <w:rsid w:val="00D764F1"/>
    <w:rsid w:val="00D766EB"/>
    <w:rsid w:val="00D779FB"/>
    <w:rsid w:val="00D77BC3"/>
    <w:rsid w:val="00D801DE"/>
    <w:rsid w:val="00D816BB"/>
    <w:rsid w:val="00D8268B"/>
    <w:rsid w:val="00D82F54"/>
    <w:rsid w:val="00D83039"/>
    <w:rsid w:val="00D83747"/>
    <w:rsid w:val="00D83EBA"/>
    <w:rsid w:val="00D85475"/>
    <w:rsid w:val="00D859D2"/>
    <w:rsid w:val="00D863CB"/>
    <w:rsid w:val="00D87D37"/>
    <w:rsid w:val="00D910CE"/>
    <w:rsid w:val="00D91E24"/>
    <w:rsid w:val="00D92B3E"/>
    <w:rsid w:val="00D92B86"/>
    <w:rsid w:val="00D93529"/>
    <w:rsid w:val="00D93568"/>
    <w:rsid w:val="00D93F55"/>
    <w:rsid w:val="00D944AB"/>
    <w:rsid w:val="00D945A6"/>
    <w:rsid w:val="00D95FF1"/>
    <w:rsid w:val="00D9635B"/>
    <w:rsid w:val="00D96796"/>
    <w:rsid w:val="00D96A36"/>
    <w:rsid w:val="00D96CB3"/>
    <w:rsid w:val="00D97503"/>
    <w:rsid w:val="00DA0381"/>
    <w:rsid w:val="00DA0638"/>
    <w:rsid w:val="00DA0776"/>
    <w:rsid w:val="00DA090A"/>
    <w:rsid w:val="00DA199F"/>
    <w:rsid w:val="00DA1D9E"/>
    <w:rsid w:val="00DA2101"/>
    <w:rsid w:val="00DA2B12"/>
    <w:rsid w:val="00DA31A2"/>
    <w:rsid w:val="00DA3861"/>
    <w:rsid w:val="00DA3FB2"/>
    <w:rsid w:val="00DA415F"/>
    <w:rsid w:val="00DA4535"/>
    <w:rsid w:val="00DA45D0"/>
    <w:rsid w:val="00DA53A5"/>
    <w:rsid w:val="00DA5472"/>
    <w:rsid w:val="00DA5880"/>
    <w:rsid w:val="00DA5DE1"/>
    <w:rsid w:val="00DA7002"/>
    <w:rsid w:val="00DB0857"/>
    <w:rsid w:val="00DB0CC1"/>
    <w:rsid w:val="00DB0E4A"/>
    <w:rsid w:val="00DB2158"/>
    <w:rsid w:val="00DB2179"/>
    <w:rsid w:val="00DB2635"/>
    <w:rsid w:val="00DB285B"/>
    <w:rsid w:val="00DB2BC3"/>
    <w:rsid w:val="00DB2F88"/>
    <w:rsid w:val="00DB347D"/>
    <w:rsid w:val="00DB49FB"/>
    <w:rsid w:val="00DB4D4D"/>
    <w:rsid w:val="00DB4F71"/>
    <w:rsid w:val="00DB75FA"/>
    <w:rsid w:val="00DC0099"/>
    <w:rsid w:val="00DC07D7"/>
    <w:rsid w:val="00DC09EB"/>
    <w:rsid w:val="00DC112E"/>
    <w:rsid w:val="00DC18B6"/>
    <w:rsid w:val="00DC2720"/>
    <w:rsid w:val="00DC2A54"/>
    <w:rsid w:val="00DC2A69"/>
    <w:rsid w:val="00DC2A92"/>
    <w:rsid w:val="00DC3157"/>
    <w:rsid w:val="00DC31F3"/>
    <w:rsid w:val="00DC4DF3"/>
    <w:rsid w:val="00DC54EF"/>
    <w:rsid w:val="00DC5796"/>
    <w:rsid w:val="00DC662F"/>
    <w:rsid w:val="00DC6812"/>
    <w:rsid w:val="00DC6B2E"/>
    <w:rsid w:val="00DC72CD"/>
    <w:rsid w:val="00DD03B6"/>
    <w:rsid w:val="00DD0455"/>
    <w:rsid w:val="00DD07A0"/>
    <w:rsid w:val="00DD0B81"/>
    <w:rsid w:val="00DD0FBE"/>
    <w:rsid w:val="00DD13BD"/>
    <w:rsid w:val="00DD1525"/>
    <w:rsid w:val="00DD1DD2"/>
    <w:rsid w:val="00DD1E99"/>
    <w:rsid w:val="00DD2456"/>
    <w:rsid w:val="00DD2A9D"/>
    <w:rsid w:val="00DD2C35"/>
    <w:rsid w:val="00DD36FD"/>
    <w:rsid w:val="00DD41F4"/>
    <w:rsid w:val="00DD436B"/>
    <w:rsid w:val="00DD4EF5"/>
    <w:rsid w:val="00DD5623"/>
    <w:rsid w:val="00DD5ACE"/>
    <w:rsid w:val="00DD5BC3"/>
    <w:rsid w:val="00DD607D"/>
    <w:rsid w:val="00DD708F"/>
    <w:rsid w:val="00DD74A0"/>
    <w:rsid w:val="00DD74C9"/>
    <w:rsid w:val="00DD7637"/>
    <w:rsid w:val="00DE0D50"/>
    <w:rsid w:val="00DE0E81"/>
    <w:rsid w:val="00DE1160"/>
    <w:rsid w:val="00DE11FC"/>
    <w:rsid w:val="00DE26D9"/>
    <w:rsid w:val="00DE2AC9"/>
    <w:rsid w:val="00DE2E66"/>
    <w:rsid w:val="00DE36B4"/>
    <w:rsid w:val="00DE37AC"/>
    <w:rsid w:val="00DE37DB"/>
    <w:rsid w:val="00DE47BF"/>
    <w:rsid w:val="00DE47C9"/>
    <w:rsid w:val="00DE5359"/>
    <w:rsid w:val="00DE633E"/>
    <w:rsid w:val="00DE70A5"/>
    <w:rsid w:val="00DE7A5D"/>
    <w:rsid w:val="00DF0161"/>
    <w:rsid w:val="00DF0464"/>
    <w:rsid w:val="00DF061B"/>
    <w:rsid w:val="00DF0A34"/>
    <w:rsid w:val="00DF0CBF"/>
    <w:rsid w:val="00DF0CDF"/>
    <w:rsid w:val="00DF12A6"/>
    <w:rsid w:val="00DF17E2"/>
    <w:rsid w:val="00DF1B93"/>
    <w:rsid w:val="00DF1D3A"/>
    <w:rsid w:val="00DF2598"/>
    <w:rsid w:val="00DF2D5A"/>
    <w:rsid w:val="00DF3C7F"/>
    <w:rsid w:val="00DF3CC9"/>
    <w:rsid w:val="00DF3CF1"/>
    <w:rsid w:val="00DF3E4D"/>
    <w:rsid w:val="00DF5B53"/>
    <w:rsid w:val="00DF5DD5"/>
    <w:rsid w:val="00DF6271"/>
    <w:rsid w:val="00DF697A"/>
    <w:rsid w:val="00DF76C1"/>
    <w:rsid w:val="00E00045"/>
    <w:rsid w:val="00E017CD"/>
    <w:rsid w:val="00E01986"/>
    <w:rsid w:val="00E01AEB"/>
    <w:rsid w:val="00E01D24"/>
    <w:rsid w:val="00E023CE"/>
    <w:rsid w:val="00E0244A"/>
    <w:rsid w:val="00E031D5"/>
    <w:rsid w:val="00E032A8"/>
    <w:rsid w:val="00E034E1"/>
    <w:rsid w:val="00E03B2B"/>
    <w:rsid w:val="00E04967"/>
    <w:rsid w:val="00E04A20"/>
    <w:rsid w:val="00E04D6C"/>
    <w:rsid w:val="00E04EA0"/>
    <w:rsid w:val="00E05D1D"/>
    <w:rsid w:val="00E06228"/>
    <w:rsid w:val="00E0734A"/>
    <w:rsid w:val="00E07E71"/>
    <w:rsid w:val="00E10E1D"/>
    <w:rsid w:val="00E115AC"/>
    <w:rsid w:val="00E11758"/>
    <w:rsid w:val="00E11F4C"/>
    <w:rsid w:val="00E12501"/>
    <w:rsid w:val="00E12E19"/>
    <w:rsid w:val="00E139AA"/>
    <w:rsid w:val="00E148D7"/>
    <w:rsid w:val="00E151CE"/>
    <w:rsid w:val="00E15CC3"/>
    <w:rsid w:val="00E15DF0"/>
    <w:rsid w:val="00E16339"/>
    <w:rsid w:val="00E16626"/>
    <w:rsid w:val="00E17A04"/>
    <w:rsid w:val="00E17E4D"/>
    <w:rsid w:val="00E17EF5"/>
    <w:rsid w:val="00E203A0"/>
    <w:rsid w:val="00E20C10"/>
    <w:rsid w:val="00E20CB5"/>
    <w:rsid w:val="00E216BD"/>
    <w:rsid w:val="00E21DF8"/>
    <w:rsid w:val="00E224AD"/>
    <w:rsid w:val="00E2271D"/>
    <w:rsid w:val="00E2380A"/>
    <w:rsid w:val="00E23D93"/>
    <w:rsid w:val="00E240D9"/>
    <w:rsid w:val="00E249C1"/>
    <w:rsid w:val="00E24AE0"/>
    <w:rsid w:val="00E26143"/>
    <w:rsid w:val="00E26551"/>
    <w:rsid w:val="00E26982"/>
    <w:rsid w:val="00E26AA5"/>
    <w:rsid w:val="00E26F33"/>
    <w:rsid w:val="00E272C6"/>
    <w:rsid w:val="00E27720"/>
    <w:rsid w:val="00E2775C"/>
    <w:rsid w:val="00E307DA"/>
    <w:rsid w:val="00E3085A"/>
    <w:rsid w:val="00E309E7"/>
    <w:rsid w:val="00E30F4A"/>
    <w:rsid w:val="00E31EAD"/>
    <w:rsid w:val="00E3243A"/>
    <w:rsid w:val="00E32953"/>
    <w:rsid w:val="00E32B0E"/>
    <w:rsid w:val="00E32BA4"/>
    <w:rsid w:val="00E3385A"/>
    <w:rsid w:val="00E33FB8"/>
    <w:rsid w:val="00E350C1"/>
    <w:rsid w:val="00E35627"/>
    <w:rsid w:val="00E3576B"/>
    <w:rsid w:val="00E36325"/>
    <w:rsid w:val="00E37365"/>
    <w:rsid w:val="00E3753C"/>
    <w:rsid w:val="00E406CB"/>
    <w:rsid w:val="00E41039"/>
    <w:rsid w:val="00E41160"/>
    <w:rsid w:val="00E41924"/>
    <w:rsid w:val="00E42E6B"/>
    <w:rsid w:val="00E42FF2"/>
    <w:rsid w:val="00E43DE2"/>
    <w:rsid w:val="00E43FAE"/>
    <w:rsid w:val="00E440ED"/>
    <w:rsid w:val="00E448E8"/>
    <w:rsid w:val="00E44AAE"/>
    <w:rsid w:val="00E44ED7"/>
    <w:rsid w:val="00E44FD1"/>
    <w:rsid w:val="00E458F3"/>
    <w:rsid w:val="00E45978"/>
    <w:rsid w:val="00E4649B"/>
    <w:rsid w:val="00E46B5F"/>
    <w:rsid w:val="00E47076"/>
    <w:rsid w:val="00E52329"/>
    <w:rsid w:val="00E52961"/>
    <w:rsid w:val="00E5317A"/>
    <w:rsid w:val="00E537D8"/>
    <w:rsid w:val="00E53A83"/>
    <w:rsid w:val="00E547EF"/>
    <w:rsid w:val="00E569CF"/>
    <w:rsid w:val="00E573D4"/>
    <w:rsid w:val="00E5786F"/>
    <w:rsid w:val="00E57DF7"/>
    <w:rsid w:val="00E57E06"/>
    <w:rsid w:val="00E60B0C"/>
    <w:rsid w:val="00E61887"/>
    <w:rsid w:val="00E61A3B"/>
    <w:rsid w:val="00E61A8F"/>
    <w:rsid w:val="00E61B57"/>
    <w:rsid w:val="00E61CD3"/>
    <w:rsid w:val="00E61FA3"/>
    <w:rsid w:val="00E6295B"/>
    <w:rsid w:val="00E62C5E"/>
    <w:rsid w:val="00E62FC1"/>
    <w:rsid w:val="00E6302B"/>
    <w:rsid w:val="00E6306B"/>
    <w:rsid w:val="00E639B1"/>
    <w:rsid w:val="00E63DDB"/>
    <w:rsid w:val="00E63DF8"/>
    <w:rsid w:val="00E646DD"/>
    <w:rsid w:val="00E64C34"/>
    <w:rsid w:val="00E652EA"/>
    <w:rsid w:val="00E6574D"/>
    <w:rsid w:val="00E660A7"/>
    <w:rsid w:val="00E67166"/>
    <w:rsid w:val="00E700D2"/>
    <w:rsid w:val="00E70773"/>
    <w:rsid w:val="00E70947"/>
    <w:rsid w:val="00E712D9"/>
    <w:rsid w:val="00E71D98"/>
    <w:rsid w:val="00E71E38"/>
    <w:rsid w:val="00E727B2"/>
    <w:rsid w:val="00E72F9E"/>
    <w:rsid w:val="00E735B2"/>
    <w:rsid w:val="00E73FCA"/>
    <w:rsid w:val="00E740E8"/>
    <w:rsid w:val="00E74320"/>
    <w:rsid w:val="00E74A1E"/>
    <w:rsid w:val="00E751E7"/>
    <w:rsid w:val="00E760DF"/>
    <w:rsid w:val="00E76CDA"/>
    <w:rsid w:val="00E77123"/>
    <w:rsid w:val="00E77317"/>
    <w:rsid w:val="00E77808"/>
    <w:rsid w:val="00E7799E"/>
    <w:rsid w:val="00E779FA"/>
    <w:rsid w:val="00E80CB3"/>
    <w:rsid w:val="00E80D6C"/>
    <w:rsid w:val="00E81239"/>
    <w:rsid w:val="00E817C3"/>
    <w:rsid w:val="00E82295"/>
    <w:rsid w:val="00E82911"/>
    <w:rsid w:val="00E831C2"/>
    <w:rsid w:val="00E831E3"/>
    <w:rsid w:val="00E8377C"/>
    <w:rsid w:val="00E8385E"/>
    <w:rsid w:val="00E84ABF"/>
    <w:rsid w:val="00E84B96"/>
    <w:rsid w:val="00E8549B"/>
    <w:rsid w:val="00E85581"/>
    <w:rsid w:val="00E86C01"/>
    <w:rsid w:val="00E86D1F"/>
    <w:rsid w:val="00E870BB"/>
    <w:rsid w:val="00E87C64"/>
    <w:rsid w:val="00E87DA4"/>
    <w:rsid w:val="00E902FC"/>
    <w:rsid w:val="00E905D5"/>
    <w:rsid w:val="00E909B3"/>
    <w:rsid w:val="00E90A81"/>
    <w:rsid w:val="00E90E3E"/>
    <w:rsid w:val="00E90E3F"/>
    <w:rsid w:val="00E91280"/>
    <w:rsid w:val="00E91554"/>
    <w:rsid w:val="00E91BC1"/>
    <w:rsid w:val="00E934CE"/>
    <w:rsid w:val="00E93617"/>
    <w:rsid w:val="00E948BE"/>
    <w:rsid w:val="00E94AA2"/>
    <w:rsid w:val="00E94F0D"/>
    <w:rsid w:val="00E952E6"/>
    <w:rsid w:val="00E95C81"/>
    <w:rsid w:val="00E95EBB"/>
    <w:rsid w:val="00E96170"/>
    <w:rsid w:val="00E9661A"/>
    <w:rsid w:val="00E967D3"/>
    <w:rsid w:val="00E96BD0"/>
    <w:rsid w:val="00E97011"/>
    <w:rsid w:val="00E97719"/>
    <w:rsid w:val="00E97EA5"/>
    <w:rsid w:val="00EA12B1"/>
    <w:rsid w:val="00EA1BEF"/>
    <w:rsid w:val="00EA1C3F"/>
    <w:rsid w:val="00EA2B57"/>
    <w:rsid w:val="00EA2E56"/>
    <w:rsid w:val="00EA3032"/>
    <w:rsid w:val="00EA3877"/>
    <w:rsid w:val="00EA3A56"/>
    <w:rsid w:val="00EA4A0B"/>
    <w:rsid w:val="00EA4AE4"/>
    <w:rsid w:val="00EA4DFF"/>
    <w:rsid w:val="00EA6743"/>
    <w:rsid w:val="00EA6F6E"/>
    <w:rsid w:val="00EA6FDC"/>
    <w:rsid w:val="00EA740C"/>
    <w:rsid w:val="00EA7886"/>
    <w:rsid w:val="00EA7FEF"/>
    <w:rsid w:val="00EB15C2"/>
    <w:rsid w:val="00EB1A2C"/>
    <w:rsid w:val="00EB1B84"/>
    <w:rsid w:val="00EB25ED"/>
    <w:rsid w:val="00EB289E"/>
    <w:rsid w:val="00EB3432"/>
    <w:rsid w:val="00EB3ED7"/>
    <w:rsid w:val="00EB4093"/>
    <w:rsid w:val="00EB42CA"/>
    <w:rsid w:val="00EB4361"/>
    <w:rsid w:val="00EB461E"/>
    <w:rsid w:val="00EB4B13"/>
    <w:rsid w:val="00EB578F"/>
    <w:rsid w:val="00EB69E7"/>
    <w:rsid w:val="00EB6E26"/>
    <w:rsid w:val="00EB719B"/>
    <w:rsid w:val="00EC041C"/>
    <w:rsid w:val="00EC1058"/>
    <w:rsid w:val="00EC126C"/>
    <w:rsid w:val="00EC1BAA"/>
    <w:rsid w:val="00EC2EF7"/>
    <w:rsid w:val="00EC3054"/>
    <w:rsid w:val="00EC33A6"/>
    <w:rsid w:val="00EC3CA7"/>
    <w:rsid w:val="00EC3CC9"/>
    <w:rsid w:val="00EC444F"/>
    <w:rsid w:val="00EC4DF6"/>
    <w:rsid w:val="00EC5B3C"/>
    <w:rsid w:val="00EC5D79"/>
    <w:rsid w:val="00EC6998"/>
    <w:rsid w:val="00EC79B6"/>
    <w:rsid w:val="00EC7CCE"/>
    <w:rsid w:val="00ED020C"/>
    <w:rsid w:val="00ED02B7"/>
    <w:rsid w:val="00ED0846"/>
    <w:rsid w:val="00ED16BB"/>
    <w:rsid w:val="00ED1737"/>
    <w:rsid w:val="00ED1BC5"/>
    <w:rsid w:val="00ED1E6A"/>
    <w:rsid w:val="00ED1E7C"/>
    <w:rsid w:val="00ED2393"/>
    <w:rsid w:val="00ED26C1"/>
    <w:rsid w:val="00ED44C0"/>
    <w:rsid w:val="00ED4774"/>
    <w:rsid w:val="00ED4E5E"/>
    <w:rsid w:val="00ED506B"/>
    <w:rsid w:val="00ED561E"/>
    <w:rsid w:val="00ED5763"/>
    <w:rsid w:val="00ED5E31"/>
    <w:rsid w:val="00ED5E44"/>
    <w:rsid w:val="00ED61AD"/>
    <w:rsid w:val="00ED653D"/>
    <w:rsid w:val="00ED65C3"/>
    <w:rsid w:val="00ED6E19"/>
    <w:rsid w:val="00EE018F"/>
    <w:rsid w:val="00EE055E"/>
    <w:rsid w:val="00EE0582"/>
    <w:rsid w:val="00EE0805"/>
    <w:rsid w:val="00EE10D5"/>
    <w:rsid w:val="00EE118E"/>
    <w:rsid w:val="00EE218D"/>
    <w:rsid w:val="00EE3329"/>
    <w:rsid w:val="00EE3535"/>
    <w:rsid w:val="00EE4FE7"/>
    <w:rsid w:val="00EE54AF"/>
    <w:rsid w:val="00EE59AB"/>
    <w:rsid w:val="00EE62FB"/>
    <w:rsid w:val="00EE70AD"/>
    <w:rsid w:val="00EE7416"/>
    <w:rsid w:val="00EF0458"/>
    <w:rsid w:val="00EF0DCA"/>
    <w:rsid w:val="00EF0E98"/>
    <w:rsid w:val="00EF362F"/>
    <w:rsid w:val="00EF3BDA"/>
    <w:rsid w:val="00EF3EDE"/>
    <w:rsid w:val="00EF434A"/>
    <w:rsid w:val="00EF4BC1"/>
    <w:rsid w:val="00EF51AB"/>
    <w:rsid w:val="00EF574A"/>
    <w:rsid w:val="00EF5E5B"/>
    <w:rsid w:val="00EF6901"/>
    <w:rsid w:val="00EF6A6C"/>
    <w:rsid w:val="00EF6B2F"/>
    <w:rsid w:val="00EF7179"/>
    <w:rsid w:val="00EF7C3F"/>
    <w:rsid w:val="00EF7D8D"/>
    <w:rsid w:val="00F013E7"/>
    <w:rsid w:val="00F018EE"/>
    <w:rsid w:val="00F01D01"/>
    <w:rsid w:val="00F02367"/>
    <w:rsid w:val="00F023C2"/>
    <w:rsid w:val="00F0252E"/>
    <w:rsid w:val="00F02A5D"/>
    <w:rsid w:val="00F03406"/>
    <w:rsid w:val="00F043C7"/>
    <w:rsid w:val="00F0453A"/>
    <w:rsid w:val="00F04569"/>
    <w:rsid w:val="00F047BA"/>
    <w:rsid w:val="00F04A24"/>
    <w:rsid w:val="00F04B38"/>
    <w:rsid w:val="00F04FA9"/>
    <w:rsid w:val="00F05287"/>
    <w:rsid w:val="00F05311"/>
    <w:rsid w:val="00F05EEB"/>
    <w:rsid w:val="00F06A2B"/>
    <w:rsid w:val="00F072B7"/>
    <w:rsid w:val="00F077F1"/>
    <w:rsid w:val="00F07D9F"/>
    <w:rsid w:val="00F107B5"/>
    <w:rsid w:val="00F10847"/>
    <w:rsid w:val="00F1116C"/>
    <w:rsid w:val="00F11D1D"/>
    <w:rsid w:val="00F12C39"/>
    <w:rsid w:val="00F12E03"/>
    <w:rsid w:val="00F1303E"/>
    <w:rsid w:val="00F132B3"/>
    <w:rsid w:val="00F13372"/>
    <w:rsid w:val="00F13D8B"/>
    <w:rsid w:val="00F14073"/>
    <w:rsid w:val="00F144ED"/>
    <w:rsid w:val="00F145D3"/>
    <w:rsid w:val="00F14C48"/>
    <w:rsid w:val="00F14E43"/>
    <w:rsid w:val="00F151BE"/>
    <w:rsid w:val="00F15663"/>
    <w:rsid w:val="00F15CBA"/>
    <w:rsid w:val="00F1679E"/>
    <w:rsid w:val="00F16BD3"/>
    <w:rsid w:val="00F16FDC"/>
    <w:rsid w:val="00F20049"/>
    <w:rsid w:val="00F20AED"/>
    <w:rsid w:val="00F21303"/>
    <w:rsid w:val="00F2151E"/>
    <w:rsid w:val="00F216D0"/>
    <w:rsid w:val="00F21CE7"/>
    <w:rsid w:val="00F2266C"/>
    <w:rsid w:val="00F22802"/>
    <w:rsid w:val="00F2314E"/>
    <w:rsid w:val="00F23920"/>
    <w:rsid w:val="00F23A85"/>
    <w:rsid w:val="00F242D4"/>
    <w:rsid w:val="00F24642"/>
    <w:rsid w:val="00F24A2A"/>
    <w:rsid w:val="00F26499"/>
    <w:rsid w:val="00F2666E"/>
    <w:rsid w:val="00F2771D"/>
    <w:rsid w:val="00F30454"/>
    <w:rsid w:val="00F30ACE"/>
    <w:rsid w:val="00F30C75"/>
    <w:rsid w:val="00F3158B"/>
    <w:rsid w:val="00F3257F"/>
    <w:rsid w:val="00F32627"/>
    <w:rsid w:val="00F339DB"/>
    <w:rsid w:val="00F345E5"/>
    <w:rsid w:val="00F34994"/>
    <w:rsid w:val="00F3572E"/>
    <w:rsid w:val="00F358CA"/>
    <w:rsid w:val="00F35C0B"/>
    <w:rsid w:val="00F36076"/>
    <w:rsid w:val="00F366F0"/>
    <w:rsid w:val="00F37027"/>
    <w:rsid w:val="00F3752A"/>
    <w:rsid w:val="00F37946"/>
    <w:rsid w:val="00F4061E"/>
    <w:rsid w:val="00F41772"/>
    <w:rsid w:val="00F41BAF"/>
    <w:rsid w:val="00F41FDE"/>
    <w:rsid w:val="00F42DE3"/>
    <w:rsid w:val="00F42F16"/>
    <w:rsid w:val="00F43276"/>
    <w:rsid w:val="00F43496"/>
    <w:rsid w:val="00F43863"/>
    <w:rsid w:val="00F43BB5"/>
    <w:rsid w:val="00F43C61"/>
    <w:rsid w:val="00F43E48"/>
    <w:rsid w:val="00F448EA"/>
    <w:rsid w:val="00F44940"/>
    <w:rsid w:val="00F4597C"/>
    <w:rsid w:val="00F45F8E"/>
    <w:rsid w:val="00F462F9"/>
    <w:rsid w:val="00F46548"/>
    <w:rsid w:val="00F47027"/>
    <w:rsid w:val="00F47523"/>
    <w:rsid w:val="00F47D44"/>
    <w:rsid w:val="00F5017B"/>
    <w:rsid w:val="00F5142B"/>
    <w:rsid w:val="00F51504"/>
    <w:rsid w:val="00F521A6"/>
    <w:rsid w:val="00F527AA"/>
    <w:rsid w:val="00F52BB2"/>
    <w:rsid w:val="00F543BD"/>
    <w:rsid w:val="00F54B01"/>
    <w:rsid w:val="00F54EF5"/>
    <w:rsid w:val="00F56716"/>
    <w:rsid w:val="00F569A7"/>
    <w:rsid w:val="00F56DB1"/>
    <w:rsid w:val="00F573BF"/>
    <w:rsid w:val="00F57B8C"/>
    <w:rsid w:val="00F57BA3"/>
    <w:rsid w:val="00F6079F"/>
    <w:rsid w:val="00F60983"/>
    <w:rsid w:val="00F60C63"/>
    <w:rsid w:val="00F60CAE"/>
    <w:rsid w:val="00F61260"/>
    <w:rsid w:val="00F629A9"/>
    <w:rsid w:val="00F629F4"/>
    <w:rsid w:val="00F63C77"/>
    <w:rsid w:val="00F63EEE"/>
    <w:rsid w:val="00F64A87"/>
    <w:rsid w:val="00F650D3"/>
    <w:rsid w:val="00F654E3"/>
    <w:rsid w:val="00F65605"/>
    <w:rsid w:val="00F656F9"/>
    <w:rsid w:val="00F65EE6"/>
    <w:rsid w:val="00F6643F"/>
    <w:rsid w:val="00F6657B"/>
    <w:rsid w:val="00F66A68"/>
    <w:rsid w:val="00F66B3C"/>
    <w:rsid w:val="00F66C8F"/>
    <w:rsid w:val="00F66E14"/>
    <w:rsid w:val="00F67727"/>
    <w:rsid w:val="00F67F46"/>
    <w:rsid w:val="00F70499"/>
    <w:rsid w:val="00F7094D"/>
    <w:rsid w:val="00F70A48"/>
    <w:rsid w:val="00F7128A"/>
    <w:rsid w:val="00F7146B"/>
    <w:rsid w:val="00F71B87"/>
    <w:rsid w:val="00F71F83"/>
    <w:rsid w:val="00F7263A"/>
    <w:rsid w:val="00F72C9C"/>
    <w:rsid w:val="00F72F7B"/>
    <w:rsid w:val="00F743F9"/>
    <w:rsid w:val="00F74FE1"/>
    <w:rsid w:val="00F75055"/>
    <w:rsid w:val="00F7583B"/>
    <w:rsid w:val="00F75C56"/>
    <w:rsid w:val="00F76456"/>
    <w:rsid w:val="00F81150"/>
    <w:rsid w:val="00F81472"/>
    <w:rsid w:val="00F8240E"/>
    <w:rsid w:val="00F83592"/>
    <w:rsid w:val="00F84691"/>
    <w:rsid w:val="00F84EE6"/>
    <w:rsid w:val="00F84F4B"/>
    <w:rsid w:val="00F85013"/>
    <w:rsid w:val="00F857DA"/>
    <w:rsid w:val="00F85BA9"/>
    <w:rsid w:val="00F861EC"/>
    <w:rsid w:val="00F87555"/>
    <w:rsid w:val="00F8755C"/>
    <w:rsid w:val="00F876AB"/>
    <w:rsid w:val="00F87CC2"/>
    <w:rsid w:val="00F903B6"/>
    <w:rsid w:val="00F90DA1"/>
    <w:rsid w:val="00F91180"/>
    <w:rsid w:val="00F914EA"/>
    <w:rsid w:val="00F91AE5"/>
    <w:rsid w:val="00F927AB"/>
    <w:rsid w:val="00F92FA9"/>
    <w:rsid w:val="00F93BB2"/>
    <w:rsid w:val="00F93E09"/>
    <w:rsid w:val="00F94A56"/>
    <w:rsid w:val="00F94A8E"/>
    <w:rsid w:val="00F95907"/>
    <w:rsid w:val="00F95A2F"/>
    <w:rsid w:val="00F95F06"/>
    <w:rsid w:val="00F966A6"/>
    <w:rsid w:val="00F96844"/>
    <w:rsid w:val="00F969BE"/>
    <w:rsid w:val="00F97C3E"/>
    <w:rsid w:val="00FA003C"/>
    <w:rsid w:val="00FA1E93"/>
    <w:rsid w:val="00FA291E"/>
    <w:rsid w:val="00FA3231"/>
    <w:rsid w:val="00FA49C9"/>
    <w:rsid w:val="00FA4D9E"/>
    <w:rsid w:val="00FA5ABB"/>
    <w:rsid w:val="00FA5CD9"/>
    <w:rsid w:val="00FA5E1F"/>
    <w:rsid w:val="00FA60C3"/>
    <w:rsid w:val="00FA64FC"/>
    <w:rsid w:val="00FA6D4E"/>
    <w:rsid w:val="00FB0363"/>
    <w:rsid w:val="00FB0F18"/>
    <w:rsid w:val="00FB10C5"/>
    <w:rsid w:val="00FB2860"/>
    <w:rsid w:val="00FB2B48"/>
    <w:rsid w:val="00FB3488"/>
    <w:rsid w:val="00FB3741"/>
    <w:rsid w:val="00FB42F0"/>
    <w:rsid w:val="00FB4E01"/>
    <w:rsid w:val="00FB61B1"/>
    <w:rsid w:val="00FB6383"/>
    <w:rsid w:val="00FB6B6B"/>
    <w:rsid w:val="00FB6B80"/>
    <w:rsid w:val="00FC0500"/>
    <w:rsid w:val="00FC0DF5"/>
    <w:rsid w:val="00FC235C"/>
    <w:rsid w:val="00FC3963"/>
    <w:rsid w:val="00FC4C0C"/>
    <w:rsid w:val="00FC4EB9"/>
    <w:rsid w:val="00FC5623"/>
    <w:rsid w:val="00FC58C6"/>
    <w:rsid w:val="00FC5F0F"/>
    <w:rsid w:val="00FC62A3"/>
    <w:rsid w:val="00FC6809"/>
    <w:rsid w:val="00FC6DAB"/>
    <w:rsid w:val="00FD17E7"/>
    <w:rsid w:val="00FD233C"/>
    <w:rsid w:val="00FD269C"/>
    <w:rsid w:val="00FD26F5"/>
    <w:rsid w:val="00FD2D02"/>
    <w:rsid w:val="00FD39A8"/>
    <w:rsid w:val="00FD3FF0"/>
    <w:rsid w:val="00FD4181"/>
    <w:rsid w:val="00FD4565"/>
    <w:rsid w:val="00FD4715"/>
    <w:rsid w:val="00FD47A0"/>
    <w:rsid w:val="00FD51C6"/>
    <w:rsid w:val="00FD548E"/>
    <w:rsid w:val="00FD54A2"/>
    <w:rsid w:val="00FD5C2B"/>
    <w:rsid w:val="00FD6B56"/>
    <w:rsid w:val="00FD7067"/>
    <w:rsid w:val="00FE0028"/>
    <w:rsid w:val="00FE0341"/>
    <w:rsid w:val="00FE0410"/>
    <w:rsid w:val="00FE04FC"/>
    <w:rsid w:val="00FE0DF9"/>
    <w:rsid w:val="00FE142A"/>
    <w:rsid w:val="00FE15EA"/>
    <w:rsid w:val="00FE1C7A"/>
    <w:rsid w:val="00FE1FEA"/>
    <w:rsid w:val="00FE2324"/>
    <w:rsid w:val="00FE266F"/>
    <w:rsid w:val="00FE2D2D"/>
    <w:rsid w:val="00FE2E11"/>
    <w:rsid w:val="00FE34F8"/>
    <w:rsid w:val="00FE38D3"/>
    <w:rsid w:val="00FE38FC"/>
    <w:rsid w:val="00FE3DBE"/>
    <w:rsid w:val="00FE43BC"/>
    <w:rsid w:val="00FE49DB"/>
    <w:rsid w:val="00FE547D"/>
    <w:rsid w:val="00FE68F1"/>
    <w:rsid w:val="00FE79B3"/>
    <w:rsid w:val="00FF057C"/>
    <w:rsid w:val="00FF0D1D"/>
    <w:rsid w:val="00FF0F20"/>
    <w:rsid w:val="00FF1D9C"/>
    <w:rsid w:val="00FF33AD"/>
    <w:rsid w:val="00FF3BFC"/>
    <w:rsid w:val="00FF3E8E"/>
    <w:rsid w:val="00FF4316"/>
    <w:rsid w:val="00FF48C0"/>
    <w:rsid w:val="00FF49DD"/>
    <w:rsid w:val="00FF51D4"/>
    <w:rsid w:val="00FF53A1"/>
    <w:rsid w:val="00FF6812"/>
    <w:rsid w:val="00FF6AC1"/>
    <w:rsid w:val="00FF76B3"/>
    <w:rsid w:val="00FF7E67"/>
    <w:rsid w:val="087EA531"/>
    <w:rsid w:val="0AD6CFB9"/>
    <w:rsid w:val="0F0C62B1"/>
    <w:rsid w:val="1251828B"/>
    <w:rsid w:val="136EB0B9"/>
    <w:rsid w:val="156B3F63"/>
    <w:rsid w:val="15BB6E73"/>
    <w:rsid w:val="1B0DBB20"/>
    <w:rsid w:val="1C5B2FB5"/>
    <w:rsid w:val="1D809844"/>
    <w:rsid w:val="1E25B4C1"/>
    <w:rsid w:val="20ECDD3F"/>
    <w:rsid w:val="287E7CE6"/>
    <w:rsid w:val="2B4FDE7C"/>
    <w:rsid w:val="2BAC62A8"/>
    <w:rsid w:val="2D9BB4B4"/>
    <w:rsid w:val="2E64549F"/>
    <w:rsid w:val="2EE70019"/>
    <w:rsid w:val="307F7C4E"/>
    <w:rsid w:val="30E559DE"/>
    <w:rsid w:val="3174E844"/>
    <w:rsid w:val="331661AE"/>
    <w:rsid w:val="345CFFE8"/>
    <w:rsid w:val="36142E3A"/>
    <w:rsid w:val="3689F317"/>
    <w:rsid w:val="37E86081"/>
    <w:rsid w:val="38DEE085"/>
    <w:rsid w:val="3C4F5B60"/>
    <w:rsid w:val="3DF30300"/>
    <w:rsid w:val="3EBB4378"/>
    <w:rsid w:val="424BB8A0"/>
    <w:rsid w:val="49FE2266"/>
    <w:rsid w:val="4C082215"/>
    <w:rsid w:val="4D4ED68D"/>
    <w:rsid w:val="4E7B1F39"/>
    <w:rsid w:val="536E1790"/>
    <w:rsid w:val="5691AFF7"/>
    <w:rsid w:val="56C8ABBC"/>
    <w:rsid w:val="589B9B60"/>
    <w:rsid w:val="5BCDCDBC"/>
    <w:rsid w:val="5E6187FB"/>
    <w:rsid w:val="5EC32032"/>
    <w:rsid w:val="5FDB10BF"/>
    <w:rsid w:val="61BF3CF7"/>
    <w:rsid w:val="6480A001"/>
    <w:rsid w:val="664F2B82"/>
    <w:rsid w:val="6732C841"/>
    <w:rsid w:val="67538BF4"/>
    <w:rsid w:val="6D35F633"/>
    <w:rsid w:val="6E542AAE"/>
    <w:rsid w:val="716CFD97"/>
    <w:rsid w:val="71A86A47"/>
    <w:rsid w:val="735A2258"/>
    <w:rsid w:val="75B6BA14"/>
    <w:rsid w:val="76B3F385"/>
    <w:rsid w:val="76D05627"/>
    <w:rsid w:val="778C6412"/>
    <w:rsid w:val="792217F4"/>
    <w:rsid w:val="7A188121"/>
    <w:rsid w:val="7BA9E632"/>
    <w:rsid w:val="7CE29A3D"/>
    <w:rsid w:val="7E07153D"/>
    <w:rsid w:val="7E5A9309"/>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387FD"/>
  <w15:docId w15:val="{F6C73768-7814-4FD0-A13B-1A2FC44B2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720"/>
    <w:pPr>
      <w:spacing w:after="0" w:line="240" w:lineRule="auto"/>
    </w:pPr>
    <w:rPr>
      <w:rFonts w:ascii="Verdana" w:eastAsia="Times New Roman" w:hAnsi="Verdana" w:cs="Times New Roman"/>
      <w:sz w:val="20"/>
      <w:szCs w:val="24"/>
      <w:lang w:eastAsia="en-GB"/>
    </w:rPr>
  </w:style>
  <w:style w:type="paragraph" w:styleId="Heading1">
    <w:name w:val="heading 1"/>
    <w:basedOn w:val="Normal"/>
    <w:next w:val="NormalIndent"/>
    <w:link w:val="Heading1Char1"/>
    <w:qFormat/>
    <w:rsid w:val="005B08BD"/>
    <w:pPr>
      <w:keepNext/>
      <w:pageBreakBefore/>
      <w:numPr>
        <w:numId w:val="1"/>
      </w:numPr>
      <w:spacing w:before="240" w:after="480"/>
      <w:ind w:left="431" w:hanging="431"/>
      <w:outlineLvl w:val="0"/>
    </w:pPr>
    <w:rPr>
      <w:b/>
      <w:caps/>
      <w:color w:val="808080"/>
      <w:sz w:val="24"/>
    </w:rPr>
  </w:style>
  <w:style w:type="paragraph" w:styleId="Heading2">
    <w:name w:val="heading 2"/>
    <w:aliases w:val="Heading 2 Char1,Heading 2 Char Char"/>
    <w:basedOn w:val="Normal"/>
    <w:next w:val="NormalIndent"/>
    <w:link w:val="Heading2Char"/>
    <w:qFormat/>
    <w:rsid w:val="006F1351"/>
    <w:pPr>
      <w:keepNext/>
      <w:keepLines/>
      <w:numPr>
        <w:ilvl w:val="1"/>
        <w:numId w:val="1"/>
      </w:numPr>
      <w:spacing w:after="120"/>
      <w:outlineLvl w:val="1"/>
    </w:pPr>
    <w:rPr>
      <w:b/>
      <w:caps/>
      <w:color w:val="000000"/>
    </w:rPr>
  </w:style>
  <w:style w:type="paragraph" w:styleId="Heading3">
    <w:name w:val="heading 3"/>
    <w:aliases w:val="Heading 3 Char1"/>
    <w:basedOn w:val="Normal"/>
    <w:next w:val="NormalIndent"/>
    <w:link w:val="Heading3Char"/>
    <w:qFormat/>
    <w:rsid w:val="00DC2720"/>
    <w:pPr>
      <w:keepNext/>
      <w:keepLines/>
      <w:numPr>
        <w:ilvl w:val="2"/>
        <w:numId w:val="1"/>
      </w:numPr>
      <w:spacing w:after="240"/>
      <w:outlineLvl w:val="2"/>
    </w:pPr>
    <w:rPr>
      <w:b/>
    </w:rPr>
  </w:style>
  <w:style w:type="paragraph" w:styleId="Heading4">
    <w:name w:val="heading 4"/>
    <w:aliases w:val="Heading 4 Char1"/>
    <w:basedOn w:val="Normal"/>
    <w:next w:val="NormalIndent"/>
    <w:link w:val="Heading4Char"/>
    <w:autoRedefine/>
    <w:qFormat/>
    <w:rsid w:val="00DC2720"/>
    <w:pPr>
      <w:keepNext/>
      <w:numPr>
        <w:ilvl w:val="3"/>
        <w:numId w:val="1"/>
      </w:numPr>
      <w:spacing w:after="120"/>
      <w:outlineLvl w:val="3"/>
    </w:pPr>
    <w:rPr>
      <w:b/>
      <w:i/>
    </w:rPr>
  </w:style>
  <w:style w:type="paragraph" w:styleId="Heading5">
    <w:name w:val="heading 5"/>
    <w:basedOn w:val="Normal"/>
    <w:next w:val="NormalIndent"/>
    <w:link w:val="Heading5Char"/>
    <w:qFormat/>
    <w:rsid w:val="000309B6"/>
    <w:pPr>
      <w:keepNext/>
      <w:numPr>
        <w:ilvl w:val="4"/>
        <w:numId w:val="1"/>
      </w:numPr>
      <w:spacing w:after="120"/>
      <w:outlineLvl w:val="4"/>
    </w:pPr>
    <w:rPr>
      <w:i/>
    </w:rPr>
  </w:style>
  <w:style w:type="paragraph" w:styleId="Heading6">
    <w:name w:val="heading 6"/>
    <w:basedOn w:val="Normal"/>
    <w:next w:val="NormalIndent"/>
    <w:link w:val="Heading6Char"/>
    <w:qFormat/>
    <w:rsid w:val="000309B6"/>
    <w:pPr>
      <w:numPr>
        <w:ilvl w:val="5"/>
        <w:numId w:val="1"/>
      </w:numPr>
      <w:outlineLvl w:val="5"/>
    </w:pPr>
    <w:rPr>
      <w:u w:val="single"/>
    </w:rPr>
  </w:style>
  <w:style w:type="paragraph" w:styleId="Heading7">
    <w:name w:val="heading 7"/>
    <w:basedOn w:val="Normal"/>
    <w:next w:val="NormalIndent"/>
    <w:link w:val="Heading7Char"/>
    <w:qFormat/>
    <w:rsid w:val="000309B6"/>
    <w:pPr>
      <w:numPr>
        <w:ilvl w:val="6"/>
        <w:numId w:val="1"/>
      </w:numPr>
      <w:outlineLvl w:val="6"/>
    </w:pPr>
    <w:rPr>
      <w:i/>
    </w:rPr>
  </w:style>
  <w:style w:type="paragraph" w:styleId="Heading8">
    <w:name w:val="heading 8"/>
    <w:basedOn w:val="Normal"/>
    <w:next w:val="Normal"/>
    <w:link w:val="Heading8Char"/>
    <w:qFormat/>
    <w:rsid w:val="000309B6"/>
    <w:pPr>
      <w:numPr>
        <w:ilvl w:val="7"/>
        <w:numId w:val="1"/>
      </w:numPr>
      <w:spacing w:before="240" w:after="60"/>
      <w:outlineLvl w:val="7"/>
    </w:pPr>
    <w:rPr>
      <w:i/>
    </w:rPr>
  </w:style>
  <w:style w:type="paragraph" w:styleId="Heading9">
    <w:name w:val="heading 9"/>
    <w:basedOn w:val="Normal"/>
    <w:next w:val="NormalIndent"/>
    <w:link w:val="Heading9Char"/>
    <w:qFormat/>
    <w:rsid w:val="000309B6"/>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0309B6"/>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aliases w:val="Heading 2 Char1 Char,Heading 2 Char Char Char"/>
    <w:basedOn w:val="DefaultParagraphFont"/>
    <w:link w:val="Heading2"/>
    <w:rsid w:val="006F1351"/>
    <w:rPr>
      <w:rFonts w:ascii="Verdana" w:eastAsia="Times New Roman" w:hAnsi="Verdana" w:cs="Times New Roman"/>
      <w:b/>
      <w:caps/>
      <w:color w:val="000000"/>
      <w:sz w:val="20"/>
      <w:szCs w:val="24"/>
      <w:lang w:eastAsia="en-GB"/>
    </w:rPr>
  </w:style>
  <w:style w:type="character" w:customStyle="1" w:styleId="Heading3Char">
    <w:name w:val="Heading 3 Char"/>
    <w:aliases w:val="Heading 3 Char1 Char"/>
    <w:basedOn w:val="DefaultParagraphFont"/>
    <w:link w:val="Heading3"/>
    <w:rsid w:val="00DC2720"/>
    <w:rPr>
      <w:rFonts w:ascii="Verdana" w:eastAsia="Times New Roman" w:hAnsi="Verdana" w:cs="Times New Roman"/>
      <w:b/>
      <w:sz w:val="20"/>
      <w:szCs w:val="24"/>
      <w:lang w:eastAsia="en-GB"/>
    </w:rPr>
  </w:style>
  <w:style w:type="character" w:customStyle="1" w:styleId="Heading4Char">
    <w:name w:val="Heading 4 Char"/>
    <w:aliases w:val="Heading 4 Char1 Char"/>
    <w:basedOn w:val="DefaultParagraphFont"/>
    <w:link w:val="Heading4"/>
    <w:rsid w:val="00DC2720"/>
    <w:rPr>
      <w:rFonts w:ascii="Verdana" w:eastAsia="Times New Roman" w:hAnsi="Verdana" w:cs="Times New Roman"/>
      <w:b/>
      <w:i/>
      <w:sz w:val="20"/>
      <w:szCs w:val="24"/>
      <w:lang w:eastAsia="en-GB"/>
    </w:rPr>
  </w:style>
  <w:style w:type="character" w:customStyle="1" w:styleId="Heading5Char">
    <w:name w:val="Heading 5 Char"/>
    <w:basedOn w:val="DefaultParagraphFont"/>
    <w:link w:val="Heading5"/>
    <w:rsid w:val="000309B6"/>
    <w:rPr>
      <w:rFonts w:ascii="Verdana" w:eastAsia="Times New Roman" w:hAnsi="Verdana" w:cs="Times New Roman"/>
      <w:i/>
      <w:sz w:val="20"/>
      <w:szCs w:val="20"/>
      <w:lang w:val="en-GB"/>
    </w:rPr>
  </w:style>
  <w:style w:type="character" w:customStyle="1" w:styleId="Heading6Char">
    <w:name w:val="Heading 6 Char"/>
    <w:basedOn w:val="DefaultParagraphFont"/>
    <w:link w:val="Heading6"/>
    <w:rsid w:val="000309B6"/>
    <w:rPr>
      <w:rFonts w:ascii="Verdana" w:eastAsia="Times New Roman" w:hAnsi="Verdana" w:cs="Times New Roman"/>
      <w:sz w:val="20"/>
      <w:szCs w:val="20"/>
      <w:u w:val="single"/>
      <w:lang w:val="en-GB"/>
    </w:rPr>
  </w:style>
  <w:style w:type="character" w:customStyle="1" w:styleId="Heading7Char">
    <w:name w:val="Heading 7 Char"/>
    <w:basedOn w:val="DefaultParagraphFont"/>
    <w:link w:val="Heading7"/>
    <w:rsid w:val="000309B6"/>
    <w:rPr>
      <w:rFonts w:ascii="Verdana" w:eastAsia="Times New Roman" w:hAnsi="Verdana" w:cs="Times New Roman"/>
      <w:i/>
      <w:sz w:val="20"/>
      <w:szCs w:val="20"/>
      <w:lang w:val="en-GB"/>
    </w:rPr>
  </w:style>
  <w:style w:type="character" w:customStyle="1" w:styleId="Heading8Char">
    <w:name w:val="Heading 8 Char"/>
    <w:basedOn w:val="DefaultParagraphFont"/>
    <w:link w:val="Heading8"/>
    <w:rsid w:val="000309B6"/>
    <w:rPr>
      <w:rFonts w:ascii="Verdana" w:eastAsia="Times New Roman" w:hAnsi="Verdana" w:cs="Times New Roman"/>
      <w:i/>
      <w:sz w:val="20"/>
      <w:szCs w:val="20"/>
      <w:lang w:val="en-GB"/>
    </w:rPr>
  </w:style>
  <w:style w:type="character" w:customStyle="1" w:styleId="Heading9Char">
    <w:name w:val="Heading 9 Char"/>
    <w:basedOn w:val="DefaultParagraphFont"/>
    <w:link w:val="Heading9"/>
    <w:rsid w:val="000309B6"/>
    <w:rPr>
      <w:rFonts w:ascii="Verdana" w:eastAsia="Times New Roman" w:hAnsi="Verdana" w:cs="Times New Roman"/>
      <w:i/>
      <w:sz w:val="20"/>
      <w:szCs w:val="20"/>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0309B6"/>
    <w:pPr>
      <w:spacing w:after="180"/>
      <w:ind w:left="709"/>
    </w:pPr>
  </w:style>
  <w:style w:type="paragraph" w:customStyle="1" w:styleId="IndentOne">
    <w:name w:val="Indent One"/>
    <w:basedOn w:val="NormalIndent"/>
    <w:rsid w:val="000309B6"/>
    <w:pPr>
      <w:ind w:left="1418"/>
    </w:pPr>
  </w:style>
  <w:style w:type="paragraph" w:styleId="TOC2">
    <w:name w:val="toc 2"/>
    <w:basedOn w:val="Normal"/>
    <w:next w:val="Normal"/>
    <w:uiPriority w:val="39"/>
    <w:rsid w:val="000309B6"/>
    <w:pPr>
      <w:ind w:left="220"/>
    </w:pPr>
    <w:rPr>
      <w:smallCaps/>
    </w:rPr>
  </w:style>
  <w:style w:type="paragraph" w:styleId="TOC1">
    <w:name w:val="toc 1"/>
    <w:basedOn w:val="Normal"/>
    <w:next w:val="TOC2"/>
    <w:uiPriority w:val="39"/>
    <w:rsid w:val="000309B6"/>
    <w:pPr>
      <w:spacing w:before="120" w:after="120"/>
    </w:pPr>
    <w:rPr>
      <w:b/>
      <w:bCs/>
      <w:caps/>
    </w:rPr>
  </w:style>
  <w:style w:type="paragraph" w:styleId="Footer">
    <w:name w:val="footer"/>
    <w:basedOn w:val="Normal"/>
    <w:link w:val="FooterChar"/>
    <w:rsid w:val="000309B6"/>
    <w:pPr>
      <w:pBdr>
        <w:top w:val="single" w:sz="6" w:space="1" w:color="auto"/>
        <w:between w:val="single" w:sz="6" w:space="1" w:color="auto"/>
      </w:pBdr>
      <w:tabs>
        <w:tab w:val="right" w:pos="8931"/>
      </w:tabs>
    </w:pPr>
    <w:rPr>
      <w:i/>
    </w:rPr>
  </w:style>
  <w:style w:type="character" w:customStyle="1" w:styleId="FooterChar">
    <w:name w:val="Footer Char"/>
    <w:basedOn w:val="DefaultParagraphFont"/>
    <w:link w:val="Footer"/>
    <w:rsid w:val="000309B6"/>
    <w:rPr>
      <w:rFonts w:ascii="Verdana" w:eastAsia="Times New Roman" w:hAnsi="Verdana" w:cs="Times New Roman"/>
      <w:i/>
      <w:sz w:val="20"/>
      <w:szCs w:val="20"/>
      <w:lang w:val="en-US"/>
    </w:rPr>
  </w:style>
  <w:style w:type="paragraph" w:styleId="Header">
    <w:name w:val="header"/>
    <w:basedOn w:val="Normal"/>
    <w:link w:val="HeaderChar"/>
    <w:rsid w:val="000309B6"/>
    <w:pPr>
      <w:pBdr>
        <w:bottom w:val="single" w:sz="6" w:space="1" w:color="auto"/>
        <w:between w:val="single" w:sz="6" w:space="1" w:color="auto"/>
      </w:pBdr>
      <w:jc w:val="right"/>
    </w:pPr>
  </w:style>
  <w:style w:type="character" w:customStyle="1" w:styleId="HeaderChar">
    <w:name w:val="Header Char"/>
    <w:basedOn w:val="DefaultParagraphFont"/>
    <w:link w:val="Header"/>
    <w:rsid w:val="000309B6"/>
    <w:rPr>
      <w:rFonts w:ascii="Verdana" w:eastAsia="Times New Roman" w:hAnsi="Verdana" w:cs="Times New Roman"/>
      <w:sz w:val="20"/>
      <w:szCs w:val="20"/>
      <w:lang w:val="en-US"/>
    </w:rPr>
  </w:style>
  <w:style w:type="paragraph" w:customStyle="1" w:styleId="ResponseText">
    <w:name w:val="Response Text"/>
    <w:basedOn w:val="Normal"/>
    <w:rsid w:val="000309B6"/>
    <w:pPr>
      <w:spacing w:before="120"/>
      <w:ind w:left="2606"/>
      <w:jc w:val="both"/>
    </w:pPr>
  </w:style>
  <w:style w:type="character" w:styleId="Hyperlink">
    <w:name w:val="Hyperlink"/>
    <w:basedOn w:val="DefaultParagraphFont"/>
    <w:uiPriority w:val="99"/>
    <w:rsid w:val="000309B6"/>
    <w:rPr>
      <w:color w:val="0000FF"/>
      <w:u w:val="single"/>
    </w:rPr>
  </w:style>
  <w:style w:type="character" w:customStyle="1" w:styleId="Heading1Char1">
    <w:name w:val="Heading 1 Char1"/>
    <w:basedOn w:val="DefaultParagraphFont"/>
    <w:link w:val="Heading1"/>
    <w:rsid w:val="005B08BD"/>
    <w:rPr>
      <w:rFonts w:ascii="Verdana" w:eastAsia="Times New Roman" w:hAnsi="Verdana" w:cs="Times New Roman"/>
      <w:b/>
      <w:caps/>
      <w:color w:val="808080"/>
      <w:sz w:val="24"/>
      <w:szCs w:val="24"/>
      <w:lang w:eastAsia="en-GB"/>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0309B6"/>
    <w:rPr>
      <w:rFonts w:ascii="Verdana" w:eastAsia="Times New Roman" w:hAnsi="Verdana" w:cs="Times New Roman"/>
      <w:sz w:val="20"/>
      <w:szCs w:val="20"/>
      <w:lang w:val="en-US"/>
    </w:rPr>
  </w:style>
  <w:style w:type="paragraph" w:styleId="BalloonText">
    <w:name w:val="Balloon Text"/>
    <w:basedOn w:val="Normal"/>
    <w:link w:val="BalloonTextChar"/>
    <w:uiPriority w:val="99"/>
    <w:semiHidden/>
    <w:unhideWhenUsed/>
    <w:rsid w:val="000309B6"/>
    <w:rPr>
      <w:rFonts w:ascii="Tahoma" w:hAnsi="Tahoma" w:cs="Tahoma"/>
      <w:sz w:val="16"/>
      <w:szCs w:val="16"/>
    </w:rPr>
  </w:style>
  <w:style w:type="character" w:customStyle="1" w:styleId="BalloonTextChar">
    <w:name w:val="Balloon Text Char"/>
    <w:basedOn w:val="DefaultParagraphFont"/>
    <w:link w:val="BalloonText"/>
    <w:uiPriority w:val="99"/>
    <w:semiHidden/>
    <w:rsid w:val="000309B6"/>
    <w:rPr>
      <w:rFonts w:ascii="Tahoma" w:eastAsia="Times New Roman" w:hAnsi="Tahoma" w:cs="Tahoma"/>
      <w:sz w:val="16"/>
      <w:szCs w:val="16"/>
      <w:lang w:eastAsia="en-GB"/>
    </w:rPr>
  </w:style>
  <w:style w:type="character" w:styleId="CommentReference">
    <w:name w:val="annotation reference"/>
    <w:basedOn w:val="DefaultParagraphFont"/>
    <w:semiHidden/>
    <w:unhideWhenUsed/>
    <w:rsid w:val="00D263E5"/>
    <w:rPr>
      <w:sz w:val="16"/>
      <w:szCs w:val="16"/>
    </w:rPr>
  </w:style>
  <w:style w:type="paragraph" w:styleId="CommentText">
    <w:name w:val="annotation text"/>
    <w:basedOn w:val="NormalIndent"/>
    <w:link w:val="CommentTextChar"/>
    <w:unhideWhenUsed/>
    <w:qFormat/>
    <w:rsid w:val="00B56782"/>
    <w:pPr>
      <w:widowControl w:val="0"/>
      <w:adjustRightInd w:val="0"/>
      <w:spacing w:line="300" w:lineRule="atLeast"/>
      <w:ind w:left="567"/>
      <w:jc w:val="both"/>
      <w:textAlignment w:val="baseline"/>
    </w:pPr>
  </w:style>
  <w:style w:type="character" w:customStyle="1" w:styleId="CommentTextChar">
    <w:name w:val="Comment Text Char"/>
    <w:basedOn w:val="DefaultParagraphFont"/>
    <w:link w:val="CommentText"/>
    <w:rsid w:val="00B56782"/>
    <w:rPr>
      <w:rFonts w:ascii="Verdana" w:eastAsia="Times New Roman" w:hAnsi="Verdana" w:cs="Times New Roman"/>
      <w:sz w:val="20"/>
      <w:szCs w:val="24"/>
      <w:lang w:eastAsia="en-GB"/>
    </w:rPr>
  </w:style>
  <w:style w:type="paragraph" w:styleId="CommentSubject">
    <w:name w:val="annotation subject"/>
    <w:basedOn w:val="CommentText"/>
    <w:next w:val="CommentText"/>
    <w:link w:val="CommentSubjectChar"/>
    <w:uiPriority w:val="99"/>
    <w:semiHidden/>
    <w:unhideWhenUsed/>
    <w:rsid w:val="00D263E5"/>
    <w:rPr>
      <w:b/>
      <w:bCs/>
    </w:rPr>
  </w:style>
  <w:style w:type="character" w:customStyle="1" w:styleId="CommentSubjectChar">
    <w:name w:val="Comment Subject Char"/>
    <w:basedOn w:val="CommentTextChar"/>
    <w:link w:val="CommentSubject"/>
    <w:uiPriority w:val="99"/>
    <w:semiHidden/>
    <w:rsid w:val="00D263E5"/>
    <w:rPr>
      <w:rFonts w:ascii="Verdana" w:eastAsia="Times New Roman" w:hAnsi="Verdana" w:cs="Times New Roman"/>
      <w:b/>
      <w:bCs/>
      <w:sz w:val="20"/>
      <w:szCs w:val="20"/>
      <w:lang w:val="en-US" w:eastAsia="en-GB"/>
    </w:rPr>
  </w:style>
  <w:style w:type="paragraph" w:styleId="Caption">
    <w:name w:val="caption"/>
    <w:basedOn w:val="Normal"/>
    <w:next w:val="Normal"/>
    <w:uiPriority w:val="35"/>
    <w:unhideWhenUsed/>
    <w:qFormat/>
    <w:rsid w:val="00493D3C"/>
    <w:pPr>
      <w:spacing w:after="200"/>
    </w:pPr>
    <w:rPr>
      <w:b/>
      <w:iCs/>
      <w:szCs w:val="18"/>
    </w:rPr>
  </w:style>
  <w:style w:type="table" w:styleId="TableGrid">
    <w:name w:val="Table Grid"/>
    <w:basedOn w:val="TableNormal"/>
    <w:uiPriority w:val="59"/>
    <w:rsid w:val="006B77CB"/>
    <w:pPr>
      <w:spacing w:after="0" w:line="300" w:lineRule="atLeast"/>
    </w:pPr>
    <w:rPr>
      <w:rFonts w:ascii="CG Times (W1)" w:eastAsia="Times New Roman" w:hAnsi="CG Times (W1)"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328B"/>
    <w:pPr>
      <w:spacing w:after="100"/>
      <w:ind w:left="400"/>
    </w:pPr>
  </w:style>
  <w:style w:type="paragraph" w:customStyle="1" w:styleId="StyleVerdana9ptLeft075cm1">
    <w:name w:val="Style Verdana 9 pt Left:  0.75 cm1"/>
    <w:basedOn w:val="Normal"/>
    <w:rsid w:val="00FD4715"/>
    <w:pPr>
      <w:spacing w:after="180"/>
      <w:ind w:left="425"/>
    </w:pPr>
  </w:style>
  <w:style w:type="paragraph" w:customStyle="1" w:styleId="StyleHeading1Verdana9pt">
    <w:name w:val="Style Heading 1 + Verdana 9 pt"/>
    <w:basedOn w:val="Heading1"/>
    <w:rsid w:val="00FD4715"/>
    <w:pPr>
      <w:pageBreakBefore w:val="0"/>
      <w:tabs>
        <w:tab w:val="clear" w:pos="432"/>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DF2598"/>
    <w:rPr>
      <w:szCs w:val="21"/>
      <w:lang w:eastAsia="en-ZA"/>
    </w:rPr>
  </w:style>
  <w:style w:type="character" w:customStyle="1" w:styleId="PlainTextChar">
    <w:name w:val="Plain Text Char"/>
    <w:basedOn w:val="DefaultParagraphFont"/>
    <w:link w:val="PlainText"/>
    <w:uiPriority w:val="99"/>
    <w:semiHidden/>
    <w:rsid w:val="00DF2598"/>
    <w:rPr>
      <w:rFonts w:ascii="Times New Roman" w:eastAsia="Times New Roman" w:hAnsi="Times New Roman" w:cs="Times New Roman"/>
      <w:sz w:val="24"/>
      <w:szCs w:val="21"/>
      <w:lang w:eastAsia="en-ZA"/>
    </w:rPr>
  </w:style>
  <w:style w:type="character" w:styleId="FollowedHyperlink">
    <w:name w:val="FollowedHyperlink"/>
    <w:basedOn w:val="DefaultParagraphFont"/>
    <w:uiPriority w:val="99"/>
    <w:semiHidden/>
    <w:unhideWhenUsed/>
    <w:rsid w:val="00F43496"/>
    <w:rPr>
      <w:color w:val="800080" w:themeColor="followedHyperlink"/>
      <w:u w:val="single"/>
    </w:rPr>
  </w:style>
  <w:style w:type="paragraph" w:styleId="ListParagraph">
    <w:name w:val="List Paragraph"/>
    <w:basedOn w:val="Normal"/>
    <w:uiPriority w:val="34"/>
    <w:qFormat/>
    <w:rsid w:val="001376A9"/>
    <w:pPr>
      <w:ind w:left="720"/>
    </w:pPr>
    <w:rPr>
      <w:rFonts w:ascii="Calibri" w:eastAsia="MS PGothic" w:hAnsi="Calibri" w:cs="MS PGothic"/>
      <w:sz w:val="22"/>
      <w:szCs w:val="22"/>
    </w:rPr>
  </w:style>
  <w:style w:type="paragraph" w:customStyle="1" w:styleId="paragraph">
    <w:name w:val="paragraph"/>
    <w:basedOn w:val="Normal"/>
    <w:rsid w:val="00B8028F"/>
    <w:pPr>
      <w:spacing w:before="100" w:beforeAutospacing="1" w:after="100" w:afterAutospacing="1"/>
    </w:pPr>
  </w:style>
  <w:style w:type="character" w:customStyle="1" w:styleId="normaltextrun">
    <w:name w:val="normaltextrun"/>
    <w:basedOn w:val="DefaultParagraphFont"/>
    <w:rsid w:val="00B8028F"/>
  </w:style>
  <w:style w:type="character" w:customStyle="1" w:styleId="eop">
    <w:name w:val="eop"/>
    <w:basedOn w:val="DefaultParagraphFont"/>
    <w:rsid w:val="00B8028F"/>
  </w:style>
  <w:style w:type="character" w:styleId="Mention">
    <w:name w:val="Mention"/>
    <w:basedOn w:val="DefaultParagraphFont"/>
    <w:uiPriority w:val="99"/>
    <w:unhideWhenUsed/>
    <w:rsid w:val="00441184"/>
    <w:rPr>
      <w:color w:val="2B579A"/>
      <w:shd w:val="clear" w:color="auto" w:fill="E6E6E6"/>
    </w:rPr>
  </w:style>
  <w:style w:type="character" w:customStyle="1" w:styleId="normaltextrun1">
    <w:name w:val="normaltextrun1"/>
    <w:basedOn w:val="DefaultParagraphFont"/>
    <w:rsid w:val="006F1B5B"/>
  </w:style>
  <w:style w:type="character" w:customStyle="1" w:styleId="findhit">
    <w:name w:val="findhit"/>
    <w:basedOn w:val="DefaultParagraphFont"/>
    <w:rsid w:val="00856054"/>
  </w:style>
  <w:style w:type="paragraph" w:styleId="Title">
    <w:name w:val="Title"/>
    <w:basedOn w:val="Header"/>
    <w:next w:val="Normal"/>
    <w:link w:val="TitleChar"/>
    <w:uiPriority w:val="10"/>
    <w:rsid w:val="004176E4"/>
    <w:pPr>
      <w:numPr>
        <w:numId w:val="7"/>
      </w:numPr>
      <w:pBdr>
        <w:bottom w:val="none" w:sz="0" w:space="0" w:color="auto"/>
        <w:between w:val="none" w:sz="0" w:space="0" w:color="auto"/>
      </w:pBdr>
      <w:tabs>
        <w:tab w:val="center" w:pos="4320"/>
        <w:tab w:val="right" w:pos="8640"/>
      </w:tabs>
      <w:spacing w:before="240" w:after="480"/>
      <w:jc w:val="left"/>
      <w:outlineLvl w:val="0"/>
    </w:pPr>
    <w:rPr>
      <w:rFonts w:ascii="Times New Roman" w:hAnsi="Times New Roman" w:cs="Arial"/>
      <w:b/>
      <w:bCs/>
      <w:caps/>
      <w:color w:val="808080"/>
      <w:sz w:val="24"/>
    </w:rPr>
  </w:style>
  <w:style w:type="character" w:customStyle="1" w:styleId="TitleChar">
    <w:name w:val="Title Char"/>
    <w:basedOn w:val="DefaultParagraphFont"/>
    <w:link w:val="Title"/>
    <w:uiPriority w:val="10"/>
    <w:rsid w:val="004176E4"/>
    <w:rPr>
      <w:rFonts w:ascii="Times New Roman" w:eastAsia="Times New Roman" w:hAnsi="Times New Roman" w:cs="Arial"/>
      <w:b/>
      <w:bCs/>
      <w:caps/>
      <w:color w:val="808080"/>
      <w:sz w:val="24"/>
      <w:szCs w:val="24"/>
      <w:lang w:eastAsia="en-GB"/>
    </w:rPr>
  </w:style>
  <w:style w:type="character" w:styleId="UnresolvedMention">
    <w:name w:val="Unresolved Mention"/>
    <w:basedOn w:val="DefaultParagraphFont"/>
    <w:uiPriority w:val="99"/>
    <w:semiHidden/>
    <w:unhideWhenUsed/>
    <w:rsid w:val="00E148D7"/>
    <w:rPr>
      <w:color w:val="605E5C"/>
      <w:shd w:val="clear" w:color="auto" w:fill="E1DFDD"/>
    </w:rPr>
  </w:style>
  <w:style w:type="paragraph" w:styleId="NormalWeb">
    <w:name w:val="Normal (Web)"/>
    <w:basedOn w:val="Normal"/>
    <w:uiPriority w:val="99"/>
    <w:unhideWhenUsed/>
    <w:rsid w:val="007425E2"/>
    <w:pPr>
      <w:spacing w:before="100" w:beforeAutospacing="1" w:after="100" w:afterAutospacing="1"/>
    </w:pPr>
  </w:style>
  <w:style w:type="character" w:styleId="Emphasis">
    <w:name w:val="Emphasis"/>
    <w:basedOn w:val="DefaultParagraphFont"/>
    <w:uiPriority w:val="20"/>
    <w:qFormat/>
    <w:rsid w:val="00977462"/>
    <w:rPr>
      <w:i/>
      <w:iCs/>
    </w:rPr>
  </w:style>
  <w:style w:type="character" w:styleId="Strong">
    <w:name w:val="Strong"/>
    <w:basedOn w:val="DefaultParagraphFont"/>
    <w:uiPriority w:val="22"/>
    <w:qFormat/>
    <w:rsid w:val="00EB4B13"/>
    <w:rPr>
      <w:b/>
      <w:bCs/>
    </w:rPr>
  </w:style>
  <w:style w:type="paragraph" w:styleId="Revision">
    <w:name w:val="Revision"/>
    <w:hidden/>
    <w:uiPriority w:val="99"/>
    <w:semiHidden/>
    <w:rsid w:val="007B18C1"/>
    <w:pPr>
      <w:spacing w:after="0" w:line="240" w:lineRule="auto"/>
    </w:pPr>
    <w:rPr>
      <w:rFonts w:ascii="Verdana" w:eastAsia="Times New Roman" w:hAnsi="Verdana" w:cs="Times New Roman"/>
      <w:sz w:val="20"/>
      <w:szCs w:val="20"/>
      <w:lang w:val="en-GB"/>
    </w:rPr>
  </w:style>
  <w:style w:type="paragraph" w:customStyle="1" w:styleId="pf0">
    <w:name w:val="pf0"/>
    <w:basedOn w:val="Normal"/>
    <w:rsid w:val="00BF7090"/>
    <w:pPr>
      <w:spacing w:before="100" w:beforeAutospacing="1" w:after="100" w:afterAutospacing="1"/>
    </w:pPr>
    <w:rPr>
      <w:rFonts w:ascii="Times New Roman" w:hAnsi="Times New Roman"/>
      <w:sz w:val="24"/>
      <w:lang w:val="en-GB"/>
    </w:rPr>
  </w:style>
  <w:style w:type="character" w:customStyle="1" w:styleId="cf01">
    <w:name w:val="cf01"/>
    <w:basedOn w:val="DefaultParagraphFont"/>
    <w:rsid w:val="00BF7090"/>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5077">
      <w:bodyDiv w:val="1"/>
      <w:marLeft w:val="0"/>
      <w:marRight w:val="0"/>
      <w:marTop w:val="0"/>
      <w:marBottom w:val="0"/>
      <w:divBdr>
        <w:top w:val="none" w:sz="0" w:space="0" w:color="auto"/>
        <w:left w:val="none" w:sz="0" w:space="0" w:color="auto"/>
        <w:bottom w:val="none" w:sz="0" w:space="0" w:color="auto"/>
        <w:right w:val="none" w:sz="0" w:space="0" w:color="auto"/>
      </w:divBdr>
    </w:div>
    <w:div w:id="66850441">
      <w:bodyDiv w:val="1"/>
      <w:marLeft w:val="0"/>
      <w:marRight w:val="0"/>
      <w:marTop w:val="0"/>
      <w:marBottom w:val="0"/>
      <w:divBdr>
        <w:top w:val="none" w:sz="0" w:space="0" w:color="auto"/>
        <w:left w:val="none" w:sz="0" w:space="0" w:color="auto"/>
        <w:bottom w:val="none" w:sz="0" w:space="0" w:color="auto"/>
        <w:right w:val="none" w:sz="0" w:space="0" w:color="auto"/>
      </w:divBdr>
    </w:div>
    <w:div w:id="139999408">
      <w:bodyDiv w:val="1"/>
      <w:marLeft w:val="0"/>
      <w:marRight w:val="0"/>
      <w:marTop w:val="0"/>
      <w:marBottom w:val="0"/>
      <w:divBdr>
        <w:top w:val="none" w:sz="0" w:space="0" w:color="auto"/>
        <w:left w:val="none" w:sz="0" w:space="0" w:color="auto"/>
        <w:bottom w:val="none" w:sz="0" w:space="0" w:color="auto"/>
        <w:right w:val="none" w:sz="0" w:space="0" w:color="auto"/>
      </w:divBdr>
      <w:divsChild>
        <w:div w:id="328212135">
          <w:marLeft w:val="0"/>
          <w:marRight w:val="0"/>
          <w:marTop w:val="0"/>
          <w:marBottom w:val="0"/>
          <w:divBdr>
            <w:top w:val="none" w:sz="0" w:space="0" w:color="auto"/>
            <w:left w:val="none" w:sz="0" w:space="0" w:color="auto"/>
            <w:bottom w:val="none" w:sz="0" w:space="0" w:color="auto"/>
            <w:right w:val="none" w:sz="0" w:space="0" w:color="auto"/>
          </w:divBdr>
        </w:div>
      </w:divsChild>
    </w:div>
    <w:div w:id="187643236">
      <w:bodyDiv w:val="1"/>
      <w:marLeft w:val="0"/>
      <w:marRight w:val="0"/>
      <w:marTop w:val="0"/>
      <w:marBottom w:val="0"/>
      <w:divBdr>
        <w:top w:val="none" w:sz="0" w:space="0" w:color="auto"/>
        <w:left w:val="none" w:sz="0" w:space="0" w:color="auto"/>
        <w:bottom w:val="none" w:sz="0" w:space="0" w:color="auto"/>
        <w:right w:val="none" w:sz="0" w:space="0" w:color="auto"/>
      </w:divBdr>
    </w:div>
    <w:div w:id="210003356">
      <w:bodyDiv w:val="1"/>
      <w:marLeft w:val="0"/>
      <w:marRight w:val="0"/>
      <w:marTop w:val="0"/>
      <w:marBottom w:val="0"/>
      <w:divBdr>
        <w:top w:val="none" w:sz="0" w:space="0" w:color="auto"/>
        <w:left w:val="none" w:sz="0" w:space="0" w:color="auto"/>
        <w:bottom w:val="none" w:sz="0" w:space="0" w:color="auto"/>
        <w:right w:val="none" w:sz="0" w:space="0" w:color="auto"/>
      </w:divBdr>
    </w:div>
    <w:div w:id="217278094">
      <w:bodyDiv w:val="1"/>
      <w:marLeft w:val="0"/>
      <w:marRight w:val="0"/>
      <w:marTop w:val="0"/>
      <w:marBottom w:val="0"/>
      <w:divBdr>
        <w:top w:val="none" w:sz="0" w:space="0" w:color="auto"/>
        <w:left w:val="none" w:sz="0" w:space="0" w:color="auto"/>
        <w:bottom w:val="none" w:sz="0" w:space="0" w:color="auto"/>
        <w:right w:val="none" w:sz="0" w:space="0" w:color="auto"/>
      </w:divBdr>
    </w:div>
    <w:div w:id="353575007">
      <w:bodyDiv w:val="1"/>
      <w:marLeft w:val="0"/>
      <w:marRight w:val="0"/>
      <w:marTop w:val="0"/>
      <w:marBottom w:val="0"/>
      <w:divBdr>
        <w:top w:val="none" w:sz="0" w:space="0" w:color="auto"/>
        <w:left w:val="none" w:sz="0" w:space="0" w:color="auto"/>
        <w:bottom w:val="none" w:sz="0" w:space="0" w:color="auto"/>
        <w:right w:val="none" w:sz="0" w:space="0" w:color="auto"/>
      </w:divBdr>
    </w:div>
    <w:div w:id="369033765">
      <w:bodyDiv w:val="1"/>
      <w:marLeft w:val="0"/>
      <w:marRight w:val="0"/>
      <w:marTop w:val="0"/>
      <w:marBottom w:val="0"/>
      <w:divBdr>
        <w:top w:val="none" w:sz="0" w:space="0" w:color="auto"/>
        <w:left w:val="none" w:sz="0" w:space="0" w:color="auto"/>
        <w:bottom w:val="none" w:sz="0" w:space="0" w:color="auto"/>
        <w:right w:val="none" w:sz="0" w:space="0" w:color="auto"/>
      </w:divBdr>
    </w:div>
    <w:div w:id="380449169">
      <w:bodyDiv w:val="1"/>
      <w:marLeft w:val="0"/>
      <w:marRight w:val="0"/>
      <w:marTop w:val="0"/>
      <w:marBottom w:val="0"/>
      <w:divBdr>
        <w:top w:val="none" w:sz="0" w:space="0" w:color="auto"/>
        <w:left w:val="none" w:sz="0" w:space="0" w:color="auto"/>
        <w:bottom w:val="none" w:sz="0" w:space="0" w:color="auto"/>
        <w:right w:val="none" w:sz="0" w:space="0" w:color="auto"/>
      </w:divBdr>
    </w:div>
    <w:div w:id="393623421">
      <w:bodyDiv w:val="1"/>
      <w:marLeft w:val="0"/>
      <w:marRight w:val="0"/>
      <w:marTop w:val="0"/>
      <w:marBottom w:val="0"/>
      <w:divBdr>
        <w:top w:val="none" w:sz="0" w:space="0" w:color="auto"/>
        <w:left w:val="none" w:sz="0" w:space="0" w:color="auto"/>
        <w:bottom w:val="none" w:sz="0" w:space="0" w:color="auto"/>
        <w:right w:val="none" w:sz="0" w:space="0" w:color="auto"/>
      </w:divBdr>
    </w:div>
    <w:div w:id="457603533">
      <w:bodyDiv w:val="1"/>
      <w:marLeft w:val="0"/>
      <w:marRight w:val="0"/>
      <w:marTop w:val="0"/>
      <w:marBottom w:val="0"/>
      <w:divBdr>
        <w:top w:val="none" w:sz="0" w:space="0" w:color="auto"/>
        <w:left w:val="none" w:sz="0" w:space="0" w:color="auto"/>
        <w:bottom w:val="none" w:sz="0" w:space="0" w:color="auto"/>
        <w:right w:val="none" w:sz="0" w:space="0" w:color="auto"/>
      </w:divBdr>
    </w:div>
    <w:div w:id="470172474">
      <w:bodyDiv w:val="1"/>
      <w:marLeft w:val="0"/>
      <w:marRight w:val="0"/>
      <w:marTop w:val="0"/>
      <w:marBottom w:val="0"/>
      <w:divBdr>
        <w:top w:val="none" w:sz="0" w:space="0" w:color="auto"/>
        <w:left w:val="none" w:sz="0" w:space="0" w:color="auto"/>
        <w:bottom w:val="none" w:sz="0" w:space="0" w:color="auto"/>
        <w:right w:val="none" w:sz="0" w:space="0" w:color="auto"/>
      </w:divBdr>
    </w:div>
    <w:div w:id="478230531">
      <w:bodyDiv w:val="1"/>
      <w:marLeft w:val="0"/>
      <w:marRight w:val="0"/>
      <w:marTop w:val="0"/>
      <w:marBottom w:val="0"/>
      <w:divBdr>
        <w:top w:val="none" w:sz="0" w:space="0" w:color="auto"/>
        <w:left w:val="none" w:sz="0" w:space="0" w:color="auto"/>
        <w:bottom w:val="none" w:sz="0" w:space="0" w:color="auto"/>
        <w:right w:val="none" w:sz="0" w:space="0" w:color="auto"/>
      </w:divBdr>
      <w:divsChild>
        <w:div w:id="392503450">
          <w:marLeft w:val="1166"/>
          <w:marRight w:val="0"/>
          <w:marTop w:val="0"/>
          <w:marBottom w:val="0"/>
          <w:divBdr>
            <w:top w:val="none" w:sz="0" w:space="0" w:color="auto"/>
            <w:left w:val="none" w:sz="0" w:space="0" w:color="auto"/>
            <w:bottom w:val="none" w:sz="0" w:space="0" w:color="auto"/>
            <w:right w:val="none" w:sz="0" w:space="0" w:color="auto"/>
          </w:divBdr>
        </w:div>
        <w:div w:id="552933576">
          <w:marLeft w:val="1166"/>
          <w:marRight w:val="0"/>
          <w:marTop w:val="0"/>
          <w:marBottom w:val="0"/>
          <w:divBdr>
            <w:top w:val="none" w:sz="0" w:space="0" w:color="auto"/>
            <w:left w:val="none" w:sz="0" w:space="0" w:color="auto"/>
            <w:bottom w:val="none" w:sz="0" w:space="0" w:color="auto"/>
            <w:right w:val="none" w:sz="0" w:space="0" w:color="auto"/>
          </w:divBdr>
        </w:div>
        <w:div w:id="933170429">
          <w:marLeft w:val="1166"/>
          <w:marRight w:val="0"/>
          <w:marTop w:val="0"/>
          <w:marBottom w:val="0"/>
          <w:divBdr>
            <w:top w:val="none" w:sz="0" w:space="0" w:color="auto"/>
            <w:left w:val="none" w:sz="0" w:space="0" w:color="auto"/>
            <w:bottom w:val="none" w:sz="0" w:space="0" w:color="auto"/>
            <w:right w:val="none" w:sz="0" w:space="0" w:color="auto"/>
          </w:divBdr>
        </w:div>
        <w:div w:id="1164201900">
          <w:marLeft w:val="446"/>
          <w:marRight w:val="0"/>
          <w:marTop w:val="0"/>
          <w:marBottom w:val="0"/>
          <w:divBdr>
            <w:top w:val="none" w:sz="0" w:space="0" w:color="auto"/>
            <w:left w:val="none" w:sz="0" w:space="0" w:color="auto"/>
            <w:bottom w:val="none" w:sz="0" w:space="0" w:color="auto"/>
            <w:right w:val="none" w:sz="0" w:space="0" w:color="auto"/>
          </w:divBdr>
        </w:div>
        <w:div w:id="1895122212">
          <w:marLeft w:val="1166"/>
          <w:marRight w:val="0"/>
          <w:marTop w:val="0"/>
          <w:marBottom w:val="0"/>
          <w:divBdr>
            <w:top w:val="none" w:sz="0" w:space="0" w:color="auto"/>
            <w:left w:val="none" w:sz="0" w:space="0" w:color="auto"/>
            <w:bottom w:val="none" w:sz="0" w:space="0" w:color="auto"/>
            <w:right w:val="none" w:sz="0" w:space="0" w:color="auto"/>
          </w:divBdr>
        </w:div>
        <w:div w:id="1935237046">
          <w:marLeft w:val="1166"/>
          <w:marRight w:val="0"/>
          <w:marTop w:val="0"/>
          <w:marBottom w:val="0"/>
          <w:divBdr>
            <w:top w:val="none" w:sz="0" w:space="0" w:color="auto"/>
            <w:left w:val="none" w:sz="0" w:space="0" w:color="auto"/>
            <w:bottom w:val="none" w:sz="0" w:space="0" w:color="auto"/>
            <w:right w:val="none" w:sz="0" w:space="0" w:color="auto"/>
          </w:divBdr>
        </w:div>
      </w:divsChild>
    </w:div>
    <w:div w:id="489756133">
      <w:bodyDiv w:val="1"/>
      <w:marLeft w:val="0"/>
      <w:marRight w:val="0"/>
      <w:marTop w:val="0"/>
      <w:marBottom w:val="0"/>
      <w:divBdr>
        <w:top w:val="none" w:sz="0" w:space="0" w:color="auto"/>
        <w:left w:val="none" w:sz="0" w:space="0" w:color="auto"/>
        <w:bottom w:val="none" w:sz="0" w:space="0" w:color="auto"/>
        <w:right w:val="none" w:sz="0" w:space="0" w:color="auto"/>
      </w:divBdr>
    </w:div>
    <w:div w:id="519701462">
      <w:bodyDiv w:val="1"/>
      <w:marLeft w:val="0"/>
      <w:marRight w:val="0"/>
      <w:marTop w:val="0"/>
      <w:marBottom w:val="0"/>
      <w:divBdr>
        <w:top w:val="none" w:sz="0" w:space="0" w:color="auto"/>
        <w:left w:val="none" w:sz="0" w:space="0" w:color="auto"/>
        <w:bottom w:val="none" w:sz="0" w:space="0" w:color="auto"/>
        <w:right w:val="none" w:sz="0" w:space="0" w:color="auto"/>
      </w:divBdr>
    </w:div>
    <w:div w:id="574634793">
      <w:bodyDiv w:val="1"/>
      <w:marLeft w:val="0"/>
      <w:marRight w:val="0"/>
      <w:marTop w:val="0"/>
      <w:marBottom w:val="0"/>
      <w:divBdr>
        <w:top w:val="none" w:sz="0" w:space="0" w:color="auto"/>
        <w:left w:val="none" w:sz="0" w:space="0" w:color="auto"/>
        <w:bottom w:val="none" w:sz="0" w:space="0" w:color="auto"/>
        <w:right w:val="none" w:sz="0" w:space="0" w:color="auto"/>
      </w:divBdr>
    </w:div>
    <w:div w:id="577979837">
      <w:bodyDiv w:val="1"/>
      <w:marLeft w:val="0"/>
      <w:marRight w:val="0"/>
      <w:marTop w:val="0"/>
      <w:marBottom w:val="0"/>
      <w:divBdr>
        <w:top w:val="none" w:sz="0" w:space="0" w:color="auto"/>
        <w:left w:val="none" w:sz="0" w:space="0" w:color="auto"/>
        <w:bottom w:val="none" w:sz="0" w:space="0" w:color="auto"/>
        <w:right w:val="none" w:sz="0" w:space="0" w:color="auto"/>
      </w:divBdr>
    </w:div>
    <w:div w:id="641933758">
      <w:bodyDiv w:val="1"/>
      <w:marLeft w:val="0"/>
      <w:marRight w:val="0"/>
      <w:marTop w:val="0"/>
      <w:marBottom w:val="0"/>
      <w:divBdr>
        <w:top w:val="none" w:sz="0" w:space="0" w:color="auto"/>
        <w:left w:val="none" w:sz="0" w:space="0" w:color="auto"/>
        <w:bottom w:val="none" w:sz="0" w:space="0" w:color="auto"/>
        <w:right w:val="none" w:sz="0" w:space="0" w:color="auto"/>
      </w:divBdr>
    </w:div>
    <w:div w:id="664747419">
      <w:bodyDiv w:val="1"/>
      <w:marLeft w:val="0"/>
      <w:marRight w:val="0"/>
      <w:marTop w:val="0"/>
      <w:marBottom w:val="0"/>
      <w:divBdr>
        <w:top w:val="none" w:sz="0" w:space="0" w:color="auto"/>
        <w:left w:val="none" w:sz="0" w:space="0" w:color="auto"/>
        <w:bottom w:val="none" w:sz="0" w:space="0" w:color="auto"/>
        <w:right w:val="none" w:sz="0" w:space="0" w:color="auto"/>
      </w:divBdr>
      <w:divsChild>
        <w:div w:id="759064706">
          <w:marLeft w:val="0"/>
          <w:marRight w:val="0"/>
          <w:marTop w:val="0"/>
          <w:marBottom w:val="0"/>
          <w:divBdr>
            <w:top w:val="none" w:sz="0" w:space="0" w:color="auto"/>
            <w:left w:val="none" w:sz="0" w:space="0" w:color="auto"/>
            <w:bottom w:val="none" w:sz="0" w:space="0" w:color="auto"/>
            <w:right w:val="none" w:sz="0" w:space="0" w:color="auto"/>
          </w:divBdr>
        </w:div>
        <w:div w:id="1932198700">
          <w:marLeft w:val="0"/>
          <w:marRight w:val="0"/>
          <w:marTop w:val="0"/>
          <w:marBottom w:val="0"/>
          <w:divBdr>
            <w:top w:val="none" w:sz="0" w:space="0" w:color="auto"/>
            <w:left w:val="none" w:sz="0" w:space="0" w:color="auto"/>
            <w:bottom w:val="none" w:sz="0" w:space="0" w:color="auto"/>
            <w:right w:val="none" w:sz="0" w:space="0" w:color="auto"/>
          </w:divBdr>
        </w:div>
      </w:divsChild>
    </w:div>
    <w:div w:id="665716899">
      <w:bodyDiv w:val="1"/>
      <w:marLeft w:val="0"/>
      <w:marRight w:val="0"/>
      <w:marTop w:val="0"/>
      <w:marBottom w:val="0"/>
      <w:divBdr>
        <w:top w:val="none" w:sz="0" w:space="0" w:color="auto"/>
        <w:left w:val="none" w:sz="0" w:space="0" w:color="auto"/>
        <w:bottom w:val="none" w:sz="0" w:space="0" w:color="auto"/>
        <w:right w:val="none" w:sz="0" w:space="0" w:color="auto"/>
      </w:divBdr>
    </w:div>
    <w:div w:id="674847408">
      <w:bodyDiv w:val="1"/>
      <w:marLeft w:val="0"/>
      <w:marRight w:val="0"/>
      <w:marTop w:val="0"/>
      <w:marBottom w:val="0"/>
      <w:divBdr>
        <w:top w:val="none" w:sz="0" w:space="0" w:color="auto"/>
        <w:left w:val="none" w:sz="0" w:space="0" w:color="auto"/>
        <w:bottom w:val="none" w:sz="0" w:space="0" w:color="auto"/>
        <w:right w:val="none" w:sz="0" w:space="0" w:color="auto"/>
      </w:divBdr>
    </w:div>
    <w:div w:id="741178654">
      <w:bodyDiv w:val="1"/>
      <w:marLeft w:val="0"/>
      <w:marRight w:val="0"/>
      <w:marTop w:val="0"/>
      <w:marBottom w:val="0"/>
      <w:divBdr>
        <w:top w:val="none" w:sz="0" w:space="0" w:color="auto"/>
        <w:left w:val="none" w:sz="0" w:space="0" w:color="auto"/>
        <w:bottom w:val="none" w:sz="0" w:space="0" w:color="auto"/>
        <w:right w:val="none" w:sz="0" w:space="0" w:color="auto"/>
      </w:divBdr>
    </w:div>
    <w:div w:id="778179196">
      <w:bodyDiv w:val="1"/>
      <w:marLeft w:val="0"/>
      <w:marRight w:val="0"/>
      <w:marTop w:val="0"/>
      <w:marBottom w:val="0"/>
      <w:divBdr>
        <w:top w:val="none" w:sz="0" w:space="0" w:color="auto"/>
        <w:left w:val="none" w:sz="0" w:space="0" w:color="auto"/>
        <w:bottom w:val="none" w:sz="0" w:space="0" w:color="auto"/>
        <w:right w:val="none" w:sz="0" w:space="0" w:color="auto"/>
      </w:divBdr>
    </w:div>
    <w:div w:id="798764088">
      <w:bodyDiv w:val="1"/>
      <w:marLeft w:val="0"/>
      <w:marRight w:val="0"/>
      <w:marTop w:val="0"/>
      <w:marBottom w:val="0"/>
      <w:divBdr>
        <w:top w:val="none" w:sz="0" w:space="0" w:color="auto"/>
        <w:left w:val="none" w:sz="0" w:space="0" w:color="auto"/>
        <w:bottom w:val="none" w:sz="0" w:space="0" w:color="auto"/>
        <w:right w:val="none" w:sz="0" w:space="0" w:color="auto"/>
      </w:divBdr>
    </w:div>
    <w:div w:id="817920252">
      <w:bodyDiv w:val="1"/>
      <w:marLeft w:val="0"/>
      <w:marRight w:val="0"/>
      <w:marTop w:val="0"/>
      <w:marBottom w:val="0"/>
      <w:divBdr>
        <w:top w:val="none" w:sz="0" w:space="0" w:color="auto"/>
        <w:left w:val="none" w:sz="0" w:space="0" w:color="auto"/>
        <w:bottom w:val="none" w:sz="0" w:space="0" w:color="auto"/>
        <w:right w:val="none" w:sz="0" w:space="0" w:color="auto"/>
      </w:divBdr>
    </w:div>
    <w:div w:id="827944031">
      <w:bodyDiv w:val="1"/>
      <w:marLeft w:val="0"/>
      <w:marRight w:val="0"/>
      <w:marTop w:val="0"/>
      <w:marBottom w:val="0"/>
      <w:divBdr>
        <w:top w:val="none" w:sz="0" w:space="0" w:color="auto"/>
        <w:left w:val="none" w:sz="0" w:space="0" w:color="auto"/>
        <w:bottom w:val="none" w:sz="0" w:space="0" w:color="auto"/>
        <w:right w:val="none" w:sz="0" w:space="0" w:color="auto"/>
      </w:divBdr>
    </w:div>
    <w:div w:id="889070829">
      <w:bodyDiv w:val="1"/>
      <w:marLeft w:val="0"/>
      <w:marRight w:val="0"/>
      <w:marTop w:val="0"/>
      <w:marBottom w:val="0"/>
      <w:divBdr>
        <w:top w:val="none" w:sz="0" w:space="0" w:color="auto"/>
        <w:left w:val="none" w:sz="0" w:space="0" w:color="auto"/>
        <w:bottom w:val="none" w:sz="0" w:space="0" w:color="auto"/>
        <w:right w:val="none" w:sz="0" w:space="0" w:color="auto"/>
      </w:divBdr>
    </w:div>
    <w:div w:id="901795223">
      <w:bodyDiv w:val="1"/>
      <w:marLeft w:val="0"/>
      <w:marRight w:val="0"/>
      <w:marTop w:val="0"/>
      <w:marBottom w:val="0"/>
      <w:divBdr>
        <w:top w:val="none" w:sz="0" w:space="0" w:color="auto"/>
        <w:left w:val="none" w:sz="0" w:space="0" w:color="auto"/>
        <w:bottom w:val="none" w:sz="0" w:space="0" w:color="auto"/>
        <w:right w:val="none" w:sz="0" w:space="0" w:color="auto"/>
      </w:divBdr>
    </w:div>
    <w:div w:id="917398437">
      <w:bodyDiv w:val="1"/>
      <w:marLeft w:val="0"/>
      <w:marRight w:val="0"/>
      <w:marTop w:val="0"/>
      <w:marBottom w:val="0"/>
      <w:divBdr>
        <w:top w:val="none" w:sz="0" w:space="0" w:color="auto"/>
        <w:left w:val="none" w:sz="0" w:space="0" w:color="auto"/>
        <w:bottom w:val="none" w:sz="0" w:space="0" w:color="auto"/>
        <w:right w:val="none" w:sz="0" w:space="0" w:color="auto"/>
      </w:divBdr>
      <w:divsChild>
        <w:div w:id="1002127380">
          <w:marLeft w:val="446"/>
          <w:marRight w:val="0"/>
          <w:marTop w:val="0"/>
          <w:marBottom w:val="0"/>
          <w:divBdr>
            <w:top w:val="none" w:sz="0" w:space="0" w:color="auto"/>
            <w:left w:val="none" w:sz="0" w:space="0" w:color="auto"/>
            <w:bottom w:val="none" w:sz="0" w:space="0" w:color="auto"/>
            <w:right w:val="none" w:sz="0" w:space="0" w:color="auto"/>
          </w:divBdr>
        </w:div>
        <w:div w:id="1799300690">
          <w:marLeft w:val="446"/>
          <w:marRight w:val="0"/>
          <w:marTop w:val="0"/>
          <w:marBottom w:val="0"/>
          <w:divBdr>
            <w:top w:val="none" w:sz="0" w:space="0" w:color="auto"/>
            <w:left w:val="none" w:sz="0" w:space="0" w:color="auto"/>
            <w:bottom w:val="none" w:sz="0" w:space="0" w:color="auto"/>
            <w:right w:val="none" w:sz="0" w:space="0" w:color="auto"/>
          </w:divBdr>
        </w:div>
      </w:divsChild>
    </w:div>
    <w:div w:id="946817408">
      <w:bodyDiv w:val="1"/>
      <w:marLeft w:val="0"/>
      <w:marRight w:val="0"/>
      <w:marTop w:val="0"/>
      <w:marBottom w:val="0"/>
      <w:divBdr>
        <w:top w:val="none" w:sz="0" w:space="0" w:color="auto"/>
        <w:left w:val="none" w:sz="0" w:space="0" w:color="auto"/>
        <w:bottom w:val="none" w:sz="0" w:space="0" w:color="auto"/>
        <w:right w:val="none" w:sz="0" w:space="0" w:color="auto"/>
      </w:divBdr>
      <w:divsChild>
        <w:div w:id="742215604">
          <w:marLeft w:val="0"/>
          <w:marRight w:val="0"/>
          <w:marTop w:val="0"/>
          <w:marBottom w:val="0"/>
          <w:divBdr>
            <w:top w:val="none" w:sz="0" w:space="0" w:color="auto"/>
            <w:left w:val="none" w:sz="0" w:space="0" w:color="auto"/>
            <w:bottom w:val="none" w:sz="0" w:space="0" w:color="auto"/>
            <w:right w:val="none" w:sz="0" w:space="0" w:color="auto"/>
          </w:divBdr>
        </w:div>
      </w:divsChild>
    </w:div>
    <w:div w:id="962348965">
      <w:bodyDiv w:val="1"/>
      <w:marLeft w:val="0"/>
      <w:marRight w:val="0"/>
      <w:marTop w:val="0"/>
      <w:marBottom w:val="0"/>
      <w:divBdr>
        <w:top w:val="none" w:sz="0" w:space="0" w:color="auto"/>
        <w:left w:val="none" w:sz="0" w:space="0" w:color="auto"/>
        <w:bottom w:val="none" w:sz="0" w:space="0" w:color="auto"/>
        <w:right w:val="none" w:sz="0" w:space="0" w:color="auto"/>
      </w:divBdr>
      <w:divsChild>
        <w:div w:id="928582952">
          <w:marLeft w:val="0"/>
          <w:marRight w:val="0"/>
          <w:marTop w:val="0"/>
          <w:marBottom w:val="0"/>
          <w:divBdr>
            <w:top w:val="none" w:sz="0" w:space="0" w:color="auto"/>
            <w:left w:val="none" w:sz="0" w:space="0" w:color="auto"/>
            <w:bottom w:val="none" w:sz="0" w:space="0" w:color="auto"/>
            <w:right w:val="none" w:sz="0" w:space="0" w:color="auto"/>
          </w:divBdr>
        </w:div>
        <w:div w:id="1300453077">
          <w:marLeft w:val="0"/>
          <w:marRight w:val="0"/>
          <w:marTop w:val="0"/>
          <w:marBottom w:val="0"/>
          <w:divBdr>
            <w:top w:val="none" w:sz="0" w:space="0" w:color="auto"/>
            <w:left w:val="none" w:sz="0" w:space="0" w:color="auto"/>
            <w:bottom w:val="none" w:sz="0" w:space="0" w:color="auto"/>
            <w:right w:val="none" w:sz="0" w:space="0" w:color="auto"/>
          </w:divBdr>
        </w:div>
      </w:divsChild>
    </w:div>
    <w:div w:id="966466898">
      <w:bodyDiv w:val="1"/>
      <w:marLeft w:val="0"/>
      <w:marRight w:val="0"/>
      <w:marTop w:val="0"/>
      <w:marBottom w:val="0"/>
      <w:divBdr>
        <w:top w:val="none" w:sz="0" w:space="0" w:color="auto"/>
        <w:left w:val="none" w:sz="0" w:space="0" w:color="auto"/>
        <w:bottom w:val="none" w:sz="0" w:space="0" w:color="auto"/>
        <w:right w:val="none" w:sz="0" w:space="0" w:color="auto"/>
      </w:divBdr>
    </w:div>
    <w:div w:id="1046880744">
      <w:bodyDiv w:val="1"/>
      <w:marLeft w:val="0"/>
      <w:marRight w:val="0"/>
      <w:marTop w:val="0"/>
      <w:marBottom w:val="0"/>
      <w:divBdr>
        <w:top w:val="none" w:sz="0" w:space="0" w:color="auto"/>
        <w:left w:val="none" w:sz="0" w:space="0" w:color="auto"/>
        <w:bottom w:val="none" w:sz="0" w:space="0" w:color="auto"/>
        <w:right w:val="none" w:sz="0" w:space="0" w:color="auto"/>
      </w:divBdr>
    </w:div>
    <w:div w:id="1061370076">
      <w:bodyDiv w:val="1"/>
      <w:marLeft w:val="0"/>
      <w:marRight w:val="0"/>
      <w:marTop w:val="0"/>
      <w:marBottom w:val="0"/>
      <w:divBdr>
        <w:top w:val="none" w:sz="0" w:space="0" w:color="auto"/>
        <w:left w:val="none" w:sz="0" w:space="0" w:color="auto"/>
        <w:bottom w:val="none" w:sz="0" w:space="0" w:color="auto"/>
        <w:right w:val="none" w:sz="0" w:space="0" w:color="auto"/>
      </w:divBdr>
    </w:div>
    <w:div w:id="1082488180">
      <w:bodyDiv w:val="1"/>
      <w:marLeft w:val="0"/>
      <w:marRight w:val="0"/>
      <w:marTop w:val="0"/>
      <w:marBottom w:val="0"/>
      <w:divBdr>
        <w:top w:val="none" w:sz="0" w:space="0" w:color="auto"/>
        <w:left w:val="none" w:sz="0" w:space="0" w:color="auto"/>
        <w:bottom w:val="none" w:sz="0" w:space="0" w:color="auto"/>
        <w:right w:val="none" w:sz="0" w:space="0" w:color="auto"/>
      </w:divBdr>
    </w:div>
    <w:div w:id="1170413890">
      <w:bodyDiv w:val="1"/>
      <w:marLeft w:val="0"/>
      <w:marRight w:val="0"/>
      <w:marTop w:val="0"/>
      <w:marBottom w:val="0"/>
      <w:divBdr>
        <w:top w:val="none" w:sz="0" w:space="0" w:color="auto"/>
        <w:left w:val="none" w:sz="0" w:space="0" w:color="auto"/>
        <w:bottom w:val="none" w:sz="0" w:space="0" w:color="auto"/>
        <w:right w:val="none" w:sz="0" w:space="0" w:color="auto"/>
      </w:divBdr>
    </w:div>
    <w:div w:id="1178080262">
      <w:bodyDiv w:val="1"/>
      <w:marLeft w:val="0"/>
      <w:marRight w:val="0"/>
      <w:marTop w:val="0"/>
      <w:marBottom w:val="0"/>
      <w:divBdr>
        <w:top w:val="none" w:sz="0" w:space="0" w:color="auto"/>
        <w:left w:val="none" w:sz="0" w:space="0" w:color="auto"/>
        <w:bottom w:val="none" w:sz="0" w:space="0" w:color="auto"/>
        <w:right w:val="none" w:sz="0" w:space="0" w:color="auto"/>
      </w:divBdr>
    </w:div>
    <w:div w:id="1232808632">
      <w:bodyDiv w:val="1"/>
      <w:marLeft w:val="0"/>
      <w:marRight w:val="0"/>
      <w:marTop w:val="0"/>
      <w:marBottom w:val="0"/>
      <w:divBdr>
        <w:top w:val="none" w:sz="0" w:space="0" w:color="auto"/>
        <w:left w:val="none" w:sz="0" w:space="0" w:color="auto"/>
        <w:bottom w:val="none" w:sz="0" w:space="0" w:color="auto"/>
        <w:right w:val="none" w:sz="0" w:space="0" w:color="auto"/>
      </w:divBdr>
      <w:divsChild>
        <w:div w:id="402605741">
          <w:marLeft w:val="446"/>
          <w:marRight w:val="0"/>
          <w:marTop w:val="0"/>
          <w:marBottom w:val="0"/>
          <w:divBdr>
            <w:top w:val="none" w:sz="0" w:space="0" w:color="auto"/>
            <w:left w:val="none" w:sz="0" w:space="0" w:color="auto"/>
            <w:bottom w:val="none" w:sz="0" w:space="0" w:color="auto"/>
            <w:right w:val="none" w:sz="0" w:space="0" w:color="auto"/>
          </w:divBdr>
        </w:div>
        <w:div w:id="429663056">
          <w:marLeft w:val="1166"/>
          <w:marRight w:val="0"/>
          <w:marTop w:val="0"/>
          <w:marBottom w:val="0"/>
          <w:divBdr>
            <w:top w:val="none" w:sz="0" w:space="0" w:color="auto"/>
            <w:left w:val="none" w:sz="0" w:space="0" w:color="auto"/>
            <w:bottom w:val="none" w:sz="0" w:space="0" w:color="auto"/>
            <w:right w:val="none" w:sz="0" w:space="0" w:color="auto"/>
          </w:divBdr>
        </w:div>
        <w:div w:id="551772824">
          <w:marLeft w:val="446"/>
          <w:marRight w:val="0"/>
          <w:marTop w:val="0"/>
          <w:marBottom w:val="0"/>
          <w:divBdr>
            <w:top w:val="none" w:sz="0" w:space="0" w:color="auto"/>
            <w:left w:val="none" w:sz="0" w:space="0" w:color="auto"/>
            <w:bottom w:val="none" w:sz="0" w:space="0" w:color="auto"/>
            <w:right w:val="none" w:sz="0" w:space="0" w:color="auto"/>
          </w:divBdr>
        </w:div>
        <w:div w:id="686952312">
          <w:marLeft w:val="1166"/>
          <w:marRight w:val="0"/>
          <w:marTop w:val="0"/>
          <w:marBottom w:val="0"/>
          <w:divBdr>
            <w:top w:val="none" w:sz="0" w:space="0" w:color="auto"/>
            <w:left w:val="none" w:sz="0" w:space="0" w:color="auto"/>
            <w:bottom w:val="none" w:sz="0" w:space="0" w:color="auto"/>
            <w:right w:val="none" w:sz="0" w:space="0" w:color="auto"/>
          </w:divBdr>
        </w:div>
        <w:div w:id="762458045">
          <w:marLeft w:val="1166"/>
          <w:marRight w:val="0"/>
          <w:marTop w:val="0"/>
          <w:marBottom w:val="0"/>
          <w:divBdr>
            <w:top w:val="none" w:sz="0" w:space="0" w:color="auto"/>
            <w:left w:val="none" w:sz="0" w:space="0" w:color="auto"/>
            <w:bottom w:val="none" w:sz="0" w:space="0" w:color="auto"/>
            <w:right w:val="none" w:sz="0" w:space="0" w:color="auto"/>
          </w:divBdr>
        </w:div>
        <w:div w:id="1081411863">
          <w:marLeft w:val="1166"/>
          <w:marRight w:val="0"/>
          <w:marTop w:val="0"/>
          <w:marBottom w:val="0"/>
          <w:divBdr>
            <w:top w:val="none" w:sz="0" w:space="0" w:color="auto"/>
            <w:left w:val="none" w:sz="0" w:space="0" w:color="auto"/>
            <w:bottom w:val="none" w:sz="0" w:space="0" w:color="auto"/>
            <w:right w:val="none" w:sz="0" w:space="0" w:color="auto"/>
          </w:divBdr>
        </w:div>
        <w:div w:id="1862233023">
          <w:marLeft w:val="446"/>
          <w:marRight w:val="0"/>
          <w:marTop w:val="0"/>
          <w:marBottom w:val="0"/>
          <w:divBdr>
            <w:top w:val="none" w:sz="0" w:space="0" w:color="auto"/>
            <w:left w:val="none" w:sz="0" w:space="0" w:color="auto"/>
            <w:bottom w:val="none" w:sz="0" w:space="0" w:color="auto"/>
            <w:right w:val="none" w:sz="0" w:space="0" w:color="auto"/>
          </w:divBdr>
        </w:div>
        <w:div w:id="2123962921">
          <w:marLeft w:val="1166"/>
          <w:marRight w:val="0"/>
          <w:marTop w:val="0"/>
          <w:marBottom w:val="0"/>
          <w:divBdr>
            <w:top w:val="none" w:sz="0" w:space="0" w:color="auto"/>
            <w:left w:val="none" w:sz="0" w:space="0" w:color="auto"/>
            <w:bottom w:val="none" w:sz="0" w:space="0" w:color="auto"/>
            <w:right w:val="none" w:sz="0" w:space="0" w:color="auto"/>
          </w:divBdr>
        </w:div>
      </w:divsChild>
    </w:div>
    <w:div w:id="1241480501">
      <w:bodyDiv w:val="1"/>
      <w:marLeft w:val="0"/>
      <w:marRight w:val="0"/>
      <w:marTop w:val="0"/>
      <w:marBottom w:val="0"/>
      <w:divBdr>
        <w:top w:val="none" w:sz="0" w:space="0" w:color="auto"/>
        <w:left w:val="none" w:sz="0" w:space="0" w:color="auto"/>
        <w:bottom w:val="none" w:sz="0" w:space="0" w:color="auto"/>
        <w:right w:val="none" w:sz="0" w:space="0" w:color="auto"/>
      </w:divBdr>
    </w:div>
    <w:div w:id="1313680471">
      <w:bodyDiv w:val="1"/>
      <w:marLeft w:val="0"/>
      <w:marRight w:val="0"/>
      <w:marTop w:val="0"/>
      <w:marBottom w:val="0"/>
      <w:divBdr>
        <w:top w:val="none" w:sz="0" w:space="0" w:color="auto"/>
        <w:left w:val="none" w:sz="0" w:space="0" w:color="auto"/>
        <w:bottom w:val="none" w:sz="0" w:space="0" w:color="auto"/>
        <w:right w:val="none" w:sz="0" w:space="0" w:color="auto"/>
      </w:divBdr>
    </w:div>
    <w:div w:id="1362127579">
      <w:bodyDiv w:val="1"/>
      <w:marLeft w:val="0"/>
      <w:marRight w:val="0"/>
      <w:marTop w:val="0"/>
      <w:marBottom w:val="0"/>
      <w:divBdr>
        <w:top w:val="none" w:sz="0" w:space="0" w:color="auto"/>
        <w:left w:val="none" w:sz="0" w:space="0" w:color="auto"/>
        <w:bottom w:val="none" w:sz="0" w:space="0" w:color="auto"/>
        <w:right w:val="none" w:sz="0" w:space="0" w:color="auto"/>
      </w:divBdr>
    </w:div>
    <w:div w:id="1385565658">
      <w:bodyDiv w:val="1"/>
      <w:marLeft w:val="0"/>
      <w:marRight w:val="0"/>
      <w:marTop w:val="0"/>
      <w:marBottom w:val="0"/>
      <w:divBdr>
        <w:top w:val="none" w:sz="0" w:space="0" w:color="auto"/>
        <w:left w:val="none" w:sz="0" w:space="0" w:color="auto"/>
        <w:bottom w:val="none" w:sz="0" w:space="0" w:color="auto"/>
        <w:right w:val="none" w:sz="0" w:space="0" w:color="auto"/>
      </w:divBdr>
    </w:div>
    <w:div w:id="1466921905">
      <w:bodyDiv w:val="1"/>
      <w:marLeft w:val="0"/>
      <w:marRight w:val="0"/>
      <w:marTop w:val="0"/>
      <w:marBottom w:val="0"/>
      <w:divBdr>
        <w:top w:val="none" w:sz="0" w:space="0" w:color="auto"/>
        <w:left w:val="none" w:sz="0" w:space="0" w:color="auto"/>
        <w:bottom w:val="none" w:sz="0" w:space="0" w:color="auto"/>
        <w:right w:val="none" w:sz="0" w:space="0" w:color="auto"/>
      </w:divBdr>
    </w:div>
    <w:div w:id="1467695134">
      <w:bodyDiv w:val="1"/>
      <w:marLeft w:val="0"/>
      <w:marRight w:val="0"/>
      <w:marTop w:val="0"/>
      <w:marBottom w:val="0"/>
      <w:divBdr>
        <w:top w:val="none" w:sz="0" w:space="0" w:color="auto"/>
        <w:left w:val="none" w:sz="0" w:space="0" w:color="auto"/>
        <w:bottom w:val="none" w:sz="0" w:space="0" w:color="auto"/>
        <w:right w:val="none" w:sz="0" w:space="0" w:color="auto"/>
      </w:divBdr>
    </w:div>
    <w:div w:id="1504473649">
      <w:bodyDiv w:val="1"/>
      <w:marLeft w:val="0"/>
      <w:marRight w:val="0"/>
      <w:marTop w:val="0"/>
      <w:marBottom w:val="0"/>
      <w:divBdr>
        <w:top w:val="none" w:sz="0" w:space="0" w:color="auto"/>
        <w:left w:val="none" w:sz="0" w:space="0" w:color="auto"/>
        <w:bottom w:val="none" w:sz="0" w:space="0" w:color="auto"/>
        <w:right w:val="none" w:sz="0" w:space="0" w:color="auto"/>
      </w:divBdr>
    </w:div>
    <w:div w:id="1530682909">
      <w:bodyDiv w:val="1"/>
      <w:marLeft w:val="0"/>
      <w:marRight w:val="0"/>
      <w:marTop w:val="0"/>
      <w:marBottom w:val="0"/>
      <w:divBdr>
        <w:top w:val="none" w:sz="0" w:space="0" w:color="auto"/>
        <w:left w:val="none" w:sz="0" w:space="0" w:color="auto"/>
        <w:bottom w:val="none" w:sz="0" w:space="0" w:color="auto"/>
        <w:right w:val="none" w:sz="0" w:space="0" w:color="auto"/>
      </w:divBdr>
    </w:div>
    <w:div w:id="1576435168">
      <w:bodyDiv w:val="1"/>
      <w:marLeft w:val="0"/>
      <w:marRight w:val="0"/>
      <w:marTop w:val="0"/>
      <w:marBottom w:val="0"/>
      <w:divBdr>
        <w:top w:val="none" w:sz="0" w:space="0" w:color="auto"/>
        <w:left w:val="none" w:sz="0" w:space="0" w:color="auto"/>
        <w:bottom w:val="none" w:sz="0" w:space="0" w:color="auto"/>
        <w:right w:val="none" w:sz="0" w:space="0" w:color="auto"/>
      </w:divBdr>
    </w:div>
    <w:div w:id="1576892685">
      <w:bodyDiv w:val="1"/>
      <w:marLeft w:val="0"/>
      <w:marRight w:val="0"/>
      <w:marTop w:val="0"/>
      <w:marBottom w:val="0"/>
      <w:divBdr>
        <w:top w:val="none" w:sz="0" w:space="0" w:color="auto"/>
        <w:left w:val="none" w:sz="0" w:space="0" w:color="auto"/>
        <w:bottom w:val="none" w:sz="0" w:space="0" w:color="auto"/>
        <w:right w:val="none" w:sz="0" w:space="0" w:color="auto"/>
      </w:divBdr>
    </w:div>
    <w:div w:id="1610350639">
      <w:bodyDiv w:val="1"/>
      <w:marLeft w:val="0"/>
      <w:marRight w:val="0"/>
      <w:marTop w:val="0"/>
      <w:marBottom w:val="0"/>
      <w:divBdr>
        <w:top w:val="none" w:sz="0" w:space="0" w:color="auto"/>
        <w:left w:val="none" w:sz="0" w:space="0" w:color="auto"/>
        <w:bottom w:val="none" w:sz="0" w:space="0" w:color="auto"/>
        <w:right w:val="none" w:sz="0" w:space="0" w:color="auto"/>
      </w:divBdr>
    </w:div>
    <w:div w:id="1647124715">
      <w:bodyDiv w:val="1"/>
      <w:marLeft w:val="0"/>
      <w:marRight w:val="0"/>
      <w:marTop w:val="0"/>
      <w:marBottom w:val="0"/>
      <w:divBdr>
        <w:top w:val="none" w:sz="0" w:space="0" w:color="auto"/>
        <w:left w:val="none" w:sz="0" w:space="0" w:color="auto"/>
        <w:bottom w:val="none" w:sz="0" w:space="0" w:color="auto"/>
        <w:right w:val="none" w:sz="0" w:space="0" w:color="auto"/>
      </w:divBdr>
    </w:div>
    <w:div w:id="1665357342">
      <w:bodyDiv w:val="1"/>
      <w:marLeft w:val="0"/>
      <w:marRight w:val="0"/>
      <w:marTop w:val="0"/>
      <w:marBottom w:val="0"/>
      <w:divBdr>
        <w:top w:val="none" w:sz="0" w:space="0" w:color="auto"/>
        <w:left w:val="none" w:sz="0" w:space="0" w:color="auto"/>
        <w:bottom w:val="none" w:sz="0" w:space="0" w:color="auto"/>
        <w:right w:val="none" w:sz="0" w:space="0" w:color="auto"/>
      </w:divBdr>
    </w:div>
    <w:div w:id="1667712195">
      <w:bodyDiv w:val="1"/>
      <w:marLeft w:val="0"/>
      <w:marRight w:val="0"/>
      <w:marTop w:val="0"/>
      <w:marBottom w:val="0"/>
      <w:divBdr>
        <w:top w:val="none" w:sz="0" w:space="0" w:color="auto"/>
        <w:left w:val="none" w:sz="0" w:space="0" w:color="auto"/>
        <w:bottom w:val="none" w:sz="0" w:space="0" w:color="auto"/>
        <w:right w:val="none" w:sz="0" w:space="0" w:color="auto"/>
      </w:divBdr>
    </w:div>
    <w:div w:id="1675499918">
      <w:bodyDiv w:val="1"/>
      <w:marLeft w:val="0"/>
      <w:marRight w:val="0"/>
      <w:marTop w:val="0"/>
      <w:marBottom w:val="0"/>
      <w:divBdr>
        <w:top w:val="none" w:sz="0" w:space="0" w:color="auto"/>
        <w:left w:val="none" w:sz="0" w:space="0" w:color="auto"/>
        <w:bottom w:val="none" w:sz="0" w:space="0" w:color="auto"/>
        <w:right w:val="none" w:sz="0" w:space="0" w:color="auto"/>
      </w:divBdr>
    </w:div>
    <w:div w:id="1725328031">
      <w:bodyDiv w:val="1"/>
      <w:marLeft w:val="0"/>
      <w:marRight w:val="0"/>
      <w:marTop w:val="0"/>
      <w:marBottom w:val="0"/>
      <w:divBdr>
        <w:top w:val="none" w:sz="0" w:space="0" w:color="auto"/>
        <w:left w:val="none" w:sz="0" w:space="0" w:color="auto"/>
        <w:bottom w:val="none" w:sz="0" w:space="0" w:color="auto"/>
        <w:right w:val="none" w:sz="0" w:space="0" w:color="auto"/>
      </w:divBdr>
    </w:div>
    <w:div w:id="1739596515">
      <w:bodyDiv w:val="1"/>
      <w:marLeft w:val="0"/>
      <w:marRight w:val="0"/>
      <w:marTop w:val="0"/>
      <w:marBottom w:val="0"/>
      <w:divBdr>
        <w:top w:val="none" w:sz="0" w:space="0" w:color="auto"/>
        <w:left w:val="none" w:sz="0" w:space="0" w:color="auto"/>
        <w:bottom w:val="none" w:sz="0" w:space="0" w:color="auto"/>
        <w:right w:val="none" w:sz="0" w:space="0" w:color="auto"/>
      </w:divBdr>
    </w:div>
    <w:div w:id="1756126273">
      <w:bodyDiv w:val="1"/>
      <w:marLeft w:val="0"/>
      <w:marRight w:val="0"/>
      <w:marTop w:val="0"/>
      <w:marBottom w:val="0"/>
      <w:divBdr>
        <w:top w:val="none" w:sz="0" w:space="0" w:color="auto"/>
        <w:left w:val="none" w:sz="0" w:space="0" w:color="auto"/>
        <w:bottom w:val="none" w:sz="0" w:space="0" w:color="auto"/>
        <w:right w:val="none" w:sz="0" w:space="0" w:color="auto"/>
      </w:divBdr>
    </w:div>
    <w:div w:id="1763449748">
      <w:bodyDiv w:val="1"/>
      <w:marLeft w:val="0"/>
      <w:marRight w:val="0"/>
      <w:marTop w:val="0"/>
      <w:marBottom w:val="0"/>
      <w:divBdr>
        <w:top w:val="none" w:sz="0" w:space="0" w:color="auto"/>
        <w:left w:val="none" w:sz="0" w:space="0" w:color="auto"/>
        <w:bottom w:val="none" w:sz="0" w:space="0" w:color="auto"/>
        <w:right w:val="none" w:sz="0" w:space="0" w:color="auto"/>
      </w:divBdr>
    </w:div>
    <w:div w:id="1773433434">
      <w:bodyDiv w:val="1"/>
      <w:marLeft w:val="0"/>
      <w:marRight w:val="0"/>
      <w:marTop w:val="0"/>
      <w:marBottom w:val="0"/>
      <w:divBdr>
        <w:top w:val="none" w:sz="0" w:space="0" w:color="auto"/>
        <w:left w:val="none" w:sz="0" w:space="0" w:color="auto"/>
        <w:bottom w:val="none" w:sz="0" w:space="0" w:color="auto"/>
        <w:right w:val="none" w:sz="0" w:space="0" w:color="auto"/>
      </w:divBdr>
    </w:div>
    <w:div w:id="1813329055">
      <w:bodyDiv w:val="1"/>
      <w:marLeft w:val="0"/>
      <w:marRight w:val="0"/>
      <w:marTop w:val="0"/>
      <w:marBottom w:val="0"/>
      <w:divBdr>
        <w:top w:val="none" w:sz="0" w:space="0" w:color="auto"/>
        <w:left w:val="none" w:sz="0" w:space="0" w:color="auto"/>
        <w:bottom w:val="none" w:sz="0" w:space="0" w:color="auto"/>
        <w:right w:val="none" w:sz="0" w:space="0" w:color="auto"/>
      </w:divBdr>
    </w:div>
    <w:div w:id="1815946397">
      <w:bodyDiv w:val="1"/>
      <w:marLeft w:val="0"/>
      <w:marRight w:val="0"/>
      <w:marTop w:val="0"/>
      <w:marBottom w:val="0"/>
      <w:divBdr>
        <w:top w:val="none" w:sz="0" w:space="0" w:color="auto"/>
        <w:left w:val="none" w:sz="0" w:space="0" w:color="auto"/>
        <w:bottom w:val="none" w:sz="0" w:space="0" w:color="auto"/>
        <w:right w:val="none" w:sz="0" w:space="0" w:color="auto"/>
      </w:divBdr>
      <w:divsChild>
        <w:div w:id="495459602">
          <w:marLeft w:val="0"/>
          <w:marRight w:val="0"/>
          <w:marTop w:val="0"/>
          <w:marBottom w:val="0"/>
          <w:divBdr>
            <w:top w:val="none" w:sz="0" w:space="0" w:color="auto"/>
            <w:left w:val="none" w:sz="0" w:space="0" w:color="auto"/>
            <w:bottom w:val="none" w:sz="0" w:space="0" w:color="auto"/>
            <w:right w:val="none" w:sz="0" w:space="0" w:color="auto"/>
          </w:divBdr>
        </w:div>
        <w:div w:id="955791084">
          <w:marLeft w:val="0"/>
          <w:marRight w:val="0"/>
          <w:marTop w:val="0"/>
          <w:marBottom w:val="0"/>
          <w:divBdr>
            <w:top w:val="none" w:sz="0" w:space="0" w:color="auto"/>
            <w:left w:val="none" w:sz="0" w:space="0" w:color="auto"/>
            <w:bottom w:val="none" w:sz="0" w:space="0" w:color="auto"/>
            <w:right w:val="none" w:sz="0" w:space="0" w:color="auto"/>
          </w:divBdr>
        </w:div>
        <w:div w:id="1066027526">
          <w:marLeft w:val="0"/>
          <w:marRight w:val="0"/>
          <w:marTop w:val="0"/>
          <w:marBottom w:val="0"/>
          <w:divBdr>
            <w:top w:val="none" w:sz="0" w:space="0" w:color="auto"/>
            <w:left w:val="none" w:sz="0" w:space="0" w:color="auto"/>
            <w:bottom w:val="none" w:sz="0" w:space="0" w:color="auto"/>
            <w:right w:val="none" w:sz="0" w:space="0" w:color="auto"/>
          </w:divBdr>
        </w:div>
        <w:div w:id="1072697608">
          <w:marLeft w:val="0"/>
          <w:marRight w:val="0"/>
          <w:marTop w:val="0"/>
          <w:marBottom w:val="0"/>
          <w:divBdr>
            <w:top w:val="none" w:sz="0" w:space="0" w:color="auto"/>
            <w:left w:val="none" w:sz="0" w:space="0" w:color="auto"/>
            <w:bottom w:val="none" w:sz="0" w:space="0" w:color="auto"/>
            <w:right w:val="none" w:sz="0" w:space="0" w:color="auto"/>
          </w:divBdr>
        </w:div>
        <w:div w:id="1525628509">
          <w:marLeft w:val="0"/>
          <w:marRight w:val="0"/>
          <w:marTop w:val="0"/>
          <w:marBottom w:val="0"/>
          <w:divBdr>
            <w:top w:val="none" w:sz="0" w:space="0" w:color="auto"/>
            <w:left w:val="none" w:sz="0" w:space="0" w:color="auto"/>
            <w:bottom w:val="none" w:sz="0" w:space="0" w:color="auto"/>
            <w:right w:val="none" w:sz="0" w:space="0" w:color="auto"/>
          </w:divBdr>
        </w:div>
        <w:div w:id="1538469643">
          <w:marLeft w:val="0"/>
          <w:marRight w:val="0"/>
          <w:marTop w:val="0"/>
          <w:marBottom w:val="0"/>
          <w:divBdr>
            <w:top w:val="none" w:sz="0" w:space="0" w:color="auto"/>
            <w:left w:val="none" w:sz="0" w:space="0" w:color="auto"/>
            <w:bottom w:val="none" w:sz="0" w:space="0" w:color="auto"/>
            <w:right w:val="none" w:sz="0" w:space="0" w:color="auto"/>
          </w:divBdr>
        </w:div>
        <w:div w:id="1617371900">
          <w:marLeft w:val="0"/>
          <w:marRight w:val="0"/>
          <w:marTop w:val="0"/>
          <w:marBottom w:val="0"/>
          <w:divBdr>
            <w:top w:val="none" w:sz="0" w:space="0" w:color="auto"/>
            <w:left w:val="none" w:sz="0" w:space="0" w:color="auto"/>
            <w:bottom w:val="none" w:sz="0" w:space="0" w:color="auto"/>
            <w:right w:val="none" w:sz="0" w:space="0" w:color="auto"/>
          </w:divBdr>
        </w:div>
        <w:div w:id="1807358838">
          <w:marLeft w:val="0"/>
          <w:marRight w:val="0"/>
          <w:marTop w:val="0"/>
          <w:marBottom w:val="0"/>
          <w:divBdr>
            <w:top w:val="none" w:sz="0" w:space="0" w:color="auto"/>
            <w:left w:val="none" w:sz="0" w:space="0" w:color="auto"/>
            <w:bottom w:val="none" w:sz="0" w:space="0" w:color="auto"/>
            <w:right w:val="none" w:sz="0" w:space="0" w:color="auto"/>
          </w:divBdr>
        </w:div>
      </w:divsChild>
    </w:div>
    <w:div w:id="1848251942">
      <w:bodyDiv w:val="1"/>
      <w:marLeft w:val="0"/>
      <w:marRight w:val="0"/>
      <w:marTop w:val="0"/>
      <w:marBottom w:val="0"/>
      <w:divBdr>
        <w:top w:val="none" w:sz="0" w:space="0" w:color="auto"/>
        <w:left w:val="none" w:sz="0" w:space="0" w:color="auto"/>
        <w:bottom w:val="none" w:sz="0" w:space="0" w:color="auto"/>
        <w:right w:val="none" w:sz="0" w:space="0" w:color="auto"/>
      </w:divBdr>
    </w:div>
    <w:div w:id="1892183915">
      <w:bodyDiv w:val="1"/>
      <w:marLeft w:val="0"/>
      <w:marRight w:val="0"/>
      <w:marTop w:val="0"/>
      <w:marBottom w:val="0"/>
      <w:divBdr>
        <w:top w:val="none" w:sz="0" w:space="0" w:color="auto"/>
        <w:left w:val="none" w:sz="0" w:space="0" w:color="auto"/>
        <w:bottom w:val="none" w:sz="0" w:space="0" w:color="auto"/>
        <w:right w:val="none" w:sz="0" w:space="0" w:color="auto"/>
      </w:divBdr>
      <w:divsChild>
        <w:div w:id="268003483">
          <w:marLeft w:val="0"/>
          <w:marRight w:val="0"/>
          <w:marTop w:val="0"/>
          <w:marBottom w:val="0"/>
          <w:divBdr>
            <w:top w:val="none" w:sz="0" w:space="0" w:color="auto"/>
            <w:left w:val="none" w:sz="0" w:space="0" w:color="auto"/>
            <w:bottom w:val="none" w:sz="0" w:space="0" w:color="auto"/>
            <w:right w:val="none" w:sz="0" w:space="0" w:color="auto"/>
          </w:divBdr>
        </w:div>
        <w:div w:id="660742161">
          <w:marLeft w:val="0"/>
          <w:marRight w:val="0"/>
          <w:marTop w:val="0"/>
          <w:marBottom w:val="0"/>
          <w:divBdr>
            <w:top w:val="none" w:sz="0" w:space="0" w:color="auto"/>
            <w:left w:val="none" w:sz="0" w:space="0" w:color="auto"/>
            <w:bottom w:val="none" w:sz="0" w:space="0" w:color="auto"/>
            <w:right w:val="none" w:sz="0" w:space="0" w:color="auto"/>
          </w:divBdr>
        </w:div>
        <w:div w:id="788548988">
          <w:marLeft w:val="0"/>
          <w:marRight w:val="0"/>
          <w:marTop w:val="0"/>
          <w:marBottom w:val="0"/>
          <w:divBdr>
            <w:top w:val="none" w:sz="0" w:space="0" w:color="auto"/>
            <w:left w:val="none" w:sz="0" w:space="0" w:color="auto"/>
            <w:bottom w:val="none" w:sz="0" w:space="0" w:color="auto"/>
            <w:right w:val="none" w:sz="0" w:space="0" w:color="auto"/>
          </w:divBdr>
        </w:div>
        <w:div w:id="986979293">
          <w:marLeft w:val="0"/>
          <w:marRight w:val="0"/>
          <w:marTop w:val="0"/>
          <w:marBottom w:val="0"/>
          <w:divBdr>
            <w:top w:val="none" w:sz="0" w:space="0" w:color="auto"/>
            <w:left w:val="none" w:sz="0" w:space="0" w:color="auto"/>
            <w:bottom w:val="none" w:sz="0" w:space="0" w:color="auto"/>
            <w:right w:val="none" w:sz="0" w:space="0" w:color="auto"/>
          </w:divBdr>
        </w:div>
        <w:div w:id="1031106974">
          <w:marLeft w:val="0"/>
          <w:marRight w:val="0"/>
          <w:marTop w:val="0"/>
          <w:marBottom w:val="0"/>
          <w:divBdr>
            <w:top w:val="none" w:sz="0" w:space="0" w:color="auto"/>
            <w:left w:val="none" w:sz="0" w:space="0" w:color="auto"/>
            <w:bottom w:val="none" w:sz="0" w:space="0" w:color="auto"/>
            <w:right w:val="none" w:sz="0" w:space="0" w:color="auto"/>
          </w:divBdr>
        </w:div>
        <w:div w:id="1181159659">
          <w:marLeft w:val="0"/>
          <w:marRight w:val="0"/>
          <w:marTop w:val="0"/>
          <w:marBottom w:val="0"/>
          <w:divBdr>
            <w:top w:val="none" w:sz="0" w:space="0" w:color="auto"/>
            <w:left w:val="none" w:sz="0" w:space="0" w:color="auto"/>
            <w:bottom w:val="none" w:sz="0" w:space="0" w:color="auto"/>
            <w:right w:val="none" w:sz="0" w:space="0" w:color="auto"/>
          </w:divBdr>
        </w:div>
        <w:div w:id="1700814802">
          <w:marLeft w:val="0"/>
          <w:marRight w:val="0"/>
          <w:marTop w:val="0"/>
          <w:marBottom w:val="0"/>
          <w:divBdr>
            <w:top w:val="none" w:sz="0" w:space="0" w:color="auto"/>
            <w:left w:val="none" w:sz="0" w:space="0" w:color="auto"/>
            <w:bottom w:val="none" w:sz="0" w:space="0" w:color="auto"/>
            <w:right w:val="none" w:sz="0" w:space="0" w:color="auto"/>
          </w:divBdr>
        </w:div>
        <w:div w:id="2005623520">
          <w:marLeft w:val="0"/>
          <w:marRight w:val="0"/>
          <w:marTop w:val="0"/>
          <w:marBottom w:val="0"/>
          <w:divBdr>
            <w:top w:val="none" w:sz="0" w:space="0" w:color="auto"/>
            <w:left w:val="none" w:sz="0" w:space="0" w:color="auto"/>
            <w:bottom w:val="none" w:sz="0" w:space="0" w:color="auto"/>
            <w:right w:val="none" w:sz="0" w:space="0" w:color="auto"/>
          </w:divBdr>
        </w:div>
      </w:divsChild>
    </w:div>
    <w:div w:id="1914002050">
      <w:bodyDiv w:val="1"/>
      <w:marLeft w:val="0"/>
      <w:marRight w:val="0"/>
      <w:marTop w:val="0"/>
      <w:marBottom w:val="0"/>
      <w:divBdr>
        <w:top w:val="none" w:sz="0" w:space="0" w:color="auto"/>
        <w:left w:val="none" w:sz="0" w:space="0" w:color="auto"/>
        <w:bottom w:val="none" w:sz="0" w:space="0" w:color="auto"/>
        <w:right w:val="none" w:sz="0" w:space="0" w:color="auto"/>
      </w:divBdr>
    </w:div>
    <w:div w:id="1915506606">
      <w:bodyDiv w:val="1"/>
      <w:marLeft w:val="0"/>
      <w:marRight w:val="0"/>
      <w:marTop w:val="0"/>
      <w:marBottom w:val="0"/>
      <w:divBdr>
        <w:top w:val="none" w:sz="0" w:space="0" w:color="auto"/>
        <w:left w:val="none" w:sz="0" w:space="0" w:color="auto"/>
        <w:bottom w:val="none" w:sz="0" w:space="0" w:color="auto"/>
        <w:right w:val="none" w:sz="0" w:space="0" w:color="auto"/>
      </w:divBdr>
    </w:div>
    <w:div w:id="1926961208">
      <w:bodyDiv w:val="1"/>
      <w:marLeft w:val="0"/>
      <w:marRight w:val="0"/>
      <w:marTop w:val="0"/>
      <w:marBottom w:val="0"/>
      <w:divBdr>
        <w:top w:val="none" w:sz="0" w:space="0" w:color="auto"/>
        <w:left w:val="none" w:sz="0" w:space="0" w:color="auto"/>
        <w:bottom w:val="none" w:sz="0" w:space="0" w:color="auto"/>
        <w:right w:val="none" w:sz="0" w:space="0" w:color="auto"/>
      </w:divBdr>
    </w:div>
    <w:div w:id="1953588034">
      <w:bodyDiv w:val="1"/>
      <w:marLeft w:val="0"/>
      <w:marRight w:val="0"/>
      <w:marTop w:val="0"/>
      <w:marBottom w:val="0"/>
      <w:divBdr>
        <w:top w:val="none" w:sz="0" w:space="0" w:color="auto"/>
        <w:left w:val="none" w:sz="0" w:space="0" w:color="auto"/>
        <w:bottom w:val="none" w:sz="0" w:space="0" w:color="auto"/>
        <w:right w:val="none" w:sz="0" w:space="0" w:color="auto"/>
      </w:divBdr>
    </w:div>
    <w:div w:id="1960994238">
      <w:bodyDiv w:val="1"/>
      <w:marLeft w:val="0"/>
      <w:marRight w:val="0"/>
      <w:marTop w:val="0"/>
      <w:marBottom w:val="0"/>
      <w:divBdr>
        <w:top w:val="none" w:sz="0" w:space="0" w:color="auto"/>
        <w:left w:val="none" w:sz="0" w:space="0" w:color="auto"/>
        <w:bottom w:val="none" w:sz="0" w:space="0" w:color="auto"/>
        <w:right w:val="none" w:sz="0" w:space="0" w:color="auto"/>
      </w:divBdr>
    </w:div>
    <w:div w:id="2044204191">
      <w:bodyDiv w:val="1"/>
      <w:marLeft w:val="0"/>
      <w:marRight w:val="0"/>
      <w:marTop w:val="0"/>
      <w:marBottom w:val="0"/>
      <w:divBdr>
        <w:top w:val="none" w:sz="0" w:space="0" w:color="auto"/>
        <w:left w:val="none" w:sz="0" w:space="0" w:color="auto"/>
        <w:bottom w:val="none" w:sz="0" w:space="0" w:color="auto"/>
        <w:right w:val="none" w:sz="0" w:space="0" w:color="auto"/>
      </w:divBdr>
    </w:div>
    <w:div w:id="2048407528">
      <w:bodyDiv w:val="1"/>
      <w:marLeft w:val="0"/>
      <w:marRight w:val="0"/>
      <w:marTop w:val="0"/>
      <w:marBottom w:val="0"/>
      <w:divBdr>
        <w:top w:val="none" w:sz="0" w:space="0" w:color="auto"/>
        <w:left w:val="none" w:sz="0" w:space="0" w:color="auto"/>
        <w:bottom w:val="none" w:sz="0" w:space="0" w:color="auto"/>
        <w:right w:val="none" w:sz="0" w:space="0" w:color="auto"/>
      </w:divBdr>
      <w:divsChild>
        <w:div w:id="356857942">
          <w:marLeft w:val="0"/>
          <w:marRight w:val="0"/>
          <w:marTop w:val="0"/>
          <w:marBottom w:val="0"/>
          <w:divBdr>
            <w:top w:val="none" w:sz="0" w:space="0" w:color="auto"/>
            <w:left w:val="none" w:sz="0" w:space="0" w:color="auto"/>
            <w:bottom w:val="none" w:sz="0" w:space="0" w:color="auto"/>
            <w:right w:val="none" w:sz="0" w:space="0" w:color="auto"/>
          </w:divBdr>
        </w:div>
        <w:div w:id="638070637">
          <w:marLeft w:val="0"/>
          <w:marRight w:val="0"/>
          <w:marTop w:val="0"/>
          <w:marBottom w:val="0"/>
          <w:divBdr>
            <w:top w:val="none" w:sz="0" w:space="0" w:color="auto"/>
            <w:left w:val="none" w:sz="0" w:space="0" w:color="auto"/>
            <w:bottom w:val="none" w:sz="0" w:space="0" w:color="auto"/>
            <w:right w:val="none" w:sz="0" w:space="0" w:color="auto"/>
          </w:divBdr>
        </w:div>
        <w:div w:id="1822960010">
          <w:marLeft w:val="0"/>
          <w:marRight w:val="0"/>
          <w:marTop w:val="0"/>
          <w:marBottom w:val="0"/>
          <w:divBdr>
            <w:top w:val="none" w:sz="0" w:space="0" w:color="auto"/>
            <w:left w:val="none" w:sz="0" w:space="0" w:color="auto"/>
            <w:bottom w:val="none" w:sz="0" w:space="0" w:color="auto"/>
            <w:right w:val="none" w:sz="0" w:space="0" w:color="auto"/>
          </w:divBdr>
        </w:div>
        <w:div w:id="2002348150">
          <w:marLeft w:val="0"/>
          <w:marRight w:val="0"/>
          <w:marTop w:val="0"/>
          <w:marBottom w:val="0"/>
          <w:divBdr>
            <w:top w:val="none" w:sz="0" w:space="0" w:color="auto"/>
            <w:left w:val="none" w:sz="0" w:space="0" w:color="auto"/>
            <w:bottom w:val="none" w:sz="0" w:space="0" w:color="auto"/>
            <w:right w:val="none" w:sz="0" w:space="0" w:color="auto"/>
          </w:divBdr>
        </w:div>
      </w:divsChild>
    </w:div>
    <w:div w:id="212789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9" Type="http://schemas.openxmlformats.org/officeDocument/2006/relationships/image" Target="media/image26.png"/><Relationship Id="rId21" Type="http://schemas.openxmlformats.org/officeDocument/2006/relationships/hyperlink" Target="https://help.salesforce.com/s/articleView?id=release-notes.rn_threadingtokens_platform.htm&amp;release=250&amp;type=5" TargetMode="External"/><Relationship Id="rId34" Type="http://schemas.openxmlformats.org/officeDocument/2006/relationships/image" Target="media/image22.png"/><Relationship Id="rId42"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eader" Target="header2.xml"/><Relationship Id="rId36" Type="http://schemas.openxmlformats.org/officeDocument/2006/relationships/image" Target="media/image23.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image" Target="media/image18.png"/><Relationship Id="rId35" Type="http://schemas.openxmlformats.org/officeDocument/2006/relationships/hyperlink" Target="https://www.formassembly.com/" TargetMode="Externa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5.png"/></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 StyleName="" Version="0"/>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AC87B6-4F84-4E55-96DA-67E1AA347227}">
  <ds:schemaRefs>
    <ds:schemaRef ds:uri="http://schemas.openxmlformats.org/officeDocument/2006/bibliography"/>
  </ds:schemaRefs>
</ds:datastoreItem>
</file>

<file path=customXml/itemProps2.xml><?xml version="1.0" encoding="utf-8"?>
<ds:datastoreItem xmlns:ds="http://schemas.openxmlformats.org/officeDocument/2006/customXml" ds:itemID="{320E3CCF-DA02-4B81-A257-9479D6ADCB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4E0B76-2DDA-4426-AECD-0519985FBC18}">
  <ds:schemaRefs>
    <ds:schemaRef ds:uri="http://schemas.microsoft.com/office/2006/metadata/properties"/>
    <ds:schemaRef ds:uri="1ffbd5dc-7a64-4097-8396-87f6c90b212f"/>
    <ds:schemaRef ds:uri="http://schemas.microsoft.com/office/infopath/2007/PartnerControls"/>
  </ds:schemaRefs>
</ds:datastoreItem>
</file>

<file path=customXml/itemProps4.xml><?xml version="1.0" encoding="utf-8"?>
<ds:datastoreItem xmlns:ds="http://schemas.openxmlformats.org/officeDocument/2006/customXml" ds:itemID="{C849DF08-5A00-481A-910B-D5F3BBF1FFC7}">
  <ds:schemaRefs>
    <ds:schemaRef ds:uri="Microsoft.SharePoint.Taxonomy.ContentTypeSync"/>
  </ds:schemaRefs>
</ds:datastoreItem>
</file>

<file path=customXml/itemProps5.xml><?xml version="1.0" encoding="utf-8"?>
<ds:datastoreItem xmlns:ds="http://schemas.openxmlformats.org/officeDocument/2006/customXml" ds:itemID="{9F274557-2A86-428F-B099-0FD02F9BD7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38</Pages>
  <Words>7461</Words>
  <Characters>42528</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SVOT Foundation &amp; Renewals Process</vt:lpstr>
    </vt:vector>
  </TitlesOfParts>
  <Company>Open Box Software</Company>
  <LinksUpToDate>false</LinksUpToDate>
  <CharactersWithSpaces>49890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SVOT Foundation &amp; Renewals Process</dc:title>
  <dc:subject>Proposal</dc:subject>
  <dc:creator>nboolay</dc:creator>
  <cp:keywords/>
  <dc:description/>
  <cp:lastModifiedBy>Shaun Barrett</cp:lastModifiedBy>
  <cp:revision>508</cp:revision>
  <cp:lastPrinted>2025-03-03T11:10:00Z</cp:lastPrinted>
  <dcterms:created xsi:type="dcterms:W3CDTF">2024-12-12T08:34:00Z</dcterms:created>
  <dcterms:modified xsi:type="dcterms:W3CDTF">2025-03-03T11:10:00Z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AuthorIds_UIVersion_2048">
    <vt:lpwstr>98</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Project Document Type">
    <vt:lpwstr>4;#Generic Project Document|258c2ed6-b93b-4ffe-8901-a23f2dc98ec9</vt:lpwstr>
  </property>
  <property fmtid="{D5CDD505-2E9C-101B-9397-08002B2CF9AE}" pid="12" name="Division">
    <vt:lpwstr>5;#Enterprise Solutions|08c57b01-67e8-4a4f-abc6-ffb3392ace7f</vt:lpwstr>
  </property>
  <property fmtid="{D5CDD505-2E9C-101B-9397-08002B2CF9AE}" pid="13" name="Client">
    <vt:lpwstr>6;#Grainger PLC|a74f1cb5-e995-4f9e-8521-6d52e2c6bf08</vt:lpwstr>
  </property>
  <property fmtid="{D5CDD505-2E9C-101B-9397-08002B2CF9AE}" pid="14" name="Client Project">
    <vt:lpwstr/>
  </property>
  <property fmtid="{D5CDD505-2E9C-101B-9397-08002B2CF9AE}" pid="15" name="SharedWithUsers">
    <vt:lpwstr>19;#Shaun Barrett;#20;#Sam Duncan;#21;#Nikki Papenfus</vt:lpwstr>
  </property>
  <property fmtid="{D5CDD505-2E9C-101B-9397-08002B2CF9AE}" pid="16" name="Project_x0020_Document_x0020_Type">
    <vt:lpwstr>4;#Generic Project Document|258c2ed6-b93b-4ffe-8901-a23f2dc98ec9</vt:lpwstr>
  </property>
  <property fmtid="{D5CDD505-2E9C-101B-9397-08002B2CF9AE}" pid="17" name="Client_x0020_Project">
    <vt:lpwstr/>
  </property>
</Properties>
</file>