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E9DB3" w14:textId="77777777" w:rsidR="00F73028" w:rsidRPr="0022756E" w:rsidRDefault="00C777F3">
      <w:pPr>
        <w:spacing w:after="58" w:line="259" w:lineRule="auto"/>
        <w:ind w:left="0" w:firstLine="0"/>
        <w:rPr>
          <w:rFonts w:asciiTheme="minorHAnsi" w:hAnsiTheme="minorHAnsi"/>
          <w:color w:val="44546A" w:themeColor="text2"/>
          <w:sz w:val="18"/>
          <w:szCs w:val="18"/>
        </w:rPr>
      </w:pPr>
      <w:r w:rsidRPr="0022756E">
        <w:rPr>
          <w:color w:val="44546A" w:themeColor="text2"/>
          <w:sz w:val="18"/>
          <w:szCs w:val="18"/>
        </w:rPr>
        <w:t xml:space="preserve"> </w:t>
      </w:r>
    </w:p>
    <w:p w14:paraId="2F84A934" w14:textId="77777777" w:rsidR="00F73028" w:rsidRPr="0022756E" w:rsidRDefault="00C777F3">
      <w:pPr>
        <w:spacing w:after="216" w:line="259" w:lineRule="auto"/>
        <w:ind w:left="62"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p w14:paraId="0F5C0D2E" w14:textId="1E9D89D3" w:rsidR="00F73028" w:rsidRPr="0022756E" w:rsidRDefault="00C777F3">
      <w:pPr>
        <w:spacing w:after="73" w:line="259" w:lineRule="auto"/>
        <w:ind w:left="0" w:right="3"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u w:val="single" w:color="000000"/>
        </w:rPr>
        <w:t xml:space="preserve">Change of Sharer </w:t>
      </w:r>
      <w:r w:rsidR="0078713D">
        <w:rPr>
          <w:rFonts w:asciiTheme="minorHAnsi" w:hAnsiTheme="minorHAnsi"/>
          <w:color w:val="44546A" w:themeColor="text2"/>
          <w:sz w:val="18"/>
          <w:szCs w:val="18"/>
          <w:u w:val="single" w:color="000000"/>
        </w:rPr>
        <w:t>Application Form</w:t>
      </w:r>
      <w:r w:rsidRPr="0022756E">
        <w:rPr>
          <w:rFonts w:asciiTheme="minorHAnsi" w:hAnsiTheme="minorHAnsi"/>
          <w:color w:val="44546A" w:themeColor="text2"/>
          <w:sz w:val="18"/>
          <w:szCs w:val="18"/>
        </w:rPr>
        <w:t xml:space="preserve"> </w:t>
      </w:r>
    </w:p>
    <w:p w14:paraId="597256A8" w14:textId="77777777" w:rsidR="00F73028" w:rsidRPr="0022756E" w:rsidRDefault="00C777F3">
      <w:pPr>
        <w:spacing w:after="121"/>
        <w:ind w:left="-5"/>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Dear Resident/s </w:t>
      </w:r>
    </w:p>
    <w:p w14:paraId="127346AC" w14:textId="5700C526" w:rsidR="00F73028" w:rsidRPr="0022756E" w:rsidRDefault="00C777F3">
      <w:pPr>
        <w:spacing w:after="117"/>
        <w:ind w:left="-5"/>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Everybody in the household whether remaining, </w:t>
      </w:r>
      <w:proofErr w:type="gramStart"/>
      <w:r w:rsidRPr="0022756E">
        <w:rPr>
          <w:rFonts w:asciiTheme="minorHAnsi" w:hAnsiTheme="minorHAnsi"/>
          <w:color w:val="44546A" w:themeColor="text2"/>
          <w:sz w:val="18"/>
          <w:szCs w:val="18"/>
        </w:rPr>
        <w:t>vacating</w:t>
      </w:r>
      <w:proofErr w:type="gramEnd"/>
      <w:r w:rsidRPr="0022756E">
        <w:rPr>
          <w:rFonts w:asciiTheme="minorHAnsi" w:hAnsiTheme="minorHAnsi"/>
          <w:color w:val="44546A" w:themeColor="text2"/>
          <w:sz w:val="18"/>
          <w:szCs w:val="18"/>
        </w:rPr>
        <w:t xml:space="preserve"> or incoming will be involved in the </w:t>
      </w:r>
      <w:r w:rsidR="0078713D">
        <w:rPr>
          <w:rFonts w:asciiTheme="minorHAnsi" w:hAnsiTheme="minorHAnsi"/>
          <w:color w:val="44546A" w:themeColor="text2"/>
          <w:sz w:val="18"/>
          <w:szCs w:val="18"/>
        </w:rPr>
        <w:t xml:space="preserve">change of sharer </w:t>
      </w:r>
      <w:r w:rsidRPr="0022756E">
        <w:rPr>
          <w:rFonts w:asciiTheme="minorHAnsi" w:hAnsiTheme="minorHAnsi"/>
          <w:color w:val="44546A" w:themeColor="text2"/>
          <w:sz w:val="18"/>
          <w:szCs w:val="18"/>
        </w:rPr>
        <w:t xml:space="preserve">process so we ask that the whole household reads the terms and conditions so that they are aware of their responsibilities.  </w:t>
      </w:r>
    </w:p>
    <w:p w14:paraId="6B6AED94" w14:textId="77777777" w:rsidR="00F73028" w:rsidRPr="0022756E" w:rsidRDefault="00C777F3">
      <w:pPr>
        <w:spacing w:after="121" w:line="28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Please note that you are all jointly and severally liable for rent and tenancy obligations until the fixed term formally ends and that </w:t>
      </w:r>
      <w:proofErr w:type="gramStart"/>
      <w:r w:rsidRPr="0022756E">
        <w:rPr>
          <w:rFonts w:asciiTheme="minorHAnsi" w:hAnsiTheme="minorHAnsi"/>
          <w:color w:val="44546A" w:themeColor="text2"/>
          <w:sz w:val="18"/>
          <w:szCs w:val="18"/>
        </w:rPr>
        <w:t>entering into</w:t>
      </w:r>
      <w:proofErr w:type="gramEnd"/>
      <w:r w:rsidRPr="0022756E">
        <w:rPr>
          <w:rFonts w:asciiTheme="minorHAnsi" w:hAnsiTheme="minorHAnsi"/>
          <w:color w:val="44546A" w:themeColor="text2"/>
          <w:sz w:val="18"/>
          <w:szCs w:val="18"/>
        </w:rPr>
        <w:t xml:space="preserve"> a new tenancy is strictly subject to contract, right to rent, supplying the necessary identification, proof of address and satisfactory references. </w:t>
      </w:r>
    </w:p>
    <w:p w14:paraId="00293058" w14:textId="77777777" w:rsidR="00F73028" w:rsidRPr="0022756E" w:rsidRDefault="00C777F3">
      <w:pPr>
        <w:spacing w:after="1" w:line="290" w:lineRule="auto"/>
        <w:ind w:left="0" w:firstLine="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Grainger will use the information supplied on this form to decide whether to agree to end the current tenancy agreement and enter into a new agreement with you.  </w:t>
      </w:r>
      <w:proofErr w:type="gramStart"/>
      <w:r w:rsidRPr="0022756E">
        <w:rPr>
          <w:rFonts w:asciiTheme="minorHAnsi" w:hAnsiTheme="minorHAnsi"/>
          <w:color w:val="44546A" w:themeColor="text2"/>
          <w:sz w:val="18"/>
          <w:szCs w:val="18"/>
        </w:rPr>
        <w:t>In the event that</w:t>
      </w:r>
      <w:proofErr w:type="gramEnd"/>
      <w:r w:rsidRPr="0022756E">
        <w:rPr>
          <w:rFonts w:asciiTheme="minorHAnsi" w:hAnsiTheme="minorHAnsi"/>
          <w:color w:val="44546A" w:themeColor="text2"/>
          <w:sz w:val="18"/>
          <w:szCs w:val="18"/>
        </w:rPr>
        <w:t xml:space="preserve"> we do not agree, we will notify you in writing and will require you to serve written notice to formally bring the tenancy to an end.  If you do choose to end the tenancy, we will require notice in writing from all tenants. </w:t>
      </w:r>
    </w:p>
    <w:p w14:paraId="473050E6" w14:textId="77777777" w:rsidR="00F73028" w:rsidRPr="0022756E" w:rsidRDefault="00C777F3">
      <w:pPr>
        <w:spacing w:after="0"/>
        <w:ind w:left="-5"/>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If we agree, the change of sharer process we will go through together is outlined below.  </w:t>
      </w:r>
    </w:p>
    <w:p w14:paraId="239C527D" w14:textId="37C93672" w:rsidR="00F73028" w:rsidRPr="0022756E" w:rsidRDefault="00C777F3">
      <w:pPr>
        <w:spacing w:after="1"/>
        <w:ind w:left="-5"/>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We ask that you send the required information to us </w:t>
      </w:r>
      <w:r w:rsidR="0078713D">
        <w:rPr>
          <w:rFonts w:asciiTheme="minorHAnsi" w:hAnsiTheme="minorHAnsi"/>
          <w:color w:val="44546A" w:themeColor="text2"/>
          <w:sz w:val="18"/>
          <w:szCs w:val="18"/>
        </w:rPr>
        <w:t>by the provided deadline</w:t>
      </w:r>
      <w:r w:rsidRPr="0022756E">
        <w:rPr>
          <w:rFonts w:asciiTheme="minorHAnsi" w:hAnsiTheme="minorHAnsi"/>
          <w:color w:val="44546A" w:themeColor="text2"/>
          <w:sz w:val="18"/>
          <w:szCs w:val="18"/>
        </w:rPr>
        <w:t xml:space="preserve">. </w:t>
      </w:r>
    </w:p>
    <w:p w14:paraId="2C4B2D1B" w14:textId="77777777" w:rsidR="00F73028" w:rsidRPr="0022756E" w:rsidRDefault="00C777F3">
      <w:pPr>
        <w:spacing w:after="14"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p w14:paraId="5B0E1D3A" w14:textId="59D69436" w:rsidR="00F73028" w:rsidRPr="0022756E" w:rsidRDefault="00C777F3" w:rsidP="0022756E">
      <w:pPr>
        <w:pStyle w:val="ListParagraph"/>
        <w:numPr>
          <w:ilvl w:val="0"/>
          <w:numId w:val="2"/>
        </w:numPr>
        <w:spacing w:after="2" w:line="292" w:lineRule="auto"/>
        <w:ind w:right="-1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Step 1 – Everyone to read</w:t>
      </w:r>
      <w:r w:rsidR="00215FA4">
        <w:rPr>
          <w:rFonts w:asciiTheme="minorHAnsi" w:hAnsiTheme="minorHAnsi"/>
          <w:color w:val="44546A" w:themeColor="text2"/>
          <w:sz w:val="18"/>
          <w:szCs w:val="18"/>
        </w:rPr>
        <w:t>, complete</w:t>
      </w:r>
      <w:r w:rsidRPr="0022756E">
        <w:rPr>
          <w:rFonts w:asciiTheme="minorHAnsi" w:hAnsiTheme="minorHAnsi"/>
          <w:color w:val="44546A" w:themeColor="text2"/>
          <w:sz w:val="18"/>
          <w:szCs w:val="18"/>
        </w:rPr>
        <w:t xml:space="preserve"> and sign </w:t>
      </w:r>
      <w:r w:rsidR="0022756E">
        <w:rPr>
          <w:rFonts w:asciiTheme="minorHAnsi" w:hAnsiTheme="minorHAnsi"/>
          <w:color w:val="44546A" w:themeColor="text2"/>
          <w:sz w:val="18"/>
          <w:szCs w:val="18"/>
        </w:rPr>
        <w:t xml:space="preserve">application form and provide it to </w:t>
      </w:r>
      <w:hyperlink r:id="rId7" w:history="1">
        <w:r w:rsidR="0078713D" w:rsidRPr="00F248AA">
          <w:rPr>
            <w:rStyle w:val="Hyperlink"/>
            <w:rFonts w:asciiTheme="minorHAnsi" w:hAnsiTheme="minorHAnsi"/>
            <w:sz w:val="18"/>
            <w:szCs w:val="18"/>
          </w:rPr>
          <w:t>renewalteam@graingerplc.co.uk</w:t>
        </w:r>
      </w:hyperlink>
      <w:r w:rsidR="0078713D">
        <w:rPr>
          <w:rFonts w:asciiTheme="minorHAnsi" w:hAnsiTheme="minorHAnsi"/>
          <w:color w:val="44546A" w:themeColor="text2"/>
          <w:sz w:val="18"/>
          <w:szCs w:val="18"/>
        </w:rPr>
        <w:t xml:space="preserve"> </w:t>
      </w:r>
      <w:r w:rsidR="0022756E">
        <w:rPr>
          <w:rFonts w:asciiTheme="minorHAnsi" w:hAnsiTheme="minorHAnsi"/>
          <w:color w:val="44546A" w:themeColor="text2"/>
          <w:sz w:val="18"/>
          <w:szCs w:val="18"/>
        </w:rPr>
        <w:t xml:space="preserve">              </w:t>
      </w:r>
      <w:r w:rsidRPr="0022756E">
        <w:rPr>
          <w:rFonts w:asciiTheme="minorHAnsi" w:hAnsiTheme="minorHAnsi"/>
          <w:color w:val="44546A" w:themeColor="text2"/>
          <w:sz w:val="18"/>
          <w:szCs w:val="18"/>
        </w:rPr>
        <w:t xml:space="preserve">                 </w:t>
      </w:r>
      <w:r w:rsidR="0022756E">
        <w:rPr>
          <w:rFonts w:asciiTheme="minorHAnsi" w:hAnsiTheme="minorHAnsi"/>
          <w:color w:val="44546A" w:themeColor="text2"/>
          <w:sz w:val="18"/>
          <w:szCs w:val="18"/>
        </w:rPr>
        <w:t xml:space="preserve">   </w:t>
      </w:r>
      <w:r w:rsidRPr="0022756E">
        <w:rPr>
          <w:rFonts w:asciiTheme="minorHAnsi" w:hAnsiTheme="minorHAnsi"/>
          <w:color w:val="44546A" w:themeColor="text2"/>
          <w:sz w:val="18"/>
          <w:szCs w:val="18"/>
        </w:rPr>
        <w:t xml:space="preserve"> </w:t>
      </w:r>
    </w:p>
    <w:p w14:paraId="0C51A208" w14:textId="54AD3CEE" w:rsidR="0022756E" w:rsidRDefault="00C777F3" w:rsidP="0022756E">
      <w:pPr>
        <w:pStyle w:val="ListParagraph"/>
        <w:numPr>
          <w:ilvl w:val="0"/>
          <w:numId w:val="2"/>
        </w:numPr>
        <w:spacing w:after="2" w:line="292" w:lineRule="auto"/>
        <w:ind w:right="-1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Step 2 – </w:t>
      </w:r>
      <w:r w:rsidR="00215FA4">
        <w:rPr>
          <w:rFonts w:asciiTheme="minorHAnsi" w:hAnsiTheme="minorHAnsi"/>
          <w:color w:val="44546A" w:themeColor="text2"/>
          <w:sz w:val="18"/>
          <w:szCs w:val="18"/>
        </w:rPr>
        <w:t>The renewal team will</w:t>
      </w:r>
      <w:r w:rsidR="0022756E" w:rsidRPr="0022756E">
        <w:rPr>
          <w:rFonts w:asciiTheme="minorHAnsi" w:hAnsiTheme="minorHAnsi"/>
          <w:color w:val="44546A" w:themeColor="text2"/>
          <w:sz w:val="18"/>
          <w:szCs w:val="18"/>
        </w:rPr>
        <w:t xml:space="preserve"> confirm</w:t>
      </w:r>
      <w:r w:rsidR="00215FA4">
        <w:rPr>
          <w:rFonts w:asciiTheme="minorHAnsi" w:hAnsiTheme="minorHAnsi"/>
          <w:color w:val="44546A" w:themeColor="text2"/>
          <w:sz w:val="18"/>
          <w:szCs w:val="18"/>
        </w:rPr>
        <w:t xml:space="preserve"> if a</w:t>
      </w:r>
      <w:r w:rsidR="0022756E" w:rsidRPr="0022756E">
        <w:rPr>
          <w:rFonts w:asciiTheme="minorHAnsi" w:hAnsiTheme="minorHAnsi"/>
          <w:color w:val="44546A" w:themeColor="text2"/>
          <w:sz w:val="18"/>
          <w:szCs w:val="18"/>
        </w:rPr>
        <w:t xml:space="preserve"> Change of Sharer may go ahead (subject to referencing &amp; right to rent)        </w:t>
      </w:r>
    </w:p>
    <w:p w14:paraId="2671BEDD" w14:textId="1507697B" w:rsidR="00DE41C0" w:rsidRPr="0022756E" w:rsidRDefault="00C777F3" w:rsidP="0022756E">
      <w:pPr>
        <w:pStyle w:val="ListParagraph"/>
        <w:numPr>
          <w:ilvl w:val="0"/>
          <w:numId w:val="2"/>
        </w:numPr>
        <w:spacing w:after="2" w:line="292" w:lineRule="auto"/>
        <w:ind w:right="-1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Step 3 – </w:t>
      </w:r>
      <w:r w:rsidR="0022756E" w:rsidRPr="0022756E">
        <w:rPr>
          <w:rFonts w:asciiTheme="minorHAnsi" w:hAnsiTheme="minorHAnsi"/>
          <w:color w:val="44546A" w:themeColor="text2"/>
          <w:sz w:val="18"/>
          <w:szCs w:val="18"/>
        </w:rPr>
        <w:t>Proposed resident(s) to undergo referencing</w:t>
      </w:r>
      <w:r w:rsidR="00215FA4">
        <w:rPr>
          <w:rFonts w:asciiTheme="minorHAnsi" w:hAnsiTheme="minorHAnsi"/>
          <w:color w:val="44546A" w:themeColor="text2"/>
          <w:sz w:val="18"/>
          <w:szCs w:val="18"/>
        </w:rPr>
        <w:t xml:space="preserve"> and payment of £50 fee (if applicable) </w:t>
      </w:r>
      <w:r w:rsidR="0022756E" w:rsidRPr="0022756E">
        <w:rPr>
          <w:rFonts w:asciiTheme="minorHAnsi" w:hAnsiTheme="minorHAnsi"/>
          <w:color w:val="44546A" w:themeColor="text2"/>
          <w:sz w:val="18"/>
          <w:szCs w:val="18"/>
        </w:rPr>
        <w:t xml:space="preserve">            </w:t>
      </w:r>
      <w:r w:rsidR="0022756E">
        <w:rPr>
          <w:rFonts w:asciiTheme="minorHAnsi" w:hAnsiTheme="minorHAnsi"/>
          <w:color w:val="44546A" w:themeColor="text2"/>
          <w:sz w:val="18"/>
          <w:szCs w:val="18"/>
        </w:rPr>
        <w:t xml:space="preserve">                                                </w:t>
      </w:r>
    </w:p>
    <w:p w14:paraId="00BDF7DA" w14:textId="77777777" w:rsidR="0022756E" w:rsidRDefault="00C777F3" w:rsidP="0022756E">
      <w:pPr>
        <w:pStyle w:val="ListParagraph"/>
        <w:numPr>
          <w:ilvl w:val="0"/>
          <w:numId w:val="2"/>
        </w:numPr>
        <w:spacing w:after="2" w:line="292" w:lineRule="auto"/>
        <w:ind w:right="-1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Step 4 –</w:t>
      </w:r>
      <w:r w:rsidR="0022756E">
        <w:rPr>
          <w:rFonts w:asciiTheme="minorHAnsi" w:hAnsiTheme="minorHAnsi"/>
          <w:color w:val="44546A" w:themeColor="text2"/>
          <w:sz w:val="18"/>
          <w:szCs w:val="18"/>
        </w:rPr>
        <w:t xml:space="preserve"> </w:t>
      </w:r>
      <w:r w:rsidR="0022756E" w:rsidRPr="0022756E">
        <w:rPr>
          <w:rFonts w:asciiTheme="minorHAnsi" w:hAnsiTheme="minorHAnsi"/>
          <w:color w:val="44546A" w:themeColor="text2"/>
          <w:sz w:val="18"/>
          <w:szCs w:val="18"/>
        </w:rPr>
        <w:t xml:space="preserve">Right to Rent checks carried </w:t>
      </w:r>
      <w:proofErr w:type="gramStart"/>
      <w:r w:rsidR="0022756E" w:rsidRPr="0022756E">
        <w:rPr>
          <w:rFonts w:asciiTheme="minorHAnsi" w:hAnsiTheme="minorHAnsi"/>
          <w:color w:val="44546A" w:themeColor="text2"/>
          <w:sz w:val="18"/>
          <w:szCs w:val="18"/>
        </w:rPr>
        <w:t>out</w:t>
      </w:r>
      <w:proofErr w:type="gramEnd"/>
      <w:r w:rsidR="0022756E" w:rsidRPr="0022756E">
        <w:rPr>
          <w:rFonts w:asciiTheme="minorHAnsi" w:hAnsiTheme="minorHAnsi"/>
          <w:color w:val="44546A" w:themeColor="text2"/>
          <w:sz w:val="18"/>
          <w:szCs w:val="18"/>
        </w:rPr>
        <w:t xml:space="preserve">                    </w:t>
      </w:r>
      <w:r w:rsidR="0022756E">
        <w:rPr>
          <w:rFonts w:asciiTheme="minorHAnsi" w:hAnsiTheme="minorHAnsi"/>
          <w:color w:val="44546A" w:themeColor="text2"/>
          <w:sz w:val="18"/>
          <w:szCs w:val="18"/>
        </w:rPr>
        <w:t xml:space="preserve"> </w:t>
      </w:r>
    </w:p>
    <w:p w14:paraId="478431A8" w14:textId="44C99DEB" w:rsidR="00F73028" w:rsidRPr="0022756E" w:rsidRDefault="00C777F3" w:rsidP="0022756E">
      <w:pPr>
        <w:pStyle w:val="ListParagraph"/>
        <w:numPr>
          <w:ilvl w:val="0"/>
          <w:numId w:val="2"/>
        </w:numPr>
        <w:spacing w:after="2" w:line="292" w:lineRule="auto"/>
        <w:ind w:right="-1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Step 5 </w:t>
      </w:r>
      <w:proofErr w:type="gramStart"/>
      <w:r w:rsidRPr="0022756E">
        <w:rPr>
          <w:rFonts w:asciiTheme="minorHAnsi" w:hAnsiTheme="minorHAnsi"/>
          <w:color w:val="44546A" w:themeColor="text2"/>
          <w:sz w:val="18"/>
          <w:szCs w:val="18"/>
        </w:rPr>
        <w:t xml:space="preserve">–  </w:t>
      </w:r>
      <w:r w:rsidR="0022756E">
        <w:rPr>
          <w:rFonts w:asciiTheme="minorHAnsi" w:hAnsiTheme="minorHAnsi"/>
          <w:color w:val="44546A" w:themeColor="text2"/>
          <w:sz w:val="18"/>
          <w:szCs w:val="18"/>
        </w:rPr>
        <w:t>Deposit</w:t>
      </w:r>
      <w:proofErr w:type="gramEnd"/>
      <w:r w:rsidR="0022756E">
        <w:rPr>
          <w:rFonts w:asciiTheme="minorHAnsi" w:hAnsiTheme="minorHAnsi"/>
          <w:color w:val="44546A" w:themeColor="text2"/>
          <w:sz w:val="18"/>
          <w:szCs w:val="18"/>
        </w:rPr>
        <w:t xml:space="preserve"> transfer undertaken </w:t>
      </w:r>
    </w:p>
    <w:p w14:paraId="340CD2A2" w14:textId="32A95A83" w:rsidR="00DE41C0" w:rsidRPr="0022756E" w:rsidRDefault="00C777F3" w:rsidP="0022756E">
      <w:pPr>
        <w:pStyle w:val="ListParagraph"/>
        <w:numPr>
          <w:ilvl w:val="0"/>
          <w:numId w:val="2"/>
        </w:numPr>
        <w:spacing w:after="2" w:line="292" w:lineRule="auto"/>
        <w:ind w:right="-1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Step 6 – Upon completion of referencing, a new Tenancy Agreement is drawn </w:t>
      </w:r>
      <w:proofErr w:type="gramStart"/>
      <w:r w:rsidRPr="0022756E">
        <w:rPr>
          <w:rFonts w:asciiTheme="minorHAnsi" w:hAnsiTheme="minorHAnsi"/>
          <w:color w:val="44546A" w:themeColor="text2"/>
          <w:sz w:val="18"/>
          <w:szCs w:val="18"/>
        </w:rPr>
        <w:t>up</w:t>
      </w:r>
      <w:proofErr w:type="gramEnd"/>
      <w:r w:rsidRPr="0022756E">
        <w:rPr>
          <w:rFonts w:asciiTheme="minorHAnsi" w:hAnsiTheme="minorHAnsi"/>
          <w:color w:val="44546A" w:themeColor="text2"/>
          <w:sz w:val="18"/>
          <w:szCs w:val="18"/>
        </w:rPr>
        <w:t xml:space="preserve">              </w:t>
      </w:r>
    </w:p>
    <w:p w14:paraId="3571CFFA" w14:textId="61A7D6EC" w:rsidR="00F73028" w:rsidRPr="0022756E" w:rsidRDefault="00C777F3" w:rsidP="0022756E">
      <w:pPr>
        <w:pStyle w:val="ListParagraph"/>
        <w:numPr>
          <w:ilvl w:val="0"/>
          <w:numId w:val="2"/>
        </w:numPr>
        <w:spacing w:after="2" w:line="292" w:lineRule="auto"/>
        <w:ind w:right="-1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Step 7 – All parties sign Tenancy Agreement </w:t>
      </w:r>
    </w:p>
    <w:p w14:paraId="6A446A68" w14:textId="77777777" w:rsidR="00F73028" w:rsidRPr="0022756E" w:rsidRDefault="00C777F3">
      <w:pPr>
        <w:spacing w:after="33"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p w14:paraId="5DB307A6"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bl>
      <w:tblPr>
        <w:tblStyle w:val="TableGrid"/>
        <w:tblW w:w="9322" w:type="dxa"/>
        <w:tblInd w:w="5" w:type="dxa"/>
        <w:tblCellMar>
          <w:top w:w="50" w:type="dxa"/>
          <w:left w:w="108" w:type="dxa"/>
          <w:right w:w="84" w:type="dxa"/>
        </w:tblCellMar>
        <w:tblLook w:val="04A0" w:firstRow="1" w:lastRow="0" w:firstColumn="1" w:lastColumn="0" w:noHBand="0" w:noVBand="1"/>
      </w:tblPr>
      <w:tblGrid>
        <w:gridCol w:w="1951"/>
        <w:gridCol w:w="7371"/>
      </w:tblGrid>
      <w:tr w:rsidR="0022756E" w:rsidRPr="0022756E" w14:paraId="5B214751" w14:textId="77777777">
        <w:trPr>
          <w:trHeight w:val="377"/>
        </w:trPr>
        <w:tc>
          <w:tcPr>
            <w:tcW w:w="1951" w:type="dxa"/>
            <w:tcBorders>
              <w:top w:val="single" w:sz="4" w:space="0" w:color="000000"/>
              <w:left w:val="single" w:sz="4" w:space="0" w:color="000000"/>
              <w:bottom w:val="single" w:sz="4" w:space="0" w:color="000000"/>
              <w:right w:val="single" w:sz="4" w:space="0" w:color="000000"/>
            </w:tcBorders>
          </w:tcPr>
          <w:p w14:paraId="38394C6A" w14:textId="77777777" w:rsidR="00F73028" w:rsidRPr="0022756E" w:rsidRDefault="00C777F3">
            <w:pPr>
              <w:spacing w:after="0" w:line="259" w:lineRule="auto"/>
              <w:ind w:left="21"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PROPERTY ADDRESS </w:t>
            </w:r>
          </w:p>
        </w:tc>
        <w:tc>
          <w:tcPr>
            <w:tcW w:w="7370" w:type="dxa"/>
            <w:tcBorders>
              <w:top w:val="single" w:sz="4" w:space="0" w:color="000000"/>
              <w:left w:val="single" w:sz="4" w:space="0" w:color="000000"/>
              <w:bottom w:val="single" w:sz="4" w:space="0" w:color="000000"/>
              <w:right w:val="single" w:sz="4" w:space="0" w:color="000000"/>
            </w:tcBorders>
          </w:tcPr>
          <w:p w14:paraId="09354193" w14:textId="02BFCFF1" w:rsidR="00F73028" w:rsidRPr="0022756E" w:rsidRDefault="00C777F3" w:rsidP="00DE41C0">
            <w:pPr>
              <w:spacing w:after="0" w:line="259" w:lineRule="auto"/>
              <w:ind w:left="0" w:firstLine="0"/>
              <w:rPr>
                <w:rFonts w:asciiTheme="minorHAnsi" w:hAnsiTheme="minorHAnsi"/>
                <w:b/>
                <w:bCs/>
                <w:color w:val="44546A" w:themeColor="text2"/>
                <w:sz w:val="18"/>
                <w:szCs w:val="18"/>
              </w:rPr>
            </w:pPr>
            <w:r w:rsidRPr="0022756E">
              <w:rPr>
                <w:rFonts w:asciiTheme="minorHAnsi" w:hAnsiTheme="minorHAnsi"/>
                <w:b/>
                <w:bCs/>
                <w:color w:val="44546A" w:themeColor="text2"/>
                <w:sz w:val="18"/>
                <w:szCs w:val="18"/>
              </w:rPr>
              <w:t xml:space="preserve"> </w:t>
            </w:r>
          </w:p>
        </w:tc>
      </w:tr>
    </w:tbl>
    <w:p w14:paraId="26B9E0FE"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bl>
      <w:tblPr>
        <w:tblStyle w:val="TableGrid"/>
        <w:tblW w:w="9322" w:type="dxa"/>
        <w:tblInd w:w="5" w:type="dxa"/>
        <w:tblCellMar>
          <w:top w:w="35" w:type="dxa"/>
          <w:left w:w="108" w:type="dxa"/>
          <w:right w:w="115" w:type="dxa"/>
        </w:tblCellMar>
        <w:tblLook w:val="04A0" w:firstRow="1" w:lastRow="0" w:firstColumn="1" w:lastColumn="0" w:noHBand="0" w:noVBand="1"/>
      </w:tblPr>
      <w:tblGrid>
        <w:gridCol w:w="535"/>
        <w:gridCol w:w="5528"/>
        <w:gridCol w:w="3259"/>
      </w:tblGrid>
      <w:tr w:rsidR="0022756E" w:rsidRPr="0022756E" w14:paraId="1369C9FC" w14:textId="77777777">
        <w:trPr>
          <w:trHeight w:val="374"/>
        </w:trPr>
        <w:tc>
          <w:tcPr>
            <w:tcW w:w="535" w:type="dxa"/>
            <w:tcBorders>
              <w:top w:val="single" w:sz="4" w:space="0" w:color="000000"/>
              <w:left w:val="single" w:sz="4" w:space="0" w:color="000000"/>
              <w:bottom w:val="single" w:sz="4" w:space="0" w:color="000000"/>
              <w:right w:val="single" w:sz="4" w:space="0" w:color="000000"/>
            </w:tcBorders>
          </w:tcPr>
          <w:p w14:paraId="43F93FB3"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4C0D7E2F" w14:textId="77777777" w:rsidR="00F73028" w:rsidRPr="0078713D" w:rsidRDefault="00C777F3">
            <w:pPr>
              <w:spacing w:after="0" w:line="259" w:lineRule="auto"/>
              <w:ind w:left="4" w:firstLine="0"/>
              <w:jc w:val="center"/>
              <w:rPr>
                <w:rFonts w:asciiTheme="minorHAnsi" w:hAnsiTheme="minorHAnsi"/>
                <w:b/>
                <w:bCs/>
                <w:color w:val="44546A" w:themeColor="text2"/>
                <w:sz w:val="18"/>
                <w:szCs w:val="18"/>
              </w:rPr>
            </w:pPr>
            <w:r w:rsidRPr="0078713D">
              <w:rPr>
                <w:rFonts w:asciiTheme="minorHAnsi" w:hAnsiTheme="minorHAnsi"/>
                <w:b/>
                <w:bCs/>
                <w:color w:val="44546A" w:themeColor="text2"/>
                <w:sz w:val="18"/>
                <w:szCs w:val="18"/>
              </w:rPr>
              <w:t xml:space="preserve">RESIDENT/S WHO ARE LEAVING (INCLUDING GUARANTOR/S) </w:t>
            </w:r>
          </w:p>
        </w:tc>
        <w:tc>
          <w:tcPr>
            <w:tcW w:w="3259" w:type="dxa"/>
            <w:tcBorders>
              <w:top w:val="single" w:sz="4" w:space="0" w:color="000000"/>
              <w:left w:val="single" w:sz="4" w:space="0" w:color="000000"/>
              <w:bottom w:val="single" w:sz="4" w:space="0" w:color="000000"/>
              <w:right w:val="single" w:sz="4" w:space="0" w:color="000000"/>
            </w:tcBorders>
          </w:tcPr>
          <w:p w14:paraId="3CAEA7D7" w14:textId="77777777" w:rsidR="00F73028" w:rsidRPr="0022756E" w:rsidRDefault="00C777F3">
            <w:pPr>
              <w:spacing w:after="0" w:line="259" w:lineRule="auto"/>
              <w:ind w:left="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RENT SHARE PER MONTH </w:t>
            </w:r>
          </w:p>
        </w:tc>
      </w:tr>
      <w:tr w:rsidR="0022756E" w:rsidRPr="0022756E" w14:paraId="4D3F5079" w14:textId="77777777">
        <w:trPr>
          <w:trHeight w:val="398"/>
        </w:trPr>
        <w:tc>
          <w:tcPr>
            <w:tcW w:w="535" w:type="dxa"/>
            <w:tcBorders>
              <w:top w:val="single" w:sz="4" w:space="0" w:color="000000"/>
              <w:left w:val="single" w:sz="4" w:space="0" w:color="000000"/>
              <w:bottom w:val="single" w:sz="4" w:space="0" w:color="000000"/>
              <w:right w:val="single" w:sz="4" w:space="0" w:color="000000"/>
            </w:tcBorders>
          </w:tcPr>
          <w:p w14:paraId="5C768B15" w14:textId="77777777" w:rsidR="00F73028" w:rsidRPr="0022756E" w:rsidRDefault="00C777F3">
            <w:pPr>
              <w:spacing w:after="0" w:line="259" w:lineRule="auto"/>
              <w:ind w:left="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1 </w:t>
            </w:r>
          </w:p>
        </w:tc>
        <w:tc>
          <w:tcPr>
            <w:tcW w:w="5527" w:type="dxa"/>
            <w:tcBorders>
              <w:top w:val="single" w:sz="4" w:space="0" w:color="000000"/>
              <w:left w:val="single" w:sz="4" w:space="0" w:color="000000"/>
              <w:bottom w:val="single" w:sz="4" w:space="0" w:color="000000"/>
              <w:right w:val="single" w:sz="4" w:space="0" w:color="000000"/>
            </w:tcBorders>
          </w:tcPr>
          <w:p w14:paraId="4AC289DB" w14:textId="3FC215D6" w:rsidR="00F73028" w:rsidRPr="0022756E" w:rsidRDefault="00F73028">
            <w:pPr>
              <w:spacing w:after="0" w:line="259" w:lineRule="auto"/>
              <w:ind w:left="0" w:firstLine="0"/>
              <w:rPr>
                <w:rFonts w:asciiTheme="minorHAnsi" w:hAnsiTheme="minorHAnsi"/>
                <w:b/>
                <w:bCs/>
                <w:color w:val="44546A" w:themeColor="text2"/>
                <w:sz w:val="18"/>
                <w:szCs w:val="18"/>
              </w:rPr>
            </w:pPr>
          </w:p>
        </w:tc>
        <w:tc>
          <w:tcPr>
            <w:tcW w:w="3259" w:type="dxa"/>
            <w:tcBorders>
              <w:top w:val="single" w:sz="4" w:space="0" w:color="000000"/>
              <w:left w:val="single" w:sz="4" w:space="0" w:color="000000"/>
              <w:bottom w:val="single" w:sz="4" w:space="0" w:color="000000"/>
              <w:right w:val="single" w:sz="4" w:space="0" w:color="000000"/>
            </w:tcBorders>
          </w:tcPr>
          <w:p w14:paraId="242F7F9C" w14:textId="7E4532FD" w:rsidR="00F73028" w:rsidRPr="0022756E" w:rsidRDefault="00C777F3" w:rsidP="00DE41C0">
            <w:pPr>
              <w:spacing w:after="0" w:line="259" w:lineRule="auto"/>
              <w:ind w:left="0" w:firstLine="0"/>
              <w:rPr>
                <w:rFonts w:asciiTheme="minorHAnsi" w:hAnsiTheme="minorHAnsi"/>
                <w:b/>
                <w:bCs/>
                <w:color w:val="44546A" w:themeColor="text2"/>
                <w:sz w:val="18"/>
                <w:szCs w:val="18"/>
              </w:rPr>
            </w:pPr>
            <w:r w:rsidRPr="0022756E">
              <w:rPr>
                <w:rFonts w:asciiTheme="minorHAnsi" w:hAnsiTheme="minorHAnsi"/>
                <w:b/>
                <w:bCs/>
                <w:color w:val="44546A" w:themeColor="text2"/>
                <w:sz w:val="18"/>
                <w:szCs w:val="18"/>
              </w:rPr>
              <w:t xml:space="preserve"> </w:t>
            </w:r>
          </w:p>
        </w:tc>
      </w:tr>
      <w:tr w:rsidR="0022756E" w:rsidRPr="0022756E" w14:paraId="683CF971" w14:textId="77777777">
        <w:trPr>
          <w:trHeight w:val="398"/>
        </w:trPr>
        <w:tc>
          <w:tcPr>
            <w:tcW w:w="535" w:type="dxa"/>
            <w:tcBorders>
              <w:top w:val="single" w:sz="4" w:space="0" w:color="000000"/>
              <w:left w:val="single" w:sz="4" w:space="0" w:color="000000"/>
              <w:bottom w:val="single" w:sz="4" w:space="0" w:color="000000"/>
              <w:right w:val="single" w:sz="4" w:space="0" w:color="000000"/>
            </w:tcBorders>
          </w:tcPr>
          <w:p w14:paraId="10FF12C5" w14:textId="77777777" w:rsidR="00F73028" w:rsidRPr="0022756E" w:rsidRDefault="00C777F3">
            <w:pPr>
              <w:spacing w:after="0" w:line="259" w:lineRule="auto"/>
              <w:ind w:left="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2 </w:t>
            </w:r>
          </w:p>
        </w:tc>
        <w:tc>
          <w:tcPr>
            <w:tcW w:w="5527" w:type="dxa"/>
            <w:tcBorders>
              <w:top w:val="single" w:sz="4" w:space="0" w:color="000000"/>
              <w:left w:val="single" w:sz="4" w:space="0" w:color="000000"/>
              <w:bottom w:val="single" w:sz="4" w:space="0" w:color="000000"/>
              <w:right w:val="single" w:sz="4" w:space="0" w:color="000000"/>
            </w:tcBorders>
          </w:tcPr>
          <w:p w14:paraId="247FB6C2"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5292E3E0"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22756E" w:rsidRPr="0022756E" w14:paraId="4A31EAFD" w14:textId="77777777">
        <w:trPr>
          <w:trHeight w:val="398"/>
        </w:trPr>
        <w:tc>
          <w:tcPr>
            <w:tcW w:w="535" w:type="dxa"/>
            <w:tcBorders>
              <w:top w:val="single" w:sz="4" w:space="0" w:color="000000"/>
              <w:left w:val="single" w:sz="4" w:space="0" w:color="000000"/>
              <w:bottom w:val="single" w:sz="4" w:space="0" w:color="000000"/>
              <w:right w:val="single" w:sz="4" w:space="0" w:color="000000"/>
            </w:tcBorders>
          </w:tcPr>
          <w:p w14:paraId="063A4191" w14:textId="77777777" w:rsidR="00F73028" w:rsidRPr="0022756E" w:rsidRDefault="00C777F3">
            <w:pPr>
              <w:spacing w:after="0" w:line="259" w:lineRule="auto"/>
              <w:ind w:left="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3 </w:t>
            </w:r>
          </w:p>
        </w:tc>
        <w:tc>
          <w:tcPr>
            <w:tcW w:w="5527" w:type="dxa"/>
            <w:tcBorders>
              <w:top w:val="single" w:sz="4" w:space="0" w:color="000000"/>
              <w:left w:val="single" w:sz="4" w:space="0" w:color="000000"/>
              <w:bottom w:val="single" w:sz="4" w:space="0" w:color="000000"/>
              <w:right w:val="single" w:sz="4" w:space="0" w:color="000000"/>
            </w:tcBorders>
          </w:tcPr>
          <w:p w14:paraId="03F1FF2B"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75D6BD87"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bl>
    <w:p w14:paraId="7810CAFE"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bl>
      <w:tblPr>
        <w:tblStyle w:val="TableGrid"/>
        <w:tblW w:w="9424" w:type="dxa"/>
        <w:tblInd w:w="-97" w:type="dxa"/>
        <w:tblCellMar>
          <w:top w:w="35" w:type="dxa"/>
          <w:right w:w="88" w:type="dxa"/>
        </w:tblCellMar>
        <w:tblLook w:val="04A0" w:firstRow="1" w:lastRow="0" w:firstColumn="1" w:lastColumn="0" w:noHBand="0" w:noVBand="1"/>
      </w:tblPr>
      <w:tblGrid>
        <w:gridCol w:w="541"/>
        <w:gridCol w:w="1575"/>
        <w:gridCol w:w="4072"/>
        <w:gridCol w:w="3236"/>
      </w:tblGrid>
      <w:tr w:rsidR="0022756E" w:rsidRPr="0022756E" w14:paraId="4D90E46D" w14:textId="77777777" w:rsidTr="00D61D56">
        <w:trPr>
          <w:trHeight w:val="374"/>
        </w:trPr>
        <w:tc>
          <w:tcPr>
            <w:tcW w:w="541" w:type="dxa"/>
            <w:tcBorders>
              <w:top w:val="single" w:sz="4" w:space="0" w:color="000000"/>
              <w:left w:val="single" w:sz="4" w:space="0" w:color="000000"/>
              <w:bottom w:val="single" w:sz="4" w:space="0" w:color="000000"/>
              <w:right w:val="single" w:sz="4" w:space="0" w:color="000000"/>
            </w:tcBorders>
          </w:tcPr>
          <w:p w14:paraId="37485F5F"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c>
          <w:tcPr>
            <w:tcW w:w="5647" w:type="dxa"/>
            <w:gridSpan w:val="2"/>
            <w:tcBorders>
              <w:top w:val="single" w:sz="4" w:space="0" w:color="000000"/>
              <w:left w:val="single" w:sz="4" w:space="0" w:color="000000"/>
              <w:bottom w:val="single" w:sz="4" w:space="0" w:color="000000"/>
              <w:right w:val="single" w:sz="4" w:space="0" w:color="000000"/>
            </w:tcBorders>
          </w:tcPr>
          <w:p w14:paraId="6E7F84F8" w14:textId="636E95EB" w:rsidR="00F73028" w:rsidRPr="0078713D" w:rsidRDefault="0078713D">
            <w:pPr>
              <w:spacing w:after="0" w:line="259" w:lineRule="auto"/>
              <w:ind w:left="7" w:firstLine="0"/>
              <w:jc w:val="center"/>
              <w:rPr>
                <w:rFonts w:asciiTheme="minorHAnsi" w:hAnsiTheme="minorHAnsi"/>
                <w:b/>
                <w:bCs/>
                <w:color w:val="44546A" w:themeColor="text2"/>
                <w:sz w:val="18"/>
                <w:szCs w:val="18"/>
              </w:rPr>
            </w:pPr>
            <w:r>
              <w:rPr>
                <w:rFonts w:asciiTheme="minorHAnsi" w:hAnsiTheme="minorHAnsi"/>
                <w:b/>
                <w:bCs/>
                <w:color w:val="44546A" w:themeColor="text2"/>
                <w:sz w:val="18"/>
                <w:szCs w:val="18"/>
              </w:rPr>
              <w:t xml:space="preserve">CURRENT </w:t>
            </w:r>
            <w:r w:rsidR="00C777F3" w:rsidRPr="0078713D">
              <w:rPr>
                <w:rFonts w:asciiTheme="minorHAnsi" w:hAnsiTheme="minorHAnsi"/>
                <w:b/>
                <w:bCs/>
                <w:color w:val="44546A" w:themeColor="text2"/>
                <w:sz w:val="18"/>
                <w:szCs w:val="18"/>
              </w:rPr>
              <w:t xml:space="preserve">RESIDENT/S WHO ARE STAYING </w:t>
            </w:r>
            <w:r w:rsidR="00913757">
              <w:rPr>
                <w:rFonts w:asciiTheme="minorHAnsi" w:hAnsiTheme="minorHAnsi"/>
                <w:b/>
                <w:bCs/>
                <w:color w:val="44546A" w:themeColor="text2"/>
                <w:sz w:val="18"/>
                <w:szCs w:val="18"/>
              </w:rPr>
              <w:t>(INCLUDING GUARANTOR/S)</w:t>
            </w:r>
          </w:p>
        </w:tc>
        <w:tc>
          <w:tcPr>
            <w:tcW w:w="3236" w:type="dxa"/>
            <w:tcBorders>
              <w:top w:val="single" w:sz="4" w:space="0" w:color="000000"/>
              <w:left w:val="single" w:sz="4" w:space="0" w:color="000000"/>
              <w:bottom w:val="single" w:sz="4" w:space="0" w:color="000000"/>
              <w:right w:val="single" w:sz="4" w:space="0" w:color="000000"/>
            </w:tcBorders>
          </w:tcPr>
          <w:p w14:paraId="2D1D068C" w14:textId="77777777" w:rsidR="00F73028" w:rsidRPr="0022756E" w:rsidRDefault="00C777F3">
            <w:pPr>
              <w:spacing w:after="0" w:line="259" w:lineRule="auto"/>
              <w:ind w:left="2"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RENT SHARE PM (if changing) </w:t>
            </w:r>
          </w:p>
        </w:tc>
      </w:tr>
      <w:tr w:rsidR="0022756E" w:rsidRPr="0022756E" w14:paraId="4DD9A6C3" w14:textId="77777777" w:rsidTr="00D61D56">
        <w:trPr>
          <w:trHeight w:val="398"/>
        </w:trPr>
        <w:tc>
          <w:tcPr>
            <w:tcW w:w="541" w:type="dxa"/>
            <w:tcBorders>
              <w:top w:val="single" w:sz="4" w:space="0" w:color="000000"/>
              <w:left w:val="single" w:sz="4" w:space="0" w:color="000000"/>
              <w:bottom w:val="single" w:sz="4" w:space="0" w:color="000000"/>
              <w:right w:val="single" w:sz="4" w:space="0" w:color="000000"/>
            </w:tcBorders>
          </w:tcPr>
          <w:p w14:paraId="4A9812F2" w14:textId="77777777" w:rsidR="00F73028" w:rsidRPr="0022756E" w:rsidRDefault="00C777F3">
            <w:pPr>
              <w:spacing w:after="0" w:line="259" w:lineRule="auto"/>
              <w:ind w:left="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1 </w:t>
            </w:r>
          </w:p>
        </w:tc>
        <w:tc>
          <w:tcPr>
            <w:tcW w:w="5647" w:type="dxa"/>
            <w:gridSpan w:val="2"/>
            <w:tcBorders>
              <w:top w:val="single" w:sz="4" w:space="0" w:color="000000"/>
              <w:left w:val="single" w:sz="4" w:space="0" w:color="000000"/>
              <w:bottom w:val="single" w:sz="4" w:space="0" w:color="000000"/>
              <w:right w:val="single" w:sz="4" w:space="0" w:color="000000"/>
            </w:tcBorders>
          </w:tcPr>
          <w:p w14:paraId="471BB697" w14:textId="3E681252" w:rsidR="00F73028" w:rsidRPr="0022756E" w:rsidRDefault="00C777F3" w:rsidP="00DE41C0">
            <w:pPr>
              <w:spacing w:after="0" w:line="259" w:lineRule="auto"/>
              <w:ind w:left="0" w:firstLine="0"/>
              <w:rPr>
                <w:rFonts w:asciiTheme="minorHAnsi" w:hAnsiTheme="minorHAnsi"/>
                <w:b/>
                <w:bCs/>
                <w:color w:val="44546A" w:themeColor="text2"/>
                <w:sz w:val="18"/>
                <w:szCs w:val="18"/>
              </w:rPr>
            </w:pPr>
            <w:r w:rsidRPr="0022756E">
              <w:rPr>
                <w:rFonts w:asciiTheme="minorHAnsi" w:hAnsiTheme="minorHAnsi"/>
                <w:b/>
                <w:bCs/>
                <w:color w:val="44546A" w:themeColor="text2"/>
                <w:sz w:val="18"/>
                <w:szCs w:val="18"/>
              </w:rPr>
              <w:t xml:space="preserve"> </w:t>
            </w:r>
          </w:p>
        </w:tc>
        <w:tc>
          <w:tcPr>
            <w:tcW w:w="3236" w:type="dxa"/>
            <w:tcBorders>
              <w:top w:val="single" w:sz="4" w:space="0" w:color="000000"/>
              <w:left w:val="single" w:sz="4" w:space="0" w:color="000000"/>
              <w:bottom w:val="single" w:sz="4" w:space="0" w:color="000000"/>
              <w:right w:val="single" w:sz="4" w:space="0" w:color="000000"/>
            </w:tcBorders>
          </w:tcPr>
          <w:p w14:paraId="0D388F2F" w14:textId="31891CA8" w:rsidR="00F73028" w:rsidRPr="0022756E" w:rsidRDefault="00C777F3" w:rsidP="00DE41C0">
            <w:pPr>
              <w:spacing w:after="0" w:line="259" w:lineRule="auto"/>
              <w:ind w:left="0" w:firstLine="0"/>
              <w:rPr>
                <w:rFonts w:asciiTheme="minorHAnsi" w:hAnsiTheme="minorHAnsi"/>
                <w:b/>
                <w:bCs/>
                <w:color w:val="44546A" w:themeColor="text2"/>
                <w:sz w:val="18"/>
                <w:szCs w:val="18"/>
              </w:rPr>
            </w:pPr>
            <w:r w:rsidRPr="0022756E">
              <w:rPr>
                <w:rFonts w:asciiTheme="minorHAnsi" w:hAnsiTheme="minorHAnsi"/>
                <w:b/>
                <w:bCs/>
                <w:color w:val="44546A" w:themeColor="text2"/>
                <w:sz w:val="18"/>
                <w:szCs w:val="18"/>
              </w:rPr>
              <w:t xml:space="preserve"> </w:t>
            </w:r>
          </w:p>
        </w:tc>
      </w:tr>
      <w:tr w:rsidR="0022756E" w:rsidRPr="0022756E" w14:paraId="3B24D8AD" w14:textId="77777777" w:rsidTr="00D61D56">
        <w:trPr>
          <w:trHeight w:val="398"/>
        </w:trPr>
        <w:tc>
          <w:tcPr>
            <w:tcW w:w="541" w:type="dxa"/>
            <w:tcBorders>
              <w:top w:val="single" w:sz="4" w:space="0" w:color="000000"/>
              <w:left w:val="single" w:sz="4" w:space="0" w:color="000000"/>
              <w:bottom w:val="single" w:sz="4" w:space="0" w:color="000000"/>
              <w:right w:val="single" w:sz="4" w:space="0" w:color="000000"/>
            </w:tcBorders>
          </w:tcPr>
          <w:p w14:paraId="31DF5285" w14:textId="77777777" w:rsidR="00F73028" w:rsidRPr="0022756E" w:rsidRDefault="00C777F3">
            <w:pPr>
              <w:spacing w:after="0" w:line="259" w:lineRule="auto"/>
              <w:ind w:left="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2 </w:t>
            </w:r>
          </w:p>
        </w:tc>
        <w:tc>
          <w:tcPr>
            <w:tcW w:w="5647" w:type="dxa"/>
            <w:gridSpan w:val="2"/>
            <w:tcBorders>
              <w:top w:val="single" w:sz="4" w:space="0" w:color="000000"/>
              <w:left w:val="single" w:sz="4" w:space="0" w:color="000000"/>
              <w:bottom w:val="single" w:sz="4" w:space="0" w:color="000000"/>
              <w:right w:val="single" w:sz="4" w:space="0" w:color="000000"/>
            </w:tcBorders>
          </w:tcPr>
          <w:p w14:paraId="5F6D7D53"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c>
          <w:tcPr>
            <w:tcW w:w="3236" w:type="dxa"/>
            <w:tcBorders>
              <w:top w:val="single" w:sz="4" w:space="0" w:color="000000"/>
              <w:left w:val="single" w:sz="4" w:space="0" w:color="000000"/>
              <w:bottom w:val="single" w:sz="4" w:space="0" w:color="000000"/>
              <w:right w:val="single" w:sz="4" w:space="0" w:color="000000"/>
            </w:tcBorders>
          </w:tcPr>
          <w:p w14:paraId="066DBE29"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22756E" w:rsidRPr="0022756E" w14:paraId="2A862337" w14:textId="77777777" w:rsidTr="00D61D56">
        <w:trPr>
          <w:trHeight w:val="398"/>
        </w:trPr>
        <w:tc>
          <w:tcPr>
            <w:tcW w:w="541" w:type="dxa"/>
            <w:tcBorders>
              <w:top w:val="single" w:sz="4" w:space="0" w:color="000000"/>
              <w:left w:val="single" w:sz="4" w:space="0" w:color="000000"/>
              <w:bottom w:val="single" w:sz="4" w:space="0" w:color="000000"/>
              <w:right w:val="single" w:sz="4" w:space="0" w:color="000000"/>
            </w:tcBorders>
          </w:tcPr>
          <w:p w14:paraId="0F993E04" w14:textId="77777777" w:rsidR="00F73028" w:rsidRPr="0022756E" w:rsidRDefault="00C777F3">
            <w:pPr>
              <w:spacing w:after="0" w:line="259" w:lineRule="auto"/>
              <w:ind w:left="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3 </w:t>
            </w:r>
          </w:p>
        </w:tc>
        <w:tc>
          <w:tcPr>
            <w:tcW w:w="5647" w:type="dxa"/>
            <w:gridSpan w:val="2"/>
            <w:tcBorders>
              <w:top w:val="single" w:sz="4" w:space="0" w:color="000000"/>
              <w:left w:val="single" w:sz="4" w:space="0" w:color="000000"/>
              <w:bottom w:val="single" w:sz="4" w:space="0" w:color="000000"/>
              <w:right w:val="single" w:sz="4" w:space="0" w:color="000000"/>
            </w:tcBorders>
          </w:tcPr>
          <w:p w14:paraId="04ECD8C7"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c>
          <w:tcPr>
            <w:tcW w:w="3236" w:type="dxa"/>
            <w:tcBorders>
              <w:top w:val="single" w:sz="4" w:space="0" w:color="000000"/>
              <w:left w:val="single" w:sz="4" w:space="0" w:color="000000"/>
              <w:bottom w:val="single" w:sz="4" w:space="0" w:color="000000"/>
              <w:right w:val="single" w:sz="4" w:space="0" w:color="000000"/>
            </w:tcBorders>
          </w:tcPr>
          <w:p w14:paraId="0D44FC0C" w14:textId="77777777" w:rsidR="00F73028"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6AD4EE31" w14:textId="77777777" w:rsidTr="001C0DCD">
        <w:trPr>
          <w:trHeight w:val="984"/>
        </w:trPr>
        <w:tc>
          <w:tcPr>
            <w:tcW w:w="9424" w:type="dxa"/>
            <w:gridSpan w:val="4"/>
            <w:tcBorders>
              <w:top w:val="single" w:sz="4" w:space="0" w:color="000000"/>
              <w:left w:val="single" w:sz="4" w:space="0" w:color="000000"/>
              <w:bottom w:val="single" w:sz="4" w:space="0" w:color="000000"/>
              <w:right w:val="single" w:sz="4" w:space="0" w:color="000000"/>
            </w:tcBorders>
          </w:tcPr>
          <w:p w14:paraId="073A838A" w14:textId="77777777" w:rsidR="0078713D" w:rsidRPr="0022756E" w:rsidRDefault="0078713D">
            <w:pPr>
              <w:spacing w:after="116" w:line="259" w:lineRule="auto"/>
              <w:ind w:left="84" w:firstLine="0"/>
              <w:jc w:val="center"/>
              <w:rPr>
                <w:rFonts w:asciiTheme="minorHAnsi" w:hAnsiTheme="minorHAnsi"/>
                <w:color w:val="44546A" w:themeColor="text2"/>
                <w:sz w:val="18"/>
                <w:szCs w:val="18"/>
              </w:rPr>
            </w:pPr>
          </w:p>
        </w:tc>
      </w:tr>
      <w:tr w:rsidR="0022756E" w:rsidRPr="0022756E" w14:paraId="40440086" w14:textId="77777777" w:rsidTr="0078713D">
        <w:trPr>
          <w:trHeight w:val="984"/>
        </w:trPr>
        <w:tc>
          <w:tcPr>
            <w:tcW w:w="2116" w:type="dxa"/>
            <w:gridSpan w:val="2"/>
            <w:tcBorders>
              <w:top w:val="single" w:sz="4" w:space="0" w:color="000000"/>
              <w:left w:val="single" w:sz="4" w:space="0" w:color="000000"/>
              <w:bottom w:val="single" w:sz="4" w:space="0" w:color="000000"/>
              <w:right w:val="single" w:sz="4" w:space="0" w:color="000000"/>
            </w:tcBorders>
          </w:tcPr>
          <w:p w14:paraId="388206D3" w14:textId="77777777" w:rsidR="00F73028" w:rsidRPr="0022756E" w:rsidRDefault="00C777F3">
            <w:pPr>
              <w:spacing w:after="186" w:line="259" w:lineRule="auto"/>
              <w:ind w:left="124"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lastRenderedPageBreak/>
              <w:t xml:space="preserve"> </w:t>
            </w:r>
          </w:p>
          <w:p w14:paraId="6F4C9089" w14:textId="77777777" w:rsidR="00F73028" w:rsidRPr="0022756E" w:rsidRDefault="00C777F3">
            <w:pPr>
              <w:tabs>
                <w:tab w:val="center" w:pos="1045"/>
              </w:tabs>
              <w:spacing w:after="0" w:line="259" w:lineRule="auto"/>
              <w:ind w:left="-5" w:firstLine="0"/>
              <w:rPr>
                <w:rFonts w:asciiTheme="minorHAnsi" w:hAnsiTheme="minorHAnsi"/>
                <w:color w:val="44546A" w:themeColor="text2"/>
                <w:sz w:val="18"/>
                <w:szCs w:val="18"/>
              </w:rPr>
            </w:pPr>
            <w:r w:rsidRPr="0022756E">
              <w:rPr>
                <w:rFonts w:asciiTheme="minorHAnsi" w:hAnsiTheme="minorHAnsi"/>
                <w:color w:val="44546A" w:themeColor="text2"/>
                <w:sz w:val="18"/>
                <w:szCs w:val="18"/>
                <w:vertAlign w:val="subscript"/>
              </w:rPr>
              <w:t xml:space="preserve"> </w:t>
            </w:r>
            <w:r w:rsidRPr="0022756E">
              <w:rPr>
                <w:rFonts w:asciiTheme="minorHAnsi" w:hAnsiTheme="minorHAnsi"/>
                <w:color w:val="44546A" w:themeColor="text2"/>
                <w:sz w:val="18"/>
                <w:szCs w:val="18"/>
                <w:vertAlign w:val="subscript"/>
              </w:rPr>
              <w:tab/>
            </w:r>
            <w:r w:rsidRPr="0022756E">
              <w:rPr>
                <w:rFonts w:asciiTheme="minorHAnsi" w:hAnsiTheme="minorHAnsi"/>
                <w:color w:val="44546A" w:themeColor="text2"/>
                <w:sz w:val="18"/>
                <w:szCs w:val="18"/>
              </w:rPr>
              <w:t xml:space="preserve">APPLICANT 1 </w:t>
            </w:r>
          </w:p>
        </w:tc>
        <w:tc>
          <w:tcPr>
            <w:tcW w:w="7308" w:type="dxa"/>
            <w:gridSpan w:val="2"/>
            <w:tcBorders>
              <w:top w:val="single" w:sz="4" w:space="0" w:color="000000"/>
              <w:left w:val="single" w:sz="4" w:space="0" w:color="000000"/>
              <w:bottom w:val="single" w:sz="4" w:space="0" w:color="000000"/>
              <w:right w:val="single" w:sz="4" w:space="0" w:color="000000"/>
            </w:tcBorders>
          </w:tcPr>
          <w:p w14:paraId="6751C756" w14:textId="01776337" w:rsidR="00F73028" w:rsidRPr="0078713D" w:rsidRDefault="00C777F3">
            <w:pPr>
              <w:spacing w:after="116" w:line="259" w:lineRule="auto"/>
              <w:ind w:left="84" w:firstLine="0"/>
              <w:jc w:val="center"/>
              <w:rPr>
                <w:rFonts w:asciiTheme="minorHAnsi" w:hAnsiTheme="minorHAnsi"/>
                <w:b/>
                <w:bCs/>
                <w:color w:val="44546A" w:themeColor="text2"/>
                <w:sz w:val="18"/>
                <w:szCs w:val="18"/>
              </w:rPr>
            </w:pPr>
            <w:r w:rsidRPr="0078713D">
              <w:rPr>
                <w:rFonts w:asciiTheme="minorHAnsi" w:hAnsiTheme="minorHAnsi"/>
                <w:b/>
                <w:bCs/>
                <w:color w:val="44546A" w:themeColor="text2"/>
                <w:sz w:val="18"/>
                <w:szCs w:val="18"/>
              </w:rPr>
              <w:t>PROPOSED NEW RESIDENT</w:t>
            </w:r>
            <w:r w:rsidR="0078713D">
              <w:rPr>
                <w:rFonts w:asciiTheme="minorHAnsi" w:hAnsiTheme="minorHAnsi"/>
                <w:b/>
                <w:bCs/>
                <w:color w:val="44546A" w:themeColor="text2"/>
                <w:sz w:val="18"/>
                <w:szCs w:val="18"/>
              </w:rPr>
              <w:t xml:space="preserve"> 1</w:t>
            </w:r>
            <w:r w:rsidRPr="0078713D">
              <w:rPr>
                <w:rFonts w:asciiTheme="minorHAnsi" w:hAnsiTheme="minorHAnsi"/>
                <w:b/>
                <w:bCs/>
                <w:color w:val="44546A" w:themeColor="text2"/>
                <w:sz w:val="18"/>
                <w:szCs w:val="18"/>
              </w:rPr>
              <w:t xml:space="preserve"> </w:t>
            </w:r>
          </w:p>
          <w:p w14:paraId="475919EA" w14:textId="77777777" w:rsidR="00F73028" w:rsidRPr="0022756E" w:rsidRDefault="00C777F3">
            <w:pPr>
              <w:spacing w:after="0" w:line="259" w:lineRule="auto"/>
              <w:ind w:left="0"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(You agree that the contact details provided below will be used to carry out prequalification, order referencing and credit check.) </w:t>
            </w:r>
          </w:p>
        </w:tc>
      </w:tr>
      <w:tr w:rsidR="0022756E" w:rsidRPr="0022756E" w14:paraId="60EC94A9" w14:textId="77777777" w:rsidTr="0078713D">
        <w:trPr>
          <w:trHeight w:val="398"/>
        </w:trPr>
        <w:tc>
          <w:tcPr>
            <w:tcW w:w="2116" w:type="dxa"/>
            <w:gridSpan w:val="2"/>
            <w:tcBorders>
              <w:top w:val="single" w:sz="4" w:space="0" w:color="000000"/>
              <w:left w:val="single" w:sz="4" w:space="0" w:color="000000"/>
              <w:bottom w:val="single" w:sz="4" w:space="0" w:color="000000"/>
              <w:right w:val="single" w:sz="4" w:space="0" w:color="000000"/>
            </w:tcBorders>
          </w:tcPr>
          <w:p w14:paraId="0BD4D858" w14:textId="77777777" w:rsidR="00F73028" w:rsidRPr="0022756E" w:rsidRDefault="00C777F3">
            <w:pPr>
              <w:spacing w:after="0" w:line="259" w:lineRule="auto"/>
              <w:ind w:left="85"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NAME </w:t>
            </w:r>
          </w:p>
        </w:tc>
        <w:tc>
          <w:tcPr>
            <w:tcW w:w="7308" w:type="dxa"/>
            <w:gridSpan w:val="2"/>
            <w:tcBorders>
              <w:top w:val="single" w:sz="4" w:space="0" w:color="000000"/>
              <w:left w:val="single" w:sz="4" w:space="0" w:color="000000"/>
              <w:bottom w:val="single" w:sz="4" w:space="0" w:color="000000"/>
              <w:right w:val="single" w:sz="4" w:space="0" w:color="000000"/>
            </w:tcBorders>
          </w:tcPr>
          <w:p w14:paraId="7F7C5C44" w14:textId="71BB480A" w:rsidR="00F73028" w:rsidRPr="0022756E" w:rsidRDefault="00C777F3">
            <w:pPr>
              <w:spacing w:after="0" w:line="259" w:lineRule="auto"/>
              <w:ind w:left="108" w:firstLine="0"/>
              <w:rPr>
                <w:rFonts w:asciiTheme="minorHAnsi" w:hAnsiTheme="minorHAnsi"/>
                <w:color w:val="44546A" w:themeColor="text2"/>
                <w:sz w:val="18"/>
                <w:szCs w:val="18"/>
              </w:rPr>
            </w:pPr>
            <w:del w:id="0" w:author="Lacey Malin" w:date="2024-01-12T09:39:00Z">
              <w:r w:rsidRPr="0022756E" w:rsidDel="001F4066">
                <w:rPr>
                  <w:rFonts w:asciiTheme="minorHAnsi" w:hAnsiTheme="minorHAnsi"/>
                  <w:color w:val="44546A" w:themeColor="text2"/>
                  <w:sz w:val="18"/>
                  <w:szCs w:val="18"/>
                </w:rPr>
                <w:delText xml:space="preserve"> </w:delText>
              </w:r>
            </w:del>
          </w:p>
        </w:tc>
      </w:tr>
      <w:tr w:rsidR="0022756E" w:rsidRPr="0022756E" w14:paraId="4C157FB8" w14:textId="77777777" w:rsidTr="0078713D">
        <w:trPr>
          <w:trHeight w:val="398"/>
        </w:trPr>
        <w:tc>
          <w:tcPr>
            <w:tcW w:w="2116" w:type="dxa"/>
            <w:gridSpan w:val="2"/>
            <w:tcBorders>
              <w:top w:val="single" w:sz="4" w:space="0" w:color="000000"/>
              <w:left w:val="single" w:sz="4" w:space="0" w:color="000000"/>
              <w:bottom w:val="single" w:sz="4" w:space="0" w:color="000000"/>
              <w:right w:val="single" w:sz="4" w:space="0" w:color="000000"/>
            </w:tcBorders>
          </w:tcPr>
          <w:p w14:paraId="6F101040" w14:textId="77777777" w:rsidR="00F73028" w:rsidRPr="0022756E" w:rsidRDefault="00C777F3">
            <w:pPr>
              <w:spacing w:after="0" w:line="259" w:lineRule="auto"/>
              <w:ind w:left="87"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EMAIL </w:t>
            </w:r>
          </w:p>
        </w:tc>
        <w:tc>
          <w:tcPr>
            <w:tcW w:w="7308" w:type="dxa"/>
            <w:gridSpan w:val="2"/>
            <w:tcBorders>
              <w:top w:val="single" w:sz="4" w:space="0" w:color="000000"/>
              <w:left w:val="single" w:sz="4" w:space="0" w:color="000000"/>
              <w:bottom w:val="single" w:sz="4" w:space="0" w:color="000000"/>
              <w:right w:val="single" w:sz="4" w:space="0" w:color="000000"/>
            </w:tcBorders>
          </w:tcPr>
          <w:p w14:paraId="564C66ED" w14:textId="7AC50CEB" w:rsidR="00F73028" w:rsidRPr="0022756E" w:rsidRDefault="00C777F3">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22756E" w:rsidRPr="0022756E" w14:paraId="2C6E8CE5" w14:textId="77777777" w:rsidTr="0078713D">
        <w:trPr>
          <w:trHeight w:val="398"/>
        </w:trPr>
        <w:tc>
          <w:tcPr>
            <w:tcW w:w="2116" w:type="dxa"/>
            <w:gridSpan w:val="2"/>
            <w:tcBorders>
              <w:top w:val="single" w:sz="4" w:space="0" w:color="000000"/>
              <w:left w:val="single" w:sz="4" w:space="0" w:color="000000"/>
              <w:bottom w:val="single" w:sz="4" w:space="0" w:color="000000"/>
              <w:right w:val="single" w:sz="4" w:space="0" w:color="000000"/>
            </w:tcBorders>
          </w:tcPr>
          <w:p w14:paraId="6FD185B7" w14:textId="77777777" w:rsidR="00F73028" w:rsidRPr="0022756E" w:rsidRDefault="00C777F3">
            <w:pPr>
              <w:spacing w:after="0" w:line="259" w:lineRule="auto"/>
              <w:ind w:left="87"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MOBILE </w:t>
            </w:r>
          </w:p>
        </w:tc>
        <w:tc>
          <w:tcPr>
            <w:tcW w:w="7308" w:type="dxa"/>
            <w:gridSpan w:val="2"/>
            <w:tcBorders>
              <w:top w:val="single" w:sz="4" w:space="0" w:color="000000"/>
              <w:left w:val="single" w:sz="4" w:space="0" w:color="000000"/>
              <w:bottom w:val="single" w:sz="4" w:space="0" w:color="000000"/>
              <w:right w:val="single" w:sz="4" w:space="0" w:color="000000"/>
            </w:tcBorders>
          </w:tcPr>
          <w:p w14:paraId="5403AF72" w14:textId="77777777" w:rsidR="00F73028" w:rsidRPr="0022756E" w:rsidRDefault="00C777F3">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22756E" w:rsidRPr="0022756E" w14:paraId="46000BAA" w14:textId="77777777" w:rsidTr="0078713D">
        <w:trPr>
          <w:trHeight w:val="398"/>
        </w:trPr>
        <w:tc>
          <w:tcPr>
            <w:tcW w:w="2116" w:type="dxa"/>
            <w:gridSpan w:val="2"/>
            <w:tcBorders>
              <w:top w:val="single" w:sz="4" w:space="0" w:color="000000"/>
              <w:left w:val="single" w:sz="4" w:space="0" w:color="000000"/>
              <w:bottom w:val="single" w:sz="4" w:space="0" w:color="000000"/>
              <w:right w:val="single" w:sz="4" w:space="0" w:color="000000"/>
            </w:tcBorders>
          </w:tcPr>
          <w:p w14:paraId="281FF6EC" w14:textId="77777777" w:rsidR="00F73028" w:rsidRPr="0022756E" w:rsidRDefault="00C777F3">
            <w:pPr>
              <w:spacing w:after="0" w:line="259" w:lineRule="auto"/>
              <w:ind w:left="8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Rent share PCM </w:t>
            </w:r>
          </w:p>
        </w:tc>
        <w:tc>
          <w:tcPr>
            <w:tcW w:w="7308" w:type="dxa"/>
            <w:gridSpan w:val="2"/>
            <w:tcBorders>
              <w:top w:val="single" w:sz="4" w:space="0" w:color="000000"/>
              <w:left w:val="single" w:sz="4" w:space="0" w:color="000000"/>
              <w:bottom w:val="single" w:sz="4" w:space="0" w:color="000000"/>
              <w:right w:val="single" w:sz="4" w:space="0" w:color="000000"/>
            </w:tcBorders>
          </w:tcPr>
          <w:p w14:paraId="6D508B61" w14:textId="29654B6F" w:rsidR="00F73028" w:rsidRPr="0022756E" w:rsidRDefault="00C777F3" w:rsidP="00DE41C0">
            <w:pPr>
              <w:spacing w:after="0" w:line="259" w:lineRule="auto"/>
              <w:ind w:left="108" w:firstLine="0"/>
              <w:rPr>
                <w:rFonts w:asciiTheme="minorHAnsi" w:hAnsiTheme="minorHAnsi"/>
                <w:b/>
                <w:bCs/>
                <w:color w:val="44546A" w:themeColor="text2"/>
                <w:sz w:val="18"/>
                <w:szCs w:val="18"/>
              </w:rPr>
            </w:pPr>
            <w:del w:id="1" w:author="Lacey Malin" w:date="2024-01-12T09:39:00Z">
              <w:r w:rsidRPr="0022756E" w:rsidDel="001F4066">
                <w:rPr>
                  <w:rFonts w:asciiTheme="minorHAnsi" w:hAnsiTheme="minorHAnsi"/>
                  <w:color w:val="44546A" w:themeColor="text2"/>
                  <w:sz w:val="18"/>
                  <w:szCs w:val="18"/>
                </w:rPr>
                <w:delText xml:space="preserve"> </w:delText>
              </w:r>
            </w:del>
          </w:p>
        </w:tc>
      </w:tr>
      <w:tr w:rsidR="0022756E" w:rsidRPr="0022756E" w14:paraId="6646FA4E" w14:textId="77777777" w:rsidTr="0078713D">
        <w:trPr>
          <w:trHeight w:val="619"/>
        </w:trPr>
        <w:tc>
          <w:tcPr>
            <w:tcW w:w="2116" w:type="dxa"/>
            <w:gridSpan w:val="2"/>
            <w:tcBorders>
              <w:top w:val="single" w:sz="4" w:space="0" w:color="000000"/>
              <w:left w:val="single" w:sz="4" w:space="0" w:color="000000"/>
              <w:bottom w:val="single" w:sz="4" w:space="0" w:color="000000"/>
              <w:right w:val="single" w:sz="4" w:space="0" w:color="000000"/>
            </w:tcBorders>
          </w:tcPr>
          <w:p w14:paraId="0ACC4351" w14:textId="7A8EE873" w:rsidR="00F73028" w:rsidRPr="0022756E" w:rsidRDefault="0078713D">
            <w:pPr>
              <w:spacing w:after="0" w:line="259" w:lineRule="auto"/>
              <w:ind w:left="57" w:firstLine="0"/>
              <w:jc w:val="center"/>
              <w:rPr>
                <w:rFonts w:asciiTheme="minorHAnsi" w:hAnsiTheme="minorHAnsi"/>
                <w:color w:val="44546A" w:themeColor="text2"/>
                <w:sz w:val="18"/>
                <w:szCs w:val="18"/>
              </w:rPr>
            </w:pPr>
            <w:r>
              <w:rPr>
                <w:rFonts w:asciiTheme="minorHAnsi" w:hAnsiTheme="minorHAnsi"/>
                <w:color w:val="44546A" w:themeColor="text2"/>
                <w:sz w:val="18"/>
                <w:szCs w:val="18"/>
              </w:rPr>
              <w:t>Payment Periodicity</w:t>
            </w:r>
            <w:r w:rsidR="00C777F3" w:rsidRPr="0022756E">
              <w:rPr>
                <w:rFonts w:asciiTheme="minorHAnsi" w:hAnsiTheme="minorHAnsi"/>
                <w:color w:val="44546A" w:themeColor="text2"/>
                <w:sz w:val="18"/>
                <w:szCs w:val="18"/>
              </w:rPr>
              <w:t xml:space="preserve"> </w:t>
            </w:r>
          </w:p>
        </w:tc>
        <w:tc>
          <w:tcPr>
            <w:tcW w:w="7308" w:type="dxa"/>
            <w:gridSpan w:val="2"/>
            <w:tcBorders>
              <w:top w:val="single" w:sz="4" w:space="0" w:color="000000"/>
              <w:left w:val="single" w:sz="4" w:space="0" w:color="000000"/>
              <w:bottom w:val="single" w:sz="4" w:space="0" w:color="000000"/>
              <w:right w:val="single" w:sz="4" w:space="0" w:color="000000"/>
            </w:tcBorders>
          </w:tcPr>
          <w:p w14:paraId="593F23A3" w14:textId="6BBE402D" w:rsidR="00F73028" w:rsidRPr="0022756E" w:rsidRDefault="0078713D">
            <w:pPr>
              <w:spacing w:after="0" w:line="259" w:lineRule="auto"/>
              <w:ind w:left="108" w:firstLine="0"/>
              <w:rPr>
                <w:rFonts w:asciiTheme="minorHAnsi" w:hAnsiTheme="minorHAnsi"/>
                <w:color w:val="44546A" w:themeColor="text2"/>
                <w:sz w:val="18"/>
                <w:szCs w:val="18"/>
              </w:rPr>
            </w:pPr>
            <w:r>
              <w:rPr>
                <w:rFonts w:asciiTheme="minorHAnsi" w:hAnsiTheme="minorHAnsi"/>
                <w:noProof/>
                <w:color w:val="44546A" w:themeColor="text2"/>
                <w:sz w:val="18"/>
                <w:szCs w:val="18"/>
              </w:rPr>
              <mc:AlternateContent>
                <mc:Choice Requires="wps">
                  <w:drawing>
                    <wp:anchor distT="0" distB="0" distL="114300" distR="114300" simplePos="0" relativeHeight="251659776" behindDoc="0" locked="0" layoutInCell="1" allowOverlap="1" wp14:anchorId="3AC9A42D" wp14:editId="7C611F40">
                      <wp:simplePos x="0" y="0"/>
                      <wp:positionH relativeFrom="column">
                        <wp:posOffset>2706370</wp:posOffset>
                      </wp:positionH>
                      <wp:positionV relativeFrom="paragraph">
                        <wp:posOffset>189230</wp:posOffset>
                      </wp:positionV>
                      <wp:extent cx="161925" cy="1524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161925"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83222" id="Rectangle 4" o:spid="_x0000_s1026" style="position:absolute;margin-left:213.1pt;margin-top:14.9pt;width:12.75pt;height:12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" filled="f" strokecolor="black [3213]" strokeweight="1pt"/>
                  </w:pict>
                </mc:Fallback>
              </mc:AlternateContent>
            </w:r>
            <w:r>
              <w:rPr>
                <w:rFonts w:asciiTheme="minorHAnsi" w:hAnsiTheme="minorHAnsi"/>
                <w:noProof/>
                <w:color w:val="44546A" w:themeColor="text2"/>
                <w:sz w:val="18"/>
                <w:szCs w:val="18"/>
              </w:rPr>
              <mc:AlternateContent>
                <mc:Choice Requires="wps">
                  <w:drawing>
                    <wp:anchor distT="0" distB="0" distL="114300" distR="114300" simplePos="0" relativeHeight="251654656" behindDoc="0" locked="0" layoutInCell="1" allowOverlap="1" wp14:anchorId="10D75270" wp14:editId="4019EE96">
                      <wp:simplePos x="0" y="0"/>
                      <wp:positionH relativeFrom="column">
                        <wp:posOffset>363220</wp:posOffset>
                      </wp:positionH>
                      <wp:positionV relativeFrom="paragraph">
                        <wp:posOffset>191770</wp:posOffset>
                      </wp:positionV>
                      <wp:extent cx="161925" cy="1524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61925"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4F855" id="Rectangle 3" o:spid="_x0000_s1026" style="position:absolute;margin-left:28.6pt;margin-top:15.1pt;width:12.75pt;height:12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" filled="f" strokecolor="black [3213]" strokeweight="1pt"/>
                  </w:pict>
                </mc:Fallback>
              </mc:AlternateContent>
            </w:r>
            <w:r>
              <w:rPr>
                <w:rFonts w:asciiTheme="minorHAnsi" w:hAnsiTheme="minorHAnsi"/>
                <w:color w:val="44546A" w:themeColor="text2"/>
                <w:sz w:val="18"/>
                <w:szCs w:val="18"/>
              </w:rPr>
              <w:t>Monthly Payments</w:t>
            </w:r>
            <w:r w:rsidR="00C777F3" w:rsidRPr="0022756E">
              <w:rPr>
                <w:rFonts w:asciiTheme="minorHAnsi" w:hAnsiTheme="minorHAnsi"/>
                <w:color w:val="44546A" w:themeColor="text2"/>
                <w:sz w:val="18"/>
                <w:szCs w:val="18"/>
              </w:rPr>
              <w:t xml:space="preserve"> </w:t>
            </w:r>
            <w:r>
              <w:rPr>
                <w:rFonts w:asciiTheme="minorHAnsi" w:hAnsiTheme="minorHAnsi"/>
                <w:color w:val="44546A" w:themeColor="text2"/>
                <w:sz w:val="18"/>
                <w:szCs w:val="18"/>
              </w:rPr>
              <w:t xml:space="preserve">                                                        Rent </w:t>
            </w:r>
            <w:proofErr w:type="gramStart"/>
            <w:r>
              <w:rPr>
                <w:rFonts w:asciiTheme="minorHAnsi" w:hAnsiTheme="minorHAnsi"/>
                <w:color w:val="44546A" w:themeColor="text2"/>
                <w:sz w:val="18"/>
                <w:szCs w:val="18"/>
              </w:rPr>
              <w:t>In</w:t>
            </w:r>
            <w:proofErr w:type="gramEnd"/>
            <w:r>
              <w:rPr>
                <w:rFonts w:asciiTheme="minorHAnsi" w:hAnsiTheme="minorHAnsi"/>
                <w:color w:val="44546A" w:themeColor="text2"/>
                <w:sz w:val="18"/>
                <w:szCs w:val="18"/>
              </w:rPr>
              <w:t xml:space="preserve"> Advance</w:t>
            </w:r>
          </w:p>
        </w:tc>
      </w:tr>
      <w:tr w:rsidR="00826D92" w:rsidRPr="0022756E" w14:paraId="34BCEFF0" w14:textId="77777777" w:rsidTr="0078713D">
        <w:trPr>
          <w:trHeight w:val="619"/>
        </w:trPr>
        <w:tc>
          <w:tcPr>
            <w:tcW w:w="2116" w:type="dxa"/>
            <w:gridSpan w:val="2"/>
            <w:tcBorders>
              <w:top w:val="single" w:sz="4" w:space="0" w:color="000000"/>
              <w:left w:val="single" w:sz="4" w:space="0" w:color="000000"/>
              <w:bottom w:val="single" w:sz="4" w:space="0" w:color="000000"/>
              <w:right w:val="single" w:sz="4" w:space="0" w:color="000000"/>
            </w:tcBorders>
          </w:tcPr>
          <w:p w14:paraId="3D48D9CB" w14:textId="6C914B8C" w:rsidR="00826D92" w:rsidRPr="0022756E" w:rsidRDefault="0078713D">
            <w:pPr>
              <w:spacing w:after="0" w:line="259" w:lineRule="auto"/>
              <w:ind w:left="57" w:firstLine="0"/>
              <w:jc w:val="center"/>
              <w:rPr>
                <w:rFonts w:asciiTheme="minorHAnsi" w:hAnsiTheme="minorHAnsi"/>
                <w:color w:val="44546A" w:themeColor="text2"/>
                <w:sz w:val="18"/>
                <w:szCs w:val="18"/>
              </w:rPr>
            </w:pPr>
            <w:r w:rsidRPr="0078713D">
              <w:rPr>
                <w:rFonts w:asciiTheme="minorHAnsi" w:hAnsiTheme="minorHAnsi"/>
                <w:color w:val="44546A" w:themeColor="text2"/>
                <w:sz w:val="18"/>
                <w:szCs w:val="18"/>
              </w:rPr>
              <w:t>Guarantor</w:t>
            </w:r>
            <w:r>
              <w:rPr>
                <w:rFonts w:asciiTheme="minorHAnsi" w:hAnsiTheme="minorHAnsi"/>
                <w:color w:val="44546A" w:themeColor="text2"/>
                <w:sz w:val="18"/>
                <w:szCs w:val="18"/>
              </w:rPr>
              <w:t xml:space="preserve"> Details </w:t>
            </w:r>
          </w:p>
        </w:tc>
        <w:tc>
          <w:tcPr>
            <w:tcW w:w="7308" w:type="dxa"/>
            <w:gridSpan w:val="2"/>
            <w:tcBorders>
              <w:top w:val="single" w:sz="4" w:space="0" w:color="000000"/>
              <w:left w:val="single" w:sz="4" w:space="0" w:color="000000"/>
              <w:bottom w:val="single" w:sz="4" w:space="0" w:color="000000"/>
              <w:right w:val="single" w:sz="4" w:space="0" w:color="000000"/>
            </w:tcBorders>
          </w:tcPr>
          <w:p w14:paraId="53D9C776" w14:textId="2E00B220" w:rsidR="00826D92" w:rsidRDefault="0078713D">
            <w:pPr>
              <w:spacing w:after="0" w:line="259" w:lineRule="auto"/>
              <w:ind w:left="108" w:firstLine="0"/>
              <w:rPr>
                <w:rFonts w:asciiTheme="minorHAnsi" w:hAnsiTheme="minorHAnsi"/>
                <w:color w:val="44546A" w:themeColor="text2"/>
                <w:sz w:val="18"/>
                <w:szCs w:val="18"/>
              </w:rPr>
            </w:pPr>
            <w:r>
              <w:rPr>
                <w:rFonts w:asciiTheme="minorHAnsi" w:hAnsiTheme="minorHAnsi"/>
                <w:color w:val="44546A" w:themeColor="text2"/>
                <w:sz w:val="18"/>
                <w:szCs w:val="18"/>
              </w:rPr>
              <w:t>Name:</w:t>
            </w:r>
          </w:p>
          <w:p w14:paraId="2ED822D4" w14:textId="05C2BC53" w:rsidR="0078713D" w:rsidRPr="0022756E" w:rsidRDefault="0078713D">
            <w:pPr>
              <w:spacing w:after="0" w:line="259" w:lineRule="auto"/>
              <w:ind w:left="108" w:firstLine="0"/>
              <w:rPr>
                <w:rFonts w:asciiTheme="minorHAnsi" w:hAnsiTheme="minorHAnsi"/>
                <w:color w:val="44546A" w:themeColor="text2"/>
                <w:sz w:val="18"/>
                <w:szCs w:val="18"/>
              </w:rPr>
            </w:pPr>
            <w:r>
              <w:rPr>
                <w:rFonts w:asciiTheme="minorHAnsi" w:hAnsiTheme="minorHAnsi"/>
                <w:color w:val="44546A" w:themeColor="text2"/>
                <w:sz w:val="18"/>
                <w:szCs w:val="18"/>
              </w:rPr>
              <w:t xml:space="preserve">Email:                                                                                  Mobile Number: </w:t>
            </w:r>
          </w:p>
        </w:tc>
      </w:tr>
    </w:tbl>
    <w:p w14:paraId="4E166B8F" w14:textId="77777777" w:rsidR="0078713D" w:rsidRDefault="0078713D">
      <w:pPr>
        <w:spacing w:after="0" w:line="259" w:lineRule="auto"/>
        <w:ind w:left="0" w:firstLine="0"/>
        <w:jc w:val="both"/>
        <w:rPr>
          <w:rFonts w:asciiTheme="minorHAnsi" w:hAnsiTheme="minorHAnsi"/>
          <w:color w:val="44546A" w:themeColor="text2"/>
          <w:sz w:val="18"/>
          <w:szCs w:val="18"/>
        </w:rPr>
      </w:pPr>
    </w:p>
    <w:p w14:paraId="55D3AD55" w14:textId="21838873" w:rsidR="00F73028" w:rsidRPr="0022756E" w:rsidRDefault="00C777F3">
      <w:pPr>
        <w:spacing w:after="0" w:line="259" w:lineRule="auto"/>
        <w:ind w:left="0" w:firstLine="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bl>
      <w:tblPr>
        <w:tblStyle w:val="TableGrid"/>
        <w:tblpPr w:leftFromText="180" w:rightFromText="180" w:vertAnchor="text" w:horzAnchor="margin" w:tblpY="184"/>
        <w:tblW w:w="9424" w:type="dxa"/>
        <w:tblInd w:w="0" w:type="dxa"/>
        <w:tblCellMar>
          <w:top w:w="35" w:type="dxa"/>
          <w:right w:w="88" w:type="dxa"/>
        </w:tblCellMar>
        <w:tblLook w:val="04A0" w:firstRow="1" w:lastRow="0" w:firstColumn="1" w:lastColumn="0" w:noHBand="0" w:noVBand="1"/>
      </w:tblPr>
      <w:tblGrid>
        <w:gridCol w:w="2116"/>
        <w:gridCol w:w="7308"/>
      </w:tblGrid>
      <w:tr w:rsidR="0078713D" w:rsidRPr="0022756E" w14:paraId="196F5527" w14:textId="77777777" w:rsidTr="0078713D">
        <w:trPr>
          <w:trHeight w:val="984"/>
        </w:trPr>
        <w:tc>
          <w:tcPr>
            <w:tcW w:w="2116" w:type="dxa"/>
            <w:tcBorders>
              <w:top w:val="single" w:sz="4" w:space="0" w:color="000000"/>
              <w:left w:val="single" w:sz="4" w:space="0" w:color="000000"/>
              <w:bottom w:val="single" w:sz="4" w:space="0" w:color="000000"/>
              <w:right w:val="single" w:sz="4" w:space="0" w:color="000000"/>
            </w:tcBorders>
          </w:tcPr>
          <w:p w14:paraId="1DCC660B" w14:textId="77777777" w:rsidR="0078713D" w:rsidRPr="0022756E" w:rsidRDefault="0078713D" w:rsidP="0078713D">
            <w:pPr>
              <w:spacing w:after="186" w:line="259" w:lineRule="auto"/>
              <w:ind w:left="124" w:firstLine="0"/>
              <w:jc w:val="center"/>
              <w:rPr>
                <w:rFonts w:asciiTheme="minorHAnsi" w:hAnsiTheme="minorHAnsi"/>
                <w:color w:val="44546A" w:themeColor="text2"/>
                <w:sz w:val="18"/>
                <w:szCs w:val="18"/>
              </w:rPr>
            </w:pPr>
          </w:p>
          <w:p w14:paraId="457371E3" w14:textId="57A8365B" w:rsidR="0078713D" w:rsidRPr="0022756E" w:rsidRDefault="0078713D" w:rsidP="0078713D">
            <w:pPr>
              <w:tabs>
                <w:tab w:val="center" w:pos="1045"/>
              </w:tabs>
              <w:spacing w:after="0" w:line="259" w:lineRule="auto"/>
              <w:ind w:left="-5" w:firstLine="0"/>
              <w:rPr>
                <w:rFonts w:asciiTheme="minorHAnsi" w:hAnsiTheme="minorHAnsi"/>
                <w:color w:val="44546A" w:themeColor="text2"/>
                <w:sz w:val="18"/>
                <w:szCs w:val="18"/>
              </w:rPr>
            </w:pPr>
            <w:r w:rsidRPr="0022756E">
              <w:rPr>
                <w:rFonts w:asciiTheme="minorHAnsi" w:hAnsiTheme="minorHAnsi"/>
                <w:color w:val="44546A" w:themeColor="text2"/>
                <w:sz w:val="18"/>
                <w:szCs w:val="18"/>
                <w:vertAlign w:val="subscript"/>
              </w:rPr>
              <w:t xml:space="preserve"> </w:t>
            </w:r>
            <w:r w:rsidRPr="0022756E">
              <w:rPr>
                <w:rFonts w:asciiTheme="minorHAnsi" w:hAnsiTheme="minorHAnsi"/>
                <w:color w:val="44546A" w:themeColor="text2"/>
                <w:sz w:val="18"/>
                <w:szCs w:val="18"/>
                <w:vertAlign w:val="subscript"/>
              </w:rPr>
              <w:tab/>
            </w:r>
            <w:r w:rsidRPr="0022756E">
              <w:rPr>
                <w:rFonts w:asciiTheme="minorHAnsi" w:hAnsiTheme="minorHAnsi"/>
                <w:color w:val="44546A" w:themeColor="text2"/>
                <w:sz w:val="18"/>
                <w:szCs w:val="18"/>
              </w:rPr>
              <w:t>APPLICANT</w:t>
            </w:r>
            <w:r>
              <w:rPr>
                <w:rFonts w:asciiTheme="minorHAnsi" w:hAnsiTheme="minorHAnsi"/>
                <w:color w:val="44546A" w:themeColor="text2"/>
                <w:sz w:val="18"/>
                <w:szCs w:val="18"/>
              </w:rPr>
              <w:t xml:space="preserve"> 2</w:t>
            </w:r>
            <w:r w:rsidRPr="0022756E">
              <w:rPr>
                <w:rFonts w:asciiTheme="minorHAnsi" w:hAnsiTheme="minorHAnsi"/>
                <w:color w:val="44546A" w:themeColor="text2"/>
                <w:sz w:val="18"/>
                <w:szCs w:val="18"/>
              </w:rPr>
              <w:t xml:space="preserve"> </w:t>
            </w:r>
          </w:p>
        </w:tc>
        <w:tc>
          <w:tcPr>
            <w:tcW w:w="7308" w:type="dxa"/>
            <w:tcBorders>
              <w:top w:val="single" w:sz="4" w:space="0" w:color="000000"/>
              <w:left w:val="single" w:sz="4" w:space="0" w:color="000000"/>
              <w:bottom w:val="single" w:sz="4" w:space="0" w:color="000000"/>
              <w:right w:val="single" w:sz="4" w:space="0" w:color="000000"/>
            </w:tcBorders>
          </w:tcPr>
          <w:p w14:paraId="78E4ECA6" w14:textId="4EFF228A" w:rsidR="0078713D" w:rsidRPr="0078713D" w:rsidRDefault="0078713D" w:rsidP="0078713D">
            <w:pPr>
              <w:spacing w:after="116" w:line="259" w:lineRule="auto"/>
              <w:ind w:left="84" w:firstLine="0"/>
              <w:jc w:val="center"/>
              <w:rPr>
                <w:rFonts w:asciiTheme="minorHAnsi" w:hAnsiTheme="minorHAnsi"/>
                <w:b/>
                <w:bCs/>
                <w:color w:val="44546A" w:themeColor="text2"/>
                <w:sz w:val="18"/>
                <w:szCs w:val="18"/>
              </w:rPr>
            </w:pPr>
            <w:r w:rsidRPr="0078713D">
              <w:rPr>
                <w:rFonts w:asciiTheme="minorHAnsi" w:hAnsiTheme="minorHAnsi"/>
                <w:b/>
                <w:bCs/>
                <w:color w:val="44546A" w:themeColor="text2"/>
                <w:sz w:val="18"/>
                <w:szCs w:val="18"/>
              </w:rPr>
              <w:t>PROPOSED NEW RESIDENT</w:t>
            </w:r>
            <w:r>
              <w:rPr>
                <w:rFonts w:asciiTheme="minorHAnsi" w:hAnsiTheme="minorHAnsi"/>
                <w:b/>
                <w:bCs/>
                <w:color w:val="44546A" w:themeColor="text2"/>
                <w:sz w:val="18"/>
                <w:szCs w:val="18"/>
              </w:rPr>
              <w:t xml:space="preserve"> 2</w:t>
            </w:r>
            <w:r w:rsidRPr="0078713D">
              <w:rPr>
                <w:rFonts w:asciiTheme="minorHAnsi" w:hAnsiTheme="minorHAnsi"/>
                <w:b/>
                <w:bCs/>
                <w:color w:val="44546A" w:themeColor="text2"/>
                <w:sz w:val="18"/>
                <w:szCs w:val="18"/>
              </w:rPr>
              <w:t xml:space="preserve"> </w:t>
            </w:r>
          </w:p>
          <w:p w14:paraId="01579EAF" w14:textId="77777777" w:rsidR="0078713D" w:rsidRPr="0022756E" w:rsidRDefault="0078713D" w:rsidP="0078713D">
            <w:pPr>
              <w:spacing w:after="0" w:line="259" w:lineRule="auto"/>
              <w:ind w:left="0"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(You agree that the contact details provided below will be used to carry out prequalification, order referencing and credit check.) </w:t>
            </w:r>
          </w:p>
        </w:tc>
      </w:tr>
      <w:tr w:rsidR="0078713D" w:rsidRPr="0022756E" w14:paraId="3C0504B8" w14:textId="77777777" w:rsidTr="0078713D">
        <w:trPr>
          <w:trHeight w:val="398"/>
        </w:trPr>
        <w:tc>
          <w:tcPr>
            <w:tcW w:w="2116" w:type="dxa"/>
            <w:tcBorders>
              <w:top w:val="single" w:sz="4" w:space="0" w:color="000000"/>
              <w:left w:val="single" w:sz="4" w:space="0" w:color="000000"/>
              <w:bottom w:val="single" w:sz="4" w:space="0" w:color="000000"/>
              <w:right w:val="single" w:sz="4" w:space="0" w:color="000000"/>
            </w:tcBorders>
          </w:tcPr>
          <w:p w14:paraId="5F2267C6" w14:textId="77777777" w:rsidR="0078713D" w:rsidRPr="0022756E" w:rsidRDefault="0078713D" w:rsidP="0078713D">
            <w:pPr>
              <w:spacing w:after="0" w:line="259" w:lineRule="auto"/>
              <w:ind w:left="85"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NAME </w:t>
            </w:r>
          </w:p>
        </w:tc>
        <w:tc>
          <w:tcPr>
            <w:tcW w:w="7308" w:type="dxa"/>
            <w:tcBorders>
              <w:top w:val="single" w:sz="4" w:space="0" w:color="000000"/>
              <w:left w:val="single" w:sz="4" w:space="0" w:color="000000"/>
              <w:bottom w:val="single" w:sz="4" w:space="0" w:color="000000"/>
              <w:right w:val="single" w:sz="4" w:space="0" w:color="000000"/>
            </w:tcBorders>
          </w:tcPr>
          <w:p w14:paraId="45F3FB85" w14:textId="77777777" w:rsidR="0078713D" w:rsidRPr="0022756E" w:rsidRDefault="0078713D" w:rsidP="0078713D">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4E4A0415" w14:textId="77777777" w:rsidTr="0078713D">
        <w:trPr>
          <w:trHeight w:val="398"/>
        </w:trPr>
        <w:tc>
          <w:tcPr>
            <w:tcW w:w="2116" w:type="dxa"/>
            <w:tcBorders>
              <w:top w:val="single" w:sz="4" w:space="0" w:color="000000"/>
              <w:left w:val="single" w:sz="4" w:space="0" w:color="000000"/>
              <w:bottom w:val="single" w:sz="4" w:space="0" w:color="000000"/>
              <w:right w:val="single" w:sz="4" w:space="0" w:color="000000"/>
            </w:tcBorders>
          </w:tcPr>
          <w:p w14:paraId="2792D3CC" w14:textId="77777777" w:rsidR="0078713D" w:rsidRPr="0022756E" w:rsidRDefault="0078713D" w:rsidP="0078713D">
            <w:pPr>
              <w:spacing w:after="0" w:line="259" w:lineRule="auto"/>
              <w:ind w:left="87"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EMAIL </w:t>
            </w:r>
          </w:p>
        </w:tc>
        <w:tc>
          <w:tcPr>
            <w:tcW w:w="7308" w:type="dxa"/>
            <w:tcBorders>
              <w:top w:val="single" w:sz="4" w:space="0" w:color="000000"/>
              <w:left w:val="single" w:sz="4" w:space="0" w:color="000000"/>
              <w:bottom w:val="single" w:sz="4" w:space="0" w:color="000000"/>
              <w:right w:val="single" w:sz="4" w:space="0" w:color="000000"/>
            </w:tcBorders>
          </w:tcPr>
          <w:p w14:paraId="46D4017D" w14:textId="77777777" w:rsidR="0078713D" w:rsidRPr="0022756E" w:rsidRDefault="0078713D" w:rsidP="0078713D">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5E93871B" w14:textId="77777777" w:rsidTr="0078713D">
        <w:trPr>
          <w:trHeight w:val="398"/>
        </w:trPr>
        <w:tc>
          <w:tcPr>
            <w:tcW w:w="2116" w:type="dxa"/>
            <w:tcBorders>
              <w:top w:val="single" w:sz="4" w:space="0" w:color="000000"/>
              <w:left w:val="single" w:sz="4" w:space="0" w:color="000000"/>
              <w:bottom w:val="single" w:sz="4" w:space="0" w:color="000000"/>
              <w:right w:val="single" w:sz="4" w:space="0" w:color="000000"/>
            </w:tcBorders>
          </w:tcPr>
          <w:p w14:paraId="088B7425" w14:textId="77777777" w:rsidR="0078713D" w:rsidRPr="0022756E" w:rsidRDefault="0078713D" w:rsidP="0078713D">
            <w:pPr>
              <w:spacing w:after="0" w:line="259" w:lineRule="auto"/>
              <w:ind w:left="87"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MOBILE </w:t>
            </w:r>
          </w:p>
        </w:tc>
        <w:tc>
          <w:tcPr>
            <w:tcW w:w="7308" w:type="dxa"/>
            <w:tcBorders>
              <w:top w:val="single" w:sz="4" w:space="0" w:color="000000"/>
              <w:left w:val="single" w:sz="4" w:space="0" w:color="000000"/>
              <w:bottom w:val="single" w:sz="4" w:space="0" w:color="000000"/>
              <w:right w:val="single" w:sz="4" w:space="0" w:color="000000"/>
            </w:tcBorders>
          </w:tcPr>
          <w:p w14:paraId="68F37319" w14:textId="77777777" w:rsidR="0078713D" w:rsidRPr="0022756E" w:rsidRDefault="0078713D" w:rsidP="0078713D">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2E6A5542" w14:textId="77777777" w:rsidTr="0078713D">
        <w:trPr>
          <w:trHeight w:val="398"/>
        </w:trPr>
        <w:tc>
          <w:tcPr>
            <w:tcW w:w="2116" w:type="dxa"/>
            <w:tcBorders>
              <w:top w:val="single" w:sz="4" w:space="0" w:color="000000"/>
              <w:left w:val="single" w:sz="4" w:space="0" w:color="000000"/>
              <w:bottom w:val="single" w:sz="4" w:space="0" w:color="000000"/>
              <w:right w:val="single" w:sz="4" w:space="0" w:color="000000"/>
            </w:tcBorders>
          </w:tcPr>
          <w:p w14:paraId="5CB30EC4" w14:textId="77777777" w:rsidR="0078713D" w:rsidRPr="0022756E" w:rsidRDefault="0078713D" w:rsidP="0078713D">
            <w:pPr>
              <w:spacing w:after="0" w:line="259" w:lineRule="auto"/>
              <w:ind w:left="8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Rent share PCM </w:t>
            </w:r>
          </w:p>
        </w:tc>
        <w:tc>
          <w:tcPr>
            <w:tcW w:w="7308" w:type="dxa"/>
            <w:tcBorders>
              <w:top w:val="single" w:sz="4" w:space="0" w:color="000000"/>
              <w:left w:val="single" w:sz="4" w:space="0" w:color="000000"/>
              <w:bottom w:val="single" w:sz="4" w:space="0" w:color="000000"/>
              <w:right w:val="single" w:sz="4" w:space="0" w:color="000000"/>
            </w:tcBorders>
          </w:tcPr>
          <w:p w14:paraId="5C4A6DFC" w14:textId="77777777" w:rsidR="0078713D" w:rsidRPr="0022756E" w:rsidRDefault="0078713D" w:rsidP="0078713D">
            <w:pPr>
              <w:spacing w:after="0" w:line="259" w:lineRule="auto"/>
              <w:ind w:left="108" w:firstLine="0"/>
              <w:rPr>
                <w:rFonts w:asciiTheme="minorHAnsi" w:hAnsiTheme="minorHAnsi"/>
                <w:b/>
                <w:bCs/>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7F27B712" w14:textId="77777777" w:rsidTr="0078713D">
        <w:trPr>
          <w:trHeight w:val="619"/>
        </w:trPr>
        <w:tc>
          <w:tcPr>
            <w:tcW w:w="2116" w:type="dxa"/>
            <w:tcBorders>
              <w:top w:val="single" w:sz="4" w:space="0" w:color="000000"/>
              <w:left w:val="single" w:sz="4" w:space="0" w:color="000000"/>
              <w:bottom w:val="single" w:sz="4" w:space="0" w:color="000000"/>
              <w:right w:val="single" w:sz="4" w:space="0" w:color="000000"/>
            </w:tcBorders>
          </w:tcPr>
          <w:p w14:paraId="4055905B" w14:textId="77777777" w:rsidR="0078713D" w:rsidRPr="0022756E" w:rsidRDefault="0078713D" w:rsidP="0078713D">
            <w:pPr>
              <w:spacing w:after="0" w:line="259" w:lineRule="auto"/>
              <w:ind w:left="57" w:firstLine="0"/>
              <w:jc w:val="center"/>
              <w:rPr>
                <w:rFonts w:asciiTheme="minorHAnsi" w:hAnsiTheme="minorHAnsi"/>
                <w:color w:val="44546A" w:themeColor="text2"/>
                <w:sz w:val="18"/>
                <w:szCs w:val="18"/>
              </w:rPr>
            </w:pPr>
            <w:r>
              <w:rPr>
                <w:rFonts w:asciiTheme="minorHAnsi" w:hAnsiTheme="minorHAnsi"/>
                <w:color w:val="44546A" w:themeColor="text2"/>
                <w:sz w:val="18"/>
                <w:szCs w:val="18"/>
              </w:rPr>
              <w:t>Payment Periodicity</w:t>
            </w:r>
            <w:r w:rsidRPr="0022756E">
              <w:rPr>
                <w:rFonts w:asciiTheme="minorHAnsi" w:hAnsiTheme="minorHAnsi"/>
                <w:color w:val="44546A" w:themeColor="text2"/>
                <w:sz w:val="18"/>
                <w:szCs w:val="18"/>
              </w:rPr>
              <w:t xml:space="preserve"> </w:t>
            </w:r>
          </w:p>
        </w:tc>
        <w:tc>
          <w:tcPr>
            <w:tcW w:w="7308" w:type="dxa"/>
            <w:tcBorders>
              <w:top w:val="single" w:sz="4" w:space="0" w:color="000000"/>
              <w:left w:val="single" w:sz="4" w:space="0" w:color="000000"/>
              <w:bottom w:val="single" w:sz="4" w:space="0" w:color="000000"/>
              <w:right w:val="single" w:sz="4" w:space="0" w:color="000000"/>
            </w:tcBorders>
          </w:tcPr>
          <w:p w14:paraId="2D8FC28F" w14:textId="77777777" w:rsidR="0078713D" w:rsidRPr="0022756E" w:rsidRDefault="0078713D" w:rsidP="0078713D">
            <w:pPr>
              <w:spacing w:after="0" w:line="259" w:lineRule="auto"/>
              <w:ind w:left="108" w:firstLine="0"/>
              <w:rPr>
                <w:rFonts w:asciiTheme="minorHAnsi" w:hAnsiTheme="minorHAnsi"/>
                <w:color w:val="44546A" w:themeColor="text2"/>
                <w:sz w:val="18"/>
                <w:szCs w:val="18"/>
              </w:rPr>
            </w:pPr>
            <w:r>
              <w:rPr>
                <w:rFonts w:asciiTheme="minorHAnsi" w:hAnsiTheme="minorHAnsi"/>
                <w:noProof/>
                <w:color w:val="44546A" w:themeColor="text2"/>
                <w:sz w:val="18"/>
                <w:szCs w:val="18"/>
              </w:rPr>
              <mc:AlternateContent>
                <mc:Choice Requires="wps">
                  <w:drawing>
                    <wp:anchor distT="0" distB="0" distL="114300" distR="114300" simplePos="0" relativeHeight="251663872" behindDoc="0" locked="0" layoutInCell="1" allowOverlap="1" wp14:anchorId="5AF96556" wp14:editId="2CB16A09">
                      <wp:simplePos x="0" y="0"/>
                      <wp:positionH relativeFrom="column">
                        <wp:posOffset>2706370</wp:posOffset>
                      </wp:positionH>
                      <wp:positionV relativeFrom="paragraph">
                        <wp:posOffset>189230</wp:posOffset>
                      </wp:positionV>
                      <wp:extent cx="161925" cy="1524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161925"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DCE10E" id="Rectangle 5" o:spid="_x0000_s1026" style="position:absolute;margin-left:213.1pt;margin-top:14.9pt;width:12.75pt;height:12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" filled="f" strokecolor="black [3213]" strokeweight="1pt"/>
                  </w:pict>
                </mc:Fallback>
              </mc:AlternateContent>
            </w:r>
            <w:r>
              <w:rPr>
                <w:rFonts w:asciiTheme="minorHAnsi" w:hAnsiTheme="minorHAnsi"/>
                <w:noProof/>
                <w:color w:val="44546A" w:themeColor="text2"/>
                <w:sz w:val="18"/>
                <w:szCs w:val="18"/>
              </w:rPr>
              <mc:AlternateContent>
                <mc:Choice Requires="wps">
                  <w:drawing>
                    <wp:anchor distT="0" distB="0" distL="114300" distR="114300" simplePos="0" relativeHeight="251661824" behindDoc="0" locked="0" layoutInCell="1" allowOverlap="1" wp14:anchorId="2D3DB449" wp14:editId="333A2644">
                      <wp:simplePos x="0" y="0"/>
                      <wp:positionH relativeFrom="column">
                        <wp:posOffset>363220</wp:posOffset>
                      </wp:positionH>
                      <wp:positionV relativeFrom="paragraph">
                        <wp:posOffset>191770</wp:posOffset>
                      </wp:positionV>
                      <wp:extent cx="161925" cy="1524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161925"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FBC046" id="Rectangle 6" o:spid="_x0000_s1026" style="position:absolute;margin-left:28.6pt;margin-top:15.1pt;width:12.75pt;height:12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" filled="f" strokecolor="black [3213]" strokeweight="1pt"/>
                  </w:pict>
                </mc:Fallback>
              </mc:AlternateContent>
            </w:r>
            <w:r>
              <w:rPr>
                <w:rFonts w:asciiTheme="minorHAnsi" w:hAnsiTheme="minorHAnsi"/>
                <w:color w:val="44546A" w:themeColor="text2"/>
                <w:sz w:val="18"/>
                <w:szCs w:val="18"/>
              </w:rPr>
              <w:t>Monthly Payments</w:t>
            </w:r>
            <w:r w:rsidRPr="0022756E">
              <w:rPr>
                <w:rFonts w:asciiTheme="minorHAnsi" w:hAnsiTheme="minorHAnsi"/>
                <w:color w:val="44546A" w:themeColor="text2"/>
                <w:sz w:val="18"/>
                <w:szCs w:val="18"/>
              </w:rPr>
              <w:t xml:space="preserve"> </w:t>
            </w:r>
            <w:r>
              <w:rPr>
                <w:rFonts w:asciiTheme="minorHAnsi" w:hAnsiTheme="minorHAnsi"/>
                <w:color w:val="44546A" w:themeColor="text2"/>
                <w:sz w:val="18"/>
                <w:szCs w:val="18"/>
              </w:rPr>
              <w:t xml:space="preserve">                                                        Rent </w:t>
            </w:r>
            <w:proofErr w:type="gramStart"/>
            <w:r>
              <w:rPr>
                <w:rFonts w:asciiTheme="minorHAnsi" w:hAnsiTheme="minorHAnsi"/>
                <w:color w:val="44546A" w:themeColor="text2"/>
                <w:sz w:val="18"/>
                <w:szCs w:val="18"/>
              </w:rPr>
              <w:t>In</w:t>
            </w:r>
            <w:proofErr w:type="gramEnd"/>
            <w:r>
              <w:rPr>
                <w:rFonts w:asciiTheme="minorHAnsi" w:hAnsiTheme="minorHAnsi"/>
                <w:color w:val="44546A" w:themeColor="text2"/>
                <w:sz w:val="18"/>
                <w:szCs w:val="18"/>
              </w:rPr>
              <w:t xml:space="preserve"> Advance</w:t>
            </w:r>
          </w:p>
        </w:tc>
      </w:tr>
      <w:tr w:rsidR="0078713D" w:rsidRPr="0022756E" w14:paraId="376FE6E3" w14:textId="77777777" w:rsidTr="0078713D">
        <w:trPr>
          <w:trHeight w:val="619"/>
        </w:trPr>
        <w:tc>
          <w:tcPr>
            <w:tcW w:w="2116" w:type="dxa"/>
            <w:tcBorders>
              <w:top w:val="single" w:sz="4" w:space="0" w:color="000000"/>
              <w:left w:val="single" w:sz="4" w:space="0" w:color="000000"/>
              <w:bottom w:val="single" w:sz="4" w:space="0" w:color="000000"/>
              <w:right w:val="single" w:sz="4" w:space="0" w:color="000000"/>
            </w:tcBorders>
          </w:tcPr>
          <w:p w14:paraId="31A7268D" w14:textId="1D0C295B" w:rsidR="0078713D" w:rsidRPr="0022756E" w:rsidRDefault="0078713D" w:rsidP="0078713D">
            <w:pPr>
              <w:spacing w:after="0" w:line="259" w:lineRule="auto"/>
              <w:ind w:left="57" w:firstLine="0"/>
              <w:jc w:val="center"/>
              <w:rPr>
                <w:rFonts w:asciiTheme="minorHAnsi" w:hAnsiTheme="minorHAnsi"/>
                <w:color w:val="44546A" w:themeColor="text2"/>
                <w:sz w:val="18"/>
                <w:szCs w:val="18"/>
              </w:rPr>
            </w:pPr>
            <w:r>
              <w:rPr>
                <w:rFonts w:asciiTheme="minorHAnsi" w:hAnsiTheme="minorHAnsi"/>
                <w:color w:val="44546A" w:themeColor="text2"/>
                <w:sz w:val="18"/>
                <w:szCs w:val="18"/>
              </w:rPr>
              <w:t xml:space="preserve">Guarantor Details </w:t>
            </w:r>
          </w:p>
        </w:tc>
        <w:tc>
          <w:tcPr>
            <w:tcW w:w="7308" w:type="dxa"/>
            <w:tcBorders>
              <w:top w:val="single" w:sz="4" w:space="0" w:color="000000"/>
              <w:left w:val="single" w:sz="4" w:space="0" w:color="000000"/>
              <w:bottom w:val="single" w:sz="4" w:space="0" w:color="000000"/>
              <w:right w:val="single" w:sz="4" w:space="0" w:color="000000"/>
            </w:tcBorders>
          </w:tcPr>
          <w:p w14:paraId="747EB02F" w14:textId="77777777" w:rsidR="0078713D" w:rsidRDefault="0078713D" w:rsidP="0078713D">
            <w:pPr>
              <w:spacing w:after="0" w:line="259" w:lineRule="auto"/>
              <w:ind w:left="108" w:firstLine="0"/>
              <w:rPr>
                <w:rFonts w:asciiTheme="minorHAnsi" w:hAnsiTheme="minorHAnsi"/>
                <w:color w:val="44546A" w:themeColor="text2"/>
                <w:sz w:val="18"/>
                <w:szCs w:val="18"/>
              </w:rPr>
            </w:pPr>
            <w:r>
              <w:rPr>
                <w:rFonts w:asciiTheme="minorHAnsi" w:hAnsiTheme="minorHAnsi"/>
                <w:color w:val="44546A" w:themeColor="text2"/>
                <w:sz w:val="18"/>
                <w:szCs w:val="18"/>
              </w:rPr>
              <w:t>Name:</w:t>
            </w:r>
          </w:p>
          <w:p w14:paraId="3B39E76C" w14:textId="77777777" w:rsidR="0078713D" w:rsidRPr="0022756E" w:rsidRDefault="0078713D" w:rsidP="0078713D">
            <w:pPr>
              <w:spacing w:after="0" w:line="259" w:lineRule="auto"/>
              <w:ind w:left="108" w:firstLine="0"/>
              <w:rPr>
                <w:rFonts w:asciiTheme="minorHAnsi" w:hAnsiTheme="minorHAnsi"/>
                <w:color w:val="44546A" w:themeColor="text2"/>
                <w:sz w:val="18"/>
                <w:szCs w:val="18"/>
              </w:rPr>
            </w:pPr>
            <w:r>
              <w:rPr>
                <w:rFonts w:asciiTheme="minorHAnsi" w:hAnsiTheme="minorHAnsi"/>
                <w:color w:val="44546A" w:themeColor="text2"/>
                <w:sz w:val="18"/>
                <w:szCs w:val="18"/>
              </w:rPr>
              <w:t xml:space="preserve">Email:                                                                                  Mobile Number: </w:t>
            </w:r>
          </w:p>
        </w:tc>
      </w:tr>
    </w:tbl>
    <w:p w14:paraId="2FADD526" w14:textId="77777777" w:rsidR="0078713D" w:rsidRPr="0022756E" w:rsidRDefault="00C777F3">
      <w:pPr>
        <w:spacing w:after="0" w:line="259" w:lineRule="auto"/>
        <w:ind w:left="0" w:firstLine="0"/>
        <w:jc w:val="both"/>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bl>
      <w:tblPr>
        <w:tblStyle w:val="TableGrid"/>
        <w:tblW w:w="9424" w:type="dxa"/>
        <w:tblInd w:w="-97" w:type="dxa"/>
        <w:tblCellMar>
          <w:top w:w="35" w:type="dxa"/>
          <w:right w:w="88" w:type="dxa"/>
        </w:tblCellMar>
        <w:tblLook w:val="04A0" w:firstRow="1" w:lastRow="0" w:firstColumn="1" w:lastColumn="0" w:noHBand="0" w:noVBand="1"/>
      </w:tblPr>
      <w:tblGrid>
        <w:gridCol w:w="2116"/>
        <w:gridCol w:w="7308"/>
      </w:tblGrid>
      <w:tr w:rsidR="0078713D" w:rsidRPr="0022756E" w14:paraId="3B48A756" w14:textId="77777777" w:rsidTr="00A23DBB">
        <w:trPr>
          <w:trHeight w:val="984"/>
        </w:trPr>
        <w:tc>
          <w:tcPr>
            <w:tcW w:w="2116" w:type="dxa"/>
            <w:tcBorders>
              <w:top w:val="single" w:sz="4" w:space="0" w:color="000000"/>
              <w:left w:val="single" w:sz="4" w:space="0" w:color="000000"/>
              <w:bottom w:val="single" w:sz="4" w:space="0" w:color="000000"/>
              <w:right w:val="single" w:sz="4" w:space="0" w:color="000000"/>
            </w:tcBorders>
          </w:tcPr>
          <w:p w14:paraId="3AD6EA66" w14:textId="77777777" w:rsidR="0078713D" w:rsidRPr="0022756E" w:rsidRDefault="0078713D" w:rsidP="00A23DBB">
            <w:pPr>
              <w:spacing w:after="186" w:line="259" w:lineRule="auto"/>
              <w:ind w:left="124" w:firstLine="0"/>
              <w:jc w:val="center"/>
              <w:rPr>
                <w:rFonts w:asciiTheme="minorHAnsi" w:hAnsiTheme="minorHAnsi"/>
                <w:color w:val="44546A" w:themeColor="text2"/>
                <w:sz w:val="18"/>
                <w:szCs w:val="18"/>
              </w:rPr>
            </w:pPr>
          </w:p>
          <w:p w14:paraId="61EB0B7E" w14:textId="387A44AC" w:rsidR="0078713D" w:rsidRPr="0022756E" w:rsidRDefault="0078713D" w:rsidP="00A23DBB">
            <w:pPr>
              <w:tabs>
                <w:tab w:val="center" w:pos="1045"/>
              </w:tabs>
              <w:spacing w:after="0" w:line="259" w:lineRule="auto"/>
              <w:ind w:left="-5" w:firstLine="0"/>
              <w:rPr>
                <w:rFonts w:asciiTheme="minorHAnsi" w:hAnsiTheme="minorHAnsi"/>
                <w:color w:val="44546A" w:themeColor="text2"/>
                <w:sz w:val="18"/>
                <w:szCs w:val="18"/>
              </w:rPr>
            </w:pPr>
            <w:r w:rsidRPr="0022756E">
              <w:rPr>
                <w:rFonts w:asciiTheme="minorHAnsi" w:hAnsiTheme="minorHAnsi"/>
                <w:color w:val="44546A" w:themeColor="text2"/>
                <w:sz w:val="18"/>
                <w:szCs w:val="18"/>
                <w:vertAlign w:val="subscript"/>
              </w:rPr>
              <w:t xml:space="preserve"> </w:t>
            </w:r>
            <w:r w:rsidRPr="0022756E">
              <w:rPr>
                <w:rFonts w:asciiTheme="minorHAnsi" w:hAnsiTheme="minorHAnsi"/>
                <w:color w:val="44546A" w:themeColor="text2"/>
                <w:sz w:val="18"/>
                <w:szCs w:val="18"/>
                <w:vertAlign w:val="subscript"/>
              </w:rPr>
              <w:tab/>
            </w:r>
            <w:r w:rsidRPr="0022756E">
              <w:rPr>
                <w:rFonts w:asciiTheme="minorHAnsi" w:hAnsiTheme="minorHAnsi"/>
                <w:color w:val="44546A" w:themeColor="text2"/>
                <w:sz w:val="18"/>
                <w:szCs w:val="18"/>
              </w:rPr>
              <w:t xml:space="preserve">APPLICANT </w:t>
            </w:r>
            <w:r>
              <w:rPr>
                <w:rFonts w:asciiTheme="minorHAnsi" w:hAnsiTheme="minorHAnsi"/>
                <w:color w:val="44546A" w:themeColor="text2"/>
                <w:sz w:val="18"/>
                <w:szCs w:val="18"/>
              </w:rPr>
              <w:t>3</w:t>
            </w:r>
            <w:r w:rsidRPr="0022756E">
              <w:rPr>
                <w:rFonts w:asciiTheme="minorHAnsi" w:hAnsiTheme="minorHAnsi"/>
                <w:color w:val="44546A" w:themeColor="text2"/>
                <w:sz w:val="18"/>
                <w:szCs w:val="18"/>
              </w:rPr>
              <w:t xml:space="preserve"> </w:t>
            </w:r>
          </w:p>
        </w:tc>
        <w:tc>
          <w:tcPr>
            <w:tcW w:w="7308" w:type="dxa"/>
            <w:tcBorders>
              <w:top w:val="single" w:sz="4" w:space="0" w:color="000000"/>
              <w:left w:val="single" w:sz="4" w:space="0" w:color="000000"/>
              <w:bottom w:val="single" w:sz="4" w:space="0" w:color="000000"/>
              <w:right w:val="single" w:sz="4" w:space="0" w:color="000000"/>
            </w:tcBorders>
          </w:tcPr>
          <w:p w14:paraId="1124C2B5" w14:textId="66DED0AC" w:rsidR="0078713D" w:rsidRPr="0078713D" w:rsidRDefault="0078713D" w:rsidP="00A23DBB">
            <w:pPr>
              <w:spacing w:after="116" w:line="259" w:lineRule="auto"/>
              <w:ind w:left="84" w:firstLine="0"/>
              <w:jc w:val="center"/>
              <w:rPr>
                <w:rFonts w:asciiTheme="minorHAnsi" w:hAnsiTheme="minorHAnsi"/>
                <w:b/>
                <w:bCs/>
                <w:color w:val="44546A" w:themeColor="text2"/>
                <w:sz w:val="18"/>
                <w:szCs w:val="18"/>
              </w:rPr>
            </w:pPr>
            <w:r w:rsidRPr="0078713D">
              <w:rPr>
                <w:rFonts w:asciiTheme="minorHAnsi" w:hAnsiTheme="minorHAnsi"/>
                <w:b/>
                <w:bCs/>
                <w:color w:val="44546A" w:themeColor="text2"/>
                <w:sz w:val="18"/>
                <w:szCs w:val="18"/>
              </w:rPr>
              <w:t>PROPOSED NEW RESIDENT</w:t>
            </w:r>
            <w:r>
              <w:rPr>
                <w:rFonts w:asciiTheme="minorHAnsi" w:hAnsiTheme="minorHAnsi"/>
                <w:b/>
                <w:bCs/>
                <w:color w:val="44546A" w:themeColor="text2"/>
                <w:sz w:val="18"/>
                <w:szCs w:val="18"/>
              </w:rPr>
              <w:t xml:space="preserve"> 3</w:t>
            </w:r>
          </w:p>
          <w:p w14:paraId="4A4E5CBD" w14:textId="77777777" w:rsidR="0078713D" w:rsidRPr="0022756E" w:rsidRDefault="0078713D" w:rsidP="00A23DBB">
            <w:pPr>
              <w:spacing w:after="0" w:line="259" w:lineRule="auto"/>
              <w:ind w:left="0"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(You agree that the contact details provided below will be used to carry out prequalification, order referencing and credit check.) </w:t>
            </w:r>
          </w:p>
        </w:tc>
      </w:tr>
      <w:tr w:rsidR="0078713D" w:rsidRPr="0022756E" w14:paraId="74423E52" w14:textId="77777777" w:rsidTr="00A23DBB">
        <w:trPr>
          <w:trHeight w:val="398"/>
        </w:trPr>
        <w:tc>
          <w:tcPr>
            <w:tcW w:w="2116" w:type="dxa"/>
            <w:tcBorders>
              <w:top w:val="single" w:sz="4" w:space="0" w:color="000000"/>
              <w:left w:val="single" w:sz="4" w:space="0" w:color="000000"/>
              <w:bottom w:val="single" w:sz="4" w:space="0" w:color="000000"/>
              <w:right w:val="single" w:sz="4" w:space="0" w:color="000000"/>
            </w:tcBorders>
          </w:tcPr>
          <w:p w14:paraId="6D485E90" w14:textId="77777777" w:rsidR="0078713D" w:rsidRPr="0022756E" w:rsidRDefault="0078713D" w:rsidP="00A23DBB">
            <w:pPr>
              <w:spacing w:after="0" w:line="259" w:lineRule="auto"/>
              <w:ind w:left="85"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NAME </w:t>
            </w:r>
          </w:p>
        </w:tc>
        <w:tc>
          <w:tcPr>
            <w:tcW w:w="7308" w:type="dxa"/>
            <w:tcBorders>
              <w:top w:val="single" w:sz="4" w:space="0" w:color="000000"/>
              <w:left w:val="single" w:sz="4" w:space="0" w:color="000000"/>
              <w:bottom w:val="single" w:sz="4" w:space="0" w:color="000000"/>
              <w:right w:val="single" w:sz="4" w:space="0" w:color="000000"/>
            </w:tcBorders>
          </w:tcPr>
          <w:p w14:paraId="0C60AFBB" w14:textId="77777777" w:rsidR="0078713D" w:rsidRPr="0022756E" w:rsidRDefault="0078713D" w:rsidP="00A23DBB">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61B09B45" w14:textId="77777777" w:rsidTr="00A23DBB">
        <w:trPr>
          <w:trHeight w:val="398"/>
        </w:trPr>
        <w:tc>
          <w:tcPr>
            <w:tcW w:w="2116" w:type="dxa"/>
            <w:tcBorders>
              <w:top w:val="single" w:sz="4" w:space="0" w:color="000000"/>
              <w:left w:val="single" w:sz="4" w:space="0" w:color="000000"/>
              <w:bottom w:val="single" w:sz="4" w:space="0" w:color="000000"/>
              <w:right w:val="single" w:sz="4" w:space="0" w:color="000000"/>
            </w:tcBorders>
          </w:tcPr>
          <w:p w14:paraId="2C5DC222" w14:textId="77777777" w:rsidR="0078713D" w:rsidRPr="0022756E" w:rsidRDefault="0078713D" w:rsidP="00A23DBB">
            <w:pPr>
              <w:spacing w:after="0" w:line="259" w:lineRule="auto"/>
              <w:ind w:left="87"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EMAIL </w:t>
            </w:r>
          </w:p>
        </w:tc>
        <w:tc>
          <w:tcPr>
            <w:tcW w:w="7308" w:type="dxa"/>
            <w:tcBorders>
              <w:top w:val="single" w:sz="4" w:space="0" w:color="000000"/>
              <w:left w:val="single" w:sz="4" w:space="0" w:color="000000"/>
              <w:bottom w:val="single" w:sz="4" w:space="0" w:color="000000"/>
              <w:right w:val="single" w:sz="4" w:space="0" w:color="000000"/>
            </w:tcBorders>
          </w:tcPr>
          <w:p w14:paraId="23ED4D06" w14:textId="77777777" w:rsidR="0078713D" w:rsidRPr="0022756E" w:rsidRDefault="0078713D" w:rsidP="00A23DBB">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6CF36032" w14:textId="77777777" w:rsidTr="00A23DBB">
        <w:trPr>
          <w:trHeight w:val="398"/>
        </w:trPr>
        <w:tc>
          <w:tcPr>
            <w:tcW w:w="2116" w:type="dxa"/>
            <w:tcBorders>
              <w:top w:val="single" w:sz="4" w:space="0" w:color="000000"/>
              <w:left w:val="single" w:sz="4" w:space="0" w:color="000000"/>
              <w:bottom w:val="single" w:sz="4" w:space="0" w:color="000000"/>
              <w:right w:val="single" w:sz="4" w:space="0" w:color="000000"/>
            </w:tcBorders>
          </w:tcPr>
          <w:p w14:paraId="4F4199D4" w14:textId="77777777" w:rsidR="0078713D" w:rsidRPr="0022756E" w:rsidRDefault="0078713D" w:rsidP="00A23DBB">
            <w:pPr>
              <w:spacing w:after="0" w:line="259" w:lineRule="auto"/>
              <w:ind w:left="87"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MOBILE </w:t>
            </w:r>
          </w:p>
        </w:tc>
        <w:tc>
          <w:tcPr>
            <w:tcW w:w="7308" w:type="dxa"/>
            <w:tcBorders>
              <w:top w:val="single" w:sz="4" w:space="0" w:color="000000"/>
              <w:left w:val="single" w:sz="4" w:space="0" w:color="000000"/>
              <w:bottom w:val="single" w:sz="4" w:space="0" w:color="000000"/>
              <w:right w:val="single" w:sz="4" w:space="0" w:color="000000"/>
            </w:tcBorders>
          </w:tcPr>
          <w:p w14:paraId="22B74C35" w14:textId="77777777" w:rsidR="0078713D" w:rsidRPr="0022756E" w:rsidRDefault="0078713D" w:rsidP="00A23DBB">
            <w:pPr>
              <w:spacing w:after="0" w:line="259" w:lineRule="auto"/>
              <w:ind w:left="108"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08D9EC29" w14:textId="77777777" w:rsidTr="00A23DBB">
        <w:trPr>
          <w:trHeight w:val="398"/>
        </w:trPr>
        <w:tc>
          <w:tcPr>
            <w:tcW w:w="2116" w:type="dxa"/>
            <w:tcBorders>
              <w:top w:val="single" w:sz="4" w:space="0" w:color="000000"/>
              <w:left w:val="single" w:sz="4" w:space="0" w:color="000000"/>
              <w:bottom w:val="single" w:sz="4" w:space="0" w:color="000000"/>
              <w:right w:val="single" w:sz="4" w:space="0" w:color="000000"/>
            </w:tcBorders>
          </w:tcPr>
          <w:p w14:paraId="4FBE614A" w14:textId="77777777" w:rsidR="0078713D" w:rsidRPr="0022756E" w:rsidRDefault="0078713D" w:rsidP="00A23DBB">
            <w:pPr>
              <w:spacing w:after="0" w:line="259" w:lineRule="auto"/>
              <w:ind w:left="86" w:firstLine="0"/>
              <w:jc w:val="center"/>
              <w:rPr>
                <w:rFonts w:asciiTheme="minorHAnsi" w:hAnsiTheme="minorHAnsi"/>
                <w:color w:val="44546A" w:themeColor="text2"/>
                <w:sz w:val="18"/>
                <w:szCs w:val="18"/>
              </w:rPr>
            </w:pPr>
            <w:r w:rsidRPr="0022756E">
              <w:rPr>
                <w:rFonts w:asciiTheme="minorHAnsi" w:hAnsiTheme="minorHAnsi"/>
                <w:color w:val="44546A" w:themeColor="text2"/>
                <w:sz w:val="18"/>
                <w:szCs w:val="18"/>
              </w:rPr>
              <w:t xml:space="preserve">Rent share PCM </w:t>
            </w:r>
          </w:p>
        </w:tc>
        <w:tc>
          <w:tcPr>
            <w:tcW w:w="7308" w:type="dxa"/>
            <w:tcBorders>
              <w:top w:val="single" w:sz="4" w:space="0" w:color="000000"/>
              <w:left w:val="single" w:sz="4" w:space="0" w:color="000000"/>
              <w:bottom w:val="single" w:sz="4" w:space="0" w:color="000000"/>
              <w:right w:val="single" w:sz="4" w:space="0" w:color="000000"/>
            </w:tcBorders>
          </w:tcPr>
          <w:p w14:paraId="55A728ED" w14:textId="77777777" w:rsidR="0078713D" w:rsidRPr="0022756E" w:rsidRDefault="0078713D" w:rsidP="00A23DBB">
            <w:pPr>
              <w:spacing w:after="0" w:line="259" w:lineRule="auto"/>
              <w:ind w:left="108" w:firstLine="0"/>
              <w:rPr>
                <w:rFonts w:asciiTheme="minorHAnsi" w:hAnsiTheme="minorHAnsi"/>
                <w:b/>
                <w:bCs/>
                <w:color w:val="44546A" w:themeColor="text2"/>
                <w:sz w:val="18"/>
                <w:szCs w:val="18"/>
              </w:rPr>
            </w:pPr>
            <w:r w:rsidRPr="0022756E">
              <w:rPr>
                <w:rFonts w:asciiTheme="minorHAnsi" w:hAnsiTheme="minorHAnsi"/>
                <w:color w:val="44546A" w:themeColor="text2"/>
                <w:sz w:val="18"/>
                <w:szCs w:val="18"/>
              </w:rPr>
              <w:t xml:space="preserve"> </w:t>
            </w:r>
          </w:p>
        </w:tc>
      </w:tr>
      <w:tr w:rsidR="0078713D" w:rsidRPr="0022756E" w14:paraId="14A03A1F" w14:textId="77777777" w:rsidTr="00A23DBB">
        <w:trPr>
          <w:trHeight w:val="619"/>
        </w:trPr>
        <w:tc>
          <w:tcPr>
            <w:tcW w:w="2116" w:type="dxa"/>
            <w:tcBorders>
              <w:top w:val="single" w:sz="4" w:space="0" w:color="000000"/>
              <w:left w:val="single" w:sz="4" w:space="0" w:color="000000"/>
              <w:bottom w:val="single" w:sz="4" w:space="0" w:color="000000"/>
              <w:right w:val="single" w:sz="4" w:space="0" w:color="000000"/>
            </w:tcBorders>
          </w:tcPr>
          <w:p w14:paraId="2B458F20" w14:textId="77777777" w:rsidR="0078713D" w:rsidRPr="0022756E" w:rsidRDefault="0078713D" w:rsidP="00A23DBB">
            <w:pPr>
              <w:spacing w:after="0" w:line="259" w:lineRule="auto"/>
              <w:ind w:left="57" w:firstLine="0"/>
              <w:jc w:val="center"/>
              <w:rPr>
                <w:rFonts w:asciiTheme="minorHAnsi" w:hAnsiTheme="minorHAnsi"/>
                <w:color w:val="44546A" w:themeColor="text2"/>
                <w:sz w:val="18"/>
                <w:szCs w:val="18"/>
              </w:rPr>
            </w:pPr>
            <w:r>
              <w:rPr>
                <w:rFonts w:asciiTheme="minorHAnsi" w:hAnsiTheme="minorHAnsi"/>
                <w:color w:val="44546A" w:themeColor="text2"/>
                <w:sz w:val="18"/>
                <w:szCs w:val="18"/>
              </w:rPr>
              <w:t>Payment Periodicity</w:t>
            </w:r>
            <w:r w:rsidRPr="0022756E">
              <w:rPr>
                <w:rFonts w:asciiTheme="minorHAnsi" w:hAnsiTheme="minorHAnsi"/>
                <w:color w:val="44546A" w:themeColor="text2"/>
                <w:sz w:val="18"/>
                <w:szCs w:val="18"/>
              </w:rPr>
              <w:t xml:space="preserve"> </w:t>
            </w:r>
          </w:p>
        </w:tc>
        <w:tc>
          <w:tcPr>
            <w:tcW w:w="7308" w:type="dxa"/>
            <w:tcBorders>
              <w:top w:val="single" w:sz="4" w:space="0" w:color="000000"/>
              <w:left w:val="single" w:sz="4" w:space="0" w:color="000000"/>
              <w:bottom w:val="single" w:sz="4" w:space="0" w:color="000000"/>
              <w:right w:val="single" w:sz="4" w:space="0" w:color="000000"/>
            </w:tcBorders>
          </w:tcPr>
          <w:p w14:paraId="26909B3D" w14:textId="77777777" w:rsidR="0078713D" w:rsidRPr="0022756E" w:rsidRDefault="0078713D" w:rsidP="00A23DBB">
            <w:pPr>
              <w:spacing w:after="0" w:line="259" w:lineRule="auto"/>
              <w:ind w:left="108" w:firstLine="0"/>
              <w:rPr>
                <w:rFonts w:asciiTheme="minorHAnsi" w:hAnsiTheme="minorHAnsi"/>
                <w:color w:val="44546A" w:themeColor="text2"/>
                <w:sz w:val="18"/>
                <w:szCs w:val="18"/>
              </w:rPr>
            </w:pPr>
            <w:r>
              <w:rPr>
                <w:rFonts w:asciiTheme="minorHAnsi" w:hAnsiTheme="minorHAnsi"/>
                <w:noProof/>
                <w:color w:val="44546A" w:themeColor="text2"/>
                <w:sz w:val="18"/>
                <w:szCs w:val="18"/>
              </w:rPr>
              <mc:AlternateContent>
                <mc:Choice Requires="wps">
                  <w:drawing>
                    <wp:anchor distT="0" distB="0" distL="114300" distR="114300" simplePos="0" relativeHeight="251667456" behindDoc="0" locked="0" layoutInCell="1" allowOverlap="1" wp14:anchorId="3FA56195" wp14:editId="469D6653">
                      <wp:simplePos x="0" y="0"/>
                      <wp:positionH relativeFrom="column">
                        <wp:posOffset>2706370</wp:posOffset>
                      </wp:positionH>
                      <wp:positionV relativeFrom="paragraph">
                        <wp:posOffset>189230</wp:posOffset>
                      </wp:positionV>
                      <wp:extent cx="161925" cy="15240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61925"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09EDF" id="Rectangle 7" o:spid="_x0000_s1026" style="position:absolute;margin-left:213.1pt;margin-top:14.9pt;width:12.75pt;height: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" filled="f" strokecolor="black [3213]" strokeweight="1pt"/>
                  </w:pict>
                </mc:Fallback>
              </mc:AlternateContent>
            </w:r>
            <w:r>
              <w:rPr>
                <w:rFonts w:asciiTheme="minorHAnsi" w:hAnsiTheme="minorHAnsi"/>
                <w:noProof/>
                <w:color w:val="44546A" w:themeColor="text2"/>
                <w:sz w:val="18"/>
                <w:szCs w:val="18"/>
              </w:rPr>
              <mc:AlternateContent>
                <mc:Choice Requires="wps">
                  <w:drawing>
                    <wp:anchor distT="0" distB="0" distL="114300" distR="114300" simplePos="0" relativeHeight="251666432" behindDoc="0" locked="0" layoutInCell="1" allowOverlap="1" wp14:anchorId="1F6B45C9" wp14:editId="7160FC5E">
                      <wp:simplePos x="0" y="0"/>
                      <wp:positionH relativeFrom="column">
                        <wp:posOffset>363220</wp:posOffset>
                      </wp:positionH>
                      <wp:positionV relativeFrom="paragraph">
                        <wp:posOffset>191770</wp:posOffset>
                      </wp:positionV>
                      <wp:extent cx="161925" cy="1524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161925"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A16D07" id="Rectangle 8" o:spid="_x0000_s1026" style="position:absolute;margin-left:28.6pt;margin-top:15.1pt;width:12.75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" filled="f" strokecolor="black [3213]" strokeweight="1pt"/>
                  </w:pict>
                </mc:Fallback>
              </mc:AlternateContent>
            </w:r>
            <w:r>
              <w:rPr>
                <w:rFonts w:asciiTheme="minorHAnsi" w:hAnsiTheme="minorHAnsi"/>
                <w:color w:val="44546A" w:themeColor="text2"/>
                <w:sz w:val="18"/>
                <w:szCs w:val="18"/>
              </w:rPr>
              <w:t>Monthly Payments</w:t>
            </w:r>
            <w:r w:rsidRPr="0022756E">
              <w:rPr>
                <w:rFonts w:asciiTheme="minorHAnsi" w:hAnsiTheme="minorHAnsi"/>
                <w:color w:val="44546A" w:themeColor="text2"/>
                <w:sz w:val="18"/>
                <w:szCs w:val="18"/>
              </w:rPr>
              <w:t xml:space="preserve"> </w:t>
            </w:r>
            <w:r>
              <w:rPr>
                <w:rFonts w:asciiTheme="minorHAnsi" w:hAnsiTheme="minorHAnsi"/>
                <w:color w:val="44546A" w:themeColor="text2"/>
                <w:sz w:val="18"/>
                <w:szCs w:val="18"/>
              </w:rPr>
              <w:t xml:space="preserve">                                                        Rent </w:t>
            </w:r>
            <w:proofErr w:type="gramStart"/>
            <w:r>
              <w:rPr>
                <w:rFonts w:asciiTheme="minorHAnsi" w:hAnsiTheme="minorHAnsi"/>
                <w:color w:val="44546A" w:themeColor="text2"/>
                <w:sz w:val="18"/>
                <w:szCs w:val="18"/>
              </w:rPr>
              <w:t>In</w:t>
            </w:r>
            <w:proofErr w:type="gramEnd"/>
            <w:r>
              <w:rPr>
                <w:rFonts w:asciiTheme="minorHAnsi" w:hAnsiTheme="minorHAnsi"/>
                <w:color w:val="44546A" w:themeColor="text2"/>
                <w:sz w:val="18"/>
                <w:szCs w:val="18"/>
              </w:rPr>
              <w:t xml:space="preserve"> Advance</w:t>
            </w:r>
          </w:p>
        </w:tc>
      </w:tr>
      <w:tr w:rsidR="0078713D" w:rsidRPr="0022756E" w14:paraId="0FDA2AB7" w14:textId="77777777" w:rsidTr="00A23DBB">
        <w:trPr>
          <w:trHeight w:val="619"/>
        </w:trPr>
        <w:tc>
          <w:tcPr>
            <w:tcW w:w="2116" w:type="dxa"/>
            <w:tcBorders>
              <w:top w:val="single" w:sz="4" w:space="0" w:color="000000"/>
              <w:left w:val="single" w:sz="4" w:space="0" w:color="000000"/>
              <w:bottom w:val="single" w:sz="4" w:space="0" w:color="000000"/>
              <w:right w:val="single" w:sz="4" w:space="0" w:color="000000"/>
            </w:tcBorders>
          </w:tcPr>
          <w:p w14:paraId="61E26B43" w14:textId="307D00D9" w:rsidR="0078713D" w:rsidRPr="0022756E" w:rsidRDefault="0078713D" w:rsidP="00A23DBB">
            <w:pPr>
              <w:spacing w:after="0" w:line="259" w:lineRule="auto"/>
              <w:ind w:left="57" w:firstLine="0"/>
              <w:jc w:val="center"/>
              <w:rPr>
                <w:rFonts w:asciiTheme="minorHAnsi" w:hAnsiTheme="minorHAnsi"/>
                <w:color w:val="44546A" w:themeColor="text2"/>
                <w:sz w:val="18"/>
                <w:szCs w:val="18"/>
              </w:rPr>
            </w:pPr>
            <w:r>
              <w:rPr>
                <w:rFonts w:asciiTheme="minorHAnsi" w:hAnsiTheme="minorHAnsi"/>
                <w:color w:val="44546A" w:themeColor="text2"/>
                <w:sz w:val="18"/>
                <w:szCs w:val="18"/>
              </w:rPr>
              <w:t xml:space="preserve">Guarantor Details </w:t>
            </w:r>
          </w:p>
        </w:tc>
        <w:tc>
          <w:tcPr>
            <w:tcW w:w="7308" w:type="dxa"/>
            <w:tcBorders>
              <w:top w:val="single" w:sz="4" w:space="0" w:color="000000"/>
              <w:left w:val="single" w:sz="4" w:space="0" w:color="000000"/>
              <w:bottom w:val="single" w:sz="4" w:space="0" w:color="000000"/>
              <w:right w:val="single" w:sz="4" w:space="0" w:color="000000"/>
            </w:tcBorders>
          </w:tcPr>
          <w:p w14:paraId="4639C56D" w14:textId="77777777" w:rsidR="0078713D" w:rsidRDefault="0078713D" w:rsidP="00A23DBB">
            <w:pPr>
              <w:spacing w:after="0" w:line="259" w:lineRule="auto"/>
              <w:ind w:left="108" w:firstLine="0"/>
              <w:rPr>
                <w:rFonts w:asciiTheme="minorHAnsi" w:hAnsiTheme="minorHAnsi"/>
                <w:color w:val="44546A" w:themeColor="text2"/>
                <w:sz w:val="18"/>
                <w:szCs w:val="18"/>
              </w:rPr>
            </w:pPr>
            <w:r>
              <w:rPr>
                <w:rFonts w:asciiTheme="minorHAnsi" w:hAnsiTheme="minorHAnsi"/>
                <w:color w:val="44546A" w:themeColor="text2"/>
                <w:sz w:val="18"/>
                <w:szCs w:val="18"/>
              </w:rPr>
              <w:t>Name:</w:t>
            </w:r>
          </w:p>
          <w:p w14:paraId="3157C981" w14:textId="77777777" w:rsidR="0078713D" w:rsidRPr="0022756E" w:rsidRDefault="0078713D" w:rsidP="00A23DBB">
            <w:pPr>
              <w:spacing w:after="0" w:line="259" w:lineRule="auto"/>
              <w:ind w:left="108" w:firstLine="0"/>
              <w:rPr>
                <w:rFonts w:asciiTheme="minorHAnsi" w:hAnsiTheme="minorHAnsi"/>
                <w:color w:val="44546A" w:themeColor="text2"/>
                <w:sz w:val="18"/>
                <w:szCs w:val="18"/>
              </w:rPr>
            </w:pPr>
            <w:r>
              <w:rPr>
                <w:rFonts w:asciiTheme="minorHAnsi" w:hAnsiTheme="minorHAnsi"/>
                <w:color w:val="44546A" w:themeColor="text2"/>
                <w:sz w:val="18"/>
                <w:szCs w:val="18"/>
              </w:rPr>
              <w:t xml:space="preserve">Email:                                                                                  Mobile Number: </w:t>
            </w:r>
          </w:p>
        </w:tc>
      </w:tr>
    </w:tbl>
    <w:p w14:paraId="2281A15E" w14:textId="6B3A1E6B" w:rsidR="00F73028" w:rsidRPr="0022756E" w:rsidRDefault="00F73028">
      <w:pPr>
        <w:spacing w:after="0" w:line="259" w:lineRule="auto"/>
        <w:ind w:left="0" w:firstLine="0"/>
        <w:jc w:val="both"/>
        <w:rPr>
          <w:rFonts w:asciiTheme="minorHAnsi" w:hAnsiTheme="minorHAnsi"/>
          <w:color w:val="44546A" w:themeColor="text2"/>
          <w:sz w:val="18"/>
          <w:szCs w:val="18"/>
        </w:rPr>
      </w:pPr>
    </w:p>
    <w:p w14:paraId="1DB4729F" w14:textId="77777777" w:rsidR="0078713D" w:rsidRPr="0022756E" w:rsidRDefault="00C777F3">
      <w:pPr>
        <w:spacing w:after="0" w:line="259" w:lineRule="auto"/>
        <w:ind w:left="0" w:firstLine="0"/>
        <w:rPr>
          <w:rFonts w:asciiTheme="minorHAnsi" w:hAnsiTheme="minorHAnsi"/>
          <w:color w:val="44546A" w:themeColor="text2"/>
          <w:sz w:val="18"/>
          <w:szCs w:val="18"/>
        </w:rPr>
      </w:pPr>
      <w:r w:rsidRPr="0022756E">
        <w:rPr>
          <w:rFonts w:asciiTheme="minorHAnsi" w:hAnsiTheme="minorHAnsi"/>
          <w:color w:val="44546A" w:themeColor="text2"/>
          <w:sz w:val="18"/>
          <w:szCs w:val="18"/>
        </w:rPr>
        <w:lastRenderedPageBreak/>
        <w:t xml:space="preserve"> </w:t>
      </w:r>
    </w:p>
    <w:p w14:paraId="61F4032C" w14:textId="2EDADF47" w:rsidR="00F73028" w:rsidRPr="0022756E" w:rsidRDefault="00F73028">
      <w:pPr>
        <w:spacing w:after="0" w:line="259" w:lineRule="auto"/>
        <w:ind w:left="0" w:firstLine="0"/>
        <w:rPr>
          <w:rFonts w:asciiTheme="minorHAnsi" w:hAnsiTheme="minorHAnsi"/>
          <w:color w:val="44546A" w:themeColor="text2"/>
          <w:sz w:val="18"/>
          <w:szCs w:val="18"/>
        </w:rPr>
      </w:pPr>
    </w:p>
    <w:p w14:paraId="34469760" w14:textId="6DF83825" w:rsidR="00D2116A" w:rsidRPr="00D2116A" w:rsidRDefault="00C777F3" w:rsidP="00D2116A">
      <w:pPr>
        <w:spacing w:after="153" w:line="259" w:lineRule="auto"/>
        <w:ind w:left="0" w:firstLine="0"/>
        <w:rPr>
          <w:ins w:id="2" w:author="Jemma Herring" w:date="2023-09-13T10:07:00Z"/>
          <w:rFonts w:asciiTheme="minorHAnsi" w:hAnsiTheme="minorHAnsi"/>
          <w:color w:val="44546A" w:themeColor="text2"/>
          <w:sz w:val="18"/>
          <w:szCs w:val="18"/>
        </w:rPr>
      </w:pPr>
      <w:r w:rsidRPr="00D2116A">
        <w:rPr>
          <w:rFonts w:asciiTheme="minorHAnsi" w:hAnsiTheme="minorHAnsi"/>
          <w:color w:val="44546A" w:themeColor="text2"/>
          <w:sz w:val="18"/>
          <w:szCs w:val="18"/>
        </w:rPr>
        <w:t xml:space="preserve"> </w:t>
      </w:r>
      <w:ins w:id="3" w:author="Jemma Herring" w:date="2023-09-13T10:07:00Z">
        <w:r w:rsidR="00D2116A" w:rsidRPr="00D2116A">
          <w:rPr>
            <w:rFonts w:asciiTheme="minorHAnsi" w:hAnsiTheme="minorHAnsi"/>
            <w:color w:val="44546A" w:themeColor="text2"/>
            <w:sz w:val="18"/>
            <w:szCs w:val="18"/>
          </w:rPr>
          <w:t>Terms &amp; Conditions</w:t>
        </w:r>
      </w:ins>
    </w:p>
    <w:p w14:paraId="132A0762" w14:textId="2801FDD5" w:rsidR="00D2116A" w:rsidRPr="00D2116A" w:rsidRDefault="00D2116A">
      <w:pPr>
        <w:spacing w:after="153" w:line="259" w:lineRule="auto"/>
        <w:rPr>
          <w:ins w:id="4" w:author="Jemma Herring" w:date="2023-09-13T10:07:00Z"/>
          <w:rFonts w:asciiTheme="minorHAnsi" w:hAnsiTheme="minorHAnsi"/>
          <w:color w:val="44546A" w:themeColor="text2"/>
          <w:sz w:val="18"/>
          <w:szCs w:val="18"/>
          <w:rPrChange w:id="5" w:author="Jemma Herring" w:date="2023-09-13T10:08:00Z">
            <w:rPr>
              <w:ins w:id="6" w:author="Jemma Herring" w:date="2023-09-13T10:07:00Z"/>
            </w:rPr>
          </w:rPrChange>
        </w:rPr>
        <w:pPrChange w:id="7" w:author="Jemma Herring" w:date="2023-09-13T10:08:00Z">
          <w:pPr>
            <w:spacing w:after="153" w:line="259" w:lineRule="auto"/>
            <w:ind w:left="0" w:firstLine="0"/>
          </w:pPr>
        </w:pPrChange>
      </w:pPr>
      <w:ins w:id="8" w:author="Jemma Herring" w:date="2023-09-13T10:07:00Z">
        <w:r w:rsidRPr="00D2116A">
          <w:rPr>
            <w:rFonts w:asciiTheme="minorHAnsi" w:hAnsiTheme="minorHAnsi"/>
            <w:color w:val="44546A" w:themeColor="text2"/>
            <w:sz w:val="18"/>
            <w:szCs w:val="18"/>
            <w:rPrChange w:id="9" w:author="Jemma Herring" w:date="2023-09-13T10:08:00Z">
              <w:rPr/>
            </w:rPrChange>
          </w:rPr>
          <w:t>The incoming resident will not move into the property until Grainger has agreed for the change of sharer to go ahead, references have successfully passed, both incoming and existing resident have met Right to rent requirements, contracts exchanged, and any monies (due) are paid in full.</w:t>
        </w:r>
      </w:ins>
    </w:p>
    <w:p w14:paraId="51F61A64" w14:textId="27DA5A56" w:rsidR="00D2116A" w:rsidRPr="00D2116A" w:rsidRDefault="00D2116A" w:rsidP="00D2116A">
      <w:pPr>
        <w:spacing w:after="153" w:line="259" w:lineRule="auto"/>
        <w:ind w:left="0" w:firstLine="0"/>
        <w:rPr>
          <w:ins w:id="10" w:author="Jemma Herring" w:date="2023-09-13T10:07:00Z"/>
          <w:rFonts w:asciiTheme="minorHAnsi" w:hAnsiTheme="minorHAnsi"/>
          <w:color w:val="44546A" w:themeColor="text2"/>
          <w:sz w:val="18"/>
          <w:szCs w:val="18"/>
        </w:rPr>
      </w:pPr>
      <w:ins w:id="11" w:author="Jemma Herring" w:date="2023-09-13T10:07:00Z">
        <w:r w:rsidRPr="00D2116A">
          <w:rPr>
            <w:rFonts w:asciiTheme="minorHAnsi" w:hAnsiTheme="minorHAnsi"/>
            <w:color w:val="44546A" w:themeColor="text2"/>
            <w:sz w:val="18"/>
            <w:szCs w:val="18"/>
          </w:rPr>
          <w:t xml:space="preserve">• The </w:t>
        </w:r>
        <w:r>
          <w:rPr>
            <w:rFonts w:asciiTheme="minorHAnsi" w:hAnsiTheme="minorHAnsi"/>
            <w:color w:val="44546A" w:themeColor="text2"/>
            <w:sz w:val="18"/>
            <w:szCs w:val="18"/>
          </w:rPr>
          <w:t>c</w:t>
        </w:r>
        <w:r w:rsidRPr="00D2116A">
          <w:rPr>
            <w:rFonts w:asciiTheme="minorHAnsi" w:hAnsiTheme="minorHAnsi"/>
            <w:color w:val="44546A" w:themeColor="text2"/>
            <w:sz w:val="18"/>
            <w:szCs w:val="18"/>
          </w:rPr>
          <w:t xml:space="preserve">hange of sharer fee is £50 per </w:t>
        </w:r>
      </w:ins>
      <w:ins w:id="12" w:author="Jemma Herring" w:date="2023-09-13T10:08:00Z">
        <w:r w:rsidRPr="00D2116A">
          <w:rPr>
            <w:rFonts w:asciiTheme="minorHAnsi" w:hAnsiTheme="minorHAnsi"/>
            <w:color w:val="44546A" w:themeColor="text2"/>
            <w:sz w:val="18"/>
            <w:szCs w:val="18"/>
          </w:rPr>
          <w:t>midterm</w:t>
        </w:r>
      </w:ins>
      <w:ins w:id="13" w:author="Jemma Herring" w:date="2023-09-13T10:07:00Z">
        <w:r w:rsidRPr="00D2116A">
          <w:rPr>
            <w:rFonts w:asciiTheme="minorHAnsi" w:hAnsiTheme="minorHAnsi"/>
            <w:color w:val="44546A" w:themeColor="text2"/>
            <w:sz w:val="18"/>
            <w:szCs w:val="18"/>
          </w:rPr>
          <w:t xml:space="preserve"> change of sharer transaction. This is not</w:t>
        </w:r>
      </w:ins>
      <w:ins w:id="14" w:author="Jemma Herring" w:date="2023-09-13T10:08:00Z">
        <w:r>
          <w:rPr>
            <w:rFonts w:asciiTheme="minorHAnsi" w:hAnsiTheme="minorHAnsi"/>
            <w:color w:val="44546A" w:themeColor="text2"/>
            <w:sz w:val="18"/>
            <w:szCs w:val="18"/>
          </w:rPr>
          <w:t xml:space="preserve"> </w:t>
        </w:r>
      </w:ins>
      <w:ins w:id="15" w:author="Jemma Herring" w:date="2023-09-13T10:07:00Z">
        <w:r w:rsidRPr="00D2116A">
          <w:rPr>
            <w:rFonts w:asciiTheme="minorHAnsi" w:hAnsiTheme="minorHAnsi"/>
            <w:color w:val="44546A" w:themeColor="text2"/>
            <w:sz w:val="18"/>
            <w:szCs w:val="18"/>
          </w:rPr>
          <w:t>applicable at the renewal stage.</w:t>
        </w:r>
      </w:ins>
    </w:p>
    <w:p w14:paraId="695F5DF8" w14:textId="77777777" w:rsidR="00D2116A" w:rsidRPr="00D2116A" w:rsidRDefault="00D2116A" w:rsidP="00D2116A">
      <w:pPr>
        <w:spacing w:after="153" w:line="259" w:lineRule="auto"/>
        <w:ind w:left="0" w:firstLine="0"/>
        <w:rPr>
          <w:ins w:id="16" w:author="Jemma Herring" w:date="2023-09-13T10:07:00Z"/>
          <w:rFonts w:asciiTheme="minorHAnsi" w:hAnsiTheme="minorHAnsi"/>
          <w:color w:val="44546A" w:themeColor="text2"/>
          <w:sz w:val="18"/>
          <w:szCs w:val="18"/>
        </w:rPr>
      </w:pPr>
      <w:ins w:id="17" w:author="Jemma Herring" w:date="2023-09-13T10:07:00Z">
        <w:r w:rsidRPr="00D2116A">
          <w:rPr>
            <w:rFonts w:asciiTheme="minorHAnsi" w:hAnsiTheme="minorHAnsi"/>
            <w:color w:val="44546A" w:themeColor="text2"/>
            <w:sz w:val="18"/>
            <w:szCs w:val="18"/>
          </w:rPr>
          <w:t>• If change of sharer occurs at the point of renewal, a rent increase may be applied.</w:t>
        </w:r>
      </w:ins>
    </w:p>
    <w:p w14:paraId="0AA4E5AA" w14:textId="106485DE" w:rsidR="00D2116A" w:rsidRPr="00D2116A" w:rsidRDefault="00D2116A" w:rsidP="00D2116A">
      <w:pPr>
        <w:spacing w:after="153" w:line="259" w:lineRule="auto"/>
        <w:ind w:left="0" w:firstLine="0"/>
        <w:rPr>
          <w:ins w:id="18" w:author="Jemma Herring" w:date="2023-09-13T10:07:00Z"/>
          <w:rFonts w:asciiTheme="minorHAnsi" w:hAnsiTheme="minorHAnsi"/>
          <w:color w:val="44546A" w:themeColor="text2"/>
          <w:sz w:val="18"/>
          <w:szCs w:val="18"/>
        </w:rPr>
      </w:pPr>
      <w:ins w:id="19" w:author="Jemma Herring" w:date="2023-09-13T10:07:00Z">
        <w:r w:rsidRPr="00D2116A">
          <w:rPr>
            <w:rFonts w:asciiTheme="minorHAnsi" w:hAnsiTheme="minorHAnsi"/>
            <w:color w:val="44546A" w:themeColor="text2"/>
            <w:sz w:val="18"/>
            <w:szCs w:val="18"/>
          </w:rPr>
          <w:t>• The resident(s) who are vacating are advised to ensure that the 7-step process completed before they depart the premises. If a resident leaves the premises without completing all the above, they (and any guarantor) will continue to be jointly liable with the remaining resident(s) for the payment of rent and the performance of such obligations.</w:t>
        </w:r>
      </w:ins>
    </w:p>
    <w:p w14:paraId="730B53D1" w14:textId="77777777" w:rsidR="00D2116A" w:rsidRPr="00D2116A" w:rsidRDefault="00D2116A" w:rsidP="00D2116A">
      <w:pPr>
        <w:spacing w:after="153" w:line="259" w:lineRule="auto"/>
        <w:ind w:left="0" w:firstLine="0"/>
        <w:rPr>
          <w:ins w:id="20" w:author="Jemma Herring" w:date="2023-09-13T10:07:00Z"/>
          <w:rFonts w:asciiTheme="minorHAnsi" w:hAnsiTheme="minorHAnsi"/>
          <w:color w:val="44546A" w:themeColor="text2"/>
          <w:sz w:val="18"/>
          <w:szCs w:val="18"/>
        </w:rPr>
      </w:pPr>
      <w:ins w:id="21" w:author="Jemma Herring" w:date="2023-09-13T10:07:00Z">
        <w:r w:rsidRPr="00D2116A">
          <w:rPr>
            <w:rFonts w:asciiTheme="minorHAnsi" w:hAnsiTheme="minorHAnsi"/>
            <w:color w:val="44546A" w:themeColor="text2"/>
            <w:sz w:val="18"/>
            <w:szCs w:val="18"/>
          </w:rPr>
          <w:t>• A change of sharer will not be permitted if rent is in arrears, and any arrears must be cleared in full before the process can begin. Grainger reserves the right to stop the change of sharer process at any point if the tenancy falls into arrears.</w:t>
        </w:r>
      </w:ins>
    </w:p>
    <w:p w14:paraId="149B6773" w14:textId="77777777" w:rsidR="00D2116A" w:rsidRPr="00D2116A" w:rsidRDefault="00D2116A" w:rsidP="00D2116A">
      <w:pPr>
        <w:spacing w:after="153" w:line="259" w:lineRule="auto"/>
        <w:ind w:left="0" w:firstLine="0"/>
        <w:rPr>
          <w:ins w:id="22" w:author="Jemma Herring" w:date="2023-09-13T10:07:00Z"/>
          <w:rFonts w:asciiTheme="minorHAnsi" w:hAnsiTheme="minorHAnsi"/>
          <w:color w:val="44546A" w:themeColor="text2"/>
          <w:sz w:val="18"/>
          <w:szCs w:val="18"/>
        </w:rPr>
      </w:pPr>
      <w:ins w:id="23" w:author="Jemma Herring" w:date="2023-09-13T10:07:00Z">
        <w:r w:rsidRPr="00D2116A">
          <w:rPr>
            <w:rFonts w:asciiTheme="minorHAnsi" w:hAnsiTheme="minorHAnsi"/>
            <w:color w:val="44546A" w:themeColor="text2"/>
            <w:sz w:val="18"/>
            <w:szCs w:val="18"/>
          </w:rPr>
          <w:t>• Change of sharers will legally commence in-line with the initial tenancy date (for example if the initial contract began on the 18th of the month, the change of sharer date will also take effect from the 18th).</w:t>
        </w:r>
      </w:ins>
    </w:p>
    <w:p w14:paraId="28DC5742" w14:textId="77777777" w:rsidR="00D2116A" w:rsidRPr="00D2116A" w:rsidRDefault="00D2116A" w:rsidP="00D2116A">
      <w:pPr>
        <w:spacing w:after="153" w:line="259" w:lineRule="auto"/>
        <w:ind w:left="0" w:firstLine="0"/>
        <w:rPr>
          <w:ins w:id="24" w:author="Jemma Herring" w:date="2023-09-13T10:07:00Z"/>
          <w:rFonts w:asciiTheme="minorHAnsi" w:hAnsiTheme="minorHAnsi"/>
          <w:color w:val="44546A" w:themeColor="text2"/>
          <w:sz w:val="18"/>
          <w:szCs w:val="18"/>
        </w:rPr>
      </w:pPr>
      <w:ins w:id="25" w:author="Jemma Herring" w:date="2023-09-13T10:07:00Z">
        <w:r w:rsidRPr="00D2116A">
          <w:rPr>
            <w:rFonts w:asciiTheme="minorHAnsi" w:hAnsiTheme="minorHAnsi"/>
            <w:color w:val="44546A" w:themeColor="text2"/>
            <w:sz w:val="18"/>
            <w:szCs w:val="18"/>
          </w:rPr>
          <w:t>• No new inventory checks will be carried out during a change of sharer. Any new resident signing accepts the original report from the commencement of the original tenancy and a copy can be supplied upon request.</w:t>
        </w:r>
      </w:ins>
    </w:p>
    <w:p w14:paraId="79F7DB47" w14:textId="29297676" w:rsidR="00D2116A" w:rsidRPr="00D2116A" w:rsidRDefault="00D2116A" w:rsidP="00D2116A">
      <w:pPr>
        <w:spacing w:after="153" w:line="259" w:lineRule="auto"/>
        <w:ind w:left="0" w:firstLine="0"/>
        <w:rPr>
          <w:ins w:id="26" w:author="Jemma Herring" w:date="2023-09-13T10:07:00Z"/>
          <w:rFonts w:asciiTheme="minorHAnsi" w:hAnsiTheme="minorHAnsi"/>
          <w:color w:val="44546A" w:themeColor="text2"/>
          <w:sz w:val="18"/>
          <w:szCs w:val="18"/>
        </w:rPr>
      </w:pPr>
      <w:ins w:id="27" w:author="Jemma Herring" w:date="2023-09-13T10:07:00Z">
        <w:r w:rsidRPr="00D2116A">
          <w:rPr>
            <w:rFonts w:asciiTheme="minorHAnsi" w:hAnsiTheme="minorHAnsi"/>
            <w:color w:val="44546A" w:themeColor="text2"/>
            <w:sz w:val="18"/>
            <w:szCs w:val="18"/>
          </w:rPr>
          <w:t>• It is important therefore that any new and existing residents are happy with the condition of the property in comparison to the condition of the property as stated on</w:t>
        </w:r>
      </w:ins>
      <w:ins w:id="28" w:author="Jemma Herring" w:date="2023-09-13T10:08:00Z">
        <w:r>
          <w:rPr>
            <w:rFonts w:asciiTheme="minorHAnsi" w:hAnsiTheme="minorHAnsi"/>
            <w:color w:val="44546A" w:themeColor="text2"/>
            <w:sz w:val="18"/>
            <w:szCs w:val="18"/>
          </w:rPr>
          <w:t xml:space="preserve"> </w:t>
        </w:r>
      </w:ins>
      <w:ins w:id="29" w:author="Jemma Herring" w:date="2023-09-13T10:07:00Z">
        <w:r w:rsidRPr="00D2116A">
          <w:rPr>
            <w:rFonts w:asciiTheme="minorHAnsi" w:hAnsiTheme="minorHAnsi"/>
            <w:color w:val="44546A" w:themeColor="text2"/>
            <w:sz w:val="18"/>
            <w:szCs w:val="18"/>
          </w:rPr>
          <w:t>the check in report as they will take on (jointly with the other remaining residents) any damage/dilapidations since the date of the last inventory. If they are not happy then they must agree a deduction amount from the vacating residents deposit share.</w:t>
        </w:r>
      </w:ins>
    </w:p>
    <w:p w14:paraId="34A43EC3" w14:textId="77777777" w:rsidR="00D2116A" w:rsidRPr="00D2116A" w:rsidRDefault="00D2116A" w:rsidP="00D2116A">
      <w:pPr>
        <w:spacing w:after="153" w:line="259" w:lineRule="auto"/>
        <w:ind w:left="0" w:firstLine="0"/>
        <w:rPr>
          <w:ins w:id="30" w:author="Jemma Herring" w:date="2023-09-13T10:07:00Z"/>
          <w:rFonts w:asciiTheme="minorHAnsi" w:hAnsiTheme="minorHAnsi"/>
          <w:color w:val="44546A" w:themeColor="text2"/>
          <w:sz w:val="18"/>
          <w:szCs w:val="18"/>
        </w:rPr>
      </w:pPr>
      <w:ins w:id="31" w:author="Jemma Herring" w:date="2023-09-13T10:07:00Z">
        <w:r w:rsidRPr="00D2116A">
          <w:rPr>
            <w:rFonts w:asciiTheme="minorHAnsi" w:hAnsiTheme="minorHAnsi"/>
            <w:color w:val="44546A" w:themeColor="text2"/>
            <w:sz w:val="18"/>
            <w:szCs w:val="18"/>
          </w:rPr>
          <w:t>• No part of the deposit held will be released during the term of this Tenancy, or any continuation. It is the responsibility of the outgoing and ingoing residents to arrange to transfer their ‘share’ of the deposit between themselves and agree any deductions to be paid by the outgoing resident. The deposit transfer must be completed by the change of sharer assignment date at the very latest.</w:t>
        </w:r>
      </w:ins>
    </w:p>
    <w:p w14:paraId="1C087E02" w14:textId="77777777" w:rsidR="00D2116A" w:rsidRPr="00D2116A" w:rsidRDefault="00D2116A" w:rsidP="00D2116A">
      <w:pPr>
        <w:spacing w:after="153" w:line="259" w:lineRule="auto"/>
        <w:ind w:left="0" w:firstLine="0"/>
        <w:rPr>
          <w:ins w:id="32" w:author="Jemma Herring" w:date="2023-09-13T10:07:00Z"/>
          <w:rFonts w:asciiTheme="minorHAnsi" w:hAnsiTheme="minorHAnsi"/>
          <w:color w:val="44546A" w:themeColor="text2"/>
          <w:sz w:val="18"/>
          <w:szCs w:val="18"/>
        </w:rPr>
      </w:pPr>
      <w:ins w:id="33" w:author="Jemma Herring" w:date="2023-09-13T10:07:00Z">
        <w:r w:rsidRPr="00D2116A">
          <w:rPr>
            <w:rFonts w:asciiTheme="minorHAnsi" w:hAnsiTheme="minorHAnsi"/>
            <w:color w:val="44546A" w:themeColor="text2"/>
            <w:sz w:val="18"/>
            <w:szCs w:val="18"/>
          </w:rPr>
          <w:t>• The signed application form confirms terms of the change of sharer including confirmation that the deposit remains held by Grainger as stakeholder against the ongoing residents’ performance under the terms of this Tenancy Agreement.</w:t>
        </w:r>
      </w:ins>
    </w:p>
    <w:p w14:paraId="0CD6CAED" w14:textId="77777777" w:rsidR="00D2116A" w:rsidRPr="00D2116A" w:rsidRDefault="00D2116A" w:rsidP="00D2116A">
      <w:pPr>
        <w:spacing w:after="153" w:line="259" w:lineRule="auto"/>
        <w:ind w:left="0" w:firstLine="0"/>
        <w:rPr>
          <w:ins w:id="34" w:author="Jemma Herring" w:date="2023-09-13T10:07:00Z"/>
          <w:rFonts w:asciiTheme="minorHAnsi" w:hAnsiTheme="minorHAnsi"/>
          <w:color w:val="44546A" w:themeColor="text2"/>
          <w:sz w:val="18"/>
          <w:szCs w:val="18"/>
        </w:rPr>
      </w:pPr>
      <w:ins w:id="35" w:author="Jemma Herring" w:date="2023-09-13T10:07:00Z">
        <w:r w:rsidRPr="00D2116A">
          <w:rPr>
            <w:rFonts w:asciiTheme="minorHAnsi" w:hAnsiTheme="minorHAnsi"/>
            <w:color w:val="44546A" w:themeColor="text2"/>
            <w:sz w:val="18"/>
            <w:szCs w:val="18"/>
          </w:rPr>
          <w:t>• For an Assured Shorthold Tenancy (AST), the current deposit will be transferred to the new tenancy and will be protected in the names of the residents under the new agreement. A deposit certificate with our preferred scheme, The Dispute Service (TDS), will be provided upon exchange.</w:t>
        </w:r>
      </w:ins>
    </w:p>
    <w:p w14:paraId="0878D289" w14:textId="2733A26B" w:rsidR="00F73028" w:rsidRPr="0022756E" w:rsidRDefault="00D2116A" w:rsidP="00D2116A">
      <w:pPr>
        <w:spacing w:after="153" w:line="259" w:lineRule="auto"/>
        <w:ind w:left="0" w:firstLine="0"/>
        <w:rPr>
          <w:rFonts w:asciiTheme="minorHAnsi" w:hAnsiTheme="minorHAnsi"/>
          <w:color w:val="44546A" w:themeColor="text2"/>
          <w:sz w:val="18"/>
          <w:szCs w:val="18"/>
        </w:rPr>
      </w:pPr>
      <w:ins w:id="36" w:author="Jemma Herring" w:date="2023-09-13T10:07:00Z">
        <w:r w:rsidRPr="00D2116A">
          <w:rPr>
            <w:rFonts w:asciiTheme="minorHAnsi" w:hAnsiTheme="minorHAnsi"/>
            <w:color w:val="44546A" w:themeColor="text2"/>
            <w:sz w:val="18"/>
            <w:szCs w:val="18"/>
          </w:rPr>
          <w:t>• The Property Manager may be required to undertake an inspection to the property.</w:t>
        </w:r>
      </w:ins>
    </w:p>
    <w:p w14:paraId="20081C23" w14:textId="77777777" w:rsidR="00AC6AF5" w:rsidRPr="0022756E" w:rsidRDefault="00AC6AF5" w:rsidP="00AC6AF5">
      <w:pPr>
        <w:rPr>
          <w:rFonts w:asciiTheme="minorHAnsi" w:hAnsiTheme="minorHAnsi"/>
          <w:color w:val="44546A" w:themeColor="text2"/>
          <w:sz w:val="18"/>
          <w:szCs w:val="18"/>
        </w:rPr>
      </w:pPr>
    </w:p>
    <w:p w14:paraId="4AF62B17" w14:textId="7485707F" w:rsidR="00F73028" w:rsidRPr="0022756E" w:rsidRDefault="0022756E">
      <w:pPr>
        <w:spacing w:after="150" w:line="259" w:lineRule="auto"/>
        <w:ind w:left="-5"/>
        <w:rPr>
          <w:rFonts w:asciiTheme="minorHAnsi" w:hAnsiTheme="minorHAnsi"/>
          <w:color w:val="44546A" w:themeColor="text2"/>
          <w:sz w:val="18"/>
          <w:szCs w:val="18"/>
        </w:rPr>
      </w:pPr>
      <w:r w:rsidRPr="0022756E">
        <w:rPr>
          <w:rFonts w:asciiTheme="minorHAnsi" w:hAnsiTheme="minorHAnsi"/>
          <w:color w:val="44546A" w:themeColor="text2"/>
          <w:sz w:val="18"/>
          <w:szCs w:val="18"/>
        </w:rPr>
        <w:t>W</w:t>
      </w:r>
      <w:r w:rsidR="00C777F3" w:rsidRPr="0022756E">
        <w:rPr>
          <w:rFonts w:asciiTheme="minorHAnsi" w:hAnsiTheme="minorHAnsi"/>
          <w:color w:val="44546A" w:themeColor="text2"/>
          <w:sz w:val="18"/>
          <w:szCs w:val="18"/>
        </w:rPr>
        <w:t xml:space="preserve">e confirm, we have read and understood the above information and consent to comply with the terms outlined.      </w:t>
      </w:r>
    </w:p>
    <w:p w14:paraId="60DFE439" w14:textId="77777777" w:rsidR="00F73028" w:rsidRPr="0022756E" w:rsidRDefault="00C777F3">
      <w:pPr>
        <w:spacing w:after="0"/>
        <w:ind w:left="-5"/>
        <w:rPr>
          <w:rFonts w:asciiTheme="minorHAnsi" w:hAnsiTheme="minorHAnsi"/>
          <w:color w:val="44546A" w:themeColor="text2"/>
          <w:sz w:val="18"/>
          <w:szCs w:val="18"/>
        </w:rPr>
      </w:pPr>
      <w:r w:rsidRPr="0022756E">
        <w:rPr>
          <w:rFonts w:asciiTheme="minorHAnsi" w:hAnsiTheme="minorHAnsi"/>
          <w:color w:val="44546A" w:themeColor="text2"/>
          <w:sz w:val="18"/>
          <w:szCs w:val="18"/>
          <w:u w:val="single" w:color="000000"/>
        </w:rPr>
        <w:t>Signatures of ALL concerned</w:t>
      </w:r>
      <w:r w:rsidRPr="0022756E">
        <w:rPr>
          <w:rFonts w:asciiTheme="minorHAnsi" w:hAnsiTheme="minorHAnsi"/>
          <w:color w:val="44546A" w:themeColor="text2"/>
          <w:sz w:val="18"/>
          <w:szCs w:val="18"/>
        </w:rPr>
        <w:t xml:space="preserve"> (incoming, outgoing and applicant sharers): </w:t>
      </w:r>
    </w:p>
    <w:tbl>
      <w:tblPr>
        <w:tblStyle w:val="TableGrid"/>
        <w:tblW w:w="9017" w:type="dxa"/>
        <w:tblInd w:w="5" w:type="dxa"/>
        <w:tblCellMar>
          <w:top w:w="48" w:type="dxa"/>
          <w:left w:w="108" w:type="dxa"/>
          <w:right w:w="115" w:type="dxa"/>
        </w:tblCellMar>
        <w:tblLook w:val="04A0" w:firstRow="1" w:lastRow="0" w:firstColumn="1" w:lastColumn="0" w:noHBand="0" w:noVBand="1"/>
      </w:tblPr>
      <w:tblGrid>
        <w:gridCol w:w="4507"/>
        <w:gridCol w:w="4510"/>
      </w:tblGrid>
      <w:tr w:rsidR="00F73028" w:rsidRPr="00DE41C0" w14:paraId="29C8C0B9" w14:textId="77777777">
        <w:trPr>
          <w:trHeight w:val="720"/>
        </w:trPr>
        <w:tc>
          <w:tcPr>
            <w:tcW w:w="4507" w:type="dxa"/>
            <w:tcBorders>
              <w:top w:val="single" w:sz="4" w:space="0" w:color="000000"/>
              <w:left w:val="single" w:sz="4" w:space="0" w:color="000000"/>
              <w:bottom w:val="single" w:sz="4" w:space="0" w:color="000000"/>
              <w:right w:val="single" w:sz="4" w:space="0" w:color="000000"/>
            </w:tcBorders>
          </w:tcPr>
          <w:p w14:paraId="08435ADE" w14:textId="55B3A574" w:rsidR="00F73028" w:rsidRPr="00DE41C0" w:rsidRDefault="00F73028">
            <w:pPr>
              <w:spacing w:after="0" w:line="259" w:lineRule="auto"/>
              <w:ind w:left="0" w:firstLine="0"/>
              <w:rPr>
                <w:rFonts w:asciiTheme="minorHAnsi" w:hAnsiTheme="minorHAnsi"/>
              </w:rPr>
            </w:pPr>
          </w:p>
        </w:tc>
        <w:tc>
          <w:tcPr>
            <w:tcW w:w="4510" w:type="dxa"/>
            <w:tcBorders>
              <w:top w:val="single" w:sz="4" w:space="0" w:color="000000"/>
              <w:left w:val="single" w:sz="4" w:space="0" w:color="000000"/>
              <w:bottom w:val="single" w:sz="4" w:space="0" w:color="000000"/>
              <w:right w:val="single" w:sz="4" w:space="0" w:color="000000"/>
            </w:tcBorders>
          </w:tcPr>
          <w:p w14:paraId="1B01A94D" w14:textId="231F5791" w:rsidR="00F73028" w:rsidRPr="00DE41C0" w:rsidRDefault="00F73028">
            <w:pPr>
              <w:spacing w:after="0" w:line="259" w:lineRule="auto"/>
              <w:ind w:left="0" w:firstLine="0"/>
              <w:rPr>
                <w:rFonts w:asciiTheme="minorHAnsi" w:hAnsiTheme="minorHAnsi"/>
              </w:rPr>
            </w:pPr>
          </w:p>
        </w:tc>
      </w:tr>
      <w:tr w:rsidR="00F73028" w:rsidRPr="00DE41C0" w14:paraId="6339D1C3" w14:textId="77777777">
        <w:trPr>
          <w:trHeight w:val="718"/>
        </w:trPr>
        <w:tc>
          <w:tcPr>
            <w:tcW w:w="4507" w:type="dxa"/>
            <w:tcBorders>
              <w:top w:val="single" w:sz="4" w:space="0" w:color="000000"/>
              <w:left w:val="single" w:sz="4" w:space="0" w:color="000000"/>
              <w:bottom w:val="single" w:sz="4" w:space="0" w:color="000000"/>
              <w:right w:val="single" w:sz="4" w:space="0" w:color="000000"/>
            </w:tcBorders>
          </w:tcPr>
          <w:p w14:paraId="15963334" w14:textId="16D922F9" w:rsidR="00F73028" w:rsidRPr="00DE41C0" w:rsidRDefault="00F73028">
            <w:pPr>
              <w:spacing w:after="0" w:line="259" w:lineRule="auto"/>
              <w:ind w:left="0" w:firstLine="0"/>
              <w:rPr>
                <w:rFonts w:asciiTheme="minorHAnsi" w:hAnsiTheme="minorHAnsi"/>
              </w:rPr>
            </w:pPr>
          </w:p>
        </w:tc>
        <w:tc>
          <w:tcPr>
            <w:tcW w:w="4510" w:type="dxa"/>
            <w:tcBorders>
              <w:top w:val="single" w:sz="4" w:space="0" w:color="000000"/>
              <w:left w:val="single" w:sz="4" w:space="0" w:color="000000"/>
              <w:bottom w:val="single" w:sz="4" w:space="0" w:color="000000"/>
              <w:right w:val="single" w:sz="4" w:space="0" w:color="000000"/>
            </w:tcBorders>
          </w:tcPr>
          <w:p w14:paraId="3E371BFF" w14:textId="5A981C10" w:rsidR="00F73028" w:rsidRPr="00DE41C0" w:rsidRDefault="00F73028">
            <w:pPr>
              <w:spacing w:after="0" w:line="259" w:lineRule="auto"/>
              <w:ind w:left="0" w:firstLine="0"/>
              <w:rPr>
                <w:rFonts w:asciiTheme="minorHAnsi" w:hAnsiTheme="minorHAnsi"/>
              </w:rPr>
            </w:pPr>
          </w:p>
        </w:tc>
      </w:tr>
      <w:tr w:rsidR="00F73028" w:rsidRPr="00DE41C0" w14:paraId="0AE693E1" w14:textId="77777777">
        <w:trPr>
          <w:trHeight w:val="715"/>
        </w:trPr>
        <w:tc>
          <w:tcPr>
            <w:tcW w:w="4507" w:type="dxa"/>
            <w:tcBorders>
              <w:top w:val="single" w:sz="4" w:space="0" w:color="000000"/>
              <w:left w:val="single" w:sz="4" w:space="0" w:color="000000"/>
              <w:bottom w:val="single" w:sz="4" w:space="0" w:color="000000"/>
              <w:right w:val="single" w:sz="4" w:space="0" w:color="000000"/>
            </w:tcBorders>
          </w:tcPr>
          <w:p w14:paraId="3C3114A9" w14:textId="77777777" w:rsidR="00F73028" w:rsidRPr="00DE41C0" w:rsidRDefault="00C777F3">
            <w:pPr>
              <w:spacing w:after="0" w:line="259" w:lineRule="auto"/>
              <w:ind w:left="0" w:firstLine="0"/>
              <w:rPr>
                <w:rFonts w:asciiTheme="minorHAnsi" w:hAnsiTheme="minorHAnsi"/>
              </w:rPr>
            </w:pPr>
            <w:r w:rsidRPr="00DE41C0">
              <w:rPr>
                <w:rFonts w:asciiTheme="minorHAnsi" w:hAnsiTheme="minorHAnsi"/>
              </w:rP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41F263AC" w14:textId="77777777" w:rsidR="00F73028" w:rsidRPr="00DE41C0" w:rsidRDefault="00C777F3">
            <w:pPr>
              <w:spacing w:after="0" w:line="259" w:lineRule="auto"/>
              <w:ind w:left="0" w:firstLine="0"/>
              <w:rPr>
                <w:rFonts w:asciiTheme="minorHAnsi" w:hAnsiTheme="minorHAnsi"/>
              </w:rPr>
            </w:pPr>
            <w:r w:rsidRPr="00DE41C0">
              <w:rPr>
                <w:rFonts w:asciiTheme="minorHAnsi" w:hAnsiTheme="minorHAnsi"/>
              </w:rPr>
              <w:t xml:space="preserve"> </w:t>
            </w:r>
          </w:p>
        </w:tc>
      </w:tr>
      <w:tr w:rsidR="00913757" w:rsidRPr="00DE41C0" w14:paraId="108F1F3E" w14:textId="77777777">
        <w:trPr>
          <w:trHeight w:val="715"/>
        </w:trPr>
        <w:tc>
          <w:tcPr>
            <w:tcW w:w="4507" w:type="dxa"/>
            <w:tcBorders>
              <w:top w:val="single" w:sz="4" w:space="0" w:color="000000"/>
              <w:left w:val="single" w:sz="4" w:space="0" w:color="000000"/>
              <w:bottom w:val="single" w:sz="4" w:space="0" w:color="000000"/>
              <w:right w:val="single" w:sz="4" w:space="0" w:color="000000"/>
            </w:tcBorders>
          </w:tcPr>
          <w:p w14:paraId="34C47FF4" w14:textId="77777777" w:rsidR="00913757" w:rsidRPr="00DE41C0" w:rsidRDefault="00913757">
            <w:pPr>
              <w:spacing w:after="0" w:line="259" w:lineRule="auto"/>
              <w:ind w:left="0" w:firstLine="0"/>
              <w:rPr>
                <w:rFonts w:asciiTheme="minorHAnsi" w:hAnsiTheme="minorHAnsi"/>
              </w:rPr>
            </w:pPr>
          </w:p>
        </w:tc>
        <w:tc>
          <w:tcPr>
            <w:tcW w:w="4510" w:type="dxa"/>
            <w:tcBorders>
              <w:top w:val="single" w:sz="4" w:space="0" w:color="000000"/>
              <w:left w:val="single" w:sz="4" w:space="0" w:color="000000"/>
              <w:bottom w:val="single" w:sz="4" w:space="0" w:color="000000"/>
              <w:right w:val="single" w:sz="4" w:space="0" w:color="000000"/>
            </w:tcBorders>
          </w:tcPr>
          <w:p w14:paraId="716D7E31" w14:textId="77777777" w:rsidR="00913757" w:rsidRPr="00DE41C0" w:rsidRDefault="00913757">
            <w:pPr>
              <w:spacing w:after="0" w:line="259" w:lineRule="auto"/>
              <w:ind w:left="0" w:firstLine="0"/>
              <w:rPr>
                <w:rFonts w:asciiTheme="minorHAnsi" w:hAnsiTheme="minorHAnsi"/>
              </w:rPr>
            </w:pPr>
          </w:p>
        </w:tc>
      </w:tr>
      <w:tr w:rsidR="00913757" w:rsidRPr="00DE41C0" w14:paraId="6CCAF9E9" w14:textId="77777777">
        <w:trPr>
          <w:trHeight w:val="715"/>
        </w:trPr>
        <w:tc>
          <w:tcPr>
            <w:tcW w:w="4507" w:type="dxa"/>
            <w:tcBorders>
              <w:top w:val="single" w:sz="4" w:space="0" w:color="000000"/>
              <w:left w:val="single" w:sz="4" w:space="0" w:color="000000"/>
              <w:bottom w:val="single" w:sz="4" w:space="0" w:color="000000"/>
              <w:right w:val="single" w:sz="4" w:space="0" w:color="000000"/>
            </w:tcBorders>
          </w:tcPr>
          <w:p w14:paraId="5DAE4BF0" w14:textId="77777777" w:rsidR="00913757" w:rsidRPr="00DE41C0" w:rsidRDefault="00913757">
            <w:pPr>
              <w:spacing w:after="0" w:line="259" w:lineRule="auto"/>
              <w:ind w:left="0" w:firstLine="0"/>
              <w:rPr>
                <w:rFonts w:asciiTheme="minorHAnsi" w:hAnsiTheme="minorHAnsi"/>
              </w:rPr>
            </w:pPr>
          </w:p>
        </w:tc>
        <w:tc>
          <w:tcPr>
            <w:tcW w:w="4510" w:type="dxa"/>
            <w:tcBorders>
              <w:top w:val="single" w:sz="4" w:space="0" w:color="000000"/>
              <w:left w:val="single" w:sz="4" w:space="0" w:color="000000"/>
              <w:bottom w:val="single" w:sz="4" w:space="0" w:color="000000"/>
              <w:right w:val="single" w:sz="4" w:space="0" w:color="000000"/>
            </w:tcBorders>
          </w:tcPr>
          <w:p w14:paraId="02A41BCB" w14:textId="77777777" w:rsidR="00913757" w:rsidRPr="00DE41C0" w:rsidRDefault="00913757">
            <w:pPr>
              <w:spacing w:after="0" w:line="259" w:lineRule="auto"/>
              <w:ind w:left="0" w:firstLine="0"/>
              <w:rPr>
                <w:rFonts w:asciiTheme="minorHAnsi" w:hAnsiTheme="minorHAnsi"/>
              </w:rPr>
            </w:pPr>
          </w:p>
        </w:tc>
      </w:tr>
      <w:tr w:rsidR="00913757" w:rsidRPr="00DE41C0" w14:paraId="0B31A284" w14:textId="77777777">
        <w:trPr>
          <w:trHeight w:val="715"/>
        </w:trPr>
        <w:tc>
          <w:tcPr>
            <w:tcW w:w="4507" w:type="dxa"/>
            <w:tcBorders>
              <w:top w:val="single" w:sz="4" w:space="0" w:color="000000"/>
              <w:left w:val="single" w:sz="4" w:space="0" w:color="000000"/>
              <w:bottom w:val="single" w:sz="4" w:space="0" w:color="000000"/>
              <w:right w:val="single" w:sz="4" w:space="0" w:color="000000"/>
            </w:tcBorders>
          </w:tcPr>
          <w:p w14:paraId="41E23E35" w14:textId="77777777" w:rsidR="00913757" w:rsidRPr="00DE41C0" w:rsidRDefault="00913757">
            <w:pPr>
              <w:spacing w:after="0" w:line="259" w:lineRule="auto"/>
              <w:ind w:left="0" w:firstLine="0"/>
              <w:rPr>
                <w:rFonts w:asciiTheme="minorHAnsi" w:hAnsiTheme="minorHAnsi"/>
              </w:rPr>
            </w:pPr>
          </w:p>
        </w:tc>
        <w:tc>
          <w:tcPr>
            <w:tcW w:w="4510" w:type="dxa"/>
            <w:tcBorders>
              <w:top w:val="single" w:sz="4" w:space="0" w:color="000000"/>
              <w:left w:val="single" w:sz="4" w:space="0" w:color="000000"/>
              <w:bottom w:val="single" w:sz="4" w:space="0" w:color="000000"/>
              <w:right w:val="single" w:sz="4" w:space="0" w:color="000000"/>
            </w:tcBorders>
          </w:tcPr>
          <w:p w14:paraId="1F794AA7" w14:textId="77777777" w:rsidR="00913757" w:rsidRPr="00DE41C0" w:rsidRDefault="00913757">
            <w:pPr>
              <w:spacing w:after="0" w:line="259" w:lineRule="auto"/>
              <w:ind w:left="0" w:firstLine="0"/>
              <w:rPr>
                <w:rFonts w:asciiTheme="minorHAnsi" w:hAnsiTheme="minorHAnsi"/>
              </w:rPr>
            </w:pPr>
          </w:p>
        </w:tc>
      </w:tr>
    </w:tbl>
    <w:p w14:paraId="4AC3E2C6" w14:textId="77777777" w:rsidR="00F73028" w:rsidRPr="00DE41C0" w:rsidRDefault="00C777F3">
      <w:pPr>
        <w:spacing w:after="134" w:line="259" w:lineRule="auto"/>
        <w:ind w:left="56" w:firstLine="0"/>
        <w:jc w:val="center"/>
        <w:rPr>
          <w:rFonts w:asciiTheme="minorHAnsi" w:hAnsiTheme="minorHAnsi"/>
        </w:rPr>
      </w:pPr>
      <w:r w:rsidRPr="00DE41C0">
        <w:rPr>
          <w:rFonts w:asciiTheme="minorHAnsi" w:hAnsiTheme="minorHAnsi"/>
        </w:rPr>
        <w:t xml:space="preserve"> </w:t>
      </w:r>
    </w:p>
    <w:p w14:paraId="57DF9D12" w14:textId="77777777" w:rsidR="00F73028" w:rsidRPr="00DE41C0" w:rsidRDefault="00C777F3">
      <w:pPr>
        <w:spacing w:after="156" w:line="259" w:lineRule="auto"/>
        <w:ind w:left="56" w:firstLine="0"/>
        <w:jc w:val="center"/>
        <w:rPr>
          <w:rFonts w:asciiTheme="minorHAnsi" w:hAnsiTheme="minorHAnsi"/>
        </w:rPr>
      </w:pPr>
      <w:r w:rsidRPr="00DE41C0">
        <w:rPr>
          <w:rFonts w:asciiTheme="minorHAnsi" w:hAnsiTheme="minorHAnsi"/>
        </w:rPr>
        <w:t xml:space="preserve"> </w:t>
      </w:r>
    </w:p>
    <w:p w14:paraId="38999EE5" w14:textId="77777777" w:rsidR="00F73028" w:rsidRPr="00DE41C0" w:rsidRDefault="00C777F3">
      <w:pPr>
        <w:spacing w:after="0" w:line="259" w:lineRule="auto"/>
        <w:ind w:left="0" w:firstLine="0"/>
        <w:rPr>
          <w:rFonts w:asciiTheme="minorHAnsi" w:hAnsiTheme="minorHAnsi"/>
        </w:rPr>
      </w:pPr>
      <w:r w:rsidRPr="00DE41C0">
        <w:rPr>
          <w:rFonts w:asciiTheme="minorHAnsi" w:hAnsiTheme="minorHAnsi"/>
          <w:sz w:val="24"/>
        </w:rPr>
        <w:t xml:space="preserve"> </w:t>
      </w:r>
    </w:p>
    <w:sectPr w:rsidR="00F73028" w:rsidRPr="00DE41C0">
      <w:headerReference w:type="even" r:id="rId8"/>
      <w:headerReference w:type="default" r:id="rId9"/>
      <w:footerReference w:type="even" r:id="rId10"/>
      <w:footerReference w:type="default" r:id="rId11"/>
      <w:headerReference w:type="first" r:id="rId12"/>
      <w:footerReference w:type="first" r:id="rId13"/>
      <w:pgSz w:w="11906" w:h="16838"/>
      <w:pgMar w:top="1008" w:right="1438" w:bottom="1670" w:left="1440" w:header="706" w:footer="1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26FC0" w14:textId="77777777" w:rsidR="00C777F3" w:rsidRDefault="00C777F3">
      <w:pPr>
        <w:spacing w:after="0" w:line="240" w:lineRule="auto"/>
      </w:pPr>
      <w:r>
        <w:separator/>
      </w:r>
    </w:p>
  </w:endnote>
  <w:endnote w:type="continuationSeparator" w:id="0">
    <w:p w14:paraId="0D350AAF" w14:textId="77777777" w:rsidR="00C777F3" w:rsidRDefault="00C7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49A39" w14:textId="77777777" w:rsidR="00F73028" w:rsidRDefault="00C777F3">
    <w:pPr>
      <w:spacing w:after="80" w:line="259" w:lineRule="auto"/>
      <w:ind w:left="-485" w:right="-193" w:firstLine="0"/>
      <w:jc w:val="both"/>
    </w:pPr>
    <w:r>
      <w:rPr>
        <w:color w:val="4E4E4F"/>
        <w:sz w:val="16"/>
      </w:rPr>
      <w:t xml:space="preserve">Grainger plc, Registered in England. No: 125575, Registered office: Citygate, St James’ Boulevard, Newcastle upon Tyne, UK, NE1 4JE </w:t>
    </w:r>
  </w:p>
  <w:p w14:paraId="132D525A" w14:textId="77777777" w:rsidR="00F73028" w:rsidRDefault="00C777F3">
    <w:pPr>
      <w:spacing w:after="0" w:line="259" w:lineRule="auto"/>
      <w:ind w:left="0" w:firstLine="0"/>
    </w:pPr>
    <w:r>
      <w:rPr>
        <w:color w:val="19398A"/>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FB2EC" w14:textId="77777777" w:rsidR="00F73028" w:rsidRDefault="00C777F3">
    <w:pPr>
      <w:spacing w:after="80" w:line="259" w:lineRule="auto"/>
      <w:ind w:left="-485" w:right="-193" w:firstLine="0"/>
      <w:jc w:val="both"/>
    </w:pPr>
    <w:r>
      <w:rPr>
        <w:color w:val="4E4E4F"/>
        <w:sz w:val="16"/>
      </w:rPr>
      <w:t xml:space="preserve">Grainger plc, Registered in England. No: 125575, Registered office: Citygate, St James’ Boulevard, Newcastle upon Tyne, UK, NE1 4JE </w:t>
    </w:r>
  </w:p>
  <w:p w14:paraId="4E5FC0FB" w14:textId="77777777" w:rsidR="00F73028" w:rsidRDefault="00C777F3">
    <w:pPr>
      <w:spacing w:after="0" w:line="259" w:lineRule="auto"/>
      <w:ind w:left="0" w:firstLine="0"/>
    </w:pPr>
    <w:r>
      <w:rPr>
        <w:color w:val="19398A"/>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FA746" w14:textId="77777777" w:rsidR="00F73028" w:rsidRDefault="00C777F3">
    <w:pPr>
      <w:spacing w:after="80" w:line="259" w:lineRule="auto"/>
      <w:ind w:left="-485" w:right="-193" w:firstLine="0"/>
      <w:jc w:val="both"/>
    </w:pPr>
    <w:r>
      <w:rPr>
        <w:color w:val="4E4E4F"/>
        <w:sz w:val="16"/>
      </w:rPr>
      <w:t xml:space="preserve">Grainger plc, Registered in England. No: 125575, Registered office: Citygate, St James’ Boulevard, Newcastle upon Tyne, UK, NE1 4JE </w:t>
    </w:r>
  </w:p>
  <w:p w14:paraId="74F0EDBC" w14:textId="77777777" w:rsidR="00F73028" w:rsidRDefault="00C777F3">
    <w:pPr>
      <w:spacing w:after="0" w:line="259" w:lineRule="auto"/>
      <w:ind w:left="0" w:firstLine="0"/>
    </w:pPr>
    <w:r>
      <w:rPr>
        <w:color w:val="19398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689CF" w14:textId="77777777" w:rsidR="00C777F3" w:rsidRDefault="00C777F3">
      <w:pPr>
        <w:spacing w:after="0" w:line="240" w:lineRule="auto"/>
      </w:pPr>
      <w:r>
        <w:separator/>
      </w:r>
    </w:p>
  </w:footnote>
  <w:footnote w:type="continuationSeparator" w:id="0">
    <w:p w14:paraId="2477A434" w14:textId="77777777" w:rsidR="00C777F3" w:rsidRDefault="00C77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62D49" w14:textId="77777777" w:rsidR="00F73028" w:rsidRDefault="00C777F3">
    <w:pPr>
      <w:spacing w:after="0" w:line="259" w:lineRule="auto"/>
      <w:ind w:left="-1440" w:right="10469" w:firstLine="0"/>
    </w:pPr>
    <w:r>
      <w:rPr>
        <w:noProof/>
      </w:rPr>
      <w:drawing>
        <wp:anchor distT="0" distB="0" distL="114300" distR="114300" simplePos="0" relativeHeight="251658240" behindDoc="0" locked="0" layoutInCell="1" allowOverlap="0" wp14:anchorId="7BD95763" wp14:editId="5BFA68EC">
          <wp:simplePos x="0" y="0"/>
          <wp:positionH relativeFrom="page">
            <wp:posOffset>5205984</wp:posOffset>
          </wp:positionH>
          <wp:positionV relativeFrom="page">
            <wp:posOffset>448057</wp:posOffset>
          </wp:positionV>
          <wp:extent cx="1630680" cy="384048"/>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630680" cy="38404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6F4DE" w14:textId="77777777" w:rsidR="00F73028" w:rsidRDefault="00C777F3">
    <w:pPr>
      <w:spacing w:after="0" w:line="259" w:lineRule="auto"/>
      <w:ind w:left="-1440" w:right="10469" w:firstLine="0"/>
    </w:pPr>
    <w:r>
      <w:rPr>
        <w:noProof/>
      </w:rPr>
      <w:drawing>
        <wp:anchor distT="0" distB="0" distL="114300" distR="114300" simplePos="0" relativeHeight="251659264" behindDoc="0" locked="0" layoutInCell="1" allowOverlap="0" wp14:anchorId="30981E98" wp14:editId="56DA8688">
          <wp:simplePos x="0" y="0"/>
          <wp:positionH relativeFrom="page">
            <wp:posOffset>5205984</wp:posOffset>
          </wp:positionH>
          <wp:positionV relativeFrom="page">
            <wp:posOffset>448057</wp:posOffset>
          </wp:positionV>
          <wp:extent cx="1630680" cy="384048"/>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630680" cy="38404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D41DA" w14:textId="77777777" w:rsidR="00F73028" w:rsidRDefault="00C777F3">
    <w:pPr>
      <w:spacing w:after="0" w:line="259" w:lineRule="auto"/>
      <w:ind w:left="-1440" w:right="10469" w:firstLine="0"/>
    </w:pPr>
    <w:r>
      <w:rPr>
        <w:noProof/>
      </w:rPr>
      <w:drawing>
        <wp:anchor distT="0" distB="0" distL="114300" distR="114300" simplePos="0" relativeHeight="251660288" behindDoc="0" locked="0" layoutInCell="1" allowOverlap="0" wp14:anchorId="1867FD07" wp14:editId="6862C56A">
          <wp:simplePos x="0" y="0"/>
          <wp:positionH relativeFrom="page">
            <wp:posOffset>5205984</wp:posOffset>
          </wp:positionH>
          <wp:positionV relativeFrom="page">
            <wp:posOffset>448057</wp:posOffset>
          </wp:positionV>
          <wp:extent cx="1630680" cy="384048"/>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630680" cy="38404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B5684"/>
    <w:multiLevelType w:val="hybridMultilevel"/>
    <w:tmpl w:val="B8AAFE64"/>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 w15:restartNumberingAfterBreak="0">
    <w:nsid w:val="785D624B"/>
    <w:multiLevelType w:val="hybridMultilevel"/>
    <w:tmpl w:val="4A3A186A"/>
    <w:lvl w:ilvl="0" w:tplc="EC00801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D8171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0EE5E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F25E9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22DB3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6AF9D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86B0E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CE384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42B00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90409585">
    <w:abstractNumId w:val="1"/>
  </w:num>
  <w:num w:numId="2" w16cid:durableId="1730322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cey Malin">
    <w15:presenceInfo w15:providerId="AD" w15:userId="S::LMalin@graingerplc.co.uk::00c528ae-fbb7-4ebc-92db-90df559a2e19"/>
  </w15:person>
  <w15:person w15:author="Jemma Herring">
    <w15:presenceInfo w15:providerId="AD" w15:userId="S::JHerring@graingerplc.co.uk::1dd51af4-d10b-45de-8185-603719da75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28"/>
    <w:rsid w:val="00017999"/>
    <w:rsid w:val="001F4066"/>
    <w:rsid w:val="00207495"/>
    <w:rsid w:val="00215FA4"/>
    <w:rsid w:val="0022756E"/>
    <w:rsid w:val="0078713D"/>
    <w:rsid w:val="00826D92"/>
    <w:rsid w:val="00913757"/>
    <w:rsid w:val="00AC6AF5"/>
    <w:rsid w:val="00C777F3"/>
    <w:rsid w:val="00D2116A"/>
    <w:rsid w:val="00D61D56"/>
    <w:rsid w:val="00DE41C0"/>
    <w:rsid w:val="00F730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B75D"/>
  <w15:docId w15:val="{FAF7FDAA-3104-4D27-9965-1E805B97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94"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2756E"/>
    <w:pPr>
      <w:ind w:left="720"/>
      <w:contextualSpacing/>
    </w:pPr>
  </w:style>
  <w:style w:type="character" w:styleId="Hyperlink">
    <w:name w:val="Hyperlink"/>
    <w:basedOn w:val="DefaultParagraphFont"/>
    <w:uiPriority w:val="99"/>
    <w:unhideWhenUsed/>
    <w:rsid w:val="0078713D"/>
    <w:rPr>
      <w:color w:val="0563C1" w:themeColor="hyperlink"/>
      <w:u w:val="single"/>
    </w:rPr>
  </w:style>
  <w:style w:type="character" w:styleId="UnresolvedMention">
    <w:name w:val="Unresolved Mention"/>
    <w:basedOn w:val="DefaultParagraphFont"/>
    <w:uiPriority w:val="99"/>
    <w:semiHidden/>
    <w:unhideWhenUsed/>
    <w:rsid w:val="0078713D"/>
    <w:rPr>
      <w:color w:val="605E5C"/>
      <w:shd w:val="clear" w:color="auto" w:fill="E1DFDD"/>
    </w:rPr>
  </w:style>
  <w:style w:type="paragraph" w:styleId="Revision">
    <w:name w:val="Revision"/>
    <w:hidden/>
    <w:uiPriority w:val="99"/>
    <w:semiHidden/>
    <w:rsid w:val="00D2116A"/>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renewalteam@graingerplc.co.uk" TargetMode="External"/><Relationship Id="rId12" Type="http://schemas.openxmlformats.org/officeDocument/2006/relationships/header" Target="header3.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20"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6EB54810-5DC9-46A3-B8F4-B3EBA146CD71}"/>
</file>

<file path=customXml/itemProps2.xml><?xml version="1.0" encoding="utf-8"?>
<ds:datastoreItem xmlns:ds="http://schemas.openxmlformats.org/officeDocument/2006/customXml" ds:itemID="{3992BC86-967C-4866-8E97-04BA7217E8EF}"/>
</file>

<file path=customXml/itemProps3.xml><?xml version="1.0" encoding="utf-8"?>
<ds:datastoreItem xmlns:ds="http://schemas.openxmlformats.org/officeDocument/2006/customXml" ds:itemID="{AD73B05B-928A-4F67-AD3E-E783DB83F418}"/>
</file>

<file path=customXml/itemProps4.xml><?xml version="1.0" encoding="utf-8"?>
<ds:datastoreItem xmlns:ds="http://schemas.openxmlformats.org/officeDocument/2006/customXml" ds:itemID="{C4A8485A-F136-4DDF-9022-52B6B9A64D28}"/>
</file>

<file path=docProps/app.xml><?xml version="1.0" encoding="utf-8"?>
<Properties xmlns="http://schemas.openxmlformats.org/officeDocument/2006/extended-properties" xmlns:vt="http://schemas.openxmlformats.org/officeDocument/2006/docPropsVTypes">
  <Template>Normal</Template>
  <TotalTime>9</TotalTime>
  <Pages>4</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Change of Sharer Application Form</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Change of Sharer Application Form</dc:title>
  <dc:creator>coopern</dc:creator>
  <cp:lastModifiedBy>Lacey Malin</cp:lastModifiedBy>
  <cp:revision>7</cp:revision>
  <dcterms:created xsi:type="dcterms:W3CDTF">2022-07-12T15:02:00Z</dcterms:created>
  <dcterms:modified xsi:type="dcterms:W3CDTF">2024-01-12T09:39:00Z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Division">
    <vt:lpwstr>5;#Enterprise Solutions|08c57b01-67e8-4a4f-abc6-ffb3392ace7f</vt:lpwstr>
  </property>
  <property fmtid="{D5CDD505-2E9C-101B-9397-08002B2CF9AE}" pid="7" name="Client">
    <vt:lpwstr>6;#Grainger PLC|a74f1cb5-e995-4f9e-8521-6d52e2c6bf08</vt:lpwstr>
  </property>
  <property fmtid="{D5CDD505-2E9C-101B-9397-08002B2CF9AE}" pid="8" name="Client Project">
    <vt:lpwstr/>
  </property>
</Properties>
</file>