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387FD" w14:textId="77777777" w:rsidR="000309B6" w:rsidRPr="00DC4DF3" w:rsidRDefault="000309B6" w:rsidP="000309B6">
      <w:pPr>
        <w:pStyle w:val="NormalIndent"/>
      </w:pPr>
    </w:p>
    <w:p w14:paraId="220387FE" w14:textId="77777777" w:rsidR="000309B6" w:rsidRPr="00DC4DF3" w:rsidRDefault="000309B6" w:rsidP="000309B6">
      <w:pPr>
        <w:pStyle w:val="NormalIndent"/>
        <w:rPr>
          <w:rFonts w:ascii="Times New Roman" w:hAnsi="Times New Roman"/>
        </w:rPr>
      </w:pPr>
    </w:p>
    <w:p w14:paraId="220387FF" w14:textId="77777777" w:rsidR="000309B6" w:rsidRPr="00DC4DF3" w:rsidRDefault="000309B6" w:rsidP="000309B6">
      <w:pPr>
        <w:pStyle w:val="NormalIndent"/>
        <w:rPr>
          <w:rFonts w:ascii="Times New Roman" w:hAnsi="Times New Roman"/>
        </w:rPr>
      </w:pPr>
    </w:p>
    <w:p w14:paraId="22038800" w14:textId="77777777" w:rsidR="000309B6" w:rsidRPr="00DC4DF3" w:rsidRDefault="000309B6" w:rsidP="000309B6">
      <w:pPr>
        <w:pStyle w:val="NormalIndent"/>
        <w:rPr>
          <w:rFonts w:ascii="Times New Roman" w:hAnsi="Times New Roman"/>
        </w:rPr>
      </w:pPr>
    </w:p>
    <w:p w14:paraId="22038801" w14:textId="2A281E8E" w:rsidR="000309B6" w:rsidRPr="00DC4DF3" w:rsidRDefault="00A3256B" w:rsidP="00A3256B">
      <w:pPr>
        <w:pStyle w:val="NormalIndent"/>
        <w:tabs>
          <w:tab w:val="left" w:pos="2265"/>
        </w:tabs>
        <w:rPr>
          <w:rFonts w:ascii="Times New Roman" w:hAnsi="Times New Roman"/>
        </w:rPr>
      </w:pPr>
      <w:r w:rsidRPr="00DC4DF3">
        <w:rPr>
          <w:rFonts w:ascii="Times New Roman" w:hAnsi="Times New Roman"/>
        </w:rPr>
        <w:tab/>
      </w:r>
    </w:p>
    <w:p w14:paraId="22038802" w14:textId="77777777" w:rsidR="000309B6" w:rsidRPr="00DC4DF3" w:rsidRDefault="000309B6" w:rsidP="000309B6">
      <w:pPr>
        <w:pStyle w:val="NormalIndent"/>
        <w:rPr>
          <w:rFonts w:ascii="Times New Roman" w:hAnsi="Times New Roman"/>
        </w:rPr>
      </w:pPr>
    </w:p>
    <w:p w14:paraId="22038803" w14:textId="77777777" w:rsidR="000309B6" w:rsidRPr="00DC4DF3" w:rsidRDefault="000309B6" w:rsidP="000309B6">
      <w:pPr>
        <w:pStyle w:val="NormalIndent"/>
        <w:rPr>
          <w:rFonts w:ascii="Times New Roman" w:hAnsi="Times New Roman"/>
        </w:rPr>
      </w:pPr>
    </w:p>
    <w:p w14:paraId="395A2918" w14:textId="756B5138" w:rsidR="001A6136" w:rsidRPr="00DC4DF3" w:rsidRDefault="001A6136" w:rsidP="001A6136">
      <w:pPr>
        <w:pStyle w:val="NormalIndent"/>
        <w:spacing w:after="0"/>
        <w:rPr>
          <w:rFonts w:cs="Arial"/>
          <w:color w:val="808080" w:themeColor="background1" w:themeShade="80"/>
          <w:sz w:val="44"/>
        </w:rPr>
      </w:pPr>
      <w:r w:rsidRPr="00DC4DF3">
        <w:rPr>
          <w:color w:val="7F7F7F" w:themeColor="text1" w:themeTint="80"/>
          <w:sz w:val="28"/>
        </w:rPr>
        <w:fldChar w:fldCharType="begin"/>
      </w:r>
      <w:r w:rsidRPr="00DC4DF3">
        <w:rPr>
          <w:color w:val="7F7F7F" w:themeColor="text1" w:themeTint="80"/>
          <w:sz w:val="28"/>
        </w:rPr>
        <w:instrText xml:space="preserve"> SUBJECT  \* FirstCap  \* MERGEFORMAT </w:instrText>
      </w:r>
      <w:r w:rsidRPr="00DC4DF3">
        <w:rPr>
          <w:color w:val="7F7F7F" w:themeColor="text1" w:themeTint="80"/>
          <w:sz w:val="28"/>
        </w:rPr>
        <w:fldChar w:fldCharType="separate"/>
      </w:r>
      <w:r w:rsidRPr="00DC4DF3">
        <w:rPr>
          <w:rFonts w:cs="Arial"/>
          <w:color w:val="7F7F7F" w:themeColor="text1" w:themeTint="80"/>
          <w:sz w:val="44"/>
        </w:rPr>
        <w:t>Proposal</w:t>
      </w:r>
      <w:r w:rsidRPr="00DC4DF3">
        <w:rPr>
          <w:rFonts w:cs="Arial"/>
          <w:color w:val="7F7F7F" w:themeColor="text1" w:themeTint="80"/>
          <w:sz w:val="44"/>
        </w:rPr>
        <w:fldChar w:fldCharType="end"/>
      </w:r>
      <w:r w:rsidRPr="00DC4DF3">
        <w:rPr>
          <w:rFonts w:cs="Arial"/>
          <w:color w:val="808080" w:themeColor="background1" w:themeShade="80"/>
          <w:sz w:val="44"/>
        </w:rPr>
        <w:t xml:space="preserve"> </w:t>
      </w:r>
    </w:p>
    <w:p w14:paraId="52E76066" w14:textId="77777777" w:rsidR="001A6136" w:rsidRPr="00DC4DF3" w:rsidRDefault="001A6136" w:rsidP="001A6136">
      <w:pPr>
        <w:pStyle w:val="NormalIndent"/>
        <w:ind w:left="0"/>
        <w:rPr>
          <w:rFonts w:cs="Arial"/>
          <w:sz w:val="32"/>
        </w:rPr>
      </w:pPr>
      <w:r w:rsidRPr="00DC4DF3">
        <w:rPr>
          <w:caps/>
          <w:noProof/>
          <w:color w:val="808080"/>
          <w:sz w:val="22"/>
          <w:lang w:eastAsia="en-ZA"/>
        </w:rPr>
        <mc:AlternateContent>
          <mc:Choice Requires="wpg">
            <w:drawing>
              <wp:anchor distT="0" distB="0" distL="114300" distR="114300" simplePos="0" relativeHeight="251658240"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sk="http://schemas.microsoft.com/office/drawing/2018/sketchyshapes"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sk="http://schemas.microsoft.com/office/drawing/2018/sketchyshapes" xmlns:arto="http://schemas.microsoft.com/office/word/2006/arto" xmlns:pic="http://schemas.openxmlformats.org/drawingml/2006/picture" xmlns:a16="http://schemas.microsoft.com/office/drawing/2014/main" xmlns:a14="http://schemas.microsoft.com/office/drawing/2010/main" xmlns:a="http://schemas.openxmlformats.org/drawingml/2006/main">
            <w:pict w14:anchorId="133AD976">
              <v:group id="Group 58" style="position:absolute;margin-left:108pt;margin-top:285.75pt;width:302.25pt;height:10.5pt;z-index:-251657216;mso-position-horizontal-relative:page;mso-position-vertical-relative:page" coordsize="1704,2" coordorigin="9631,5450" o:spid="_x0000_s1026" w14:anchorId="482C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116A0B5D" w14:textId="770E7937" w:rsidR="001A6136" w:rsidRPr="00DC4DF3" w:rsidRDefault="001F3149" w:rsidP="001A6136">
      <w:pPr>
        <w:pStyle w:val="NormalIndent"/>
        <w:spacing w:before="300" w:after="0"/>
        <w:rPr>
          <w:b/>
          <w:caps/>
          <w:color w:val="808080"/>
          <w:sz w:val="22"/>
        </w:rPr>
      </w:pPr>
      <w:r w:rsidRPr="00DC4DF3">
        <w:rPr>
          <w:b/>
          <w:caps/>
          <w:color w:val="808080"/>
          <w:sz w:val="22"/>
        </w:rPr>
        <w:fldChar w:fldCharType="begin"/>
      </w:r>
      <w:r w:rsidRPr="00DC4DF3">
        <w:rPr>
          <w:b/>
          <w:caps/>
          <w:color w:val="808080"/>
          <w:sz w:val="22"/>
        </w:rPr>
        <w:instrText xml:space="preserve"> DOCPROPERTY  Category  \* MERGEFORMAT </w:instrText>
      </w:r>
      <w:r w:rsidRPr="00DC4DF3">
        <w:rPr>
          <w:b/>
          <w:caps/>
          <w:color w:val="808080"/>
          <w:sz w:val="22"/>
        </w:rPr>
        <w:fldChar w:fldCharType="separate"/>
      </w:r>
      <w:r w:rsidR="00AA229D" w:rsidRPr="00DC4DF3">
        <w:rPr>
          <w:b/>
          <w:caps/>
          <w:color w:val="808080"/>
          <w:sz w:val="22"/>
        </w:rPr>
        <w:t>Grainger</w:t>
      </w:r>
      <w:r w:rsidRPr="00DC4DF3">
        <w:rPr>
          <w:b/>
          <w:caps/>
          <w:color w:val="808080"/>
          <w:sz w:val="22"/>
        </w:rPr>
        <w:fldChar w:fldCharType="end"/>
      </w:r>
      <w:r w:rsidR="009355CC">
        <w:rPr>
          <w:b/>
          <w:caps/>
          <w:color w:val="808080"/>
          <w:sz w:val="22"/>
        </w:rPr>
        <w:t xml:space="preserve"> PLC</w:t>
      </w:r>
    </w:p>
    <w:p w14:paraId="2C42AE40" w14:textId="05B4F1A9" w:rsidR="001A6136" w:rsidRPr="00DC4DF3" w:rsidRDefault="001F3149" w:rsidP="001A6136">
      <w:pPr>
        <w:pStyle w:val="NormalIndent"/>
        <w:spacing w:after="0"/>
        <w:rPr>
          <w:caps/>
          <w:color w:val="808080"/>
          <w:sz w:val="22"/>
        </w:rPr>
      </w:pPr>
      <w:r w:rsidRPr="00DC4DF3">
        <w:rPr>
          <w:caps/>
          <w:color w:val="808080"/>
          <w:sz w:val="22"/>
        </w:rPr>
        <w:fldChar w:fldCharType="begin"/>
      </w:r>
      <w:r w:rsidRPr="00DC4DF3">
        <w:rPr>
          <w:caps/>
          <w:color w:val="808080"/>
          <w:sz w:val="22"/>
        </w:rPr>
        <w:instrText xml:space="preserve"> DOCPROPERTY  Title  \* MERGEFORMAT </w:instrText>
      </w:r>
      <w:r w:rsidRPr="00DC4DF3">
        <w:rPr>
          <w:caps/>
          <w:color w:val="808080"/>
          <w:sz w:val="22"/>
        </w:rPr>
        <w:fldChar w:fldCharType="separate"/>
      </w:r>
      <w:r w:rsidR="00741CB7" w:rsidRPr="00DC4DF3">
        <w:rPr>
          <w:caps/>
          <w:color w:val="808080"/>
          <w:sz w:val="22"/>
        </w:rPr>
        <w:t>Renewals Process</w:t>
      </w:r>
      <w:r w:rsidRPr="00DC4DF3">
        <w:rPr>
          <w:caps/>
          <w:color w:val="808080"/>
          <w:sz w:val="22"/>
        </w:rPr>
        <w:fldChar w:fldCharType="end"/>
      </w:r>
      <w:r w:rsidR="001A6136" w:rsidRPr="00DC4DF3">
        <w:rPr>
          <w:caps/>
          <w:color w:val="808080"/>
          <w:sz w:val="22"/>
        </w:rPr>
        <w:t xml:space="preserve"> </w:t>
      </w:r>
    </w:p>
    <w:p w14:paraId="22038808" w14:textId="77777777" w:rsidR="000309B6" w:rsidRPr="00DC4DF3" w:rsidRDefault="000309B6" w:rsidP="000309B6">
      <w:pPr>
        <w:spacing w:line="240" w:lineRule="atLeast"/>
        <w:ind w:left="709"/>
        <w:rPr>
          <w:color w:val="808080"/>
          <w:sz w:val="24"/>
        </w:rPr>
      </w:pPr>
    </w:p>
    <w:p w14:paraId="22038809" w14:textId="77777777" w:rsidR="000309B6" w:rsidRPr="00DC4DF3" w:rsidRDefault="000309B6" w:rsidP="000309B6">
      <w:pPr>
        <w:spacing w:line="240" w:lineRule="atLeast"/>
        <w:ind w:left="709"/>
        <w:rPr>
          <w:color w:val="808080"/>
          <w:sz w:val="24"/>
        </w:rPr>
      </w:pPr>
    </w:p>
    <w:p w14:paraId="2203880A" w14:textId="77777777" w:rsidR="000309B6" w:rsidRPr="00DC4DF3" w:rsidRDefault="000309B6" w:rsidP="000309B6">
      <w:pPr>
        <w:spacing w:line="240" w:lineRule="atLeast"/>
        <w:ind w:left="709"/>
        <w:rPr>
          <w:color w:val="808080"/>
          <w:sz w:val="24"/>
        </w:rPr>
      </w:pPr>
    </w:p>
    <w:p w14:paraId="2203880B" w14:textId="77777777" w:rsidR="000309B6" w:rsidRPr="00DC4DF3" w:rsidRDefault="000309B6" w:rsidP="000309B6">
      <w:pPr>
        <w:spacing w:line="240" w:lineRule="atLeast"/>
        <w:ind w:left="709"/>
        <w:rPr>
          <w:color w:val="808080"/>
          <w:sz w:val="24"/>
        </w:rPr>
      </w:pPr>
    </w:p>
    <w:p w14:paraId="2203880C" w14:textId="77777777" w:rsidR="000309B6" w:rsidRPr="00DC4DF3" w:rsidRDefault="000309B6" w:rsidP="000309B6">
      <w:pPr>
        <w:spacing w:line="240" w:lineRule="atLeast"/>
        <w:ind w:left="709"/>
        <w:rPr>
          <w:color w:val="808080"/>
          <w:sz w:val="24"/>
        </w:rPr>
      </w:pPr>
    </w:p>
    <w:p w14:paraId="2203880D" w14:textId="77777777" w:rsidR="000309B6" w:rsidRPr="00DC4DF3" w:rsidRDefault="000309B6" w:rsidP="000309B6">
      <w:pPr>
        <w:spacing w:line="240" w:lineRule="atLeast"/>
        <w:ind w:left="709"/>
        <w:rPr>
          <w:color w:val="808080"/>
          <w:sz w:val="24"/>
        </w:rPr>
      </w:pPr>
    </w:p>
    <w:p w14:paraId="2203880E" w14:textId="77777777" w:rsidR="000309B6" w:rsidRPr="00DC4DF3" w:rsidRDefault="000309B6" w:rsidP="000309B6">
      <w:pPr>
        <w:spacing w:line="240" w:lineRule="atLeast"/>
        <w:ind w:left="709"/>
        <w:rPr>
          <w:color w:val="808080"/>
          <w:sz w:val="24"/>
        </w:rPr>
      </w:pPr>
    </w:p>
    <w:p w14:paraId="2203880F" w14:textId="77777777" w:rsidR="000309B6" w:rsidRPr="00DC4DF3" w:rsidRDefault="000309B6" w:rsidP="000309B6">
      <w:pPr>
        <w:spacing w:line="240" w:lineRule="atLeast"/>
        <w:ind w:left="709"/>
        <w:rPr>
          <w:color w:val="808080"/>
          <w:sz w:val="24"/>
        </w:rPr>
      </w:pPr>
    </w:p>
    <w:p w14:paraId="22038810" w14:textId="77777777" w:rsidR="000309B6" w:rsidRPr="00DC4DF3" w:rsidRDefault="000309B6" w:rsidP="000309B6">
      <w:pPr>
        <w:spacing w:line="240" w:lineRule="atLeast"/>
        <w:ind w:left="709"/>
        <w:rPr>
          <w:color w:val="808080"/>
          <w:sz w:val="24"/>
        </w:rPr>
      </w:pPr>
    </w:p>
    <w:p w14:paraId="22038811" w14:textId="77777777" w:rsidR="000309B6" w:rsidRPr="00DC4DF3" w:rsidRDefault="000309B6" w:rsidP="000309B6">
      <w:pPr>
        <w:spacing w:line="240" w:lineRule="atLeast"/>
        <w:ind w:left="709"/>
        <w:rPr>
          <w:color w:val="808080"/>
          <w:sz w:val="24"/>
        </w:rPr>
      </w:pPr>
    </w:p>
    <w:p w14:paraId="22038812" w14:textId="77777777" w:rsidR="000309B6" w:rsidRPr="00DC4DF3" w:rsidRDefault="000309B6" w:rsidP="000309B6">
      <w:pPr>
        <w:spacing w:line="240" w:lineRule="atLeast"/>
        <w:ind w:left="709"/>
        <w:rPr>
          <w:color w:val="808080"/>
          <w:sz w:val="24"/>
        </w:rPr>
      </w:pPr>
    </w:p>
    <w:p w14:paraId="22038814" w14:textId="77777777" w:rsidR="000309B6" w:rsidRPr="00DC4DF3" w:rsidRDefault="000309B6" w:rsidP="000309B6">
      <w:pPr>
        <w:spacing w:line="240" w:lineRule="atLeast"/>
        <w:ind w:left="709"/>
        <w:rPr>
          <w:color w:val="808080"/>
          <w:sz w:val="24"/>
        </w:rPr>
      </w:pPr>
    </w:p>
    <w:p w14:paraId="22038815" w14:textId="77777777" w:rsidR="000309B6" w:rsidRPr="00DC4DF3" w:rsidRDefault="000309B6" w:rsidP="000309B6">
      <w:pPr>
        <w:spacing w:line="240" w:lineRule="atLeast"/>
        <w:ind w:left="709"/>
        <w:rPr>
          <w:color w:val="808080"/>
          <w:sz w:val="24"/>
        </w:rPr>
      </w:pPr>
    </w:p>
    <w:p w14:paraId="22038816" w14:textId="77777777" w:rsidR="000309B6" w:rsidRPr="00DC4DF3" w:rsidRDefault="000309B6" w:rsidP="000309B6">
      <w:pPr>
        <w:spacing w:line="240" w:lineRule="atLeast"/>
        <w:ind w:left="709"/>
        <w:rPr>
          <w:color w:val="808080"/>
          <w:sz w:val="24"/>
        </w:rPr>
      </w:pPr>
    </w:p>
    <w:p w14:paraId="22038818" w14:textId="77777777" w:rsidR="000309B6" w:rsidRPr="00DC4DF3" w:rsidRDefault="000309B6" w:rsidP="000309B6">
      <w:pPr>
        <w:spacing w:line="240" w:lineRule="atLeast"/>
        <w:ind w:left="709"/>
        <w:rPr>
          <w:color w:val="808080"/>
          <w:sz w:val="24"/>
        </w:rPr>
      </w:pPr>
    </w:p>
    <w:p w14:paraId="2203881A" w14:textId="070AC6D8" w:rsidR="000309B6" w:rsidRPr="00DC4DF3" w:rsidRDefault="001A6136" w:rsidP="001A6136">
      <w:pPr>
        <w:tabs>
          <w:tab w:val="left" w:pos="2670"/>
        </w:tabs>
        <w:spacing w:line="240" w:lineRule="atLeast"/>
        <w:ind w:left="709"/>
        <w:rPr>
          <w:color w:val="808080"/>
          <w:sz w:val="24"/>
        </w:rPr>
      </w:pPr>
      <w:r w:rsidRPr="00DC4DF3">
        <w:rPr>
          <w:color w:val="808080"/>
          <w:sz w:val="24"/>
        </w:rPr>
        <w:tab/>
      </w:r>
    </w:p>
    <w:p w14:paraId="2203881B" w14:textId="77777777" w:rsidR="000309B6" w:rsidRPr="00DC4DF3" w:rsidRDefault="000309B6" w:rsidP="000309B6">
      <w:pPr>
        <w:spacing w:line="240" w:lineRule="atLeast"/>
        <w:ind w:left="709"/>
        <w:rPr>
          <w:color w:val="808080"/>
          <w:sz w:val="24"/>
        </w:rPr>
      </w:pPr>
    </w:p>
    <w:p w14:paraId="2203881C" w14:textId="77777777" w:rsidR="000309B6" w:rsidRPr="008913F8" w:rsidRDefault="000309B6" w:rsidP="008913F8">
      <w:pPr>
        <w:tabs>
          <w:tab w:val="left" w:pos="1848"/>
          <w:tab w:val="right" w:pos="9406"/>
        </w:tabs>
        <w:ind w:left="709"/>
        <w:jc w:val="right"/>
        <w:rPr>
          <w:i/>
          <w:color w:val="808080"/>
          <w:sz w:val="22"/>
        </w:rPr>
      </w:pPr>
    </w:p>
    <w:p w14:paraId="6CB04D29" w14:textId="77777777" w:rsidR="00F144ED" w:rsidRPr="008913F8" w:rsidRDefault="00F144ED" w:rsidP="008913F8">
      <w:pPr>
        <w:tabs>
          <w:tab w:val="left" w:pos="1848"/>
          <w:tab w:val="right" w:pos="9406"/>
        </w:tabs>
        <w:ind w:left="709"/>
        <w:jc w:val="right"/>
        <w:rPr>
          <w:i/>
          <w:color w:val="808080"/>
          <w:sz w:val="22"/>
        </w:rPr>
      </w:pPr>
    </w:p>
    <w:p w14:paraId="2203881E" w14:textId="77777777" w:rsidR="000309B6" w:rsidRPr="008913F8" w:rsidRDefault="000309B6" w:rsidP="008913F8">
      <w:pPr>
        <w:tabs>
          <w:tab w:val="left" w:pos="1848"/>
          <w:tab w:val="right" w:pos="9406"/>
        </w:tabs>
        <w:ind w:left="709"/>
        <w:jc w:val="right"/>
        <w:rPr>
          <w:i/>
          <w:color w:val="808080"/>
          <w:sz w:val="22"/>
        </w:rPr>
      </w:pPr>
    </w:p>
    <w:p w14:paraId="156EE350" w14:textId="77777777" w:rsidR="008913F8" w:rsidRPr="008913F8" w:rsidRDefault="008913F8" w:rsidP="008913F8">
      <w:pPr>
        <w:tabs>
          <w:tab w:val="left" w:pos="1848"/>
          <w:tab w:val="right" w:pos="9406"/>
        </w:tabs>
        <w:ind w:left="709"/>
        <w:jc w:val="right"/>
        <w:rPr>
          <w:i/>
          <w:color w:val="808080"/>
          <w:sz w:val="22"/>
        </w:rPr>
      </w:pPr>
      <w:r w:rsidRPr="008913F8">
        <w:rPr>
          <w:i/>
          <w:color w:val="808080"/>
          <w:sz w:val="22"/>
        </w:rPr>
        <w:t> </w:t>
      </w:r>
    </w:p>
    <w:p w14:paraId="5A1329DC" w14:textId="77777777" w:rsidR="008913F8" w:rsidRPr="008913F8" w:rsidRDefault="008913F8" w:rsidP="008913F8">
      <w:pPr>
        <w:tabs>
          <w:tab w:val="left" w:pos="1848"/>
          <w:tab w:val="right" w:pos="9406"/>
        </w:tabs>
        <w:ind w:left="709"/>
        <w:jc w:val="right"/>
        <w:rPr>
          <w:i/>
          <w:color w:val="808080"/>
          <w:sz w:val="22"/>
        </w:rPr>
      </w:pPr>
      <w:r w:rsidRPr="008913F8">
        <w:rPr>
          <w:i/>
          <w:color w:val="808080"/>
          <w:sz w:val="22"/>
        </w:rPr>
        <w:t>Version 1.0</w:t>
      </w:r>
    </w:p>
    <w:p w14:paraId="43DC9076" w14:textId="6966627F" w:rsidR="001A6136" w:rsidRPr="00DC4DF3" w:rsidRDefault="001A6136" w:rsidP="00674039">
      <w:pPr>
        <w:spacing w:line="240" w:lineRule="atLeast"/>
        <w:ind w:left="709"/>
        <w:jc w:val="right"/>
        <w:rPr>
          <w:i/>
          <w:color w:val="808080"/>
        </w:rPr>
      </w:pPr>
      <w:r w:rsidRPr="00DC4DF3">
        <w:rPr>
          <w:i/>
        </w:rPr>
        <w:fldChar w:fldCharType="begin"/>
      </w:r>
      <w:r w:rsidRPr="00DC4DF3">
        <w:rPr>
          <w:i/>
        </w:rPr>
        <w:instrText xml:space="preserve"> DOCPROPERTY  Manager  \* MERGEFORMAT </w:instrText>
      </w:r>
      <w:r w:rsidRPr="00DC4DF3">
        <w:rPr>
          <w:i/>
          <w:color w:val="808080"/>
          <w:sz w:val="24"/>
        </w:rPr>
        <w:fldChar w:fldCharType="end"/>
      </w:r>
      <w:r w:rsidRPr="00DC4DF3">
        <w:rPr>
          <w:i/>
          <w:color w:val="808080"/>
          <w:sz w:val="22"/>
        </w:rPr>
        <w:tab/>
      </w:r>
      <w:r w:rsidRPr="00DC4DF3">
        <w:rPr>
          <w:i/>
          <w:color w:val="808080"/>
          <w:sz w:val="22"/>
        </w:rPr>
        <w:tab/>
      </w:r>
      <w:r w:rsidRPr="00DC4DF3">
        <w:rPr>
          <w:i/>
          <w:color w:val="808080"/>
          <w:sz w:val="22"/>
        </w:rPr>
        <w:fldChar w:fldCharType="begin"/>
      </w:r>
      <w:r w:rsidRPr="00DC4DF3">
        <w:rPr>
          <w:i/>
          <w:color w:val="808080"/>
          <w:sz w:val="22"/>
        </w:rPr>
        <w:instrText xml:space="preserve"> DOCPROPERTY  LastSavedTime \@ "MMMM d, yyyy" \* MERGEFORMAT </w:instrText>
      </w:r>
      <w:r w:rsidRPr="00DC4DF3">
        <w:rPr>
          <w:i/>
          <w:color w:val="808080"/>
          <w:sz w:val="22"/>
        </w:rPr>
        <w:fldChar w:fldCharType="separate"/>
      </w:r>
      <w:r w:rsidR="009355CC">
        <w:rPr>
          <w:i/>
          <w:color w:val="808080"/>
          <w:sz w:val="22"/>
        </w:rPr>
        <w:t>November 5</w:t>
      </w:r>
      <w:r w:rsidR="00203607" w:rsidRPr="00DC4DF3">
        <w:rPr>
          <w:i/>
          <w:color w:val="808080"/>
          <w:sz w:val="22"/>
        </w:rPr>
        <w:t>, 2024</w:t>
      </w:r>
      <w:r w:rsidRPr="00DC4DF3">
        <w:rPr>
          <w:i/>
          <w:color w:val="808080"/>
          <w:sz w:val="22"/>
        </w:rPr>
        <w:fldChar w:fldCharType="end"/>
      </w:r>
    </w:p>
    <w:p w14:paraId="3EDBA722" w14:textId="77777777" w:rsidR="00B92ED9" w:rsidRPr="00DC4DF3" w:rsidRDefault="00B92ED9" w:rsidP="000309B6">
      <w:pPr>
        <w:widowControl w:val="0"/>
        <w:tabs>
          <w:tab w:val="left" w:pos="426"/>
          <w:tab w:val="left" w:pos="709"/>
          <w:tab w:val="left" w:pos="993"/>
        </w:tabs>
        <w:adjustRightInd w:val="0"/>
        <w:jc w:val="both"/>
        <w:textAlignment w:val="baseline"/>
        <w:rPr>
          <w:highlight w:val="yellow"/>
        </w:rPr>
      </w:pPr>
    </w:p>
    <w:p w14:paraId="7A064624" w14:textId="3EDCFCD1" w:rsidR="000309B6" w:rsidRPr="00DC4DF3" w:rsidRDefault="000309B6" w:rsidP="000309B6">
      <w:pPr>
        <w:widowControl w:val="0"/>
        <w:tabs>
          <w:tab w:val="left" w:pos="426"/>
          <w:tab w:val="left" w:pos="709"/>
          <w:tab w:val="left" w:pos="993"/>
        </w:tabs>
        <w:adjustRightInd w:val="0"/>
        <w:jc w:val="both"/>
        <w:textAlignment w:val="baseline"/>
      </w:pPr>
      <w:r w:rsidRPr="00DC4DF3">
        <w:br w:type="page"/>
      </w:r>
      <w:r w:rsidRPr="00DC4DF3">
        <w:rPr>
          <w:color w:val="7F7F7F" w:themeColor="text1" w:themeTint="80"/>
          <w:sz w:val="36"/>
        </w:rPr>
        <w:lastRenderedPageBreak/>
        <w:t>Contents</w:t>
      </w:r>
    </w:p>
    <w:p w14:paraId="44EED6D8" w14:textId="026CD5C0" w:rsidR="00984C86" w:rsidRDefault="00D0328B">
      <w:pPr>
        <w:pStyle w:val="TOC1"/>
        <w:tabs>
          <w:tab w:val="left" w:pos="400"/>
          <w:tab w:val="right" w:leader="dot" w:pos="9396"/>
        </w:tabs>
        <w:rPr>
          <w:rFonts w:asciiTheme="minorHAnsi" w:eastAsiaTheme="minorEastAsia" w:hAnsiTheme="minorHAnsi" w:cstheme="minorBidi"/>
          <w:b w:val="0"/>
          <w:bCs w:val="0"/>
          <w:caps w:val="0"/>
          <w:noProof/>
          <w:kern w:val="2"/>
          <w:sz w:val="24"/>
          <w:szCs w:val="24"/>
          <w:lang w:eastAsia="en-GB"/>
          <w14:ligatures w14:val="standardContextual"/>
        </w:rPr>
      </w:pPr>
      <w:r w:rsidRPr="00DC4DF3">
        <w:rPr>
          <w:highlight w:val="yellow"/>
        </w:rPr>
        <w:fldChar w:fldCharType="begin"/>
      </w:r>
      <w:r w:rsidRPr="00DC4DF3">
        <w:rPr>
          <w:highlight w:val="yellow"/>
        </w:rPr>
        <w:instrText xml:space="preserve"> TOC \o "1-2" \h \z \u </w:instrText>
      </w:r>
      <w:r w:rsidRPr="00DC4DF3">
        <w:rPr>
          <w:highlight w:val="yellow"/>
        </w:rPr>
        <w:fldChar w:fldCharType="separate"/>
      </w:r>
      <w:hyperlink w:anchor="_Toc181782275" w:history="1">
        <w:r w:rsidR="00984C86" w:rsidRPr="00B57433">
          <w:rPr>
            <w:rStyle w:val="Hyperlink"/>
            <w:noProof/>
          </w:rPr>
          <w:t>1</w:t>
        </w:r>
        <w:r w:rsidR="00984C86">
          <w:rPr>
            <w:rFonts w:asciiTheme="minorHAnsi" w:eastAsiaTheme="minorEastAsia" w:hAnsiTheme="minorHAnsi" w:cstheme="minorBidi"/>
            <w:b w:val="0"/>
            <w:bCs w:val="0"/>
            <w:caps w:val="0"/>
            <w:noProof/>
            <w:kern w:val="2"/>
            <w:sz w:val="24"/>
            <w:szCs w:val="24"/>
            <w:lang w:eastAsia="en-GB"/>
            <w14:ligatures w14:val="standardContextual"/>
          </w:rPr>
          <w:tab/>
        </w:r>
        <w:r w:rsidR="00984C86" w:rsidRPr="00B57433">
          <w:rPr>
            <w:rStyle w:val="Hyperlink"/>
            <w:noProof/>
          </w:rPr>
          <w:t>Executive Summary</w:t>
        </w:r>
        <w:r w:rsidR="00984C86">
          <w:rPr>
            <w:noProof/>
            <w:webHidden/>
          </w:rPr>
          <w:tab/>
        </w:r>
        <w:r w:rsidR="00984C86">
          <w:rPr>
            <w:noProof/>
            <w:webHidden/>
          </w:rPr>
          <w:fldChar w:fldCharType="begin"/>
        </w:r>
        <w:r w:rsidR="00984C86">
          <w:rPr>
            <w:noProof/>
            <w:webHidden/>
          </w:rPr>
          <w:instrText xml:space="preserve"> PAGEREF _Toc181782275 \h </w:instrText>
        </w:r>
        <w:r w:rsidR="00984C86">
          <w:rPr>
            <w:noProof/>
            <w:webHidden/>
          </w:rPr>
        </w:r>
        <w:r w:rsidR="00984C86">
          <w:rPr>
            <w:noProof/>
            <w:webHidden/>
          </w:rPr>
          <w:fldChar w:fldCharType="separate"/>
        </w:r>
        <w:r w:rsidR="008C31FC">
          <w:rPr>
            <w:noProof/>
            <w:webHidden/>
          </w:rPr>
          <w:t>3</w:t>
        </w:r>
        <w:r w:rsidR="00984C86">
          <w:rPr>
            <w:noProof/>
            <w:webHidden/>
          </w:rPr>
          <w:fldChar w:fldCharType="end"/>
        </w:r>
      </w:hyperlink>
    </w:p>
    <w:p w14:paraId="19B4E407" w14:textId="6E87449F"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76" w:history="1">
        <w:r w:rsidRPr="00B57433">
          <w:rPr>
            <w:rStyle w:val="Hyperlink"/>
            <w:noProof/>
          </w:rPr>
          <w:t>1.1</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Introduction</w:t>
        </w:r>
        <w:r>
          <w:rPr>
            <w:noProof/>
            <w:webHidden/>
          </w:rPr>
          <w:tab/>
        </w:r>
        <w:r>
          <w:rPr>
            <w:noProof/>
            <w:webHidden/>
          </w:rPr>
          <w:fldChar w:fldCharType="begin"/>
        </w:r>
        <w:r>
          <w:rPr>
            <w:noProof/>
            <w:webHidden/>
          </w:rPr>
          <w:instrText xml:space="preserve"> PAGEREF _Toc181782276 \h </w:instrText>
        </w:r>
        <w:r>
          <w:rPr>
            <w:noProof/>
            <w:webHidden/>
          </w:rPr>
        </w:r>
        <w:r>
          <w:rPr>
            <w:noProof/>
            <w:webHidden/>
          </w:rPr>
          <w:fldChar w:fldCharType="separate"/>
        </w:r>
        <w:r w:rsidR="008C31FC">
          <w:rPr>
            <w:noProof/>
            <w:webHidden/>
          </w:rPr>
          <w:t>3</w:t>
        </w:r>
        <w:r>
          <w:rPr>
            <w:noProof/>
            <w:webHidden/>
          </w:rPr>
          <w:fldChar w:fldCharType="end"/>
        </w:r>
      </w:hyperlink>
    </w:p>
    <w:p w14:paraId="4B9CA5ED" w14:textId="4CE8C788"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77" w:history="1">
        <w:r w:rsidRPr="00B57433">
          <w:rPr>
            <w:rStyle w:val="Hyperlink"/>
            <w:noProof/>
          </w:rPr>
          <w:t>1.2</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The Business Opportunity</w:t>
        </w:r>
        <w:r>
          <w:rPr>
            <w:noProof/>
            <w:webHidden/>
          </w:rPr>
          <w:tab/>
        </w:r>
        <w:r>
          <w:rPr>
            <w:noProof/>
            <w:webHidden/>
          </w:rPr>
          <w:fldChar w:fldCharType="begin"/>
        </w:r>
        <w:r>
          <w:rPr>
            <w:noProof/>
            <w:webHidden/>
          </w:rPr>
          <w:instrText xml:space="preserve"> PAGEREF _Toc181782277 \h </w:instrText>
        </w:r>
        <w:r>
          <w:rPr>
            <w:noProof/>
            <w:webHidden/>
          </w:rPr>
        </w:r>
        <w:r>
          <w:rPr>
            <w:noProof/>
            <w:webHidden/>
          </w:rPr>
          <w:fldChar w:fldCharType="separate"/>
        </w:r>
        <w:r w:rsidR="008C31FC">
          <w:rPr>
            <w:noProof/>
            <w:webHidden/>
          </w:rPr>
          <w:t>3</w:t>
        </w:r>
        <w:r>
          <w:rPr>
            <w:noProof/>
            <w:webHidden/>
          </w:rPr>
          <w:fldChar w:fldCharType="end"/>
        </w:r>
      </w:hyperlink>
    </w:p>
    <w:p w14:paraId="53965694" w14:textId="1F1DA815"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78" w:history="1">
        <w:r w:rsidRPr="00B57433">
          <w:rPr>
            <w:rStyle w:val="Hyperlink"/>
            <w:noProof/>
          </w:rPr>
          <w:t>1.3</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The Project</w:t>
        </w:r>
        <w:r>
          <w:rPr>
            <w:noProof/>
            <w:webHidden/>
          </w:rPr>
          <w:tab/>
        </w:r>
        <w:r>
          <w:rPr>
            <w:noProof/>
            <w:webHidden/>
          </w:rPr>
          <w:fldChar w:fldCharType="begin"/>
        </w:r>
        <w:r>
          <w:rPr>
            <w:noProof/>
            <w:webHidden/>
          </w:rPr>
          <w:instrText xml:space="preserve"> PAGEREF _Toc181782278 \h </w:instrText>
        </w:r>
        <w:r>
          <w:rPr>
            <w:noProof/>
            <w:webHidden/>
          </w:rPr>
        </w:r>
        <w:r>
          <w:rPr>
            <w:noProof/>
            <w:webHidden/>
          </w:rPr>
          <w:fldChar w:fldCharType="separate"/>
        </w:r>
        <w:r w:rsidR="008C31FC">
          <w:rPr>
            <w:noProof/>
            <w:webHidden/>
          </w:rPr>
          <w:t>3</w:t>
        </w:r>
        <w:r>
          <w:rPr>
            <w:noProof/>
            <w:webHidden/>
          </w:rPr>
          <w:fldChar w:fldCharType="end"/>
        </w:r>
      </w:hyperlink>
    </w:p>
    <w:p w14:paraId="498451AB" w14:textId="7773224B"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79" w:history="1">
        <w:r w:rsidRPr="00B57433">
          <w:rPr>
            <w:rStyle w:val="Hyperlink"/>
            <w:noProof/>
          </w:rPr>
          <w:t>1.4</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The Business Benefit</w:t>
        </w:r>
        <w:r>
          <w:rPr>
            <w:noProof/>
            <w:webHidden/>
          </w:rPr>
          <w:tab/>
        </w:r>
        <w:r>
          <w:rPr>
            <w:noProof/>
            <w:webHidden/>
          </w:rPr>
          <w:fldChar w:fldCharType="begin"/>
        </w:r>
        <w:r>
          <w:rPr>
            <w:noProof/>
            <w:webHidden/>
          </w:rPr>
          <w:instrText xml:space="preserve"> PAGEREF _Toc181782279 \h </w:instrText>
        </w:r>
        <w:r>
          <w:rPr>
            <w:noProof/>
            <w:webHidden/>
          </w:rPr>
        </w:r>
        <w:r>
          <w:rPr>
            <w:noProof/>
            <w:webHidden/>
          </w:rPr>
          <w:fldChar w:fldCharType="separate"/>
        </w:r>
        <w:r w:rsidR="008C31FC">
          <w:rPr>
            <w:noProof/>
            <w:webHidden/>
          </w:rPr>
          <w:t>4</w:t>
        </w:r>
        <w:r>
          <w:rPr>
            <w:noProof/>
            <w:webHidden/>
          </w:rPr>
          <w:fldChar w:fldCharType="end"/>
        </w:r>
      </w:hyperlink>
    </w:p>
    <w:p w14:paraId="743DE828" w14:textId="32E74F0C"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80" w:history="1">
        <w:r w:rsidRPr="00B57433">
          <w:rPr>
            <w:rStyle w:val="Hyperlink"/>
            <w:noProof/>
          </w:rPr>
          <w:t>1.5</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References</w:t>
        </w:r>
        <w:r>
          <w:rPr>
            <w:noProof/>
            <w:webHidden/>
          </w:rPr>
          <w:tab/>
        </w:r>
        <w:r>
          <w:rPr>
            <w:noProof/>
            <w:webHidden/>
          </w:rPr>
          <w:fldChar w:fldCharType="begin"/>
        </w:r>
        <w:r>
          <w:rPr>
            <w:noProof/>
            <w:webHidden/>
          </w:rPr>
          <w:instrText xml:space="preserve"> PAGEREF _Toc181782280 \h </w:instrText>
        </w:r>
        <w:r>
          <w:rPr>
            <w:noProof/>
            <w:webHidden/>
          </w:rPr>
        </w:r>
        <w:r>
          <w:rPr>
            <w:noProof/>
            <w:webHidden/>
          </w:rPr>
          <w:fldChar w:fldCharType="separate"/>
        </w:r>
        <w:r w:rsidR="008C31FC">
          <w:rPr>
            <w:noProof/>
            <w:webHidden/>
          </w:rPr>
          <w:t>4</w:t>
        </w:r>
        <w:r>
          <w:rPr>
            <w:noProof/>
            <w:webHidden/>
          </w:rPr>
          <w:fldChar w:fldCharType="end"/>
        </w:r>
      </w:hyperlink>
    </w:p>
    <w:p w14:paraId="06003AF9" w14:textId="46EA0E81" w:rsidR="00984C86" w:rsidRDefault="00984C86">
      <w:pPr>
        <w:pStyle w:val="TOC1"/>
        <w:tabs>
          <w:tab w:val="left" w:pos="400"/>
          <w:tab w:val="right" w:leader="dot" w:pos="9396"/>
        </w:tabs>
        <w:rPr>
          <w:rFonts w:asciiTheme="minorHAnsi" w:eastAsiaTheme="minorEastAsia" w:hAnsiTheme="minorHAnsi" w:cstheme="minorBidi"/>
          <w:b w:val="0"/>
          <w:bCs w:val="0"/>
          <w:caps w:val="0"/>
          <w:noProof/>
          <w:kern w:val="2"/>
          <w:sz w:val="24"/>
          <w:szCs w:val="24"/>
          <w:lang w:eastAsia="en-GB"/>
          <w14:ligatures w14:val="standardContextual"/>
        </w:rPr>
      </w:pPr>
      <w:hyperlink w:anchor="_Toc181782281" w:history="1">
        <w:r w:rsidRPr="00B57433">
          <w:rPr>
            <w:rStyle w:val="Hyperlink"/>
            <w:noProof/>
          </w:rPr>
          <w:t>2</w:t>
        </w:r>
        <w:r>
          <w:rPr>
            <w:rFonts w:asciiTheme="minorHAnsi" w:eastAsiaTheme="minorEastAsia" w:hAnsiTheme="minorHAnsi" w:cstheme="minorBidi"/>
            <w:b w:val="0"/>
            <w:bCs w:val="0"/>
            <w:caps w:val="0"/>
            <w:noProof/>
            <w:kern w:val="2"/>
            <w:sz w:val="24"/>
            <w:szCs w:val="24"/>
            <w:lang w:eastAsia="en-GB"/>
            <w14:ligatures w14:val="standardContextual"/>
          </w:rPr>
          <w:tab/>
        </w:r>
        <w:r w:rsidRPr="00B57433">
          <w:rPr>
            <w:rStyle w:val="Hyperlink"/>
            <w:noProof/>
          </w:rPr>
          <w:t>Proposed Solution</w:t>
        </w:r>
        <w:r>
          <w:rPr>
            <w:noProof/>
            <w:webHidden/>
          </w:rPr>
          <w:tab/>
        </w:r>
        <w:r>
          <w:rPr>
            <w:noProof/>
            <w:webHidden/>
          </w:rPr>
          <w:fldChar w:fldCharType="begin"/>
        </w:r>
        <w:r>
          <w:rPr>
            <w:noProof/>
            <w:webHidden/>
          </w:rPr>
          <w:instrText xml:space="preserve"> PAGEREF _Toc181782281 \h </w:instrText>
        </w:r>
        <w:r>
          <w:rPr>
            <w:noProof/>
            <w:webHidden/>
          </w:rPr>
        </w:r>
        <w:r>
          <w:rPr>
            <w:noProof/>
            <w:webHidden/>
          </w:rPr>
          <w:fldChar w:fldCharType="separate"/>
        </w:r>
        <w:r w:rsidR="008C31FC">
          <w:rPr>
            <w:noProof/>
            <w:webHidden/>
          </w:rPr>
          <w:t>5</w:t>
        </w:r>
        <w:r>
          <w:rPr>
            <w:noProof/>
            <w:webHidden/>
          </w:rPr>
          <w:fldChar w:fldCharType="end"/>
        </w:r>
      </w:hyperlink>
    </w:p>
    <w:p w14:paraId="51E3206C" w14:textId="2A992A1D"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82" w:history="1">
        <w:r w:rsidRPr="00B57433">
          <w:rPr>
            <w:rStyle w:val="Hyperlink"/>
            <w:noProof/>
          </w:rPr>
          <w:t>2.1</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Proof of Concept</w:t>
        </w:r>
        <w:r>
          <w:rPr>
            <w:noProof/>
            <w:webHidden/>
          </w:rPr>
          <w:tab/>
        </w:r>
        <w:r>
          <w:rPr>
            <w:noProof/>
            <w:webHidden/>
          </w:rPr>
          <w:fldChar w:fldCharType="begin"/>
        </w:r>
        <w:r>
          <w:rPr>
            <w:noProof/>
            <w:webHidden/>
          </w:rPr>
          <w:instrText xml:space="preserve"> PAGEREF _Toc181782282 \h </w:instrText>
        </w:r>
        <w:r>
          <w:rPr>
            <w:noProof/>
            <w:webHidden/>
          </w:rPr>
        </w:r>
        <w:r>
          <w:rPr>
            <w:noProof/>
            <w:webHidden/>
          </w:rPr>
          <w:fldChar w:fldCharType="separate"/>
        </w:r>
        <w:r w:rsidR="008C31FC">
          <w:rPr>
            <w:noProof/>
            <w:webHidden/>
          </w:rPr>
          <w:t>6</w:t>
        </w:r>
        <w:r>
          <w:rPr>
            <w:noProof/>
            <w:webHidden/>
          </w:rPr>
          <w:fldChar w:fldCharType="end"/>
        </w:r>
      </w:hyperlink>
    </w:p>
    <w:p w14:paraId="115FB165" w14:textId="57A8F3F6"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83" w:history="1">
        <w:r w:rsidRPr="00B57433">
          <w:rPr>
            <w:rStyle w:val="Hyperlink"/>
            <w:noProof/>
          </w:rPr>
          <w:t>2.2</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Solution Overview</w:t>
        </w:r>
        <w:r>
          <w:rPr>
            <w:noProof/>
            <w:webHidden/>
          </w:rPr>
          <w:tab/>
        </w:r>
        <w:r>
          <w:rPr>
            <w:noProof/>
            <w:webHidden/>
          </w:rPr>
          <w:fldChar w:fldCharType="begin"/>
        </w:r>
        <w:r>
          <w:rPr>
            <w:noProof/>
            <w:webHidden/>
          </w:rPr>
          <w:instrText xml:space="preserve"> PAGEREF _Toc181782283 \h </w:instrText>
        </w:r>
        <w:r>
          <w:rPr>
            <w:noProof/>
            <w:webHidden/>
          </w:rPr>
        </w:r>
        <w:r>
          <w:rPr>
            <w:noProof/>
            <w:webHidden/>
          </w:rPr>
          <w:fldChar w:fldCharType="separate"/>
        </w:r>
        <w:r w:rsidR="008C31FC">
          <w:rPr>
            <w:noProof/>
            <w:webHidden/>
          </w:rPr>
          <w:t>14</w:t>
        </w:r>
        <w:r>
          <w:rPr>
            <w:noProof/>
            <w:webHidden/>
          </w:rPr>
          <w:fldChar w:fldCharType="end"/>
        </w:r>
      </w:hyperlink>
    </w:p>
    <w:p w14:paraId="1F252139" w14:textId="3DBD167D"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84" w:history="1">
        <w:r w:rsidRPr="00B57433">
          <w:rPr>
            <w:rStyle w:val="Hyperlink"/>
            <w:noProof/>
          </w:rPr>
          <w:t>2.3</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Recommended Project Phasing</w:t>
        </w:r>
        <w:r>
          <w:rPr>
            <w:noProof/>
            <w:webHidden/>
          </w:rPr>
          <w:tab/>
        </w:r>
        <w:r>
          <w:rPr>
            <w:noProof/>
            <w:webHidden/>
          </w:rPr>
          <w:fldChar w:fldCharType="begin"/>
        </w:r>
        <w:r>
          <w:rPr>
            <w:noProof/>
            <w:webHidden/>
          </w:rPr>
          <w:instrText xml:space="preserve"> PAGEREF _Toc181782284 \h </w:instrText>
        </w:r>
        <w:r>
          <w:rPr>
            <w:noProof/>
            <w:webHidden/>
          </w:rPr>
        </w:r>
        <w:r>
          <w:rPr>
            <w:noProof/>
            <w:webHidden/>
          </w:rPr>
          <w:fldChar w:fldCharType="separate"/>
        </w:r>
        <w:r w:rsidR="008C31FC">
          <w:rPr>
            <w:noProof/>
            <w:webHidden/>
          </w:rPr>
          <w:t>16</w:t>
        </w:r>
        <w:r>
          <w:rPr>
            <w:noProof/>
            <w:webHidden/>
          </w:rPr>
          <w:fldChar w:fldCharType="end"/>
        </w:r>
      </w:hyperlink>
    </w:p>
    <w:p w14:paraId="6E783DA7" w14:textId="22EBC9B7"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85" w:history="1">
        <w:r w:rsidRPr="00B57433">
          <w:rPr>
            <w:rStyle w:val="Hyperlink"/>
            <w:noProof/>
          </w:rPr>
          <w:t>2.4</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High-Level Design</w:t>
        </w:r>
        <w:r>
          <w:rPr>
            <w:noProof/>
            <w:webHidden/>
          </w:rPr>
          <w:tab/>
        </w:r>
        <w:r>
          <w:rPr>
            <w:noProof/>
            <w:webHidden/>
          </w:rPr>
          <w:fldChar w:fldCharType="begin"/>
        </w:r>
        <w:r>
          <w:rPr>
            <w:noProof/>
            <w:webHidden/>
          </w:rPr>
          <w:instrText xml:space="preserve"> PAGEREF _Toc181782285 \h </w:instrText>
        </w:r>
        <w:r>
          <w:rPr>
            <w:noProof/>
            <w:webHidden/>
          </w:rPr>
        </w:r>
        <w:r>
          <w:rPr>
            <w:noProof/>
            <w:webHidden/>
          </w:rPr>
          <w:fldChar w:fldCharType="separate"/>
        </w:r>
        <w:r w:rsidR="008C31FC">
          <w:rPr>
            <w:noProof/>
            <w:webHidden/>
          </w:rPr>
          <w:t>21</w:t>
        </w:r>
        <w:r>
          <w:rPr>
            <w:noProof/>
            <w:webHidden/>
          </w:rPr>
          <w:fldChar w:fldCharType="end"/>
        </w:r>
      </w:hyperlink>
    </w:p>
    <w:p w14:paraId="15E2277B" w14:textId="67AD2595"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86" w:history="1">
        <w:r w:rsidRPr="00B57433">
          <w:rPr>
            <w:rStyle w:val="Hyperlink"/>
            <w:noProof/>
          </w:rPr>
          <w:t>2.5</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Salesforce Licensing</w:t>
        </w:r>
        <w:r>
          <w:rPr>
            <w:noProof/>
            <w:webHidden/>
          </w:rPr>
          <w:tab/>
        </w:r>
        <w:r>
          <w:rPr>
            <w:noProof/>
            <w:webHidden/>
          </w:rPr>
          <w:fldChar w:fldCharType="begin"/>
        </w:r>
        <w:r>
          <w:rPr>
            <w:noProof/>
            <w:webHidden/>
          </w:rPr>
          <w:instrText xml:space="preserve"> PAGEREF _Toc181782286 \h </w:instrText>
        </w:r>
        <w:r>
          <w:rPr>
            <w:noProof/>
            <w:webHidden/>
          </w:rPr>
        </w:r>
        <w:r>
          <w:rPr>
            <w:noProof/>
            <w:webHidden/>
          </w:rPr>
          <w:fldChar w:fldCharType="separate"/>
        </w:r>
        <w:r w:rsidR="008C31FC">
          <w:rPr>
            <w:noProof/>
            <w:webHidden/>
          </w:rPr>
          <w:t>26</w:t>
        </w:r>
        <w:r>
          <w:rPr>
            <w:noProof/>
            <w:webHidden/>
          </w:rPr>
          <w:fldChar w:fldCharType="end"/>
        </w:r>
      </w:hyperlink>
    </w:p>
    <w:p w14:paraId="20115E3F" w14:textId="0737D2C5"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87" w:history="1">
        <w:r w:rsidRPr="00B57433">
          <w:rPr>
            <w:rStyle w:val="Hyperlink"/>
            <w:noProof/>
          </w:rPr>
          <w:t>2.6</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Support</w:t>
        </w:r>
        <w:r>
          <w:rPr>
            <w:noProof/>
            <w:webHidden/>
          </w:rPr>
          <w:tab/>
        </w:r>
        <w:r>
          <w:rPr>
            <w:noProof/>
            <w:webHidden/>
          </w:rPr>
          <w:fldChar w:fldCharType="begin"/>
        </w:r>
        <w:r>
          <w:rPr>
            <w:noProof/>
            <w:webHidden/>
          </w:rPr>
          <w:instrText xml:space="preserve"> PAGEREF _Toc181782287 \h </w:instrText>
        </w:r>
        <w:r>
          <w:rPr>
            <w:noProof/>
            <w:webHidden/>
          </w:rPr>
        </w:r>
        <w:r>
          <w:rPr>
            <w:noProof/>
            <w:webHidden/>
          </w:rPr>
          <w:fldChar w:fldCharType="separate"/>
        </w:r>
        <w:r w:rsidR="008C31FC">
          <w:rPr>
            <w:noProof/>
            <w:webHidden/>
          </w:rPr>
          <w:t>27</w:t>
        </w:r>
        <w:r>
          <w:rPr>
            <w:noProof/>
            <w:webHidden/>
          </w:rPr>
          <w:fldChar w:fldCharType="end"/>
        </w:r>
      </w:hyperlink>
    </w:p>
    <w:p w14:paraId="55595214" w14:textId="4A016DF7"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88" w:history="1">
        <w:r w:rsidRPr="00B57433">
          <w:rPr>
            <w:rStyle w:val="Hyperlink"/>
            <w:noProof/>
          </w:rPr>
          <w:t>2.7</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Training</w:t>
        </w:r>
        <w:r>
          <w:rPr>
            <w:noProof/>
            <w:webHidden/>
          </w:rPr>
          <w:tab/>
        </w:r>
        <w:r>
          <w:rPr>
            <w:noProof/>
            <w:webHidden/>
          </w:rPr>
          <w:fldChar w:fldCharType="begin"/>
        </w:r>
        <w:r>
          <w:rPr>
            <w:noProof/>
            <w:webHidden/>
          </w:rPr>
          <w:instrText xml:space="preserve"> PAGEREF _Toc181782288 \h </w:instrText>
        </w:r>
        <w:r>
          <w:rPr>
            <w:noProof/>
            <w:webHidden/>
          </w:rPr>
        </w:r>
        <w:r>
          <w:rPr>
            <w:noProof/>
            <w:webHidden/>
          </w:rPr>
          <w:fldChar w:fldCharType="separate"/>
        </w:r>
        <w:r w:rsidR="008C31FC">
          <w:rPr>
            <w:noProof/>
            <w:webHidden/>
          </w:rPr>
          <w:t>27</w:t>
        </w:r>
        <w:r>
          <w:rPr>
            <w:noProof/>
            <w:webHidden/>
          </w:rPr>
          <w:fldChar w:fldCharType="end"/>
        </w:r>
      </w:hyperlink>
    </w:p>
    <w:p w14:paraId="5EAEB623" w14:textId="5E8E91BE"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89" w:history="1">
        <w:r w:rsidRPr="00B57433">
          <w:rPr>
            <w:rStyle w:val="Hyperlink"/>
            <w:noProof/>
          </w:rPr>
          <w:t>2.8</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Prerequisites</w:t>
        </w:r>
        <w:r>
          <w:rPr>
            <w:noProof/>
            <w:webHidden/>
          </w:rPr>
          <w:tab/>
        </w:r>
        <w:r>
          <w:rPr>
            <w:noProof/>
            <w:webHidden/>
          </w:rPr>
          <w:fldChar w:fldCharType="begin"/>
        </w:r>
        <w:r>
          <w:rPr>
            <w:noProof/>
            <w:webHidden/>
          </w:rPr>
          <w:instrText xml:space="preserve"> PAGEREF _Toc181782289 \h </w:instrText>
        </w:r>
        <w:r>
          <w:rPr>
            <w:noProof/>
            <w:webHidden/>
          </w:rPr>
        </w:r>
        <w:r>
          <w:rPr>
            <w:noProof/>
            <w:webHidden/>
          </w:rPr>
          <w:fldChar w:fldCharType="separate"/>
        </w:r>
        <w:r w:rsidR="008C31FC">
          <w:rPr>
            <w:noProof/>
            <w:webHidden/>
          </w:rPr>
          <w:t>27</w:t>
        </w:r>
        <w:r>
          <w:rPr>
            <w:noProof/>
            <w:webHidden/>
          </w:rPr>
          <w:fldChar w:fldCharType="end"/>
        </w:r>
      </w:hyperlink>
    </w:p>
    <w:p w14:paraId="6F8E33A1" w14:textId="4E391AD4"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90" w:history="1">
        <w:r w:rsidRPr="00B57433">
          <w:rPr>
            <w:rStyle w:val="Hyperlink"/>
            <w:noProof/>
          </w:rPr>
          <w:t>2.9</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Exclusions and Limitations</w:t>
        </w:r>
        <w:r>
          <w:rPr>
            <w:noProof/>
            <w:webHidden/>
          </w:rPr>
          <w:tab/>
        </w:r>
        <w:r>
          <w:rPr>
            <w:noProof/>
            <w:webHidden/>
          </w:rPr>
          <w:fldChar w:fldCharType="begin"/>
        </w:r>
        <w:r>
          <w:rPr>
            <w:noProof/>
            <w:webHidden/>
          </w:rPr>
          <w:instrText xml:space="preserve"> PAGEREF _Toc181782290 \h </w:instrText>
        </w:r>
        <w:r>
          <w:rPr>
            <w:noProof/>
            <w:webHidden/>
          </w:rPr>
        </w:r>
        <w:r>
          <w:rPr>
            <w:noProof/>
            <w:webHidden/>
          </w:rPr>
          <w:fldChar w:fldCharType="separate"/>
        </w:r>
        <w:r w:rsidR="008C31FC">
          <w:rPr>
            <w:noProof/>
            <w:webHidden/>
          </w:rPr>
          <w:t>27</w:t>
        </w:r>
        <w:r>
          <w:rPr>
            <w:noProof/>
            <w:webHidden/>
          </w:rPr>
          <w:fldChar w:fldCharType="end"/>
        </w:r>
      </w:hyperlink>
    </w:p>
    <w:p w14:paraId="3D5F9C4D" w14:textId="14FADAEC"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91" w:history="1">
        <w:r w:rsidRPr="00B57433">
          <w:rPr>
            <w:rStyle w:val="Hyperlink"/>
            <w:noProof/>
          </w:rPr>
          <w:t>2.10</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Assumptions</w:t>
        </w:r>
        <w:r>
          <w:rPr>
            <w:noProof/>
            <w:webHidden/>
          </w:rPr>
          <w:tab/>
        </w:r>
        <w:r>
          <w:rPr>
            <w:noProof/>
            <w:webHidden/>
          </w:rPr>
          <w:fldChar w:fldCharType="begin"/>
        </w:r>
        <w:r>
          <w:rPr>
            <w:noProof/>
            <w:webHidden/>
          </w:rPr>
          <w:instrText xml:space="preserve"> PAGEREF _Toc181782291 \h </w:instrText>
        </w:r>
        <w:r>
          <w:rPr>
            <w:noProof/>
            <w:webHidden/>
          </w:rPr>
        </w:r>
        <w:r>
          <w:rPr>
            <w:noProof/>
            <w:webHidden/>
          </w:rPr>
          <w:fldChar w:fldCharType="separate"/>
        </w:r>
        <w:r w:rsidR="008C31FC">
          <w:rPr>
            <w:noProof/>
            <w:webHidden/>
          </w:rPr>
          <w:t>28</w:t>
        </w:r>
        <w:r>
          <w:rPr>
            <w:noProof/>
            <w:webHidden/>
          </w:rPr>
          <w:fldChar w:fldCharType="end"/>
        </w:r>
      </w:hyperlink>
    </w:p>
    <w:p w14:paraId="17FC16B5" w14:textId="6EC78DFF" w:rsidR="00984C86" w:rsidRDefault="00984C86">
      <w:pPr>
        <w:pStyle w:val="TOC1"/>
        <w:tabs>
          <w:tab w:val="left" w:pos="400"/>
          <w:tab w:val="right" w:leader="dot" w:pos="9396"/>
        </w:tabs>
        <w:rPr>
          <w:rFonts w:asciiTheme="minorHAnsi" w:eastAsiaTheme="minorEastAsia" w:hAnsiTheme="minorHAnsi" w:cstheme="minorBidi"/>
          <w:b w:val="0"/>
          <w:bCs w:val="0"/>
          <w:caps w:val="0"/>
          <w:noProof/>
          <w:kern w:val="2"/>
          <w:sz w:val="24"/>
          <w:szCs w:val="24"/>
          <w:lang w:eastAsia="en-GB"/>
          <w14:ligatures w14:val="standardContextual"/>
        </w:rPr>
      </w:pPr>
      <w:hyperlink w:anchor="_Toc181782292" w:history="1">
        <w:r w:rsidRPr="00B57433">
          <w:rPr>
            <w:rStyle w:val="Hyperlink"/>
            <w:noProof/>
          </w:rPr>
          <w:t>3</w:t>
        </w:r>
        <w:r>
          <w:rPr>
            <w:rFonts w:asciiTheme="minorHAnsi" w:eastAsiaTheme="minorEastAsia" w:hAnsiTheme="minorHAnsi" w:cstheme="minorBidi"/>
            <w:b w:val="0"/>
            <w:bCs w:val="0"/>
            <w:caps w:val="0"/>
            <w:noProof/>
            <w:kern w:val="2"/>
            <w:sz w:val="24"/>
            <w:szCs w:val="24"/>
            <w:lang w:eastAsia="en-GB"/>
            <w14:ligatures w14:val="standardContextual"/>
          </w:rPr>
          <w:tab/>
        </w:r>
        <w:r w:rsidRPr="00B57433">
          <w:rPr>
            <w:rStyle w:val="Hyperlink"/>
            <w:noProof/>
          </w:rPr>
          <w:t>Detailed Costs</w:t>
        </w:r>
        <w:r>
          <w:rPr>
            <w:noProof/>
            <w:webHidden/>
          </w:rPr>
          <w:tab/>
        </w:r>
        <w:r>
          <w:rPr>
            <w:noProof/>
            <w:webHidden/>
          </w:rPr>
          <w:fldChar w:fldCharType="begin"/>
        </w:r>
        <w:r>
          <w:rPr>
            <w:noProof/>
            <w:webHidden/>
          </w:rPr>
          <w:instrText xml:space="preserve"> PAGEREF _Toc181782292 \h </w:instrText>
        </w:r>
        <w:r>
          <w:rPr>
            <w:noProof/>
            <w:webHidden/>
          </w:rPr>
        </w:r>
        <w:r>
          <w:rPr>
            <w:noProof/>
            <w:webHidden/>
          </w:rPr>
          <w:fldChar w:fldCharType="separate"/>
        </w:r>
        <w:r w:rsidR="008C31FC">
          <w:rPr>
            <w:noProof/>
            <w:webHidden/>
          </w:rPr>
          <w:t>30</w:t>
        </w:r>
        <w:r>
          <w:rPr>
            <w:noProof/>
            <w:webHidden/>
          </w:rPr>
          <w:fldChar w:fldCharType="end"/>
        </w:r>
      </w:hyperlink>
    </w:p>
    <w:p w14:paraId="3CFFE456" w14:textId="13FA863D"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93" w:history="1">
        <w:r w:rsidRPr="00B57433">
          <w:rPr>
            <w:rStyle w:val="Hyperlink"/>
            <w:noProof/>
          </w:rPr>
          <w:t>3.1</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Extension of Service Period</w:t>
        </w:r>
        <w:r>
          <w:rPr>
            <w:noProof/>
            <w:webHidden/>
          </w:rPr>
          <w:tab/>
        </w:r>
        <w:r>
          <w:rPr>
            <w:noProof/>
            <w:webHidden/>
          </w:rPr>
          <w:fldChar w:fldCharType="begin"/>
        </w:r>
        <w:r>
          <w:rPr>
            <w:noProof/>
            <w:webHidden/>
          </w:rPr>
          <w:instrText xml:space="preserve"> PAGEREF _Toc181782293 \h </w:instrText>
        </w:r>
        <w:r>
          <w:rPr>
            <w:noProof/>
            <w:webHidden/>
          </w:rPr>
        </w:r>
        <w:r>
          <w:rPr>
            <w:noProof/>
            <w:webHidden/>
          </w:rPr>
          <w:fldChar w:fldCharType="separate"/>
        </w:r>
        <w:r w:rsidR="008C31FC">
          <w:rPr>
            <w:noProof/>
            <w:webHidden/>
          </w:rPr>
          <w:t>31</w:t>
        </w:r>
        <w:r>
          <w:rPr>
            <w:noProof/>
            <w:webHidden/>
          </w:rPr>
          <w:fldChar w:fldCharType="end"/>
        </w:r>
      </w:hyperlink>
    </w:p>
    <w:p w14:paraId="3FE79521" w14:textId="51C46BAD"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94" w:history="1">
        <w:r w:rsidRPr="00B57433">
          <w:rPr>
            <w:rStyle w:val="Hyperlink"/>
            <w:bCs/>
            <w:noProof/>
          </w:rPr>
          <w:t>3.2</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Dependencies</w:t>
        </w:r>
        <w:r>
          <w:rPr>
            <w:noProof/>
            <w:webHidden/>
          </w:rPr>
          <w:tab/>
        </w:r>
        <w:r>
          <w:rPr>
            <w:noProof/>
            <w:webHidden/>
          </w:rPr>
          <w:fldChar w:fldCharType="begin"/>
        </w:r>
        <w:r>
          <w:rPr>
            <w:noProof/>
            <w:webHidden/>
          </w:rPr>
          <w:instrText xml:space="preserve"> PAGEREF _Toc181782294 \h </w:instrText>
        </w:r>
        <w:r>
          <w:rPr>
            <w:noProof/>
            <w:webHidden/>
          </w:rPr>
        </w:r>
        <w:r>
          <w:rPr>
            <w:noProof/>
            <w:webHidden/>
          </w:rPr>
          <w:fldChar w:fldCharType="separate"/>
        </w:r>
        <w:r w:rsidR="008C31FC">
          <w:rPr>
            <w:noProof/>
            <w:webHidden/>
          </w:rPr>
          <w:t>31</w:t>
        </w:r>
        <w:r>
          <w:rPr>
            <w:noProof/>
            <w:webHidden/>
          </w:rPr>
          <w:fldChar w:fldCharType="end"/>
        </w:r>
      </w:hyperlink>
    </w:p>
    <w:p w14:paraId="3250DD51" w14:textId="4453E88F" w:rsidR="00984C86" w:rsidRDefault="00984C86">
      <w:pPr>
        <w:pStyle w:val="TOC1"/>
        <w:tabs>
          <w:tab w:val="left" w:pos="400"/>
          <w:tab w:val="right" w:leader="dot" w:pos="9396"/>
        </w:tabs>
        <w:rPr>
          <w:rFonts w:asciiTheme="minorHAnsi" w:eastAsiaTheme="minorEastAsia" w:hAnsiTheme="minorHAnsi" w:cstheme="minorBidi"/>
          <w:b w:val="0"/>
          <w:bCs w:val="0"/>
          <w:caps w:val="0"/>
          <w:noProof/>
          <w:kern w:val="2"/>
          <w:sz w:val="24"/>
          <w:szCs w:val="24"/>
          <w:lang w:eastAsia="en-GB"/>
          <w14:ligatures w14:val="standardContextual"/>
        </w:rPr>
      </w:pPr>
      <w:hyperlink w:anchor="_Toc181782295" w:history="1">
        <w:r w:rsidRPr="00B57433">
          <w:rPr>
            <w:rStyle w:val="Hyperlink"/>
            <w:noProof/>
          </w:rPr>
          <w:t>4</w:t>
        </w:r>
        <w:r>
          <w:rPr>
            <w:rFonts w:asciiTheme="minorHAnsi" w:eastAsiaTheme="minorEastAsia" w:hAnsiTheme="minorHAnsi" w:cstheme="minorBidi"/>
            <w:b w:val="0"/>
            <w:bCs w:val="0"/>
            <w:caps w:val="0"/>
            <w:noProof/>
            <w:kern w:val="2"/>
            <w:sz w:val="24"/>
            <w:szCs w:val="24"/>
            <w:lang w:eastAsia="en-GB"/>
            <w14:ligatures w14:val="standardContextual"/>
          </w:rPr>
          <w:tab/>
        </w:r>
        <w:r w:rsidRPr="00B57433">
          <w:rPr>
            <w:rStyle w:val="Hyperlink"/>
            <w:noProof/>
          </w:rPr>
          <w:t>Delivery Approach</w:t>
        </w:r>
        <w:r>
          <w:rPr>
            <w:noProof/>
            <w:webHidden/>
          </w:rPr>
          <w:tab/>
        </w:r>
        <w:r>
          <w:rPr>
            <w:noProof/>
            <w:webHidden/>
          </w:rPr>
          <w:fldChar w:fldCharType="begin"/>
        </w:r>
        <w:r>
          <w:rPr>
            <w:noProof/>
            <w:webHidden/>
          </w:rPr>
          <w:instrText xml:space="preserve"> PAGEREF _Toc181782295 \h </w:instrText>
        </w:r>
        <w:r>
          <w:rPr>
            <w:noProof/>
            <w:webHidden/>
          </w:rPr>
        </w:r>
        <w:r>
          <w:rPr>
            <w:noProof/>
            <w:webHidden/>
          </w:rPr>
          <w:fldChar w:fldCharType="separate"/>
        </w:r>
        <w:r w:rsidR="008C31FC">
          <w:rPr>
            <w:noProof/>
            <w:webHidden/>
          </w:rPr>
          <w:t>32</w:t>
        </w:r>
        <w:r>
          <w:rPr>
            <w:noProof/>
            <w:webHidden/>
          </w:rPr>
          <w:fldChar w:fldCharType="end"/>
        </w:r>
      </w:hyperlink>
    </w:p>
    <w:p w14:paraId="63474D75" w14:textId="3CEA8EB6"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96" w:history="1">
        <w:r w:rsidRPr="00B57433">
          <w:rPr>
            <w:rStyle w:val="Hyperlink"/>
            <w:noProof/>
          </w:rPr>
          <w:t>4.1</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UAT</w:t>
        </w:r>
        <w:r>
          <w:rPr>
            <w:noProof/>
            <w:webHidden/>
          </w:rPr>
          <w:tab/>
        </w:r>
        <w:r>
          <w:rPr>
            <w:noProof/>
            <w:webHidden/>
          </w:rPr>
          <w:fldChar w:fldCharType="begin"/>
        </w:r>
        <w:r>
          <w:rPr>
            <w:noProof/>
            <w:webHidden/>
          </w:rPr>
          <w:instrText xml:space="preserve"> PAGEREF _Toc181782296 \h </w:instrText>
        </w:r>
        <w:r>
          <w:rPr>
            <w:noProof/>
            <w:webHidden/>
          </w:rPr>
        </w:r>
        <w:r>
          <w:rPr>
            <w:noProof/>
            <w:webHidden/>
          </w:rPr>
          <w:fldChar w:fldCharType="separate"/>
        </w:r>
        <w:r w:rsidR="008C31FC">
          <w:rPr>
            <w:noProof/>
            <w:webHidden/>
          </w:rPr>
          <w:t>33</w:t>
        </w:r>
        <w:r>
          <w:rPr>
            <w:noProof/>
            <w:webHidden/>
          </w:rPr>
          <w:fldChar w:fldCharType="end"/>
        </w:r>
      </w:hyperlink>
    </w:p>
    <w:p w14:paraId="417363F6" w14:textId="5D89933F"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97" w:history="1">
        <w:r w:rsidRPr="00B57433">
          <w:rPr>
            <w:rStyle w:val="Hyperlink"/>
            <w:noProof/>
          </w:rPr>
          <w:t>4.2</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Project Management</w:t>
        </w:r>
        <w:r>
          <w:rPr>
            <w:noProof/>
            <w:webHidden/>
          </w:rPr>
          <w:tab/>
        </w:r>
        <w:r>
          <w:rPr>
            <w:noProof/>
            <w:webHidden/>
          </w:rPr>
          <w:fldChar w:fldCharType="begin"/>
        </w:r>
        <w:r>
          <w:rPr>
            <w:noProof/>
            <w:webHidden/>
          </w:rPr>
          <w:instrText xml:space="preserve"> PAGEREF _Toc181782297 \h </w:instrText>
        </w:r>
        <w:r>
          <w:rPr>
            <w:noProof/>
            <w:webHidden/>
          </w:rPr>
        </w:r>
        <w:r>
          <w:rPr>
            <w:noProof/>
            <w:webHidden/>
          </w:rPr>
          <w:fldChar w:fldCharType="separate"/>
        </w:r>
        <w:r w:rsidR="008C31FC">
          <w:rPr>
            <w:noProof/>
            <w:webHidden/>
          </w:rPr>
          <w:t>33</w:t>
        </w:r>
        <w:r>
          <w:rPr>
            <w:noProof/>
            <w:webHidden/>
          </w:rPr>
          <w:fldChar w:fldCharType="end"/>
        </w:r>
      </w:hyperlink>
    </w:p>
    <w:p w14:paraId="02CEA1C6" w14:textId="706D0261" w:rsidR="00984C86" w:rsidRDefault="00984C86">
      <w:pPr>
        <w:pStyle w:val="TOC2"/>
        <w:tabs>
          <w:tab w:val="left" w:pos="960"/>
          <w:tab w:val="right" w:leader="dot" w:pos="9396"/>
        </w:tabs>
        <w:rPr>
          <w:rFonts w:asciiTheme="minorHAnsi" w:eastAsiaTheme="minorEastAsia" w:hAnsiTheme="minorHAnsi" w:cstheme="minorBidi"/>
          <w:smallCaps w:val="0"/>
          <w:noProof/>
          <w:kern w:val="2"/>
          <w:sz w:val="24"/>
          <w:szCs w:val="24"/>
          <w:lang w:eastAsia="en-GB"/>
          <w14:ligatures w14:val="standardContextual"/>
        </w:rPr>
      </w:pPr>
      <w:hyperlink w:anchor="_Toc181782298" w:history="1">
        <w:r w:rsidRPr="00B57433">
          <w:rPr>
            <w:rStyle w:val="Hyperlink"/>
            <w:noProof/>
          </w:rPr>
          <w:t>4.3</w:t>
        </w:r>
        <w:r>
          <w:rPr>
            <w:rFonts w:asciiTheme="minorHAnsi" w:eastAsiaTheme="minorEastAsia" w:hAnsiTheme="minorHAnsi" w:cstheme="minorBidi"/>
            <w:smallCaps w:val="0"/>
            <w:noProof/>
            <w:kern w:val="2"/>
            <w:sz w:val="24"/>
            <w:szCs w:val="24"/>
            <w:lang w:eastAsia="en-GB"/>
            <w14:ligatures w14:val="standardContextual"/>
          </w:rPr>
          <w:tab/>
        </w:r>
        <w:r w:rsidRPr="00B57433">
          <w:rPr>
            <w:rStyle w:val="Hyperlink"/>
            <w:noProof/>
          </w:rPr>
          <w:t>Availability</w:t>
        </w:r>
        <w:r>
          <w:rPr>
            <w:noProof/>
            <w:webHidden/>
          </w:rPr>
          <w:tab/>
        </w:r>
        <w:r>
          <w:rPr>
            <w:noProof/>
            <w:webHidden/>
          </w:rPr>
          <w:fldChar w:fldCharType="begin"/>
        </w:r>
        <w:r>
          <w:rPr>
            <w:noProof/>
            <w:webHidden/>
          </w:rPr>
          <w:instrText xml:space="preserve"> PAGEREF _Toc181782298 \h </w:instrText>
        </w:r>
        <w:r>
          <w:rPr>
            <w:noProof/>
            <w:webHidden/>
          </w:rPr>
        </w:r>
        <w:r>
          <w:rPr>
            <w:noProof/>
            <w:webHidden/>
          </w:rPr>
          <w:fldChar w:fldCharType="separate"/>
        </w:r>
        <w:r w:rsidR="008C31FC">
          <w:rPr>
            <w:noProof/>
            <w:webHidden/>
          </w:rPr>
          <w:t>33</w:t>
        </w:r>
        <w:r>
          <w:rPr>
            <w:noProof/>
            <w:webHidden/>
          </w:rPr>
          <w:fldChar w:fldCharType="end"/>
        </w:r>
      </w:hyperlink>
    </w:p>
    <w:p w14:paraId="4C20CE65" w14:textId="453814BF" w:rsidR="00984C86" w:rsidRDefault="00984C86">
      <w:pPr>
        <w:pStyle w:val="TOC1"/>
        <w:tabs>
          <w:tab w:val="left" w:pos="400"/>
          <w:tab w:val="right" w:leader="dot" w:pos="9396"/>
        </w:tabs>
        <w:rPr>
          <w:rFonts w:asciiTheme="minorHAnsi" w:eastAsiaTheme="minorEastAsia" w:hAnsiTheme="minorHAnsi" w:cstheme="minorBidi"/>
          <w:b w:val="0"/>
          <w:bCs w:val="0"/>
          <w:caps w:val="0"/>
          <w:noProof/>
          <w:kern w:val="2"/>
          <w:sz w:val="24"/>
          <w:szCs w:val="24"/>
          <w:lang w:eastAsia="en-GB"/>
          <w14:ligatures w14:val="standardContextual"/>
        </w:rPr>
      </w:pPr>
      <w:hyperlink w:anchor="_Toc181782299" w:history="1">
        <w:r w:rsidRPr="00B57433">
          <w:rPr>
            <w:rStyle w:val="Hyperlink"/>
            <w:noProof/>
          </w:rPr>
          <w:t>5</w:t>
        </w:r>
        <w:r>
          <w:rPr>
            <w:rFonts w:asciiTheme="minorHAnsi" w:eastAsiaTheme="minorEastAsia" w:hAnsiTheme="minorHAnsi" w:cstheme="minorBidi"/>
            <w:b w:val="0"/>
            <w:bCs w:val="0"/>
            <w:caps w:val="0"/>
            <w:noProof/>
            <w:kern w:val="2"/>
            <w:sz w:val="24"/>
            <w:szCs w:val="24"/>
            <w:lang w:eastAsia="en-GB"/>
            <w14:ligatures w14:val="standardContextual"/>
          </w:rPr>
          <w:tab/>
        </w:r>
        <w:r w:rsidRPr="00B57433">
          <w:rPr>
            <w:rStyle w:val="Hyperlink"/>
            <w:noProof/>
          </w:rPr>
          <w:t>Acceptance</w:t>
        </w:r>
        <w:r>
          <w:rPr>
            <w:noProof/>
            <w:webHidden/>
          </w:rPr>
          <w:tab/>
        </w:r>
        <w:r>
          <w:rPr>
            <w:noProof/>
            <w:webHidden/>
          </w:rPr>
          <w:fldChar w:fldCharType="begin"/>
        </w:r>
        <w:r>
          <w:rPr>
            <w:noProof/>
            <w:webHidden/>
          </w:rPr>
          <w:instrText xml:space="preserve"> PAGEREF _Toc181782299 \h </w:instrText>
        </w:r>
        <w:r>
          <w:rPr>
            <w:noProof/>
            <w:webHidden/>
          </w:rPr>
        </w:r>
        <w:r>
          <w:rPr>
            <w:noProof/>
            <w:webHidden/>
          </w:rPr>
          <w:fldChar w:fldCharType="separate"/>
        </w:r>
        <w:r w:rsidR="008C31FC">
          <w:rPr>
            <w:noProof/>
            <w:webHidden/>
          </w:rPr>
          <w:t>34</w:t>
        </w:r>
        <w:r>
          <w:rPr>
            <w:noProof/>
            <w:webHidden/>
          </w:rPr>
          <w:fldChar w:fldCharType="end"/>
        </w:r>
      </w:hyperlink>
    </w:p>
    <w:p w14:paraId="2203883C" w14:textId="219ACBA4" w:rsidR="000309B6" w:rsidRPr="00DC4DF3" w:rsidRDefault="00D0328B" w:rsidP="000309B6">
      <w:pPr>
        <w:pStyle w:val="NormalIndent"/>
        <w:rPr>
          <w:highlight w:val="yellow"/>
        </w:rPr>
      </w:pPr>
      <w:r w:rsidRPr="00DC4DF3">
        <w:rPr>
          <w:highlight w:val="yellow"/>
        </w:rPr>
        <w:fldChar w:fldCharType="end"/>
      </w:r>
    </w:p>
    <w:p w14:paraId="2203883D" w14:textId="77777777" w:rsidR="000309B6" w:rsidRPr="00DC4DF3" w:rsidRDefault="000309B6" w:rsidP="00B1232F">
      <w:pPr>
        <w:pStyle w:val="Heading1"/>
        <w:ind w:left="431" w:hanging="431"/>
      </w:pPr>
      <w:bookmarkStart w:id="0" w:name="_Toc34022112"/>
      <w:bookmarkStart w:id="1" w:name="_Toc181782275"/>
      <w:r w:rsidRPr="00DC4DF3">
        <w:lastRenderedPageBreak/>
        <w:t>Executive Summary</w:t>
      </w:r>
      <w:bookmarkEnd w:id="0"/>
      <w:bookmarkEnd w:id="1"/>
    </w:p>
    <w:p w14:paraId="2203883E" w14:textId="659C067D" w:rsidR="000309B6" w:rsidRPr="00DC4DF3" w:rsidRDefault="00CC6E12" w:rsidP="000309B6">
      <w:pPr>
        <w:pStyle w:val="Heading2"/>
      </w:pPr>
      <w:bookmarkStart w:id="2" w:name="_Toc181782276"/>
      <w:r w:rsidRPr="00DC4DF3">
        <w:t>Introduction</w:t>
      </w:r>
      <w:bookmarkEnd w:id="2"/>
    </w:p>
    <w:p w14:paraId="2DB32D5B" w14:textId="0BA56CC7" w:rsidR="00B92ED9" w:rsidRPr="00DC4DF3" w:rsidRDefault="009355CC" w:rsidP="00414AB3">
      <w:pPr>
        <w:pStyle w:val="NormalIndent"/>
        <w:widowControl w:val="0"/>
        <w:adjustRightInd w:val="0"/>
        <w:ind w:left="567"/>
        <w:jc w:val="both"/>
        <w:textAlignment w:val="baseline"/>
      </w:pPr>
      <w:fldSimple w:instr=" DOCPROPERTY  Category  \* MERGEFORMAT ">
        <w:r>
          <w:t>Grainger</w:t>
        </w:r>
      </w:fldSimple>
      <w:r w:rsidR="00B92ED9" w:rsidRPr="00DC4DF3">
        <w:t xml:space="preserve"> </w:t>
      </w:r>
      <w:r w:rsidR="00611426">
        <w:t>plc</w:t>
      </w:r>
      <w:r w:rsidR="00B92ED9" w:rsidRPr="00DC4DF3">
        <w:t xml:space="preserve"> have engaged with Open Box to redesign the existing Renewals Journey in their Salesforce org.</w:t>
      </w:r>
    </w:p>
    <w:p w14:paraId="4DDFBFCB" w14:textId="11013B36" w:rsidR="00B92ED9" w:rsidRPr="00DC4DF3" w:rsidRDefault="00B92ED9" w:rsidP="00414AB3">
      <w:pPr>
        <w:pStyle w:val="NormalIndent"/>
        <w:widowControl w:val="0"/>
        <w:adjustRightInd w:val="0"/>
        <w:ind w:left="567"/>
        <w:jc w:val="both"/>
        <w:textAlignment w:val="baseline"/>
      </w:pPr>
      <w:r w:rsidRPr="00DC4DF3">
        <w:rPr>
          <w:rFonts w:ascii="Arial" w:hAnsi="Arial" w:cs="Arial"/>
        </w:rPr>
        <w:t>​​</w:t>
      </w:r>
      <w:r w:rsidRPr="00DC4DF3">
        <w:t>The renewals process is currently shoehorned into the Salesforce leasing journey which is designed primarily for new leases. Many key inputs for this process are held out of system (including price book rent in spreadsheets) or in other systems (such as arrears balances in Qube), requir</w:t>
      </w:r>
      <w:r w:rsidR="00F93E09" w:rsidRPr="00DC4DF3">
        <w:t>ing</w:t>
      </w:r>
      <w:r w:rsidRPr="00DC4DF3">
        <w:t xml:space="preserve"> considerable manual effort to </w:t>
      </w:r>
      <w:r w:rsidR="00393A14" w:rsidRPr="00DC4DF3">
        <w:t xml:space="preserve">cross-check data between systems and </w:t>
      </w:r>
      <w:r w:rsidR="00A41E22">
        <w:t>input</w:t>
      </w:r>
      <w:r w:rsidRPr="00DC4DF3">
        <w:t xml:space="preserve"> </w:t>
      </w:r>
      <w:r w:rsidR="009A04B7">
        <w:t xml:space="preserve">this data </w:t>
      </w:r>
      <w:r w:rsidRPr="00DC4DF3">
        <w:t xml:space="preserve">into offline spreadsheets that are circulated between teams. </w:t>
      </w:r>
    </w:p>
    <w:p w14:paraId="1BCDB061" w14:textId="77494EEC" w:rsidR="00B92ED9" w:rsidRPr="00DC4DF3" w:rsidRDefault="00B92ED9" w:rsidP="00414AB3">
      <w:pPr>
        <w:pStyle w:val="NormalIndent"/>
        <w:widowControl w:val="0"/>
        <w:adjustRightInd w:val="0"/>
        <w:ind w:left="567"/>
        <w:jc w:val="both"/>
        <w:textAlignment w:val="baseline"/>
      </w:pPr>
      <w:r w:rsidRPr="00DC4DF3">
        <w:t xml:space="preserve">Limitations with the existing portal in which tenants review offers result in tenants being regularly unable to access the portal and prevent offers for multiple units </w:t>
      </w:r>
      <w:r w:rsidR="006F1E0A">
        <w:t>(such as a renewal for a flat &amp; a parking bay)</w:t>
      </w:r>
      <w:r w:rsidRPr="00DC4DF3">
        <w:t xml:space="preserve"> from being sent at the same time.</w:t>
      </w:r>
    </w:p>
    <w:p w14:paraId="2EC6EC27" w14:textId="3DF3CD0F" w:rsidR="00E60B0C" w:rsidRPr="00DC4DF3" w:rsidRDefault="00EC3CA7" w:rsidP="00414AB3">
      <w:pPr>
        <w:pStyle w:val="NormalIndent"/>
        <w:widowControl w:val="0"/>
        <w:adjustRightInd w:val="0"/>
        <w:ind w:left="567"/>
        <w:jc w:val="both"/>
        <w:textAlignment w:val="baseline"/>
      </w:pPr>
      <w:r w:rsidRPr="00DC4DF3">
        <w:t xml:space="preserve">Additionally, the likely introduction of the Renters’ Rights Bill in 2025 must be considered as this will have a </w:t>
      </w:r>
      <w:r w:rsidR="00A659BD" w:rsidRPr="00DC4DF3">
        <w:t>notable</w:t>
      </w:r>
      <w:r w:rsidR="00535809" w:rsidRPr="00DC4DF3">
        <w:t xml:space="preserve"> impact on the renewal process</w:t>
      </w:r>
      <w:r w:rsidR="00A659BD" w:rsidRPr="00DC4DF3">
        <w:t xml:space="preserve"> for the majority of </w:t>
      </w:r>
      <w:r w:rsidR="00890458" w:rsidRPr="00DC4DF3">
        <w:t>Grainger’s tenants</w:t>
      </w:r>
      <w:r w:rsidR="00535809" w:rsidRPr="00DC4DF3">
        <w:t xml:space="preserve">. </w:t>
      </w:r>
    </w:p>
    <w:p w14:paraId="22038841" w14:textId="78CBFCF6" w:rsidR="000309B6" w:rsidRPr="00DC4DF3" w:rsidRDefault="000309B6" w:rsidP="000309B6">
      <w:pPr>
        <w:pStyle w:val="Heading2"/>
      </w:pPr>
      <w:bookmarkStart w:id="3" w:name="_Toc181782277"/>
      <w:r w:rsidRPr="00DC4DF3">
        <w:t xml:space="preserve">The Business </w:t>
      </w:r>
      <w:r w:rsidR="00D64DFA" w:rsidRPr="00DC4DF3">
        <w:t>Opportunity</w:t>
      </w:r>
      <w:bookmarkEnd w:id="3"/>
      <w:r w:rsidR="00D64DFA" w:rsidRPr="00DC4DF3">
        <w:t xml:space="preserve"> </w:t>
      </w:r>
    </w:p>
    <w:p w14:paraId="43BBC511" w14:textId="6C3DBCC9" w:rsidR="0003583B" w:rsidRPr="00DC4DF3" w:rsidRDefault="009355CC" w:rsidP="0003583B">
      <w:pPr>
        <w:pStyle w:val="NormalIndent"/>
        <w:widowControl w:val="0"/>
        <w:adjustRightInd w:val="0"/>
        <w:ind w:left="567"/>
        <w:jc w:val="both"/>
        <w:textAlignment w:val="baseline"/>
      </w:pPr>
      <w:fldSimple w:instr=" DOCPROPERTY  Category  \* MERGEFORMAT ">
        <w:r>
          <w:t>Grainger</w:t>
        </w:r>
      </w:fldSimple>
      <w:r w:rsidR="0003583B" w:rsidRPr="00DC4DF3">
        <w:t xml:space="preserve"> </w:t>
      </w:r>
      <w:r w:rsidR="003953EA" w:rsidRPr="00DC4DF3">
        <w:t>have</w:t>
      </w:r>
      <w:r w:rsidR="00633C60" w:rsidRPr="00DC4DF3">
        <w:t xml:space="preserve"> identified </w:t>
      </w:r>
      <w:r w:rsidR="00D46564" w:rsidRPr="00DC4DF3">
        <w:t xml:space="preserve">that </w:t>
      </w:r>
      <w:r w:rsidR="007719D5" w:rsidRPr="00DC4DF3">
        <w:t>redesigning</w:t>
      </w:r>
      <w:r w:rsidR="003953EA" w:rsidRPr="00DC4DF3">
        <w:t xml:space="preserve"> the renewals process </w:t>
      </w:r>
      <w:r w:rsidR="004E3812" w:rsidRPr="00DC4DF3">
        <w:t>would</w:t>
      </w:r>
      <w:r w:rsidR="0051416A" w:rsidRPr="00DC4DF3">
        <w:t xml:space="preserve"> reduce</w:t>
      </w:r>
      <w:r w:rsidR="00EC126C" w:rsidRPr="00DC4DF3">
        <w:t xml:space="preserve"> </w:t>
      </w:r>
      <w:r w:rsidR="00922C93" w:rsidRPr="00DC4DF3">
        <w:t xml:space="preserve">the significant </w:t>
      </w:r>
      <w:r w:rsidR="00EC126C" w:rsidRPr="00DC4DF3">
        <w:t xml:space="preserve">manual </w:t>
      </w:r>
      <w:r w:rsidR="00197E7A" w:rsidRPr="00DC4DF3">
        <w:t>effort</w:t>
      </w:r>
      <w:r w:rsidR="0051416A" w:rsidRPr="00DC4DF3">
        <w:t xml:space="preserve">, </w:t>
      </w:r>
      <w:r w:rsidR="001C39BF" w:rsidRPr="00DC4DF3">
        <w:t xml:space="preserve">cost of late renewals and </w:t>
      </w:r>
      <w:r w:rsidR="0051416A" w:rsidRPr="00DC4DF3">
        <w:t xml:space="preserve">void </w:t>
      </w:r>
      <w:r w:rsidR="00A767AA" w:rsidRPr="00DC4DF3">
        <w:t>days</w:t>
      </w:r>
      <w:r w:rsidR="0003583B" w:rsidRPr="00DC4DF3">
        <w:t>.</w:t>
      </w:r>
    </w:p>
    <w:p w14:paraId="22038845" w14:textId="3D0C9680" w:rsidR="000309B6" w:rsidRPr="00DC4DF3" w:rsidRDefault="000309B6" w:rsidP="000309B6">
      <w:pPr>
        <w:pStyle w:val="Heading2"/>
      </w:pPr>
      <w:bookmarkStart w:id="4" w:name="_Toc34022116"/>
      <w:bookmarkStart w:id="5" w:name="_Toc181782278"/>
      <w:r w:rsidRPr="00DC4DF3">
        <w:t>The Project</w:t>
      </w:r>
      <w:bookmarkEnd w:id="4"/>
      <w:bookmarkEnd w:id="5"/>
      <w:r w:rsidR="00302968" w:rsidRPr="00DC4DF3">
        <w:t xml:space="preserve"> </w:t>
      </w:r>
    </w:p>
    <w:p w14:paraId="5E3756FC" w14:textId="77777777" w:rsidR="00C169AB" w:rsidRPr="00DC4DF3" w:rsidRDefault="00FC235C" w:rsidP="006C1600">
      <w:pPr>
        <w:pStyle w:val="NormalIndent"/>
        <w:widowControl w:val="0"/>
        <w:adjustRightInd w:val="0"/>
        <w:ind w:left="567"/>
        <w:jc w:val="both"/>
        <w:textAlignment w:val="baseline"/>
      </w:pPr>
      <w:r w:rsidRPr="00DC4DF3">
        <w:t>Th</w:t>
      </w:r>
      <w:r w:rsidR="00C169AB" w:rsidRPr="00DC4DF3">
        <w:t xml:space="preserve">is initiative </w:t>
      </w:r>
      <w:r w:rsidRPr="00DC4DF3">
        <w:t>will be addressed in several phases.</w:t>
      </w:r>
      <w:r w:rsidR="00C169AB" w:rsidRPr="00DC4DF3">
        <w:t xml:space="preserve"> This project addresses the initial phase. </w:t>
      </w:r>
    </w:p>
    <w:p w14:paraId="116F0959" w14:textId="7A840FF4" w:rsidR="006C1600" w:rsidRPr="00DC4DF3" w:rsidRDefault="00FC235C" w:rsidP="006C1600">
      <w:pPr>
        <w:pStyle w:val="NormalIndent"/>
        <w:widowControl w:val="0"/>
        <w:adjustRightInd w:val="0"/>
        <w:ind w:left="567"/>
        <w:jc w:val="both"/>
        <w:textAlignment w:val="baseline"/>
      </w:pPr>
      <w:r w:rsidRPr="00DC4DF3">
        <w:t>In the initial phase</w:t>
      </w:r>
      <w:r w:rsidR="00D43951" w:rsidRPr="00DC4DF3">
        <w:t>,</w:t>
      </w:r>
      <w:r w:rsidR="00C169AB" w:rsidRPr="00DC4DF3">
        <w:t xml:space="preserve"> </w:t>
      </w:r>
      <w:r w:rsidR="008539C8" w:rsidRPr="00DC4DF3">
        <w:t xml:space="preserve">Open Box will </w:t>
      </w:r>
      <w:r w:rsidR="007D4BDB" w:rsidRPr="00DC4DF3">
        <w:t xml:space="preserve">enhance the </w:t>
      </w:r>
      <w:r w:rsidR="00FE266F">
        <w:t>current</w:t>
      </w:r>
      <w:r w:rsidR="007D4BDB" w:rsidRPr="00DC4DF3">
        <w:t xml:space="preserve"> </w:t>
      </w:r>
      <w:r w:rsidR="00B407AA">
        <w:t>r</w:t>
      </w:r>
      <w:r w:rsidR="00B407AA" w:rsidRPr="00DC4DF3">
        <w:t xml:space="preserve">enewals </w:t>
      </w:r>
      <w:r w:rsidR="00B407AA">
        <w:t>j</w:t>
      </w:r>
      <w:r w:rsidR="00B407AA" w:rsidRPr="00DC4DF3">
        <w:t xml:space="preserve">ourney </w:t>
      </w:r>
      <w:r w:rsidR="007D4BDB" w:rsidRPr="00DC4DF3">
        <w:t xml:space="preserve">in Salesforce </w:t>
      </w:r>
      <w:r w:rsidR="006C1600" w:rsidRPr="00DC4DF3">
        <w:t xml:space="preserve">by replacing </w:t>
      </w:r>
      <w:r w:rsidR="00D714BB" w:rsidRPr="00DC4DF3">
        <w:t xml:space="preserve">the existing tenant portal for renewal offers as well as </w:t>
      </w:r>
      <w:r w:rsidR="00CF3503">
        <w:t xml:space="preserve">replacing </w:t>
      </w:r>
      <w:r w:rsidR="00D714BB" w:rsidRPr="00DC4DF3">
        <w:t>the offline renewal spreadsheets</w:t>
      </w:r>
      <w:r w:rsidR="00E80CB3" w:rsidRPr="00DC4DF3">
        <w:t xml:space="preserve"> thereby delivering functionality that will remain relevant once the Renters’ Rights Bill is enacted</w:t>
      </w:r>
      <w:r w:rsidR="006C1600" w:rsidRPr="00DC4DF3">
        <w:t>.</w:t>
      </w:r>
    </w:p>
    <w:p w14:paraId="7B260B12" w14:textId="29237552" w:rsidR="00D714BB" w:rsidRPr="00DC4DF3" w:rsidRDefault="006C1600" w:rsidP="006C1600">
      <w:pPr>
        <w:pStyle w:val="NormalIndent"/>
        <w:widowControl w:val="0"/>
        <w:adjustRightInd w:val="0"/>
        <w:ind w:left="567"/>
        <w:jc w:val="both"/>
        <w:textAlignment w:val="baseline"/>
      </w:pPr>
      <w:r w:rsidRPr="00DC4DF3">
        <w:t xml:space="preserve">The solution will </w:t>
      </w:r>
      <w:r w:rsidR="00D714BB" w:rsidRPr="00DC4DF3">
        <w:t>minimi</w:t>
      </w:r>
      <w:r w:rsidRPr="00DC4DF3">
        <w:t>ze</w:t>
      </w:r>
      <w:r w:rsidR="00D714BB" w:rsidRPr="00DC4DF3">
        <w:t xml:space="preserve"> manual data entry</w:t>
      </w:r>
      <w:r w:rsidR="0080158D" w:rsidRPr="00DC4DF3">
        <w:t xml:space="preserve">, </w:t>
      </w:r>
      <w:r w:rsidR="00A5793C" w:rsidRPr="00DC4DF3">
        <w:t xml:space="preserve">eliminate the need to cross-check information between Salesforce and Qube, and </w:t>
      </w:r>
      <w:r w:rsidR="0080158D" w:rsidRPr="00DC4DF3">
        <w:t>maintain a full history of offers and counteroffers</w:t>
      </w:r>
      <w:r w:rsidR="00D714BB" w:rsidRPr="00DC4DF3">
        <w:t>.</w:t>
      </w:r>
    </w:p>
    <w:p w14:paraId="25A43A14" w14:textId="77777777" w:rsidR="00874BE4" w:rsidRPr="00DC4DF3" w:rsidRDefault="00874BE4">
      <w:pPr>
        <w:spacing w:after="200" w:line="276" w:lineRule="auto"/>
        <w:rPr>
          <w:b/>
          <w:caps/>
          <w:color w:val="000000"/>
          <w:szCs w:val="24"/>
        </w:rPr>
      </w:pPr>
      <w:bookmarkStart w:id="6" w:name="_Toc34022117"/>
      <w:bookmarkStart w:id="7" w:name="_Toc394565802"/>
      <w:bookmarkStart w:id="8" w:name="_Toc394588444"/>
      <w:r w:rsidRPr="00DC4DF3">
        <w:br w:type="page"/>
      </w:r>
    </w:p>
    <w:p w14:paraId="22038849" w14:textId="68162CC6" w:rsidR="000309B6" w:rsidRPr="00DC4DF3" w:rsidRDefault="000309B6" w:rsidP="000309B6">
      <w:pPr>
        <w:pStyle w:val="Heading2"/>
      </w:pPr>
      <w:bookmarkStart w:id="9" w:name="_Toc181782279"/>
      <w:r w:rsidRPr="00DC4DF3">
        <w:lastRenderedPageBreak/>
        <w:t xml:space="preserve">The </w:t>
      </w:r>
      <w:bookmarkStart w:id="10" w:name="_Toc394587124"/>
      <w:bookmarkStart w:id="11" w:name="_Toc394587183"/>
      <w:bookmarkEnd w:id="6"/>
      <w:bookmarkEnd w:id="7"/>
      <w:bookmarkEnd w:id="8"/>
      <w:bookmarkEnd w:id="10"/>
      <w:bookmarkEnd w:id="11"/>
      <w:r w:rsidR="003E6514" w:rsidRPr="00DC4DF3">
        <w:t xml:space="preserve">Business </w:t>
      </w:r>
      <w:r w:rsidR="00A075D1" w:rsidRPr="00DC4DF3">
        <w:t>B</w:t>
      </w:r>
      <w:r w:rsidR="00021CEA" w:rsidRPr="00DC4DF3">
        <w:t>e</w:t>
      </w:r>
      <w:r w:rsidR="00A075D1" w:rsidRPr="00DC4DF3">
        <w:t>nefit</w:t>
      </w:r>
      <w:bookmarkEnd w:id="9"/>
    </w:p>
    <w:p w14:paraId="0ACB10F7" w14:textId="78B9938A" w:rsidR="00166BB2" w:rsidRPr="00DC4DF3" w:rsidRDefault="00E4649B" w:rsidP="00A57B38">
      <w:pPr>
        <w:pStyle w:val="NormalIndent"/>
        <w:widowControl w:val="0"/>
        <w:adjustRightInd w:val="0"/>
        <w:ind w:left="567"/>
        <w:textAlignment w:val="baseline"/>
      </w:pPr>
      <w:r w:rsidRPr="00DC4DF3">
        <w:t xml:space="preserve">The proposed solution will </w:t>
      </w:r>
      <w:r w:rsidR="00166BB2" w:rsidRPr="00DC4DF3">
        <w:t>help to:</w:t>
      </w:r>
    </w:p>
    <w:p w14:paraId="2BD6A13A" w14:textId="4CB5CDD8" w:rsidR="00E4649B" w:rsidRPr="00DC4DF3" w:rsidRDefault="00E4649B" w:rsidP="00E4649B">
      <w:pPr>
        <w:pStyle w:val="NormalIndent"/>
        <w:widowControl w:val="0"/>
        <w:numPr>
          <w:ilvl w:val="0"/>
          <w:numId w:val="2"/>
        </w:numPr>
        <w:adjustRightInd w:val="0"/>
        <w:jc w:val="both"/>
        <w:textAlignment w:val="baseline"/>
      </w:pPr>
      <w:r w:rsidRPr="00DC4DF3">
        <w:t>Improve speed &amp; efficiency of the process, allowing business to scale operations without necessitating a linear increase in headcount.</w:t>
      </w:r>
    </w:p>
    <w:p w14:paraId="63F3EBF6" w14:textId="316B573E" w:rsidR="00E4649B" w:rsidRPr="00DC4DF3" w:rsidRDefault="00E4649B" w:rsidP="00E4649B">
      <w:pPr>
        <w:pStyle w:val="NormalIndent"/>
        <w:widowControl w:val="0"/>
        <w:numPr>
          <w:ilvl w:val="0"/>
          <w:numId w:val="2"/>
        </w:numPr>
        <w:adjustRightInd w:val="0"/>
        <w:jc w:val="both"/>
        <w:textAlignment w:val="baseline"/>
      </w:pPr>
      <w:r w:rsidRPr="00DC4DF3">
        <w:t xml:space="preserve">Obtain notice to quit from tenants earlier in the process, minimizing void days and void costs. </w:t>
      </w:r>
    </w:p>
    <w:p w14:paraId="1FB0178F" w14:textId="250CE143" w:rsidR="00E4649B" w:rsidRPr="00DC4DF3" w:rsidRDefault="00E4649B" w:rsidP="00E4649B">
      <w:pPr>
        <w:pStyle w:val="NormalIndent"/>
        <w:widowControl w:val="0"/>
        <w:numPr>
          <w:ilvl w:val="0"/>
          <w:numId w:val="2"/>
        </w:numPr>
        <w:adjustRightInd w:val="0"/>
        <w:jc w:val="both"/>
        <w:textAlignment w:val="baseline"/>
      </w:pPr>
      <w:r w:rsidRPr="00DC4DF3">
        <w:t>Obtain renewal preferences from tenants upfront, allowing for renewal offers to be tailored</w:t>
      </w:r>
      <w:r w:rsidR="00D0588D" w:rsidRPr="00DC4DF3">
        <w:t xml:space="preserve"> and </w:t>
      </w:r>
      <w:r w:rsidR="003A0B9D">
        <w:t>reducing</w:t>
      </w:r>
      <w:r w:rsidR="0087204C" w:rsidRPr="00DC4DF3">
        <w:t xml:space="preserve"> </w:t>
      </w:r>
      <w:r w:rsidR="00F7583B" w:rsidRPr="00DC4DF3">
        <w:t>delays</w:t>
      </w:r>
      <w:r w:rsidRPr="00DC4DF3">
        <w:t>.</w:t>
      </w:r>
    </w:p>
    <w:p w14:paraId="74C1B6AD" w14:textId="1D5ADBEC" w:rsidR="00D0588D" w:rsidRPr="00DC4DF3" w:rsidRDefault="008A3E35" w:rsidP="00D0588D">
      <w:pPr>
        <w:pStyle w:val="NormalIndent"/>
        <w:widowControl w:val="0"/>
        <w:numPr>
          <w:ilvl w:val="0"/>
          <w:numId w:val="2"/>
        </w:numPr>
        <w:adjustRightInd w:val="0"/>
        <w:jc w:val="both"/>
        <w:textAlignment w:val="baseline"/>
      </w:pPr>
      <w:r w:rsidRPr="008A3E35">
        <w:t>Highlight renewals approaching deadlines to avoid delayed rent increases.</w:t>
      </w:r>
      <w:r w:rsidR="00D0588D" w:rsidRPr="00DC4DF3">
        <w:t xml:space="preserve"> </w:t>
      </w:r>
    </w:p>
    <w:p w14:paraId="41847E99" w14:textId="5A9ECEE6" w:rsidR="00E4649B" w:rsidRPr="00DC4DF3" w:rsidRDefault="00E4649B" w:rsidP="00E4649B">
      <w:pPr>
        <w:pStyle w:val="NormalIndent"/>
        <w:widowControl w:val="0"/>
        <w:numPr>
          <w:ilvl w:val="0"/>
          <w:numId w:val="2"/>
        </w:numPr>
        <w:adjustRightInd w:val="0"/>
        <w:jc w:val="both"/>
        <w:textAlignment w:val="baseline"/>
      </w:pPr>
      <w:r w:rsidRPr="00DC4DF3">
        <w:t xml:space="preserve">Build the foundation for a single view of </w:t>
      </w:r>
      <w:r w:rsidR="00BE039C">
        <w:t>customer</w:t>
      </w:r>
      <w:r w:rsidR="00BE039C" w:rsidRPr="00DC4DF3">
        <w:t xml:space="preserve"> </w:t>
      </w:r>
      <w:r w:rsidRPr="00DC4DF3">
        <w:t>within Salesforce.</w:t>
      </w:r>
    </w:p>
    <w:p w14:paraId="12F98F86" w14:textId="77777777" w:rsidR="00E4649B" w:rsidRPr="00DC4DF3" w:rsidRDefault="00E4649B" w:rsidP="00E4649B">
      <w:pPr>
        <w:pStyle w:val="NormalIndent"/>
        <w:widowControl w:val="0"/>
        <w:numPr>
          <w:ilvl w:val="0"/>
          <w:numId w:val="2"/>
        </w:numPr>
        <w:adjustRightInd w:val="0"/>
        <w:jc w:val="both"/>
        <w:textAlignment w:val="baseline"/>
      </w:pPr>
      <w:r w:rsidRPr="00DC4DF3">
        <w:t>Improve the tenant experience with a robust online platform.</w:t>
      </w:r>
    </w:p>
    <w:p w14:paraId="51CAE84C" w14:textId="2C3BF449" w:rsidR="00E2271D" w:rsidRPr="00DC4DF3" w:rsidRDefault="00E2271D" w:rsidP="00E4649B">
      <w:pPr>
        <w:pStyle w:val="NormalIndent"/>
        <w:widowControl w:val="0"/>
        <w:numPr>
          <w:ilvl w:val="0"/>
          <w:numId w:val="2"/>
        </w:numPr>
        <w:adjustRightInd w:val="0"/>
        <w:jc w:val="both"/>
        <w:textAlignment w:val="baseline"/>
      </w:pPr>
      <w:r w:rsidRPr="00DC4DF3">
        <w:t>Reduce offline communications between teams.</w:t>
      </w:r>
    </w:p>
    <w:p w14:paraId="073F15A2" w14:textId="32E94F1D" w:rsidR="00C413D3" w:rsidRPr="00DC4DF3" w:rsidRDefault="009020B7" w:rsidP="00C413D3">
      <w:pPr>
        <w:pStyle w:val="NormalIndent"/>
        <w:widowControl w:val="0"/>
        <w:numPr>
          <w:ilvl w:val="0"/>
          <w:numId w:val="2"/>
        </w:numPr>
        <w:adjustRightInd w:val="0"/>
        <w:jc w:val="both"/>
        <w:textAlignment w:val="baseline"/>
      </w:pPr>
      <w:r w:rsidRPr="00DC4DF3">
        <w:t>Prevent</w:t>
      </w:r>
      <w:r w:rsidR="00C413D3" w:rsidRPr="00DC4DF3">
        <w:t xml:space="preserve"> tenants that </w:t>
      </w:r>
      <w:fldSimple w:instr=" DOCPROPERTY  Category  \* MERGEFORMAT ">
        <w:r w:rsidR="009355CC">
          <w:t>Grainger</w:t>
        </w:r>
      </w:fldSimple>
      <w:r w:rsidR="00C413D3" w:rsidRPr="00DC4DF3">
        <w:t xml:space="preserve"> does not wish to continue a relationship with</w:t>
      </w:r>
      <w:r w:rsidR="002578F0" w:rsidRPr="00DC4DF3">
        <w:t xml:space="preserve"> from </w:t>
      </w:r>
      <w:r w:rsidRPr="00DC4DF3">
        <w:t xml:space="preserve">being </w:t>
      </w:r>
      <w:r w:rsidR="00C413D3" w:rsidRPr="00DC4DF3">
        <w:t>offered a renewal in error.</w:t>
      </w:r>
    </w:p>
    <w:p w14:paraId="27E62464" w14:textId="5ED89251" w:rsidR="00E4649B" w:rsidRPr="00DC4DF3" w:rsidRDefault="00E4649B" w:rsidP="00E4649B">
      <w:pPr>
        <w:pStyle w:val="NormalIndent"/>
        <w:widowControl w:val="0"/>
        <w:numPr>
          <w:ilvl w:val="0"/>
          <w:numId w:val="2"/>
        </w:numPr>
        <w:adjustRightInd w:val="0"/>
        <w:jc w:val="both"/>
        <w:textAlignment w:val="baseline"/>
      </w:pPr>
      <w:r w:rsidRPr="00DC4DF3">
        <w:t>Provide a single source of truth for renewal</w:t>
      </w:r>
      <w:r w:rsidR="00121347" w:rsidRPr="00DC4DF3">
        <w:t xml:space="preserve"> data</w:t>
      </w:r>
      <w:r w:rsidRPr="00DC4DF3">
        <w:t>.</w:t>
      </w:r>
    </w:p>
    <w:p w14:paraId="75E1AEF0" w14:textId="3B2F2950" w:rsidR="00E4649B" w:rsidRPr="00DC4DF3" w:rsidRDefault="00E4649B" w:rsidP="00E4649B">
      <w:pPr>
        <w:pStyle w:val="NormalIndent"/>
        <w:widowControl w:val="0"/>
        <w:numPr>
          <w:ilvl w:val="0"/>
          <w:numId w:val="2"/>
        </w:numPr>
        <w:adjustRightInd w:val="0"/>
        <w:jc w:val="both"/>
        <w:textAlignment w:val="baseline"/>
      </w:pPr>
      <w:r w:rsidRPr="00DC4DF3">
        <w:t xml:space="preserve">Reduce </w:t>
      </w:r>
      <w:r w:rsidR="00D0588D" w:rsidRPr="00DC4DF3">
        <w:t xml:space="preserve">data entry </w:t>
      </w:r>
      <w:r w:rsidRPr="00DC4DF3">
        <w:t>errors.</w:t>
      </w:r>
    </w:p>
    <w:p w14:paraId="4E4D7D95" w14:textId="7B8A963F" w:rsidR="003D2C89" w:rsidRPr="00DC4DF3" w:rsidRDefault="003D2C89" w:rsidP="003D2C89">
      <w:pPr>
        <w:pStyle w:val="Heading2"/>
      </w:pPr>
      <w:bookmarkStart w:id="12" w:name="_Toc181782280"/>
      <w:r w:rsidRPr="00DC4DF3">
        <w:t>References</w:t>
      </w:r>
      <w:bookmarkEnd w:id="12"/>
    </w:p>
    <w:p w14:paraId="1AC4AD38" w14:textId="4D71014E" w:rsidR="00643EF4" w:rsidRPr="00643EF4" w:rsidRDefault="00D6090F" w:rsidP="00D6090F">
      <w:pPr>
        <w:pStyle w:val="NormalIndent"/>
        <w:widowControl w:val="0"/>
        <w:adjustRightInd w:val="0"/>
        <w:ind w:left="567"/>
        <w:textAlignment w:val="baseline"/>
      </w:pPr>
      <w:r>
        <w:t>Along with this proposal, Open Box have also delivered the following artefacts:</w:t>
      </w:r>
    </w:p>
    <w:p w14:paraId="5A4CE216" w14:textId="511D8197" w:rsidR="003D2C89" w:rsidRPr="00DC4DF3" w:rsidRDefault="00643EF4" w:rsidP="00191526">
      <w:pPr>
        <w:pStyle w:val="NormalIndent"/>
        <w:widowControl w:val="0"/>
        <w:numPr>
          <w:ilvl w:val="0"/>
          <w:numId w:val="2"/>
        </w:numPr>
        <w:adjustRightInd w:val="0"/>
        <w:jc w:val="both"/>
        <w:textAlignment w:val="baseline"/>
      </w:pPr>
      <w:r>
        <w:t xml:space="preserve">Grainger - </w:t>
      </w:r>
      <w:r w:rsidR="00B13A89" w:rsidRPr="00DC4DF3">
        <w:t xml:space="preserve">Renewals – As Is </w:t>
      </w:r>
      <w:r w:rsidR="003D2C89" w:rsidRPr="00DC4DF3">
        <w:t>Process Diagram</w:t>
      </w:r>
      <w:r w:rsidR="00B13A89" w:rsidRPr="00DC4DF3">
        <w:t xml:space="preserve"> v1.0.pdf</w:t>
      </w:r>
    </w:p>
    <w:p w14:paraId="010309F0" w14:textId="73661538" w:rsidR="003D2C89" w:rsidRPr="00DC4DF3" w:rsidRDefault="00643EF4" w:rsidP="00191526">
      <w:pPr>
        <w:pStyle w:val="NormalIndent"/>
        <w:widowControl w:val="0"/>
        <w:numPr>
          <w:ilvl w:val="0"/>
          <w:numId w:val="2"/>
        </w:numPr>
        <w:adjustRightInd w:val="0"/>
        <w:jc w:val="both"/>
        <w:textAlignment w:val="baseline"/>
      </w:pPr>
      <w:r>
        <w:t xml:space="preserve">Grainger - </w:t>
      </w:r>
      <w:r w:rsidR="00934955" w:rsidRPr="00DC4DF3">
        <w:t xml:space="preserve">Renewals – </w:t>
      </w:r>
      <w:r w:rsidR="00B407AA">
        <w:t xml:space="preserve">Proposed </w:t>
      </w:r>
      <w:r w:rsidR="003D2C89" w:rsidRPr="00DC4DF3">
        <w:t>Future State Process Diagram</w:t>
      </w:r>
      <w:r w:rsidR="00934955" w:rsidRPr="00DC4DF3">
        <w:t xml:space="preserve"> v1.0.pdf</w:t>
      </w:r>
    </w:p>
    <w:p w14:paraId="22038855" w14:textId="77777777" w:rsidR="000309B6" w:rsidRPr="00DC4DF3" w:rsidRDefault="000309B6" w:rsidP="000309B6">
      <w:pPr>
        <w:pStyle w:val="Heading1"/>
      </w:pPr>
      <w:bookmarkStart w:id="13" w:name="_Toc34022120"/>
      <w:bookmarkStart w:id="14" w:name="_Toc181782281"/>
      <w:r w:rsidRPr="00DC4DF3">
        <w:lastRenderedPageBreak/>
        <w:t>Proposed Solution</w:t>
      </w:r>
      <w:bookmarkEnd w:id="13"/>
      <w:bookmarkEnd w:id="14"/>
    </w:p>
    <w:p w14:paraId="1B465D0E" w14:textId="5D463985" w:rsidR="00CB36E1" w:rsidRDefault="000741DF" w:rsidP="008D61D4">
      <w:pPr>
        <w:pStyle w:val="NormalIndent"/>
        <w:widowControl w:val="0"/>
        <w:adjustRightInd w:val="0"/>
        <w:ind w:left="567"/>
        <w:jc w:val="both"/>
        <w:textAlignment w:val="baseline"/>
      </w:pPr>
      <w:r w:rsidRPr="00DC4DF3">
        <w:t xml:space="preserve">Open Box proposes to enhance the existing </w:t>
      </w:r>
      <w:r w:rsidR="00B407AA">
        <w:t>r</w:t>
      </w:r>
      <w:r w:rsidRPr="00DC4DF3">
        <w:t xml:space="preserve">enewals </w:t>
      </w:r>
      <w:r w:rsidR="00B407AA">
        <w:t>j</w:t>
      </w:r>
      <w:r w:rsidRPr="00DC4DF3">
        <w:t>ourney in Salesforce</w:t>
      </w:r>
      <w:r w:rsidR="00A2249B" w:rsidRPr="00DC4DF3">
        <w:t xml:space="preserve"> by replacing the </w:t>
      </w:r>
      <w:r w:rsidR="005B31C8">
        <w:t>current</w:t>
      </w:r>
      <w:r w:rsidR="00A2249B" w:rsidRPr="00DC4DF3">
        <w:t xml:space="preserve"> tenant portal </w:t>
      </w:r>
      <w:r w:rsidR="00665855" w:rsidRPr="00DC4DF3">
        <w:t xml:space="preserve">and </w:t>
      </w:r>
      <w:r w:rsidR="00A2249B" w:rsidRPr="00DC4DF3">
        <w:t>spreadsheets</w:t>
      </w:r>
      <w:r w:rsidR="00463D29" w:rsidRPr="00DC4DF3">
        <w:t>.</w:t>
      </w:r>
      <w:r w:rsidR="00AD68C3" w:rsidRPr="00DC4DF3">
        <w:t xml:space="preserve"> </w:t>
      </w:r>
    </w:p>
    <w:p w14:paraId="18F88841" w14:textId="1AE69748" w:rsidR="005F514D" w:rsidRPr="00DC4DF3" w:rsidRDefault="008D61D4" w:rsidP="008D61D4">
      <w:pPr>
        <w:pStyle w:val="NormalIndent"/>
        <w:widowControl w:val="0"/>
        <w:adjustRightInd w:val="0"/>
        <w:ind w:left="567"/>
        <w:jc w:val="both"/>
        <w:textAlignment w:val="baseline"/>
      </w:pPr>
      <w:r w:rsidRPr="00DC4DF3">
        <w:t xml:space="preserve">The initial </w:t>
      </w:r>
      <w:r w:rsidR="006561B1" w:rsidRPr="00DC4DF3">
        <w:t xml:space="preserve">steps in </w:t>
      </w:r>
      <w:r w:rsidR="005F514D" w:rsidRPr="00DC4DF3">
        <w:t xml:space="preserve">the renewals </w:t>
      </w:r>
      <w:r w:rsidR="006561B1" w:rsidRPr="00DC4DF3">
        <w:t xml:space="preserve">journey </w:t>
      </w:r>
      <w:r w:rsidRPr="00DC4DF3">
        <w:t xml:space="preserve">will be redesigned, </w:t>
      </w:r>
      <w:r w:rsidR="005F514D" w:rsidRPr="00DC4DF3">
        <w:t>up to the point that the tenant accepts the offer. Thereafter, the existing renewal process and functionality will remain in place</w:t>
      </w:r>
      <w:r w:rsidR="00327269" w:rsidRPr="00DC4DF3">
        <w:t xml:space="preserve"> for Release 1</w:t>
      </w:r>
      <w:r w:rsidR="005F514D" w:rsidRPr="00DC4DF3">
        <w:t xml:space="preserve">. </w:t>
      </w:r>
    </w:p>
    <w:p w14:paraId="6C34A3D3" w14:textId="659C8E86" w:rsidR="00BA61DA" w:rsidRPr="00DC4DF3" w:rsidRDefault="00F132B3" w:rsidP="00AD68C3">
      <w:pPr>
        <w:pStyle w:val="NormalIndent"/>
        <w:widowControl w:val="0"/>
        <w:adjustRightInd w:val="0"/>
        <w:ind w:left="567"/>
        <w:jc w:val="both"/>
        <w:textAlignment w:val="baseline"/>
      </w:pPr>
      <w:r w:rsidRPr="00DC4DF3">
        <w:t xml:space="preserve">Release 1 will </w:t>
      </w:r>
      <w:r w:rsidR="00BA61DA" w:rsidRPr="00DC4DF3">
        <w:t>address the following objectives</w:t>
      </w:r>
      <w:r w:rsidR="00A151B8" w:rsidRPr="00DC4DF3">
        <w:t xml:space="preserve"> </w:t>
      </w:r>
      <w:r w:rsidR="00AA1E9F" w:rsidRPr="00DC4DF3">
        <w:t xml:space="preserve">which are </w:t>
      </w:r>
      <w:r w:rsidR="00F10847" w:rsidRPr="00DC4DF3">
        <w:t>further detailed</w:t>
      </w:r>
      <w:r w:rsidR="00AA1E9F" w:rsidRPr="00DC4DF3">
        <w:t xml:space="preserve"> in the </w:t>
      </w:r>
      <w:r w:rsidR="00A151B8" w:rsidRPr="00DC4DF3">
        <w:t>feature backlog</w:t>
      </w:r>
      <w:r w:rsidR="00BA61DA" w:rsidRPr="00DC4DF3">
        <w:t>:</w:t>
      </w:r>
    </w:p>
    <w:p w14:paraId="713B102A" w14:textId="46F1FA4C" w:rsidR="005E67D9" w:rsidRPr="00DC4DF3" w:rsidRDefault="00916AFE" w:rsidP="00CC1DE9">
      <w:pPr>
        <w:pStyle w:val="NormalIndent"/>
        <w:numPr>
          <w:ilvl w:val="0"/>
          <w:numId w:val="5"/>
        </w:numPr>
        <w:jc w:val="both"/>
      </w:pPr>
      <w:r w:rsidRPr="00DC4DF3">
        <w:rPr>
          <w:b/>
          <w:bCs/>
        </w:rPr>
        <w:t xml:space="preserve">Manage </w:t>
      </w:r>
      <w:r w:rsidR="005E67D9" w:rsidRPr="00DC4DF3">
        <w:rPr>
          <w:b/>
          <w:bCs/>
        </w:rPr>
        <w:t xml:space="preserve">Denied List </w:t>
      </w:r>
      <w:r w:rsidR="005E67D9" w:rsidRPr="00DC4DF3">
        <w:t xml:space="preserve">– Provide </w:t>
      </w:r>
      <w:r w:rsidR="008A5548" w:rsidRPr="00DC4DF3">
        <w:t xml:space="preserve">the </w:t>
      </w:r>
      <w:r w:rsidR="005E67D9" w:rsidRPr="00DC4DF3">
        <w:t>ability to deny a renewal mid-term, blacklist tenants and monitor</w:t>
      </w:r>
      <w:r w:rsidR="008A5548" w:rsidRPr="00DC4DF3">
        <w:t xml:space="preserve"> these</w:t>
      </w:r>
      <w:r w:rsidR="005E67D9" w:rsidRPr="00DC4DF3">
        <w:t xml:space="preserve"> tenancies on </w:t>
      </w:r>
      <w:r w:rsidR="008A5548" w:rsidRPr="00DC4DF3">
        <w:t>a</w:t>
      </w:r>
      <w:r w:rsidR="005E67D9" w:rsidRPr="00DC4DF3">
        <w:t xml:space="preserve"> denied list.</w:t>
      </w:r>
    </w:p>
    <w:p w14:paraId="66F496B4" w14:textId="4A14DA27" w:rsidR="00614AA3" w:rsidRPr="00FF76B3" w:rsidRDefault="00614AA3" w:rsidP="00CC1DE9">
      <w:pPr>
        <w:pStyle w:val="NormalIndent"/>
        <w:numPr>
          <w:ilvl w:val="0"/>
          <w:numId w:val="5"/>
        </w:numPr>
        <w:jc w:val="both"/>
        <w:rPr>
          <w:b/>
          <w:bCs/>
        </w:rPr>
      </w:pPr>
      <w:r w:rsidRPr="00FF76B3">
        <w:rPr>
          <w:b/>
          <w:bCs/>
        </w:rPr>
        <w:t xml:space="preserve">See Current Tenancy Arrears </w:t>
      </w:r>
      <w:r w:rsidRPr="00FF76B3">
        <w:t>–</w:t>
      </w:r>
      <w:r w:rsidR="00FF76B3" w:rsidRPr="00FF76B3">
        <w:t xml:space="preserve"> </w:t>
      </w:r>
      <w:r w:rsidRPr="00FF76B3">
        <w:t>as part of tenancy and renewal information.</w:t>
      </w:r>
    </w:p>
    <w:p w14:paraId="65879CBA" w14:textId="3AEF6B6E" w:rsidR="00614AA3" w:rsidRPr="00DC4DF3" w:rsidRDefault="00A01831" w:rsidP="00CC1DE9">
      <w:pPr>
        <w:pStyle w:val="NormalIndent"/>
        <w:numPr>
          <w:ilvl w:val="0"/>
          <w:numId w:val="5"/>
        </w:numPr>
        <w:jc w:val="both"/>
      </w:pPr>
      <w:r w:rsidRPr="00DC4DF3">
        <w:rPr>
          <w:b/>
          <w:bCs/>
        </w:rPr>
        <w:t>Prepopulate</w:t>
      </w:r>
      <w:r w:rsidR="00614AA3" w:rsidRPr="00DC4DF3">
        <w:rPr>
          <w:b/>
          <w:bCs/>
        </w:rPr>
        <w:t xml:space="preserve"> Price Book Rent </w:t>
      </w:r>
      <w:r w:rsidR="008D5C8B" w:rsidRPr="00DC4DF3">
        <w:rPr>
          <w:b/>
          <w:bCs/>
        </w:rPr>
        <w:t>&amp; ERVs</w:t>
      </w:r>
      <w:r w:rsidR="008D52A5" w:rsidRPr="00DC4DF3">
        <w:rPr>
          <w:b/>
          <w:bCs/>
        </w:rPr>
        <w:t xml:space="preserve"> </w:t>
      </w:r>
      <w:r w:rsidR="00614AA3" w:rsidRPr="00DC4DF3">
        <w:t xml:space="preserve">– Enable </w:t>
      </w:r>
      <w:r w:rsidR="00876EFD" w:rsidRPr="00DC4DF3">
        <w:t>s</w:t>
      </w:r>
      <w:r w:rsidR="00614AA3" w:rsidRPr="00DC4DF3">
        <w:t xml:space="preserve">upport users to upload </w:t>
      </w:r>
      <w:r w:rsidR="005F621E" w:rsidRPr="00DC4DF3">
        <w:t xml:space="preserve">spreadsheets containing </w:t>
      </w:r>
      <w:r w:rsidR="00614AA3" w:rsidRPr="00DC4DF3">
        <w:t>Price Book Rent, Grainger Trust price</w:t>
      </w:r>
      <w:r w:rsidR="00876EFD" w:rsidRPr="00DC4DF3">
        <w:t>s</w:t>
      </w:r>
      <w:r w:rsidR="008D5C8B" w:rsidRPr="00DC4DF3">
        <w:t>, ERV</w:t>
      </w:r>
      <w:r w:rsidR="00876EFD" w:rsidRPr="00DC4DF3">
        <w:t>s</w:t>
      </w:r>
      <w:r w:rsidR="002C4BF3" w:rsidRPr="00DC4DF3">
        <w:t xml:space="preserve"> and </w:t>
      </w:r>
      <w:r w:rsidR="00614AA3" w:rsidRPr="00DC4DF3">
        <w:t>license prices into Salesforce as and when updated</w:t>
      </w:r>
      <w:r w:rsidR="008D52A5" w:rsidRPr="00DC4DF3">
        <w:t>, that will prepopulate renewal opportunities</w:t>
      </w:r>
      <w:r w:rsidR="00614AA3" w:rsidRPr="00DC4DF3">
        <w:t>.</w:t>
      </w:r>
    </w:p>
    <w:p w14:paraId="0B0776D3" w14:textId="567B0FB1" w:rsidR="008D5C8B" w:rsidRPr="00DC4DF3" w:rsidRDefault="008D5C8B" w:rsidP="00CC1DE9">
      <w:pPr>
        <w:pStyle w:val="NormalIndent"/>
        <w:numPr>
          <w:ilvl w:val="0"/>
          <w:numId w:val="5"/>
        </w:numPr>
        <w:jc w:val="both"/>
      </w:pPr>
      <w:r w:rsidRPr="00DC4DF3">
        <w:rPr>
          <w:b/>
          <w:bCs/>
        </w:rPr>
        <w:t>Automatically Create Renewal Opportunit</w:t>
      </w:r>
      <w:r w:rsidR="00AD68C3" w:rsidRPr="00DC4DF3">
        <w:rPr>
          <w:b/>
          <w:bCs/>
        </w:rPr>
        <w:t>ies</w:t>
      </w:r>
      <w:r w:rsidRPr="00DC4DF3">
        <w:rPr>
          <w:b/>
          <w:bCs/>
        </w:rPr>
        <w:t xml:space="preserve"> </w:t>
      </w:r>
      <w:r w:rsidRPr="00DC4DF3">
        <w:t>– based on up-to-date tenancy data</w:t>
      </w:r>
      <w:r w:rsidR="00430FF9" w:rsidRPr="00DC4DF3">
        <w:t>; replacing the lease end diaries in Qube</w:t>
      </w:r>
      <w:r w:rsidRPr="00DC4DF3">
        <w:t>.</w:t>
      </w:r>
    </w:p>
    <w:p w14:paraId="3BE903DD" w14:textId="2CED8BBA" w:rsidR="005E67D9" w:rsidRPr="00DC4DF3" w:rsidRDefault="007312F3" w:rsidP="00CC1DE9">
      <w:pPr>
        <w:pStyle w:val="NormalIndent"/>
        <w:numPr>
          <w:ilvl w:val="0"/>
          <w:numId w:val="5"/>
        </w:numPr>
        <w:jc w:val="both"/>
        <w:rPr>
          <w:b/>
          <w:bCs/>
        </w:rPr>
      </w:pPr>
      <w:r w:rsidRPr="00DC4DF3">
        <w:rPr>
          <w:b/>
          <w:bCs/>
        </w:rPr>
        <w:t xml:space="preserve">Receive Early </w:t>
      </w:r>
      <w:r w:rsidR="005E67D9" w:rsidRPr="00DC4DF3">
        <w:rPr>
          <w:b/>
          <w:bCs/>
        </w:rPr>
        <w:t xml:space="preserve">Intention to Renew </w:t>
      </w:r>
      <w:r w:rsidR="00B91A4C" w:rsidRPr="00DC4DF3">
        <w:t xml:space="preserve">– </w:t>
      </w:r>
      <w:r w:rsidR="00933C97" w:rsidRPr="00DC4DF3">
        <w:t xml:space="preserve">Prior to offering, </w:t>
      </w:r>
      <w:r w:rsidR="006C123B" w:rsidRPr="00DC4DF3">
        <w:t>allow</w:t>
      </w:r>
      <w:r w:rsidR="00B91A4C" w:rsidRPr="00DC4DF3">
        <w:t xml:space="preserve"> tenants to provide an indication of whether</w:t>
      </w:r>
      <w:r w:rsidR="00876EFD" w:rsidRPr="00DC4DF3">
        <w:t xml:space="preserve"> </w:t>
      </w:r>
      <w:r w:rsidR="00B91A4C" w:rsidRPr="00DC4DF3">
        <w:t>they intend to renew</w:t>
      </w:r>
      <w:r w:rsidR="00876EFD" w:rsidRPr="00DC4DF3">
        <w:t xml:space="preserve">, </w:t>
      </w:r>
      <w:r w:rsidR="000E4EA5" w:rsidRPr="00DC4DF3">
        <w:t xml:space="preserve">request changes to </w:t>
      </w:r>
      <w:r w:rsidR="00005788" w:rsidRPr="00DC4DF3">
        <w:t>lease</w:t>
      </w:r>
      <w:r w:rsidR="000E4EA5" w:rsidRPr="00DC4DF3">
        <w:t xml:space="preserve"> </w:t>
      </w:r>
      <w:r w:rsidR="00876EFD" w:rsidRPr="00DC4DF3">
        <w:t xml:space="preserve">terms, </w:t>
      </w:r>
      <w:r w:rsidR="000A06F5" w:rsidRPr="00DC4DF3">
        <w:t>or</w:t>
      </w:r>
      <w:r w:rsidR="00876EFD" w:rsidRPr="00DC4DF3">
        <w:t xml:space="preserve"> </w:t>
      </w:r>
      <w:r w:rsidR="00776884" w:rsidRPr="00DC4DF3">
        <w:t xml:space="preserve">raise issues that may affect </w:t>
      </w:r>
      <w:r w:rsidR="000A06F5" w:rsidRPr="00DC4DF3">
        <w:t xml:space="preserve">renewal </w:t>
      </w:r>
      <w:r w:rsidR="00933C97" w:rsidRPr="00DC4DF3">
        <w:t>&amp;</w:t>
      </w:r>
      <w:r w:rsidR="000A06F5" w:rsidRPr="00DC4DF3">
        <w:t xml:space="preserve"> notify the relevant users.</w:t>
      </w:r>
    </w:p>
    <w:p w14:paraId="7545FE90" w14:textId="14998FF4" w:rsidR="005E67D9" w:rsidRPr="00DC4DF3" w:rsidRDefault="005E67D9" w:rsidP="00CC1DE9">
      <w:pPr>
        <w:pStyle w:val="NormalIndent"/>
        <w:numPr>
          <w:ilvl w:val="0"/>
          <w:numId w:val="5"/>
        </w:numPr>
        <w:jc w:val="both"/>
        <w:rPr>
          <w:b/>
          <w:bCs/>
        </w:rPr>
      </w:pPr>
      <w:r w:rsidRPr="00DC4DF3">
        <w:rPr>
          <w:b/>
          <w:bCs/>
        </w:rPr>
        <w:t>Approve Renewals</w:t>
      </w:r>
      <w:r w:rsidR="00876EFD" w:rsidRPr="00DC4DF3">
        <w:rPr>
          <w:b/>
          <w:bCs/>
        </w:rPr>
        <w:t xml:space="preserve"> </w:t>
      </w:r>
      <w:r w:rsidR="0059563E" w:rsidRPr="00DC4DF3">
        <w:t>–</w:t>
      </w:r>
      <w:r w:rsidR="00876EFD" w:rsidRPr="00DC4DF3">
        <w:t xml:space="preserve"> </w:t>
      </w:r>
      <w:r w:rsidR="0059563E" w:rsidRPr="00DC4DF3">
        <w:t>Enable P</w:t>
      </w:r>
      <w:r w:rsidR="00663DEB" w:rsidRPr="00DC4DF3">
        <w:t xml:space="preserve">roperty Mangers </w:t>
      </w:r>
      <w:r w:rsidR="00C07F4C">
        <w:t>(PMs)</w:t>
      </w:r>
      <w:r w:rsidR="00663DEB" w:rsidRPr="00DC4DF3">
        <w:t xml:space="preserve"> &amp; Resident Services Mangers </w:t>
      </w:r>
      <w:r w:rsidR="00C07F4C">
        <w:t xml:space="preserve">(RSMs) </w:t>
      </w:r>
      <w:r w:rsidR="0059563E" w:rsidRPr="00DC4DF3">
        <w:t>to review upcoming renewals,</w:t>
      </w:r>
      <w:r w:rsidR="00715A23" w:rsidRPr="00DC4DF3">
        <w:t xml:space="preserve"> and</w:t>
      </w:r>
      <w:r w:rsidR="0059563E" w:rsidRPr="00DC4DF3">
        <w:t xml:space="preserve"> indicate whether to renew, deny or defer the </w:t>
      </w:r>
      <w:r w:rsidR="00D024AD" w:rsidRPr="00DC4DF3">
        <w:t>renewal.</w:t>
      </w:r>
    </w:p>
    <w:p w14:paraId="45512F6F" w14:textId="35EF0E88" w:rsidR="004D31BF" w:rsidRPr="00DC4DF3" w:rsidRDefault="006C123B" w:rsidP="00CC1DE9">
      <w:pPr>
        <w:pStyle w:val="NormalIndent"/>
        <w:numPr>
          <w:ilvl w:val="0"/>
          <w:numId w:val="5"/>
        </w:numPr>
        <w:jc w:val="both"/>
      </w:pPr>
      <w:r w:rsidRPr="00DC4DF3">
        <w:rPr>
          <w:b/>
          <w:bCs/>
        </w:rPr>
        <w:t>Set</w:t>
      </w:r>
      <w:r w:rsidR="008A27F3" w:rsidRPr="00DC4DF3">
        <w:rPr>
          <w:b/>
          <w:bCs/>
        </w:rPr>
        <w:t xml:space="preserve"> Renewal</w:t>
      </w:r>
      <w:r w:rsidR="00D024AD" w:rsidRPr="00DC4DF3">
        <w:rPr>
          <w:b/>
          <w:bCs/>
        </w:rPr>
        <w:t xml:space="preserve"> Offer &amp; Minimum Price</w:t>
      </w:r>
      <w:r w:rsidR="00663DEB" w:rsidRPr="00DC4DF3">
        <w:rPr>
          <w:b/>
          <w:bCs/>
        </w:rPr>
        <w:t xml:space="preserve"> </w:t>
      </w:r>
      <w:r w:rsidR="00663DEB" w:rsidRPr="00DC4DF3">
        <w:t xml:space="preserve">– Enable Asset Managers </w:t>
      </w:r>
      <w:r w:rsidR="00C07F4C">
        <w:t>(AMs)</w:t>
      </w:r>
      <w:r w:rsidR="00663DEB" w:rsidRPr="00DC4DF3">
        <w:t xml:space="preserve"> to review upcoming renewals</w:t>
      </w:r>
      <w:r w:rsidR="004D31BF" w:rsidRPr="00DC4DF3">
        <w:t xml:space="preserve">, ERVs, price book rent and set an offer and minimum price. </w:t>
      </w:r>
    </w:p>
    <w:p w14:paraId="212F3E9A" w14:textId="426D2DB1" w:rsidR="004D31BF" w:rsidRPr="00DC4DF3" w:rsidRDefault="004D31BF" w:rsidP="00CC1DE9">
      <w:pPr>
        <w:pStyle w:val="NormalIndent"/>
        <w:numPr>
          <w:ilvl w:val="0"/>
          <w:numId w:val="5"/>
        </w:numPr>
        <w:jc w:val="both"/>
        <w:rPr>
          <w:b/>
          <w:bCs/>
        </w:rPr>
      </w:pPr>
      <w:r w:rsidRPr="00DC4DF3">
        <w:rPr>
          <w:b/>
          <w:bCs/>
        </w:rPr>
        <w:t xml:space="preserve">See </w:t>
      </w:r>
      <w:r w:rsidR="00446E3C" w:rsidRPr="00DC4DF3">
        <w:rPr>
          <w:b/>
          <w:bCs/>
        </w:rPr>
        <w:t xml:space="preserve">Projected </w:t>
      </w:r>
      <w:r w:rsidRPr="00DC4DF3">
        <w:rPr>
          <w:b/>
          <w:bCs/>
        </w:rPr>
        <w:t>Growth</w:t>
      </w:r>
      <w:r w:rsidR="00CC58ED" w:rsidRPr="00DC4DF3">
        <w:rPr>
          <w:b/>
          <w:bCs/>
        </w:rPr>
        <w:t xml:space="preserve"> on Rent</w:t>
      </w:r>
      <w:r w:rsidR="00731F80" w:rsidRPr="00DC4DF3">
        <w:rPr>
          <w:b/>
          <w:bCs/>
        </w:rPr>
        <w:t xml:space="preserve"> </w:t>
      </w:r>
      <w:r w:rsidRPr="00DC4DF3">
        <w:t xml:space="preserve">– </w:t>
      </w:r>
      <w:r w:rsidR="003427AC" w:rsidRPr="00DC4DF3">
        <w:t xml:space="preserve">Enable </w:t>
      </w:r>
      <w:r w:rsidRPr="00DC4DF3">
        <w:t>Asset Managers to see growth on rent by asset and region</w:t>
      </w:r>
      <w:r w:rsidR="003571E5" w:rsidRPr="00DC4DF3">
        <w:t>, based on projected renewal prices</w:t>
      </w:r>
      <w:r w:rsidR="00D707E2" w:rsidRPr="00DC4DF3">
        <w:t>.</w:t>
      </w:r>
    </w:p>
    <w:p w14:paraId="1E0AC1D5" w14:textId="1F938E01" w:rsidR="00A8107D" w:rsidRPr="00DC4DF3" w:rsidRDefault="00C37799" w:rsidP="00CC1DE9">
      <w:pPr>
        <w:pStyle w:val="NormalIndent"/>
        <w:numPr>
          <w:ilvl w:val="0"/>
          <w:numId w:val="5"/>
        </w:numPr>
        <w:jc w:val="both"/>
      </w:pPr>
      <w:r w:rsidRPr="00DC4DF3">
        <w:rPr>
          <w:b/>
          <w:bCs/>
        </w:rPr>
        <w:t>See</w:t>
      </w:r>
      <w:r w:rsidR="007B5972" w:rsidRPr="00DC4DF3">
        <w:rPr>
          <w:b/>
          <w:bCs/>
        </w:rPr>
        <w:t xml:space="preserve"> Unit Condition</w:t>
      </w:r>
      <w:r w:rsidR="00A25EA4" w:rsidRPr="00DC4DF3">
        <w:rPr>
          <w:b/>
          <w:bCs/>
        </w:rPr>
        <w:t xml:space="preserve"> </w:t>
      </w:r>
      <w:r w:rsidR="007B5972" w:rsidRPr="00DC4DF3">
        <w:rPr>
          <w:b/>
          <w:bCs/>
        </w:rPr>
        <w:t xml:space="preserve">&amp; </w:t>
      </w:r>
      <w:r w:rsidR="00A8107D" w:rsidRPr="00DC4DF3">
        <w:rPr>
          <w:b/>
          <w:bCs/>
        </w:rPr>
        <w:t xml:space="preserve">Pricing </w:t>
      </w:r>
      <w:r w:rsidR="007B5972" w:rsidRPr="00DC4DF3">
        <w:rPr>
          <w:b/>
          <w:bCs/>
        </w:rPr>
        <w:t xml:space="preserve">Factors </w:t>
      </w:r>
      <w:r w:rsidR="00A25EA4" w:rsidRPr="00DC4DF3">
        <w:t>– Enable PMs/RSMs to maintain unit condition and block-level pricing factors in Salesforce</w:t>
      </w:r>
      <w:r w:rsidR="00A8107D" w:rsidRPr="00DC4DF3">
        <w:t xml:space="preserve"> which Asset Managers can see when reviewing renewal pricing.</w:t>
      </w:r>
    </w:p>
    <w:p w14:paraId="341206A4" w14:textId="11F33E12" w:rsidR="00F74FE1" w:rsidRPr="00670CDB" w:rsidRDefault="00C37799" w:rsidP="00CC1DE9">
      <w:pPr>
        <w:pStyle w:val="NormalIndent"/>
        <w:numPr>
          <w:ilvl w:val="0"/>
          <w:numId w:val="5"/>
        </w:numPr>
        <w:jc w:val="both"/>
        <w:rPr>
          <w:b/>
          <w:bCs/>
        </w:rPr>
      </w:pPr>
      <w:r w:rsidRPr="00670CDB">
        <w:rPr>
          <w:b/>
          <w:bCs/>
        </w:rPr>
        <w:lastRenderedPageBreak/>
        <w:t>Manage</w:t>
      </w:r>
      <w:r w:rsidR="00F74FE1" w:rsidRPr="00670CDB">
        <w:rPr>
          <w:b/>
          <w:bCs/>
        </w:rPr>
        <w:t xml:space="preserve"> Renewal Requests &amp; Blockers – </w:t>
      </w:r>
      <w:r w:rsidR="00F74FE1" w:rsidRPr="00670CDB">
        <w:t xml:space="preserve">Enable PMs/RSMs to indicate where there is an issue </w:t>
      </w:r>
      <w:r w:rsidR="00AD5797" w:rsidRPr="00670CDB">
        <w:t xml:space="preserve">blocking a </w:t>
      </w:r>
      <w:r w:rsidR="00F74FE1" w:rsidRPr="00670CDB">
        <w:t xml:space="preserve">renewal, and capture </w:t>
      </w:r>
      <w:r w:rsidR="003272E2" w:rsidRPr="00670CDB">
        <w:t xml:space="preserve">the outcome of </w:t>
      </w:r>
      <w:r w:rsidR="00CD3036" w:rsidRPr="00670CDB">
        <w:t>tenant request</w:t>
      </w:r>
      <w:r w:rsidR="003272E2" w:rsidRPr="00670CDB">
        <w:t>s</w:t>
      </w:r>
      <w:r w:rsidR="00CD3036" w:rsidRPr="00670CDB">
        <w:t xml:space="preserve"> </w:t>
      </w:r>
      <w:r w:rsidR="00AD5797" w:rsidRPr="00670CDB">
        <w:t>and renewal blocker</w:t>
      </w:r>
      <w:r w:rsidR="003272E2" w:rsidRPr="00670CDB">
        <w:t>s</w:t>
      </w:r>
      <w:r w:rsidR="00F74FE1" w:rsidRPr="00670CDB">
        <w:t>.</w:t>
      </w:r>
    </w:p>
    <w:p w14:paraId="12D089B2" w14:textId="60F1574F" w:rsidR="00A8107D" w:rsidRPr="00DC4DF3" w:rsidRDefault="00496E46" w:rsidP="00CC1DE9">
      <w:pPr>
        <w:pStyle w:val="NormalIndent"/>
        <w:numPr>
          <w:ilvl w:val="0"/>
          <w:numId w:val="5"/>
        </w:numPr>
        <w:jc w:val="both"/>
      </w:pPr>
      <w:r w:rsidRPr="00DC4DF3">
        <w:rPr>
          <w:b/>
          <w:bCs/>
        </w:rPr>
        <w:t xml:space="preserve">Monitor </w:t>
      </w:r>
      <w:r w:rsidR="00F15663" w:rsidRPr="00DC4DF3">
        <w:rPr>
          <w:b/>
          <w:bCs/>
        </w:rPr>
        <w:t>Renewal</w:t>
      </w:r>
      <w:r w:rsidR="00A8107D" w:rsidRPr="00DC4DF3">
        <w:rPr>
          <w:b/>
          <w:bCs/>
        </w:rPr>
        <w:t xml:space="preserve"> </w:t>
      </w:r>
      <w:r w:rsidRPr="00DC4DF3">
        <w:rPr>
          <w:b/>
          <w:bCs/>
        </w:rPr>
        <w:t xml:space="preserve">Progress </w:t>
      </w:r>
      <w:r w:rsidR="00AF7FC9" w:rsidRPr="00DC4DF3">
        <w:t xml:space="preserve">– Enable Renewals </w:t>
      </w:r>
      <w:r w:rsidR="009A2AFA" w:rsidRPr="00DC4DF3">
        <w:t>Negotiators</w:t>
      </w:r>
      <w:r w:rsidR="00AF7FC9" w:rsidRPr="00DC4DF3">
        <w:t xml:space="preserve"> to </w:t>
      </w:r>
      <w:r w:rsidR="000C648B" w:rsidRPr="00DC4DF3">
        <w:t xml:space="preserve">see </w:t>
      </w:r>
      <w:r w:rsidR="006A4A95" w:rsidRPr="00DC4DF3">
        <w:t>outstanding information</w:t>
      </w:r>
      <w:r w:rsidR="0062355D" w:rsidRPr="00DC4DF3">
        <w:t xml:space="preserve">, </w:t>
      </w:r>
      <w:r w:rsidR="006A4A95" w:rsidRPr="00DC4DF3">
        <w:t xml:space="preserve">blockers </w:t>
      </w:r>
      <w:r w:rsidR="00346FE2" w:rsidRPr="00DC4DF3">
        <w:t xml:space="preserve">and any renewals at risk of </w:t>
      </w:r>
      <w:r w:rsidR="0062355D" w:rsidRPr="00DC4DF3">
        <w:t xml:space="preserve">missing deadlines </w:t>
      </w:r>
      <w:r w:rsidR="006A4A95" w:rsidRPr="00DC4DF3">
        <w:t>at a glance</w:t>
      </w:r>
      <w:r w:rsidR="0068638A" w:rsidRPr="00DC4DF3">
        <w:t>.</w:t>
      </w:r>
      <w:r w:rsidR="00E63DDB" w:rsidRPr="00DC4DF3">
        <w:t xml:space="preserve"> </w:t>
      </w:r>
    </w:p>
    <w:p w14:paraId="578A1256" w14:textId="45E025E1" w:rsidR="005E67D9" w:rsidRPr="00DC4DF3" w:rsidRDefault="000C6DCC" w:rsidP="00CC1DE9">
      <w:pPr>
        <w:pStyle w:val="NormalIndent"/>
        <w:numPr>
          <w:ilvl w:val="0"/>
          <w:numId w:val="5"/>
        </w:numPr>
        <w:jc w:val="both"/>
        <w:rPr>
          <w:b/>
          <w:bCs/>
        </w:rPr>
      </w:pPr>
      <w:r w:rsidRPr="00DC4DF3">
        <w:rPr>
          <w:b/>
          <w:bCs/>
        </w:rPr>
        <w:t xml:space="preserve">Respond to </w:t>
      </w:r>
      <w:r w:rsidR="005E67D9" w:rsidRPr="00DC4DF3">
        <w:rPr>
          <w:b/>
          <w:bCs/>
        </w:rPr>
        <w:t>Offer</w:t>
      </w:r>
      <w:r w:rsidR="00A75AC7" w:rsidRPr="00DC4DF3">
        <w:rPr>
          <w:b/>
          <w:bCs/>
        </w:rPr>
        <w:t>s</w:t>
      </w:r>
      <w:r w:rsidR="00722183" w:rsidRPr="00DC4DF3">
        <w:t xml:space="preserve"> </w:t>
      </w:r>
      <w:r w:rsidR="00B245B5" w:rsidRPr="00DC4DF3">
        <w:rPr>
          <w:b/>
          <w:bCs/>
        </w:rPr>
        <w:t>Online</w:t>
      </w:r>
      <w:r w:rsidR="00B245B5" w:rsidRPr="00DC4DF3">
        <w:t xml:space="preserve"> </w:t>
      </w:r>
      <w:r w:rsidR="00792118" w:rsidRPr="00DC4DF3">
        <w:t xml:space="preserve">– </w:t>
      </w:r>
      <w:r w:rsidR="00A35515" w:rsidRPr="00DC4DF3">
        <w:t xml:space="preserve">Prepopulate offer details, and enable tenants </w:t>
      </w:r>
      <w:r w:rsidR="00792118" w:rsidRPr="00DC4DF3">
        <w:t xml:space="preserve">to respond </w:t>
      </w:r>
      <w:r w:rsidR="00A35515" w:rsidRPr="00DC4DF3">
        <w:t xml:space="preserve">to offers online </w:t>
      </w:r>
      <w:r w:rsidR="00640B3B" w:rsidRPr="00DC4DF3">
        <w:t xml:space="preserve">by </w:t>
      </w:r>
      <w:r w:rsidR="002A514F" w:rsidRPr="00DC4DF3">
        <w:t xml:space="preserve">accepting, </w:t>
      </w:r>
      <w:r w:rsidR="00640B3B" w:rsidRPr="00DC4DF3">
        <w:t xml:space="preserve">giving </w:t>
      </w:r>
      <w:r w:rsidR="00792118" w:rsidRPr="00DC4DF3">
        <w:t xml:space="preserve">notice to quit, </w:t>
      </w:r>
      <w:r w:rsidR="00640B3B" w:rsidRPr="00DC4DF3">
        <w:t>or mak</w:t>
      </w:r>
      <w:r w:rsidR="002A514F" w:rsidRPr="00DC4DF3">
        <w:t>ing</w:t>
      </w:r>
      <w:r w:rsidR="00640B3B" w:rsidRPr="00DC4DF3">
        <w:t xml:space="preserve"> a </w:t>
      </w:r>
      <w:r w:rsidR="00722183" w:rsidRPr="00DC4DF3">
        <w:t>counteroffer</w:t>
      </w:r>
      <w:r w:rsidR="00ED1E6A" w:rsidRPr="00DC4DF3">
        <w:t xml:space="preserve">. </w:t>
      </w:r>
      <w:r w:rsidR="00640B3B" w:rsidRPr="00DC4DF3">
        <w:t xml:space="preserve">Tenants may </w:t>
      </w:r>
      <w:r w:rsidR="00ED1E6A" w:rsidRPr="00DC4DF3">
        <w:t xml:space="preserve">review offers for multiple units at the same time. </w:t>
      </w:r>
    </w:p>
    <w:p w14:paraId="66EE4D39" w14:textId="11C9045B" w:rsidR="005E67D9" w:rsidRPr="00DC4DF3" w:rsidRDefault="00873A6B" w:rsidP="00CC1DE9">
      <w:pPr>
        <w:pStyle w:val="NormalIndent"/>
        <w:numPr>
          <w:ilvl w:val="0"/>
          <w:numId w:val="5"/>
        </w:numPr>
        <w:jc w:val="both"/>
        <w:rPr>
          <w:b/>
          <w:bCs/>
        </w:rPr>
      </w:pPr>
      <w:r w:rsidRPr="00DC4DF3">
        <w:rPr>
          <w:b/>
          <w:bCs/>
        </w:rPr>
        <w:t xml:space="preserve">Manage </w:t>
      </w:r>
      <w:r w:rsidR="005E67D9" w:rsidRPr="00DC4DF3">
        <w:rPr>
          <w:b/>
          <w:bCs/>
        </w:rPr>
        <w:t>Counteroffers &amp; AM Approval</w:t>
      </w:r>
      <w:r w:rsidRPr="00DC4DF3">
        <w:rPr>
          <w:b/>
          <w:bCs/>
        </w:rPr>
        <w:t xml:space="preserve"> </w:t>
      </w:r>
      <w:r w:rsidR="00C9597F" w:rsidRPr="00DC4DF3">
        <w:t>–</w:t>
      </w:r>
      <w:r w:rsidR="007B7595" w:rsidRPr="00DC4DF3">
        <w:t xml:space="preserve"> </w:t>
      </w:r>
      <w:r w:rsidR="003318B4" w:rsidRPr="00DC4DF3">
        <w:t xml:space="preserve">Notify </w:t>
      </w:r>
      <w:r w:rsidR="00C9597F" w:rsidRPr="00DC4DF3">
        <w:t xml:space="preserve">Renewal </w:t>
      </w:r>
      <w:r w:rsidR="009A2AFA" w:rsidRPr="00DC4DF3">
        <w:t>Negotiator</w:t>
      </w:r>
      <w:r w:rsidR="00E216BD" w:rsidRPr="00DC4DF3">
        <w:t>s</w:t>
      </w:r>
      <w:r w:rsidR="003318B4" w:rsidRPr="00DC4DF3">
        <w:t xml:space="preserve"> of counteroffers </w:t>
      </w:r>
      <w:r w:rsidR="00C9597F" w:rsidRPr="00DC4DF3">
        <w:t xml:space="preserve">and </w:t>
      </w:r>
      <w:r w:rsidR="00324AE6" w:rsidRPr="00DC4DF3">
        <w:t xml:space="preserve">require </w:t>
      </w:r>
      <w:r w:rsidR="00C9597F" w:rsidRPr="00DC4DF3">
        <w:t>Asset Management approv</w:t>
      </w:r>
      <w:r w:rsidR="008F7AED" w:rsidRPr="00DC4DF3">
        <w:t xml:space="preserve">al </w:t>
      </w:r>
      <w:r w:rsidR="00C9597F" w:rsidRPr="00DC4DF3">
        <w:t xml:space="preserve">where </w:t>
      </w:r>
      <w:r w:rsidR="00324AE6" w:rsidRPr="00DC4DF3">
        <w:t>necessary</w:t>
      </w:r>
      <w:r w:rsidR="007B7595" w:rsidRPr="00DC4DF3">
        <w:t>, maintaining a full history of offers and counteroffers</w:t>
      </w:r>
      <w:r w:rsidR="00C9597F" w:rsidRPr="00DC4DF3">
        <w:t>.</w:t>
      </w:r>
    </w:p>
    <w:p w14:paraId="5F1577B2" w14:textId="1B1D3434" w:rsidR="005E67D9" w:rsidRPr="00DC4DF3" w:rsidRDefault="00373424" w:rsidP="00CC1DE9">
      <w:pPr>
        <w:pStyle w:val="NormalIndent"/>
        <w:numPr>
          <w:ilvl w:val="0"/>
          <w:numId w:val="5"/>
        </w:numPr>
        <w:jc w:val="both"/>
      </w:pPr>
      <w:r w:rsidRPr="00DC4DF3">
        <w:rPr>
          <w:b/>
          <w:bCs/>
        </w:rPr>
        <w:t xml:space="preserve">Initiate </w:t>
      </w:r>
      <w:r w:rsidR="004C0A5E" w:rsidRPr="00DC4DF3">
        <w:rPr>
          <w:b/>
          <w:bCs/>
        </w:rPr>
        <w:t xml:space="preserve">an </w:t>
      </w:r>
      <w:r w:rsidRPr="00DC4DF3">
        <w:rPr>
          <w:b/>
          <w:bCs/>
        </w:rPr>
        <w:t>E</w:t>
      </w:r>
      <w:r w:rsidR="004C0A5E" w:rsidRPr="00DC4DF3">
        <w:rPr>
          <w:b/>
          <w:bCs/>
        </w:rPr>
        <w:t xml:space="preserve">nd of Tenancy </w:t>
      </w:r>
      <w:r w:rsidR="004C0A5E" w:rsidRPr="00DC4DF3">
        <w:t>– where a tenant provides notice to quit or there is an i</w:t>
      </w:r>
      <w:r w:rsidR="005E67D9" w:rsidRPr="00DC4DF3">
        <w:t xml:space="preserve">nternal </w:t>
      </w:r>
      <w:r w:rsidR="004C0A5E" w:rsidRPr="00DC4DF3">
        <w:t>m</w:t>
      </w:r>
      <w:r w:rsidR="005E67D9" w:rsidRPr="00DC4DF3">
        <w:t>ove</w:t>
      </w:r>
      <w:r w:rsidR="004C0A5E" w:rsidRPr="00DC4DF3">
        <w:t xml:space="preserve">. </w:t>
      </w:r>
    </w:p>
    <w:p w14:paraId="26E1AA24" w14:textId="7F587EC9" w:rsidR="009D5B51" w:rsidRPr="00DC4DF3" w:rsidRDefault="009D5B51" w:rsidP="00CC1DE9">
      <w:pPr>
        <w:pStyle w:val="NormalIndent"/>
        <w:numPr>
          <w:ilvl w:val="0"/>
          <w:numId w:val="5"/>
        </w:numPr>
        <w:jc w:val="both"/>
      </w:pPr>
      <w:r w:rsidRPr="00DC4DF3">
        <w:rPr>
          <w:b/>
          <w:bCs/>
        </w:rPr>
        <w:t xml:space="preserve">Align Salesforce &amp; Qube Tenancy </w:t>
      </w:r>
      <w:r w:rsidR="00373424" w:rsidRPr="00DC4DF3">
        <w:rPr>
          <w:b/>
          <w:bCs/>
        </w:rPr>
        <w:t>Data Model</w:t>
      </w:r>
      <w:r w:rsidR="00602290" w:rsidRPr="00DC4DF3">
        <w:rPr>
          <w:b/>
          <w:bCs/>
        </w:rPr>
        <w:t xml:space="preserve"> </w:t>
      </w:r>
      <w:r w:rsidR="00AE2AAD" w:rsidRPr="00DC4DF3">
        <w:t xml:space="preserve">– Create a master tenancy in Salesforce that maps to the Qube tenancy and provides a single view of </w:t>
      </w:r>
      <w:r w:rsidR="00DE26D9" w:rsidRPr="00DC4DF3">
        <w:t xml:space="preserve">all </w:t>
      </w:r>
      <w:r w:rsidR="00370731" w:rsidRPr="00DC4DF3">
        <w:t>tenants/related parties, opportunity and tenancy version history.</w:t>
      </w:r>
    </w:p>
    <w:p w14:paraId="7A40378E" w14:textId="20ECD227" w:rsidR="00A207CA" w:rsidRDefault="004A6B97" w:rsidP="00A207CA">
      <w:pPr>
        <w:pStyle w:val="Heading2"/>
      </w:pPr>
      <w:bookmarkStart w:id="15" w:name="_Toc34022130"/>
      <w:bookmarkStart w:id="16" w:name="_Toc181782282"/>
      <w:r w:rsidRPr="00DC4DF3">
        <w:t>Proof of Concept</w:t>
      </w:r>
      <w:bookmarkEnd w:id="16"/>
    </w:p>
    <w:p w14:paraId="21997A81" w14:textId="7444B207" w:rsidR="00495F7B" w:rsidRDefault="00CA6503" w:rsidP="00495F7B">
      <w:pPr>
        <w:pStyle w:val="Heading3"/>
      </w:pPr>
      <w:r>
        <w:t xml:space="preserve">Using LWC Data Tables to </w:t>
      </w:r>
      <w:r w:rsidR="00495F7B">
        <w:t xml:space="preserve">Replace </w:t>
      </w:r>
      <w:r>
        <w:t xml:space="preserve">the </w:t>
      </w:r>
      <w:r w:rsidR="00495F7B">
        <w:t>Renewals Spreadsheet</w:t>
      </w:r>
    </w:p>
    <w:p w14:paraId="33293BE3" w14:textId="77777777" w:rsidR="00A8740F" w:rsidRDefault="00495F7B" w:rsidP="00F95907">
      <w:pPr>
        <w:pStyle w:val="NormalIndent"/>
        <w:jc w:val="both"/>
      </w:pPr>
      <w:r>
        <w:t>Open Box proposes to replace the R</w:t>
      </w:r>
      <w:r w:rsidR="00CD4288">
        <w:t>e</w:t>
      </w:r>
      <w:r>
        <w:t xml:space="preserve">newals Spreadsheet with </w:t>
      </w:r>
      <w:r w:rsidR="000410BE">
        <w:t xml:space="preserve">custom </w:t>
      </w:r>
      <w:r w:rsidR="004561AB">
        <w:t>L</w:t>
      </w:r>
      <w:r w:rsidR="003102F9">
        <w:t xml:space="preserve">ightning </w:t>
      </w:r>
      <w:r w:rsidR="004561AB">
        <w:t>W</w:t>
      </w:r>
      <w:r w:rsidR="003102F9">
        <w:t xml:space="preserve">eb </w:t>
      </w:r>
      <w:r w:rsidR="004561AB">
        <w:t>C</w:t>
      </w:r>
      <w:r w:rsidR="003102F9">
        <w:t>omponent</w:t>
      </w:r>
      <w:r w:rsidR="000410BE">
        <w:t>s</w:t>
      </w:r>
      <w:r w:rsidR="003102F9">
        <w:t xml:space="preserve"> (LWC)</w:t>
      </w:r>
      <w:r w:rsidR="004561AB">
        <w:t xml:space="preserve"> </w:t>
      </w:r>
      <w:r w:rsidR="000410BE">
        <w:t xml:space="preserve">based on the standard LWC data </w:t>
      </w:r>
      <w:r w:rsidR="004561AB">
        <w:t>table</w:t>
      </w:r>
      <w:r w:rsidR="00ED16BB">
        <w:t xml:space="preserve"> component</w:t>
      </w:r>
      <w:r w:rsidR="004561AB">
        <w:t>.</w:t>
      </w:r>
      <w:r w:rsidR="00ED16BB">
        <w:t xml:space="preserve"> </w:t>
      </w:r>
      <w:r w:rsidR="004561AB" w:rsidDel="00090DCB">
        <w:t xml:space="preserve"> </w:t>
      </w:r>
      <w:r w:rsidR="00CD4288">
        <w:t xml:space="preserve">Each team would have access to a table that provides </w:t>
      </w:r>
      <w:r w:rsidR="00F95907">
        <w:t xml:space="preserve">a list of renewals and </w:t>
      </w:r>
      <w:r w:rsidR="00CD4288">
        <w:t>information relevant to them</w:t>
      </w:r>
      <w:r w:rsidR="00090DCB">
        <w:t>, allowing them to view and edit in bulk</w:t>
      </w:r>
      <w:r w:rsidR="007D42BB">
        <w:t xml:space="preserve"> similar to an Excel spreadsheet</w:t>
      </w:r>
      <w:r w:rsidR="00CD4288">
        <w:t>.</w:t>
      </w:r>
      <w:r w:rsidR="0078091A">
        <w:t xml:space="preserve"> </w:t>
      </w:r>
    </w:p>
    <w:p w14:paraId="360BD9D9" w14:textId="341560A4" w:rsidR="004857BE" w:rsidRPr="004857BE" w:rsidRDefault="007C3B3E" w:rsidP="00F95907">
      <w:pPr>
        <w:pStyle w:val="NormalIndent"/>
        <w:jc w:val="both"/>
      </w:pPr>
      <w:r>
        <w:t xml:space="preserve">The decision to use a LWC rather than a report or list view is based on the need to </w:t>
      </w:r>
      <w:r w:rsidR="00521B90">
        <w:t xml:space="preserve">create complex derived columns that do not correspond directly to an Opportunity field and to provide </w:t>
      </w:r>
      <w:r w:rsidR="00CB4A2C">
        <w:t>custom features such as conditional cell formatting.</w:t>
      </w:r>
    </w:p>
    <w:p w14:paraId="75CBC019" w14:textId="4203894C" w:rsidR="009E2549" w:rsidRPr="00C745F5" w:rsidRDefault="00C745F5" w:rsidP="00010C28">
      <w:pPr>
        <w:pStyle w:val="NormalIndent"/>
        <w:keepNext/>
        <w:ind w:left="-1134"/>
      </w:pPr>
      <w:r w:rsidRPr="00C745F5">
        <w:rPr>
          <w:noProof/>
        </w:rPr>
        <w:lastRenderedPageBreak/>
        <w:drawing>
          <wp:inline distT="0" distB="0" distL="0" distR="0" wp14:anchorId="3FC30CA1" wp14:editId="7007607A">
            <wp:extent cx="7361054" cy="2505075"/>
            <wp:effectExtent l="0" t="0" r="0" b="0"/>
            <wp:docPr id="26" name="Picture 25">
              <a:extLst xmlns:a="http://schemas.openxmlformats.org/drawingml/2006/main">
                <a:ext uri="{FF2B5EF4-FFF2-40B4-BE49-F238E27FC236}">
                  <a16:creationId xmlns:a16="http://schemas.microsoft.com/office/drawing/2014/main" id="{43E42795-5C98-4582-E365-8D7C45ADB6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43E42795-5C98-4582-E365-8D7C45ADB6AC}"/>
                        </a:ext>
                      </a:extLst>
                    </pic:cNvPr>
                    <pic:cNvPicPr>
                      <a:picLocks noChangeAspect="1"/>
                    </pic:cNvPicPr>
                  </pic:nvPicPr>
                  <pic:blipFill>
                    <a:blip r:embed="rId12"/>
                    <a:stretch>
                      <a:fillRect/>
                    </a:stretch>
                  </pic:blipFill>
                  <pic:spPr>
                    <a:xfrm>
                      <a:off x="0" y="0"/>
                      <a:ext cx="7361054" cy="2505075"/>
                    </a:xfrm>
                    <a:prstGeom prst="rect">
                      <a:avLst/>
                    </a:prstGeom>
                  </pic:spPr>
                </pic:pic>
              </a:graphicData>
            </a:graphic>
          </wp:inline>
        </w:drawing>
      </w:r>
    </w:p>
    <w:p w14:paraId="68DF3233" w14:textId="6B22FD65" w:rsidR="00F43496" w:rsidRDefault="00F43496" w:rsidP="00F43496">
      <w:pPr>
        <w:pStyle w:val="Caption"/>
      </w:pPr>
      <w:r w:rsidRPr="00C745F5">
        <w:t xml:space="preserve">Figure </w:t>
      </w:r>
      <w:r w:rsidRPr="00C745F5">
        <w:fldChar w:fldCharType="begin"/>
      </w:r>
      <w:r w:rsidRPr="00C745F5">
        <w:instrText xml:space="preserve"> SEQ Figure \* ARABIC </w:instrText>
      </w:r>
      <w:r w:rsidRPr="00C745F5">
        <w:fldChar w:fldCharType="separate"/>
      </w:r>
      <w:r w:rsidR="008C31FC">
        <w:rPr>
          <w:noProof/>
        </w:rPr>
        <w:t>1</w:t>
      </w:r>
      <w:r w:rsidRPr="00C745F5">
        <w:fldChar w:fldCharType="end"/>
      </w:r>
      <w:r w:rsidRPr="00C745F5">
        <w:t xml:space="preserve">: </w:t>
      </w:r>
      <w:r w:rsidR="008B73D8" w:rsidRPr="00C745F5">
        <w:t xml:space="preserve">Proof of Concept </w:t>
      </w:r>
      <w:r w:rsidR="00780C45" w:rsidRPr="00C745F5">
        <w:t>– LWC Data Table for Asset Management Review</w:t>
      </w:r>
    </w:p>
    <w:p w14:paraId="6701B52D" w14:textId="77777777" w:rsidR="00CD700B" w:rsidRDefault="00CD700B" w:rsidP="006949B4">
      <w:pPr>
        <w:pStyle w:val="NormalIndent"/>
        <w:keepNext/>
        <w:ind w:left="-1134"/>
      </w:pPr>
      <w:r w:rsidRPr="00CD700B">
        <w:rPr>
          <w:noProof/>
        </w:rPr>
        <w:drawing>
          <wp:inline distT="0" distB="0" distL="0" distR="0" wp14:anchorId="5A18EBDC" wp14:editId="14147810">
            <wp:extent cx="7335672" cy="1149887"/>
            <wp:effectExtent l="0" t="0" r="0" b="0"/>
            <wp:docPr id="3" name="Picture 2" descr="A screenshot of a computer&#10;&#10;Description automatically generated">
              <a:extLst xmlns:a="http://schemas.openxmlformats.org/drawingml/2006/main">
                <a:ext uri="{FF2B5EF4-FFF2-40B4-BE49-F238E27FC236}">
                  <a16:creationId xmlns:a16="http://schemas.microsoft.com/office/drawing/2014/main" id="{687C20F7-BB53-16E5-E69D-735C96749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687C20F7-BB53-16E5-E69D-735C96749F43}"/>
                        </a:ext>
                      </a:extLst>
                    </pic:cNvPr>
                    <pic:cNvPicPr>
                      <a:picLocks noChangeAspect="1"/>
                    </pic:cNvPicPr>
                  </pic:nvPicPr>
                  <pic:blipFill rotWithShape="1">
                    <a:blip r:embed="rId13"/>
                    <a:srcRect r="928" b="50966"/>
                    <a:stretch/>
                  </pic:blipFill>
                  <pic:spPr bwMode="auto">
                    <a:xfrm>
                      <a:off x="0" y="0"/>
                      <a:ext cx="7359702" cy="1153654"/>
                    </a:xfrm>
                    <a:prstGeom prst="rect">
                      <a:avLst/>
                    </a:prstGeom>
                    <a:ln>
                      <a:noFill/>
                    </a:ln>
                    <a:extLst>
                      <a:ext uri="{53640926-AAD7-44D8-BBD7-CCE9431645EC}">
                        <a14:shadowObscured xmlns:a14="http://schemas.microsoft.com/office/drawing/2010/main"/>
                      </a:ext>
                    </a:extLst>
                  </pic:spPr>
                </pic:pic>
              </a:graphicData>
            </a:graphic>
          </wp:inline>
        </w:drawing>
      </w:r>
    </w:p>
    <w:p w14:paraId="728C3299" w14:textId="166C410C" w:rsidR="00CD700B" w:rsidRDefault="00CD700B" w:rsidP="00CD700B">
      <w:pPr>
        <w:pStyle w:val="Caption"/>
      </w:pPr>
      <w:r>
        <w:t xml:space="preserve">Figure </w:t>
      </w:r>
      <w:r>
        <w:fldChar w:fldCharType="begin"/>
      </w:r>
      <w:r>
        <w:instrText xml:space="preserve"> SEQ Figure \* ARABIC </w:instrText>
      </w:r>
      <w:r>
        <w:fldChar w:fldCharType="separate"/>
      </w:r>
      <w:r w:rsidR="008C31FC">
        <w:rPr>
          <w:noProof/>
        </w:rPr>
        <w:t>2</w:t>
      </w:r>
      <w:r>
        <w:fldChar w:fldCharType="end"/>
      </w:r>
      <w:r>
        <w:t>: Proof of Concept - Bulk Updates</w:t>
      </w:r>
    </w:p>
    <w:p w14:paraId="0E3C9768" w14:textId="0D28B3E9" w:rsidR="008B73D8" w:rsidRDefault="00CD700B" w:rsidP="008B73D8">
      <w:pPr>
        <w:pStyle w:val="NormalIndent"/>
        <w:keepNext/>
        <w:ind w:left="-1134"/>
      </w:pPr>
      <w:r w:rsidRPr="00CD700B">
        <w:rPr>
          <w:noProof/>
        </w:rPr>
        <w:drawing>
          <wp:inline distT="0" distB="0" distL="0" distR="0" wp14:anchorId="030F466A" wp14:editId="3EE013AB">
            <wp:extent cx="7372350" cy="696790"/>
            <wp:effectExtent l="0" t="0" r="0" b="8255"/>
            <wp:docPr id="21" name="Picture 20">
              <a:extLst xmlns:a="http://schemas.openxmlformats.org/drawingml/2006/main">
                <a:ext uri="{FF2B5EF4-FFF2-40B4-BE49-F238E27FC236}">
                  <a16:creationId xmlns:a16="http://schemas.microsoft.com/office/drawing/2014/main" id="{15F6D298-B903-CFC3-AF6B-6C8FD3992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5F6D298-B903-CFC3-AF6B-6C8FD3992E78}"/>
                        </a:ext>
                      </a:extLst>
                    </pic:cNvPr>
                    <pic:cNvPicPr>
                      <a:picLocks noChangeAspect="1"/>
                    </pic:cNvPicPr>
                  </pic:nvPicPr>
                  <pic:blipFill>
                    <a:blip r:embed="rId14"/>
                    <a:srcRect b="14946"/>
                    <a:stretch/>
                  </pic:blipFill>
                  <pic:spPr>
                    <a:xfrm>
                      <a:off x="0" y="0"/>
                      <a:ext cx="7468574" cy="705885"/>
                    </a:xfrm>
                    <a:prstGeom prst="rect">
                      <a:avLst/>
                    </a:prstGeom>
                  </pic:spPr>
                </pic:pic>
              </a:graphicData>
            </a:graphic>
          </wp:inline>
        </w:drawing>
      </w:r>
    </w:p>
    <w:p w14:paraId="22450B7D" w14:textId="2E167CA6" w:rsidR="00C23C9C" w:rsidRPr="008B73D8" w:rsidRDefault="008B73D8" w:rsidP="008B73D8">
      <w:pPr>
        <w:pStyle w:val="Caption"/>
        <w:rPr>
          <w:highlight w:val="yellow"/>
        </w:rPr>
      </w:pPr>
      <w:r>
        <w:t xml:space="preserve">Figure </w:t>
      </w:r>
      <w:r>
        <w:fldChar w:fldCharType="begin"/>
      </w:r>
      <w:r>
        <w:instrText xml:space="preserve"> SEQ Figure \* ARABIC </w:instrText>
      </w:r>
      <w:r>
        <w:fldChar w:fldCharType="separate"/>
      </w:r>
      <w:r w:rsidR="008C31FC">
        <w:rPr>
          <w:noProof/>
        </w:rPr>
        <w:t>3</w:t>
      </w:r>
      <w:r>
        <w:fldChar w:fldCharType="end"/>
      </w:r>
      <w:r>
        <w:t xml:space="preserve">: </w:t>
      </w:r>
      <w:r w:rsidRPr="001F6478">
        <w:t>Proof of Concept - Validation Error Display</w:t>
      </w:r>
    </w:p>
    <w:p w14:paraId="22B1CDEF" w14:textId="19E2CB94" w:rsidR="00CD4288" w:rsidRDefault="00CD4288" w:rsidP="00CD4288">
      <w:pPr>
        <w:pStyle w:val="NormalIndent"/>
      </w:pPr>
      <w:r>
        <w:t xml:space="preserve">The LWC data tables </w:t>
      </w:r>
      <w:r w:rsidR="00001273">
        <w:t>allow for</w:t>
      </w:r>
      <w:r>
        <w:t xml:space="preserve"> the following functionality:</w:t>
      </w:r>
    </w:p>
    <w:p w14:paraId="7EF29293" w14:textId="057BA925" w:rsidR="00547986" w:rsidRDefault="00B7741C" w:rsidP="00547986">
      <w:pPr>
        <w:pStyle w:val="NormalIndent"/>
        <w:numPr>
          <w:ilvl w:val="0"/>
          <w:numId w:val="50"/>
        </w:numPr>
      </w:pPr>
      <w:r>
        <w:t>Filters</w:t>
      </w:r>
      <w:r w:rsidR="00547986">
        <w:t xml:space="preserve"> </w:t>
      </w:r>
    </w:p>
    <w:p w14:paraId="1A360625" w14:textId="7414A0FE" w:rsidR="00CD4288" w:rsidRDefault="006A3168" w:rsidP="00CD4288">
      <w:pPr>
        <w:pStyle w:val="NormalIndent"/>
        <w:numPr>
          <w:ilvl w:val="0"/>
          <w:numId w:val="50"/>
        </w:numPr>
      </w:pPr>
      <w:r>
        <w:t>Bulk updates</w:t>
      </w:r>
    </w:p>
    <w:p w14:paraId="6CC3A7E4" w14:textId="56712516" w:rsidR="006A3168" w:rsidRDefault="006A3168" w:rsidP="00CD4288">
      <w:pPr>
        <w:pStyle w:val="NormalIndent"/>
        <w:numPr>
          <w:ilvl w:val="0"/>
          <w:numId w:val="50"/>
        </w:numPr>
      </w:pPr>
      <w:r>
        <w:t>Calculated fields</w:t>
      </w:r>
    </w:p>
    <w:p w14:paraId="6A28F308" w14:textId="6D51B2C7" w:rsidR="006A3168" w:rsidRDefault="00B7741C" w:rsidP="00CD4288">
      <w:pPr>
        <w:pStyle w:val="NormalIndent"/>
        <w:numPr>
          <w:ilvl w:val="0"/>
          <w:numId w:val="50"/>
        </w:numPr>
      </w:pPr>
      <w:r>
        <w:t>D</w:t>
      </w:r>
      <w:r w:rsidR="00FC62A3">
        <w:t>isplay information from related objects (e.g. display the latest price book rent for the related month).</w:t>
      </w:r>
    </w:p>
    <w:p w14:paraId="4FDF6020" w14:textId="5546F0BB" w:rsidR="00B16691" w:rsidRPr="00495F7B" w:rsidRDefault="00B7741C" w:rsidP="00B16691">
      <w:pPr>
        <w:pStyle w:val="NormalIndent"/>
        <w:numPr>
          <w:ilvl w:val="0"/>
          <w:numId w:val="50"/>
        </w:numPr>
      </w:pPr>
      <w:r>
        <w:t>View</w:t>
      </w:r>
      <w:r w:rsidR="00B16691">
        <w:t xml:space="preserve"> information in a hover over instead of adding further columns.</w:t>
      </w:r>
    </w:p>
    <w:p w14:paraId="30D9247F" w14:textId="4D6ED1AD" w:rsidR="00FC62A3" w:rsidRDefault="00FC62A3" w:rsidP="00CD4288">
      <w:pPr>
        <w:pStyle w:val="NormalIndent"/>
        <w:numPr>
          <w:ilvl w:val="0"/>
          <w:numId w:val="50"/>
        </w:numPr>
      </w:pPr>
      <w:r>
        <w:t>Display validation error messages and highlight fields that fail validation.</w:t>
      </w:r>
    </w:p>
    <w:p w14:paraId="44943CBF" w14:textId="53D816B5" w:rsidR="00FC62A3" w:rsidRDefault="00FC62A3" w:rsidP="00CD4288">
      <w:pPr>
        <w:pStyle w:val="NormalIndent"/>
        <w:numPr>
          <w:ilvl w:val="0"/>
          <w:numId w:val="50"/>
        </w:numPr>
      </w:pPr>
      <w:r>
        <w:lastRenderedPageBreak/>
        <w:t>Action buttons for bulk updates.</w:t>
      </w:r>
    </w:p>
    <w:p w14:paraId="5D5DC509" w14:textId="77777777" w:rsidR="00BC7A3C" w:rsidRDefault="00BC7A3C" w:rsidP="00CD4288">
      <w:pPr>
        <w:pStyle w:val="NormalIndent"/>
        <w:numPr>
          <w:ilvl w:val="0"/>
          <w:numId w:val="50"/>
        </w:numPr>
      </w:pPr>
      <w:r>
        <w:t>Conditional formatting of individual cells/values.</w:t>
      </w:r>
    </w:p>
    <w:p w14:paraId="506233BC" w14:textId="439F9BF2" w:rsidR="0035012E" w:rsidRDefault="0035012E" w:rsidP="00CD4288">
      <w:pPr>
        <w:pStyle w:val="NormalIndent"/>
        <w:numPr>
          <w:ilvl w:val="0"/>
          <w:numId w:val="50"/>
        </w:numPr>
      </w:pPr>
      <w:r>
        <w:t xml:space="preserve">Display </w:t>
      </w:r>
      <w:r w:rsidR="006140DD">
        <w:t xml:space="preserve">colour-coded </w:t>
      </w:r>
      <w:r>
        <w:t>flags.</w:t>
      </w:r>
    </w:p>
    <w:p w14:paraId="74761640" w14:textId="13BFAE1B" w:rsidR="00905522" w:rsidRDefault="00905522" w:rsidP="006B393D">
      <w:pPr>
        <w:pStyle w:val="NormalIndent"/>
        <w:jc w:val="both"/>
      </w:pPr>
      <w:r w:rsidRPr="00C745F5">
        <w:t xml:space="preserve">Open Box proposes to </w:t>
      </w:r>
      <w:r w:rsidR="008A42C9">
        <w:t xml:space="preserve">provide a </w:t>
      </w:r>
      <w:r w:rsidR="0007433F">
        <w:t>r</w:t>
      </w:r>
      <w:r w:rsidRPr="00C745F5">
        <w:t xml:space="preserve">enewals </w:t>
      </w:r>
      <w:r w:rsidR="008A42C9">
        <w:t>consol</w:t>
      </w:r>
      <w:r w:rsidR="00EA4AE4">
        <w:t>e</w:t>
      </w:r>
      <w:r w:rsidR="008A42C9">
        <w:t xml:space="preserve"> </w:t>
      </w:r>
      <w:r w:rsidR="00EA4AE4">
        <w:t>that displays each team</w:t>
      </w:r>
      <w:r w:rsidR="00001273">
        <w:t>’</w:t>
      </w:r>
      <w:r w:rsidR="00EA4AE4">
        <w:t xml:space="preserve">s renewal list as well as </w:t>
      </w:r>
      <w:r w:rsidR="0007433F">
        <w:t xml:space="preserve">a combined view of the existing dashboards used by Asset Management and a new report of </w:t>
      </w:r>
      <w:r w:rsidR="0007433F" w:rsidRPr="0007433F">
        <w:rPr>
          <w:i/>
          <w:iCs/>
        </w:rPr>
        <w:t>Projected Growth on Rent</w:t>
      </w:r>
      <w:r w:rsidRPr="00C745F5">
        <w:t>.</w:t>
      </w:r>
    </w:p>
    <w:p w14:paraId="1A793EFA" w14:textId="77777777" w:rsidR="00EA4AE4" w:rsidRDefault="008A42C9" w:rsidP="00EA4AE4">
      <w:pPr>
        <w:pStyle w:val="NormalIndent"/>
        <w:keepNext/>
        <w:ind w:left="-993"/>
      </w:pPr>
      <w:r w:rsidRPr="008A42C9">
        <w:rPr>
          <w:noProof/>
        </w:rPr>
        <w:drawing>
          <wp:inline distT="0" distB="0" distL="0" distR="0" wp14:anchorId="4B01D57D" wp14:editId="031E1F85">
            <wp:extent cx="7308560" cy="3352800"/>
            <wp:effectExtent l="0" t="0" r="6985" b="0"/>
            <wp:docPr id="201478472" name="Picture 2" descr="A screenshot of a computer&#10;&#10;Description automatically generated">
              <a:extLst xmlns:a="http://schemas.openxmlformats.org/drawingml/2006/main">
                <a:ext uri="{FF2B5EF4-FFF2-40B4-BE49-F238E27FC236}">
                  <a16:creationId xmlns:a16="http://schemas.microsoft.com/office/drawing/2014/main" id="{472767E1-DA7B-C4E0-7EB4-B13FE9895A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472" name="Picture 2" descr="A screenshot of a computer&#10;&#10;Description automatically generated">
                      <a:extLst>
                        <a:ext uri="{FF2B5EF4-FFF2-40B4-BE49-F238E27FC236}">
                          <a16:creationId xmlns:a16="http://schemas.microsoft.com/office/drawing/2014/main" id="{472767E1-DA7B-C4E0-7EB4-B13FE9895A03}"/>
                        </a:ext>
                      </a:extLst>
                    </pic:cNvPr>
                    <pic:cNvPicPr>
                      <a:picLocks noChangeAspect="1"/>
                    </pic:cNvPicPr>
                  </pic:nvPicPr>
                  <pic:blipFill>
                    <a:blip r:embed="rId15"/>
                    <a:stretch>
                      <a:fillRect/>
                    </a:stretch>
                  </pic:blipFill>
                  <pic:spPr>
                    <a:xfrm>
                      <a:off x="0" y="0"/>
                      <a:ext cx="7315519" cy="3355993"/>
                    </a:xfrm>
                    <a:prstGeom prst="rect">
                      <a:avLst/>
                    </a:prstGeom>
                  </pic:spPr>
                </pic:pic>
              </a:graphicData>
            </a:graphic>
          </wp:inline>
        </w:drawing>
      </w:r>
    </w:p>
    <w:p w14:paraId="1077525D" w14:textId="70425F6D" w:rsidR="00905522" w:rsidRDefault="00EA4AE4" w:rsidP="00EA4AE4">
      <w:pPr>
        <w:pStyle w:val="Caption"/>
      </w:pPr>
      <w:r>
        <w:t xml:space="preserve">Figure </w:t>
      </w:r>
      <w:r>
        <w:fldChar w:fldCharType="begin"/>
      </w:r>
      <w:r>
        <w:instrText xml:space="preserve"> SEQ Figure \* ARABIC </w:instrText>
      </w:r>
      <w:r>
        <w:fldChar w:fldCharType="separate"/>
      </w:r>
      <w:r w:rsidR="008C31FC">
        <w:rPr>
          <w:noProof/>
        </w:rPr>
        <w:t>4</w:t>
      </w:r>
      <w:r>
        <w:fldChar w:fldCharType="end"/>
      </w:r>
      <w:r>
        <w:t xml:space="preserve">: </w:t>
      </w:r>
      <w:r w:rsidRPr="00515C8F">
        <w:t xml:space="preserve">Proof of Concept - </w:t>
      </w:r>
      <w:r>
        <w:t>Renewals Manager</w:t>
      </w:r>
      <w:r w:rsidR="0007433F">
        <w:t xml:space="preserve"> Console </w:t>
      </w:r>
    </w:p>
    <w:p w14:paraId="2DF0C84A" w14:textId="77777777" w:rsidR="00EA4AE4" w:rsidRDefault="008A42C9" w:rsidP="00EA4AE4">
      <w:pPr>
        <w:pStyle w:val="NormalIndent"/>
        <w:keepNext/>
        <w:ind w:left="-993"/>
      </w:pPr>
      <w:r w:rsidRPr="008A42C9">
        <w:rPr>
          <w:noProof/>
        </w:rPr>
        <w:lastRenderedPageBreak/>
        <w:drawing>
          <wp:inline distT="0" distB="0" distL="0" distR="0" wp14:anchorId="6B54795E" wp14:editId="0CA1059D">
            <wp:extent cx="7267433" cy="3053080"/>
            <wp:effectExtent l="0" t="0" r="0" b="0"/>
            <wp:docPr id="5" name="Picture 4" descr="A screenshot of a computer&#10;&#10;Description automatically generated">
              <a:extLst xmlns:a="http://schemas.openxmlformats.org/drawingml/2006/main">
                <a:ext uri="{FF2B5EF4-FFF2-40B4-BE49-F238E27FC236}">
                  <a16:creationId xmlns:a16="http://schemas.microsoft.com/office/drawing/2014/main" id="{E1A9F0BC-4282-7240-F894-343463363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E1A9F0BC-4282-7240-F894-343463363DE8}"/>
                        </a:ext>
                      </a:extLst>
                    </pic:cNvPr>
                    <pic:cNvPicPr>
                      <a:picLocks noChangeAspect="1"/>
                    </pic:cNvPicPr>
                  </pic:nvPicPr>
                  <pic:blipFill rotWithShape="1">
                    <a:blip r:embed="rId16"/>
                    <a:srcRect r="545" b="10702"/>
                    <a:stretch/>
                  </pic:blipFill>
                  <pic:spPr bwMode="auto">
                    <a:xfrm>
                      <a:off x="0" y="0"/>
                      <a:ext cx="7267433" cy="3053080"/>
                    </a:xfrm>
                    <a:prstGeom prst="rect">
                      <a:avLst/>
                    </a:prstGeom>
                    <a:ln>
                      <a:noFill/>
                    </a:ln>
                    <a:extLst>
                      <a:ext uri="{53640926-AAD7-44D8-BBD7-CCE9431645EC}">
                        <a14:shadowObscured xmlns:a14="http://schemas.microsoft.com/office/drawing/2010/main"/>
                      </a:ext>
                    </a:extLst>
                  </pic:spPr>
                </pic:pic>
              </a:graphicData>
            </a:graphic>
          </wp:inline>
        </w:drawing>
      </w:r>
    </w:p>
    <w:p w14:paraId="4A4208C5" w14:textId="305F4DBE" w:rsidR="008A42C9" w:rsidRPr="00C745F5" w:rsidRDefault="00EA4AE4" w:rsidP="00EA4AE4">
      <w:pPr>
        <w:pStyle w:val="Caption"/>
      </w:pPr>
      <w:r>
        <w:t xml:space="preserve">Figure </w:t>
      </w:r>
      <w:r>
        <w:fldChar w:fldCharType="begin"/>
      </w:r>
      <w:r>
        <w:instrText xml:space="preserve"> SEQ Figure \* ARABIC </w:instrText>
      </w:r>
      <w:r>
        <w:fldChar w:fldCharType="separate"/>
      </w:r>
      <w:r w:rsidR="008C31FC">
        <w:rPr>
          <w:noProof/>
        </w:rPr>
        <w:t>5</w:t>
      </w:r>
      <w:r>
        <w:fldChar w:fldCharType="end"/>
      </w:r>
      <w:r>
        <w:t xml:space="preserve">: </w:t>
      </w:r>
      <w:r w:rsidRPr="003F47C7">
        <w:t xml:space="preserve">Proof of Concept </w:t>
      </w:r>
      <w:r>
        <w:t>–</w:t>
      </w:r>
      <w:r w:rsidRPr="003F47C7">
        <w:t xml:space="preserve"> </w:t>
      </w:r>
      <w:r>
        <w:t>Consolidate Reports &amp; Dashboards for Asset Management Review</w:t>
      </w:r>
      <w:r w:rsidR="00A14316">
        <w:t xml:space="preserve"> onto a Single Screen</w:t>
      </w:r>
    </w:p>
    <w:p w14:paraId="01108BF9" w14:textId="77777777" w:rsidR="00F02367" w:rsidRPr="00F02367" w:rsidRDefault="00F02367" w:rsidP="00F02367"/>
    <w:p w14:paraId="6D4F51CD" w14:textId="035573C6" w:rsidR="00CA6503" w:rsidRDefault="00CA6503" w:rsidP="00CA6503">
      <w:pPr>
        <w:pStyle w:val="Heading3"/>
      </w:pPr>
      <w:r>
        <w:t xml:space="preserve">Using </w:t>
      </w:r>
      <w:r w:rsidR="00C23C9C">
        <w:t>Form</w:t>
      </w:r>
      <w:r w:rsidR="00744018">
        <w:t xml:space="preserve"> </w:t>
      </w:r>
      <w:r w:rsidR="00C23C9C">
        <w:t xml:space="preserve">Assembly </w:t>
      </w:r>
      <w:r>
        <w:t xml:space="preserve">to Replace the Renewals </w:t>
      </w:r>
      <w:r w:rsidR="00C23C9C">
        <w:t>Portal</w:t>
      </w:r>
    </w:p>
    <w:p w14:paraId="62FD18EB" w14:textId="41F669B2" w:rsidR="00CD4288" w:rsidRDefault="00CA6503" w:rsidP="00C40CF2">
      <w:pPr>
        <w:pStyle w:val="NormalIndent"/>
        <w:jc w:val="both"/>
      </w:pPr>
      <w:r>
        <w:t xml:space="preserve">Open Box proposes to </w:t>
      </w:r>
      <w:r w:rsidR="00C23C9C">
        <w:t xml:space="preserve">use Form Assembly to enable tenants to provide initial feedback on their intention to renew as well as to review </w:t>
      </w:r>
      <w:r w:rsidR="00B2588E">
        <w:t xml:space="preserve">renewal </w:t>
      </w:r>
      <w:r w:rsidR="00C23C9C">
        <w:t xml:space="preserve">offers. </w:t>
      </w:r>
    </w:p>
    <w:p w14:paraId="73F7B23F" w14:textId="77777777" w:rsidR="009F67C7" w:rsidRDefault="009F67C7" w:rsidP="00C40CF2">
      <w:pPr>
        <w:pStyle w:val="NormalIndent"/>
        <w:jc w:val="both"/>
      </w:pPr>
      <w:r>
        <w:t>Form Assembly provides the following functionality:</w:t>
      </w:r>
    </w:p>
    <w:p w14:paraId="007E238F" w14:textId="07665117" w:rsidR="009F67C7" w:rsidRDefault="00B2588E" w:rsidP="00C40CF2">
      <w:pPr>
        <w:pStyle w:val="NormalIndent"/>
        <w:numPr>
          <w:ilvl w:val="0"/>
          <w:numId w:val="50"/>
        </w:numPr>
        <w:jc w:val="both"/>
      </w:pPr>
      <w:r>
        <w:t>O</w:t>
      </w:r>
      <w:r w:rsidR="009F67C7">
        <w:t>pen</w:t>
      </w:r>
      <w:r w:rsidR="00F30C75">
        <w:t xml:space="preserve"> the</w:t>
      </w:r>
      <w:r w:rsidR="009F67C7">
        <w:t xml:space="preserve"> form from a link in an email. </w:t>
      </w:r>
    </w:p>
    <w:p w14:paraId="0226E46B" w14:textId="77777777" w:rsidR="009F67C7" w:rsidRDefault="009F67C7" w:rsidP="00C40CF2">
      <w:pPr>
        <w:pStyle w:val="NormalIndent"/>
        <w:numPr>
          <w:ilvl w:val="0"/>
          <w:numId w:val="50"/>
        </w:numPr>
        <w:jc w:val="both"/>
      </w:pPr>
      <w:r>
        <w:t xml:space="preserve">Real-time offer and opportunity data is displayed to the user. </w:t>
      </w:r>
    </w:p>
    <w:p w14:paraId="29158A95" w14:textId="5ECFD8C2" w:rsidR="009F67C7" w:rsidRDefault="009F67C7" w:rsidP="00C40CF2">
      <w:pPr>
        <w:pStyle w:val="NormalIndent"/>
        <w:numPr>
          <w:ilvl w:val="0"/>
          <w:numId w:val="50"/>
        </w:numPr>
        <w:jc w:val="both"/>
      </w:pPr>
      <w:r>
        <w:t>Dynamic form prompts</w:t>
      </w:r>
      <w:r w:rsidR="00755BBB">
        <w:t xml:space="preserve"> the</w:t>
      </w:r>
      <w:r>
        <w:t xml:space="preserve"> user to provide relevant information based on options selected. </w:t>
      </w:r>
    </w:p>
    <w:p w14:paraId="3A722D76" w14:textId="7B419381" w:rsidR="009F67C7" w:rsidRDefault="009F67C7" w:rsidP="00C40CF2">
      <w:pPr>
        <w:pStyle w:val="NormalIndent"/>
        <w:numPr>
          <w:ilvl w:val="0"/>
          <w:numId w:val="50"/>
        </w:numPr>
        <w:jc w:val="both"/>
      </w:pPr>
      <w:r>
        <w:t xml:space="preserve">Validations </w:t>
      </w:r>
      <w:r w:rsidR="00755BBB">
        <w:t xml:space="preserve">can be applied (e.g. </w:t>
      </w:r>
      <w:r>
        <w:t>prevent</w:t>
      </w:r>
      <w:r w:rsidR="00755BBB">
        <w:t>ing</w:t>
      </w:r>
      <w:r>
        <w:t xml:space="preserve"> </w:t>
      </w:r>
      <w:r w:rsidR="00755BBB">
        <w:t xml:space="preserve">tenants </w:t>
      </w:r>
      <w:r>
        <w:t xml:space="preserve">from responding to </w:t>
      </w:r>
      <w:r w:rsidR="00B2588E">
        <w:t xml:space="preserve">the same </w:t>
      </w:r>
      <w:r>
        <w:t>offer multiple times</w:t>
      </w:r>
      <w:r w:rsidR="00755BBB">
        <w:t>)</w:t>
      </w:r>
      <w:r>
        <w:t xml:space="preserve">. </w:t>
      </w:r>
    </w:p>
    <w:p w14:paraId="4946E351" w14:textId="77777777" w:rsidR="009F67C7" w:rsidRDefault="009F67C7" w:rsidP="00C40CF2">
      <w:pPr>
        <w:pStyle w:val="NormalIndent"/>
        <w:numPr>
          <w:ilvl w:val="0"/>
          <w:numId w:val="50"/>
        </w:numPr>
        <w:jc w:val="both"/>
      </w:pPr>
      <w:r>
        <w:t xml:space="preserve">Responses are saved in the applicable fields on the offer and/or opportunity. </w:t>
      </w:r>
    </w:p>
    <w:p w14:paraId="23B1EAE6" w14:textId="3E0BC491" w:rsidR="009F67C7" w:rsidRPr="00CD4288" w:rsidRDefault="009F67C7" w:rsidP="00C40CF2">
      <w:pPr>
        <w:pStyle w:val="NormalIndent"/>
        <w:numPr>
          <w:ilvl w:val="0"/>
          <w:numId w:val="50"/>
        </w:numPr>
        <w:jc w:val="both"/>
      </w:pPr>
      <w:r>
        <w:t>Responses can trigger new record creation</w:t>
      </w:r>
      <w:r w:rsidR="006C3257">
        <w:t xml:space="preserve"> (</w:t>
      </w:r>
      <w:r>
        <w:t>e.g. create a task assigned to PM if the tenant requests a different unit</w:t>
      </w:r>
      <w:r w:rsidR="006C3257">
        <w:t>)</w:t>
      </w:r>
      <w:r>
        <w:t>.</w:t>
      </w:r>
    </w:p>
    <w:p w14:paraId="77A8366C" w14:textId="60E549C9" w:rsidR="00E573D4" w:rsidRPr="00DC4DF3" w:rsidRDefault="000A7F9F" w:rsidP="00E573D4">
      <w:r w:rsidRPr="00DC4DF3">
        <w:rPr>
          <w:noProof/>
        </w:rPr>
        <w:lastRenderedPageBreak/>
        <w:drawing>
          <wp:inline distT="0" distB="0" distL="0" distR="0" wp14:anchorId="574C9BAE" wp14:editId="21F8DF5C">
            <wp:extent cx="4170784" cy="4457700"/>
            <wp:effectExtent l="0" t="0" r="0" b="5715"/>
            <wp:docPr id="178457293"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293" name="Picture 1" descr="A screenshot of a form&#10;&#10;Description automatically generated"/>
                    <pic:cNvPicPr/>
                  </pic:nvPicPr>
                  <pic:blipFill>
                    <a:blip r:embed="rId17"/>
                    <a:stretch>
                      <a:fillRect/>
                    </a:stretch>
                  </pic:blipFill>
                  <pic:spPr>
                    <a:xfrm>
                      <a:off x="0" y="0"/>
                      <a:ext cx="4170784" cy="4457700"/>
                    </a:xfrm>
                    <a:prstGeom prst="rect">
                      <a:avLst/>
                    </a:prstGeom>
                  </pic:spPr>
                </pic:pic>
              </a:graphicData>
            </a:graphic>
          </wp:inline>
        </w:drawing>
      </w:r>
    </w:p>
    <w:p w14:paraId="18F80C14" w14:textId="77777777" w:rsidR="00007D5F" w:rsidRDefault="005651F5" w:rsidP="00007D5F">
      <w:pPr>
        <w:keepNext/>
      </w:pPr>
      <w:r w:rsidRPr="00DC4DF3">
        <w:rPr>
          <w:noProof/>
        </w:rPr>
        <w:drawing>
          <wp:inline distT="0" distB="0" distL="0" distR="0" wp14:anchorId="58292451" wp14:editId="301D3FBD">
            <wp:extent cx="4085803" cy="3267075"/>
            <wp:effectExtent l="0" t="0" r="0" b="0"/>
            <wp:docPr id="19656298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9889" name="Picture 1" descr="A screenshot of a computer screen&#10;&#10;Description automatically generated"/>
                    <pic:cNvPicPr/>
                  </pic:nvPicPr>
                  <pic:blipFill rotWithShape="1">
                    <a:blip r:embed="rId18"/>
                    <a:srcRect b="-3417"/>
                    <a:stretch/>
                  </pic:blipFill>
                  <pic:spPr bwMode="auto">
                    <a:xfrm>
                      <a:off x="0" y="0"/>
                      <a:ext cx="4085803" cy="3267075"/>
                    </a:xfrm>
                    <a:prstGeom prst="rect">
                      <a:avLst/>
                    </a:prstGeom>
                    <a:ln>
                      <a:noFill/>
                    </a:ln>
                    <a:extLst>
                      <a:ext uri="{53640926-AAD7-44D8-BBD7-CCE9431645EC}">
                        <a14:shadowObscured xmlns:a14="http://schemas.microsoft.com/office/drawing/2010/main"/>
                      </a:ext>
                    </a:extLst>
                  </pic:spPr>
                </pic:pic>
              </a:graphicData>
            </a:graphic>
          </wp:inline>
        </w:drawing>
      </w:r>
    </w:p>
    <w:p w14:paraId="25C968B8" w14:textId="05FE6B11" w:rsidR="005D3E39" w:rsidRDefault="00007D5F" w:rsidP="00690E75">
      <w:pPr>
        <w:pStyle w:val="Caption"/>
        <w:tabs>
          <w:tab w:val="right" w:pos="9406"/>
        </w:tabs>
      </w:pPr>
      <w:r>
        <w:t xml:space="preserve">Figure </w:t>
      </w:r>
      <w:r>
        <w:fldChar w:fldCharType="begin"/>
      </w:r>
      <w:r>
        <w:instrText xml:space="preserve"> SEQ Figure \* ARABIC </w:instrText>
      </w:r>
      <w:r>
        <w:fldChar w:fldCharType="separate"/>
      </w:r>
      <w:r w:rsidR="008C31FC">
        <w:rPr>
          <w:noProof/>
        </w:rPr>
        <w:t>6</w:t>
      </w:r>
      <w:r>
        <w:fldChar w:fldCharType="end"/>
      </w:r>
      <w:r>
        <w:t xml:space="preserve">: </w:t>
      </w:r>
      <w:r w:rsidRPr="00084BD4">
        <w:t>Proof of Concept - Tenant Reviews &amp; Responds to Offer</w:t>
      </w:r>
    </w:p>
    <w:p w14:paraId="3A8DAEBF" w14:textId="7B3D0E3F" w:rsidR="005D3E39" w:rsidRDefault="000D7F7B" w:rsidP="005D3E39">
      <w:pPr>
        <w:pStyle w:val="Heading3"/>
      </w:pPr>
      <w:r>
        <w:lastRenderedPageBreak/>
        <w:t>Storing Pricebooks in Salesforce</w:t>
      </w:r>
    </w:p>
    <w:p w14:paraId="414D6771" w14:textId="77777777" w:rsidR="00FB6B80" w:rsidRDefault="000D7F7B" w:rsidP="001C5EA7">
      <w:pPr>
        <w:pStyle w:val="NormalIndent"/>
        <w:jc w:val="both"/>
      </w:pPr>
      <w:r>
        <w:t>Open Box proposes to use the standard Pricebook2 and PricebookEntry objects to hold the monthly pricing for every unit</w:t>
      </w:r>
      <w:r w:rsidR="00B52EFB">
        <w:t xml:space="preserve"> for </w:t>
      </w:r>
      <w:r w:rsidR="004B30CD">
        <w:t xml:space="preserve">12 months into the future.  </w:t>
      </w:r>
    </w:p>
    <w:p w14:paraId="46F1BCA3" w14:textId="6A382E72" w:rsidR="000D7F7B" w:rsidRPr="000D7F7B" w:rsidRDefault="00CB2933" w:rsidP="001C5EA7">
      <w:pPr>
        <w:pStyle w:val="NormalIndent"/>
        <w:jc w:val="both"/>
      </w:pPr>
      <w:r>
        <w:t xml:space="preserve">The setting of the pricing would remain offline using the </w:t>
      </w:r>
      <w:r w:rsidR="00707FCA">
        <w:t xml:space="preserve">existing spreadsheets, but pricing would then be loaded into Salesforce via a manual monthly process.  </w:t>
      </w:r>
      <w:r w:rsidR="00A934FF">
        <w:t xml:space="preserve">This means that at the point of renewal, Salesforce can automatically pull the correct </w:t>
      </w:r>
      <w:r w:rsidR="00FB6B80">
        <w:t>ERVs and</w:t>
      </w:r>
      <w:r w:rsidR="00A934FF">
        <w:t xml:space="preserve"> price </w:t>
      </w:r>
      <w:r w:rsidR="00FB6B80">
        <w:t xml:space="preserve">book rent </w:t>
      </w:r>
      <w:r w:rsidR="00A934FF">
        <w:t xml:space="preserve">based on the </w:t>
      </w:r>
      <w:r w:rsidR="00B80975">
        <w:t>starting month of the renewed period.</w:t>
      </w:r>
      <w:r w:rsidR="00707FCA">
        <w:t xml:space="preserve"> </w:t>
      </w:r>
    </w:p>
    <w:p w14:paraId="4690526D" w14:textId="6CE15291" w:rsidR="005651F5" w:rsidRDefault="00DD5BC3" w:rsidP="005A1F04">
      <w:pPr>
        <w:pStyle w:val="Caption"/>
        <w:keepNext/>
        <w:tabs>
          <w:tab w:val="right" w:pos="9406"/>
        </w:tabs>
        <w:ind w:left="-1134"/>
      </w:pPr>
      <w:r w:rsidRPr="00DD5BC3">
        <w:rPr>
          <w:noProof/>
        </w:rPr>
        <w:drawing>
          <wp:inline distT="0" distB="0" distL="0" distR="0" wp14:anchorId="391ACB3C" wp14:editId="622E2A53">
            <wp:extent cx="7420210" cy="2057400"/>
            <wp:effectExtent l="0" t="0" r="9525" b="0"/>
            <wp:docPr id="71938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1450" name=""/>
                    <pic:cNvPicPr/>
                  </pic:nvPicPr>
                  <pic:blipFill>
                    <a:blip r:embed="rId19"/>
                    <a:stretch>
                      <a:fillRect/>
                    </a:stretch>
                  </pic:blipFill>
                  <pic:spPr>
                    <a:xfrm>
                      <a:off x="0" y="0"/>
                      <a:ext cx="7428126" cy="2059595"/>
                    </a:xfrm>
                    <a:prstGeom prst="rect">
                      <a:avLst/>
                    </a:prstGeom>
                  </pic:spPr>
                </pic:pic>
              </a:graphicData>
            </a:graphic>
          </wp:inline>
        </w:drawing>
      </w:r>
    </w:p>
    <w:p w14:paraId="37B12E9E" w14:textId="33701433" w:rsidR="005A1F04" w:rsidRDefault="005A1F04" w:rsidP="005A1F04">
      <w:pPr>
        <w:pStyle w:val="Caption"/>
      </w:pPr>
      <w:r>
        <w:t xml:space="preserve">Figure </w:t>
      </w:r>
      <w:r>
        <w:fldChar w:fldCharType="begin"/>
      </w:r>
      <w:r>
        <w:instrText xml:space="preserve"> SEQ Figure \* ARABIC </w:instrText>
      </w:r>
      <w:r>
        <w:fldChar w:fldCharType="separate"/>
      </w:r>
      <w:r w:rsidR="008C31FC">
        <w:rPr>
          <w:noProof/>
        </w:rPr>
        <w:t>7</w:t>
      </w:r>
      <w:r>
        <w:fldChar w:fldCharType="end"/>
      </w:r>
      <w:r>
        <w:t xml:space="preserve">: </w:t>
      </w:r>
      <w:r w:rsidR="00F66B3C" w:rsidRPr="00C745F5">
        <w:t>Proof of Concept</w:t>
      </w:r>
      <w:r w:rsidR="00F02367">
        <w:t xml:space="preserve"> -</w:t>
      </w:r>
      <w:r>
        <w:t xml:space="preserve"> Pricebook </w:t>
      </w:r>
      <w:r w:rsidR="00F66B3C">
        <w:t xml:space="preserve">Rent </w:t>
      </w:r>
      <w:r>
        <w:t>Report</w:t>
      </w:r>
    </w:p>
    <w:p w14:paraId="7554C67A" w14:textId="77777777" w:rsidR="005A1F04" w:rsidRDefault="00D57AE1" w:rsidP="005A1F04">
      <w:pPr>
        <w:pStyle w:val="Caption"/>
        <w:keepNext/>
        <w:tabs>
          <w:tab w:val="right" w:pos="9406"/>
        </w:tabs>
      </w:pPr>
      <w:r w:rsidRPr="00D57AE1">
        <w:rPr>
          <w:noProof/>
        </w:rPr>
        <w:drawing>
          <wp:inline distT="0" distB="0" distL="0" distR="0" wp14:anchorId="021EBBE2" wp14:editId="09ED8FA9">
            <wp:extent cx="4885633" cy="3371850"/>
            <wp:effectExtent l="0" t="0" r="0" b="0"/>
            <wp:docPr id="134755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36676" name=""/>
                    <pic:cNvPicPr/>
                  </pic:nvPicPr>
                  <pic:blipFill rotWithShape="1">
                    <a:blip r:embed="rId20"/>
                    <a:srcRect b="3383"/>
                    <a:stretch/>
                  </pic:blipFill>
                  <pic:spPr bwMode="auto">
                    <a:xfrm>
                      <a:off x="0" y="0"/>
                      <a:ext cx="4904364" cy="3384777"/>
                    </a:xfrm>
                    <a:prstGeom prst="rect">
                      <a:avLst/>
                    </a:prstGeom>
                    <a:ln>
                      <a:noFill/>
                    </a:ln>
                    <a:extLst>
                      <a:ext uri="{53640926-AAD7-44D8-BBD7-CCE9431645EC}">
                        <a14:shadowObscured xmlns:a14="http://schemas.microsoft.com/office/drawing/2010/main"/>
                      </a:ext>
                    </a:extLst>
                  </pic:spPr>
                </pic:pic>
              </a:graphicData>
            </a:graphic>
          </wp:inline>
        </w:drawing>
      </w:r>
    </w:p>
    <w:p w14:paraId="2369F159" w14:textId="5D7F4530" w:rsidR="006D1086" w:rsidRPr="006D1086" w:rsidRDefault="005A1F04" w:rsidP="005A1F04">
      <w:pPr>
        <w:pStyle w:val="Caption"/>
      </w:pPr>
      <w:r>
        <w:t xml:space="preserve">Figure </w:t>
      </w:r>
      <w:r>
        <w:fldChar w:fldCharType="begin"/>
      </w:r>
      <w:r>
        <w:instrText xml:space="preserve"> SEQ Figure \* ARABIC </w:instrText>
      </w:r>
      <w:r>
        <w:fldChar w:fldCharType="separate"/>
      </w:r>
      <w:r w:rsidR="008C31FC">
        <w:rPr>
          <w:noProof/>
        </w:rPr>
        <w:t>8</w:t>
      </w:r>
      <w:r>
        <w:fldChar w:fldCharType="end"/>
      </w:r>
      <w:r>
        <w:t xml:space="preserve">: </w:t>
      </w:r>
      <w:r w:rsidR="00F66B3C" w:rsidRPr="00C745F5">
        <w:t>Proof of Concept</w:t>
      </w:r>
      <w:r>
        <w:t xml:space="preserve"> - Viewing Pricebook Entries for a Unit</w:t>
      </w:r>
    </w:p>
    <w:p w14:paraId="730F3361" w14:textId="0BA86E17" w:rsidR="00C14816" w:rsidRDefault="00C14816" w:rsidP="00C14816">
      <w:pPr>
        <w:pStyle w:val="Heading3"/>
      </w:pPr>
      <w:r>
        <w:lastRenderedPageBreak/>
        <w:t>Email Threading</w:t>
      </w:r>
    </w:p>
    <w:p w14:paraId="42C69BDE" w14:textId="2DB343C2" w:rsidR="00756610" w:rsidRDefault="00146618" w:rsidP="00954500">
      <w:pPr>
        <w:pStyle w:val="NormalIndent"/>
        <w:jc w:val="both"/>
      </w:pPr>
      <w:r>
        <w:t xml:space="preserve">Where </w:t>
      </w:r>
      <w:r w:rsidR="00996B09">
        <w:t xml:space="preserve">a tenant responds to a </w:t>
      </w:r>
      <w:r>
        <w:t>system-generated</w:t>
      </w:r>
      <w:r w:rsidR="00BF23E4">
        <w:t>,</w:t>
      </w:r>
      <w:r w:rsidR="00996B09">
        <w:t xml:space="preserve"> or user-initiated, email</w:t>
      </w:r>
      <w:r w:rsidR="003E1AF7">
        <w:t xml:space="preserve"> that is</w:t>
      </w:r>
      <w:r w:rsidR="00996B09">
        <w:t xml:space="preserve"> sent from Salesforce, the tenant’s reply can be threaded onto the </w:t>
      </w:r>
      <w:r w:rsidR="003E1AF7">
        <w:t>relevant object</w:t>
      </w:r>
      <w:r w:rsidR="00F4061E">
        <w:t>s</w:t>
      </w:r>
      <w:r w:rsidR="003E1AF7">
        <w:t xml:space="preserve">. </w:t>
      </w:r>
      <w:r w:rsidR="00F4061E">
        <w:t xml:space="preserve">For example, if a tenant replies to a Salesforce-generated email about a renewal opportunity, the reply can be displayed in the activity timelines for the relevant opportunity, tenancy as well as tenant (account). </w:t>
      </w:r>
      <w:r w:rsidR="009A067C">
        <w:t xml:space="preserve">Users </w:t>
      </w:r>
      <w:r w:rsidR="00F4061E">
        <w:t xml:space="preserve">may </w:t>
      </w:r>
      <w:r w:rsidR="009A067C">
        <w:t>be notified of tenant replies (or bounced emails) via a task, email or system notification.</w:t>
      </w:r>
    </w:p>
    <w:p w14:paraId="73C2CCB5" w14:textId="0D51CEC7" w:rsidR="003131FA" w:rsidRPr="003131FA" w:rsidRDefault="00597B12" w:rsidP="003131FA">
      <w:pPr>
        <w:pStyle w:val="NormalIndent"/>
        <w:jc w:val="both"/>
      </w:pPr>
      <w:r>
        <w:t>Email threading</w:t>
      </w:r>
      <w:r w:rsidR="009A0396" w:rsidRPr="00BF23E4">
        <w:t xml:space="preserve"> </w:t>
      </w:r>
      <w:r w:rsidR="00A80936">
        <w:t xml:space="preserve">on objects </w:t>
      </w:r>
      <w:r w:rsidR="009A0396" w:rsidRPr="00BF23E4">
        <w:t xml:space="preserve">can be achieved by </w:t>
      </w:r>
      <w:r w:rsidR="00AA37AF" w:rsidRPr="00BF23E4">
        <w:t>includ</w:t>
      </w:r>
      <w:r>
        <w:t>ing</w:t>
      </w:r>
      <w:r w:rsidR="00AA37AF" w:rsidRPr="00BF23E4">
        <w:t xml:space="preserve"> a threading token on email templates</w:t>
      </w:r>
      <w:r w:rsidR="009A0396" w:rsidRPr="00BF23E4">
        <w:t xml:space="preserve">, using </w:t>
      </w:r>
      <w:r w:rsidR="003131FA" w:rsidRPr="003131FA">
        <w:t xml:space="preserve">an org-wide </w:t>
      </w:r>
      <w:r w:rsidR="009A0396" w:rsidRPr="00BF23E4">
        <w:t xml:space="preserve">email </w:t>
      </w:r>
      <w:r w:rsidR="003131FA" w:rsidRPr="003131FA">
        <w:t xml:space="preserve">address that will forward to a unique </w:t>
      </w:r>
      <w:r w:rsidR="003E1AF7" w:rsidRPr="00BF23E4">
        <w:t xml:space="preserve">Salesforce </w:t>
      </w:r>
      <w:r w:rsidR="003131FA" w:rsidRPr="003131FA">
        <w:t>address</w:t>
      </w:r>
      <w:r w:rsidR="009A0396" w:rsidRPr="00BF23E4">
        <w:t>.</w:t>
      </w:r>
      <w:r w:rsidR="00261399">
        <w:t xml:space="preserve">  This functionality is available on custom and standard objects </w:t>
      </w:r>
      <w:r w:rsidR="001767A6">
        <w:t xml:space="preserve">using </w:t>
      </w:r>
      <w:hyperlink r:id="rId21" w:history="1">
        <w:r w:rsidR="00C80B1B" w:rsidRPr="00C80B1B">
          <w:rPr>
            <w:rStyle w:val="Hyperlink"/>
          </w:rPr>
          <w:t>threading tokens</w:t>
        </w:r>
        <w:r w:rsidR="001767A6" w:rsidRPr="00C80B1B">
          <w:rPr>
            <w:rStyle w:val="Hyperlink"/>
          </w:rPr>
          <w:t xml:space="preserve"> </w:t>
        </w:r>
        <w:r w:rsidR="00C80B1B" w:rsidRPr="00C80B1B">
          <w:rPr>
            <w:rStyle w:val="Hyperlink"/>
          </w:rPr>
          <w:t xml:space="preserve">delivered in the </w:t>
        </w:r>
        <w:r w:rsidR="001767A6" w:rsidRPr="00C80B1B">
          <w:rPr>
            <w:rStyle w:val="Hyperlink"/>
          </w:rPr>
          <w:t xml:space="preserve">Summer </w:t>
        </w:r>
        <w:r w:rsidR="00C80B1B" w:rsidRPr="00C80B1B">
          <w:rPr>
            <w:rStyle w:val="Hyperlink"/>
          </w:rPr>
          <w:t>’</w:t>
        </w:r>
        <w:r w:rsidR="001767A6" w:rsidRPr="00C80B1B">
          <w:rPr>
            <w:rStyle w:val="Hyperlink"/>
          </w:rPr>
          <w:t>24</w:t>
        </w:r>
        <w:r w:rsidR="00C80B1B" w:rsidRPr="00C80B1B">
          <w:rPr>
            <w:rStyle w:val="Hyperlink"/>
          </w:rPr>
          <w:t xml:space="preserve"> release</w:t>
        </w:r>
      </w:hyperlink>
      <w:r w:rsidR="00C80B1B">
        <w:t>.</w:t>
      </w:r>
    </w:p>
    <w:p w14:paraId="01CE4ED0" w14:textId="77777777" w:rsidR="00D06FA3" w:rsidRDefault="00954500" w:rsidP="008E691B">
      <w:pPr>
        <w:pStyle w:val="NormalIndent"/>
        <w:ind w:left="0"/>
        <w:jc w:val="both"/>
      </w:pPr>
      <w:r w:rsidRPr="00954500">
        <w:rPr>
          <w:noProof/>
        </w:rPr>
        <w:drawing>
          <wp:inline distT="0" distB="0" distL="0" distR="0" wp14:anchorId="00B43327" wp14:editId="5A9C54D1">
            <wp:extent cx="5391150" cy="3941053"/>
            <wp:effectExtent l="0" t="0" r="0" b="2540"/>
            <wp:docPr id="1000312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2549" name="Picture 1" descr="A screenshot of a computer&#10;&#10;Description automatically generated"/>
                    <pic:cNvPicPr/>
                  </pic:nvPicPr>
                  <pic:blipFill>
                    <a:blip r:embed="rId22"/>
                    <a:stretch>
                      <a:fillRect/>
                    </a:stretch>
                  </pic:blipFill>
                  <pic:spPr>
                    <a:xfrm>
                      <a:off x="0" y="0"/>
                      <a:ext cx="5397596" cy="3945765"/>
                    </a:xfrm>
                    <a:prstGeom prst="rect">
                      <a:avLst/>
                    </a:prstGeom>
                  </pic:spPr>
                </pic:pic>
              </a:graphicData>
            </a:graphic>
          </wp:inline>
        </w:drawing>
      </w:r>
    </w:p>
    <w:p w14:paraId="62B22B5F" w14:textId="1D77560A" w:rsidR="00D06FA3" w:rsidRDefault="00D06FA3" w:rsidP="00D06FA3">
      <w:pPr>
        <w:pStyle w:val="Caption"/>
      </w:pPr>
      <w:r>
        <w:t xml:space="preserve">Figure </w:t>
      </w:r>
      <w:r>
        <w:fldChar w:fldCharType="begin"/>
      </w:r>
      <w:r>
        <w:instrText xml:space="preserve"> SEQ Figure \* ARABIC </w:instrText>
      </w:r>
      <w:r>
        <w:fldChar w:fldCharType="separate"/>
      </w:r>
      <w:r w:rsidR="008C31FC">
        <w:rPr>
          <w:noProof/>
        </w:rPr>
        <w:t>9</w:t>
      </w:r>
      <w:r>
        <w:fldChar w:fldCharType="end"/>
      </w:r>
      <w:r>
        <w:t xml:space="preserve">: </w:t>
      </w:r>
      <w:r w:rsidR="00F66B3C" w:rsidRPr="00C745F5">
        <w:t xml:space="preserve">Proof of Concept </w:t>
      </w:r>
      <w:r>
        <w:t>- Email Template Contains</w:t>
      </w:r>
      <w:r w:rsidR="00AA37AF">
        <w:t xml:space="preserve"> a</w:t>
      </w:r>
      <w:r>
        <w:t xml:space="preserve"> Threading Token</w:t>
      </w:r>
    </w:p>
    <w:p w14:paraId="054AD089" w14:textId="77777777" w:rsidR="002025CB" w:rsidRDefault="002025CB" w:rsidP="008E691B">
      <w:pPr>
        <w:pStyle w:val="NormalIndent"/>
        <w:ind w:left="0"/>
        <w:jc w:val="both"/>
      </w:pPr>
      <w:r w:rsidRPr="002025CB">
        <w:rPr>
          <w:noProof/>
        </w:rPr>
        <w:lastRenderedPageBreak/>
        <w:drawing>
          <wp:inline distT="0" distB="0" distL="0" distR="0" wp14:anchorId="3D5AF310" wp14:editId="4592ABCE">
            <wp:extent cx="5290350" cy="3829050"/>
            <wp:effectExtent l="19050" t="19050" r="24765" b="19050"/>
            <wp:docPr id="59432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087" name="Picture 1" descr="A screenshot of a computer&#10;&#10;Description automatically generated"/>
                    <pic:cNvPicPr/>
                  </pic:nvPicPr>
                  <pic:blipFill rotWithShape="1">
                    <a:blip r:embed="rId23"/>
                    <a:srcRect l="-1077" t="-1748"/>
                    <a:stretch/>
                  </pic:blipFill>
                  <pic:spPr bwMode="auto">
                    <a:xfrm>
                      <a:off x="0" y="0"/>
                      <a:ext cx="5338726" cy="3864063"/>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5C9DB7" w14:textId="1B83EE76" w:rsidR="002025CB" w:rsidRDefault="002025CB" w:rsidP="008E691B">
      <w:pPr>
        <w:pStyle w:val="Caption"/>
      </w:pPr>
      <w:r>
        <w:t xml:space="preserve">Figure </w:t>
      </w:r>
      <w:r>
        <w:fldChar w:fldCharType="begin"/>
      </w:r>
      <w:r>
        <w:instrText xml:space="preserve"> SEQ Figure \* ARABIC </w:instrText>
      </w:r>
      <w:r>
        <w:fldChar w:fldCharType="separate"/>
      </w:r>
      <w:r w:rsidR="008C31FC">
        <w:rPr>
          <w:noProof/>
        </w:rPr>
        <w:t>10</w:t>
      </w:r>
      <w:r>
        <w:fldChar w:fldCharType="end"/>
      </w:r>
      <w:r>
        <w:t xml:space="preserve">: </w:t>
      </w:r>
      <w:r w:rsidRPr="003001D4">
        <w:t xml:space="preserve">Proof of Concept </w:t>
      </w:r>
      <w:r w:rsidR="002C154C">
        <w:t>- Tenant's Email Reply is Displayed in the Opportunity’s Activity Timeline</w:t>
      </w:r>
    </w:p>
    <w:p w14:paraId="7C18E915" w14:textId="77777777" w:rsidR="00915406" w:rsidRDefault="00C84A9C" w:rsidP="008E691B">
      <w:pPr>
        <w:pStyle w:val="NormalIndent"/>
        <w:ind w:left="0"/>
        <w:jc w:val="both"/>
      </w:pPr>
      <w:r w:rsidRPr="00C84A9C">
        <w:rPr>
          <w:noProof/>
        </w:rPr>
        <w:drawing>
          <wp:inline distT="0" distB="0" distL="0" distR="0" wp14:anchorId="29EAB72B" wp14:editId="69FD266C">
            <wp:extent cx="3575865" cy="3009900"/>
            <wp:effectExtent l="19050" t="19050" r="24765" b="19050"/>
            <wp:docPr id="388310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0347"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579909" cy="3013304"/>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D49BBB4" w14:textId="2F9BEEDA" w:rsidR="00C84A9C" w:rsidRPr="00C84A9C" w:rsidRDefault="00F66B3C" w:rsidP="00F66B3C">
      <w:pPr>
        <w:pStyle w:val="Caption"/>
      </w:pPr>
      <w:r>
        <w:t xml:space="preserve">Figure </w:t>
      </w:r>
      <w:r>
        <w:fldChar w:fldCharType="begin"/>
      </w:r>
      <w:r>
        <w:instrText xml:space="preserve"> SEQ Figure \* ARABIC </w:instrText>
      </w:r>
      <w:r>
        <w:fldChar w:fldCharType="separate"/>
      </w:r>
      <w:r w:rsidR="008C31FC">
        <w:rPr>
          <w:noProof/>
        </w:rPr>
        <w:t>11</w:t>
      </w:r>
      <w:r>
        <w:fldChar w:fldCharType="end"/>
      </w:r>
      <w:r>
        <w:t xml:space="preserve">: </w:t>
      </w:r>
      <w:r w:rsidRPr="00C930C4">
        <w:t xml:space="preserve">Proof of Concept </w:t>
      </w:r>
      <w:r>
        <w:t xml:space="preserve">- Tenant's Email </w:t>
      </w:r>
      <w:r w:rsidR="002C154C">
        <w:t>Reply</w:t>
      </w:r>
      <w:r>
        <w:t xml:space="preserve"> is </w:t>
      </w:r>
      <w:r w:rsidR="009F1429">
        <w:t xml:space="preserve">also </w:t>
      </w:r>
      <w:r>
        <w:t xml:space="preserve">Displayed </w:t>
      </w:r>
      <w:r w:rsidR="00EC4DF6">
        <w:t>in</w:t>
      </w:r>
      <w:r>
        <w:t xml:space="preserve"> the Account</w:t>
      </w:r>
      <w:r w:rsidR="00EC4DF6">
        <w:t>’s Activity Timeline</w:t>
      </w:r>
    </w:p>
    <w:p w14:paraId="3EEA9739" w14:textId="2C0BA421" w:rsidR="00E60B0C" w:rsidRPr="00DC4DF3" w:rsidRDefault="00A207CA" w:rsidP="000309B6">
      <w:pPr>
        <w:pStyle w:val="Heading2"/>
        <w:spacing w:before="120" w:after="240"/>
        <w:ind w:left="578" w:hanging="578"/>
      </w:pPr>
      <w:bookmarkStart w:id="17" w:name="_Toc181782283"/>
      <w:r w:rsidRPr="00DC4DF3">
        <w:lastRenderedPageBreak/>
        <w:t xml:space="preserve">Solution </w:t>
      </w:r>
      <w:r w:rsidR="00D37175">
        <w:t>Overview</w:t>
      </w:r>
      <w:bookmarkEnd w:id="17"/>
    </w:p>
    <w:p w14:paraId="06CB0AF7" w14:textId="6BE6217A" w:rsidR="006E256B" w:rsidRPr="00DC4DF3" w:rsidRDefault="006E256B" w:rsidP="005F514D">
      <w:pPr>
        <w:pStyle w:val="NormalIndent"/>
        <w:widowControl w:val="0"/>
        <w:adjustRightInd w:val="0"/>
        <w:ind w:left="567"/>
        <w:jc w:val="both"/>
        <w:textAlignment w:val="baseline"/>
      </w:pPr>
      <w:r w:rsidRPr="00DC4DF3">
        <w:t>The following provides an overview of the solution’s interfaces</w:t>
      </w:r>
      <w:r w:rsidR="00FA6D4E" w:rsidRPr="00DC4DF3">
        <w:t xml:space="preserve"> and users</w:t>
      </w:r>
      <w:r w:rsidRPr="00DC4DF3">
        <w:t>:</w:t>
      </w:r>
    </w:p>
    <w:p w14:paraId="556C1A5A" w14:textId="1C0F3DAB" w:rsidR="00A207CA" w:rsidRPr="00DC4DF3" w:rsidRDefault="00064C76" w:rsidP="00412D9D">
      <w:pPr>
        <w:keepNext/>
        <w:ind w:left="-993"/>
      </w:pPr>
      <w:r w:rsidRPr="00DC4DF3">
        <w:rPr>
          <w:noProof/>
        </w:rPr>
        <w:drawing>
          <wp:inline distT="0" distB="0" distL="0" distR="0" wp14:anchorId="0FBD7F13" wp14:editId="09CD9330">
            <wp:extent cx="7369831" cy="5249545"/>
            <wp:effectExtent l="0" t="0" r="2540" b="8255"/>
            <wp:docPr id="16" name="Picture 15">
              <a:extLst xmlns:a="http://schemas.openxmlformats.org/drawingml/2006/main">
                <a:ext uri="{FF2B5EF4-FFF2-40B4-BE49-F238E27FC236}">
                  <a16:creationId xmlns:a16="http://schemas.microsoft.com/office/drawing/2014/main" id="{AAD96C42-B986-EED1-CA79-1BD67572FE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AAD96C42-B986-EED1-CA79-1BD67572FEAE}"/>
                        </a:ext>
                      </a:extLst>
                    </pic:cNvPr>
                    <pic:cNvPicPr>
                      <a:picLocks noChangeAspect="1"/>
                    </pic:cNvPicPr>
                  </pic:nvPicPr>
                  <pic:blipFill rotWithShape="1">
                    <a:blip r:embed="rId25"/>
                    <a:srcRect t="-4539" b="-2"/>
                    <a:stretch/>
                  </pic:blipFill>
                  <pic:spPr bwMode="auto">
                    <a:xfrm>
                      <a:off x="0" y="0"/>
                      <a:ext cx="7369831" cy="5249545"/>
                    </a:xfrm>
                    <a:prstGeom prst="rect">
                      <a:avLst/>
                    </a:prstGeom>
                    <a:ln>
                      <a:noFill/>
                    </a:ln>
                    <a:extLst>
                      <a:ext uri="{53640926-AAD7-44D8-BBD7-CCE9431645EC}">
                        <a14:shadowObscured xmlns:a14="http://schemas.microsoft.com/office/drawing/2010/main"/>
                      </a:ext>
                    </a:extLst>
                  </pic:spPr>
                </pic:pic>
              </a:graphicData>
            </a:graphic>
          </wp:inline>
        </w:drawing>
      </w:r>
    </w:p>
    <w:p w14:paraId="77FEAE28" w14:textId="77777777" w:rsidR="00064C76" w:rsidRPr="00DC4DF3" w:rsidRDefault="00064C76" w:rsidP="00F05287">
      <w:pPr>
        <w:keepNext/>
        <w:ind w:left="-1134"/>
        <w:rPr>
          <w:highlight w:val="yellow"/>
        </w:rPr>
      </w:pPr>
    </w:p>
    <w:p w14:paraId="52D70C5E" w14:textId="5C70D402" w:rsidR="00835E1D" w:rsidRPr="00DC4DF3" w:rsidRDefault="00835E1D" w:rsidP="00835E1D">
      <w:pPr>
        <w:pStyle w:val="Caption"/>
      </w:pPr>
      <w:r w:rsidRPr="00DC4DF3">
        <w:t xml:space="preserve">Figure </w:t>
      </w:r>
      <w:r w:rsidRPr="00DC4DF3">
        <w:fldChar w:fldCharType="begin"/>
      </w:r>
      <w:r w:rsidRPr="00DC4DF3">
        <w:instrText xml:space="preserve"> SEQ Figure \* ARABIC </w:instrText>
      </w:r>
      <w:r w:rsidRPr="00DC4DF3">
        <w:fldChar w:fldCharType="separate"/>
      </w:r>
      <w:r w:rsidR="008C31FC">
        <w:rPr>
          <w:noProof/>
        </w:rPr>
        <w:t>12</w:t>
      </w:r>
      <w:r w:rsidRPr="00DC4DF3">
        <w:fldChar w:fldCharType="end"/>
      </w:r>
      <w:r w:rsidRPr="00DC4DF3">
        <w:t xml:space="preserve">: Proposed Solution Context </w:t>
      </w:r>
      <w:r w:rsidR="00064C76" w:rsidRPr="00DC4DF3">
        <w:t xml:space="preserve">Diagram </w:t>
      </w:r>
      <w:r w:rsidR="00DC31F3" w:rsidRPr="00DC4DF3">
        <w:t>(Release 1)</w:t>
      </w:r>
    </w:p>
    <w:p w14:paraId="5484489F" w14:textId="34AA04C5" w:rsidR="00D34130" w:rsidRPr="00DC4DF3" w:rsidRDefault="00D34130" w:rsidP="0091090B">
      <w:pPr>
        <w:pStyle w:val="NormalIndent"/>
        <w:widowControl w:val="0"/>
        <w:numPr>
          <w:ilvl w:val="0"/>
          <w:numId w:val="2"/>
        </w:numPr>
        <w:adjustRightInd w:val="0"/>
        <w:jc w:val="both"/>
        <w:textAlignment w:val="baseline"/>
      </w:pPr>
      <w:r w:rsidRPr="00DC4DF3">
        <w:rPr>
          <w:b/>
          <w:lang w:eastAsia="en-ZA"/>
        </w:rPr>
        <w:t>Data Warehouse</w:t>
      </w:r>
      <w:r w:rsidR="00F42DE3" w:rsidRPr="00DC4DF3">
        <w:rPr>
          <w:b/>
          <w:lang w:eastAsia="en-ZA"/>
        </w:rPr>
        <w:t xml:space="preserve"> </w:t>
      </w:r>
      <w:r w:rsidR="002C7F4D" w:rsidRPr="00DC4DF3">
        <w:rPr>
          <w:bCs/>
          <w:lang w:eastAsia="en-ZA"/>
        </w:rPr>
        <w:t xml:space="preserve">– </w:t>
      </w:r>
      <w:r w:rsidR="00546080" w:rsidRPr="00DC4DF3">
        <w:rPr>
          <w:bCs/>
          <w:lang w:eastAsia="en-ZA"/>
        </w:rPr>
        <w:t>Any current arrears balance</w:t>
      </w:r>
      <w:r w:rsidR="002540A3" w:rsidRPr="00DC4DF3">
        <w:rPr>
          <w:bCs/>
          <w:lang w:eastAsia="en-ZA"/>
        </w:rPr>
        <w:t xml:space="preserve"> for the overall</w:t>
      </w:r>
      <w:r w:rsidR="00546080" w:rsidRPr="00DC4DF3">
        <w:rPr>
          <w:bCs/>
          <w:lang w:eastAsia="en-ZA"/>
        </w:rPr>
        <w:t xml:space="preserve"> </w:t>
      </w:r>
      <w:r w:rsidR="002540A3" w:rsidRPr="00DC4DF3">
        <w:rPr>
          <w:bCs/>
          <w:lang w:eastAsia="en-ZA"/>
        </w:rPr>
        <w:t xml:space="preserve">tenancy </w:t>
      </w:r>
      <w:r w:rsidR="00546080" w:rsidRPr="00DC4DF3">
        <w:rPr>
          <w:bCs/>
          <w:lang w:eastAsia="en-ZA"/>
        </w:rPr>
        <w:t>will be imported from the D</w:t>
      </w:r>
      <w:r w:rsidRPr="00DC4DF3">
        <w:rPr>
          <w:bCs/>
          <w:lang w:eastAsia="en-ZA"/>
        </w:rPr>
        <w:t>a</w:t>
      </w:r>
      <w:r w:rsidR="00546080" w:rsidRPr="00DC4DF3">
        <w:rPr>
          <w:bCs/>
          <w:lang w:eastAsia="en-ZA"/>
        </w:rPr>
        <w:t xml:space="preserve">ta Warehouse (via the GREP integration layer) </w:t>
      </w:r>
      <w:r w:rsidRPr="00DC4DF3">
        <w:rPr>
          <w:bCs/>
          <w:lang w:eastAsia="en-ZA"/>
        </w:rPr>
        <w:t>and updated daily.</w:t>
      </w:r>
    </w:p>
    <w:p w14:paraId="2F65AC03" w14:textId="75E5D27B" w:rsidR="004116B0" w:rsidRPr="00DC4DF3" w:rsidRDefault="00875154" w:rsidP="006D6381">
      <w:pPr>
        <w:pStyle w:val="NormalIndent"/>
        <w:widowControl w:val="0"/>
        <w:numPr>
          <w:ilvl w:val="0"/>
          <w:numId w:val="2"/>
        </w:numPr>
        <w:adjustRightInd w:val="0"/>
        <w:jc w:val="both"/>
        <w:textAlignment w:val="baseline"/>
      </w:pPr>
      <w:r w:rsidRPr="00DC4DF3">
        <w:rPr>
          <w:b/>
          <w:lang w:eastAsia="en-ZA"/>
        </w:rPr>
        <w:t>Pricing Spreadsheets</w:t>
      </w:r>
      <w:r w:rsidR="00CD61E3" w:rsidRPr="00DC4DF3">
        <w:rPr>
          <w:b/>
          <w:lang w:eastAsia="en-ZA"/>
        </w:rPr>
        <w:t xml:space="preserve"> </w:t>
      </w:r>
      <w:r w:rsidRPr="00DC4DF3">
        <w:rPr>
          <w:b/>
          <w:lang w:eastAsia="en-ZA"/>
        </w:rPr>
        <w:t>–</w:t>
      </w:r>
      <w:r w:rsidR="00CD61E3" w:rsidRPr="00DC4DF3">
        <w:rPr>
          <w:b/>
          <w:lang w:eastAsia="en-ZA"/>
        </w:rPr>
        <w:t xml:space="preserve"> </w:t>
      </w:r>
      <w:r w:rsidRPr="00DC4DF3">
        <w:rPr>
          <w:bCs/>
          <w:lang w:eastAsia="en-ZA"/>
        </w:rPr>
        <w:t>Support u</w:t>
      </w:r>
      <w:r w:rsidR="00CD61E3" w:rsidRPr="00DC4DF3">
        <w:rPr>
          <w:bCs/>
          <w:lang w:eastAsia="en-ZA"/>
        </w:rPr>
        <w:t>sers</w:t>
      </w:r>
      <w:r w:rsidR="006D6381" w:rsidRPr="00DC4DF3">
        <w:rPr>
          <w:b/>
          <w:lang w:eastAsia="en-ZA"/>
        </w:rPr>
        <w:t xml:space="preserve"> </w:t>
      </w:r>
      <w:r w:rsidR="006D6381" w:rsidRPr="00DC4DF3">
        <w:rPr>
          <w:bCs/>
          <w:lang w:eastAsia="en-ZA"/>
        </w:rPr>
        <w:t xml:space="preserve">will </w:t>
      </w:r>
      <w:r w:rsidRPr="00DC4DF3">
        <w:rPr>
          <w:bCs/>
          <w:lang w:eastAsia="en-ZA"/>
        </w:rPr>
        <w:t xml:space="preserve">update Salesforce price books </w:t>
      </w:r>
      <w:r w:rsidR="002A483C" w:rsidRPr="00DC4DF3">
        <w:rPr>
          <w:bCs/>
          <w:lang w:eastAsia="en-ZA"/>
        </w:rPr>
        <w:t xml:space="preserve">(including ERV price books) by uploading </w:t>
      </w:r>
      <w:r w:rsidR="00533725" w:rsidRPr="00DC4DF3">
        <w:rPr>
          <w:bCs/>
          <w:lang w:eastAsia="en-ZA"/>
        </w:rPr>
        <w:t xml:space="preserve">unit pricing and ERV </w:t>
      </w:r>
      <w:r w:rsidR="002A483C" w:rsidRPr="00DC4DF3">
        <w:rPr>
          <w:bCs/>
          <w:lang w:eastAsia="en-ZA"/>
        </w:rPr>
        <w:t xml:space="preserve">spreadsheets provided by various </w:t>
      </w:r>
      <w:r w:rsidR="004116B0" w:rsidRPr="00DC4DF3">
        <w:rPr>
          <w:bCs/>
          <w:lang w:eastAsia="en-ZA"/>
        </w:rPr>
        <w:t xml:space="preserve">departments. </w:t>
      </w:r>
    </w:p>
    <w:p w14:paraId="141E4552" w14:textId="568A375C" w:rsidR="003C7619" w:rsidRPr="00DC4DF3" w:rsidRDefault="004116B0" w:rsidP="00776407">
      <w:pPr>
        <w:pStyle w:val="NormalIndent"/>
        <w:widowControl w:val="0"/>
        <w:numPr>
          <w:ilvl w:val="0"/>
          <w:numId w:val="2"/>
        </w:numPr>
        <w:adjustRightInd w:val="0"/>
        <w:jc w:val="both"/>
        <w:textAlignment w:val="baseline"/>
        <w:rPr>
          <w:bCs/>
        </w:rPr>
      </w:pPr>
      <w:r w:rsidRPr="00DC4DF3">
        <w:rPr>
          <w:b/>
          <w:lang w:eastAsia="en-ZA"/>
        </w:rPr>
        <w:lastRenderedPageBreak/>
        <w:t>Tenant</w:t>
      </w:r>
      <w:r w:rsidR="003E4766" w:rsidRPr="00DC4DF3">
        <w:rPr>
          <w:b/>
          <w:lang w:eastAsia="en-ZA"/>
        </w:rPr>
        <w:t>s</w:t>
      </w:r>
      <w:r w:rsidRPr="00DC4DF3">
        <w:rPr>
          <w:b/>
          <w:lang w:eastAsia="en-ZA"/>
        </w:rPr>
        <w:t xml:space="preserve"> </w:t>
      </w:r>
      <w:r w:rsidR="00776407" w:rsidRPr="00776407">
        <w:rPr>
          <w:b/>
          <w:lang w:eastAsia="en-ZA"/>
        </w:rPr>
        <w:t xml:space="preserve">- </w:t>
      </w:r>
      <w:r w:rsidR="003E4766" w:rsidRPr="00DC4DF3">
        <w:rPr>
          <w:bCs/>
          <w:lang w:eastAsia="en-ZA"/>
        </w:rPr>
        <w:t>The lead tenant will receive notification</w:t>
      </w:r>
      <w:r w:rsidR="00435D95" w:rsidRPr="00DC4DF3">
        <w:rPr>
          <w:bCs/>
          <w:lang w:eastAsia="en-ZA"/>
        </w:rPr>
        <w:t>s</w:t>
      </w:r>
      <w:r w:rsidR="00E32BA4" w:rsidRPr="00DC4DF3">
        <w:rPr>
          <w:bCs/>
          <w:lang w:eastAsia="en-ZA"/>
        </w:rPr>
        <w:t xml:space="preserve"> </w:t>
      </w:r>
      <w:r w:rsidR="003E4766" w:rsidRPr="00DC4DF3">
        <w:rPr>
          <w:bCs/>
          <w:lang w:eastAsia="en-ZA"/>
        </w:rPr>
        <w:t xml:space="preserve">&amp; reminder emails </w:t>
      </w:r>
      <w:r w:rsidR="00002FCD" w:rsidRPr="00DC4DF3">
        <w:rPr>
          <w:bCs/>
          <w:lang w:eastAsia="en-ZA"/>
        </w:rPr>
        <w:t xml:space="preserve">from Salesforce </w:t>
      </w:r>
      <w:r w:rsidR="003A6540" w:rsidRPr="00DC4DF3">
        <w:rPr>
          <w:bCs/>
          <w:lang w:eastAsia="en-ZA"/>
        </w:rPr>
        <w:t xml:space="preserve">with a link to </w:t>
      </w:r>
      <w:r w:rsidR="00E32BA4" w:rsidRPr="00DC4DF3">
        <w:rPr>
          <w:bCs/>
          <w:lang w:eastAsia="en-ZA"/>
        </w:rPr>
        <w:t xml:space="preserve">provide intention </w:t>
      </w:r>
      <w:r w:rsidR="00CB61AE">
        <w:rPr>
          <w:bCs/>
          <w:lang w:eastAsia="en-ZA"/>
        </w:rPr>
        <w:t xml:space="preserve">to renew </w:t>
      </w:r>
      <w:r w:rsidR="003C7619" w:rsidRPr="00DC4DF3">
        <w:rPr>
          <w:bCs/>
          <w:lang w:eastAsia="en-ZA"/>
        </w:rPr>
        <w:t xml:space="preserve">or </w:t>
      </w:r>
      <w:r w:rsidR="00E32BA4" w:rsidRPr="00DC4DF3">
        <w:rPr>
          <w:bCs/>
          <w:lang w:eastAsia="en-ZA"/>
        </w:rPr>
        <w:t xml:space="preserve">review </w:t>
      </w:r>
      <w:r w:rsidR="003C7619" w:rsidRPr="00DC4DF3">
        <w:rPr>
          <w:bCs/>
          <w:lang w:eastAsia="en-ZA"/>
        </w:rPr>
        <w:t xml:space="preserve">the </w:t>
      </w:r>
      <w:r w:rsidR="004B0268" w:rsidRPr="00DC4DF3">
        <w:rPr>
          <w:bCs/>
          <w:lang w:eastAsia="en-ZA"/>
        </w:rPr>
        <w:t xml:space="preserve">renewal </w:t>
      </w:r>
      <w:r w:rsidR="00E32BA4" w:rsidRPr="00DC4DF3">
        <w:rPr>
          <w:bCs/>
          <w:lang w:eastAsia="en-ZA"/>
        </w:rPr>
        <w:t>offer</w:t>
      </w:r>
      <w:r w:rsidR="003C7619" w:rsidRPr="00DC4DF3">
        <w:rPr>
          <w:bCs/>
          <w:lang w:eastAsia="en-ZA"/>
        </w:rPr>
        <w:t>(</w:t>
      </w:r>
      <w:r w:rsidR="00E32BA4" w:rsidRPr="00DC4DF3">
        <w:rPr>
          <w:bCs/>
          <w:lang w:eastAsia="en-ZA"/>
        </w:rPr>
        <w:t>s</w:t>
      </w:r>
      <w:r w:rsidR="003C7619" w:rsidRPr="00DC4DF3">
        <w:rPr>
          <w:bCs/>
          <w:lang w:eastAsia="en-ZA"/>
        </w:rPr>
        <w:t>)</w:t>
      </w:r>
      <w:r w:rsidR="00E32BA4" w:rsidRPr="00DC4DF3">
        <w:rPr>
          <w:bCs/>
          <w:lang w:eastAsia="en-ZA"/>
        </w:rPr>
        <w:t xml:space="preserve"> </w:t>
      </w:r>
      <w:r w:rsidR="003A6540" w:rsidRPr="00DC4DF3">
        <w:rPr>
          <w:bCs/>
          <w:lang w:eastAsia="en-ZA"/>
        </w:rPr>
        <w:t>via online forms</w:t>
      </w:r>
      <w:r w:rsidR="00540E6B" w:rsidRPr="00DC4DF3">
        <w:rPr>
          <w:bCs/>
          <w:lang w:eastAsia="en-ZA"/>
        </w:rPr>
        <w:t xml:space="preserve">. </w:t>
      </w:r>
    </w:p>
    <w:p w14:paraId="037BFFDE" w14:textId="0A69B3AA" w:rsidR="004116B0" w:rsidRPr="00DC4DF3" w:rsidRDefault="00540E6B" w:rsidP="003C7619">
      <w:pPr>
        <w:pStyle w:val="NormalIndent"/>
        <w:widowControl w:val="0"/>
        <w:numPr>
          <w:ilvl w:val="1"/>
          <w:numId w:val="2"/>
        </w:numPr>
        <w:adjustRightInd w:val="0"/>
        <w:jc w:val="both"/>
        <w:textAlignment w:val="baseline"/>
        <w:rPr>
          <w:bCs/>
        </w:rPr>
      </w:pPr>
      <w:r w:rsidRPr="00DC4DF3">
        <w:rPr>
          <w:bCs/>
          <w:lang w:eastAsia="en-ZA"/>
        </w:rPr>
        <w:t xml:space="preserve">The forms </w:t>
      </w:r>
      <w:r w:rsidR="00E3085A" w:rsidRPr="00DC4DF3">
        <w:rPr>
          <w:bCs/>
          <w:lang w:eastAsia="en-ZA"/>
        </w:rPr>
        <w:t xml:space="preserve">will be </w:t>
      </w:r>
      <w:r w:rsidR="003A6540" w:rsidRPr="00DC4DF3">
        <w:rPr>
          <w:bCs/>
          <w:lang w:eastAsia="en-ZA"/>
        </w:rPr>
        <w:t>implemented using Form Assembly.</w:t>
      </w:r>
      <w:r w:rsidR="00A65D8C" w:rsidRPr="00DC4DF3">
        <w:rPr>
          <w:bCs/>
          <w:lang w:eastAsia="en-ZA"/>
        </w:rPr>
        <w:t xml:space="preserve"> Responses </w:t>
      </w:r>
      <w:r w:rsidRPr="00DC4DF3">
        <w:rPr>
          <w:bCs/>
          <w:lang w:eastAsia="en-ZA"/>
        </w:rPr>
        <w:t>will be</w:t>
      </w:r>
      <w:r w:rsidR="00A65D8C" w:rsidRPr="00DC4DF3">
        <w:rPr>
          <w:bCs/>
          <w:lang w:eastAsia="en-ZA"/>
        </w:rPr>
        <w:t xml:space="preserve"> saved to the corresponding fields on the offer and opportunity.</w:t>
      </w:r>
    </w:p>
    <w:p w14:paraId="6B29CDEF" w14:textId="13E1B680" w:rsidR="00985CA7" w:rsidRPr="001B2625" w:rsidRDefault="00985CA7" w:rsidP="00985CA7">
      <w:pPr>
        <w:pStyle w:val="NormalIndent"/>
        <w:widowControl w:val="0"/>
        <w:numPr>
          <w:ilvl w:val="1"/>
          <w:numId w:val="2"/>
        </w:numPr>
        <w:adjustRightInd w:val="0"/>
        <w:jc w:val="both"/>
        <w:textAlignment w:val="baseline"/>
        <w:rPr>
          <w:bCs/>
        </w:rPr>
      </w:pPr>
      <w:r w:rsidRPr="001B2625">
        <w:rPr>
          <w:bCs/>
        </w:rPr>
        <w:t>Any requests for a different unit, tenant requests raised during the renewal process</w:t>
      </w:r>
      <w:r>
        <w:rPr>
          <w:bCs/>
        </w:rPr>
        <w:t>, or</w:t>
      </w:r>
      <w:r w:rsidRPr="001B2625">
        <w:rPr>
          <w:bCs/>
        </w:rPr>
        <w:t xml:space="preserve"> renewal blockers will be saved as a task linked to the opportunity and assigned to the </w:t>
      </w:r>
      <w:r w:rsidR="00205B1D" w:rsidRPr="00DC4DF3">
        <w:rPr>
          <w:bCs/>
        </w:rPr>
        <w:t>PM/RSM</w:t>
      </w:r>
      <w:r w:rsidRPr="001B2625">
        <w:rPr>
          <w:bCs/>
        </w:rPr>
        <w:t xml:space="preserve">.  </w:t>
      </w:r>
    </w:p>
    <w:p w14:paraId="0AFC692E" w14:textId="77777777" w:rsidR="00D27133" w:rsidRPr="00DC4DF3" w:rsidRDefault="00A404C2" w:rsidP="006D6381">
      <w:pPr>
        <w:pStyle w:val="NormalIndent"/>
        <w:widowControl w:val="0"/>
        <w:numPr>
          <w:ilvl w:val="0"/>
          <w:numId w:val="2"/>
        </w:numPr>
        <w:adjustRightInd w:val="0"/>
        <w:jc w:val="both"/>
        <w:textAlignment w:val="baseline"/>
        <w:rPr>
          <w:bCs/>
        </w:rPr>
      </w:pPr>
      <w:r w:rsidRPr="00DC4DF3">
        <w:rPr>
          <w:b/>
        </w:rPr>
        <w:t xml:space="preserve">Property Managers / Resident Services Managers </w:t>
      </w:r>
    </w:p>
    <w:p w14:paraId="2D14B0DB" w14:textId="47422946" w:rsidR="00A6096C" w:rsidRPr="00DC4DF3" w:rsidRDefault="00D27133" w:rsidP="00D27133">
      <w:pPr>
        <w:pStyle w:val="NormalIndent"/>
        <w:widowControl w:val="0"/>
        <w:numPr>
          <w:ilvl w:val="1"/>
          <w:numId w:val="2"/>
        </w:numPr>
        <w:adjustRightInd w:val="0"/>
        <w:jc w:val="both"/>
        <w:textAlignment w:val="baseline"/>
        <w:rPr>
          <w:bCs/>
        </w:rPr>
      </w:pPr>
      <w:r w:rsidRPr="00DC4DF3">
        <w:rPr>
          <w:bCs/>
        </w:rPr>
        <w:t xml:space="preserve">PMs/RSMs will </w:t>
      </w:r>
      <w:r w:rsidR="00AA5EAC" w:rsidRPr="00DC4DF3">
        <w:rPr>
          <w:bCs/>
        </w:rPr>
        <w:t>receive notification of renewals to re</w:t>
      </w:r>
      <w:r w:rsidR="00DB4F71" w:rsidRPr="00DC4DF3">
        <w:rPr>
          <w:bCs/>
        </w:rPr>
        <w:t>vi</w:t>
      </w:r>
      <w:r w:rsidR="00AA5EAC" w:rsidRPr="00DC4DF3">
        <w:rPr>
          <w:bCs/>
        </w:rPr>
        <w:t>ew</w:t>
      </w:r>
      <w:r w:rsidR="00551438" w:rsidRPr="00DC4DF3">
        <w:rPr>
          <w:bCs/>
        </w:rPr>
        <w:t xml:space="preserve">, </w:t>
      </w:r>
      <w:r w:rsidR="00AA5EAC" w:rsidRPr="00DC4DF3">
        <w:rPr>
          <w:bCs/>
        </w:rPr>
        <w:t>tenant requests</w:t>
      </w:r>
      <w:r w:rsidR="00551438" w:rsidRPr="00DC4DF3">
        <w:rPr>
          <w:bCs/>
        </w:rPr>
        <w:t xml:space="preserve">, and </w:t>
      </w:r>
      <w:r w:rsidR="00127EDD" w:rsidRPr="00DC4DF3">
        <w:rPr>
          <w:bCs/>
        </w:rPr>
        <w:t xml:space="preserve">any </w:t>
      </w:r>
      <w:r w:rsidR="00551438" w:rsidRPr="00DC4DF3">
        <w:rPr>
          <w:bCs/>
        </w:rPr>
        <w:t>notice to quit</w:t>
      </w:r>
      <w:r w:rsidR="00E3085A" w:rsidRPr="00DC4DF3">
        <w:rPr>
          <w:bCs/>
        </w:rPr>
        <w:t xml:space="preserve"> from Salesforce</w:t>
      </w:r>
      <w:r w:rsidR="0033578E" w:rsidRPr="00DC4DF3">
        <w:rPr>
          <w:bCs/>
        </w:rPr>
        <w:t xml:space="preserve">. </w:t>
      </w:r>
    </w:p>
    <w:p w14:paraId="3967AE84" w14:textId="6639DB0C" w:rsidR="0087748A" w:rsidRPr="00DC4DF3" w:rsidRDefault="0033578E">
      <w:pPr>
        <w:pStyle w:val="NormalIndent"/>
        <w:widowControl w:val="0"/>
        <w:numPr>
          <w:ilvl w:val="1"/>
          <w:numId w:val="2"/>
        </w:numPr>
        <w:adjustRightInd w:val="0"/>
        <w:jc w:val="both"/>
        <w:textAlignment w:val="baseline"/>
        <w:rPr>
          <w:bCs/>
        </w:rPr>
      </w:pPr>
      <w:r w:rsidRPr="00DC4DF3">
        <w:rPr>
          <w:bCs/>
        </w:rPr>
        <w:t xml:space="preserve">PMs/RSMs </w:t>
      </w:r>
      <w:r w:rsidR="009715BB" w:rsidRPr="00DC4DF3">
        <w:rPr>
          <w:bCs/>
        </w:rPr>
        <w:t xml:space="preserve">will </w:t>
      </w:r>
      <w:r w:rsidR="00426CDE" w:rsidRPr="00DC4DF3">
        <w:rPr>
          <w:bCs/>
        </w:rPr>
        <w:t>see where there are arrears or right-to-rent information outstanding</w:t>
      </w:r>
      <w:r w:rsidR="004B0C83" w:rsidRPr="00DC4DF3">
        <w:rPr>
          <w:bCs/>
        </w:rPr>
        <w:t xml:space="preserve"> on renewals</w:t>
      </w:r>
      <w:r w:rsidR="00426CDE" w:rsidRPr="00DC4DF3">
        <w:rPr>
          <w:bCs/>
        </w:rPr>
        <w:t xml:space="preserve">, </w:t>
      </w:r>
      <w:r w:rsidR="00855C24" w:rsidRPr="00DC4DF3">
        <w:rPr>
          <w:bCs/>
        </w:rPr>
        <w:t xml:space="preserve">provide their renewal decision, </w:t>
      </w:r>
      <w:r w:rsidR="008727BC" w:rsidRPr="00DC4DF3">
        <w:rPr>
          <w:bCs/>
        </w:rPr>
        <w:t xml:space="preserve">and capture comments </w:t>
      </w:r>
      <w:r w:rsidR="00524A36" w:rsidRPr="00DC4DF3">
        <w:rPr>
          <w:bCs/>
        </w:rPr>
        <w:t xml:space="preserve">about the tenant </w:t>
      </w:r>
      <w:r w:rsidR="008727BC" w:rsidRPr="00DC4DF3">
        <w:rPr>
          <w:bCs/>
        </w:rPr>
        <w:t xml:space="preserve">on a </w:t>
      </w:r>
      <w:r w:rsidR="00C110FE" w:rsidRPr="00DC4DF3">
        <w:rPr>
          <w:bCs/>
        </w:rPr>
        <w:t xml:space="preserve">list of renewals </w:t>
      </w:r>
      <w:r w:rsidR="00C23591">
        <w:rPr>
          <w:bCs/>
        </w:rPr>
        <w:t>that requires</w:t>
      </w:r>
      <w:r w:rsidR="00C110FE" w:rsidRPr="00DC4DF3">
        <w:rPr>
          <w:bCs/>
        </w:rPr>
        <w:t xml:space="preserve"> their review</w:t>
      </w:r>
      <w:r w:rsidR="00AF7F41" w:rsidRPr="00DC4DF3">
        <w:rPr>
          <w:bCs/>
        </w:rPr>
        <w:t xml:space="preserve"> </w:t>
      </w:r>
      <w:r w:rsidR="007A56AA">
        <w:rPr>
          <w:bCs/>
        </w:rPr>
        <w:t xml:space="preserve">(using </w:t>
      </w:r>
      <w:r w:rsidR="00895C20">
        <w:rPr>
          <w:bCs/>
        </w:rPr>
        <w:t xml:space="preserve">a </w:t>
      </w:r>
      <w:r w:rsidR="00843208">
        <w:rPr>
          <w:bCs/>
        </w:rPr>
        <w:t>LWC data table</w:t>
      </w:r>
      <w:r w:rsidR="00895C20" w:rsidRPr="00895C20">
        <w:rPr>
          <w:bCs/>
        </w:rPr>
        <w:t xml:space="preserve"> </w:t>
      </w:r>
      <w:r w:rsidR="007A56AA">
        <w:rPr>
          <w:bCs/>
        </w:rPr>
        <w:t>in</w:t>
      </w:r>
      <w:r w:rsidR="001A6FF3" w:rsidRPr="00DC4DF3">
        <w:rPr>
          <w:bCs/>
        </w:rPr>
        <w:t xml:space="preserve"> </w:t>
      </w:r>
      <w:r w:rsidR="00AF7F41" w:rsidRPr="00DC4DF3">
        <w:rPr>
          <w:bCs/>
        </w:rPr>
        <w:t>Salesforce</w:t>
      </w:r>
      <w:r w:rsidR="00843208">
        <w:rPr>
          <w:bCs/>
        </w:rPr>
        <w:t>)</w:t>
      </w:r>
      <w:r w:rsidR="00C110FE" w:rsidRPr="00DC4DF3">
        <w:rPr>
          <w:bCs/>
        </w:rPr>
        <w:t xml:space="preserve">. </w:t>
      </w:r>
    </w:p>
    <w:p w14:paraId="74506668" w14:textId="237F5BCD" w:rsidR="00670CDB" w:rsidRDefault="00C110FE">
      <w:pPr>
        <w:pStyle w:val="NormalIndent"/>
        <w:widowControl w:val="0"/>
        <w:numPr>
          <w:ilvl w:val="1"/>
          <w:numId w:val="2"/>
        </w:numPr>
        <w:adjustRightInd w:val="0"/>
        <w:jc w:val="both"/>
        <w:textAlignment w:val="baseline"/>
        <w:rPr>
          <w:bCs/>
        </w:rPr>
      </w:pPr>
      <w:r w:rsidRPr="00DC4DF3">
        <w:rPr>
          <w:bCs/>
        </w:rPr>
        <w:t xml:space="preserve">Updates to unit condition </w:t>
      </w:r>
      <w:r w:rsidR="0004602D" w:rsidRPr="00DC4DF3">
        <w:rPr>
          <w:bCs/>
        </w:rPr>
        <w:t xml:space="preserve">&amp; pricing considerations will be captured </w:t>
      </w:r>
      <w:r w:rsidR="00BA7967">
        <w:rPr>
          <w:bCs/>
        </w:rPr>
        <w:t xml:space="preserve">in new fields </w:t>
      </w:r>
      <w:r w:rsidR="0004602D" w:rsidRPr="00DC4DF3">
        <w:rPr>
          <w:bCs/>
        </w:rPr>
        <w:t xml:space="preserve">on the unit </w:t>
      </w:r>
      <w:r w:rsidR="00BA7967">
        <w:rPr>
          <w:bCs/>
        </w:rPr>
        <w:t>and</w:t>
      </w:r>
      <w:r w:rsidR="0004602D" w:rsidRPr="00DC4DF3">
        <w:rPr>
          <w:bCs/>
        </w:rPr>
        <w:t xml:space="preserve"> bl</w:t>
      </w:r>
      <w:r w:rsidR="00AF7F41" w:rsidRPr="00DC4DF3">
        <w:rPr>
          <w:bCs/>
        </w:rPr>
        <w:t>o</w:t>
      </w:r>
      <w:r w:rsidR="0004602D" w:rsidRPr="00DC4DF3">
        <w:rPr>
          <w:bCs/>
        </w:rPr>
        <w:t>ck</w:t>
      </w:r>
      <w:r w:rsidR="0087748A" w:rsidRPr="00DC4DF3">
        <w:rPr>
          <w:bCs/>
        </w:rPr>
        <w:t>,</w:t>
      </w:r>
      <w:r w:rsidR="0004602D" w:rsidRPr="00DC4DF3">
        <w:rPr>
          <w:bCs/>
        </w:rPr>
        <w:t xml:space="preserve"> as </w:t>
      </w:r>
      <w:r w:rsidR="00AF7F41" w:rsidRPr="00DC4DF3">
        <w:rPr>
          <w:bCs/>
        </w:rPr>
        <w:t>applicable</w:t>
      </w:r>
      <w:r w:rsidR="00A864BB">
        <w:rPr>
          <w:bCs/>
        </w:rPr>
        <w:t>, and displayed in renewal lists</w:t>
      </w:r>
      <w:r w:rsidR="0004602D" w:rsidRPr="00DC4DF3">
        <w:rPr>
          <w:bCs/>
        </w:rPr>
        <w:t xml:space="preserve">. </w:t>
      </w:r>
    </w:p>
    <w:p w14:paraId="35099E6C" w14:textId="5274C30E" w:rsidR="00A404C2" w:rsidRPr="00DC4DF3" w:rsidRDefault="004B0268" w:rsidP="00BC628C">
      <w:pPr>
        <w:pStyle w:val="NormalIndent"/>
        <w:widowControl w:val="0"/>
        <w:numPr>
          <w:ilvl w:val="1"/>
          <w:numId w:val="2"/>
        </w:numPr>
        <w:adjustRightInd w:val="0"/>
        <w:jc w:val="both"/>
        <w:textAlignment w:val="baseline"/>
        <w:rPr>
          <w:bCs/>
        </w:rPr>
      </w:pPr>
      <w:r w:rsidRPr="00DC4DF3">
        <w:rPr>
          <w:bCs/>
        </w:rPr>
        <w:t xml:space="preserve">PMs/RSMs </w:t>
      </w:r>
      <w:r w:rsidR="00880FED" w:rsidRPr="00DC4DF3">
        <w:rPr>
          <w:bCs/>
        </w:rPr>
        <w:t xml:space="preserve">can </w:t>
      </w:r>
      <w:r w:rsidR="00A717B9">
        <w:rPr>
          <w:bCs/>
        </w:rPr>
        <w:t xml:space="preserve">flag a master tenancy as denied and </w:t>
      </w:r>
      <w:r w:rsidR="00131C20">
        <w:rPr>
          <w:bCs/>
        </w:rPr>
        <w:t>indicate where the decision to evict has been made</w:t>
      </w:r>
      <w:r w:rsidR="00880FED" w:rsidRPr="00DC4DF3">
        <w:rPr>
          <w:bCs/>
        </w:rPr>
        <w:t xml:space="preserve"> at any time</w:t>
      </w:r>
      <w:r w:rsidR="00836953">
        <w:rPr>
          <w:bCs/>
        </w:rPr>
        <w:t xml:space="preserve">. Denied tenancies will be tracked on </w:t>
      </w:r>
      <w:r w:rsidR="00880FED" w:rsidRPr="00DC4DF3">
        <w:rPr>
          <w:bCs/>
        </w:rPr>
        <w:t>a new</w:t>
      </w:r>
      <w:r w:rsidR="001139DD" w:rsidRPr="00DC4DF3">
        <w:rPr>
          <w:bCs/>
        </w:rPr>
        <w:t xml:space="preserve"> </w:t>
      </w:r>
      <w:r w:rsidR="00F84EE6" w:rsidRPr="00DC4DF3">
        <w:rPr>
          <w:bCs/>
        </w:rPr>
        <w:t>Denied List</w:t>
      </w:r>
      <w:r w:rsidR="00880FED" w:rsidRPr="00DC4DF3">
        <w:rPr>
          <w:bCs/>
        </w:rPr>
        <w:t xml:space="preserve"> </w:t>
      </w:r>
      <w:r w:rsidR="008743A4" w:rsidRPr="00DC4DF3">
        <w:rPr>
          <w:bCs/>
        </w:rPr>
        <w:t xml:space="preserve">(report or list) </w:t>
      </w:r>
      <w:r w:rsidR="00880FED" w:rsidRPr="00DC4DF3">
        <w:rPr>
          <w:bCs/>
        </w:rPr>
        <w:t>in Salesforce</w:t>
      </w:r>
      <w:r w:rsidR="00F84EE6" w:rsidRPr="00DC4DF3">
        <w:rPr>
          <w:bCs/>
        </w:rPr>
        <w:t xml:space="preserve">. </w:t>
      </w:r>
    </w:p>
    <w:p w14:paraId="0ED27A8E" w14:textId="77777777" w:rsidR="00D27133" w:rsidRPr="00DC4DF3" w:rsidRDefault="00A404C2" w:rsidP="00FD26F5">
      <w:pPr>
        <w:pStyle w:val="NormalIndent"/>
        <w:widowControl w:val="0"/>
        <w:numPr>
          <w:ilvl w:val="0"/>
          <w:numId w:val="2"/>
        </w:numPr>
        <w:adjustRightInd w:val="0"/>
        <w:jc w:val="both"/>
        <w:textAlignment w:val="baseline"/>
        <w:rPr>
          <w:b/>
        </w:rPr>
      </w:pPr>
      <w:r w:rsidRPr="00DC4DF3">
        <w:rPr>
          <w:b/>
          <w:lang w:eastAsia="en-ZA"/>
        </w:rPr>
        <w:t xml:space="preserve">Asset Managers </w:t>
      </w:r>
    </w:p>
    <w:p w14:paraId="2EE5A159" w14:textId="7511DCBA" w:rsidR="00052FE7" w:rsidRPr="00DC4DF3" w:rsidRDefault="00D27133" w:rsidP="00D27133">
      <w:pPr>
        <w:pStyle w:val="NormalIndent"/>
        <w:widowControl w:val="0"/>
        <w:numPr>
          <w:ilvl w:val="1"/>
          <w:numId w:val="2"/>
        </w:numPr>
        <w:adjustRightInd w:val="0"/>
        <w:jc w:val="both"/>
        <w:textAlignment w:val="baseline"/>
        <w:rPr>
          <w:b/>
        </w:rPr>
      </w:pPr>
      <w:r w:rsidRPr="00DC4DF3">
        <w:rPr>
          <w:bCs/>
          <w:lang w:eastAsia="en-ZA"/>
        </w:rPr>
        <w:t>AMs</w:t>
      </w:r>
      <w:r w:rsidRPr="00DC4DF3">
        <w:rPr>
          <w:b/>
          <w:lang w:eastAsia="en-ZA"/>
        </w:rPr>
        <w:t xml:space="preserve"> </w:t>
      </w:r>
      <w:r w:rsidR="009715BB" w:rsidRPr="00DC4DF3">
        <w:rPr>
          <w:bCs/>
        </w:rPr>
        <w:t>w</w:t>
      </w:r>
      <w:r w:rsidR="00A47FD3" w:rsidRPr="00DC4DF3">
        <w:rPr>
          <w:bCs/>
        </w:rPr>
        <w:t>ill receive notification of pricing and counteroffers to review</w:t>
      </w:r>
      <w:r w:rsidR="00880FED" w:rsidRPr="00DC4DF3">
        <w:rPr>
          <w:bCs/>
        </w:rPr>
        <w:t xml:space="preserve"> from Salesforce.</w:t>
      </w:r>
    </w:p>
    <w:p w14:paraId="79C17383" w14:textId="77777777" w:rsidR="00A42F0D" w:rsidRPr="00A42F0D" w:rsidRDefault="00830BCA">
      <w:pPr>
        <w:pStyle w:val="NormalIndent"/>
        <w:widowControl w:val="0"/>
        <w:numPr>
          <w:ilvl w:val="1"/>
          <w:numId w:val="2"/>
        </w:numPr>
        <w:adjustRightInd w:val="0"/>
        <w:jc w:val="both"/>
        <w:textAlignment w:val="baseline"/>
        <w:rPr>
          <w:b/>
        </w:rPr>
      </w:pPr>
      <w:r w:rsidRPr="008B099D">
        <w:rPr>
          <w:bCs/>
        </w:rPr>
        <w:t>AMs</w:t>
      </w:r>
      <w:r w:rsidR="006860F9" w:rsidRPr="008B099D">
        <w:rPr>
          <w:bCs/>
        </w:rPr>
        <w:t xml:space="preserve"> </w:t>
      </w:r>
      <w:r w:rsidR="00880FED" w:rsidRPr="008B099D">
        <w:rPr>
          <w:bCs/>
        </w:rPr>
        <w:t>will</w:t>
      </w:r>
      <w:r w:rsidR="00F339DB" w:rsidRPr="008B099D">
        <w:rPr>
          <w:bCs/>
        </w:rPr>
        <w:t xml:space="preserve"> </w:t>
      </w:r>
      <w:r w:rsidR="00B671E5" w:rsidRPr="008B099D">
        <w:rPr>
          <w:bCs/>
        </w:rPr>
        <w:t>see pricing inputs such as ERV and unit condition</w:t>
      </w:r>
      <w:r w:rsidR="008167FF" w:rsidRPr="008B099D">
        <w:rPr>
          <w:bCs/>
        </w:rPr>
        <w:t xml:space="preserve">, </w:t>
      </w:r>
      <w:r w:rsidR="004770A3" w:rsidRPr="008B099D">
        <w:rPr>
          <w:bCs/>
        </w:rPr>
        <w:t xml:space="preserve">and will </w:t>
      </w:r>
      <w:r w:rsidR="006D3D61" w:rsidRPr="008B099D">
        <w:rPr>
          <w:bCs/>
        </w:rPr>
        <w:t>adjust offer &amp; minimum prices</w:t>
      </w:r>
      <w:r w:rsidR="004770A3" w:rsidRPr="008B099D">
        <w:rPr>
          <w:bCs/>
        </w:rPr>
        <w:t xml:space="preserve"> </w:t>
      </w:r>
      <w:r w:rsidR="006D51D2" w:rsidRPr="008B099D">
        <w:rPr>
          <w:bCs/>
        </w:rPr>
        <w:t xml:space="preserve">on a list of renewals </w:t>
      </w:r>
      <w:r w:rsidR="00FB0F18" w:rsidRPr="008B099D">
        <w:rPr>
          <w:bCs/>
        </w:rPr>
        <w:t>that requires</w:t>
      </w:r>
      <w:r w:rsidR="006D51D2" w:rsidRPr="008B099D">
        <w:rPr>
          <w:bCs/>
        </w:rPr>
        <w:t xml:space="preserve"> their review</w:t>
      </w:r>
      <w:r w:rsidR="004770A3" w:rsidRPr="008B099D">
        <w:rPr>
          <w:bCs/>
        </w:rPr>
        <w:t xml:space="preserve"> </w:t>
      </w:r>
      <w:r w:rsidR="00A42F0D">
        <w:rPr>
          <w:bCs/>
        </w:rPr>
        <w:t>(using a LWC data table</w:t>
      </w:r>
      <w:r w:rsidR="00A42F0D" w:rsidRPr="00895C20">
        <w:rPr>
          <w:bCs/>
        </w:rPr>
        <w:t xml:space="preserve"> </w:t>
      </w:r>
      <w:r w:rsidR="00A42F0D">
        <w:rPr>
          <w:bCs/>
        </w:rPr>
        <w:t>in</w:t>
      </w:r>
      <w:r w:rsidR="004770A3" w:rsidRPr="008B099D">
        <w:rPr>
          <w:bCs/>
        </w:rPr>
        <w:t xml:space="preserve"> Salesforce</w:t>
      </w:r>
      <w:r w:rsidR="00A42F0D">
        <w:rPr>
          <w:bCs/>
        </w:rPr>
        <w:t>)</w:t>
      </w:r>
      <w:r w:rsidR="004770A3" w:rsidRPr="008B099D">
        <w:rPr>
          <w:bCs/>
        </w:rPr>
        <w:t xml:space="preserve">. </w:t>
      </w:r>
    </w:p>
    <w:p w14:paraId="33034C97" w14:textId="56608B23" w:rsidR="006D51D2" w:rsidRPr="008B099D" w:rsidRDefault="004770A3" w:rsidP="00A42F0D">
      <w:pPr>
        <w:pStyle w:val="NormalIndent"/>
        <w:widowControl w:val="0"/>
        <w:numPr>
          <w:ilvl w:val="2"/>
          <w:numId w:val="2"/>
        </w:numPr>
        <w:adjustRightInd w:val="0"/>
        <w:jc w:val="both"/>
        <w:textAlignment w:val="baseline"/>
        <w:rPr>
          <w:b/>
        </w:rPr>
      </w:pPr>
      <w:r w:rsidRPr="008B099D">
        <w:rPr>
          <w:bCs/>
        </w:rPr>
        <w:t>AM</w:t>
      </w:r>
      <w:r w:rsidR="00A42F0D">
        <w:rPr>
          <w:bCs/>
        </w:rPr>
        <w:t>s</w:t>
      </w:r>
      <w:r w:rsidRPr="008B099D">
        <w:rPr>
          <w:bCs/>
        </w:rPr>
        <w:t xml:space="preserve"> will </w:t>
      </w:r>
      <w:r w:rsidR="001A6FF3" w:rsidRPr="008B099D">
        <w:rPr>
          <w:bCs/>
        </w:rPr>
        <w:t xml:space="preserve">continue to </w:t>
      </w:r>
      <w:r w:rsidRPr="008B099D">
        <w:rPr>
          <w:bCs/>
        </w:rPr>
        <w:t>capture renewal prices for DMR units and estates that do not have price books</w:t>
      </w:r>
      <w:r w:rsidR="008167FF" w:rsidRPr="008B099D">
        <w:rPr>
          <w:bCs/>
        </w:rPr>
        <w:t xml:space="preserve"> from scratch</w:t>
      </w:r>
      <w:r w:rsidR="001A6FF3" w:rsidRPr="008B099D">
        <w:rPr>
          <w:bCs/>
        </w:rPr>
        <w:t>.</w:t>
      </w:r>
    </w:p>
    <w:p w14:paraId="3360C39B" w14:textId="2BBB341C" w:rsidR="00B671E5" w:rsidRPr="00DC4DF3" w:rsidRDefault="00B671E5" w:rsidP="00B671E5">
      <w:pPr>
        <w:pStyle w:val="NormalIndent"/>
        <w:widowControl w:val="0"/>
        <w:numPr>
          <w:ilvl w:val="1"/>
          <w:numId w:val="2"/>
        </w:numPr>
        <w:adjustRightInd w:val="0"/>
        <w:jc w:val="both"/>
        <w:textAlignment w:val="baseline"/>
        <w:rPr>
          <w:b/>
        </w:rPr>
      </w:pPr>
      <w:r w:rsidRPr="00DC4DF3">
        <w:rPr>
          <w:bCs/>
        </w:rPr>
        <w:t xml:space="preserve">AMs will use a new Salesforce </w:t>
      </w:r>
      <w:r w:rsidR="00A42F0D">
        <w:rPr>
          <w:bCs/>
        </w:rPr>
        <w:t>report</w:t>
      </w:r>
      <w:r w:rsidRPr="00DC4DF3">
        <w:rPr>
          <w:bCs/>
        </w:rPr>
        <w:t xml:space="preserve"> calculating projected growth on rent to evaluate </w:t>
      </w:r>
      <w:r w:rsidR="00A42F0D">
        <w:rPr>
          <w:bCs/>
        </w:rPr>
        <w:t xml:space="preserve">renewal </w:t>
      </w:r>
      <w:r w:rsidRPr="00DC4DF3">
        <w:rPr>
          <w:bCs/>
        </w:rPr>
        <w:t xml:space="preserve">pricing. </w:t>
      </w:r>
    </w:p>
    <w:p w14:paraId="5D6E7F09" w14:textId="4E5BDCF0" w:rsidR="00D1017C" w:rsidRPr="00DC4DF3" w:rsidRDefault="006D51D2" w:rsidP="00052FE7">
      <w:pPr>
        <w:pStyle w:val="NormalIndent"/>
        <w:widowControl w:val="0"/>
        <w:numPr>
          <w:ilvl w:val="1"/>
          <w:numId w:val="2"/>
        </w:numPr>
        <w:adjustRightInd w:val="0"/>
        <w:jc w:val="both"/>
        <w:textAlignment w:val="baseline"/>
        <w:rPr>
          <w:b/>
        </w:rPr>
      </w:pPr>
      <w:r w:rsidRPr="00DC4DF3">
        <w:rPr>
          <w:bCs/>
        </w:rPr>
        <w:t>AM</w:t>
      </w:r>
      <w:r w:rsidR="00980D62" w:rsidRPr="00DC4DF3">
        <w:rPr>
          <w:bCs/>
        </w:rPr>
        <w:t>s</w:t>
      </w:r>
      <w:r w:rsidRPr="00DC4DF3">
        <w:rPr>
          <w:bCs/>
        </w:rPr>
        <w:t xml:space="preserve"> will </w:t>
      </w:r>
      <w:r w:rsidR="00DF17E2" w:rsidRPr="00DC4DF3">
        <w:rPr>
          <w:bCs/>
        </w:rPr>
        <w:t>approve counteroffers</w:t>
      </w:r>
      <w:r w:rsidR="001139DD" w:rsidRPr="00DC4DF3">
        <w:rPr>
          <w:bCs/>
        </w:rPr>
        <w:t xml:space="preserve"> </w:t>
      </w:r>
      <w:r w:rsidRPr="00DC4DF3">
        <w:rPr>
          <w:bCs/>
        </w:rPr>
        <w:t xml:space="preserve">via the </w:t>
      </w:r>
      <w:r w:rsidR="00B67031">
        <w:rPr>
          <w:bCs/>
        </w:rPr>
        <w:t>standard</w:t>
      </w:r>
      <w:r w:rsidRPr="00DC4DF3">
        <w:rPr>
          <w:bCs/>
        </w:rPr>
        <w:t xml:space="preserve"> </w:t>
      </w:r>
      <w:r w:rsidR="00830BCA" w:rsidRPr="00DC4DF3">
        <w:rPr>
          <w:bCs/>
        </w:rPr>
        <w:t>Salesforce</w:t>
      </w:r>
      <w:r w:rsidRPr="00DC4DF3">
        <w:rPr>
          <w:bCs/>
        </w:rPr>
        <w:t xml:space="preserve"> approval functionality</w:t>
      </w:r>
      <w:r w:rsidR="00DF17E2" w:rsidRPr="00DC4DF3">
        <w:rPr>
          <w:bCs/>
        </w:rPr>
        <w:t xml:space="preserve">. </w:t>
      </w:r>
    </w:p>
    <w:p w14:paraId="0F5734C8" w14:textId="77777777" w:rsidR="002C14FC" w:rsidRDefault="002C14FC">
      <w:pPr>
        <w:spacing w:after="200" w:line="276" w:lineRule="auto"/>
        <w:rPr>
          <w:b/>
          <w:lang w:eastAsia="en-ZA"/>
        </w:rPr>
      </w:pPr>
      <w:r>
        <w:rPr>
          <w:b/>
          <w:lang w:eastAsia="en-ZA"/>
        </w:rPr>
        <w:br w:type="page"/>
      </w:r>
    </w:p>
    <w:p w14:paraId="655069CE" w14:textId="3727DD07" w:rsidR="00980D62" w:rsidRPr="00DC4DF3" w:rsidRDefault="00A404C2">
      <w:pPr>
        <w:pStyle w:val="NormalIndent"/>
        <w:widowControl w:val="0"/>
        <w:numPr>
          <w:ilvl w:val="0"/>
          <w:numId w:val="2"/>
        </w:numPr>
        <w:adjustRightInd w:val="0"/>
        <w:jc w:val="both"/>
        <w:textAlignment w:val="baseline"/>
        <w:rPr>
          <w:b/>
        </w:rPr>
      </w:pPr>
      <w:r w:rsidRPr="00DC4DF3">
        <w:rPr>
          <w:b/>
          <w:lang w:eastAsia="en-ZA"/>
        </w:rPr>
        <w:lastRenderedPageBreak/>
        <w:t>Renewals Team</w:t>
      </w:r>
      <w:r w:rsidR="00FD26F5" w:rsidRPr="00DC4DF3">
        <w:rPr>
          <w:b/>
          <w:lang w:eastAsia="en-ZA"/>
        </w:rPr>
        <w:t xml:space="preserve"> </w:t>
      </w:r>
    </w:p>
    <w:p w14:paraId="61C79345" w14:textId="0DDABB80" w:rsidR="00E74320" w:rsidRPr="00DC4DF3" w:rsidRDefault="00980D62" w:rsidP="00980D62">
      <w:pPr>
        <w:pStyle w:val="NormalIndent"/>
        <w:widowControl w:val="0"/>
        <w:numPr>
          <w:ilvl w:val="1"/>
          <w:numId w:val="2"/>
        </w:numPr>
        <w:adjustRightInd w:val="0"/>
        <w:jc w:val="both"/>
        <w:textAlignment w:val="baseline"/>
        <w:rPr>
          <w:b/>
        </w:rPr>
      </w:pPr>
      <w:r w:rsidRPr="00DC4DF3">
        <w:rPr>
          <w:bCs/>
        </w:rPr>
        <w:t xml:space="preserve">Renewal negotiators </w:t>
      </w:r>
      <w:r w:rsidR="00FD26F5" w:rsidRPr="00DC4DF3">
        <w:rPr>
          <w:bCs/>
        </w:rPr>
        <w:t>will receive notification of change of sharer requests</w:t>
      </w:r>
      <w:r w:rsidR="00BA1C74" w:rsidRPr="00DC4DF3">
        <w:rPr>
          <w:bCs/>
        </w:rPr>
        <w:t xml:space="preserve">, counteroffers, </w:t>
      </w:r>
      <w:r w:rsidR="00FD26F5" w:rsidRPr="00DC4DF3">
        <w:rPr>
          <w:bCs/>
        </w:rPr>
        <w:t>and</w:t>
      </w:r>
      <w:r w:rsidR="00127EDD" w:rsidRPr="00DC4DF3">
        <w:rPr>
          <w:bCs/>
        </w:rPr>
        <w:t xml:space="preserve"> any</w:t>
      </w:r>
      <w:r w:rsidR="00FD26F5" w:rsidRPr="00DC4DF3">
        <w:rPr>
          <w:bCs/>
        </w:rPr>
        <w:t xml:space="preserve"> notice to quit</w:t>
      </w:r>
      <w:r w:rsidR="004C7870" w:rsidRPr="00DC4DF3">
        <w:rPr>
          <w:bCs/>
        </w:rPr>
        <w:t xml:space="preserve"> from Salesforce</w:t>
      </w:r>
      <w:r w:rsidR="00FD26F5" w:rsidRPr="00DC4DF3">
        <w:rPr>
          <w:bCs/>
        </w:rPr>
        <w:t xml:space="preserve">. </w:t>
      </w:r>
    </w:p>
    <w:p w14:paraId="0B485632" w14:textId="68B60664" w:rsidR="006860F9" w:rsidRPr="00DC4DF3" w:rsidRDefault="00822B9C" w:rsidP="00E74320">
      <w:pPr>
        <w:pStyle w:val="NormalIndent"/>
        <w:widowControl w:val="0"/>
        <w:numPr>
          <w:ilvl w:val="1"/>
          <w:numId w:val="2"/>
        </w:numPr>
        <w:adjustRightInd w:val="0"/>
        <w:jc w:val="both"/>
        <w:textAlignment w:val="baseline"/>
        <w:rPr>
          <w:b/>
        </w:rPr>
      </w:pPr>
      <w:r w:rsidRPr="00DC4DF3">
        <w:rPr>
          <w:bCs/>
        </w:rPr>
        <w:t>Renewal negotiators will have access to the following</w:t>
      </w:r>
      <w:r w:rsidR="007F3963">
        <w:rPr>
          <w:bCs/>
        </w:rPr>
        <w:t>, using a LWC data table</w:t>
      </w:r>
      <w:r w:rsidR="007F3963" w:rsidRPr="00895C20">
        <w:rPr>
          <w:bCs/>
        </w:rPr>
        <w:t xml:space="preserve"> </w:t>
      </w:r>
      <w:r w:rsidR="007F3963">
        <w:rPr>
          <w:bCs/>
        </w:rPr>
        <w:t>in</w:t>
      </w:r>
      <w:r w:rsidRPr="00DC4DF3">
        <w:rPr>
          <w:bCs/>
        </w:rPr>
        <w:t xml:space="preserve"> Salesforce: </w:t>
      </w:r>
    </w:p>
    <w:p w14:paraId="16283004" w14:textId="77777777" w:rsidR="00822B9C" w:rsidRPr="00DC4DF3" w:rsidRDefault="00822B9C" w:rsidP="00E74320">
      <w:pPr>
        <w:pStyle w:val="NormalIndent"/>
        <w:widowControl w:val="0"/>
        <w:numPr>
          <w:ilvl w:val="2"/>
          <w:numId w:val="2"/>
        </w:numPr>
        <w:adjustRightInd w:val="0"/>
        <w:jc w:val="both"/>
        <w:textAlignment w:val="baseline"/>
        <w:rPr>
          <w:b/>
        </w:rPr>
      </w:pPr>
      <w:r w:rsidRPr="00DC4DF3">
        <w:rPr>
          <w:bCs/>
        </w:rPr>
        <w:t>A</w:t>
      </w:r>
      <w:r w:rsidR="006E279E" w:rsidRPr="00DC4DF3">
        <w:rPr>
          <w:bCs/>
        </w:rPr>
        <w:t xml:space="preserve"> list </w:t>
      </w:r>
      <w:r w:rsidRPr="00DC4DF3">
        <w:rPr>
          <w:bCs/>
        </w:rPr>
        <w:t xml:space="preserve">of all open renewals </w:t>
      </w:r>
      <w:r w:rsidR="006E279E" w:rsidRPr="00DC4DF3">
        <w:rPr>
          <w:bCs/>
        </w:rPr>
        <w:t xml:space="preserve">that </w:t>
      </w:r>
      <w:r w:rsidR="00B23F4E" w:rsidRPr="00DC4DF3">
        <w:rPr>
          <w:bCs/>
        </w:rPr>
        <w:t xml:space="preserve">highlights delays and any at </w:t>
      </w:r>
      <w:r w:rsidR="006E279E" w:rsidRPr="00DC4DF3">
        <w:rPr>
          <w:bCs/>
        </w:rPr>
        <w:t>risk of missing deadline</w:t>
      </w:r>
      <w:r w:rsidR="00B23F4E" w:rsidRPr="00DC4DF3">
        <w:rPr>
          <w:bCs/>
        </w:rPr>
        <w:t>s</w:t>
      </w:r>
      <w:r w:rsidR="006E279E" w:rsidRPr="00DC4DF3">
        <w:rPr>
          <w:bCs/>
        </w:rPr>
        <w:t>.</w:t>
      </w:r>
      <w:r w:rsidR="005E3821" w:rsidRPr="00DC4DF3">
        <w:rPr>
          <w:bCs/>
        </w:rPr>
        <w:t xml:space="preserve"> </w:t>
      </w:r>
    </w:p>
    <w:p w14:paraId="2FF182FA" w14:textId="13F92207" w:rsidR="00A404C2" w:rsidRPr="00DC4DF3" w:rsidRDefault="00822B9C" w:rsidP="00E74320">
      <w:pPr>
        <w:pStyle w:val="NormalIndent"/>
        <w:widowControl w:val="0"/>
        <w:numPr>
          <w:ilvl w:val="2"/>
          <w:numId w:val="2"/>
        </w:numPr>
        <w:adjustRightInd w:val="0"/>
        <w:jc w:val="both"/>
        <w:textAlignment w:val="baseline"/>
        <w:rPr>
          <w:b/>
        </w:rPr>
      </w:pPr>
      <w:r w:rsidRPr="00DC4DF3">
        <w:rPr>
          <w:bCs/>
        </w:rPr>
        <w:t>A</w:t>
      </w:r>
      <w:r w:rsidR="00B23F4E" w:rsidRPr="00DC4DF3">
        <w:rPr>
          <w:bCs/>
        </w:rPr>
        <w:t xml:space="preserve"> list of renewals </w:t>
      </w:r>
      <w:r w:rsidR="008A4AEF" w:rsidRPr="00DC4DF3">
        <w:rPr>
          <w:bCs/>
        </w:rPr>
        <w:t xml:space="preserve">that are ready for </w:t>
      </w:r>
      <w:r w:rsidRPr="00DC4DF3">
        <w:rPr>
          <w:bCs/>
        </w:rPr>
        <w:t>their</w:t>
      </w:r>
      <w:r w:rsidR="008A4AEF" w:rsidRPr="00DC4DF3">
        <w:rPr>
          <w:bCs/>
        </w:rPr>
        <w:t xml:space="preserve"> to review</w:t>
      </w:r>
      <w:r w:rsidRPr="00DC4DF3">
        <w:rPr>
          <w:bCs/>
        </w:rPr>
        <w:t xml:space="preserve">, </w:t>
      </w:r>
      <w:r w:rsidR="00FE0341" w:rsidRPr="00DC4DF3">
        <w:rPr>
          <w:bCs/>
        </w:rPr>
        <w:t>highlighting</w:t>
      </w:r>
      <w:r w:rsidRPr="00DC4DF3">
        <w:rPr>
          <w:bCs/>
        </w:rPr>
        <w:t xml:space="preserve"> any </w:t>
      </w:r>
      <w:r w:rsidR="00FE0341" w:rsidRPr="00DC4DF3">
        <w:rPr>
          <w:bCs/>
        </w:rPr>
        <w:t xml:space="preserve">with </w:t>
      </w:r>
      <w:r w:rsidR="00E6306B" w:rsidRPr="00DC4DF3">
        <w:rPr>
          <w:bCs/>
        </w:rPr>
        <w:t xml:space="preserve">unresolved </w:t>
      </w:r>
      <w:r w:rsidR="00EF6A6C" w:rsidRPr="00DC4DF3">
        <w:rPr>
          <w:bCs/>
        </w:rPr>
        <w:t xml:space="preserve">tenant requests, renewal blockers, </w:t>
      </w:r>
      <w:r w:rsidR="00FD26F5" w:rsidRPr="00DC4DF3">
        <w:rPr>
          <w:bCs/>
        </w:rPr>
        <w:t>arrears</w:t>
      </w:r>
      <w:r w:rsidR="00BA1C74" w:rsidRPr="00DC4DF3">
        <w:rPr>
          <w:bCs/>
        </w:rPr>
        <w:t xml:space="preserve">, </w:t>
      </w:r>
      <w:r w:rsidR="00EF6A6C" w:rsidRPr="00DC4DF3">
        <w:rPr>
          <w:bCs/>
        </w:rPr>
        <w:t xml:space="preserve">or </w:t>
      </w:r>
      <w:r w:rsidR="00BA1C74" w:rsidRPr="00DC4DF3">
        <w:rPr>
          <w:bCs/>
        </w:rPr>
        <w:t>r</w:t>
      </w:r>
      <w:r w:rsidR="00FD26F5" w:rsidRPr="00DC4DF3">
        <w:rPr>
          <w:bCs/>
        </w:rPr>
        <w:t>ight-to-rent information</w:t>
      </w:r>
      <w:r w:rsidR="00EF6A6C" w:rsidRPr="00DC4DF3">
        <w:rPr>
          <w:bCs/>
        </w:rPr>
        <w:t xml:space="preserve"> outstanding</w:t>
      </w:r>
      <w:r w:rsidR="008A4AEF" w:rsidRPr="00DC4DF3">
        <w:rPr>
          <w:bCs/>
        </w:rPr>
        <w:t xml:space="preserve">. </w:t>
      </w:r>
    </w:p>
    <w:p w14:paraId="659CEB4C" w14:textId="1AF1CEBD" w:rsidR="001139DD" w:rsidRPr="00DC4DF3" w:rsidRDefault="005C05C4" w:rsidP="00E74320">
      <w:pPr>
        <w:pStyle w:val="NormalIndent"/>
        <w:widowControl w:val="0"/>
        <w:numPr>
          <w:ilvl w:val="1"/>
          <w:numId w:val="2"/>
        </w:numPr>
        <w:adjustRightInd w:val="0"/>
        <w:jc w:val="both"/>
        <w:textAlignment w:val="baseline"/>
        <w:rPr>
          <w:bCs/>
        </w:rPr>
      </w:pPr>
      <w:r w:rsidRPr="00DC4DF3">
        <w:rPr>
          <w:bCs/>
          <w:lang w:eastAsia="en-ZA"/>
        </w:rPr>
        <w:t xml:space="preserve">The </w:t>
      </w:r>
      <w:r w:rsidR="00E90A81" w:rsidRPr="00DC4DF3">
        <w:rPr>
          <w:bCs/>
          <w:lang w:eastAsia="en-ZA"/>
        </w:rPr>
        <w:t xml:space="preserve">current </w:t>
      </w:r>
      <w:r w:rsidRPr="00DC4DF3">
        <w:rPr>
          <w:bCs/>
          <w:lang w:eastAsia="en-ZA"/>
        </w:rPr>
        <w:t xml:space="preserve">process to manage </w:t>
      </w:r>
      <w:r w:rsidR="001139DD" w:rsidRPr="00DC4DF3">
        <w:rPr>
          <w:bCs/>
          <w:lang w:eastAsia="en-ZA"/>
        </w:rPr>
        <w:t>Change of Sharer requests</w:t>
      </w:r>
      <w:r w:rsidR="00860F4F" w:rsidRPr="00DC4DF3">
        <w:rPr>
          <w:bCs/>
          <w:lang w:eastAsia="en-ZA"/>
        </w:rPr>
        <w:t xml:space="preserve">, </w:t>
      </w:r>
      <w:r w:rsidR="00C7184C" w:rsidRPr="00DC4DF3">
        <w:rPr>
          <w:bCs/>
          <w:lang w:eastAsia="en-ZA"/>
        </w:rPr>
        <w:t>consult</w:t>
      </w:r>
      <w:r w:rsidR="001139DD" w:rsidRPr="00DC4DF3">
        <w:rPr>
          <w:bCs/>
          <w:lang w:eastAsia="en-ZA"/>
        </w:rPr>
        <w:t xml:space="preserve"> Credit </w:t>
      </w:r>
      <w:r w:rsidR="00046FE4" w:rsidRPr="00DC4DF3">
        <w:rPr>
          <w:bCs/>
          <w:lang w:eastAsia="en-ZA"/>
        </w:rPr>
        <w:t>Control about arrears</w:t>
      </w:r>
      <w:r w:rsidR="00F2666E" w:rsidRPr="00DC4DF3">
        <w:rPr>
          <w:bCs/>
          <w:lang w:eastAsia="en-ZA"/>
        </w:rPr>
        <w:t>, and generat</w:t>
      </w:r>
      <w:r w:rsidRPr="00DC4DF3">
        <w:rPr>
          <w:bCs/>
          <w:lang w:eastAsia="en-ZA"/>
        </w:rPr>
        <w:t>e</w:t>
      </w:r>
      <w:r w:rsidR="00F2666E" w:rsidRPr="00DC4DF3">
        <w:rPr>
          <w:bCs/>
          <w:lang w:eastAsia="en-ZA"/>
        </w:rPr>
        <w:t xml:space="preserve"> </w:t>
      </w:r>
      <w:r w:rsidR="00FD26F5" w:rsidRPr="00DC4DF3">
        <w:rPr>
          <w:bCs/>
          <w:lang w:eastAsia="en-ZA"/>
        </w:rPr>
        <w:t xml:space="preserve">Section 13 </w:t>
      </w:r>
      <w:r w:rsidRPr="00DC4DF3">
        <w:rPr>
          <w:bCs/>
          <w:lang w:eastAsia="en-ZA"/>
        </w:rPr>
        <w:t>&amp;</w:t>
      </w:r>
      <w:r w:rsidR="00FD26F5" w:rsidRPr="00DC4DF3">
        <w:rPr>
          <w:bCs/>
          <w:lang w:eastAsia="en-ZA"/>
        </w:rPr>
        <w:t xml:space="preserve"> Section 21 notices will </w:t>
      </w:r>
      <w:r w:rsidRPr="00DC4DF3">
        <w:rPr>
          <w:bCs/>
          <w:lang w:eastAsia="en-ZA"/>
        </w:rPr>
        <w:t xml:space="preserve">remain unchanged </w:t>
      </w:r>
      <w:r w:rsidR="00FD26F5" w:rsidRPr="00DC4DF3">
        <w:rPr>
          <w:bCs/>
          <w:lang w:eastAsia="en-ZA"/>
        </w:rPr>
        <w:t>in Release 1.</w:t>
      </w:r>
    </w:p>
    <w:p w14:paraId="3E7AAD4A" w14:textId="08C54EA5" w:rsidR="00A404C2" w:rsidRPr="00DC4DF3" w:rsidRDefault="00A404C2" w:rsidP="006D6381">
      <w:pPr>
        <w:pStyle w:val="NormalIndent"/>
        <w:widowControl w:val="0"/>
        <w:numPr>
          <w:ilvl w:val="0"/>
          <w:numId w:val="2"/>
        </w:numPr>
        <w:adjustRightInd w:val="0"/>
        <w:jc w:val="both"/>
        <w:textAlignment w:val="baseline"/>
        <w:rPr>
          <w:bCs/>
        </w:rPr>
      </w:pPr>
      <w:r w:rsidRPr="00DC4DF3">
        <w:rPr>
          <w:b/>
        </w:rPr>
        <w:t xml:space="preserve">Credit Control </w:t>
      </w:r>
      <w:r w:rsidRPr="00DC4DF3">
        <w:rPr>
          <w:bCs/>
        </w:rPr>
        <w:t xml:space="preserve">– Interaction with the renewal </w:t>
      </w:r>
      <w:r w:rsidR="001046C2" w:rsidRPr="00DC4DF3">
        <w:rPr>
          <w:bCs/>
        </w:rPr>
        <w:t xml:space="preserve">opportunities will remain unchanged; Qube and direct debit schedules </w:t>
      </w:r>
      <w:r w:rsidR="00324223">
        <w:rPr>
          <w:bCs/>
        </w:rPr>
        <w:t xml:space="preserve">in Salesforce </w:t>
      </w:r>
      <w:r w:rsidR="001046C2" w:rsidRPr="00DC4DF3">
        <w:rPr>
          <w:bCs/>
        </w:rPr>
        <w:t>will continue to be updated manually</w:t>
      </w:r>
      <w:r w:rsidR="00753B90" w:rsidRPr="00DC4DF3">
        <w:rPr>
          <w:bCs/>
        </w:rPr>
        <w:t xml:space="preserve"> in Release 1</w:t>
      </w:r>
      <w:r w:rsidR="001046C2" w:rsidRPr="00DC4DF3">
        <w:rPr>
          <w:bCs/>
        </w:rPr>
        <w:t>.</w:t>
      </w:r>
    </w:p>
    <w:p w14:paraId="09BF62EA" w14:textId="77777777" w:rsidR="006908EB" w:rsidRPr="00DC4DF3" w:rsidRDefault="006908EB" w:rsidP="006908EB">
      <w:pPr>
        <w:pStyle w:val="Heading2"/>
        <w:spacing w:before="120" w:after="240"/>
        <w:ind w:left="578" w:hanging="578"/>
      </w:pPr>
      <w:bookmarkStart w:id="18" w:name="_Recommended_Project_Phasing"/>
      <w:bookmarkStart w:id="19" w:name="_Toc181782284"/>
      <w:bookmarkEnd w:id="18"/>
      <w:r w:rsidRPr="00DC4DF3">
        <w:t>Recommended Project Phasing</w:t>
      </w:r>
      <w:bookmarkEnd w:id="19"/>
    </w:p>
    <w:p w14:paraId="0E425EA3" w14:textId="77777777" w:rsidR="006908EB" w:rsidRPr="00DC4DF3" w:rsidRDefault="006908EB" w:rsidP="006908EB">
      <w:pPr>
        <w:pStyle w:val="NormalIndent"/>
        <w:widowControl w:val="0"/>
        <w:adjustRightInd w:val="0"/>
        <w:ind w:left="567"/>
        <w:jc w:val="both"/>
        <w:textAlignment w:val="baseline"/>
      </w:pPr>
      <w:r w:rsidRPr="00DC4DF3">
        <w:t xml:space="preserve">The recommended scope of release 1 overhauls the initial phases of the renewals process, up to the point that the tenant accepts the offer. Thereafter, the existing renewal process and functionality will remain in place. </w:t>
      </w:r>
    </w:p>
    <w:p w14:paraId="22B91A57" w14:textId="77777777" w:rsidR="00BF501B" w:rsidRPr="00DC4DF3" w:rsidRDefault="00037C66" w:rsidP="00037C66">
      <w:pPr>
        <w:pStyle w:val="NormalIndent"/>
        <w:widowControl w:val="0"/>
        <w:adjustRightInd w:val="0"/>
        <w:ind w:left="567"/>
        <w:jc w:val="both"/>
        <w:textAlignment w:val="baseline"/>
      </w:pPr>
      <w:r w:rsidRPr="00DC4DF3">
        <w:t xml:space="preserve">Additional functionality that is not included in the initial project scope as outlined above, may be addressed in future project releases. </w:t>
      </w:r>
    </w:p>
    <w:p w14:paraId="65FF21D1" w14:textId="0747E78D" w:rsidR="00037C66" w:rsidRPr="00DC4DF3" w:rsidRDefault="00037C66" w:rsidP="00037C66">
      <w:pPr>
        <w:pStyle w:val="NormalIndent"/>
        <w:widowControl w:val="0"/>
        <w:adjustRightInd w:val="0"/>
        <w:ind w:left="567"/>
        <w:jc w:val="both"/>
        <w:textAlignment w:val="baseline"/>
      </w:pPr>
      <w:r w:rsidRPr="00DC4DF3">
        <w:t xml:space="preserve">It is anticipated that the second </w:t>
      </w:r>
      <w:r w:rsidR="00204704" w:rsidRPr="00DC4DF3">
        <w:t xml:space="preserve">release would build upon these enhancements, providing functionality to support the Renters’ Rights Bill, any </w:t>
      </w:r>
      <w:r w:rsidRPr="00DC4DF3">
        <w:t>subsequent releases</w:t>
      </w:r>
      <w:r w:rsidR="00204704" w:rsidRPr="00DC4DF3">
        <w:t xml:space="preserve"> would provide </w:t>
      </w:r>
      <w:r w:rsidR="00AA06DD" w:rsidRPr="00DC4DF3">
        <w:t>further enhancements of significant value</w:t>
      </w:r>
      <w:r w:rsidRPr="00DC4DF3">
        <w:t>.</w:t>
      </w:r>
    </w:p>
    <w:p w14:paraId="18FE9A1F" w14:textId="77777777" w:rsidR="00CD6646" w:rsidRPr="00DC4DF3" w:rsidRDefault="00CD6646" w:rsidP="00142743">
      <w:pPr>
        <w:pStyle w:val="NormalIndent"/>
        <w:jc w:val="both"/>
      </w:pPr>
    </w:p>
    <w:p w14:paraId="3EE71A19" w14:textId="77777777" w:rsidR="006908EB" w:rsidRPr="00DC4DF3" w:rsidRDefault="006908EB" w:rsidP="00142743">
      <w:pPr>
        <w:pStyle w:val="NormalIndent"/>
        <w:jc w:val="both"/>
      </w:pPr>
    </w:p>
    <w:p w14:paraId="4EF9AB12" w14:textId="77777777" w:rsidR="006908EB" w:rsidRPr="00DC4DF3" w:rsidRDefault="006908EB" w:rsidP="00142743">
      <w:pPr>
        <w:pStyle w:val="NormalIndent"/>
        <w:jc w:val="both"/>
      </w:pPr>
    </w:p>
    <w:p w14:paraId="15AD0FD6" w14:textId="77777777" w:rsidR="006908EB" w:rsidRPr="00DC4DF3" w:rsidRDefault="006908EB" w:rsidP="00142743">
      <w:pPr>
        <w:pStyle w:val="NormalIndent"/>
        <w:jc w:val="both"/>
        <w:sectPr w:rsidR="006908EB" w:rsidRPr="00DC4DF3" w:rsidSect="00721131">
          <w:headerReference w:type="default" r:id="rId26"/>
          <w:footerReference w:type="default" r:id="rId27"/>
          <w:headerReference w:type="first" r:id="rId28"/>
          <w:footerReference w:type="first" r:id="rId29"/>
          <w:pgSz w:w="12242" w:h="15842" w:code="1"/>
          <w:pgMar w:top="1701" w:right="1418" w:bottom="1701" w:left="1418" w:header="567" w:footer="567" w:gutter="0"/>
          <w:paperSrc w:first="15" w:other="15"/>
          <w:pgNumType w:start="1"/>
          <w:cols w:space="720"/>
          <w:titlePg/>
          <w:docGrid w:linePitch="272"/>
        </w:sectPr>
      </w:pPr>
    </w:p>
    <w:p w14:paraId="516CF681" w14:textId="3A9167B5" w:rsidR="00271A20" w:rsidRPr="00DC4DF3" w:rsidRDefault="00142743" w:rsidP="005F514D">
      <w:pPr>
        <w:pStyle w:val="NormalIndent"/>
        <w:widowControl w:val="0"/>
        <w:adjustRightInd w:val="0"/>
        <w:ind w:left="567"/>
        <w:jc w:val="both"/>
        <w:textAlignment w:val="baseline"/>
      </w:pPr>
      <w:r w:rsidRPr="00DC4DF3">
        <w:lastRenderedPageBreak/>
        <w:t xml:space="preserve">The following </w:t>
      </w:r>
      <w:r w:rsidR="006908EB" w:rsidRPr="00DC4DF3">
        <w:t>illustrates</w:t>
      </w:r>
      <w:r w:rsidR="001E4B93" w:rsidRPr="00DC4DF3">
        <w:t xml:space="preserve"> the</w:t>
      </w:r>
      <w:r w:rsidRPr="00DC4DF3">
        <w:t xml:space="preserve"> proposed changes to the renewal opportunity stages</w:t>
      </w:r>
      <w:r w:rsidR="00833F07" w:rsidRPr="00DC4DF3">
        <w:t xml:space="preserve"> in release 1</w:t>
      </w:r>
      <w:r w:rsidRPr="00DC4DF3">
        <w:t xml:space="preserve">: </w:t>
      </w:r>
    </w:p>
    <w:p w14:paraId="4E795F42" w14:textId="611026B3" w:rsidR="00EF5E5B" w:rsidRPr="00DC4DF3" w:rsidRDefault="00B875F4" w:rsidP="00327269">
      <w:pPr>
        <w:pStyle w:val="NormalIndent"/>
        <w:keepNext/>
        <w:ind w:left="-1418"/>
      </w:pPr>
      <w:r w:rsidRPr="00DC4DF3">
        <w:rPr>
          <w:noProof/>
        </w:rPr>
        <w:drawing>
          <wp:inline distT="0" distB="0" distL="0" distR="0" wp14:anchorId="43A9929E" wp14:editId="34179FF4">
            <wp:extent cx="9733050" cy="4215130"/>
            <wp:effectExtent l="0" t="0" r="1905" b="0"/>
            <wp:docPr id="10756847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4750" name="Picture 1" descr="A diagram of a diagram&#10;&#10;Description automatically generated"/>
                    <pic:cNvPicPr/>
                  </pic:nvPicPr>
                  <pic:blipFill rotWithShape="1">
                    <a:blip r:embed="rId30"/>
                    <a:srcRect t="-3267"/>
                    <a:stretch/>
                  </pic:blipFill>
                  <pic:spPr bwMode="auto">
                    <a:xfrm>
                      <a:off x="0" y="0"/>
                      <a:ext cx="9737376" cy="4217003"/>
                    </a:xfrm>
                    <a:prstGeom prst="rect">
                      <a:avLst/>
                    </a:prstGeom>
                    <a:ln>
                      <a:noFill/>
                    </a:ln>
                    <a:extLst>
                      <a:ext uri="{53640926-AAD7-44D8-BBD7-CCE9431645EC}">
                        <a14:shadowObscured xmlns:a14="http://schemas.microsoft.com/office/drawing/2010/main"/>
                      </a:ext>
                    </a:extLst>
                  </pic:spPr>
                </pic:pic>
              </a:graphicData>
            </a:graphic>
          </wp:inline>
        </w:drawing>
      </w:r>
    </w:p>
    <w:p w14:paraId="5C3992D8" w14:textId="01BEADEE" w:rsidR="00271A20" w:rsidRPr="00DC4DF3" w:rsidRDefault="00EF5E5B" w:rsidP="00EF5E5B">
      <w:pPr>
        <w:pStyle w:val="Caption"/>
      </w:pPr>
      <w:r w:rsidRPr="00DC4DF3">
        <w:t xml:space="preserve">Figure </w:t>
      </w:r>
      <w:r w:rsidRPr="00DC4DF3">
        <w:fldChar w:fldCharType="begin"/>
      </w:r>
      <w:r w:rsidRPr="00DC4DF3">
        <w:instrText xml:space="preserve"> SEQ Figure \* ARABIC </w:instrText>
      </w:r>
      <w:r w:rsidRPr="00DC4DF3">
        <w:fldChar w:fldCharType="separate"/>
      </w:r>
      <w:r w:rsidR="008C31FC">
        <w:rPr>
          <w:noProof/>
        </w:rPr>
        <w:t>13</w:t>
      </w:r>
      <w:r w:rsidRPr="00DC4DF3">
        <w:fldChar w:fldCharType="end"/>
      </w:r>
      <w:r w:rsidRPr="00DC4DF3">
        <w:t>: Proposed Renewal Opportunity Stages</w:t>
      </w:r>
      <w:r w:rsidR="00833F07" w:rsidRPr="00DC4DF3">
        <w:t xml:space="preserve"> – Release 1</w:t>
      </w:r>
    </w:p>
    <w:p w14:paraId="3C0D140C" w14:textId="77777777" w:rsidR="00FA1E93" w:rsidRDefault="00FA1E93">
      <w:pPr>
        <w:spacing w:after="200" w:line="276" w:lineRule="auto"/>
      </w:pPr>
      <w:r>
        <w:br w:type="page"/>
      </w:r>
    </w:p>
    <w:p w14:paraId="1D1E63FE" w14:textId="21F12B0B" w:rsidR="0070026D" w:rsidRPr="00DC4DF3" w:rsidRDefault="0070026D" w:rsidP="0070026D">
      <w:pPr>
        <w:pStyle w:val="NormalIndent"/>
        <w:jc w:val="both"/>
      </w:pPr>
      <w:r w:rsidRPr="00DC4DF3">
        <w:lastRenderedPageBreak/>
        <w:t xml:space="preserve">The following depicts the </w:t>
      </w:r>
      <w:r w:rsidR="009E3946" w:rsidRPr="00DC4DF3">
        <w:t>interaction between existing</w:t>
      </w:r>
      <w:r w:rsidR="00BF3854" w:rsidRPr="00DC4DF3">
        <w:t xml:space="preserve"> processes</w:t>
      </w:r>
      <w:r w:rsidR="009E3946" w:rsidRPr="00DC4DF3">
        <w:t xml:space="preserve"> and new functionality </w:t>
      </w:r>
      <w:r w:rsidR="00922131" w:rsidRPr="00DC4DF3">
        <w:t>to complete the end-to-end renewal</w:t>
      </w:r>
      <w:r w:rsidRPr="00DC4DF3">
        <w:t xml:space="preserve">: </w:t>
      </w:r>
    </w:p>
    <w:p w14:paraId="27C35C76" w14:textId="2D769BD8" w:rsidR="00271A20" w:rsidRPr="00DC4DF3" w:rsidRDefault="007E7453" w:rsidP="00271A20">
      <w:pPr>
        <w:keepNext/>
        <w:ind w:left="-1560"/>
      </w:pPr>
      <w:r w:rsidRPr="00DC4DF3">
        <w:rPr>
          <w:noProof/>
        </w:rPr>
        <w:drawing>
          <wp:inline distT="0" distB="0" distL="0" distR="0" wp14:anchorId="3A458223" wp14:editId="3F24C324">
            <wp:extent cx="9850734" cy="3657600"/>
            <wp:effectExtent l="0" t="0" r="0" b="0"/>
            <wp:docPr id="213299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4189" name=""/>
                    <pic:cNvPicPr/>
                  </pic:nvPicPr>
                  <pic:blipFill>
                    <a:blip r:embed="rId31"/>
                    <a:stretch>
                      <a:fillRect/>
                    </a:stretch>
                  </pic:blipFill>
                  <pic:spPr>
                    <a:xfrm>
                      <a:off x="0" y="0"/>
                      <a:ext cx="9867435" cy="3663801"/>
                    </a:xfrm>
                    <a:prstGeom prst="rect">
                      <a:avLst/>
                    </a:prstGeom>
                  </pic:spPr>
                </pic:pic>
              </a:graphicData>
            </a:graphic>
          </wp:inline>
        </w:drawing>
      </w:r>
    </w:p>
    <w:p w14:paraId="3AC26C76" w14:textId="77777777" w:rsidR="007E7453" w:rsidRPr="00DC4DF3" w:rsidRDefault="007E7453" w:rsidP="00271A20">
      <w:pPr>
        <w:keepNext/>
        <w:ind w:left="-1560"/>
      </w:pPr>
    </w:p>
    <w:p w14:paraId="0CBED53D" w14:textId="10BA517D" w:rsidR="00271A20" w:rsidRPr="00DC4DF3" w:rsidRDefault="00271A20" w:rsidP="00271A20">
      <w:pPr>
        <w:pStyle w:val="Caption"/>
      </w:pPr>
      <w:r w:rsidRPr="00DC4DF3">
        <w:t xml:space="preserve">Figure </w:t>
      </w:r>
      <w:r w:rsidRPr="00DC4DF3">
        <w:fldChar w:fldCharType="begin"/>
      </w:r>
      <w:r w:rsidRPr="00DC4DF3">
        <w:instrText xml:space="preserve"> SEQ Figure \* ARABIC </w:instrText>
      </w:r>
      <w:r w:rsidRPr="00DC4DF3">
        <w:fldChar w:fldCharType="separate"/>
      </w:r>
      <w:r w:rsidR="008C31FC">
        <w:rPr>
          <w:noProof/>
        </w:rPr>
        <w:t>14</w:t>
      </w:r>
      <w:r w:rsidRPr="00DC4DF3">
        <w:fldChar w:fldCharType="end"/>
      </w:r>
      <w:r w:rsidRPr="00DC4DF3">
        <w:t>: Proposed Relationship between New &amp; Existing Functionality for Release 1</w:t>
      </w:r>
    </w:p>
    <w:p w14:paraId="656C5B34" w14:textId="77777777" w:rsidR="001A77DD" w:rsidRPr="00DC4DF3" w:rsidRDefault="001A77DD" w:rsidP="001A77DD"/>
    <w:p w14:paraId="64ECD81A" w14:textId="77777777" w:rsidR="00AA06DD" w:rsidRPr="00DC4DF3" w:rsidRDefault="00AA06DD">
      <w:pPr>
        <w:spacing w:after="200" w:line="276" w:lineRule="auto"/>
      </w:pPr>
      <w:r w:rsidRPr="00DC4DF3">
        <w:br w:type="page"/>
      </w:r>
    </w:p>
    <w:p w14:paraId="3DD171A0" w14:textId="20512B0A" w:rsidR="001A77DD" w:rsidRPr="00DC4DF3" w:rsidRDefault="007C11DA" w:rsidP="001A77DD">
      <w:pPr>
        <w:pStyle w:val="NormalIndent"/>
        <w:jc w:val="both"/>
      </w:pPr>
      <w:r w:rsidRPr="00DC4DF3">
        <w:lastRenderedPageBreak/>
        <w:t xml:space="preserve">Additional functionality can be added in subsequent releases to </w:t>
      </w:r>
      <w:r w:rsidR="001A77DD" w:rsidRPr="00DC4DF3">
        <w:t xml:space="preserve">support the future process that </w:t>
      </w:r>
      <w:r w:rsidR="00280743" w:rsidRPr="00DC4DF3">
        <w:t xml:space="preserve">will </w:t>
      </w:r>
      <w:r w:rsidR="001A77DD" w:rsidRPr="00DC4DF3">
        <w:t xml:space="preserve">be required post-Renters’ Rights Bill: </w:t>
      </w:r>
    </w:p>
    <w:p w14:paraId="2700EA08" w14:textId="77777777" w:rsidR="001A77DD" w:rsidRPr="00DC4DF3" w:rsidRDefault="001A77DD" w:rsidP="000A1BFA">
      <w:pPr>
        <w:keepNext/>
        <w:ind w:left="-1276"/>
      </w:pPr>
      <w:r w:rsidRPr="00DC4DF3">
        <w:rPr>
          <w:noProof/>
        </w:rPr>
        <w:drawing>
          <wp:inline distT="0" distB="0" distL="0" distR="0" wp14:anchorId="36F52500" wp14:editId="66407CD5">
            <wp:extent cx="9648673" cy="4969510"/>
            <wp:effectExtent l="0" t="0" r="0" b="2540"/>
            <wp:docPr id="823005642"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05642" name="Picture 1" descr="A diagram of a company&#10;&#10;Description automatically generated with medium confidence"/>
                    <pic:cNvPicPr/>
                  </pic:nvPicPr>
                  <pic:blipFill rotWithShape="1">
                    <a:blip r:embed="rId32"/>
                    <a:srcRect t="-4402" b="-1"/>
                    <a:stretch/>
                  </pic:blipFill>
                  <pic:spPr bwMode="auto">
                    <a:xfrm>
                      <a:off x="0" y="0"/>
                      <a:ext cx="9665982" cy="4978425"/>
                    </a:xfrm>
                    <a:prstGeom prst="rect">
                      <a:avLst/>
                    </a:prstGeom>
                    <a:ln>
                      <a:noFill/>
                    </a:ln>
                    <a:extLst>
                      <a:ext uri="{53640926-AAD7-44D8-BBD7-CCE9431645EC}">
                        <a14:shadowObscured xmlns:a14="http://schemas.microsoft.com/office/drawing/2010/main"/>
                      </a:ext>
                    </a:extLst>
                  </pic:spPr>
                </pic:pic>
              </a:graphicData>
            </a:graphic>
          </wp:inline>
        </w:drawing>
      </w:r>
    </w:p>
    <w:p w14:paraId="691F05C0" w14:textId="77777777" w:rsidR="001A77DD" w:rsidRPr="00DC4DF3" w:rsidRDefault="001A77DD" w:rsidP="001A77DD">
      <w:pPr>
        <w:keepNext/>
        <w:ind w:left="-1560"/>
      </w:pPr>
    </w:p>
    <w:p w14:paraId="2DA3F437" w14:textId="32CC368E" w:rsidR="001A77DD" w:rsidRPr="00DC4DF3" w:rsidRDefault="001A77DD" w:rsidP="000A1BFA">
      <w:pPr>
        <w:pStyle w:val="Caption"/>
      </w:pPr>
      <w:r w:rsidRPr="00DC4DF3">
        <w:t xml:space="preserve">Figure </w:t>
      </w:r>
      <w:r w:rsidRPr="00DC4DF3">
        <w:fldChar w:fldCharType="begin"/>
      </w:r>
      <w:r w:rsidRPr="00DC4DF3">
        <w:instrText xml:space="preserve"> SEQ Figure \* ARABIC </w:instrText>
      </w:r>
      <w:r w:rsidRPr="00DC4DF3">
        <w:fldChar w:fldCharType="separate"/>
      </w:r>
      <w:r w:rsidR="008C31FC">
        <w:rPr>
          <w:noProof/>
        </w:rPr>
        <w:t>15</w:t>
      </w:r>
      <w:r w:rsidRPr="00DC4DF3">
        <w:fldChar w:fldCharType="end"/>
      </w:r>
      <w:r w:rsidRPr="00DC4DF3">
        <w:t>: Envisaged Future Functionality to be added Post Renters’ Rights Bill</w:t>
      </w:r>
    </w:p>
    <w:p w14:paraId="2B45458F" w14:textId="77777777" w:rsidR="00CD6646" w:rsidRPr="00DC4DF3" w:rsidRDefault="00CD6646" w:rsidP="004663F8">
      <w:pPr>
        <w:keepNext/>
        <w:ind w:left="-1560"/>
        <w:sectPr w:rsidR="00CD6646" w:rsidRPr="00DC4DF3" w:rsidSect="007E7072">
          <w:pgSz w:w="15842" w:h="12242" w:orient="landscape" w:code="1"/>
          <w:pgMar w:top="1418" w:right="1701" w:bottom="1418" w:left="1701" w:header="567" w:footer="567" w:gutter="0"/>
          <w:cols w:space="720"/>
          <w:docGrid w:linePitch="272"/>
        </w:sectPr>
      </w:pPr>
    </w:p>
    <w:p w14:paraId="62EB140D" w14:textId="77777777" w:rsidR="00271A20" w:rsidRPr="00DC4DF3" w:rsidRDefault="00271A20" w:rsidP="004663F8">
      <w:pPr>
        <w:keepNext/>
        <w:ind w:left="-1560"/>
      </w:pPr>
    </w:p>
    <w:p w14:paraId="7E337ACA" w14:textId="61981510" w:rsidR="0010423E" w:rsidRPr="00DC4DF3" w:rsidRDefault="0010423E" w:rsidP="0010423E">
      <w:pPr>
        <w:pStyle w:val="NormalIndent"/>
        <w:jc w:val="both"/>
      </w:pPr>
      <w:r w:rsidRPr="00DC4DF3">
        <w:t xml:space="preserve">Recommended </w:t>
      </w:r>
      <w:r w:rsidR="00AF50C8">
        <w:t xml:space="preserve">future </w:t>
      </w:r>
      <w:r w:rsidRPr="00DC4DF3">
        <w:t xml:space="preserve">project phasing </w:t>
      </w:r>
      <w:r w:rsidR="000E0D78" w:rsidRPr="00DC4DF3">
        <w:t>is as follows:</w:t>
      </w:r>
    </w:p>
    <w:p w14:paraId="544A394D" w14:textId="77777777" w:rsidR="00271A20" w:rsidRPr="00DC4DF3" w:rsidRDefault="00271A20" w:rsidP="00271A20">
      <w:pPr>
        <w:pStyle w:val="NormalIndent"/>
        <w:widowControl w:val="0"/>
        <w:numPr>
          <w:ilvl w:val="0"/>
          <w:numId w:val="16"/>
        </w:numPr>
        <w:tabs>
          <w:tab w:val="center" w:pos="4986"/>
          <w:tab w:val="left" w:pos="7468"/>
        </w:tabs>
        <w:adjustRightInd w:val="0"/>
        <w:jc w:val="both"/>
        <w:textAlignment w:val="baseline"/>
      </w:pPr>
      <w:r w:rsidRPr="00DC4DF3">
        <w:rPr>
          <w:b/>
          <w:bCs/>
        </w:rPr>
        <w:t xml:space="preserve">Release 2 </w:t>
      </w:r>
      <w:r w:rsidRPr="00DC4DF3">
        <w:t>– To go live with the Renter’s Rights Bill:</w:t>
      </w:r>
    </w:p>
    <w:p w14:paraId="3E851810" w14:textId="360EE2B9"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Send tenants a notification of rent increase (</w:t>
      </w:r>
      <w:r w:rsidR="00452D20" w:rsidRPr="00DC4DF3">
        <w:t>S</w:t>
      </w:r>
      <w:r w:rsidRPr="00DC4DF3">
        <w:t xml:space="preserve">ection 13 </w:t>
      </w:r>
      <w:r w:rsidR="00452D20" w:rsidRPr="00DC4DF3">
        <w:t>notice</w:t>
      </w:r>
      <w:r w:rsidRPr="00DC4DF3">
        <w:t>) instead of offers (for applicable agreement types).</w:t>
      </w:r>
    </w:p>
    <w:p w14:paraId="12F8F688" w14:textId="7651A902"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Customise the renewals journey</w:t>
      </w:r>
      <w:r w:rsidR="00110C78" w:rsidRPr="00DC4DF3">
        <w:t>,</w:t>
      </w:r>
      <w:r w:rsidRPr="00DC4DF3">
        <w:t xml:space="preserve"> </w:t>
      </w:r>
      <w:r w:rsidR="00110C78" w:rsidRPr="00DC4DF3">
        <w:t xml:space="preserve">including </w:t>
      </w:r>
      <w:r w:rsidR="000716FA" w:rsidRPr="00DC4DF3">
        <w:t xml:space="preserve">generating alternate documentation and </w:t>
      </w:r>
      <w:r w:rsidR="00B939DC" w:rsidRPr="00DC4DF3">
        <w:t xml:space="preserve">alternate email templates, </w:t>
      </w:r>
      <w:r w:rsidRPr="00DC4DF3">
        <w:t>for:</w:t>
      </w:r>
    </w:p>
    <w:p w14:paraId="74167547" w14:textId="77777777" w:rsidR="00271A20" w:rsidRPr="00DC4DF3" w:rsidRDefault="00271A20" w:rsidP="00271A20">
      <w:pPr>
        <w:pStyle w:val="NormalIndent"/>
        <w:widowControl w:val="0"/>
        <w:numPr>
          <w:ilvl w:val="2"/>
          <w:numId w:val="16"/>
        </w:numPr>
        <w:tabs>
          <w:tab w:val="center" w:pos="4986"/>
          <w:tab w:val="left" w:pos="7468"/>
        </w:tabs>
        <w:adjustRightInd w:val="0"/>
        <w:jc w:val="both"/>
        <w:textAlignment w:val="baseline"/>
      </w:pPr>
      <w:r w:rsidRPr="00DC4DF3">
        <w:t>Wales</w:t>
      </w:r>
    </w:p>
    <w:p w14:paraId="1C9E15A3" w14:textId="77777777" w:rsidR="00271A20" w:rsidRPr="00DC4DF3" w:rsidRDefault="00271A20" w:rsidP="00271A20">
      <w:pPr>
        <w:pStyle w:val="NormalIndent"/>
        <w:widowControl w:val="0"/>
        <w:numPr>
          <w:ilvl w:val="2"/>
          <w:numId w:val="16"/>
        </w:numPr>
        <w:tabs>
          <w:tab w:val="center" w:pos="4986"/>
          <w:tab w:val="left" w:pos="7468"/>
        </w:tabs>
        <w:adjustRightInd w:val="0"/>
        <w:jc w:val="both"/>
        <w:textAlignment w:val="baseline"/>
      </w:pPr>
      <w:r w:rsidRPr="00DC4DF3">
        <w:t>Company Lets</w:t>
      </w:r>
    </w:p>
    <w:p w14:paraId="77B0D6F8" w14:textId="77777777" w:rsidR="00271A20" w:rsidRPr="00DC4DF3" w:rsidRDefault="00271A20" w:rsidP="00271A20">
      <w:pPr>
        <w:pStyle w:val="NormalIndent"/>
        <w:widowControl w:val="0"/>
        <w:numPr>
          <w:ilvl w:val="2"/>
          <w:numId w:val="16"/>
        </w:numPr>
        <w:tabs>
          <w:tab w:val="center" w:pos="4986"/>
          <w:tab w:val="left" w:pos="7468"/>
        </w:tabs>
        <w:adjustRightInd w:val="0"/>
        <w:jc w:val="both"/>
        <w:textAlignment w:val="baseline"/>
      </w:pPr>
      <w:r w:rsidRPr="00DC4DF3">
        <w:t>Live/Work Units</w:t>
      </w:r>
    </w:p>
    <w:p w14:paraId="5633D03E" w14:textId="4D534B97" w:rsidR="00271A20" w:rsidRPr="00DC4DF3" w:rsidRDefault="00271A20" w:rsidP="00271A20">
      <w:pPr>
        <w:pStyle w:val="NormalIndent"/>
        <w:widowControl w:val="0"/>
        <w:numPr>
          <w:ilvl w:val="2"/>
          <w:numId w:val="16"/>
        </w:numPr>
        <w:tabs>
          <w:tab w:val="center" w:pos="4986"/>
          <w:tab w:val="left" w:pos="7468"/>
        </w:tabs>
        <w:adjustRightInd w:val="0"/>
        <w:jc w:val="both"/>
        <w:textAlignment w:val="baseline"/>
      </w:pPr>
      <w:r w:rsidRPr="00DC4DF3">
        <w:t xml:space="preserve">DMR &amp; </w:t>
      </w:r>
      <w:r w:rsidR="006C7AC4" w:rsidRPr="00DC4DF3">
        <w:t>Affordable Rent</w:t>
      </w:r>
      <w:r w:rsidRPr="00DC4DF3">
        <w:t xml:space="preserve"> Units</w:t>
      </w:r>
    </w:p>
    <w:p w14:paraId="1CC8C6F2" w14:textId="77777777"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Give PMs visibility into upcoming rent increases.</w:t>
      </w:r>
    </w:p>
    <w:p w14:paraId="5D850562" w14:textId="77777777"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Eviction Tracker</w:t>
      </w:r>
    </w:p>
    <w:p w14:paraId="532C67C7" w14:textId="77777777"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Tenant Appeals Tracker</w:t>
      </w:r>
    </w:p>
    <w:p w14:paraId="69961BB3" w14:textId="1B2A67DB"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Display additional information on the renewal opportunity to assist Credit Control (</w:t>
      </w:r>
      <w:r w:rsidR="00865145" w:rsidRPr="00DC4DF3">
        <w:t xml:space="preserve">including </w:t>
      </w:r>
      <w:r w:rsidRPr="00DC4DF3">
        <w:t xml:space="preserve">Direct Debit Authorizations that are not yet 'In Force' &amp; </w:t>
      </w:r>
      <w:r w:rsidR="00122401">
        <w:t xml:space="preserve">a </w:t>
      </w:r>
      <w:r w:rsidRPr="00DC4DF3">
        <w:t>calculated blended payment charge where rent increases mid-month).</w:t>
      </w:r>
    </w:p>
    <w:p w14:paraId="3EB19D23" w14:textId="1C47C162"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 xml:space="preserve">Ensure the </w:t>
      </w:r>
      <w:r w:rsidR="00865145" w:rsidRPr="00DC4DF3">
        <w:t>‘</w:t>
      </w:r>
      <w:r w:rsidRPr="00DC4DF3">
        <w:t>Audit</w:t>
      </w:r>
      <w:r w:rsidR="00865145" w:rsidRPr="00DC4DF3">
        <w:t>’</w:t>
      </w:r>
      <w:r w:rsidRPr="00DC4DF3">
        <w:t xml:space="preserve"> step is not skipped in the renewals process.</w:t>
      </w:r>
    </w:p>
    <w:p w14:paraId="3EE60BE6" w14:textId="77777777"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Differentiate Mid-Term Change of Sharer from renewal opportunities (for reporting).</w:t>
      </w:r>
    </w:p>
    <w:p w14:paraId="1A635BA3" w14:textId="77777777"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Provide a new dashboard for Asset Management that displays comparable rent &amp; current performance by estate &amp; unit type.</w:t>
      </w:r>
    </w:p>
    <w:p w14:paraId="70BF30F6" w14:textId="77777777" w:rsidR="00271A20" w:rsidRPr="00DC4DF3" w:rsidRDefault="00271A20" w:rsidP="00271A20">
      <w:pPr>
        <w:pStyle w:val="NormalIndent"/>
        <w:widowControl w:val="0"/>
        <w:numPr>
          <w:ilvl w:val="0"/>
          <w:numId w:val="16"/>
        </w:numPr>
        <w:tabs>
          <w:tab w:val="center" w:pos="4986"/>
          <w:tab w:val="left" w:pos="7468"/>
        </w:tabs>
        <w:adjustRightInd w:val="0"/>
        <w:jc w:val="both"/>
        <w:textAlignment w:val="baseline"/>
        <w:rPr>
          <w:b/>
          <w:bCs/>
        </w:rPr>
      </w:pPr>
      <w:r w:rsidRPr="00DC4DF3">
        <w:rPr>
          <w:b/>
          <w:bCs/>
        </w:rPr>
        <w:t xml:space="preserve">Release 3 </w:t>
      </w:r>
    </w:p>
    <w:p w14:paraId="71C648C5" w14:textId="0357A190"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Omni-channel communications &amp; WhatsApp integration</w:t>
      </w:r>
      <w:r w:rsidR="00A56449" w:rsidRPr="00DC4DF3">
        <w:t>.</w:t>
      </w:r>
    </w:p>
    <w:p w14:paraId="3A22A573" w14:textId="77777777"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Automatically update direct debit payment schedules in Salesforce on Renewal and mid-term change of sharer.</w:t>
      </w:r>
    </w:p>
    <w:p w14:paraId="5E320C3C" w14:textId="77777777"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 xml:space="preserve">Tenants complete and sign change of sharer forms online. </w:t>
      </w:r>
    </w:p>
    <w:p w14:paraId="06949200" w14:textId="5F956054" w:rsidR="00BF501B" w:rsidRPr="00DC4DF3" w:rsidRDefault="00BF501B" w:rsidP="00BF501B">
      <w:pPr>
        <w:pStyle w:val="NormalIndent"/>
        <w:widowControl w:val="0"/>
        <w:numPr>
          <w:ilvl w:val="1"/>
          <w:numId w:val="16"/>
        </w:numPr>
        <w:tabs>
          <w:tab w:val="center" w:pos="4986"/>
          <w:tab w:val="left" w:pos="7468"/>
        </w:tabs>
        <w:adjustRightInd w:val="0"/>
        <w:jc w:val="both"/>
        <w:textAlignment w:val="baseline"/>
      </w:pPr>
      <w:r w:rsidRPr="00DC4DF3">
        <w:t>Import passing rent from Qube</w:t>
      </w:r>
      <w:r w:rsidR="005935D8">
        <w:t>.</w:t>
      </w:r>
    </w:p>
    <w:p w14:paraId="410C435F" w14:textId="4408AE72" w:rsidR="00271A20" w:rsidRPr="00DC4DF3" w:rsidRDefault="00A262A8" w:rsidP="00271A20">
      <w:pPr>
        <w:pStyle w:val="NormalIndent"/>
        <w:widowControl w:val="0"/>
        <w:numPr>
          <w:ilvl w:val="1"/>
          <w:numId w:val="16"/>
        </w:numPr>
        <w:tabs>
          <w:tab w:val="center" w:pos="4986"/>
          <w:tab w:val="left" w:pos="7468"/>
        </w:tabs>
        <w:adjustRightInd w:val="0"/>
        <w:jc w:val="both"/>
        <w:textAlignment w:val="baseline"/>
      </w:pPr>
      <w:r>
        <w:t>Cater</w:t>
      </w:r>
      <w:r w:rsidR="00271A20" w:rsidRPr="00DC4DF3">
        <w:t xml:space="preserve"> for bulk negotiation</w:t>
      </w:r>
      <w:r>
        <w:t>s</w:t>
      </w:r>
      <w:r w:rsidR="00271A20" w:rsidRPr="00DC4DF3">
        <w:t xml:space="preserve"> for Company Lets.</w:t>
      </w:r>
    </w:p>
    <w:p w14:paraId="0E816ABB" w14:textId="026879B8" w:rsidR="00271A20" w:rsidRPr="00DC4DF3" w:rsidRDefault="00776AA3" w:rsidP="00271A20">
      <w:pPr>
        <w:pStyle w:val="NormalIndent"/>
        <w:widowControl w:val="0"/>
        <w:numPr>
          <w:ilvl w:val="0"/>
          <w:numId w:val="16"/>
        </w:numPr>
        <w:tabs>
          <w:tab w:val="center" w:pos="4986"/>
          <w:tab w:val="left" w:pos="7468"/>
        </w:tabs>
        <w:adjustRightInd w:val="0"/>
        <w:jc w:val="both"/>
        <w:textAlignment w:val="baseline"/>
      </w:pPr>
      <w:r w:rsidRPr="00DC4DF3">
        <w:lastRenderedPageBreak/>
        <w:t>Other</w:t>
      </w:r>
      <w:r w:rsidR="007932B2">
        <w:t>,</w:t>
      </w:r>
      <w:r w:rsidRPr="00DC4DF3">
        <w:t xml:space="preserve"> future projects on the </w:t>
      </w:r>
      <w:r w:rsidRPr="00DC4DF3">
        <w:rPr>
          <w:b/>
          <w:bCs/>
        </w:rPr>
        <w:t>backlog</w:t>
      </w:r>
      <w:r w:rsidR="00271A20" w:rsidRPr="00DC4DF3">
        <w:t>:</w:t>
      </w:r>
    </w:p>
    <w:p w14:paraId="15E84BE5" w14:textId="0B914043"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Automatically update tenancy</w:t>
      </w:r>
      <w:r w:rsidR="000A6DCF" w:rsidRPr="00DC4DF3">
        <w:t xml:space="preserve"> information</w:t>
      </w:r>
      <w:r w:rsidRPr="00DC4DF3">
        <w:t xml:space="preserve"> &amp; rent charges in Qube </w:t>
      </w:r>
      <w:r w:rsidR="000A6DCF" w:rsidRPr="00DC4DF3">
        <w:t>on renewal.</w:t>
      </w:r>
    </w:p>
    <w:p w14:paraId="0BB4605E" w14:textId="77777777" w:rsidR="00271A20" w:rsidRPr="00DC4DF3" w:rsidRDefault="00271A20" w:rsidP="00271A20">
      <w:pPr>
        <w:pStyle w:val="NormalIndent"/>
        <w:widowControl w:val="0"/>
        <w:numPr>
          <w:ilvl w:val="1"/>
          <w:numId w:val="16"/>
        </w:numPr>
        <w:tabs>
          <w:tab w:val="center" w:pos="4986"/>
          <w:tab w:val="left" w:pos="7468"/>
        </w:tabs>
        <w:adjustRightInd w:val="0"/>
        <w:jc w:val="both"/>
        <w:textAlignment w:val="baseline"/>
      </w:pPr>
      <w:r w:rsidRPr="00DC4DF3">
        <w:t xml:space="preserve">Manage &amp; calculate Price Book Rent within Salesforce. </w:t>
      </w:r>
    </w:p>
    <w:p w14:paraId="21E1B743" w14:textId="2B3F91EA" w:rsidR="00271A20" w:rsidRPr="00DC4DF3" w:rsidRDefault="00940D7E" w:rsidP="00271A20">
      <w:pPr>
        <w:pStyle w:val="NormalIndent"/>
        <w:widowControl w:val="0"/>
        <w:numPr>
          <w:ilvl w:val="1"/>
          <w:numId w:val="16"/>
        </w:numPr>
        <w:tabs>
          <w:tab w:val="center" w:pos="4986"/>
          <w:tab w:val="left" w:pos="7468"/>
        </w:tabs>
        <w:adjustRightInd w:val="0"/>
        <w:jc w:val="both"/>
        <w:textAlignment w:val="baseline"/>
      </w:pPr>
      <w:r w:rsidRPr="00DC4DF3">
        <w:t>Provide v</w:t>
      </w:r>
      <w:r w:rsidR="00271A20" w:rsidRPr="00DC4DF3">
        <w:t>isibility into all tenant incidents, complaints, grumbles &amp; satisfaction survey feedback</w:t>
      </w:r>
      <w:r w:rsidR="00B93E7E" w:rsidRPr="00DC4DF3">
        <w:t xml:space="preserve"> within Salesforce</w:t>
      </w:r>
      <w:r w:rsidR="00271A20" w:rsidRPr="00DC4DF3">
        <w:t>.</w:t>
      </w:r>
    </w:p>
    <w:p w14:paraId="01FA10C4" w14:textId="052582D1" w:rsidR="006F759A" w:rsidRPr="00DC4DF3" w:rsidRDefault="00130065" w:rsidP="0080399A">
      <w:pPr>
        <w:pStyle w:val="Heading2"/>
      </w:pPr>
      <w:bookmarkStart w:id="20" w:name="_Toc181782285"/>
      <w:r w:rsidRPr="00DC4DF3">
        <w:t>High</w:t>
      </w:r>
      <w:r w:rsidR="00C41835" w:rsidRPr="00DC4DF3">
        <w:t>-</w:t>
      </w:r>
      <w:r w:rsidRPr="00DC4DF3">
        <w:t>Level Design</w:t>
      </w:r>
      <w:bookmarkEnd w:id="20"/>
    </w:p>
    <w:p w14:paraId="38D7824D" w14:textId="065B7491" w:rsidR="007108AF" w:rsidRPr="00DC4DF3" w:rsidRDefault="00F5142B" w:rsidP="00154E9E">
      <w:pPr>
        <w:pStyle w:val="NormalIndent"/>
        <w:jc w:val="both"/>
      </w:pPr>
      <w:r w:rsidRPr="00DC4DF3">
        <w:t xml:space="preserve">This document provides a high level design for the proposed </w:t>
      </w:r>
      <w:r w:rsidR="002B64BE" w:rsidRPr="00DC4DF3">
        <w:t xml:space="preserve">renewals journey enhancements </w:t>
      </w:r>
      <w:r w:rsidRPr="00DC4DF3">
        <w:t xml:space="preserve">to be implemented on </w:t>
      </w:r>
      <w:r w:rsidR="002B64BE" w:rsidRPr="00DC4DF3">
        <w:t>Grainger’s</w:t>
      </w:r>
      <w:r w:rsidRPr="00DC4DF3">
        <w:t xml:space="preserve"> Salesforce org. </w:t>
      </w:r>
    </w:p>
    <w:p w14:paraId="6CA297B0" w14:textId="34752158" w:rsidR="00F5142B" w:rsidRPr="001225EC" w:rsidRDefault="00F5142B" w:rsidP="00FA49C9">
      <w:pPr>
        <w:pStyle w:val="NormalIndent"/>
        <w:jc w:val="both"/>
      </w:pPr>
      <w:r w:rsidRPr="001225EC">
        <w:t>This design does not cover the lower level detail (e.g. fields, profiles, automations, validation rules)</w:t>
      </w:r>
      <w:r w:rsidR="008D3334">
        <w:t>;</w:t>
      </w:r>
      <w:r w:rsidRPr="001225EC">
        <w:t xml:space="preserve"> these will be designed and documented at user story level during the agile </w:t>
      </w:r>
      <w:r w:rsidR="007714DB">
        <w:t>delivery</w:t>
      </w:r>
      <w:r w:rsidRPr="001225EC">
        <w:t xml:space="preserve"> phase.</w:t>
      </w:r>
    </w:p>
    <w:p w14:paraId="31265B46" w14:textId="688A2177" w:rsidR="004176E4" w:rsidRPr="00DC4DF3" w:rsidRDefault="004176E4" w:rsidP="004176E4">
      <w:pPr>
        <w:pStyle w:val="Heading3"/>
      </w:pPr>
      <w:bookmarkStart w:id="21" w:name="_Toc136594827"/>
      <w:r w:rsidRPr="00DC4DF3">
        <w:t>Salesforce Strategy</w:t>
      </w:r>
      <w:bookmarkEnd w:id="21"/>
    </w:p>
    <w:p w14:paraId="5748D4EE" w14:textId="539F27E5" w:rsidR="004176E4" w:rsidRPr="006B393D" w:rsidRDefault="004176E4" w:rsidP="00253CBA">
      <w:pPr>
        <w:pStyle w:val="Heading4"/>
      </w:pPr>
      <w:bookmarkStart w:id="22" w:name="_Toc136594830"/>
      <w:r w:rsidRPr="006B393D">
        <w:t>Document</w:t>
      </w:r>
      <w:r w:rsidR="00BB0449" w:rsidRPr="006B393D">
        <w:t>/File</w:t>
      </w:r>
      <w:r w:rsidRPr="006B393D">
        <w:t xml:space="preserve"> Management</w:t>
      </w:r>
      <w:bookmarkEnd w:id="22"/>
    </w:p>
    <w:p w14:paraId="20E054EF" w14:textId="6BADC24C" w:rsidR="006B393D" w:rsidRPr="00DC4DF3" w:rsidRDefault="00A31968" w:rsidP="00C4733A">
      <w:pPr>
        <w:pStyle w:val="NormalIndent"/>
        <w:ind w:left="576"/>
        <w:jc w:val="both"/>
        <w:rPr>
          <w:highlight w:val="yellow"/>
        </w:rPr>
      </w:pPr>
      <w:r w:rsidRPr="008C61ED">
        <w:t>The proposed renewals process does</w:t>
      </w:r>
      <w:r w:rsidR="00FE547D" w:rsidRPr="008C61ED">
        <w:t xml:space="preserve"> not introduce any new file storage requirements.  The existing process may </w:t>
      </w:r>
      <w:r w:rsidR="00587704" w:rsidRPr="008C61ED">
        <w:t xml:space="preserve">involve files being stored in Salesforce (e.g. </w:t>
      </w:r>
      <w:r w:rsidR="00A12F54">
        <w:t>PDFs of signed agreements)</w:t>
      </w:r>
      <w:r w:rsidR="008F61E6">
        <w:t xml:space="preserve"> and this is assumed to continue. Based on current file storage usag</w:t>
      </w:r>
      <w:r w:rsidR="00EF3EDE">
        <w:t xml:space="preserve">e within the </w:t>
      </w:r>
      <w:fldSimple w:instr=" DOCPROPERTY  Category  \* MERGEFORMAT ">
        <w:r w:rsidR="009355CC">
          <w:t>Grainger</w:t>
        </w:r>
      </w:fldSimple>
      <w:r w:rsidR="00EF3EDE">
        <w:t xml:space="preserve"> Salesforce org</w:t>
      </w:r>
      <w:r w:rsidR="007B631A">
        <w:t xml:space="preserve"> (</w:t>
      </w:r>
      <w:r w:rsidR="007B257E">
        <w:t xml:space="preserve">198GB used of 610GB limit) the existing document/file management strategy is considered to be </w:t>
      </w:r>
      <w:r w:rsidR="008B654F">
        <w:t>adequate for the next 3+ years.</w:t>
      </w:r>
      <w:r w:rsidR="006B393D">
        <w:t xml:space="preserve"> </w:t>
      </w:r>
    </w:p>
    <w:p w14:paraId="27EBC4AE" w14:textId="6C62C750" w:rsidR="004176E4" w:rsidRPr="00664D7C" w:rsidRDefault="00FE38D3" w:rsidP="00253CBA">
      <w:pPr>
        <w:pStyle w:val="Heading4"/>
      </w:pPr>
      <w:bookmarkStart w:id="23" w:name="_Toc136594831"/>
      <w:r>
        <w:t xml:space="preserve">Data </w:t>
      </w:r>
      <w:r w:rsidR="00253C37" w:rsidRPr="00664D7C">
        <w:t>Archival Strategy</w:t>
      </w:r>
      <w:bookmarkEnd w:id="23"/>
    </w:p>
    <w:p w14:paraId="1AE51B35" w14:textId="6DB240FC" w:rsidR="004176E4" w:rsidRPr="00664D7C" w:rsidRDefault="004176E4" w:rsidP="00C4733A">
      <w:pPr>
        <w:pStyle w:val="NormalIndent"/>
        <w:ind w:left="576"/>
        <w:jc w:val="both"/>
      </w:pPr>
      <w:r w:rsidRPr="00664D7C">
        <w:t>Salesforce</w:t>
      </w:r>
      <w:r w:rsidRPr="00664D7C" w:rsidDel="00FE38D3">
        <w:t xml:space="preserve"> </w:t>
      </w:r>
      <w:r w:rsidRPr="00664D7C">
        <w:t>data storage capacity is limited and is determined by a base allocation at org</w:t>
      </w:r>
      <w:r w:rsidR="00D405D0">
        <w:t>-</w:t>
      </w:r>
      <w:r w:rsidRPr="00664D7C">
        <w:t>level plus a per-user allocation.  Any overage will require the purchase of additional storage from Salesforce.  Additionally</w:t>
      </w:r>
      <w:r w:rsidR="00FE38D3">
        <w:t>,</w:t>
      </w:r>
      <w:r w:rsidRPr="00664D7C" w:rsidDel="00FE38D3">
        <w:t xml:space="preserve"> </w:t>
      </w:r>
      <w:r w:rsidRPr="00664D7C">
        <w:t>a high number of records of any one object can result in large data volume (LDV) performance limitations (report timeouts, slow page loads etc.). Thus it is desirable to operate within the allocated capacity if possible and implement an archival strategy to move data off-platform at a point in time where users no longer need to interact with them.</w:t>
      </w:r>
    </w:p>
    <w:p w14:paraId="62518B7B" w14:textId="31D8357D" w:rsidR="004176E4" w:rsidRPr="00F90DA1" w:rsidRDefault="004D2AE4" w:rsidP="00C40CF2">
      <w:pPr>
        <w:pStyle w:val="NormalIndent"/>
        <w:ind w:left="576"/>
        <w:jc w:val="both"/>
      </w:pPr>
      <w:r>
        <w:t xml:space="preserve">The </w:t>
      </w:r>
      <w:r w:rsidR="007D0360">
        <w:t xml:space="preserve">proposed renewals process </w:t>
      </w:r>
      <w:r w:rsidR="00E21DF8">
        <w:t>will result in a new Opportunity, Offer and Tenancy record</w:t>
      </w:r>
      <w:r w:rsidR="00AE6B41">
        <w:t>s</w:t>
      </w:r>
      <w:r w:rsidR="00E21DF8">
        <w:t xml:space="preserve"> being created </w:t>
      </w:r>
      <w:r w:rsidR="006328AE">
        <w:t xml:space="preserve">every year, in the same way as is currently done.  It </w:t>
      </w:r>
      <w:r w:rsidR="007D0360">
        <w:t xml:space="preserve">introduces </w:t>
      </w:r>
      <w:r w:rsidR="00E73FCA">
        <w:t>1</w:t>
      </w:r>
      <w:r w:rsidR="00505C39">
        <w:t>4</w:t>
      </w:r>
      <w:r w:rsidR="00E73FCA">
        <w:t xml:space="preserve"> new Pricebook records every year, and a </w:t>
      </w:r>
      <w:r w:rsidR="00AE6B41">
        <w:t xml:space="preserve">new </w:t>
      </w:r>
      <w:r w:rsidR="00E73FCA">
        <w:t xml:space="preserve">PricebookEntry record for every unit </w:t>
      </w:r>
      <w:r w:rsidR="003159B7">
        <w:t xml:space="preserve">for every </w:t>
      </w:r>
      <w:r w:rsidR="005525A7">
        <w:t xml:space="preserve">Pricebook.  </w:t>
      </w:r>
      <w:r w:rsidR="004176E4" w:rsidRPr="00F90DA1">
        <w:t>In order to calculate data volumes, the following assumptions have been used:</w:t>
      </w:r>
    </w:p>
    <w:p w14:paraId="6D60D59B" w14:textId="77777777" w:rsidR="004176E4" w:rsidRPr="00F90DA1" w:rsidRDefault="004176E4" w:rsidP="00C40CF2">
      <w:pPr>
        <w:pStyle w:val="NormalIndent"/>
        <w:numPr>
          <w:ilvl w:val="0"/>
          <w:numId w:val="26"/>
        </w:numPr>
        <w:jc w:val="both"/>
      </w:pPr>
      <w:r w:rsidRPr="00F90DA1">
        <w:t>Number of units: 13 000 in year 1, scaling to ±30 000 in year 5</w:t>
      </w:r>
    </w:p>
    <w:p w14:paraId="36EF990A" w14:textId="4B156C32" w:rsidR="004176E4" w:rsidRPr="00F90DA1" w:rsidRDefault="004176E4" w:rsidP="00C40CF2">
      <w:pPr>
        <w:pStyle w:val="NormalIndent"/>
        <w:numPr>
          <w:ilvl w:val="0"/>
          <w:numId w:val="26"/>
        </w:numPr>
        <w:jc w:val="both"/>
      </w:pPr>
      <w:r w:rsidRPr="00F90DA1">
        <w:lastRenderedPageBreak/>
        <w:t xml:space="preserve">Number of </w:t>
      </w:r>
      <w:r w:rsidR="00F90DA1">
        <w:t>renewals</w:t>
      </w:r>
      <w:r w:rsidR="00F90DA1" w:rsidRPr="00F90DA1">
        <w:t xml:space="preserve"> </w:t>
      </w:r>
      <w:r w:rsidR="00171DFC">
        <w:t>(or section 13 price increases post Renters’ Rights</w:t>
      </w:r>
      <w:r w:rsidR="00610781">
        <w:t xml:space="preserve"> Bill</w:t>
      </w:r>
      <w:r w:rsidR="00171DFC">
        <w:t>)</w:t>
      </w:r>
      <w:r w:rsidR="00F90DA1" w:rsidRPr="00F90DA1">
        <w:t xml:space="preserve"> </w:t>
      </w:r>
      <w:r w:rsidRPr="00F90DA1">
        <w:t>per</w:t>
      </w:r>
      <w:r w:rsidR="00F90DA1">
        <w:t xml:space="preserve"> unit per</w:t>
      </w:r>
      <w:r w:rsidRPr="00F90DA1">
        <w:t xml:space="preserve"> year: </w:t>
      </w:r>
      <w:r w:rsidRPr="00F90DA1" w:rsidDel="00F90DA1">
        <w:t>1</w:t>
      </w:r>
    </w:p>
    <w:p w14:paraId="3A53AEDE" w14:textId="77777777" w:rsidR="00C40CF2" w:rsidRDefault="004176E4" w:rsidP="00C40CF2">
      <w:pPr>
        <w:pStyle w:val="NormalIndent"/>
        <w:keepNext/>
        <w:ind w:left="0"/>
        <w:jc w:val="both"/>
      </w:pPr>
      <w:r w:rsidRPr="00F90DA1">
        <w:t>Based on these assumptions, the table below shows predicted data storage requirements</w:t>
      </w:r>
      <w:r w:rsidR="003C6794">
        <w:t xml:space="preserve"> for the next 5 years</w:t>
      </w:r>
      <w:r w:rsidR="00610781">
        <w:t>:</w:t>
      </w:r>
    </w:p>
    <w:p w14:paraId="4DAA7825" w14:textId="492F2520" w:rsidR="00277315" w:rsidRDefault="0017423F" w:rsidP="00C40CF2">
      <w:pPr>
        <w:pStyle w:val="NormalIndent"/>
        <w:keepNext/>
        <w:ind w:left="0"/>
        <w:jc w:val="both"/>
      </w:pPr>
      <w:r w:rsidRPr="0017423F">
        <w:drawing>
          <wp:inline distT="0" distB="0" distL="0" distR="0" wp14:anchorId="30B0297F" wp14:editId="7F191671">
            <wp:extent cx="5972810" cy="988695"/>
            <wp:effectExtent l="0" t="0" r="0" b="1905"/>
            <wp:docPr id="102644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8938" name=""/>
                    <pic:cNvPicPr/>
                  </pic:nvPicPr>
                  <pic:blipFill>
                    <a:blip r:embed="rId33"/>
                    <a:stretch>
                      <a:fillRect/>
                    </a:stretch>
                  </pic:blipFill>
                  <pic:spPr>
                    <a:xfrm>
                      <a:off x="0" y="0"/>
                      <a:ext cx="5972810" cy="988695"/>
                    </a:xfrm>
                    <a:prstGeom prst="rect">
                      <a:avLst/>
                    </a:prstGeom>
                  </pic:spPr>
                </pic:pic>
              </a:graphicData>
            </a:graphic>
          </wp:inline>
        </w:drawing>
      </w:r>
    </w:p>
    <w:p w14:paraId="0740D6E1" w14:textId="78DB9F2E" w:rsidR="004176E4" w:rsidRPr="00F90DA1" w:rsidRDefault="00277315" w:rsidP="00277315">
      <w:pPr>
        <w:pStyle w:val="Caption"/>
      </w:pPr>
      <w:bookmarkStart w:id="24" w:name="_Ref181607614"/>
      <w:r>
        <w:t xml:space="preserve">Figure </w:t>
      </w:r>
      <w:r>
        <w:fldChar w:fldCharType="begin"/>
      </w:r>
      <w:r>
        <w:instrText xml:space="preserve"> SEQ Figure \* ARABIC </w:instrText>
      </w:r>
      <w:r>
        <w:fldChar w:fldCharType="separate"/>
      </w:r>
      <w:r w:rsidR="008C31FC">
        <w:rPr>
          <w:noProof/>
        </w:rPr>
        <w:t>16</w:t>
      </w:r>
      <w:r>
        <w:fldChar w:fldCharType="end"/>
      </w:r>
      <w:bookmarkEnd w:id="24"/>
      <w:r w:rsidR="00AF3D47">
        <w:t>:</w:t>
      </w:r>
      <w:r>
        <w:t xml:space="preserve"> Projected </w:t>
      </w:r>
      <w:r w:rsidR="00610781">
        <w:t>D</w:t>
      </w:r>
      <w:r>
        <w:t xml:space="preserve">ata </w:t>
      </w:r>
      <w:r w:rsidR="00610781">
        <w:t>V</w:t>
      </w:r>
      <w:r>
        <w:t>olumes</w:t>
      </w:r>
    </w:p>
    <w:p w14:paraId="1DF187EF" w14:textId="104B0604" w:rsidR="00B73F9B" w:rsidRDefault="00AD34F7" w:rsidP="00610781">
      <w:pPr>
        <w:pStyle w:val="NormalIndent"/>
        <w:jc w:val="both"/>
      </w:pPr>
      <w:r>
        <w:t xml:space="preserve">PricebookEntry record volume is not counted against org storage limits, hence the </w:t>
      </w:r>
      <w:r w:rsidR="00AF3D47">
        <w:t>1.</w:t>
      </w:r>
      <w:r w:rsidR="00505C39">
        <w:t>5</w:t>
      </w:r>
      <w:r w:rsidR="00AF3D47">
        <w:t xml:space="preserve">M record volume as per </w:t>
      </w:r>
      <w:r w:rsidR="00AF3D47">
        <w:fldChar w:fldCharType="begin"/>
      </w:r>
      <w:r w:rsidR="00AF3D47">
        <w:instrText xml:space="preserve"> REF _Ref181607614 \h </w:instrText>
      </w:r>
      <w:r w:rsidR="00610781">
        <w:instrText xml:space="preserve"> \* MERGEFORMAT </w:instrText>
      </w:r>
      <w:r w:rsidR="00AF3D47">
        <w:fldChar w:fldCharType="separate"/>
      </w:r>
      <w:ins w:id="25" w:author="Sam Duncan" w:date="2024-11-06T22:01:00Z" w16du:dateUtc="2024-11-06T20:01:00Z">
        <w:r w:rsidR="008C31FC">
          <w:t xml:space="preserve">Figure </w:t>
        </w:r>
        <w:r w:rsidR="008C31FC">
          <w:rPr>
            <w:noProof/>
          </w:rPr>
          <w:t>16</w:t>
        </w:r>
      </w:ins>
      <w:r w:rsidR="00AF3D47">
        <w:fldChar w:fldCharType="end"/>
      </w:r>
      <w:r w:rsidR="00140030">
        <w:t xml:space="preserve"> is not a concern in terms of data storage </w:t>
      </w:r>
      <w:r w:rsidR="00F1303E">
        <w:t>requirements</w:t>
      </w:r>
      <w:r w:rsidR="00140030">
        <w:t xml:space="preserve">. </w:t>
      </w:r>
      <w:r w:rsidR="00F1303E">
        <w:t xml:space="preserve">Given that the PricebookEntry object is a </w:t>
      </w:r>
      <w:r w:rsidR="00B64E7E">
        <w:t xml:space="preserve">low level system object </w:t>
      </w:r>
      <w:r w:rsidR="00EB461E">
        <w:t>with which</w:t>
      </w:r>
      <w:r w:rsidR="00B64E7E">
        <w:t xml:space="preserve"> </w:t>
      </w:r>
      <w:r w:rsidR="00EB461E">
        <w:t>users do not interact directly (i.e. they will not be creating list views or reports with complex filter criteria)</w:t>
      </w:r>
      <w:r w:rsidR="00E831C2">
        <w:t>, there are no LDV performance concerns at this time.</w:t>
      </w:r>
    </w:p>
    <w:p w14:paraId="5378E6AF" w14:textId="03F24597" w:rsidR="00B73F9B" w:rsidRPr="00F90DA1" w:rsidRDefault="00B73F9B" w:rsidP="00610781">
      <w:pPr>
        <w:pStyle w:val="NormalIndent"/>
        <w:jc w:val="both"/>
      </w:pPr>
      <w:r>
        <w:t xml:space="preserve">Opportunity, Offer and Tenancy record volumes are also </w:t>
      </w:r>
      <w:r w:rsidR="0018417C">
        <w:t xml:space="preserve">well within the org data storage limits and fall below the thresholds that would require </w:t>
      </w:r>
      <w:r w:rsidR="00942462">
        <w:t>consideration</w:t>
      </w:r>
      <w:r w:rsidR="0018417C">
        <w:t xml:space="preserve"> for LDV performance issues.  Thus there are no requirements to introduce an archival strategy to deal with </w:t>
      </w:r>
      <w:r w:rsidR="00853433">
        <w:t>Opportunity, Offer and Tenancy records within the next 5 years.</w:t>
      </w:r>
    </w:p>
    <w:p w14:paraId="1CECAD6B" w14:textId="110189BE" w:rsidR="004176E4" w:rsidRDefault="004176E4" w:rsidP="00610781">
      <w:pPr>
        <w:pStyle w:val="Heading4"/>
        <w:jc w:val="both"/>
      </w:pPr>
      <w:bookmarkStart w:id="26" w:name="_Toc136594835"/>
      <w:r w:rsidRPr="00F24A2A">
        <w:t xml:space="preserve">Mobile </w:t>
      </w:r>
      <w:r w:rsidR="009A2F67" w:rsidRPr="00F24A2A">
        <w:t>Strategy</w:t>
      </w:r>
      <w:bookmarkEnd w:id="26"/>
    </w:p>
    <w:p w14:paraId="061E6BF0" w14:textId="22C439F8" w:rsidR="00772893" w:rsidRPr="00772893" w:rsidRDefault="00772893" w:rsidP="00772893">
      <w:pPr>
        <w:pStyle w:val="Heading4"/>
        <w:numPr>
          <w:ilvl w:val="0"/>
          <w:numId w:val="0"/>
        </w:numPr>
        <w:ind w:left="709"/>
        <w:jc w:val="both"/>
        <w:rPr>
          <w:b w:val="0"/>
          <w:i w:val="0"/>
        </w:rPr>
      </w:pPr>
      <w:r w:rsidRPr="00772893">
        <w:rPr>
          <w:b w:val="0"/>
          <w:i w:val="0"/>
        </w:rPr>
        <w:t xml:space="preserve">The renewals functionality envisaged for this project will be for desktop </w:t>
      </w:r>
      <w:r w:rsidR="00E948BE" w:rsidRPr="00772893">
        <w:rPr>
          <w:b w:val="0"/>
          <w:i w:val="0"/>
        </w:rPr>
        <w:t>browsers</w:t>
      </w:r>
      <w:r w:rsidRPr="00772893">
        <w:rPr>
          <w:b w:val="0"/>
          <w:i w:val="0"/>
        </w:rPr>
        <w:t xml:space="preserve"> only. There is no requirement for functionality to be available on mobile devices, either through the Salesforce mobile app or custom mobile app.</w:t>
      </w:r>
    </w:p>
    <w:p w14:paraId="7602081D" w14:textId="77777777" w:rsidR="00772893" w:rsidRDefault="00772893" w:rsidP="00B8552B">
      <w:pPr>
        <w:pStyle w:val="Heading4"/>
        <w:jc w:val="both"/>
      </w:pPr>
      <w:r>
        <w:t xml:space="preserve">Reporting Strategy </w:t>
      </w:r>
    </w:p>
    <w:p w14:paraId="63A11061" w14:textId="0DFE0F69" w:rsidR="004176E4" w:rsidRPr="00F24A2A" w:rsidRDefault="004176E4" w:rsidP="00C4733A">
      <w:pPr>
        <w:pStyle w:val="NormalIndent"/>
        <w:jc w:val="both"/>
      </w:pPr>
      <w:r w:rsidRPr="00F24A2A">
        <w:t>Operational reporting needs can be met via Salesforce reports. Should deeper analytical capabilities be required in the future, these can be met via</w:t>
      </w:r>
      <w:r>
        <w:t xml:space="preserve"> </w:t>
      </w:r>
      <w:r w:rsidRPr="00F24A2A">
        <w:t>a BI solution such as</w:t>
      </w:r>
      <w:r>
        <w:t xml:space="preserve"> </w:t>
      </w:r>
      <w:r w:rsidR="00AA0670">
        <w:t>CRM Analytics or</w:t>
      </w:r>
      <w:r w:rsidRPr="00F24A2A">
        <w:t xml:space="preserve"> Power BI coupled with an Azure SQL data warehouse.</w:t>
      </w:r>
    </w:p>
    <w:p w14:paraId="51ECD5F4" w14:textId="3E706B38" w:rsidR="00CA4298" w:rsidRPr="00DC4DF3" w:rsidRDefault="00CA4298" w:rsidP="00253CBA">
      <w:pPr>
        <w:pStyle w:val="Heading3"/>
      </w:pPr>
      <w:r w:rsidRPr="00DC4DF3">
        <w:t>Third-Party Applications / Add Ons</w:t>
      </w:r>
    </w:p>
    <w:p w14:paraId="23132E11" w14:textId="7C227B9B" w:rsidR="00E26982" w:rsidRPr="00DC4DF3" w:rsidRDefault="00E26982" w:rsidP="00253CBA">
      <w:pPr>
        <w:pStyle w:val="Heading4"/>
      </w:pPr>
      <w:r w:rsidRPr="00DC4DF3">
        <w:t>Form Assembly</w:t>
      </w:r>
    </w:p>
    <w:p w14:paraId="35939A2E" w14:textId="1CFAC8B9" w:rsidR="006545EE" w:rsidRDefault="00551B64" w:rsidP="00832DC7">
      <w:pPr>
        <w:pStyle w:val="NormalIndent"/>
        <w:jc w:val="both"/>
      </w:pPr>
      <w:r>
        <w:t>The “renewals portal”</w:t>
      </w:r>
      <w:r w:rsidR="006545EE">
        <w:t xml:space="preserve"> functionality proposed for this design is dependent on</w:t>
      </w:r>
      <w:r w:rsidR="002D764A">
        <w:t xml:space="preserve"> Grainger purchasing a subscript</w:t>
      </w:r>
      <w:r w:rsidR="00386BFB">
        <w:t>i</w:t>
      </w:r>
      <w:r w:rsidR="002D764A">
        <w:t>on to Form</w:t>
      </w:r>
      <w:r w:rsidR="00744018">
        <w:t xml:space="preserve"> </w:t>
      </w:r>
      <w:r w:rsidR="002D764A">
        <w:t>Assembly (</w:t>
      </w:r>
      <w:hyperlink r:id="rId34" w:history="1">
        <w:r w:rsidR="002D764A" w:rsidRPr="007B4339">
          <w:rPr>
            <w:rStyle w:val="Hyperlink"/>
          </w:rPr>
          <w:t>https://www.formassembly.com/</w:t>
        </w:r>
      </w:hyperlink>
      <w:r w:rsidR="002D764A">
        <w:t xml:space="preserve">).  </w:t>
      </w:r>
      <w:r>
        <w:t xml:space="preserve">At the time of writing it is understood that </w:t>
      </w:r>
      <w:fldSimple w:instr=" DOCPROPERTY  Category  \* MERGEFORMAT ">
        <w:r w:rsidR="009355CC">
          <w:t>Grainger</w:t>
        </w:r>
      </w:fldSimple>
      <w:r w:rsidR="00F8240E" w:rsidRPr="00DC4DF3">
        <w:t xml:space="preserve"> </w:t>
      </w:r>
      <w:r>
        <w:t xml:space="preserve">will </w:t>
      </w:r>
      <w:r w:rsidR="00626365">
        <w:t xml:space="preserve">procure </w:t>
      </w:r>
      <w:r w:rsidR="00EF7C3F">
        <w:t>an Enterprise FormAssembly subscription that includes a Salesforce connector.</w:t>
      </w:r>
    </w:p>
    <w:p w14:paraId="2276C187" w14:textId="1753706A" w:rsidR="00EF7C3F" w:rsidRDefault="00EE0582" w:rsidP="00631CEC">
      <w:pPr>
        <w:pStyle w:val="NormalIndent"/>
        <w:jc w:val="both"/>
      </w:pPr>
      <w:r>
        <w:lastRenderedPageBreak/>
        <w:t>Further consultation may be required to determine the security requirements</w:t>
      </w:r>
      <w:r w:rsidR="006D7DBA">
        <w:t xml:space="preserve"> (especially user authentication)</w:t>
      </w:r>
      <w:r>
        <w:t xml:space="preserve"> for the “renewals portal” and ensure that the methodology implemented with Form</w:t>
      </w:r>
      <w:r w:rsidR="00744018">
        <w:t xml:space="preserve"> </w:t>
      </w:r>
      <w:r>
        <w:t>Assembly complies with this.</w:t>
      </w:r>
    </w:p>
    <w:p w14:paraId="70CDEEB4" w14:textId="770C4442" w:rsidR="00EE0582" w:rsidRPr="006545EE" w:rsidRDefault="00752B9C" w:rsidP="00631CEC">
      <w:pPr>
        <w:pStyle w:val="NormalIndent"/>
        <w:jc w:val="both"/>
      </w:pPr>
      <w:r>
        <w:t>Depending on how Form</w:t>
      </w:r>
      <w:r w:rsidR="00744018">
        <w:t xml:space="preserve"> </w:t>
      </w:r>
      <w:r>
        <w:t>Assembly forms are published (either via Form</w:t>
      </w:r>
      <w:r w:rsidR="00744018">
        <w:t xml:space="preserve"> </w:t>
      </w:r>
      <w:r>
        <w:t xml:space="preserve">Assembly directly or embedded on the graingerplc.co.uk website), </w:t>
      </w:r>
      <w:r w:rsidR="00835E78">
        <w:t xml:space="preserve">additional work may be required by </w:t>
      </w:r>
      <w:fldSimple w:instr=" DOCPROPERTY  Category  \* MERGEFORMAT ">
        <w:r w:rsidR="009355CC">
          <w:t>Grainger</w:t>
        </w:r>
      </w:fldSimple>
      <w:r w:rsidR="00F8240E" w:rsidRPr="00DC4DF3">
        <w:t xml:space="preserve"> </w:t>
      </w:r>
      <w:r w:rsidR="00835E78">
        <w:t xml:space="preserve">and Code to create the pages and style in a </w:t>
      </w:r>
      <w:r w:rsidR="004E5C49">
        <w:t xml:space="preserve">way that is consistent with </w:t>
      </w:r>
      <w:fldSimple w:instr=" DOCPROPERTY  Category  \* MERGEFORMAT ">
        <w:r w:rsidR="009355CC">
          <w:t>Grainger</w:t>
        </w:r>
      </w:fldSimple>
      <w:r w:rsidR="00F8240E" w:rsidRPr="00DC4DF3">
        <w:t xml:space="preserve"> </w:t>
      </w:r>
      <w:r w:rsidR="004E5C49">
        <w:t>branding.</w:t>
      </w:r>
    </w:p>
    <w:p w14:paraId="4A39A0D2" w14:textId="205F3B96" w:rsidR="00004450" w:rsidRPr="00DC4DF3" w:rsidRDefault="00004450" w:rsidP="00004450">
      <w:pPr>
        <w:pStyle w:val="Heading3"/>
      </w:pPr>
      <w:r w:rsidRPr="00DC4DF3">
        <w:t>Data Model</w:t>
      </w:r>
    </w:p>
    <w:p w14:paraId="31A55052" w14:textId="161E6C13" w:rsidR="001211BD" w:rsidRPr="00DC4DF3" w:rsidRDefault="001211BD" w:rsidP="00253CBA">
      <w:pPr>
        <w:pStyle w:val="Heading4"/>
      </w:pPr>
      <w:r w:rsidRPr="00DC4DF3">
        <w:t>Entity Relationship Diagram</w:t>
      </w:r>
    </w:p>
    <w:p w14:paraId="77CABA99" w14:textId="69C7EF18" w:rsidR="0025434C" w:rsidRPr="00DC4DF3" w:rsidRDefault="00880099" w:rsidP="00631CEC">
      <w:pPr>
        <w:pStyle w:val="NormalIndent"/>
        <w:jc w:val="both"/>
      </w:pPr>
      <w:r w:rsidRPr="00DC4DF3">
        <w:t xml:space="preserve">The </w:t>
      </w:r>
      <w:r w:rsidR="000729A6" w:rsidRPr="00DC4DF3">
        <w:t xml:space="preserve">following </w:t>
      </w:r>
      <w:r w:rsidR="009969BF" w:rsidRPr="00DC4DF3">
        <w:t xml:space="preserve">key </w:t>
      </w:r>
      <w:r w:rsidR="000729A6" w:rsidRPr="00DC4DF3">
        <w:t xml:space="preserve">changes </w:t>
      </w:r>
      <w:r w:rsidR="0025434C" w:rsidRPr="00DC4DF3">
        <w:t xml:space="preserve">are proposed </w:t>
      </w:r>
      <w:r w:rsidR="000729A6" w:rsidRPr="00DC4DF3">
        <w:t>to the</w:t>
      </w:r>
      <w:r w:rsidR="004424E0" w:rsidRPr="00DC4DF3">
        <w:t xml:space="preserve"> high-level</w:t>
      </w:r>
      <w:r w:rsidRPr="00DC4DF3">
        <w:t xml:space="preserve"> data model</w:t>
      </w:r>
      <w:r w:rsidR="00E8385E" w:rsidRPr="00DC4DF3">
        <w:t xml:space="preserve"> </w:t>
      </w:r>
      <w:r w:rsidR="008B10E5" w:rsidRPr="00DC4DF3">
        <w:t xml:space="preserve">in order </w:t>
      </w:r>
      <w:r w:rsidR="00E8385E" w:rsidRPr="00DC4DF3">
        <w:t>to support the enhanced renewals journey</w:t>
      </w:r>
      <w:r w:rsidR="0025434C" w:rsidRPr="00DC4DF3">
        <w:t>:</w:t>
      </w:r>
    </w:p>
    <w:p w14:paraId="405AFFE5" w14:textId="6DE90C58" w:rsidR="007E1A9C" w:rsidRPr="00DC4DF3" w:rsidRDefault="00A47DDA" w:rsidP="00CC1DE9">
      <w:pPr>
        <w:pStyle w:val="NormalIndent"/>
        <w:ind w:left="-1134"/>
        <w:rPr>
          <w:highlight w:val="yellow"/>
        </w:rPr>
      </w:pPr>
      <w:r w:rsidRPr="00DC4DF3">
        <w:rPr>
          <w:noProof/>
        </w:rPr>
        <w:drawing>
          <wp:inline distT="0" distB="0" distL="0" distR="0" wp14:anchorId="0F3ABB97" wp14:editId="4E69457C">
            <wp:extent cx="7405602" cy="4962525"/>
            <wp:effectExtent l="0" t="0" r="5080" b="0"/>
            <wp:docPr id="15121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6482" name=""/>
                    <pic:cNvPicPr/>
                  </pic:nvPicPr>
                  <pic:blipFill>
                    <a:blip r:embed="rId35"/>
                    <a:stretch>
                      <a:fillRect/>
                    </a:stretch>
                  </pic:blipFill>
                  <pic:spPr>
                    <a:xfrm>
                      <a:off x="0" y="0"/>
                      <a:ext cx="7415561" cy="4969199"/>
                    </a:xfrm>
                    <a:prstGeom prst="rect">
                      <a:avLst/>
                    </a:prstGeom>
                  </pic:spPr>
                </pic:pic>
              </a:graphicData>
            </a:graphic>
          </wp:inline>
        </w:drawing>
      </w:r>
    </w:p>
    <w:p w14:paraId="6F1512BA" w14:textId="1661DB23" w:rsidR="00880099" w:rsidRPr="00DC4DF3" w:rsidRDefault="007E1A9C" w:rsidP="007E1A9C">
      <w:pPr>
        <w:pStyle w:val="Caption"/>
      </w:pPr>
      <w:r w:rsidRPr="00DC4DF3">
        <w:t xml:space="preserve">Figure </w:t>
      </w:r>
      <w:r w:rsidRPr="00DC4DF3">
        <w:fldChar w:fldCharType="begin"/>
      </w:r>
      <w:r w:rsidRPr="00DC4DF3">
        <w:instrText xml:space="preserve"> SEQ Figure \* ARABIC </w:instrText>
      </w:r>
      <w:r w:rsidRPr="00DC4DF3">
        <w:fldChar w:fldCharType="separate"/>
      </w:r>
      <w:r w:rsidR="008C31FC">
        <w:rPr>
          <w:noProof/>
        </w:rPr>
        <w:t>17</w:t>
      </w:r>
      <w:r w:rsidRPr="00DC4DF3">
        <w:fldChar w:fldCharType="end"/>
      </w:r>
      <w:r w:rsidRPr="00DC4DF3">
        <w:t>: Entity Relationship Diagram</w:t>
      </w:r>
    </w:p>
    <w:p w14:paraId="0E958016" w14:textId="77777777" w:rsidR="00635D0D" w:rsidRPr="00DC4DF3" w:rsidRDefault="00635D0D" w:rsidP="00635D0D">
      <w:pPr>
        <w:pStyle w:val="NormalIndent"/>
        <w:numPr>
          <w:ilvl w:val="0"/>
          <w:numId w:val="26"/>
        </w:numPr>
      </w:pPr>
      <w:r w:rsidRPr="00DC4DF3">
        <w:rPr>
          <w:b/>
          <w:bCs/>
        </w:rPr>
        <w:lastRenderedPageBreak/>
        <w:t xml:space="preserve">Price Books </w:t>
      </w:r>
    </w:p>
    <w:p w14:paraId="185F88B0" w14:textId="17053E5D" w:rsidR="00635D0D" w:rsidRPr="00DC4DF3" w:rsidRDefault="00635D0D" w:rsidP="00C4733A">
      <w:pPr>
        <w:pStyle w:val="NormalIndent"/>
        <w:numPr>
          <w:ilvl w:val="1"/>
          <w:numId w:val="26"/>
        </w:numPr>
        <w:jc w:val="both"/>
      </w:pPr>
      <w:r w:rsidRPr="00DC4DF3">
        <w:t>New price books would be added to the existing, standard Salesforce object to save the following in Salesforce:</w:t>
      </w:r>
    </w:p>
    <w:p w14:paraId="240B805C" w14:textId="0A5C30EB" w:rsidR="00635D0D" w:rsidRPr="00DC4DF3" w:rsidRDefault="00635D0D" w:rsidP="00C4733A">
      <w:pPr>
        <w:pStyle w:val="NormalIndent"/>
        <w:numPr>
          <w:ilvl w:val="2"/>
          <w:numId w:val="26"/>
        </w:numPr>
        <w:jc w:val="both"/>
      </w:pPr>
      <w:r w:rsidRPr="00DC4DF3">
        <w:rPr>
          <w:b/>
          <w:bCs/>
        </w:rPr>
        <w:t>Price Book Rent</w:t>
      </w:r>
      <w:r w:rsidRPr="00DC4DF3">
        <w:t xml:space="preserve"> – A separate price book would be created for each month (e.g. Price Book Rent for </w:t>
      </w:r>
      <w:r w:rsidR="00535AD9" w:rsidRPr="00DC4DF3">
        <w:t xml:space="preserve">renewals/new lets taking place in </w:t>
      </w:r>
      <w:r w:rsidRPr="00DC4DF3">
        <w:t xml:space="preserve">January 2025). </w:t>
      </w:r>
    </w:p>
    <w:p w14:paraId="68481AA4" w14:textId="6D821AED" w:rsidR="00635D0D" w:rsidRPr="00DC4DF3" w:rsidRDefault="00635D0D" w:rsidP="00C4733A">
      <w:pPr>
        <w:pStyle w:val="NormalIndent"/>
        <w:numPr>
          <w:ilvl w:val="3"/>
          <w:numId w:val="26"/>
        </w:numPr>
        <w:jc w:val="both"/>
      </w:pPr>
      <w:r w:rsidRPr="00DC4DF3">
        <w:t xml:space="preserve">These </w:t>
      </w:r>
      <w:r w:rsidR="00502A2C">
        <w:t>Salesforce</w:t>
      </w:r>
      <w:r w:rsidRPr="00DC4DF3">
        <w:t xml:space="preserve"> price books would also include prices for non-live units and Grainger Trust units. </w:t>
      </w:r>
    </w:p>
    <w:p w14:paraId="313301E3" w14:textId="5AAFE0BB" w:rsidR="00635D0D" w:rsidRPr="00DC4DF3" w:rsidRDefault="00635D0D" w:rsidP="00C4733A">
      <w:pPr>
        <w:pStyle w:val="NormalIndent"/>
        <w:numPr>
          <w:ilvl w:val="3"/>
          <w:numId w:val="26"/>
        </w:numPr>
        <w:jc w:val="both"/>
      </w:pPr>
      <w:r w:rsidRPr="00DC4DF3">
        <w:t xml:space="preserve">Each renewal opportunity would be linked to the </w:t>
      </w:r>
      <w:r w:rsidR="00502A2C">
        <w:t xml:space="preserve">Salesforce </w:t>
      </w:r>
      <w:r w:rsidRPr="00DC4DF3">
        <w:t>price book for the renewal month</w:t>
      </w:r>
      <w:r w:rsidR="00502A2C">
        <w:t xml:space="preserve"> in order to source the latest price book rent when Asset Management reviews pricing</w:t>
      </w:r>
      <w:r w:rsidRPr="00DC4DF3">
        <w:t xml:space="preserve">. </w:t>
      </w:r>
    </w:p>
    <w:p w14:paraId="0CDC220E" w14:textId="77777777" w:rsidR="00635D0D" w:rsidRPr="00DC4DF3" w:rsidRDefault="00635D0D" w:rsidP="00C4733A">
      <w:pPr>
        <w:pStyle w:val="NormalIndent"/>
        <w:numPr>
          <w:ilvl w:val="2"/>
          <w:numId w:val="26"/>
        </w:numPr>
        <w:jc w:val="both"/>
      </w:pPr>
      <w:r w:rsidRPr="00DC4DF3">
        <w:rPr>
          <w:b/>
          <w:bCs/>
        </w:rPr>
        <w:t>ERVs</w:t>
      </w:r>
      <w:r w:rsidRPr="00DC4DF3">
        <w:t xml:space="preserve"> - A separate price book would be created for each month for which ERV values are received (e.g. ERV as at March 2025).</w:t>
      </w:r>
    </w:p>
    <w:p w14:paraId="74133C96" w14:textId="6C117EF1" w:rsidR="00635D0D" w:rsidRPr="00DC4DF3" w:rsidRDefault="00635D0D" w:rsidP="00C4733A">
      <w:pPr>
        <w:pStyle w:val="NormalIndent"/>
        <w:numPr>
          <w:ilvl w:val="3"/>
          <w:numId w:val="26"/>
        </w:numPr>
        <w:jc w:val="both"/>
      </w:pPr>
      <w:r w:rsidRPr="00DC4DF3">
        <w:t xml:space="preserve">The existing ERV fields on the Unit object, which do not allow for a history of ERVs to be saved over time, will be hidden. </w:t>
      </w:r>
    </w:p>
    <w:p w14:paraId="21084DF7" w14:textId="1A5EFC2C" w:rsidR="00635D0D" w:rsidRPr="00DC4DF3" w:rsidRDefault="00635D0D" w:rsidP="00C4733A">
      <w:pPr>
        <w:pStyle w:val="NormalIndent"/>
        <w:numPr>
          <w:ilvl w:val="1"/>
          <w:numId w:val="26"/>
        </w:numPr>
        <w:jc w:val="both"/>
      </w:pPr>
      <w:r w:rsidRPr="00DC4DF3">
        <w:t>The existing ‘Standard Price Book’ would remain unchanged</w:t>
      </w:r>
      <w:r w:rsidR="004E5C49">
        <w:t>. Future enhancements may include new lettings using</w:t>
      </w:r>
      <w:r>
        <w:t xml:space="preserve"> the </w:t>
      </w:r>
      <w:r w:rsidR="004E5C49">
        <w:t>future dated pricebooks rather than the Standard Price Book</w:t>
      </w:r>
      <w:r w:rsidRPr="00DC4DF3">
        <w:t>.</w:t>
      </w:r>
    </w:p>
    <w:p w14:paraId="56A3BFCA" w14:textId="77777777" w:rsidR="00635D0D" w:rsidRPr="00DC4DF3" w:rsidRDefault="00635D0D" w:rsidP="00C4733A">
      <w:pPr>
        <w:pStyle w:val="NormalIndent"/>
        <w:numPr>
          <w:ilvl w:val="0"/>
          <w:numId w:val="26"/>
        </w:numPr>
        <w:jc w:val="both"/>
      </w:pPr>
      <w:r w:rsidRPr="00DC4DF3">
        <w:rPr>
          <w:b/>
          <w:bCs/>
        </w:rPr>
        <w:t>Master Tenancy</w:t>
      </w:r>
      <w:r w:rsidRPr="00DC4DF3">
        <w:t xml:space="preserve"> </w:t>
      </w:r>
    </w:p>
    <w:p w14:paraId="4F3210BF" w14:textId="57BB4328" w:rsidR="00635D0D" w:rsidRPr="00DC4DF3" w:rsidRDefault="00635D0D" w:rsidP="00C4733A">
      <w:pPr>
        <w:pStyle w:val="NormalIndent"/>
        <w:numPr>
          <w:ilvl w:val="1"/>
          <w:numId w:val="26"/>
        </w:numPr>
        <w:jc w:val="both"/>
      </w:pPr>
      <w:r w:rsidRPr="00DC4DF3">
        <w:t xml:space="preserve">Master tenancy records will be added to Salesforce within the existing tenancy [Contract] object </w:t>
      </w:r>
      <w:r w:rsidRPr="006D7DBA">
        <w:t xml:space="preserve">with a </w:t>
      </w:r>
      <w:r w:rsidR="00027E9D" w:rsidRPr="006D7DBA">
        <w:t xml:space="preserve">field to </w:t>
      </w:r>
      <w:r w:rsidR="0073432B" w:rsidRPr="006D7DBA">
        <w:t>differentiate betw</w:t>
      </w:r>
      <w:r w:rsidR="006D7DBA">
        <w:t>e</w:t>
      </w:r>
      <w:r w:rsidR="0073432B" w:rsidRPr="006D7DBA">
        <w:t>en</w:t>
      </w:r>
      <w:r w:rsidR="0073432B">
        <w:t xml:space="preserve"> “master” and “child”</w:t>
      </w:r>
      <w:r w:rsidRPr="00DC4DF3">
        <w:t xml:space="preserve">. The existing tenancy records (which represent a contract agreement within the overall tenancy) will be child records to the master tenancy. </w:t>
      </w:r>
    </w:p>
    <w:p w14:paraId="4EB93ECF" w14:textId="77777777" w:rsidR="00635D0D" w:rsidRPr="00DC4DF3" w:rsidRDefault="00635D0D" w:rsidP="00C4733A">
      <w:pPr>
        <w:pStyle w:val="NormalIndent"/>
        <w:numPr>
          <w:ilvl w:val="1"/>
          <w:numId w:val="26"/>
        </w:numPr>
        <w:jc w:val="both"/>
      </w:pPr>
      <w:r w:rsidRPr="00DC4DF3">
        <w:t>Each master tenancy in Salesforce will be mapped to a Qube tenancy to facilitate future integration.</w:t>
      </w:r>
    </w:p>
    <w:p w14:paraId="33AB79B8" w14:textId="00C9C110" w:rsidR="00635D0D" w:rsidRPr="00DC4DF3" w:rsidRDefault="00635D0D" w:rsidP="00C4733A">
      <w:pPr>
        <w:pStyle w:val="NormalIndent"/>
        <w:numPr>
          <w:ilvl w:val="1"/>
          <w:numId w:val="26"/>
        </w:numPr>
        <w:jc w:val="both"/>
      </w:pPr>
      <w:r w:rsidRPr="00DC4DF3">
        <w:t>The tenancy denied status, decision to evict, current arrears balance and next rent review date would be added as new Contract fields</w:t>
      </w:r>
      <w:r w:rsidR="0097491F" w:rsidRPr="00DC4DF3">
        <w:t xml:space="preserve">, </w:t>
      </w:r>
      <w:r w:rsidRPr="00DC4DF3">
        <w:t xml:space="preserve">saved on the master tenancy. </w:t>
      </w:r>
    </w:p>
    <w:p w14:paraId="54695E9C" w14:textId="77777777" w:rsidR="00635D0D" w:rsidRPr="00DC4DF3" w:rsidRDefault="00635D0D" w:rsidP="00C4733A">
      <w:pPr>
        <w:pStyle w:val="NormalIndent"/>
        <w:numPr>
          <w:ilvl w:val="0"/>
          <w:numId w:val="26"/>
        </w:numPr>
        <w:jc w:val="both"/>
      </w:pPr>
      <w:r w:rsidRPr="00DC4DF3">
        <w:rPr>
          <w:b/>
          <w:bCs/>
        </w:rPr>
        <w:t>Tenancy Contact Role</w:t>
      </w:r>
      <w:r w:rsidRPr="00DC4DF3">
        <w:t xml:space="preserve"> </w:t>
      </w:r>
    </w:p>
    <w:p w14:paraId="0CFA7CC3" w14:textId="5476EDC6" w:rsidR="00635D0D" w:rsidRPr="00DC4DF3" w:rsidRDefault="00635D0D" w:rsidP="00C4733A">
      <w:pPr>
        <w:pStyle w:val="NormalIndent"/>
        <w:numPr>
          <w:ilvl w:val="1"/>
          <w:numId w:val="26"/>
        </w:numPr>
        <w:jc w:val="both"/>
      </w:pPr>
      <w:r w:rsidRPr="00DC4DF3">
        <w:t xml:space="preserve">The </w:t>
      </w:r>
      <w:r w:rsidR="00A77AA4" w:rsidRPr="006D7DBA">
        <w:t>standard</w:t>
      </w:r>
      <w:r w:rsidRPr="00DC4DF3">
        <w:t xml:space="preserve"> </w:t>
      </w:r>
      <w:r w:rsidRPr="006D7DBA">
        <w:t>ContractContactRole</w:t>
      </w:r>
      <w:r w:rsidRPr="00DC4DF3">
        <w:t xml:space="preserve"> object, which is not currently populated, will be used be save a full history of all tenants and related parties associated to a master tenancy over time. This data would correspond to the ‘Child </w:t>
      </w:r>
      <w:r w:rsidRPr="00DC4DF3">
        <w:lastRenderedPageBreak/>
        <w:t>Tenant’ data in Qube, and would include a start date, end date, role and status for each related party.</w:t>
      </w:r>
    </w:p>
    <w:p w14:paraId="009103B5" w14:textId="77777777" w:rsidR="00635D0D" w:rsidRPr="00DC4DF3" w:rsidRDefault="00635D0D" w:rsidP="00635D0D">
      <w:pPr>
        <w:pStyle w:val="NormalIndent"/>
        <w:numPr>
          <w:ilvl w:val="0"/>
          <w:numId w:val="26"/>
        </w:numPr>
        <w:rPr>
          <w:b/>
          <w:bCs/>
        </w:rPr>
      </w:pPr>
      <w:r w:rsidRPr="00DC4DF3">
        <w:rPr>
          <w:b/>
          <w:bCs/>
        </w:rPr>
        <w:t>Offers</w:t>
      </w:r>
    </w:p>
    <w:p w14:paraId="5647F970" w14:textId="77777777" w:rsidR="00635D0D" w:rsidRPr="00DC4DF3" w:rsidRDefault="00635D0D" w:rsidP="00C4733A">
      <w:pPr>
        <w:pStyle w:val="NormalIndent"/>
        <w:numPr>
          <w:ilvl w:val="1"/>
          <w:numId w:val="26"/>
        </w:numPr>
        <w:jc w:val="both"/>
      </w:pPr>
      <w:r w:rsidRPr="00DC4DF3">
        <w:t>A new record will be saved on the Offer [Quote] object for each offer sent to a tenant, providing a full offer history.</w:t>
      </w:r>
    </w:p>
    <w:p w14:paraId="223930DB" w14:textId="41007D5C" w:rsidR="00635D0D" w:rsidRPr="00DC4DF3" w:rsidRDefault="00635D0D" w:rsidP="00C4733A">
      <w:pPr>
        <w:pStyle w:val="NormalIndent"/>
        <w:numPr>
          <w:ilvl w:val="1"/>
          <w:numId w:val="26"/>
        </w:numPr>
        <w:jc w:val="both"/>
      </w:pPr>
      <w:r w:rsidRPr="00DC4DF3">
        <w:t xml:space="preserve">Counteroffer details, the re-offer price suggested by Renewals, and the Asset Management approved re-offer price will be saved as new fields on the Offer [Quote] object. </w:t>
      </w:r>
      <w:r w:rsidR="001635DB" w:rsidRPr="00DC4DF3">
        <w:t>A c</w:t>
      </w:r>
      <w:r w:rsidR="0073041D" w:rsidRPr="00DC4DF3">
        <w:t>ounteroffer</w:t>
      </w:r>
      <w:r w:rsidR="001635DB" w:rsidRPr="00DC4DF3">
        <w:t xml:space="preserve"> </w:t>
      </w:r>
      <w:r w:rsidR="0073041D" w:rsidRPr="00DC4DF3">
        <w:t xml:space="preserve">will therefore not create </w:t>
      </w:r>
      <w:r w:rsidR="001635DB" w:rsidRPr="00DC4DF3">
        <w:t xml:space="preserve">a </w:t>
      </w:r>
      <w:r w:rsidR="0073041D" w:rsidRPr="00DC4DF3">
        <w:t>s</w:t>
      </w:r>
      <w:r w:rsidRPr="00DC4DF3">
        <w:t>eparate offer record</w:t>
      </w:r>
      <w:r w:rsidR="0073041D" w:rsidRPr="00DC4DF3">
        <w:t xml:space="preserve">, but will be saved as </w:t>
      </w:r>
      <w:r w:rsidR="001635DB" w:rsidRPr="00DC4DF3">
        <w:t xml:space="preserve">a </w:t>
      </w:r>
      <w:r w:rsidR="0073041D" w:rsidRPr="00DC4DF3">
        <w:t>response</w:t>
      </w:r>
      <w:r w:rsidR="001635DB" w:rsidRPr="00DC4DF3">
        <w:t xml:space="preserve"> </w:t>
      </w:r>
      <w:r w:rsidR="0073041D" w:rsidRPr="00DC4DF3">
        <w:t xml:space="preserve">on the offer </w:t>
      </w:r>
      <w:r w:rsidR="001635DB" w:rsidRPr="00DC4DF3">
        <w:t xml:space="preserve">that was </w:t>
      </w:r>
      <w:r w:rsidR="0073041D" w:rsidRPr="00DC4DF3">
        <w:t>sent to the tenant</w:t>
      </w:r>
      <w:r w:rsidRPr="00DC4DF3">
        <w:t xml:space="preserve">.  </w:t>
      </w:r>
    </w:p>
    <w:p w14:paraId="4EF71119" w14:textId="774115F0" w:rsidR="001211BD" w:rsidRPr="00ED506B" w:rsidRDefault="00937454" w:rsidP="00253CBA">
      <w:pPr>
        <w:pStyle w:val="Heading4"/>
      </w:pPr>
      <w:bookmarkStart w:id="27" w:name="_Toc136594842"/>
      <w:r w:rsidRPr="00ED506B">
        <w:t xml:space="preserve">Data </w:t>
      </w:r>
      <w:r w:rsidR="001211BD" w:rsidRPr="00ED506B">
        <w:t xml:space="preserve">Sharing </w:t>
      </w:r>
      <w:r w:rsidRPr="00ED506B">
        <w:t>&amp;</w:t>
      </w:r>
      <w:r w:rsidR="001211BD" w:rsidRPr="00ED506B">
        <w:t xml:space="preserve"> Security</w:t>
      </w:r>
      <w:bookmarkEnd w:id="27"/>
    </w:p>
    <w:p w14:paraId="2150A4F3" w14:textId="77777777" w:rsidR="008F4537" w:rsidRDefault="001211BD" w:rsidP="001211BD">
      <w:pPr>
        <w:pStyle w:val="NormalIndent"/>
        <w:widowControl w:val="0"/>
        <w:tabs>
          <w:tab w:val="center" w:pos="4986"/>
          <w:tab w:val="left" w:pos="7468"/>
        </w:tabs>
        <w:adjustRightInd w:val="0"/>
        <w:ind w:left="567"/>
        <w:jc w:val="both"/>
        <w:textAlignment w:val="baseline"/>
      </w:pPr>
      <w:r w:rsidRPr="00ED506B">
        <w:t xml:space="preserve">The </w:t>
      </w:r>
      <w:fldSimple w:instr=" DOCPROPERTY  Category  \* MERGEFORMAT ">
        <w:r w:rsidR="009355CC">
          <w:t>Grainger</w:t>
        </w:r>
      </w:fldSimple>
      <w:r w:rsidRPr="00DC4DF3">
        <w:t xml:space="preserve"> </w:t>
      </w:r>
      <w:r w:rsidRPr="00ED506B">
        <w:t xml:space="preserve">Salesforce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are able to update tasks belonging to a colleague when the colleague is absent).  </w:t>
      </w:r>
      <w:r w:rsidR="00B62BD5" w:rsidRPr="00ED506B">
        <w:t xml:space="preserve"> </w:t>
      </w:r>
    </w:p>
    <w:p w14:paraId="7757BB6E" w14:textId="44EB0411" w:rsidR="001211BD" w:rsidRPr="00ED506B" w:rsidRDefault="00B62BD5" w:rsidP="001211BD">
      <w:pPr>
        <w:pStyle w:val="NormalIndent"/>
        <w:widowControl w:val="0"/>
        <w:tabs>
          <w:tab w:val="center" w:pos="4986"/>
          <w:tab w:val="left" w:pos="7468"/>
        </w:tabs>
        <w:adjustRightInd w:val="0"/>
        <w:ind w:left="567"/>
        <w:jc w:val="both"/>
        <w:textAlignment w:val="baseline"/>
      </w:pPr>
      <w:r w:rsidRPr="00ED506B">
        <w:t>The functionality</w:t>
      </w:r>
      <w:r w:rsidR="001211BD" w:rsidRPr="00ED506B">
        <w:t xml:space="preserve"> proposed </w:t>
      </w:r>
      <w:r w:rsidRPr="00ED506B">
        <w:t>for th</w:t>
      </w:r>
      <w:r w:rsidR="00ED506B" w:rsidRPr="00ED506B">
        <w:t xml:space="preserve">is solution does not require any changes to </w:t>
      </w:r>
      <w:r w:rsidR="001211BD" w:rsidRPr="00ED506B">
        <w:t xml:space="preserve">the </w:t>
      </w:r>
      <w:r w:rsidR="00ED506B" w:rsidRPr="00ED506B">
        <w:t xml:space="preserve">existing </w:t>
      </w:r>
      <w:r w:rsidR="006D7DBA">
        <w:t>s</w:t>
      </w:r>
      <w:r w:rsidR="00ED506B" w:rsidRPr="00ED506B">
        <w:t>haring model.</w:t>
      </w:r>
      <w:r w:rsidRPr="00ED506B">
        <w:t xml:space="preserve"> </w:t>
      </w:r>
      <w:r w:rsidR="001211BD" w:rsidRPr="00ED506B">
        <w:t xml:space="preserve">Should future requirements necessitate a tighter security model, this can be implemented with the many security mechanisms provided by Salesforce (role hierarchy, sharing rules etc.).  </w:t>
      </w:r>
    </w:p>
    <w:p w14:paraId="5B3ACC85" w14:textId="2842D0DC" w:rsidR="0053459D" w:rsidRPr="00DC4DF3" w:rsidRDefault="0053459D" w:rsidP="00DB2158">
      <w:pPr>
        <w:pStyle w:val="Heading3"/>
      </w:pPr>
      <w:bookmarkStart w:id="28" w:name="_Toc136594844"/>
      <w:r w:rsidRPr="00DC4DF3">
        <w:t>Integration</w:t>
      </w:r>
    </w:p>
    <w:bookmarkEnd w:id="28"/>
    <w:p w14:paraId="5363FD8F" w14:textId="78443EFA" w:rsidR="00B9714D" w:rsidRPr="00DC4DF3" w:rsidRDefault="000D51BC" w:rsidP="006A0443">
      <w:pPr>
        <w:pStyle w:val="NormalIndent"/>
        <w:widowControl w:val="0"/>
        <w:tabs>
          <w:tab w:val="center" w:pos="4986"/>
          <w:tab w:val="left" w:pos="7468"/>
        </w:tabs>
        <w:adjustRightInd w:val="0"/>
        <w:ind w:left="567"/>
        <w:jc w:val="both"/>
        <w:textAlignment w:val="baseline"/>
      </w:pPr>
      <w:r>
        <w:t xml:space="preserve">It is expected that </w:t>
      </w:r>
      <w:fldSimple w:instr=" DOCPROPERTY  Category  \* MERGEFORMAT ">
        <w:r w:rsidR="009355CC">
          <w:t>Grainger</w:t>
        </w:r>
      </w:fldSimple>
      <w:r>
        <w:t xml:space="preserve"> would be responsible for </w:t>
      </w:r>
      <w:r w:rsidR="001979DA">
        <w:t xml:space="preserve">developing </w:t>
      </w:r>
      <w:r w:rsidR="006A0443">
        <w:t xml:space="preserve">a new import of </w:t>
      </w:r>
      <w:r>
        <w:t>t</w:t>
      </w:r>
      <w:r w:rsidR="00F92FA9" w:rsidRPr="00DC4DF3">
        <w:t>enancy arrears from the data warehouse</w:t>
      </w:r>
      <w:r w:rsidR="00B9714D" w:rsidRPr="00DC4DF3">
        <w:t xml:space="preserve"> </w:t>
      </w:r>
      <w:r w:rsidR="006A0443">
        <w:t xml:space="preserve">(or Qube) </w:t>
      </w:r>
      <w:r w:rsidR="001979DA">
        <w:t>into Salesforce</w:t>
      </w:r>
      <w:r w:rsidR="00514B75">
        <w:t xml:space="preserve">, </w:t>
      </w:r>
      <w:r w:rsidR="00B9714D" w:rsidRPr="00DC4DF3">
        <w:t>via the GREP integration layer</w:t>
      </w:r>
      <w:r w:rsidR="00F92FA9" w:rsidRPr="00DC4DF3">
        <w:t>.</w:t>
      </w:r>
      <w:r w:rsidR="00AA309B">
        <w:t xml:space="preserve"> The details of this integration </w:t>
      </w:r>
      <w:r w:rsidR="00881D3D">
        <w:t xml:space="preserve">will be gathered during further requirements gathering sessions, for the purpose of the solution it is assumed that it runs on a daily basis and is </w:t>
      </w:r>
      <w:r w:rsidR="005913FC">
        <w:t xml:space="preserve">operated and </w:t>
      </w:r>
      <w:r w:rsidR="00881D3D">
        <w:t xml:space="preserve">monitored by a </w:t>
      </w:r>
      <w:fldSimple w:instr=" DOCPROPERTY  Category  \* MERGEFORMAT ">
        <w:r w:rsidR="009355CC">
          <w:t>Grainger</w:t>
        </w:r>
      </w:fldSimple>
      <w:r w:rsidR="00F8240E" w:rsidRPr="00DC4DF3">
        <w:t xml:space="preserve"> </w:t>
      </w:r>
      <w:r w:rsidR="00881D3D">
        <w:t>team to ensure successful completion of each run.</w:t>
      </w:r>
    </w:p>
    <w:p w14:paraId="68AF4FCA" w14:textId="1ADDB819" w:rsidR="00341713" w:rsidRPr="00DC4DF3" w:rsidRDefault="00341713" w:rsidP="00341713">
      <w:pPr>
        <w:pStyle w:val="Heading3"/>
      </w:pPr>
      <w:r w:rsidRPr="00DC4DF3">
        <w:t xml:space="preserve">Data </w:t>
      </w:r>
      <w:r w:rsidR="00DE0E81" w:rsidRPr="00DC4DF3">
        <w:t>M</w:t>
      </w:r>
      <w:r w:rsidRPr="00DC4DF3">
        <w:t xml:space="preserve">igration </w:t>
      </w:r>
    </w:p>
    <w:p w14:paraId="33E1AFB9" w14:textId="79060BC9" w:rsidR="003C1B5F" w:rsidRPr="00DC4DF3" w:rsidRDefault="003C1B5F" w:rsidP="003322E0">
      <w:pPr>
        <w:pStyle w:val="NormalIndent"/>
        <w:widowControl w:val="0"/>
        <w:tabs>
          <w:tab w:val="center" w:pos="4986"/>
          <w:tab w:val="left" w:pos="7468"/>
        </w:tabs>
        <w:adjustRightInd w:val="0"/>
        <w:ind w:left="567"/>
        <w:jc w:val="both"/>
        <w:textAlignment w:val="baseline"/>
      </w:pPr>
      <w:r w:rsidRPr="00DC4DF3">
        <w:t xml:space="preserve">A number of once-off data migrations </w:t>
      </w:r>
      <w:r w:rsidR="00051288" w:rsidRPr="00DC4DF3">
        <w:t>would</w:t>
      </w:r>
      <w:r w:rsidRPr="00DC4DF3">
        <w:t xml:space="preserve"> be required before the functionality </w:t>
      </w:r>
      <w:r w:rsidR="004878EA" w:rsidRPr="00DC4DF3">
        <w:t>can go</w:t>
      </w:r>
      <w:r w:rsidRPr="00DC4DF3">
        <w:t xml:space="preserve"> live. </w:t>
      </w:r>
    </w:p>
    <w:p w14:paraId="4D7EE5DF" w14:textId="0619A8EC" w:rsidR="004D4101" w:rsidRPr="00DC4DF3" w:rsidRDefault="004D4101" w:rsidP="003322E0">
      <w:pPr>
        <w:pStyle w:val="NormalIndent"/>
        <w:widowControl w:val="0"/>
        <w:tabs>
          <w:tab w:val="center" w:pos="4986"/>
          <w:tab w:val="left" w:pos="7468"/>
        </w:tabs>
        <w:adjustRightInd w:val="0"/>
        <w:ind w:left="567"/>
        <w:jc w:val="both"/>
        <w:textAlignment w:val="baseline"/>
      </w:pPr>
      <w:r w:rsidRPr="00DC4DF3">
        <w:t xml:space="preserve">Data migrated from Qube </w:t>
      </w:r>
      <w:r w:rsidR="00EF3BDA" w:rsidRPr="00DC4DF3">
        <w:t>would</w:t>
      </w:r>
      <w:r w:rsidRPr="00DC4DF3">
        <w:t xml:space="preserve"> be provided to Open Box in spreadsheets which </w:t>
      </w:r>
      <w:r w:rsidR="00A801DA" w:rsidRPr="00DC4DF3">
        <w:t xml:space="preserve">will be loaded into Salesforce. </w:t>
      </w:r>
    </w:p>
    <w:p w14:paraId="7B93DABC" w14:textId="61A68F9C" w:rsidR="00462A65" w:rsidRPr="00DC4DF3" w:rsidRDefault="00A801DA" w:rsidP="00462A65">
      <w:pPr>
        <w:pStyle w:val="NormalIndent"/>
        <w:widowControl w:val="0"/>
        <w:tabs>
          <w:tab w:val="center" w:pos="4986"/>
          <w:tab w:val="left" w:pos="7468"/>
        </w:tabs>
        <w:adjustRightInd w:val="0"/>
        <w:ind w:left="567"/>
        <w:jc w:val="both"/>
        <w:textAlignment w:val="baseline"/>
      </w:pPr>
      <w:r w:rsidRPr="00DC4DF3">
        <w:t>Open Box will not cleanse any of the data provided</w:t>
      </w:r>
      <w:r w:rsidR="00EA4A0B" w:rsidRPr="00DC4DF3">
        <w:t>; nor will O</w:t>
      </w:r>
      <w:r w:rsidR="00462A65" w:rsidRPr="00DC4DF3">
        <w:t xml:space="preserve">pen Box validate any of the data provided, beyond the minimum required to load the data into Salesforce. </w:t>
      </w:r>
    </w:p>
    <w:p w14:paraId="09D673C9" w14:textId="77777777" w:rsidR="004878EA" w:rsidRPr="00DC4DF3" w:rsidRDefault="004878EA" w:rsidP="00253CBA">
      <w:pPr>
        <w:pStyle w:val="Heading4"/>
      </w:pPr>
      <w:r w:rsidRPr="00DC4DF3">
        <w:lastRenderedPageBreak/>
        <w:t>Price Book Rent</w:t>
      </w:r>
    </w:p>
    <w:p w14:paraId="0324AF3A" w14:textId="05E868F4" w:rsidR="004878EA" w:rsidRPr="00DC4DF3" w:rsidRDefault="004878EA" w:rsidP="004878EA">
      <w:pPr>
        <w:pStyle w:val="NormalIndent"/>
      </w:pPr>
      <w:r w:rsidRPr="00DC4DF3">
        <w:t xml:space="preserve">The price book rent will be loaded into </w:t>
      </w:r>
      <w:r w:rsidR="00C54D58">
        <w:t>new price books in</w:t>
      </w:r>
      <w:r w:rsidRPr="00DC4DF3">
        <w:t xml:space="preserve"> Salesforce from:</w:t>
      </w:r>
    </w:p>
    <w:p w14:paraId="3163094E" w14:textId="4918E0AA" w:rsidR="004878EA" w:rsidRPr="00DC4DF3" w:rsidRDefault="004878EA" w:rsidP="004878EA">
      <w:pPr>
        <w:pStyle w:val="NormalIndent"/>
        <w:widowControl w:val="0"/>
        <w:numPr>
          <w:ilvl w:val="0"/>
          <w:numId w:val="40"/>
        </w:numPr>
        <w:tabs>
          <w:tab w:val="center" w:pos="4986"/>
          <w:tab w:val="left" w:pos="7468"/>
        </w:tabs>
        <w:adjustRightInd w:val="0"/>
        <w:jc w:val="both"/>
        <w:textAlignment w:val="baseline"/>
      </w:pPr>
      <w:r w:rsidRPr="00DC4DF3">
        <w:t xml:space="preserve">The </w:t>
      </w:r>
      <w:r w:rsidR="00E03B2B" w:rsidRPr="00DC4DF3">
        <w:t>latest</w:t>
      </w:r>
      <w:r w:rsidR="00D01DF7" w:rsidRPr="00DC4DF3">
        <w:t xml:space="preserve"> </w:t>
      </w:r>
      <w:r w:rsidRPr="00DC4DF3">
        <w:t>price book rent spreadsheet for each estate</w:t>
      </w:r>
      <w:r w:rsidR="00124800">
        <w:t>, with pricing at a unit level</w:t>
      </w:r>
      <w:r w:rsidRPr="00DC4DF3">
        <w:t>.</w:t>
      </w:r>
    </w:p>
    <w:p w14:paraId="3F68C8E2" w14:textId="77777777" w:rsidR="004878EA" w:rsidRPr="00DC4DF3" w:rsidRDefault="004878EA" w:rsidP="004878EA">
      <w:pPr>
        <w:pStyle w:val="NormalIndent"/>
        <w:widowControl w:val="0"/>
        <w:numPr>
          <w:ilvl w:val="0"/>
          <w:numId w:val="40"/>
        </w:numPr>
        <w:tabs>
          <w:tab w:val="center" w:pos="4986"/>
          <w:tab w:val="left" w:pos="7468"/>
        </w:tabs>
        <w:adjustRightInd w:val="0"/>
        <w:jc w:val="both"/>
        <w:textAlignment w:val="baseline"/>
      </w:pPr>
      <w:r w:rsidRPr="00DC4DF3">
        <w:t>The existing spreadsheet containing all Grainger Trust unit prices.</w:t>
      </w:r>
    </w:p>
    <w:p w14:paraId="55E4C301" w14:textId="28A2A340" w:rsidR="00E47076" w:rsidRPr="00DC4DF3" w:rsidRDefault="004878EA" w:rsidP="00ED61AD">
      <w:pPr>
        <w:pStyle w:val="NormalIndent"/>
        <w:widowControl w:val="0"/>
        <w:numPr>
          <w:ilvl w:val="0"/>
          <w:numId w:val="40"/>
        </w:numPr>
        <w:tabs>
          <w:tab w:val="center" w:pos="4986"/>
          <w:tab w:val="left" w:pos="7468"/>
        </w:tabs>
        <w:adjustRightInd w:val="0"/>
        <w:jc w:val="both"/>
        <w:textAlignment w:val="baseline"/>
      </w:pPr>
      <w:r w:rsidRPr="00DC4DF3">
        <w:t>All existing license prices</w:t>
      </w:r>
      <w:r w:rsidR="00A13932" w:rsidRPr="00DC4DF3">
        <w:t xml:space="preserve"> (loaded</w:t>
      </w:r>
      <w:r w:rsidR="00907A10">
        <w:t>, for example,</w:t>
      </w:r>
      <w:r w:rsidR="00A13932" w:rsidRPr="00DC4DF3">
        <w:t xml:space="preserve"> </w:t>
      </w:r>
      <w:r w:rsidR="000568EA" w:rsidRPr="00DC4DF3">
        <w:t xml:space="preserve">for </w:t>
      </w:r>
      <w:r w:rsidR="00722A4A">
        <w:t>36</w:t>
      </w:r>
      <w:r w:rsidR="000568EA" w:rsidRPr="00DC4DF3">
        <w:t xml:space="preserve"> months </w:t>
      </w:r>
      <w:r w:rsidR="00A13932" w:rsidRPr="00DC4DF3">
        <w:t>into the future)</w:t>
      </w:r>
      <w:r w:rsidR="00ED61AD" w:rsidRPr="00DC4DF3">
        <w:t xml:space="preserve">, using the </w:t>
      </w:r>
      <w:r w:rsidR="00E47076" w:rsidRPr="00DC4DF3">
        <w:t xml:space="preserve">current rent for each non-live unit </w:t>
      </w:r>
      <w:r w:rsidR="00845CDB" w:rsidRPr="00DC4DF3">
        <w:t xml:space="preserve">from </w:t>
      </w:r>
      <w:r w:rsidR="00E47076" w:rsidRPr="00DC4DF3">
        <w:t xml:space="preserve">Qube. </w:t>
      </w:r>
    </w:p>
    <w:p w14:paraId="7C921AE0" w14:textId="77777777" w:rsidR="004878EA" w:rsidRPr="00DC4DF3" w:rsidRDefault="004878EA" w:rsidP="00253CBA">
      <w:pPr>
        <w:pStyle w:val="Heading4"/>
      </w:pPr>
      <w:r w:rsidRPr="00DC4DF3">
        <w:t xml:space="preserve">ERVs </w:t>
      </w:r>
    </w:p>
    <w:p w14:paraId="0C1E10B1" w14:textId="3BA25510" w:rsidR="004878EA" w:rsidRPr="00DC4DF3" w:rsidRDefault="004878EA" w:rsidP="00C4733A">
      <w:pPr>
        <w:pStyle w:val="NormalIndent"/>
        <w:jc w:val="both"/>
      </w:pPr>
      <w:r w:rsidRPr="00DC4DF3">
        <w:t xml:space="preserve">The latest September </w:t>
      </w:r>
      <w:r w:rsidR="00E52329" w:rsidRPr="00DC4DF3">
        <w:t xml:space="preserve">ERV file </w:t>
      </w:r>
      <w:r w:rsidRPr="00DC4DF3">
        <w:t>and March ERV file</w:t>
      </w:r>
      <w:r w:rsidR="00E52329" w:rsidRPr="00DC4DF3">
        <w:t xml:space="preserve"> </w:t>
      </w:r>
      <w:r w:rsidRPr="00DC4DF3">
        <w:t xml:space="preserve">will be loaded into </w:t>
      </w:r>
      <w:r w:rsidR="00C54D58">
        <w:t xml:space="preserve">new price books in </w:t>
      </w:r>
      <w:r w:rsidRPr="00DC4DF3">
        <w:t>Salesforce.</w:t>
      </w:r>
    </w:p>
    <w:p w14:paraId="4B4BE182" w14:textId="600EF9ED" w:rsidR="00BC0E76" w:rsidRPr="00DC4DF3" w:rsidRDefault="003C1B5F" w:rsidP="00C4733A">
      <w:pPr>
        <w:pStyle w:val="Heading4"/>
        <w:jc w:val="both"/>
      </w:pPr>
      <w:r w:rsidRPr="00DC4DF3">
        <w:t>Unit Condition from Qube</w:t>
      </w:r>
    </w:p>
    <w:p w14:paraId="5675082B" w14:textId="32D7FDF0" w:rsidR="0086792B" w:rsidRPr="00DC4DF3" w:rsidRDefault="0086792B" w:rsidP="00C4733A">
      <w:pPr>
        <w:pStyle w:val="NormalIndent"/>
        <w:jc w:val="both"/>
      </w:pPr>
      <w:r w:rsidRPr="00DC4DF3">
        <w:t xml:space="preserve">The existing </w:t>
      </w:r>
      <w:r w:rsidR="00051288" w:rsidRPr="00DC4DF3">
        <w:t xml:space="preserve">unit </w:t>
      </w:r>
      <w:r w:rsidR="00705DEF" w:rsidRPr="00DC4DF3">
        <w:t xml:space="preserve">condition (unit description) will be migrated from Qube </w:t>
      </w:r>
      <w:r w:rsidR="00C54D58">
        <w:t>and saved on a new field on</w:t>
      </w:r>
      <w:r w:rsidR="00705DEF" w:rsidRPr="00DC4DF3">
        <w:t xml:space="preserve"> each unit. </w:t>
      </w:r>
    </w:p>
    <w:p w14:paraId="7221E8E7" w14:textId="77777777" w:rsidR="003C1B5F" w:rsidRPr="00DC4DF3" w:rsidRDefault="003C1B5F" w:rsidP="00C4733A">
      <w:pPr>
        <w:pStyle w:val="Heading4"/>
        <w:jc w:val="both"/>
      </w:pPr>
      <w:r w:rsidRPr="00DC4DF3">
        <w:t>Denied Tenancy Status from Qube</w:t>
      </w:r>
    </w:p>
    <w:p w14:paraId="0EA3D060" w14:textId="77FDE22B" w:rsidR="00886946" w:rsidRPr="00DC4DF3" w:rsidRDefault="007219D0" w:rsidP="00C4733A">
      <w:pPr>
        <w:pStyle w:val="NormalIndent"/>
        <w:jc w:val="both"/>
      </w:pPr>
      <w:r w:rsidRPr="00DC4DF3">
        <w:t>The tenancy d</w:t>
      </w:r>
      <w:r w:rsidR="00886946" w:rsidRPr="00DC4DF3">
        <w:t xml:space="preserve">enied status </w:t>
      </w:r>
      <w:r w:rsidRPr="00DC4DF3">
        <w:t xml:space="preserve">will be migrated </w:t>
      </w:r>
      <w:r w:rsidR="00886946" w:rsidRPr="00DC4DF3">
        <w:t xml:space="preserve">from Qube </w:t>
      </w:r>
      <w:r w:rsidR="000F4BA8" w:rsidRPr="00DC4DF3">
        <w:t>‘Lease End’ diaries that have a ‘Denied’ status</w:t>
      </w:r>
      <w:r w:rsidR="00C54D58" w:rsidRPr="00C54D58">
        <w:t xml:space="preserve"> </w:t>
      </w:r>
      <w:r w:rsidR="00C54D58">
        <w:t>onto a new field on the master tenancy</w:t>
      </w:r>
      <w:r w:rsidR="000F4BA8" w:rsidRPr="00DC4DF3">
        <w:t xml:space="preserve">. </w:t>
      </w:r>
      <w:r w:rsidR="00627A1C" w:rsidRPr="00DC4DF3">
        <w:t>All current tenants linked to the tenancy will also be updated with the appropriate status.</w:t>
      </w:r>
    </w:p>
    <w:p w14:paraId="43953A0F" w14:textId="01610029" w:rsidR="00E61A8F" w:rsidRPr="00DC4DF3" w:rsidRDefault="00627A1C" w:rsidP="00C4733A">
      <w:pPr>
        <w:pStyle w:val="NormalIndent"/>
        <w:jc w:val="both"/>
      </w:pPr>
      <w:r w:rsidRPr="00DC4DF3">
        <w:t xml:space="preserve">The denied status </w:t>
      </w:r>
      <w:r w:rsidR="00E61A8F" w:rsidRPr="00DC4DF3">
        <w:t>will only be migrated for current tenancies</w:t>
      </w:r>
      <w:r w:rsidR="00BF5EFF">
        <w:t>, not historical tenancies</w:t>
      </w:r>
      <w:r w:rsidR="00E61A8F" w:rsidRPr="00DC4DF3">
        <w:t xml:space="preserve">. </w:t>
      </w:r>
    </w:p>
    <w:p w14:paraId="504F4C1D" w14:textId="7E2290D1" w:rsidR="003C1B5F" w:rsidRPr="00DC4DF3" w:rsidRDefault="00CB2F1D" w:rsidP="00C4733A">
      <w:pPr>
        <w:pStyle w:val="Heading4"/>
        <w:jc w:val="both"/>
      </w:pPr>
      <w:r w:rsidRPr="00DC4DF3">
        <w:t xml:space="preserve">Next Rent Review Date from Qube </w:t>
      </w:r>
      <w:r w:rsidR="003C1B5F" w:rsidRPr="00DC4DF3">
        <w:t xml:space="preserve"> </w:t>
      </w:r>
    </w:p>
    <w:p w14:paraId="5BA68C3A" w14:textId="27659734" w:rsidR="00BC70E6" w:rsidRPr="00DC4DF3" w:rsidRDefault="00515273" w:rsidP="00C4733A">
      <w:pPr>
        <w:pStyle w:val="NormalIndent"/>
        <w:jc w:val="both"/>
      </w:pPr>
      <w:r w:rsidRPr="00DC4DF3">
        <w:t xml:space="preserve">Where a lease is rolling, the </w:t>
      </w:r>
      <w:r w:rsidRPr="00DC4DF3">
        <w:rPr>
          <w:i/>
          <w:iCs/>
        </w:rPr>
        <w:t>Next Rent Review Date</w:t>
      </w:r>
      <w:r w:rsidRPr="00DC4DF3">
        <w:t xml:space="preserve"> will be migrated from </w:t>
      </w:r>
      <w:r w:rsidR="00C977E8" w:rsidRPr="00DC4DF3">
        <w:t xml:space="preserve">the ‘Event Date’ on </w:t>
      </w:r>
      <w:r w:rsidR="00BC70E6" w:rsidRPr="00DC4DF3">
        <w:t>active ‘Lease End’ diaries</w:t>
      </w:r>
      <w:r w:rsidR="00020907" w:rsidRPr="00DC4DF3">
        <w:t xml:space="preserve"> in Qube</w:t>
      </w:r>
      <w:r w:rsidR="00A37930">
        <w:t xml:space="preserve"> onto a new field on the master tenancy</w:t>
      </w:r>
      <w:r w:rsidRPr="00DC4DF3">
        <w:t xml:space="preserve">. </w:t>
      </w:r>
    </w:p>
    <w:p w14:paraId="40519235" w14:textId="577F495C" w:rsidR="00627A1C" w:rsidRPr="00DC4DF3" w:rsidRDefault="00627A1C" w:rsidP="00C4733A">
      <w:pPr>
        <w:pStyle w:val="NormalIndent"/>
        <w:jc w:val="both"/>
      </w:pPr>
      <w:r w:rsidRPr="00DC4DF3">
        <w:t xml:space="preserve">This data will only be migrated for current tenancies. </w:t>
      </w:r>
    </w:p>
    <w:p w14:paraId="7EC77F4E" w14:textId="0565B819" w:rsidR="008E06F4" w:rsidRPr="00DC4DF3" w:rsidRDefault="008E06F4" w:rsidP="008E06F4">
      <w:pPr>
        <w:pStyle w:val="Heading2"/>
        <w:spacing w:before="120" w:after="240"/>
        <w:ind w:left="578" w:hanging="578"/>
      </w:pPr>
      <w:bookmarkStart w:id="29" w:name="_Toc34022131"/>
      <w:bookmarkStart w:id="30" w:name="_Toc181782286"/>
      <w:r w:rsidRPr="00DC4DF3">
        <w:t xml:space="preserve">Salesforce </w:t>
      </w:r>
      <w:r w:rsidR="67538BF4" w:rsidRPr="00DC4DF3">
        <w:t>Licensing</w:t>
      </w:r>
      <w:bookmarkEnd w:id="30"/>
    </w:p>
    <w:p w14:paraId="466BD02B" w14:textId="20D6A488" w:rsidR="008E06F4" w:rsidRPr="00DC4DF3" w:rsidRDefault="008E06F4" w:rsidP="008E06F4">
      <w:pPr>
        <w:pStyle w:val="NormalIndent"/>
        <w:widowControl w:val="0"/>
        <w:tabs>
          <w:tab w:val="center" w:pos="4986"/>
          <w:tab w:val="left" w:pos="7468"/>
        </w:tabs>
        <w:adjustRightInd w:val="0"/>
        <w:ind w:left="567"/>
        <w:jc w:val="both"/>
        <w:textAlignment w:val="baseline"/>
        <w:rPr>
          <w:lang w:eastAsia="en-ZA"/>
        </w:rPr>
      </w:pPr>
      <w:r w:rsidRPr="00DC4DF3">
        <w:t xml:space="preserve">It is </w:t>
      </w:r>
      <w:r w:rsidRPr="00DC4DF3">
        <w:rPr>
          <w:lang w:eastAsia="en-ZA"/>
        </w:rPr>
        <w:t xml:space="preserve">understood that all users of the first release of the </w:t>
      </w:r>
      <w:r w:rsidR="00970863" w:rsidRPr="00DC4DF3">
        <w:rPr>
          <w:lang w:eastAsia="en-ZA"/>
        </w:rPr>
        <w:t>enhanced Renewals process</w:t>
      </w:r>
      <w:r w:rsidRPr="00DC4DF3">
        <w:rPr>
          <w:lang w:eastAsia="en-ZA"/>
        </w:rPr>
        <w:t xml:space="preserve"> solution have already been provisioned with full Salesforce licenses. It should therefore not be necessary to purchase additional licenses.</w:t>
      </w:r>
    </w:p>
    <w:p w14:paraId="311DCCC7" w14:textId="77777777" w:rsidR="008E06F4" w:rsidRPr="00E23D93" w:rsidRDefault="008E06F4" w:rsidP="008E06F4">
      <w:pPr>
        <w:pStyle w:val="NormalIndent"/>
        <w:widowControl w:val="0"/>
        <w:tabs>
          <w:tab w:val="center" w:pos="4986"/>
          <w:tab w:val="left" w:pos="7468"/>
        </w:tabs>
        <w:adjustRightInd w:val="0"/>
        <w:ind w:left="567"/>
        <w:jc w:val="both"/>
        <w:textAlignment w:val="baseline"/>
        <w:rPr>
          <w:lang w:eastAsia="en-ZA"/>
        </w:rPr>
      </w:pPr>
      <w:r w:rsidRPr="00E23D93">
        <w:rPr>
          <w:lang w:eastAsia="en-ZA"/>
        </w:rPr>
        <w:t>It is not expected that the solution will require any additional costs for data and file storage. This is based on current understanding and scoped features and is subject to change if additional requirements (e.g. file storage) are introduced.</w:t>
      </w:r>
    </w:p>
    <w:p w14:paraId="3285BAA3" w14:textId="77777777" w:rsidR="00F60983" w:rsidRDefault="00F60983">
      <w:pPr>
        <w:spacing w:after="200" w:line="276" w:lineRule="auto"/>
        <w:rPr>
          <w:b/>
          <w:caps/>
          <w:color w:val="000000"/>
          <w:szCs w:val="24"/>
        </w:rPr>
      </w:pPr>
      <w:r>
        <w:br w:type="page"/>
      </w:r>
    </w:p>
    <w:p w14:paraId="72208F7F" w14:textId="45F7124C" w:rsidR="008E06F4" w:rsidRPr="00DC4DF3" w:rsidRDefault="008E06F4" w:rsidP="00D36E1B">
      <w:pPr>
        <w:pStyle w:val="Heading2"/>
        <w:tabs>
          <w:tab w:val="left" w:pos="1701"/>
        </w:tabs>
        <w:spacing w:before="120" w:after="240"/>
        <w:ind w:left="578" w:hanging="578"/>
      </w:pPr>
      <w:bookmarkStart w:id="31" w:name="_Support_1"/>
      <w:bookmarkStart w:id="32" w:name="_Toc181782287"/>
      <w:bookmarkEnd w:id="31"/>
      <w:r w:rsidRPr="00DC4DF3">
        <w:lastRenderedPageBreak/>
        <w:t>Support</w:t>
      </w:r>
      <w:bookmarkStart w:id="33" w:name="Support"/>
      <w:bookmarkEnd w:id="29"/>
      <w:bookmarkEnd w:id="32"/>
      <w:bookmarkEnd w:id="33"/>
    </w:p>
    <w:p w14:paraId="37E233A6" w14:textId="5F03096D" w:rsidR="005A5BA2" w:rsidRPr="00DC4DF3" w:rsidRDefault="005A5BA2" w:rsidP="00C4733A">
      <w:pPr>
        <w:pStyle w:val="NormalIndent"/>
        <w:widowControl w:val="0"/>
        <w:tabs>
          <w:tab w:val="center" w:pos="4986"/>
          <w:tab w:val="left" w:pos="7468"/>
        </w:tabs>
        <w:adjustRightInd w:val="0"/>
        <w:ind w:left="567"/>
        <w:jc w:val="both"/>
        <w:textAlignment w:val="baseline"/>
      </w:pPr>
      <w:r w:rsidRPr="00DC4DF3">
        <w:t xml:space="preserve">Open Box will provide post go-live support for </w:t>
      </w:r>
      <w:r w:rsidRPr="004642A9">
        <w:t>10 working days</w:t>
      </w:r>
      <w:r w:rsidRPr="00DC4DF3">
        <w:t xml:space="preserve"> immediately following the production </w:t>
      </w:r>
      <w:r w:rsidRPr="00DC4DF3">
        <w:rPr>
          <w:lang w:eastAsia="en-ZA"/>
        </w:rPr>
        <w:t>deployment</w:t>
      </w:r>
      <w:r w:rsidRPr="00DC4DF3">
        <w:t>. </w:t>
      </w:r>
    </w:p>
    <w:p w14:paraId="22038868" w14:textId="07494C30" w:rsidR="000309B6" w:rsidRPr="00DC4DF3" w:rsidRDefault="000309B6" w:rsidP="00C4733A">
      <w:pPr>
        <w:pStyle w:val="Heading2"/>
        <w:spacing w:before="120" w:after="240"/>
        <w:ind w:left="578" w:hanging="578"/>
        <w:jc w:val="both"/>
      </w:pPr>
      <w:bookmarkStart w:id="34" w:name="_Toc181782288"/>
      <w:r w:rsidRPr="00DC4DF3">
        <w:t>Training</w:t>
      </w:r>
      <w:bookmarkEnd w:id="15"/>
      <w:bookmarkEnd w:id="34"/>
    </w:p>
    <w:p w14:paraId="1B96BE00" w14:textId="26E816AD" w:rsidR="00EA6743" w:rsidRPr="00DC4DF3" w:rsidRDefault="006E22A7" w:rsidP="00C4733A">
      <w:pPr>
        <w:pStyle w:val="NormalIndent"/>
        <w:widowControl w:val="0"/>
        <w:tabs>
          <w:tab w:val="center" w:pos="4986"/>
          <w:tab w:val="left" w:pos="7468"/>
        </w:tabs>
        <w:adjustRightInd w:val="0"/>
        <w:ind w:left="567"/>
        <w:jc w:val="both"/>
        <w:textAlignment w:val="baseline"/>
        <w:rPr>
          <w:lang w:eastAsia="en-ZA"/>
        </w:rPr>
      </w:pPr>
      <w:r w:rsidRPr="00DC4DF3">
        <w:t xml:space="preserve">To </w:t>
      </w:r>
      <w:r w:rsidRPr="00DC4DF3">
        <w:rPr>
          <w:lang w:eastAsia="en-ZA"/>
        </w:rPr>
        <w:t xml:space="preserve">facilitate the training process, Open Box will train a designated </w:t>
      </w:r>
      <w:r w:rsidR="00895CFB" w:rsidRPr="00DC4DF3">
        <w:rPr>
          <w:lang w:eastAsia="en-ZA"/>
        </w:rPr>
        <w:fldChar w:fldCharType="begin"/>
      </w:r>
      <w:r w:rsidR="00895CFB" w:rsidRPr="00DC4DF3">
        <w:rPr>
          <w:lang w:eastAsia="en-ZA"/>
        </w:rPr>
        <w:instrText xml:space="preserve"> DOCPROPERTY  Category  \* MERGEFORMAT </w:instrText>
      </w:r>
      <w:r w:rsidR="00895CFB" w:rsidRPr="00DC4DF3">
        <w:rPr>
          <w:lang w:eastAsia="en-ZA"/>
        </w:rPr>
        <w:fldChar w:fldCharType="separate"/>
      </w:r>
      <w:r w:rsidR="0082582D" w:rsidRPr="00DC4DF3">
        <w:rPr>
          <w:lang w:eastAsia="en-ZA"/>
        </w:rPr>
        <w:t>Grainger</w:t>
      </w:r>
      <w:r w:rsidR="00895CFB" w:rsidRPr="00DC4DF3">
        <w:rPr>
          <w:lang w:eastAsia="en-ZA"/>
        </w:rPr>
        <w:fldChar w:fldCharType="end"/>
      </w:r>
      <w:r w:rsidRPr="00DC4DF3">
        <w:rPr>
          <w:lang w:eastAsia="en-ZA"/>
        </w:rPr>
        <w:t xml:space="preserve"> representative</w:t>
      </w:r>
      <w:r w:rsidR="00F6657B" w:rsidRPr="00DC4DF3">
        <w:rPr>
          <w:lang w:eastAsia="en-ZA"/>
        </w:rPr>
        <w:t xml:space="preserve"> and provide a single user guide</w:t>
      </w:r>
      <w:r w:rsidRPr="00DC4DF3">
        <w:rPr>
          <w:lang w:eastAsia="en-ZA"/>
        </w:rPr>
        <w:t xml:space="preserve">. </w:t>
      </w:r>
      <w:r w:rsidR="00516229">
        <w:rPr>
          <w:lang w:eastAsia="en-ZA"/>
        </w:rPr>
        <w:t>The user guide</w:t>
      </w:r>
      <w:r w:rsidR="00246148">
        <w:rPr>
          <w:lang w:eastAsia="en-ZA"/>
        </w:rPr>
        <w:t xml:space="preserve"> content</w:t>
      </w:r>
      <w:r w:rsidR="00516229">
        <w:rPr>
          <w:lang w:eastAsia="en-ZA"/>
        </w:rPr>
        <w:t xml:space="preserve"> will be limited to the renewals </w:t>
      </w:r>
      <w:r w:rsidR="00F07D9F">
        <w:rPr>
          <w:lang w:eastAsia="en-ZA"/>
        </w:rPr>
        <w:t xml:space="preserve">functionality delivered in </w:t>
      </w:r>
      <w:r w:rsidR="00D16C80">
        <w:rPr>
          <w:lang w:eastAsia="en-ZA"/>
        </w:rPr>
        <w:t>the initial</w:t>
      </w:r>
      <w:r w:rsidR="00F07D9F">
        <w:rPr>
          <w:lang w:eastAsia="en-ZA"/>
        </w:rPr>
        <w:t xml:space="preserve"> release</w:t>
      </w:r>
      <w:r w:rsidR="00246148">
        <w:rPr>
          <w:lang w:eastAsia="en-ZA"/>
        </w:rPr>
        <w:t>;</w:t>
      </w:r>
      <w:r w:rsidR="00F07D9F">
        <w:rPr>
          <w:lang w:eastAsia="en-ZA"/>
        </w:rPr>
        <w:t xml:space="preserve"> </w:t>
      </w:r>
      <w:fldSimple w:instr=" DOCPROPERTY  Category  \* MERGEFORMAT ">
        <w:r w:rsidR="009355CC">
          <w:t>Grainger</w:t>
        </w:r>
      </w:fldSimple>
      <w:r w:rsidR="00F07D9F" w:rsidRPr="00DC4DF3">
        <w:t xml:space="preserve"> </w:t>
      </w:r>
      <w:r w:rsidR="00246148">
        <w:rPr>
          <w:lang w:eastAsia="en-ZA"/>
        </w:rPr>
        <w:t>may</w:t>
      </w:r>
      <w:r w:rsidR="00862807">
        <w:rPr>
          <w:lang w:eastAsia="en-ZA"/>
        </w:rPr>
        <w:t xml:space="preserve"> </w:t>
      </w:r>
      <w:r w:rsidR="009D766D">
        <w:rPr>
          <w:lang w:eastAsia="en-ZA"/>
        </w:rPr>
        <w:t xml:space="preserve">add any existing </w:t>
      </w:r>
      <w:r w:rsidR="004E33F7">
        <w:rPr>
          <w:lang w:eastAsia="en-ZA"/>
        </w:rPr>
        <w:t xml:space="preserve">functionality, such as referencing, to the </w:t>
      </w:r>
      <w:r w:rsidR="00246148">
        <w:rPr>
          <w:lang w:eastAsia="en-ZA"/>
        </w:rPr>
        <w:t>guide afterwards.</w:t>
      </w:r>
    </w:p>
    <w:p w14:paraId="436C446A" w14:textId="039D7937" w:rsidR="006E22A7" w:rsidRPr="00DC4DF3" w:rsidRDefault="00DF3E4D" w:rsidP="00C4733A">
      <w:pPr>
        <w:pStyle w:val="NormalIndent"/>
        <w:widowControl w:val="0"/>
        <w:tabs>
          <w:tab w:val="center" w:pos="4986"/>
          <w:tab w:val="left" w:pos="7468"/>
        </w:tabs>
        <w:adjustRightInd w:val="0"/>
        <w:ind w:left="567"/>
        <w:jc w:val="both"/>
        <w:textAlignment w:val="baseline"/>
      </w:pPr>
      <w:r w:rsidRPr="00DC4DF3">
        <w:rPr>
          <w:lang w:eastAsia="en-ZA"/>
        </w:rPr>
        <w:t xml:space="preserve">Open Box will not </w:t>
      </w:r>
      <w:r w:rsidR="00F6657B" w:rsidRPr="00DC4DF3">
        <w:rPr>
          <w:lang w:eastAsia="en-ZA"/>
        </w:rPr>
        <w:t>conduct any</w:t>
      </w:r>
      <w:r w:rsidR="00141BF3" w:rsidRPr="00DC4DF3">
        <w:rPr>
          <w:lang w:eastAsia="en-ZA"/>
        </w:rPr>
        <w:t xml:space="preserve"> change management </w:t>
      </w:r>
      <w:r w:rsidRPr="00DC4DF3">
        <w:rPr>
          <w:lang w:eastAsia="en-ZA"/>
        </w:rPr>
        <w:t xml:space="preserve">or end-user training; this </w:t>
      </w:r>
      <w:r w:rsidR="006E22A7" w:rsidRPr="00DC4DF3">
        <w:rPr>
          <w:lang w:eastAsia="en-ZA"/>
        </w:rPr>
        <w:t>will be the responsibilit</w:t>
      </w:r>
      <w:r w:rsidR="006E22A7" w:rsidRPr="00DC4DF3">
        <w:t xml:space="preserve">y of </w:t>
      </w:r>
      <w:fldSimple w:instr="DOCPROPERTY  Category  \* MERGEFORMAT">
        <w:r w:rsidR="0082582D" w:rsidRPr="00DC4DF3">
          <w:t>Grainger</w:t>
        </w:r>
      </w:fldSimple>
      <w:r w:rsidR="006E22A7" w:rsidRPr="00DC4DF3">
        <w:t>.</w:t>
      </w:r>
    </w:p>
    <w:p w14:paraId="558BCFD3" w14:textId="77777777" w:rsidR="00475DF0" w:rsidRPr="00DC4DF3" w:rsidRDefault="00475DF0" w:rsidP="00C4733A">
      <w:pPr>
        <w:pStyle w:val="Heading2"/>
        <w:jc w:val="both"/>
      </w:pPr>
      <w:bookmarkStart w:id="35" w:name="_Toc394587140"/>
      <w:bookmarkStart w:id="36" w:name="_Toc394587199"/>
      <w:bookmarkStart w:id="37" w:name="_Toc34022133"/>
      <w:bookmarkStart w:id="38" w:name="_Toc181782289"/>
      <w:bookmarkEnd w:id="35"/>
      <w:bookmarkEnd w:id="36"/>
      <w:r w:rsidRPr="00DC4DF3">
        <w:t>Prerequisites</w:t>
      </w:r>
      <w:bookmarkEnd w:id="38"/>
    </w:p>
    <w:p w14:paraId="07AB1EB5" w14:textId="38C851FE" w:rsidR="00DD5623" w:rsidRPr="00DC4DF3" w:rsidRDefault="00CA24FE" w:rsidP="00C4733A">
      <w:pPr>
        <w:pStyle w:val="NormalIndent"/>
        <w:widowControl w:val="0"/>
        <w:tabs>
          <w:tab w:val="center" w:pos="4986"/>
          <w:tab w:val="left" w:pos="7468"/>
        </w:tabs>
        <w:adjustRightInd w:val="0"/>
        <w:ind w:left="567"/>
        <w:jc w:val="both"/>
        <w:textAlignment w:val="baseline"/>
        <w:rPr>
          <w:lang w:eastAsia="en-ZA"/>
        </w:rPr>
      </w:pPr>
      <w:r w:rsidRPr="00DC4DF3">
        <w:rPr>
          <w:lang w:eastAsia="en-ZA"/>
        </w:rPr>
        <w:t xml:space="preserve">The project cannot be completed until the following </w:t>
      </w:r>
      <w:r w:rsidR="00DD5623" w:rsidRPr="00DC4DF3">
        <w:rPr>
          <w:lang w:eastAsia="en-ZA"/>
        </w:rPr>
        <w:t>is completed:</w:t>
      </w:r>
    </w:p>
    <w:p w14:paraId="0BF7070F" w14:textId="19D33415" w:rsidR="00EF7179" w:rsidRDefault="00EF7179" w:rsidP="00C4733A">
      <w:pPr>
        <w:pStyle w:val="NormalIndent"/>
        <w:numPr>
          <w:ilvl w:val="0"/>
          <w:numId w:val="44"/>
        </w:numPr>
        <w:jc w:val="both"/>
      </w:pPr>
      <w:r w:rsidRPr="00DC4DF3">
        <w:t>New functionality to identify DMR</w:t>
      </w:r>
      <w:r w:rsidR="00E04A20">
        <w:t xml:space="preserve"> and affordable rent</w:t>
      </w:r>
      <w:r w:rsidRPr="00DC4DF3">
        <w:t xml:space="preserve"> units (</w:t>
      </w:r>
      <w:r w:rsidR="004C5C6F" w:rsidRPr="00DC4DF3">
        <w:t>to be addressed in the Grainger Trust Leasing Journey project).</w:t>
      </w:r>
    </w:p>
    <w:p w14:paraId="7577C21A" w14:textId="6C9B9222" w:rsidR="00E04A20" w:rsidRDefault="009355CC" w:rsidP="00E04A20">
      <w:pPr>
        <w:pStyle w:val="NormalIndent"/>
        <w:numPr>
          <w:ilvl w:val="0"/>
          <w:numId w:val="44"/>
        </w:numPr>
        <w:jc w:val="both"/>
      </w:pPr>
      <w:fldSimple w:instr=" DOCPROPERTY  Category  \* MERGEFORMAT ">
        <w:r>
          <w:t>Grainger</w:t>
        </w:r>
      </w:fldSimple>
      <w:r w:rsidR="00125B48" w:rsidRPr="00E04A20">
        <w:t xml:space="preserve"> </w:t>
      </w:r>
      <w:r w:rsidR="00856137">
        <w:t>to add</w:t>
      </w:r>
      <w:r w:rsidR="00125B48" w:rsidRPr="00E04A20">
        <w:t xml:space="preserve"> integration to import tenancy arrears from the data warehouse into Salesforce on a daily basis. </w:t>
      </w:r>
    </w:p>
    <w:p w14:paraId="2203886F" w14:textId="6EEFFCC5" w:rsidR="000309B6" w:rsidRPr="00DC4DF3" w:rsidRDefault="000309B6" w:rsidP="00C4733A">
      <w:pPr>
        <w:pStyle w:val="Heading2"/>
        <w:jc w:val="both"/>
      </w:pPr>
      <w:bookmarkStart w:id="39" w:name="_Toc181782290"/>
      <w:r w:rsidRPr="00DC4DF3">
        <w:t>Exclusions and Limitations</w:t>
      </w:r>
      <w:bookmarkEnd w:id="37"/>
      <w:bookmarkEnd w:id="39"/>
    </w:p>
    <w:p w14:paraId="22038870" w14:textId="0FC17C57" w:rsidR="000309B6" w:rsidRPr="00DC4DF3" w:rsidRDefault="00062980" w:rsidP="00C4733A">
      <w:pPr>
        <w:pStyle w:val="NormalIndent"/>
        <w:widowControl w:val="0"/>
        <w:tabs>
          <w:tab w:val="center" w:pos="4986"/>
          <w:tab w:val="left" w:pos="7468"/>
        </w:tabs>
        <w:adjustRightInd w:val="0"/>
        <w:ind w:left="567"/>
        <w:jc w:val="both"/>
        <w:textAlignment w:val="baseline"/>
        <w:rPr>
          <w:lang w:eastAsia="en-ZA"/>
        </w:rPr>
      </w:pPr>
      <w:r w:rsidRPr="00DC4DF3">
        <w:rPr>
          <w:lang w:eastAsia="en-ZA"/>
        </w:rPr>
        <w:t>The</w:t>
      </w:r>
      <w:r w:rsidR="002A4A83" w:rsidRPr="00DC4DF3">
        <w:rPr>
          <w:lang w:eastAsia="en-ZA"/>
        </w:rPr>
        <w:t xml:space="preserve"> following is not included in the cost or scope of </w:t>
      </w:r>
      <w:r w:rsidR="006C3899" w:rsidRPr="00DC4DF3">
        <w:rPr>
          <w:lang w:eastAsia="en-ZA"/>
        </w:rPr>
        <w:t xml:space="preserve">Release 1 of </w:t>
      </w:r>
      <w:r w:rsidR="002A4A83" w:rsidRPr="00DC4DF3">
        <w:rPr>
          <w:lang w:eastAsia="en-ZA"/>
        </w:rPr>
        <w:t>this project:</w:t>
      </w:r>
    </w:p>
    <w:p w14:paraId="2D418744" w14:textId="49175BFD" w:rsidR="00BC0E60" w:rsidRPr="00DC4DF3" w:rsidRDefault="00BC0E60" w:rsidP="00C4733A">
      <w:pPr>
        <w:pStyle w:val="NormalIndent"/>
        <w:numPr>
          <w:ilvl w:val="0"/>
          <w:numId w:val="6"/>
        </w:numPr>
        <w:jc w:val="both"/>
      </w:pPr>
      <w:r w:rsidRPr="00DC4DF3">
        <w:t>Solution documentation, other than user stories</w:t>
      </w:r>
      <w:r w:rsidR="00F6657B" w:rsidRPr="00DC4DF3">
        <w:t xml:space="preserve"> and a user guide</w:t>
      </w:r>
      <w:r w:rsidRPr="00DC4DF3">
        <w:t>.</w:t>
      </w:r>
    </w:p>
    <w:p w14:paraId="065B713C" w14:textId="77777777" w:rsidR="000C42A3" w:rsidRPr="00DC4DF3" w:rsidRDefault="000C42A3" w:rsidP="00C4733A">
      <w:pPr>
        <w:pStyle w:val="NormalIndent"/>
        <w:widowControl w:val="0"/>
        <w:numPr>
          <w:ilvl w:val="0"/>
          <w:numId w:val="6"/>
        </w:numPr>
        <w:jc w:val="both"/>
      </w:pPr>
      <w:r w:rsidRPr="00DC4DF3">
        <w:t>Third-party costs, license fees, subscriptions or services. </w:t>
      </w:r>
    </w:p>
    <w:p w14:paraId="48E2458D" w14:textId="0F4D05DF" w:rsidR="00C82F8E" w:rsidRPr="00DC4DF3" w:rsidRDefault="009D6067" w:rsidP="00C4733A">
      <w:pPr>
        <w:pStyle w:val="NormalIndent"/>
        <w:widowControl w:val="0"/>
        <w:numPr>
          <w:ilvl w:val="0"/>
          <w:numId w:val="6"/>
        </w:numPr>
        <w:jc w:val="both"/>
      </w:pPr>
      <w:r w:rsidRPr="00DC4DF3">
        <w:t>D</w:t>
      </w:r>
      <w:r w:rsidR="00C82F8E" w:rsidRPr="00DC4DF3">
        <w:t>ata cleansing</w:t>
      </w:r>
      <w:r w:rsidR="00B31429" w:rsidRPr="00DC4DF3">
        <w:t xml:space="preserve"> or </w:t>
      </w:r>
      <w:r w:rsidR="00C82F8E" w:rsidRPr="00DC4DF3">
        <w:t>enriching.</w:t>
      </w:r>
    </w:p>
    <w:p w14:paraId="2B63E6ED" w14:textId="2AF30446" w:rsidR="00490C98" w:rsidRPr="00F32627" w:rsidRDefault="009355CC" w:rsidP="00C4733A">
      <w:pPr>
        <w:pStyle w:val="NormalIndent"/>
        <w:widowControl w:val="0"/>
        <w:numPr>
          <w:ilvl w:val="0"/>
          <w:numId w:val="6"/>
        </w:numPr>
        <w:jc w:val="both"/>
      </w:pPr>
      <w:fldSimple w:instr=" DOCPROPERTY  Category  \* MERGEFORMAT ">
        <w:r>
          <w:t>Grainger</w:t>
        </w:r>
      </w:fldSimple>
      <w:r w:rsidR="00715AE3" w:rsidRPr="00DC4DF3">
        <w:t xml:space="preserve"> </w:t>
      </w:r>
      <w:r w:rsidR="00222C6F" w:rsidRPr="00F32627">
        <w:t xml:space="preserve">will be responsible for styling </w:t>
      </w:r>
      <w:r w:rsidR="00F32627" w:rsidRPr="00F32627">
        <w:t xml:space="preserve">pages implemented within </w:t>
      </w:r>
      <w:r w:rsidR="00222C6F" w:rsidRPr="00F32627">
        <w:t>Form A</w:t>
      </w:r>
      <w:r w:rsidR="00490C98" w:rsidRPr="00F32627">
        <w:t>ssembly.</w:t>
      </w:r>
    </w:p>
    <w:p w14:paraId="603859E1" w14:textId="578ABC81" w:rsidR="00FE2E11" w:rsidRPr="00DC4DF3" w:rsidRDefault="009355CC" w:rsidP="00FE2E11">
      <w:pPr>
        <w:pStyle w:val="NormalIndent"/>
        <w:widowControl w:val="0"/>
        <w:numPr>
          <w:ilvl w:val="0"/>
          <w:numId w:val="6"/>
        </w:numPr>
        <w:tabs>
          <w:tab w:val="center" w:pos="4986"/>
          <w:tab w:val="left" w:pos="7468"/>
        </w:tabs>
        <w:adjustRightInd w:val="0"/>
        <w:jc w:val="both"/>
        <w:textAlignment w:val="baseline"/>
      </w:pPr>
      <w:fldSimple w:instr=" DOCPROPERTY  Category  \* MERGEFORMAT ">
        <w:r>
          <w:t>Grainger</w:t>
        </w:r>
      </w:fldSimple>
      <w:r w:rsidR="00FE2E11">
        <w:t xml:space="preserve"> will be responsible for </w:t>
      </w:r>
      <w:r w:rsidR="004122C3">
        <w:t xml:space="preserve">the analysis, </w:t>
      </w:r>
      <w:r w:rsidR="001979DA">
        <w:t>developing</w:t>
      </w:r>
      <w:r w:rsidR="00FE2E11">
        <w:t xml:space="preserve"> </w:t>
      </w:r>
      <w:r w:rsidR="00514B75">
        <w:t xml:space="preserve">and testing </w:t>
      </w:r>
      <w:r w:rsidR="00FE2E11">
        <w:t>a new t</w:t>
      </w:r>
      <w:r w:rsidR="00FE2E11" w:rsidRPr="00DC4DF3">
        <w:t xml:space="preserve">enancy arrears </w:t>
      </w:r>
      <w:r w:rsidR="00FE2E11">
        <w:t xml:space="preserve">import </w:t>
      </w:r>
      <w:r w:rsidR="00FE2E11" w:rsidRPr="00DC4DF3">
        <w:t>from the data warehouse</w:t>
      </w:r>
      <w:r w:rsidR="004122C3">
        <w:t xml:space="preserve"> or </w:t>
      </w:r>
      <w:r w:rsidR="00FE2E11">
        <w:t>Qube into Salesforce</w:t>
      </w:r>
      <w:r w:rsidR="00FE2E11" w:rsidRPr="00DC4DF3">
        <w:t>.</w:t>
      </w:r>
    </w:p>
    <w:p w14:paraId="492F0864" w14:textId="40C74BB3" w:rsidR="00C82F8E" w:rsidRPr="00DC4DF3" w:rsidRDefault="00C82F8E" w:rsidP="00C4733A">
      <w:pPr>
        <w:pStyle w:val="NormalIndent"/>
        <w:widowControl w:val="0"/>
        <w:numPr>
          <w:ilvl w:val="0"/>
          <w:numId w:val="6"/>
        </w:numPr>
        <w:jc w:val="both"/>
      </w:pPr>
      <w:r w:rsidRPr="00DC4DF3">
        <w:t xml:space="preserve">Future functionality as detailed in the </w:t>
      </w:r>
      <w:hyperlink w:anchor="_Recommended_Project_Phasing" w:history="1">
        <w:r w:rsidRPr="00DC4DF3">
          <w:rPr>
            <w:rStyle w:val="Hyperlink"/>
          </w:rPr>
          <w:t>Recommended Project Phasing</w:t>
        </w:r>
      </w:hyperlink>
      <w:r w:rsidRPr="00DC4DF3">
        <w:t>.</w:t>
      </w:r>
    </w:p>
    <w:p w14:paraId="561812DE" w14:textId="3B1EC0FF" w:rsidR="00CA6541" w:rsidRPr="00DC4DF3" w:rsidRDefault="00CA6541" w:rsidP="00C4733A">
      <w:pPr>
        <w:pStyle w:val="NormalIndent"/>
        <w:widowControl w:val="0"/>
        <w:numPr>
          <w:ilvl w:val="0"/>
          <w:numId w:val="6"/>
        </w:numPr>
        <w:jc w:val="both"/>
      </w:pPr>
      <w:r w:rsidRPr="00DC4DF3">
        <w:t>Additional functionality not in scope:</w:t>
      </w:r>
    </w:p>
    <w:p w14:paraId="2D85EE67" w14:textId="77777777" w:rsidR="00FE3DBE" w:rsidRPr="00DC4DF3" w:rsidRDefault="00FE3DBE" w:rsidP="00FE3DBE">
      <w:pPr>
        <w:pStyle w:val="NormalIndent"/>
        <w:widowControl w:val="0"/>
        <w:numPr>
          <w:ilvl w:val="1"/>
          <w:numId w:val="6"/>
        </w:numPr>
        <w:jc w:val="both"/>
      </w:pPr>
      <w:r w:rsidRPr="00DC4DF3">
        <w:t xml:space="preserve">Replacing </w:t>
      </w:r>
      <w:r>
        <w:t>the</w:t>
      </w:r>
      <w:r w:rsidRPr="00DC4DF3">
        <w:t xml:space="preserve"> existing tenant portal (other than replacing the functionality to review &amp; respond to renewal offers).</w:t>
      </w:r>
    </w:p>
    <w:p w14:paraId="716DC9B2" w14:textId="4AF39FAB" w:rsidR="006C3899" w:rsidRPr="00DC4DF3" w:rsidRDefault="006C3899" w:rsidP="00C4733A">
      <w:pPr>
        <w:pStyle w:val="NormalIndent"/>
        <w:widowControl w:val="0"/>
        <w:numPr>
          <w:ilvl w:val="1"/>
          <w:numId w:val="6"/>
        </w:numPr>
        <w:jc w:val="both"/>
      </w:pPr>
      <w:r w:rsidRPr="00DC4DF3">
        <w:t xml:space="preserve">Reporting (other than to provide a single AM </w:t>
      </w:r>
      <w:r w:rsidR="006A36B5">
        <w:t>report</w:t>
      </w:r>
      <w:r w:rsidRPr="00DC4DF3">
        <w:t>).</w:t>
      </w:r>
    </w:p>
    <w:p w14:paraId="03BE8536" w14:textId="595A0DF5" w:rsidR="006C3899" w:rsidRPr="00DC4DF3" w:rsidRDefault="006C3899" w:rsidP="00C4733A">
      <w:pPr>
        <w:pStyle w:val="NormalIndent"/>
        <w:widowControl w:val="0"/>
        <w:numPr>
          <w:ilvl w:val="1"/>
          <w:numId w:val="6"/>
        </w:numPr>
        <w:tabs>
          <w:tab w:val="center" w:pos="4986"/>
          <w:tab w:val="left" w:pos="7468"/>
        </w:tabs>
        <w:adjustRightInd w:val="0"/>
        <w:jc w:val="both"/>
        <w:textAlignment w:val="baseline"/>
      </w:pPr>
      <w:r w:rsidRPr="00DC4DF3">
        <w:lastRenderedPageBreak/>
        <w:t xml:space="preserve">Integration with Qube, </w:t>
      </w:r>
      <w:r w:rsidR="00D127C2" w:rsidRPr="00DC4DF3">
        <w:t>MRI Evolution</w:t>
      </w:r>
      <w:r w:rsidR="00FE3DBE">
        <w:t>, MyGrainger app</w:t>
      </w:r>
      <w:r w:rsidRPr="00DC4DF3">
        <w:t xml:space="preserve"> or other data sources.</w:t>
      </w:r>
    </w:p>
    <w:p w14:paraId="12BA1FFE" w14:textId="77777777" w:rsidR="00DE47BF" w:rsidRPr="00DC4DF3" w:rsidRDefault="00DE47BF" w:rsidP="00C4733A">
      <w:pPr>
        <w:pStyle w:val="NormalIndent"/>
        <w:widowControl w:val="0"/>
        <w:numPr>
          <w:ilvl w:val="1"/>
          <w:numId w:val="6"/>
        </w:numPr>
        <w:jc w:val="both"/>
      </w:pPr>
      <w:r w:rsidRPr="00DC4DF3">
        <w:t>Updates to GREP integration or GREP data (including the XREF mapping table).</w:t>
      </w:r>
    </w:p>
    <w:p w14:paraId="7F69B42A" w14:textId="65810618" w:rsidR="00265458" w:rsidRPr="00DC4DF3" w:rsidRDefault="00560365" w:rsidP="00C4733A">
      <w:pPr>
        <w:pStyle w:val="NormalIndent"/>
        <w:widowControl w:val="0"/>
        <w:numPr>
          <w:ilvl w:val="1"/>
          <w:numId w:val="6"/>
        </w:numPr>
        <w:jc w:val="both"/>
      </w:pPr>
      <w:r w:rsidRPr="00DC4DF3">
        <w:t>Generating</w:t>
      </w:r>
      <w:r w:rsidR="00EA3877" w:rsidRPr="00DC4DF3">
        <w:t xml:space="preserve"> or sending</w:t>
      </w:r>
      <w:r w:rsidRPr="00DC4DF3">
        <w:t xml:space="preserve"> </w:t>
      </w:r>
      <w:r w:rsidR="00B66591" w:rsidRPr="00DC4DF3">
        <w:t>S</w:t>
      </w:r>
      <w:r w:rsidRPr="00DC4DF3">
        <w:t xml:space="preserve">ection 13 </w:t>
      </w:r>
      <w:r w:rsidR="00265458" w:rsidRPr="00DC4DF3">
        <w:t>document</w:t>
      </w:r>
      <w:r w:rsidR="00B66591" w:rsidRPr="00DC4DF3">
        <w:t>s t</w:t>
      </w:r>
      <w:r w:rsidR="00EA3877" w:rsidRPr="00DC4DF3">
        <w:t>hrough Salesforce</w:t>
      </w:r>
      <w:r w:rsidR="00265458" w:rsidRPr="00DC4DF3">
        <w:t>.</w:t>
      </w:r>
    </w:p>
    <w:p w14:paraId="30C6CB16" w14:textId="27791AD2" w:rsidR="00560365" w:rsidRPr="00DC4DF3" w:rsidRDefault="00265458" w:rsidP="00C4733A">
      <w:pPr>
        <w:pStyle w:val="NormalIndent"/>
        <w:widowControl w:val="0"/>
        <w:numPr>
          <w:ilvl w:val="1"/>
          <w:numId w:val="6"/>
        </w:numPr>
        <w:jc w:val="both"/>
      </w:pPr>
      <w:r w:rsidRPr="00DC4DF3">
        <w:t xml:space="preserve">Generating </w:t>
      </w:r>
      <w:r w:rsidR="00EA3877" w:rsidRPr="00DC4DF3">
        <w:t xml:space="preserve">or sending </w:t>
      </w:r>
      <w:r w:rsidR="00B66591" w:rsidRPr="00DC4DF3">
        <w:t>S</w:t>
      </w:r>
      <w:r w:rsidR="00560365" w:rsidRPr="00DC4DF3">
        <w:t>ection 21 document</w:t>
      </w:r>
      <w:r w:rsidR="00B31429" w:rsidRPr="00DC4DF3">
        <w:t>s</w:t>
      </w:r>
      <w:r w:rsidRPr="00DC4DF3">
        <w:t xml:space="preserve">, monitoring the process to serve notice, </w:t>
      </w:r>
      <w:r w:rsidR="007556B6" w:rsidRPr="00DC4DF3">
        <w:t>replacing the Section 21</w:t>
      </w:r>
      <w:r w:rsidRPr="00DC4DF3">
        <w:t xml:space="preserve"> checklist</w:t>
      </w:r>
      <w:r w:rsidR="00EA3877" w:rsidRPr="00DC4DF3">
        <w:t>,</w:t>
      </w:r>
      <w:r w:rsidRPr="00DC4DF3">
        <w:t xml:space="preserve"> or creat</w:t>
      </w:r>
      <w:r w:rsidR="00EA3877" w:rsidRPr="00DC4DF3">
        <w:t xml:space="preserve">ing </w:t>
      </w:r>
      <w:r w:rsidRPr="00DC4DF3">
        <w:t xml:space="preserve">an End of Tenancy </w:t>
      </w:r>
      <w:r w:rsidR="00EA3877" w:rsidRPr="00DC4DF3">
        <w:t>on decision to serve notice</w:t>
      </w:r>
      <w:r w:rsidRPr="00DC4DF3">
        <w:t>.</w:t>
      </w:r>
      <w:r w:rsidR="00560365" w:rsidRPr="00DC4DF3">
        <w:t xml:space="preserve"> </w:t>
      </w:r>
    </w:p>
    <w:p w14:paraId="0DD48229" w14:textId="16E55EFF" w:rsidR="00BB07BE" w:rsidRPr="00DC4DF3" w:rsidRDefault="00BB07BE" w:rsidP="00C4733A">
      <w:pPr>
        <w:pStyle w:val="NormalIndent"/>
        <w:widowControl w:val="0"/>
        <w:numPr>
          <w:ilvl w:val="1"/>
          <w:numId w:val="6"/>
        </w:numPr>
        <w:jc w:val="both"/>
      </w:pPr>
      <w:r w:rsidRPr="00DC4DF3">
        <w:t>Automation of the arrears monitoring or review process.</w:t>
      </w:r>
    </w:p>
    <w:p w14:paraId="53F4FF5B" w14:textId="2644D1F3" w:rsidR="0008664D" w:rsidRPr="00DC4DF3" w:rsidRDefault="0008664D" w:rsidP="00C4733A">
      <w:pPr>
        <w:pStyle w:val="NormalIndent"/>
        <w:widowControl w:val="0"/>
        <w:numPr>
          <w:ilvl w:val="1"/>
          <w:numId w:val="6"/>
        </w:numPr>
        <w:jc w:val="both"/>
      </w:pPr>
      <w:r w:rsidRPr="00DC4DF3">
        <w:t xml:space="preserve">Creating master </w:t>
      </w:r>
      <w:r w:rsidR="00DE47BF" w:rsidRPr="00DC4DF3">
        <w:t>tenancy data in Salesforce for historical/ended tenancies</w:t>
      </w:r>
      <w:r w:rsidRPr="00DC4DF3">
        <w:t xml:space="preserve">.  </w:t>
      </w:r>
    </w:p>
    <w:p w14:paraId="220388C1" w14:textId="2AF5B825" w:rsidR="000309B6" w:rsidRPr="00DC4DF3" w:rsidRDefault="00C64C31" w:rsidP="00C64C31">
      <w:pPr>
        <w:pStyle w:val="Heading2"/>
      </w:pPr>
      <w:bookmarkStart w:id="40" w:name="_Toc181782291"/>
      <w:r w:rsidRPr="00DC4DF3">
        <w:t>Assumptions</w:t>
      </w:r>
    </w:p>
    <w:bookmarkEnd w:id="40"/>
    <w:p w14:paraId="589172ED" w14:textId="45499AA5" w:rsidR="008A489A" w:rsidRPr="00DC4DF3" w:rsidRDefault="008A489A" w:rsidP="00C4733A">
      <w:pPr>
        <w:pStyle w:val="NormalIndent"/>
        <w:widowControl w:val="0"/>
        <w:tabs>
          <w:tab w:val="center" w:pos="4986"/>
          <w:tab w:val="left" w:pos="7468"/>
        </w:tabs>
        <w:adjustRightInd w:val="0"/>
        <w:ind w:left="567"/>
        <w:jc w:val="both"/>
        <w:textAlignment w:val="baseline"/>
        <w:rPr>
          <w:lang w:eastAsia="en-ZA"/>
        </w:rPr>
      </w:pPr>
      <w:r w:rsidRPr="00DC4DF3">
        <w:rPr>
          <w:lang w:eastAsia="en-ZA"/>
        </w:rPr>
        <w:t xml:space="preserve">The </w:t>
      </w:r>
      <w:r w:rsidR="006B5084" w:rsidRPr="00DC4DF3">
        <w:rPr>
          <w:lang w:eastAsia="en-ZA"/>
        </w:rPr>
        <w:t xml:space="preserve">following key assumptions have been made; incorrect assumptions may impact project </w:t>
      </w:r>
      <w:r w:rsidRPr="00DC4DF3">
        <w:rPr>
          <w:lang w:eastAsia="en-ZA"/>
        </w:rPr>
        <w:t xml:space="preserve">cost </w:t>
      </w:r>
      <w:r w:rsidR="006B5084" w:rsidRPr="00DC4DF3">
        <w:rPr>
          <w:lang w:eastAsia="en-ZA"/>
        </w:rPr>
        <w:t>and timelines</w:t>
      </w:r>
      <w:r w:rsidRPr="00DC4DF3">
        <w:rPr>
          <w:lang w:eastAsia="en-ZA"/>
        </w:rPr>
        <w:t>:</w:t>
      </w:r>
    </w:p>
    <w:p w14:paraId="4C68771B" w14:textId="4B1A161B" w:rsidR="00036132" w:rsidRDefault="00036132" w:rsidP="00C4733A">
      <w:pPr>
        <w:pStyle w:val="NormalIndent"/>
        <w:widowControl w:val="0"/>
        <w:numPr>
          <w:ilvl w:val="0"/>
          <w:numId w:val="42"/>
        </w:numPr>
        <w:jc w:val="both"/>
      </w:pPr>
      <w:r w:rsidRPr="00DC4DF3">
        <w:t>Salesforce is not required to contain a history of tenancy arrears</w:t>
      </w:r>
      <w:r w:rsidR="008A489A" w:rsidRPr="00DC4DF3">
        <w:t>, arrears details, or tenant/account-level arrears</w:t>
      </w:r>
      <w:r w:rsidR="00834065" w:rsidRPr="00DC4DF3">
        <w:t xml:space="preserve"> </w:t>
      </w:r>
      <w:r w:rsidR="005C7131" w:rsidRPr="00DC4DF3">
        <w:t>information</w:t>
      </w:r>
      <w:r w:rsidR="008A489A" w:rsidRPr="00DC4DF3">
        <w:t xml:space="preserve">. It is sufficient to </w:t>
      </w:r>
      <w:r w:rsidR="00564ADA">
        <w:t>save</w:t>
      </w:r>
      <w:r w:rsidR="008A489A" w:rsidRPr="00DC4DF3">
        <w:t xml:space="preserve"> a</w:t>
      </w:r>
      <w:r w:rsidRPr="00DC4DF3">
        <w:t xml:space="preserve"> single </w:t>
      </w:r>
      <w:r w:rsidR="00753311" w:rsidRPr="00DC4DF3">
        <w:t xml:space="preserve">balance </w:t>
      </w:r>
      <w:r w:rsidRPr="00DC4DF3">
        <w:t xml:space="preserve">per tenancy </w:t>
      </w:r>
      <w:r w:rsidR="008A489A" w:rsidRPr="00DC4DF3">
        <w:t xml:space="preserve">that </w:t>
      </w:r>
      <w:r w:rsidR="00753311" w:rsidRPr="00DC4DF3">
        <w:t>will be</w:t>
      </w:r>
      <w:r w:rsidR="008A489A" w:rsidRPr="00DC4DF3">
        <w:t xml:space="preserve"> </w:t>
      </w:r>
      <w:r w:rsidRPr="00DC4DF3">
        <w:t>overwritten on a daily basis.</w:t>
      </w:r>
    </w:p>
    <w:p w14:paraId="61C1F188" w14:textId="22152CED" w:rsidR="003A034B" w:rsidRPr="00DC4DF3" w:rsidRDefault="003A034B" w:rsidP="003A034B">
      <w:pPr>
        <w:pStyle w:val="NormalIndent"/>
        <w:widowControl w:val="0"/>
        <w:numPr>
          <w:ilvl w:val="0"/>
          <w:numId w:val="42"/>
        </w:numPr>
        <w:jc w:val="both"/>
      </w:pPr>
      <w:r>
        <w:t xml:space="preserve">It will be possible for </w:t>
      </w:r>
      <w:fldSimple w:instr=" DOCPROPERTY  Category  \* MERGEFORMAT ">
        <w:r w:rsidR="009355CC">
          <w:t>Grainger</w:t>
        </w:r>
      </w:fldSimple>
      <w:r w:rsidRPr="00E04A20">
        <w:t xml:space="preserve"> to import tenancy arrears from the data warehouse</w:t>
      </w:r>
      <w:r w:rsidR="009C20B1">
        <w:t xml:space="preserve"> or Qube</w:t>
      </w:r>
      <w:r>
        <w:t>.</w:t>
      </w:r>
      <w:r w:rsidRPr="003A034B">
        <w:t xml:space="preserve"> </w:t>
      </w:r>
      <w:r w:rsidRPr="00E04A20">
        <w:t>Note importing the data from Qube would require an enhancement to the Qube web service.</w:t>
      </w:r>
    </w:p>
    <w:p w14:paraId="63BEAE7C" w14:textId="4E91AF18" w:rsidR="00A37A7C" w:rsidRDefault="00A37A7C" w:rsidP="003A034B">
      <w:pPr>
        <w:pStyle w:val="NormalIndent"/>
        <w:widowControl w:val="0"/>
        <w:numPr>
          <w:ilvl w:val="0"/>
          <w:numId w:val="42"/>
        </w:numPr>
        <w:jc w:val="both"/>
      </w:pPr>
      <w:r>
        <w:t>Email threading functionality will be developed as part of the planned Right to Rent project</w:t>
      </w:r>
      <w:r w:rsidR="00F60983">
        <w:t xml:space="preserve">; any further enhancements required for the renewals journey are expected to be minimal. </w:t>
      </w:r>
    </w:p>
    <w:p w14:paraId="2941E288" w14:textId="6D44ACEB" w:rsidR="00140998" w:rsidRPr="00DC4DF3" w:rsidRDefault="00140998" w:rsidP="003A034B">
      <w:pPr>
        <w:pStyle w:val="NormalIndent"/>
        <w:widowControl w:val="0"/>
        <w:numPr>
          <w:ilvl w:val="0"/>
          <w:numId w:val="42"/>
        </w:numPr>
        <w:jc w:val="both"/>
      </w:pPr>
      <w:r>
        <w:t>The “renewals portal” implemented with Form</w:t>
      </w:r>
      <w:r w:rsidR="002762C1">
        <w:t xml:space="preserve"> </w:t>
      </w:r>
      <w:r>
        <w:t xml:space="preserve">Assembly </w:t>
      </w:r>
      <w:r w:rsidR="009859B3">
        <w:t>will not require each user to have a username and password, but will</w:t>
      </w:r>
      <w:r w:rsidR="00C36E46">
        <w:t xml:space="preserve"> be able to</w:t>
      </w:r>
      <w:r w:rsidR="009859B3">
        <w:t xml:space="preserve"> implement </w:t>
      </w:r>
      <w:r w:rsidR="009733AD">
        <w:t xml:space="preserve">a </w:t>
      </w:r>
      <w:r w:rsidR="00E87C64">
        <w:t xml:space="preserve">suitable </w:t>
      </w:r>
      <w:r w:rsidR="009733AD">
        <w:t>security me</w:t>
      </w:r>
      <w:r w:rsidR="00211730">
        <w:t xml:space="preserve">chanism </w:t>
      </w:r>
      <w:r w:rsidR="001C55AD">
        <w:t>if required</w:t>
      </w:r>
    </w:p>
    <w:p w14:paraId="0773A2F9" w14:textId="1F54FEEB" w:rsidR="008A489A" w:rsidRPr="00DC4DF3" w:rsidRDefault="008A489A" w:rsidP="00C4733A">
      <w:pPr>
        <w:pStyle w:val="NormalIndent"/>
        <w:widowControl w:val="0"/>
        <w:numPr>
          <w:ilvl w:val="0"/>
          <w:numId w:val="42"/>
        </w:numPr>
        <w:tabs>
          <w:tab w:val="center" w:pos="4986"/>
          <w:tab w:val="left" w:pos="7468"/>
        </w:tabs>
        <w:adjustRightInd w:val="0"/>
        <w:jc w:val="both"/>
        <w:textAlignment w:val="baseline"/>
        <w:rPr>
          <w:lang w:eastAsia="en-ZA"/>
        </w:rPr>
      </w:pPr>
      <w:r w:rsidRPr="00DC4DF3">
        <w:rPr>
          <w:lang w:eastAsia="en-ZA"/>
        </w:rPr>
        <w:t xml:space="preserve">The following will not be required </w:t>
      </w:r>
      <w:r w:rsidRPr="00DC4DF3">
        <w:t xml:space="preserve">as part of the annual rent increase process, once the </w:t>
      </w:r>
      <w:r w:rsidRPr="00DC4DF3">
        <w:rPr>
          <w:i/>
          <w:iCs/>
          <w:lang w:eastAsia="en-ZA"/>
        </w:rPr>
        <w:t>Rent Reform Bill</w:t>
      </w:r>
      <w:r w:rsidRPr="00DC4DF3">
        <w:rPr>
          <w:lang w:eastAsia="en-ZA"/>
        </w:rPr>
        <w:t xml:space="preserve"> becomes law:</w:t>
      </w:r>
    </w:p>
    <w:p w14:paraId="352A246A" w14:textId="1399D8A0" w:rsidR="00400CBE" w:rsidRPr="00DC4DF3" w:rsidRDefault="00880F19" w:rsidP="00C4733A">
      <w:pPr>
        <w:pStyle w:val="NormalIndent"/>
        <w:numPr>
          <w:ilvl w:val="1"/>
          <w:numId w:val="42"/>
        </w:numPr>
        <w:jc w:val="both"/>
      </w:pPr>
      <w:r w:rsidRPr="00DC4DF3">
        <w:t>Generating, sending &amp; signing of renewal contracts</w:t>
      </w:r>
      <w:r w:rsidR="0061059E" w:rsidRPr="00DC4DF3">
        <w:t xml:space="preserve"> for the majority of units</w:t>
      </w:r>
      <w:r w:rsidR="004B7D12" w:rsidRPr="00DC4DF3">
        <w:t>/lease types</w:t>
      </w:r>
      <w:r w:rsidRPr="00DC4DF3">
        <w:t>.</w:t>
      </w:r>
      <w:r w:rsidR="00AD3EE3" w:rsidRPr="00DC4DF3">
        <w:t xml:space="preserve"> </w:t>
      </w:r>
    </w:p>
    <w:p w14:paraId="5B2ED255" w14:textId="6DAA1CF4" w:rsidR="00400CBE" w:rsidRPr="00DC4DF3" w:rsidRDefault="00880F19" w:rsidP="00C4733A">
      <w:pPr>
        <w:pStyle w:val="NormalIndent"/>
        <w:numPr>
          <w:ilvl w:val="1"/>
          <w:numId w:val="42"/>
        </w:numPr>
        <w:jc w:val="both"/>
      </w:pPr>
      <w:r w:rsidRPr="00DC4DF3">
        <w:t xml:space="preserve">Reviewing </w:t>
      </w:r>
      <w:r w:rsidR="004B7D12" w:rsidRPr="00DC4DF3">
        <w:t xml:space="preserve">right-to-rent validity and </w:t>
      </w:r>
      <w:r w:rsidR="009641C1" w:rsidRPr="00DC4DF3">
        <w:t xml:space="preserve">any tenancy </w:t>
      </w:r>
      <w:r w:rsidR="004B7D12" w:rsidRPr="00DC4DF3">
        <w:t xml:space="preserve">arrears </w:t>
      </w:r>
      <w:r w:rsidR="00010163" w:rsidRPr="00DC4DF3">
        <w:t>before sending notification of rent increases.</w:t>
      </w:r>
      <w:r w:rsidR="00B541A7" w:rsidRPr="00DC4DF3">
        <w:t xml:space="preserve"> Th</w:t>
      </w:r>
      <w:r w:rsidR="00AA1A64" w:rsidRPr="00DC4DF3">
        <w:t>ese</w:t>
      </w:r>
      <w:r w:rsidR="00B541A7" w:rsidRPr="00DC4DF3">
        <w:t xml:space="preserve"> will be managed via</w:t>
      </w:r>
      <w:r w:rsidR="00AA1A64" w:rsidRPr="00DC4DF3">
        <w:t xml:space="preserve"> </w:t>
      </w:r>
      <w:r w:rsidR="00B541A7" w:rsidRPr="00DC4DF3">
        <w:t xml:space="preserve">separate </w:t>
      </w:r>
      <w:r w:rsidR="00AA1A64" w:rsidRPr="00DC4DF3">
        <w:t xml:space="preserve">(potentially parallel) </w:t>
      </w:r>
      <w:r w:rsidR="00B541A7" w:rsidRPr="00DC4DF3">
        <w:t>processes.</w:t>
      </w:r>
    </w:p>
    <w:p w14:paraId="14BE2A93" w14:textId="756C9FD7" w:rsidR="00847D91" w:rsidRPr="00DC4DF3" w:rsidRDefault="00703C45" w:rsidP="00C4733A">
      <w:pPr>
        <w:pStyle w:val="NormalIndent"/>
        <w:numPr>
          <w:ilvl w:val="1"/>
          <w:numId w:val="42"/>
        </w:numPr>
        <w:jc w:val="both"/>
      </w:pPr>
      <w:r w:rsidRPr="00DC4DF3">
        <w:lastRenderedPageBreak/>
        <w:t xml:space="preserve">Processing </w:t>
      </w:r>
      <w:r w:rsidR="004B7D12" w:rsidRPr="00DC4DF3">
        <w:t xml:space="preserve">change of sharer </w:t>
      </w:r>
      <w:r w:rsidR="002C645D" w:rsidRPr="00DC4DF3">
        <w:t>and other lease changes (</w:t>
      </w:r>
      <w:r w:rsidR="0041248B" w:rsidRPr="00DC4DF3">
        <w:t xml:space="preserve">such as </w:t>
      </w:r>
      <w:r w:rsidR="002C645D" w:rsidRPr="00DC4DF3">
        <w:t>payment frequency) as part of a rent increase</w:t>
      </w:r>
      <w:r w:rsidR="00AB694E" w:rsidRPr="00DC4DF3">
        <w:t xml:space="preserve">. </w:t>
      </w:r>
      <w:r w:rsidR="00B541A7" w:rsidRPr="00DC4DF3">
        <w:t>This will be managed via</w:t>
      </w:r>
      <w:r w:rsidR="00AA1A64" w:rsidRPr="00DC4DF3">
        <w:t xml:space="preserve"> a</w:t>
      </w:r>
      <w:r w:rsidR="00B541A7" w:rsidRPr="00DC4DF3">
        <w:t xml:space="preserve"> separate </w:t>
      </w:r>
      <w:r w:rsidR="00AA1A64" w:rsidRPr="00DC4DF3">
        <w:t xml:space="preserve">(potentially parallel) </w:t>
      </w:r>
      <w:r w:rsidR="00B541A7" w:rsidRPr="00DC4DF3">
        <w:t xml:space="preserve">mid-term change </w:t>
      </w:r>
      <w:r w:rsidR="00AA1A64" w:rsidRPr="00DC4DF3">
        <w:t>processes</w:t>
      </w:r>
      <w:r w:rsidR="00B541A7" w:rsidRPr="00DC4DF3">
        <w:t>.</w:t>
      </w:r>
    </w:p>
    <w:p w14:paraId="6FC6E915" w14:textId="7DFEB1E2" w:rsidR="00847D91" w:rsidRPr="00DC4DF3" w:rsidRDefault="00AB694E" w:rsidP="00C4733A">
      <w:pPr>
        <w:pStyle w:val="NormalIndent"/>
        <w:numPr>
          <w:ilvl w:val="1"/>
          <w:numId w:val="42"/>
        </w:numPr>
        <w:jc w:val="both"/>
      </w:pPr>
      <w:r w:rsidRPr="00DC4DF3">
        <w:t xml:space="preserve">Dealing with tenant </w:t>
      </w:r>
      <w:r w:rsidR="001349FA" w:rsidRPr="00DC4DF3">
        <w:t xml:space="preserve">requests, complaints, and </w:t>
      </w:r>
      <w:r w:rsidR="00847D91" w:rsidRPr="00DC4DF3">
        <w:t>request</w:t>
      </w:r>
      <w:r w:rsidR="001349FA" w:rsidRPr="00DC4DF3">
        <w:t>s</w:t>
      </w:r>
      <w:r w:rsidR="00847D91" w:rsidRPr="00DC4DF3">
        <w:t xml:space="preserve"> to move to a different unit</w:t>
      </w:r>
      <w:r w:rsidR="00F013E7" w:rsidRPr="00DC4DF3">
        <w:t xml:space="preserve"> as part of a rent increase</w:t>
      </w:r>
      <w:r w:rsidRPr="00DC4DF3">
        <w:t xml:space="preserve">. </w:t>
      </w:r>
      <w:r w:rsidR="00C64E10" w:rsidRPr="00DC4DF3">
        <w:t>These will be managed via separate (potentially parallel) processes.</w:t>
      </w:r>
    </w:p>
    <w:p w14:paraId="69D7FD76" w14:textId="23F62FC5" w:rsidR="00824079" w:rsidRPr="006D001A" w:rsidRDefault="00DF3CC9" w:rsidP="006D001A">
      <w:pPr>
        <w:pStyle w:val="NormalIndent"/>
        <w:numPr>
          <w:ilvl w:val="1"/>
          <w:numId w:val="42"/>
        </w:numPr>
        <w:jc w:val="both"/>
      </w:pPr>
      <w:r w:rsidRPr="00DC4DF3">
        <w:t xml:space="preserve">Ability to </w:t>
      </w:r>
      <w:r w:rsidR="004D2F7E" w:rsidRPr="00DC4DF3">
        <w:t xml:space="preserve">defer </w:t>
      </w:r>
      <w:r w:rsidR="00302A98" w:rsidRPr="00DC4DF3">
        <w:t xml:space="preserve">a </w:t>
      </w:r>
      <w:r w:rsidR="004D2F7E" w:rsidRPr="00DC4DF3">
        <w:t>renewal</w:t>
      </w:r>
      <w:r w:rsidR="0041248B" w:rsidRPr="00DC4DF3">
        <w:t>, other than to not increase the rent and</w:t>
      </w:r>
      <w:r w:rsidR="007570B1" w:rsidRPr="00DC4DF3">
        <w:t xml:space="preserve"> wait</w:t>
      </w:r>
      <w:r w:rsidR="0041248B" w:rsidRPr="00DC4DF3">
        <w:t xml:space="preserve"> </w:t>
      </w:r>
      <w:r w:rsidR="007570B1" w:rsidRPr="00DC4DF3">
        <w:t xml:space="preserve">until the next lease start anniversary </w:t>
      </w:r>
      <w:r w:rsidR="009641C1" w:rsidRPr="00DC4DF3">
        <w:t>before reviewing rent again</w:t>
      </w:r>
      <w:r w:rsidR="004D2F7E" w:rsidRPr="00DC4DF3">
        <w:t xml:space="preserve">. </w:t>
      </w:r>
    </w:p>
    <w:p w14:paraId="220388C2" w14:textId="6FE353DF" w:rsidR="000309B6" w:rsidRPr="00DC4DF3" w:rsidRDefault="000309B6" w:rsidP="000309B6">
      <w:pPr>
        <w:pStyle w:val="Heading1"/>
      </w:pPr>
      <w:bookmarkStart w:id="41" w:name="_Detailed_Costs"/>
      <w:bookmarkStart w:id="42" w:name="_Toc34022146"/>
      <w:bookmarkStart w:id="43" w:name="_Toc181782292"/>
      <w:bookmarkEnd w:id="41"/>
      <w:r w:rsidRPr="00DC4DF3">
        <w:lastRenderedPageBreak/>
        <w:t>Detailed Costs</w:t>
      </w:r>
      <w:bookmarkEnd w:id="42"/>
      <w:bookmarkEnd w:id="43"/>
    </w:p>
    <w:p w14:paraId="351351F3" w14:textId="77777777" w:rsidR="006F1B5B" w:rsidRPr="00DC4DF3" w:rsidRDefault="006F1B5B" w:rsidP="00CC1DE9">
      <w:pPr>
        <w:pStyle w:val="NormalIndent"/>
        <w:jc w:val="both"/>
      </w:pPr>
      <w:r w:rsidRPr="00DC4DF3">
        <w:t>Open Box will provide the following services:</w:t>
      </w:r>
    </w:p>
    <w:p w14:paraId="413BA354" w14:textId="64E0088F" w:rsidR="006F1B5B" w:rsidRPr="00DC4DF3" w:rsidRDefault="006F1B5B" w:rsidP="00CC1DE9">
      <w:pPr>
        <w:pStyle w:val="NormalIndent"/>
        <w:numPr>
          <w:ilvl w:val="0"/>
          <w:numId w:val="14"/>
        </w:numPr>
        <w:jc w:val="both"/>
      </w:pPr>
      <w:r w:rsidRPr="00DC4DF3">
        <w:t xml:space="preserve">An agile sprint team delivering </w:t>
      </w:r>
      <w:r w:rsidR="003432A0">
        <w:t xml:space="preserve">in 3 week </w:t>
      </w:r>
      <w:r w:rsidRPr="00DC4DF3">
        <w:t>sprints.</w:t>
      </w:r>
    </w:p>
    <w:p w14:paraId="08DF48FE" w14:textId="32D27D1C" w:rsidR="00804F73" w:rsidRDefault="00804F73" w:rsidP="00804F73">
      <w:pPr>
        <w:pStyle w:val="NormalIndent"/>
        <w:numPr>
          <w:ilvl w:val="1"/>
          <w:numId w:val="14"/>
        </w:numPr>
        <w:jc w:val="both"/>
      </w:pPr>
      <w:r w:rsidRPr="00DC4DF3">
        <w:t xml:space="preserve">Release 1 is currently projected to </w:t>
      </w:r>
      <w:r w:rsidR="000D11F6">
        <w:t xml:space="preserve">take </w:t>
      </w:r>
      <w:r w:rsidR="00690E75" w:rsidRPr="00AA68DC">
        <w:t>18 – 21 weeks to deliver to UAT</w:t>
      </w:r>
      <w:r>
        <w:t xml:space="preserve">. </w:t>
      </w:r>
    </w:p>
    <w:p w14:paraId="78FFE1A1" w14:textId="77777777" w:rsidR="00804F73" w:rsidRPr="00DC4DF3" w:rsidRDefault="00804F73" w:rsidP="00804F73">
      <w:pPr>
        <w:pStyle w:val="NormalIndent"/>
        <w:numPr>
          <w:ilvl w:val="2"/>
          <w:numId w:val="14"/>
        </w:numPr>
        <w:jc w:val="both"/>
      </w:pPr>
      <w:r w:rsidRPr="008A4EF6">
        <w:t xml:space="preserve">This will be confirmed after Sprint 0 has been completed to ensure any additional complexity can be included if required. </w:t>
      </w:r>
    </w:p>
    <w:p w14:paraId="486199BF" w14:textId="77777777" w:rsidR="00D575A0" w:rsidRPr="00DC4DF3" w:rsidRDefault="00D575A0" w:rsidP="00D575A0">
      <w:pPr>
        <w:pStyle w:val="NormalIndent"/>
        <w:numPr>
          <w:ilvl w:val="1"/>
          <w:numId w:val="14"/>
        </w:numPr>
        <w:jc w:val="both"/>
      </w:pPr>
      <w:r w:rsidRPr="00DC4DF3">
        <w:t>The team will be staffed to include the following skill sets as required:</w:t>
      </w:r>
    </w:p>
    <w:p w14:paraId="63541BDC" w14:textId="77777777" w:rsidR="00D575A0" w:rsidRPr="00DC4DF3" w:rsidRDefault="00D575A0" w:rsidP="00D575A0">
      <w:pPr>
        <w:pStyle w:val="NormalIndent"/>
        <w:numPr>
          <w:ilvl w:val="2"/>
          <w:numId w:val="14"/>
        </w:numPr>
        <w:jc w:val="both"/>
      </w:pPr>
      <w:r w:rsidRPr="00DC4DF3">
        <w:t xml:space="preserve">Salesforce Technical Architect </w:t>
      </w:r>
    </w:p>
    <w:p w14:paraId="2CBDC135" w14:textId="77777777" w:rsidR="00D575A0" w:rsidRPr="00DC4DF3" w:rsidRDefault="00D575A0" w:rsidP="00D575A0">
      <w:pPr>
        <w:pStyle w:val="NormalIndent"/>
        <w:numPr>
          <w:ilvl w:val="2"/>
          <w:numId w:val="14"/>
        </w:numPr>
        <w:jc w:val="both"/>
      </w:pPr>
      <w:r w:rsidRPr="00DC4DF3">
        <w:t>Business Analyst</w:t>
      </w:r>
    </w:p>
    <w:p w14:paraId="06A9D284" w14:textId="77777777" w:rsidR="00D575A0" w:rsidRPr="00DC4DF3" w:rsidRDefault="00D575A0" w:rsidP="00D575A0">
      <w:pPr>
        <w:pStyle w:val="NormalIndent"/>
        <w:numPr>
          <w:ilvl w:val="2"/>
          <w:numId w:val="14"/>
        </w:numPr>
        <w:jc w:val="both"/>
      </w:pPr>
      <w:r w:rsidRPr="00DC4DF3">
        <w:t>Developer</w:t>
      </w:r>
    </w:p>
    <w:p w14:paraId="3BFDD7A3" w14:textId="77777777" w:rsidR="00D575A0" w:rsidRPr="00DC4DF3" w:rsidRDefault="00D575A0" w:rsidP="00D575A0">
      <w:pPr>
        <w:pStyle w:val="NormalIndent"/>
        <w:numPr>
          <w:ilvl w:val="2"/>
          <w:numId w:val="14"/>
        </w:numPr>
        <w:jc w:val="both"/>
      </w:pPr>
      <w:r w:rsidRPr="00DC4DF3">
        <w:t>Quality Assurer</w:t>
      </w:r>
    </w:p>
    <w:p w14:paraId="14465F36" w14:textId="77777777" w:rsidR="00D575A0" w:rsidRPr="00DC4DF3" w:rsidRDefault="00D575A0" w:rsidP="00D575A0">
      <w:pPr>
        <w:pStyle w:val="NormalIndent"/>
        <w:numPr>
          <w:ilvl w:val="2"/>
          <w:numId w:val="14"/>
        </w:numPr>
        <w:jc w:val="both"/>
      </w:pPr>
      <w:r w:rsidRPr="00DC4DF3">
        <w:t>Project Manager</w:t>
      </w:r>
    </w:p>
    <w:p w14:paraId="04AF4D7F" w14:textId="1DB37EFD" w:rsidR="006F1B5B" w:rsidRPr="00DC4DF3" w:rsidRDefault="006F1B5B" w:rsidP="00CC1DE9">
      <w:pPr>
        <w:pStyle w:val="NormalIndent"/>
        <w:numPr>
          <w:ilvl w:val="0"/>
          <w:numId w:val="14"/>
        </w:numPr>
        <w:jc w:val="both"/>
      </w:pPr>
      <w:r w:rsidRPr="00DC4DF3">
        <w:t>UAT support.</w:t>
      </w:r>
    </w:p>
    <w:p w14:paraId="543CB73A" w14:textId="4FBC1809" w:rsidR="006F1B5B" w:rsidRPr="00DC4DF3" w:rsidRDefault="006F1B5B" w:rsidP="00CC1DE9">
      <w:pPr>
        <w:pStyle w:val="NormalIndent"/>
        <w:numPr>
          <w:ilvl w:val="1"/>
          <w:numId w:val="14"/>
        </w:numPr>
        <w:jc w:val="both"/>
      </w:pPr>
      <w:r w:rsidRPr="00DC4DF3">
        <w:t xml:space="preserve">Open Box </w:t>
      </w:r>
      <w:r w:rsidR="00690E75">
        <w:t xml:space="preserve">will provide </w:t>
      </w:r>
      <w:r w:rsidR="00744FDB">
        <w:t>4</w:t>
      </w:r>
      <w:r w:rsidRPr="00712F9B">
        <w:t xml:space="preserve"> weeks (</w:t>
      </w:r>
      <w:r w:rsidR="00744FDB">
        <w:t>2</w:t>
      </w:r>
      <w:r w:rsidR="005610FB" w:rsidRPr="00712F9B">
        <w:t>0</w:t>
      </w:r>
      <w:r w:rsidR="00270D2E" w:rsidRPr="00712F9B">
        <w:t xml:space="preserve"> </w:t>
      </w:r>
      <w:r w:rsidR="008079BB" w:rsidRPr="00712F9B">
        <w:t xml:space="preserve">working </w:t>
      </w:r>
      <w:r w:rsidRPr="00712F9B">
        <w:t>days</w:t>
      </w:r>
      <w:r w:rsidRPr="00DC4DF3">
        <w:t xml:space="preserve">) of cover to support the </w:t>
      </w:r>
      <w:hyperlink w:anchor="_UAT" w:history="1">
        <w:r w:rsidRPr="00DC4DF3">
          <w:rPr>
            <w:rStyle w:val="Hyperlink"/>
          </w:rPr>
          <w:t>UAT</w:t>
        </w:r>
      </w:hyperlink>
      <w:r w:rsidRPr="00DC4DF3">
        <w:t xml:space="preserve"> process and fix any new bugs identified</w:t>
      </w:r>
      <w:r w:rsidRPr="00712F9B">
        <w:t>.</w:t>
      </w:r>
    </w:p>
    <w:p w14:paraId="22D0F217" w14:textId="4B30B8F7" w:rsidR="006F1B5B" w:rsidRPr="00DC4DF3" w:rsidRDefault="006F1B5B" w:rsidP="00CC1DE9">
      <w:pPr>
        <w:pStyle w:val="NormalIndent"/>
        <w:numPr>
          <w:ilvl w:val="0"/>
          <w:numId w:val="14"/>
        </w:numPr>
        <w:jc w:val="both"/>
      </w:pPr>
      <w:r w:rsidRPr="00DC4DF3">
        <w:t xml:space="preserve">Production deployment &amp; and post-go live </w:t>
      </w:r>
      <w:hyperlink w:anchor="Support">
        <w:r w:rsidR="00D36E1B">
          <w:rPr>
            <w:rStyle w:val="Hyperlink"/>
          </w:rPr>
          <w:t>Support</w:t>
        </w:r>
      </w:hyperlink>
      <w:r w:rsidRPr="00DC4DF3">
        <w:t>.</w:t>
      </w:r>
    </w:p>
    <w:p w14:paraId="44E433B9" w14:textId="6CFAAE42" w:rsidR="006F1B5B" w:rsidRPr="00DC4DF3" w:rsidRDefault="006F1B5B" w:rsidP="00CC1DE9">
      <w:pPr>
        <w:pStyle w:val="NormalIndent"/>
        <w:numPr>
          <w:ilvl w:val="1"/>
          <w:numId w:val="14"/>
        </w:numPr>
        <w:jc w:val="both"/>
      </w:pPr>
      <w:r w:rsidRPr="00DC4DF3">
        <w:t xml:space="preserve">Open Box </w:t>
      </w:r>
      <w:r w:rsidR="00690E75">
        <w:t xml:space="preserve">will provide </w:t>
      </w:r>
      <w:r w:rsidRPr="00712F9B">
        <w:t xml:space="preserve">2 weeks (10 </w:t>
      </w:r>
      <w:r w:rsidR="00F06A2B" w:rsidRPr="00712F9B">
        <w:t xml:space="preserve">working </w:t>
      </w:r>
      <w:r w:rsidRPr="00712F9B">
        <w:t>days</w:t>
      </w:r>
      <w:r w:rsidRPr="00DC4DF3">
        <w:t xml:space="preserve">) </w:t>
      </w:r>
      <w:r w:rsidR="00690E75">
        <w:t xml:space="preserve">of </w:t>
      </w:r>
      <w:r w:rsidRPr="00DC4DF3">
        <w:t>cover immediately following the production deployment</w:t>
      </w:r>
      <w:r w:rsidRPr="00712F9B">
        <w:t>.</w:t>
      </w:r>
      <w:r w:rsidRPr="00DC4DF3">
        <w:t xml:space="preserve"> </w:t>
      </w:r>
    </w:p>
    <w:p w14:paraId="1B405DBE" w14:textId="216FBBCC" w:rsidR="006F1B5B" w:rsidRPr="00DC4DF3" w:rsidRDefault="006F1B5B" w:rsidP="00CE75CD">
      <w:pPr>
        <w:pStyle w:val="NormalIndent"/>
        <w:ind w:left="786"/>
        <w:jc w:val="both"/>
      </w:pPr>
      <w:r w:rsidRPr="00DC4DF3">
        <w:t xml:space="preserve">The total cost of Release 1 is estimated to be </w:t>
      </w:r>
      <w:r w:rsidRPr="00690E75">
        <w:rPr>
          <w:sz w:val="18"/>
          <w:szCs w:val="18"/>
        </w:rPr>
        <w:t>£</w:t>
      </w:r>
      <w:r w:rsidR="005A588C">
        <w:rPr>
          <w:sz w:val="18"/>
          <w:szCs w:val="18"/>
        </w:rPr>
        <w:t>222 795</w:t>
      </w:r>
      <w:r w:rsidR="00446767" w:rsidRPr="00690E75">
        <w:rPr>
          <w:sz w:val="18"/>
          <w:szCs w:val="18"/>
        </w:rPr>
        <w:t xml:space="preserve"> – £25</w:t>
      </w:r>
      <w:r w:rsidR="005A588C">
        <w:rPr>
          <w:sz w:val="18"/>
          <w:szCs w:val="18"/>
        </w:rPr>
        <w:t>9 650</w:t>
      </w:r>
      <w:r w:rsidRPr="00690E75">
        <w:rPr>
          <w:sz w:val="18"/>
          <w:szCs w:val="18"/>
        </w:rPr>
        <w:t>.</w:t>
      </w:r>
    </w:p>
    <w:p w14:paraId="0F5903E4" w14:textId="55CFCD77" w:rsidR="006F1B5B" w:rsidRDefault="006F1B5B" w:rsidP="00CE75CD">
      <w:pPr>
        <w:pStyle w:val="NormalIndent"/>
        <w:ind w:left="786"/>
        <w:jc w:val="both"/>
      </w:pPr>
      <w:r w:rsidRPr="00DC4DF3">
        <w:t xml:space="preserve">The total duration of Release 1 is expected to be </w:t>
      </w:r>
      <w:r w:rsidR="008C7205" w:rsidRPr="00690E75">
        <w:t>2</w:t>
      </w:r>
      <w:r w:rsidR="00014EDE">
        <w:t>2</w:t>
      </w:r>
      <w:r w:rsidR="008C7205" w:rsidRPr="00690E75">
        <w:t>-</w:t>
      </w:r>
      <w:r w:rsidR="00EC1058" w:rsidRPr="00690E75">
        <w:t>2</w:t>
      </w:r>
      <w:r w:rsidR="00014EDE">
        <w:t>5</w:t>
      </w:r>
      <w:r w:rsidR="008C7205" w:rsidRPr="00690E75">
        <w:t xml:space="preserve"> </w:t>
      </w:r>
      <w:r w:rsidRPr="00690E75">
        <w:t xml:space="preserve">weeks </w:t>
      </w:r>
      <w:r w:rsidR="00690E75" w:rsidRPr="00690E75">
        <w:t xml:space="preserve">(including </w:t>
      </w:r>
      <w:r w:rsidR="006347BA">
        <w:t>4</w:t>
      </w:r>
      <w:r w:rsidR="00690E75" w:rsidRPr="00690E75">
        <w:t xml:space="preserve"> weeks UAT) </w:t>
      </w:r>
      <w:r w:rsidRPr="00DC4DF3">
        <w:t>as well as an additional 2 weeks for post go-live support.</w:t>
      </w:r>
    </w:p>
    <w:tbl>
      <w:tblPr>
        <w:tblStyle w:val="TableGrid"/>
        <w:tblW w:w="8642" w:type="dxa"/>
        <w:tblInd w:w="709" w:type="dxa"/>
        <w:tblLook w:val="04A0" w:firstRow="1" w:lastRow="0" w:firstColumn="1" w:lastColumn="0" w:noHBand="0" w:noVBand="1"/>
      </w:tblPr>
      <w:tblGrid>
        <w:gridCol w:w="2547"/>
        <w:gridCol w:w="2268"/>
        <w:gridCol w:w="1842"/>
        <w:gridCol w:w="1985"/>
      </w:tblGrid>
      <w:tr w:rsidR="00B856EB" w:rsidRPr="00DC4DF3" w14:paraId="6CA9AC82" w14:textId="77777777" w:rsidTr="00D46E32">
        <w:tc>
          <w:tcPr>
            <w:tcW w:w="2547" w:type="dxa"/>
            <w:tcBorders>
              <w:top w:val="single" w:sz="4" w:space="0" w:color="auto"/>
            </w:tcBorders>
            <w:shd w:val="clear" w:color="auto" w:fill="F2F2F2" w:themeFill="background1" w:themeFillShade="F2"/>
          </w:tcPr>
          <w:p w14:paraId="5640389F" w14:textId="175A019E" w:rsidR="00B856EB" w:rsidRPr="00DC4DF3" w:rsidRDefault="00B856EB">
            <w:pPr>
              <w:pStyle w:val="NormalIndent"/>
              <w:spacing w:after="60"/>
              <w:ind w:left="0"/>
              <w:rPr>
                <w:b/>
                <w:sz w:val="18"/>
                <w:szCs w:val="18"/>
              </w:rPr>
            </w:pPr>
            <w:r w:rsidRPr="00DC4DF3">
              <w:rPr>
                <w:b/>
                <w:sz w:val="18"/>
                <w:szCs w:val="18"/>
              </w:rPr>
              <w:t>Phase</w:t>
            </w:r>
          </w:p>
        </w:tc>
        <w:tc>
          <w:tcPr>
            <w:tcW w:w="2268" w:type="dxa"/>
            <w:tcBorders>
              <w:top w:val="single" w:sz="4" w:space="0" w:color="auto"/>
            </w:tcBorders>
            <w:shd w:val="clear" w:color="auto" w:fill="F2F2F2" w:themeFill="background1" w:themeFillShade="F2"/>
          </w:tcPr>
          <w:p w14:paraId="78C9133C" w14:textId="423FD81D" w:rsidR="00B856EB" w:rsidRPr="00DC4DF3" w:rsidRDefault="00BF37F8" w:rsidP="00D46E32">
            <w:pPr>
              <w:pStyle w:val="NormalIndent"/>
              <w:spacing w:after="60"/>
              <w:ind w:left="0"/>
              <w:rPr>
                <w:b/>
                <w:sz w:val="18"/>
                <w:szCs w:val="18"/>
              </w:rPr>
            </w:pPr>
            <w:r>
              <w:rPr>
                <w:b/>
                <w:sz w:val="18"/>
                <w:szCs w:val="18"/>
              </w:rPr>
              <w:t>Duration</w:t>
            </w:r>
          </w:p>
        </w:tc>
        <w:tc>
          <w:tcPr>
            <w:tcW w:w="1842" w:type="dxa"/>
            <w:tcBorders>
              <w:top w:val="single" w:sz="4" w:space="0" w:color="auto"/>
            </w:tcBorders>
            <w:shd w:val="clear" w:color="auto" w:fill="F2F2F2" w:themeFill="background1" w:themeFillShade="F2"/>
          </w:tcPr>
          <w:p w14:paraId="54F3DF14" w14:textId="2EE318F5" w:rsidR="00B856EB" w:rsidRPr="00DC4DF3" w:rsidRDefault="00BF37F8" w:rsidP="004C293B">
            <w:pPr>
              <w:pStyle w:val="NormalIndent"/>
              <w:spacing w:after="60"/>
              <w:ind w:left="0"/>
              <w:jc w:val="right"/>
              <w:rPr>
                <w:b/>
                <w:sz w:val="18"/>
                <w:szCs w:val="18"/>
              </w:rPr>
            </w:pPr>
            <w:r>
              <w:rPr>
                <w:b/>
                <w:sz w:val="18"/>
                <w:szCs w:val="18"/>
              </w:rPr>
              <w:t>Lower Bound</w:t>
            </w:r>
          </w:p>
        </w:tc>
        <w:tc>
          <w:tcPr>
            <w:tcW w:w="1985" w:type="dxa"/>
            <w:tcBorders>
              <w:top w:val="single" w:sz="4" w:space="0" w:color="auto"/>
            </w:tcBorders>
            <w:shd w:val="clear" w:color="auto" w:fill="F2F2F2" w:themeFill="background1" w:themeFillShade="F2"/>
          </w:tcPr>
          <w:p w14:paraId="2AC1ECE4" w14:textId="4958DC26" w:rsidR="00B856EB" w:rsidRPr="00DC4DF3" w:rsidRDefault="00BF37F8" w:rsidP="004C293B">
            <w:pPr>
              <w:pStyle w:val="NormalIndent"/>
              <w:spacing w:after="60"/>
              <w:ind w:left="0"/>
              <w:jc w:val="right"/>
              <w:rPr>
                <w:b/>
                <w:sz w:val="18"/>
                <w:szCs w:val="18"/>
              </w:rPr>
            </w:pPr>
            <w:r>
              <w:rPr>
                <w:b/>
                <w:sz w:val="18"/>
                <w:szCs w:val="18"/>
              </w:rPr>
              <w:t>Upper Bound</w:t>
            </w:r>
          </w:p>
        </w:tc>
      </w:tr>
      <w:tr w:rsidR="00B856EB" w:rsidRPr="00DC4DF3" w14:paraId="6F12E9C1" w14:textId="77777777" w:rsidTr="00D46E32">
        <w:trPr>
          <w:trHeight w:val="387"/>
        </w:trPr>
        <w:tc>
          <w:tcPr>
            <w:tcW w:w="2547" w:type="dxa"/>
            <w:tcBorders>
              <w:top w:val="single" w:sz="4" w:space="0" w:color="auto"/>
            </w:tcBorders>
          </w:tcPr>
          <w:p w14:paraId="444BF495" w14:textId="404DD751" w:rsidR="00B856EB" w:rsidRPr="00690E75" w:rsidRDefault="00B856EB">
            <w:pPr>
              <w:pStyle w:val="NormalIndent"/>
              <w:spacing w:after="60"/>
              <w:ind w:left="0"/>
              <w:jc w:val="both"/>
              <w:rPr>
                <w:sz w:val="18"/>
                <w:szCs w:val="18"/>
              </w:rPr>
            </w:pPr>
            <w:r w:rsidRPr="00690E75">
              <w:rPr>
                <w:sz w:val="18"/>
                <w:szCs w:val="18"/>
              </w:rPr>
              <w:t xml:space="preserve">Sprint </w:t>
            </w:r>
            <w:r w:rsidR="00BF37F8" w:rsidRPr="00690E75">
              <w:rPr>
                <w:sz w:val="18"/>
                <w:szCs w:val="18"/>
              </w:rPr>
              <w:t>0</w:t>
            </w:r>
          </w:p>
        </w:tc>
        <w:tc>
          <w:tcPr>
            <w:tcW w:w="2268" w:type="dxa"/>
            <w:tcBorders>
              <w:top w:val="single" w:sz="4" w:space="0" w:color="auto"/>
            </w:tcBorders>
          </w:tcPr>
          <w:p w14:paraId="30F2CDA0" w14:textId="285C7F3F" w:rsidR="00B856EB" w:rsidRPr="00690E75" w:rsidRDefault="0081313E" w:rsidP="00D46E32">
            <w:pPr>
              <w:pStyle w:val="NormalIndent"/>
              <w:spacing w:after="60"/>
              <w:ind w:left="0"/>
              <w:rPr>
                <w:sz w:val="18"/>
                <w:szCs w:val="18"/>
              </w:rPr>
            </w:pPr>
            <w:r w:rsidRPr="00690E75">
              <w:rPr>
                <w:sz w:val="18"/>
                <w:szCs w:val="18"/>
              </w:rPr>
              <w:t>3 weeks</w:t>
            </w:r>
          </w:p>
        </w:tc>
        <w:tc>
          <w:tcPr>
            <w:tcW w:w="1842" w:type="dxa"/>
            <w:tcBorders>
              <w:top w:val="single" w:sz="4" w:space="0" w:color="auto"/>
            </w:tcBorders>
          </w:tcPr>
          <w:p w14:paraId="6DC73044" w14:textId="020C94DE" w:rsidR="00B856EB" w:rsidRPr="00690E75" w:rsidRDefault="004C293B" w:rsidP="004C293B">
            <w:pPr>
              <w:pStyle w:val="NormalIndent"/>
              <w:spacing w:after="60"/>
              <w:ind w:left="0"/>
              <w:jc w:val="right"/>
              <w:rPr>
                <w:sz w:val="18"/>
                <w:szCs w:val="18"/>
              </w:rPr>
            </w:pPr>
            <w:r w:rsidRPr="00690E75">
              <w:rPr>
                <w:sz w:val="18"/>
                <w:szCs w:val="18"/>
              </w:rPr>
              <w:t>£4</w:t>
            </w:r>
            <w:r w:rsidR="006347BA">
              <w:rPr>
                <w:sz w:val="18"/>
                <w:szCs w:val="18"/>
              </w:rPr>
              <w:t xml:space="preserve"> </w:t>
            </w:r>
            <w:r w:rsidRPr="00690E75">
              <w:rPr>
                <w:sz w:val="18"/>
                <w:szCs w:val="18"/>
              </w:rPr>
              <w:t>095</w:t>
            </w:r>
            <w:r w:rsidR="00667545" w:rsidRPr="00690E75">
              <w:rPr>
                <w:sz w:val="18"/>
                <w:szCs w:val="18"/>
              </w:rPr>
              <w:t>.00</w:t>
            </w:r>
          </w:p>
        </w:tc>
        <w:tc>
          <w:tcPr>
            <w:tcW w:w="1985" w:type="dxa"/>
            <w:tcBorders>
              <w:top w:val="single" w:sz="4" w:space="0" w:color="auto"/>
            </w:tcBorders>
          </w:tcPr>
          <w:p w14:paraId="0D9382F0" w14:textId="37B7A978" w:rsidR="00B856EB" w:rsidRPr="00690E75" w:rsidRDefault="00667545" w:rsidP="004C293B">
            <w:pPr>
              <w:pStyle w:val="NormalIndent"/>
              <w:spacing w:after="60"/>
              <w:ind w:left="0"/>
              <w:jc w:val="right"/>
              <w:rPr>
                <w:sz w:val="18"/>
                <w:szCs w:val="18"/>
              </w:rPr>
            </w:pPr>
            <w:r w:rsidRPr="00690E75">
              <w:rPr>
                <w:sz w:val="18"/>
                <w:szCs w:val="18"/>
              </w:rPr>
              <w:t>£4</w:t>
            </w:r>
            <w:r w:rsidR="006347BA">
              <w:rPr>
                <w:sz w:val="18"/>
                <w:szCs w:val="18"/>
              </w:rPr>
              <w:t xml:space="preserve"> </w:t>
            </w:r>
            <w:r w:rsidRPr="00690E75">
              <w:rPr>
                <w:sz w:val="18"/>
                <w:szCs w:val="18"/>
              </w:rPr>
              <w:t>095.00</w:t>
            </w:r>
          </w:p>
        </w:tc>
      </w:tr>
      <w:tr w:rsidR="00B856EB" w:rsidRPr="00DC4DF3" w14:paraId="6914E46E" w14:textId="77777777" w:rsidTr="00D46E32">
        <w:tc>
          <w:tcPr>
            <w:tcW w:w="2547" w:type="dxa"/>
            <w:tcBorders>
              <w:bottom w:val="single" w:sz="4" w:space="0" w:color="auto"/>
            </w:tcBorders>
          </w:tcPr>
          <w:p w14:paraId="439E96A3" w14:textId="1BED2981" w:rsidR="00B856EB" w:rsidRPr="00690E75" w:rsidRDefault="00855AD5">
            <w:pPr>
              <w:pStyle w:val="NormalIndent"/>
              <w:spacing w:after="60"/>
              <w:ind w:left="0"/>
              <w:jc w:val="both"/>
              <w:rPr>
                <w:sz w:val="18"/>
                <w:szCs w:val="18"/>
              </w:rPr>
            </w:pPr>
            <w:r w:rsidRPr="00690E75">
              <w:rPr>
                <w:sz w:val="18"/>
                <w:szCs w:val="18"/>
              </w:rPr>
              <w:t xml:space="preserve">5 – 6 </w:t>
            </w:r>
            <w:r w:rsidR="00BF37F8" w:rsidRPr="00690E75">
              <w:rPr>
                <w:sz w:val="18"/>
                <w:szCs w:val="18"/>
              </w:rPr>
              <w:t>Sprints</w:t>
            </w:r>
          </w:p>
        </w:tc>
        <w:tc>
          <w:tcPr>
            <w:tcW w:w="2268" w:type="dxa"/>
          </w:tcPr>
          <w:p w14:paraId="3605B911" w14:textId="23133489" w:rsidR="00B856EB" w:rsidRPr="00690E75" w:rsidRDefault="00D46E32" w:rsidP="00D46E32">
            <w:pPr>
              <w:pStyle w:val="NormalIndent"/>
              <w:spacing w:after="60"/>
              <w:ind w:left="0"/>
              <w:rPr>
                <w:sz w:val="18"/>
                <w:szCs w:val="18"/>
              </w:rPr>
            </w:pPr>
            <w:r w:rsidRPr="00690E75">
              <w:rPr>
                <w:sz w:val="18"/>
                <w:szCs w:val="18"/>
              </w:rPr>
              <w:t>15 – 18 weeks</w:t>
            </w:r>
          </w:p>
        </w:tc>
        <w:tc>
          <w:tcPr>
            <w:tcW w:w="1842" w:type="dxa"/>
          </w:tcPr>
          <w:p w14:paraId="14999074" w14:textId="745DFA39" w:rsidR="00B856EB" w:rsidRPr="00690E75" w:rsidRDefault="00667545" w:rsidP="004C293B">
            <w:pPr>
              <w:pStyle w:val="NormalIndent"/>
              <w:spacing w:after="60"/>
              <w:ind w:left="0"/>
              <w:jc w:val="right"/>
              <w:rPr>
                <w:sz w:val="18"/>
                <w:szCs w:val="18"/>
              </w:rPr>
            </w:pPr>
            <w:r w:rsidRPr="00690E75">
              <w:rPr>
                <w:sz w:val="18"/>
                <w:szCs w:val="18"/>
              </w:rPr>
              <w:t>£204</w:t>
            </w:r>
            <w:r w:rsidR="006347BA">
              <w:rPr>
                <w:sz w:val="18"/>
                <w:szCs w:val="18"/>
              </w:rPr>
              <w:t xml:space="preserve"> </w:t>
            </w:r>
            <w:r w:rsidRPr="00690E75">
              <w:rPr>
                <w:sz w:val="18"/>
                <w:szCs w:val="18"/>
              </w:rPr>
              <w:t>750.00</w:t>
            </w:r>
          </w:p>
        </w:tc>
        <w:tc>
          <w:tcPr>
            <w:tcW w:w="1985" w:type="dxa"/>
            <w:shd w:val="clear" w:color="auto" w:fill="FFFFFF" w:themeFill="background1"/>
          </w:tcPr>
          <w:p w14:paraId="62476C5C" w14:textId="54555E08" w:rsidR="00B856EB" w:rsidRPr="00690E75" w:rsidRDefault="00667545" w:rsidP="004C293B">
            <w:pPr>
              <w:pStyle w:val="NormalIndent"/>
              <w:spacing w:after="60"/>
              <w:ind w:left="0"/>
              <w:jc w:val="right"/>
              <w:rPr>
                <w:sz w:val="18"/>
                <w:szCs w:val="18"/>
              </w:rPr>
            </w:pPr>
            <w:r w:rsidRPr="00690E75">
              <w:rPr>
                <w:sz w:val="18"/>
                <w:szCs w:val="18"/>
              </w:rPr>
              <w:t>£245</w:t>
            </w:r>
            <w:r w:rsidR="006347BA">
              <w:rPr>
                <w:sz w:val="18"/>
                <w:szCs w:val="18"/>
              </w:rPr>
              <w:t xml:space="preserve"> </w:t>
            </w:r>
            <w:r w:rsidR="00FD269C" w:rsidRPr="00690E75">
              <w:rPr>
                <w:sz w:val="18"/>
                <w:szCs w:val="18"/>
              </w:rPr>
              <w:t>700.00</w:t>
            </w:r>
          </w:p>
        </w:tc>
      </w:tr>
      <w:tr w:rsidR="00B856EB" w:rsidRPr="00DC4DF3" w14:paraId="3FBDE294" w14:textId="77777777" w:rsidTr="00D46E32">
        <w:tc>
          <w:tcPr>
            <w:tcW w:w="2547" w:type="dxa"/>
            <w:tcBorders>
              <w:bottom w:val="single" w:sz="4" w:space="0" w:color="auto"/>
            </w:tcBorders>
          </w:tcPr>
          <w:p w14:paraId="618C3616" w14:textId="261C8118" w:rsidR="00B856EB" w:rsidRPr="00690E75" w:rsidRDefault="0081313E">
            <w:pPr>
              <w:pStyle w:val="NormalIndent"/>
              <w:spacing w:after="60"/>
              <w:ind w:left="0"/>
              <w:jc w:val="both"/>
              <w:rPr>
                <w:sz w:val="18"/>
                <w:szCs w:val="18"/>
              </w:rPr>
            </w:pPr>
            <w:r w:rsidRPr="00690E75">
              <w:rPr>
                <w:sz w:val="18"/>
                <w:szCs w:val="18"/>
              </w:rPr>
              <w:t>User Guide</w:t>
            </w:r>
          </w:p>
        </w:tc>
        <w:tc>
          <w:tcPr>
            <w:tcW w:w="2268" w:type="dxa"/>
            <w:tcBorders>
              <w:bottom w:val="single" w:sz="4" w:space="0" w:color="auto"/>
            </w:tcBorders>
          </w:tcPr>
          <w:p w14:paraId="5B03D9EF" w14:textId="16380384" w:rsidR="00B856EB" w:rsidRPr="00690E75" w:rsidRDefault="00D46E32" w:rsidP="00D46E32">
            <w:pPr>
              <w:pStyle w:val="NormalIndent"/>
              <w:spacing w:after="60"/>
              <w:ind w:left="0"/>
              <w:rPr>
                <w:sz w:val="18"/>
                <w:szCs w:val="18"/>
              </w:rPr>
            </w:pPr>
            <w:r w:rsidRPr="00690E75">
              <w:rPr>
                <w:sz w:val="18"/>
                <w:szCs w:val="18"/>
              </w:rPr>
              <w:t>In parallel with sprints</w:t>
            </w:r>
          </w:p>
        </w:tc>
        <w:tc>
          <w:tcPr>
            <w:tcW w:w="1842" w:type="dxa"/>
            <w:tcBorders>
              <w:bottom w:val="single" w:sz="4" w:space="0" w:color="auto"/>
            </w:tcBorders>
          </w:tcPr>
          <w:p w14:paraId="3DCC8DE6" w14:textId="7DCBD3A6" w:rsidR="00B856EB" w:rsidRPr="00690E75" w:rsidRDefault="00FD269C" w:rsidP="004C293B">
            <w:pPr>
              <w:pStyle w:val="NormalIndent"/>
              <w:spacing w:after="60"/>
              <w:ind w:left="0"/>
              <w:jc w:val="right"/>
              <w:rPr>
                <w:sz w:val="18"/>
                <w:szCs w:val="18"/>
              </w:rPr>
            </w:pPr>
            <w:r w:rsidRPr="00690E75">
              <w:rPr>
                <w:sz w:val="18"/>
                <w:szCs w:val="18"/>
              </w:rPr>
              <w:t>£3</w:t>
            </w:r>
            <w:r w:rsidR="006347BA">
              <w:rPr>
                <w:sz w:val="18"/>
                <w:szCs w:val="18"/>
              </w:rPr>
              <w:t xml:space="preserve"> </w:t>
            </w:r>
            <w:r w:rsidRPr="00690E75">
              <w:rPr>
                <w:sz w:val="18"/>
                <w:szCs w:val="18"/>
              </w:rPr>
              <w:t>150.00</w:t>
            </w:r>
          </w:p>
        </w:tc>
        <w:tc>
          <w:tcPr>
            <w:tcW w:w="1985" w:type="dxa"/>
          </w:tcPr>
          <w:p w14:paraId="6B6C95DB" w14:textId="02C509FA" w:rsidR="00B856EB" w:rsidRPr="00690E75" w:rsidRDefault="00FD269C" w:rsidP="004C293B">
            <w:pPr>
              <w:pStyle w:val="NormalIndent"/>
              <w:spacing w:after="60"/>
              <w:ind w:left="0"/>
              <w:jc w:val="right"/>
              <w:rPr>
                <w:sz w:val="18"/>
                <w:szCs w:val="18"/>
              </w:rPr>
            </w:pPr>
            <w:r w:rsidRPr="00690E75">
              <w:rPr>
                <w:sz w:val="18"/>
                <w:szCs w:val="18"/>
              </w:rPr>
              <w:t>£3</w:t>
            </w:r>
            <w:r w:rsidR="006347BA">
              <w:rPr>
                <w:sz w:val="18"/>
                <w:szCs w:val="18"/>
              </w:rPr>
              <w:t xml:space="preserve"> </w:t>
            </w:r>
            <w:r w:rsidRPr="00690E75">
              <w:rPr>
                <w:sz w:val="18"/>
                <w:szCs w:val="18"/>
              </w:rPr>
              <w:t>150.00</w:t>
            </w:r>
          </w:p>
        </w:tc>
      </w:tr>
      <w:tr w:rsidR="00B856EB" w:rsidRPr="00DC4DF3" w14:paraId="2EEC2A5B" w14:textId="77777777" w:rsidTr="00D46E32">
        <w:tc>
          <w:tcPr>
            <w:tcW w:w="2547" w:type="dxa"/>
            <w:tcBorders>
              <w:bottom w:val="single" w:sz="4" w:space="0" w:color="auto"/>
            </w:tcBorders>
          </w:tcPr>
          <w:p w14:paraId="72AA1085" w14:textId="3A7502A0" w:rsidR="00B856EB" w:rsidRPr="00690E75" w:rsidRDefault="0081313E">
            <w:pPr>
              <w:pStyle w:val="NormalIndent"/>
              <w:spacing w:after="60"/>
              <w:ind w:left="0"/>
              <w:jc w:val="both"/>
              <w:rPr>
                <w:sz w:val="18"/>
                <w:szCs w:val="18"/>
              </w:rPr>
            </w:pPr>
            <w:r w:rsidRPr="00690E75">
              <w:rPr>
                <w:sz w:val="18"/>
                <w:szCs w:val="18"/>
              </w:rPr>
              <w:t>UAT</w:t>
            </w:r>
          </w:p>
        </w:tc>
        <w:tc>
          <w:tcPr>
            <w:tcW w:w="2268" w:type="dxa"/>
            <w:tcBorders>
              <w:bottom w:val="single" w:sz="4" w:space="0" w:color="auto"/>
            </w:tcBorders>
          </w:tcPr>
          <w:p w14:paraId="0148A679" w14:textId="6A054686" w:rsidR="00B856EB" w:rsidRPr="00690E75" w:rsidRDefault="00BD7251" w:rsidP="00D46E32">
            <w:pPr>
              <w:pStyle w:val="NormalIndent"/>
              <w:spacing w:after="60"/>
              <w:ind w:left="0"/>
              <w:rPr>
                <w:sz w:val="18"/>
                <w:szCs w:val="18"/>
              </w:rPr>
            </w:pPr>
            <w:r>
              <w:rPr>
                <w:sz w:val="18"/>
                <w:szCs w:val="18"/>
              </w:rPr>
              <w:t>4</w:t>
            </w:r>
            <w:r w:rsidR="00D46E32" w:rsidRPr="00690E75">
              <w:rPr>
                <w:sz w:val="18"/>
                <w:szCs w:val="18"/>
              </w:rPr>
              <w:t xml:space="preserve"> weeks</w:t>
            </w:r>
          </w:p>
        </w:tc>
        <w:tc>
          <w:tcPr>
            <w:tcW w:w="1842" w:type="dxa"/>
            <w:tcBorders>
              <w:bottom w:val="single" w:sz="4" w:space="0" w:color="auto"/>
            </w:tcBorders>
          </w:tcPr>
          <w:p w14:paraId="5B270FA6" w14:textId="773CB350" w:rsidR="00B856EB" w:rsidRPr="00690E75" w:rsidRDefault="00FD269C" w:rsidP="004C293B">
            <w:pPr>
              <w:pStyle w:val="NormalIndent"/>
              <w:spacing w:after="60"/>
              <w:ind w:left="0"/>
              <w:jc w:val="right"/>
              <w:rPr>
                <w:sz w:val="18"/>
                <w:szCs w:val="18"/>
              </w:rPr>
            </w:pPr>
            <w:r w:rsidRPr="00690E75">
              <w:rPr>
                <w:sz w:val="18"/>
                <w:szCs w:val="18"/>
              </w:rPr>
              <w:t>£</w:t>
            </w:r>
            <w:r w:rsidR="00BD7251">
              <w:rPr>
                <w:sz w:val="18"/>
                <w:szCs w:val="18"/>
              </w:rPr>
              <w:t>7</w:t>
            </w:r>
            <w:r w:rsidR="006347BA">
              <w:rPr>
                <w:sz w:val="18"/>
                <w:szCs w:val="18"/>
              </w:rPr>
              <w:t xml:space="preserve"> </w:t>
            </w:r>
            <w:r w:rsidR="00BD7251">
              <w:rPr>
                <w:sz w:val="18"/>
                <w:szCs w:val="18"/>
              </w:rPr>
              <w:t>2</w:t>
            </w:r>
            <w:r w:rsidRPr="00690E75">
              <w:rPr>
                <w:sz w:val="18"/>
                <w:szCs w:val="18"/>
              </w:rPr>
              <w:t>00.00</w:t>
            </w:r>
          </w:p>
        </w:tc>
        <w:tc>
          <w:tcPr>
            <w:tcW w:w="1985" w:type="dxa"/>
          </w:tcPr>
          <w:p w14:paraId="04904D25" w14:textId="7BB73320" w:rsidR="00B856EB" w:rsidRPr="00690E75" w:rsidRDefault="00FD269C" w:rsidP="004C293B">
            <w:pPr>
              <w:pStyle w:val="NormalIndent"/>
              <w:spacing w:after="60"/>
              <w:ind w:left="0"/>
              <w:jc w:val="right"/>
              <w:rPr>
                <w:sz w:val="18"/>
                <w:szCs w:val="18"/>
              </w:rPr>
            </w:pPr>
            <w:r w:rsidRPr="00690E75">
              <w:rPr>
                <w:sz w:val="18"/>
                <w:szCs w:val="18"/>
              </w:rPr>
              <w:t>£</w:t>
            </w:r>
            <w:r w:rsidR="00BD7251">
              <w:rPr>
                <w:sz w:val="18"/>
                <w:szCs w:val="18"/>
              </w:rPr>
              <w:t>7</w:t>
            </w:r>
            <w:r w:rsidR="006347BA">
              <w:rPr>
                <w:sz w:val="18"/>
                <w:szCs w:val="18"/>
              </w:rPr>
              <w:t xml:space="preserve"> </w:t>
            </w:r>
            <w:r w:rsidR="00BD7251">
              <w:rPr>
                <w:sz w:val="18"/>
                <w:szCs w:val="18"/>
              </w:rPr>
              <w:t>2</w:t>
            </w:r>
            <w:r w:rsidRPr="00690E75">
              <w:rPr>
                <w:sz w:val="18"/>
                <w:szCs w:val="18"/>
              </w:rPr>
              <w:t>00.00</w:t>
            </w:r>
          </w:p>
        </w:tc>
      </w:tr>
      <w:tr w:rsidR="00B856EB" w:rsidRPr="00DC4DF3" w14:paraId="4388FF7F" w14:textId="77777777" w:rsidTr="00D46E32">
        <w:tc>
          <w:tcPr>
            <w:tcW w:w="2547" w:type="dxa"/>
            <w:tcBorders>
              <w:bottom w:val="single" w:sz="4" w:space="0" w:color="auto"/>
            </w:tcBorders>
          </w:tcPr>
          <w:p w14:paraId="3521BB74" w14:textId="5381FA06" w:rsidR="00B856EB" w:rsidRPr="00DC4DF3" w:rsidRDefault="0081313E">
            <w:pPr>
              <w:pStyle w:val="NormalIndent"/>
              <w:spacing w:after="60"/>
              <w:ind w:left="0"/>
              <w:jc w:val="both"/>
              <w:rPr>
                <w:sz w:val="18"/>
                <w:szCs w:val="18"/>
              </w:rPr>
            </w:pPr>
            <w:r w:rsidRPr="00690E75">
              <w:rPr>
                <w:sz w:val="18"/>
                <w:szCs w:val="18"/>
              </w:rPr>
              <w:t>Production Support</w:t>
            </w:r>
          </w:p>
        </w:tc>
        <w:tc>
          <w:tcPr>
            <w:tcW w:w="2268" w:type="dxa"/>
            <w:tcBorders>
              <w:bottom w:val="single" w:sz="4" w:space="0" w:color="auto"/>
            </w:tcBorders>
          </w:tcPr>
          <w:p w14:paraId="6A21152C" w14:textId="24DA8EC7" w:rsidR="00B856EB" w:rsidRPr="00690E75" w:rsidRDefault="00D46E32" w:rsidP="00D46E32">
            <w:pPr>
              <w:pStyle w:val="NormalIndent"/>
              <w:spacing w:after="60"/>
              <w:ind w:left="0"/>
              <w:rPr>
                <w:sz w:val="18"/>
                <w:szCs w:val="18"/>
              </w:rPr>
            </w:pPr>
            <w:r w:rsidRPr="00690E75">
              <w:rPr>
                <w:sz w:val="18"/>
                <w:szCs w:val="18"/>
              </w:rPr>
              <w:t>2 weeks</w:t>
            </w:r>
          </w:p>
        </w:tc>
        <w:tc>
          <w:tcPr>
            <w:tcW w:w="1842" w:type="dxa"/>
            <w:tcBorders>
              <w:bottom w:val="single" w:sz="4" w:space="0" w:color="auto"/>
            </w:tcBorders>
          </w:tcPr>
          <w:p w14:paraId="1236367E" w14:textId="3E3155AD" w:rsidR="00B856EB" w:rsidRPr="00DC4DF3" w:rsidRDefault="005B3119" w:rsidP="004C293B">
            <w:pPr>
              <w:pStyle w:val="NormalIndent"/>
              <w:spacing w:after="60"/>
              <w:ind w:left="0"/>
              <w:jc w:val="right"/>
              <w:rPr>
                <w:sz w:val="18"/>
                <w:szCs w:val="18"/>
              </w:rPr>
            </w:pPr>
            <w:r w:rsidRPr="00690E75">
              <w:rPr>
                <w:sz w:val="18"/>
                <w:szCs w:val="18"/>
              </w:rPr>
              <w:t>£3</w:t>
            </w:r>
            <w:r w:rsidR="006347BA">
              <w:rPr>
                <w:sz w:val="18"/>
                <w:szCs w:val="18"/>
              </w:rPr>
              <w:t xml:space="preserve"> </w:t>
            </w:r>
            <w:r w:rsidRPr="00690E75">
              <w:rPr>
                <w:sz w:val="18"/>
                <w:szCs w:val="18"/>
              </w:rPr>
              <w:t>600.00</w:t>
            </w:r>
          </w:p>
        </w:tc>
        <w:tc>
          <w:tcPr>
            <w:tcW w:w="1985" w:type="dxa"/>
          </w:tcPr>
          <w:p w14:paraId="44D53CC4" w14:textId="05B09BDA" w:rsidR="00B856EB" w:rsidRPr="00690E75" w:rsidRDefault="005B3119" w:rsidP="004C293B">
            <w:pPr>
              <w:pStyle w:val="NormalIndent"/>
              <w:spacing w:after="60"/>
              <w:ind w:left="0"/>
              <w:jc w:val="right"/>
              <w:rPr>
                <w:sz w:val="18"/>
                <w:szCs w:val="18"/>
              </w:rPr>
            </w:pPr>
            <w:r w:rsidRPr="00690E75">
              <w:rPr>
                <w:sz w:val="18"/>
                <w:szCs w:val="18"/>
              </w:rPr>
              <w:t>£3</w:t>
            </w:r>
            <w:r w:rsidR="006347BA">
              <w:rPr>
                <w:sz w:val="18"/>
                <w:szCs w:val="18"/>
              </w:rPr>
              <w:t xml:space="preserve"> </w:t>
            </w:r>
            <w:r w:rsidRPr="00690E75">
              <w:rPr>
                <w:sz w:val="18"/>
                <w:szCs w:val="18"/>
              </w:rPr>
              <w:t>600.00</w:t>
            </w:r>
          </w:p>
        </w:tc>
      </w:tr>
      <w:tr w:rsidR="00B856EB" w:rsidRPr="00DC4DF3" w14:paraId="022C45A2" w14:textId="77777777" w:rsidTr="00D46E32">
        <w:tc>
          <w:tcPr>
            <w:tcW w:w="2547" w:type="dxa"/>
            <w:tcBorders>
              <w:bottom w:val="single" w:sz="4" w:space="0" w:color="auto"/>
            </w:tcBorders>
            <w:shd w:val="clear" w:color="auto" w:fill="F2F2F2" w:themeFill="background1" w:themeFillShade="F2"/>
          </w:tcPr>
          <w:p w14:paraId="6A56FAD5" w14:textId="77777777" w:rsidR="00B856EB" w:rsidRPr="00690E75" w:rsidRDefault="00B856EB">
            <w:pPr>
              <w:pStyle w:val="NormalIndent"/>
              <w:spacing w:after="60"/>
              <w:ind w:left="0"/>
              <w:rPr>
                <w:b/>
                <w:sz w:val="18"/>
                <w:szCs w:val="18"/>
              </w:rPr>
            </w:pPr>
            <w:r w:rsidRPr="00DC4DF3">
              <w:rPr>
                <w:b/>
                <w:sz w:val="18"/>
                <w:szCs w:val="18"/>
              </w:rPr>
              <w:t>Release 1 Total</w:t>
            </w:r>
          </w:p>
        </w:tc>
        <w:tc>
          <w:tcPr>
            <w:tcW w:w="2268" w:type="dxa"/>
            <w:tcBorders>
              <w:bottom w:val="single" w:sz="4" w:space="0" w:color="auto"/>
            </w:tcBorders>
            <w:shd w:val="clear" w:color="auto" w:fill="F2F2F2" w:themeFill="background1" w:themeFillShade="F2"/>
          </w:tcPr>
          <w:p w14:paraId="25E1AB27" w14:textId="72D3EF61" w:rsidR="00B856EB" w:rsidRPr="00690E75" w:rsidRDefault="004C293B" w:rsidP="00D46E32">
            <w:pPr>
              <w:pStyle w:val="NormalIndent"/>
              <w:spacing w:after="60"/>
              <w:ind w:left="0"/>
              <w:rPr>
                <w:b/>
                <w:sz w:val="18"/>
                <w:szCs w:val="18"/>
              </w:rPr>
            </w:pPr>
            <w:r w:rsidRPr="00690E75">
              <w:rPr>
                <w:b/>
                <w:sz w:val="18"/>
                <w:szCs w:val="18"/>
              </w:rPr>
              <w:t>2</w:t>
            </w:r>
            <w:r w:rsidR="006347BA">
              <w:rPr>
                <w:b/>
                <w:sz w:val="18"/>
                <w:szCs w:val="18"/>
              </w:rPr>
              <w:t>4</w:t>
            </w:r>
            <w:r w:rsidRPr="00690E75">
              <w:rPr>
                <w:b/>
                <w:sz w:val="18"/>
                <w:szCs w:val="18"/>
              </w:rPr>
              <w:t xml:space="preserve"> – 2</w:t>
            </w:r>
            <w:r w:rsidR="001708AA">
              <w:rPr>
                <w:b/>
                <w:sz w:val="18"/>
                <w:szCs w:val="18"/>
              </w:rPr>
              <w:t>7</w:t>
            </w:r>
            <w:r w:rsidRPr="00690E75">
              <w:rPr>
                <w:b/>
                <w:sz w:val="18"/>
                <w:szCs w:val="18"/>
              </w:rPr>
              <w:t xml:space="preserve"> weeks</w:t>
            </w:r>
          </w:p>
        </w:tc>
        <w:tc>
          <w:tcPr>
            <w:tcW w:w="1842" w:type="dxa"/>
            <w:tcBorders>
              <w:bottom w:val="single" w:sz="4" w:space="0" w:color="auto"/>
            </w:tcBorders>
            <w:shd w:val="clear" w:color="auto" w:fill="F2F2F2" w:themeFill="background1" w:themeFillShade="F2"/>
          </w:tcPr>
          <w:p w14:paraId="5D6FAE9D" w14:textId="2D28FE1E" w:rsidR="00B856EB" w:rsidRPr="00690E75" w:rsidRDefault="005B3119" w:rsidP="004C293B">
            <w:pPr>
              <w:pStyle w:val="NormalIndent"/>
              <w:spacing w:after="60"/>
              <w:ind w:left="0"/>
              <w:jc w:val="right"/>
              <w:rPr>
                <w:b/>
                <w:sz w:val="18"/>
                <w:szCs w:val="18"/>
              </w:rPr>
            </w:pPr>
            <w:r w:rsidRPr="00690E75">
              <w:rPr>
                <w:b/>
                <w:sz w:val="18"/>
                <w:szCs w:val="18"/>
              </w:rPr>
              <w:t>£</w:t>
            </w:r>
            <w:r w:rsidR="007A620B">
              <w:rPr>
                <w:b/>
                <w:bCs/>
                <w:sz w:val="18"/>
                <w:szCs w:val="18"/>
              </w:rPr>
              <w:t>222 795</w:t>
            </w:r>
            <w:r w:rsidR="00290AB7" w:rsidRPr="00690E75">
              <w:rPr>
                <w:b/>
                <w:sz w:val="18"/>
                <w:szCs w:val="18"/>
              </w:rPr>
              <w:t>.00</w:t>
            </w:r>
          </w:p>
        </w:tc>
        <w:tc>
          <w:tcPr>
            <w:tcW w:w="1985" w:type="dxa"/>
            <w:shd w:val="clear" w:color="auto" w:fill="F2F2F2" w:themeFill="background1" w:themeFillShade="F2"/>
          </w:tcPr>
          <w:p w14:paraId="208AA6C3" w14:textId="23B6FF5D" w:rsidR="00B856EB" w:rsidRPr="00690E75" w:rsidRDefault="00290AB7" w:rsidP="004C293B">
            <w:pPr>
              <w:pStyle w:val="NormalIndent"/>
              <w:spacing w:after="60"/>
              <w:ind w:left="0"/>
              <w:jc w:val="right"/>
              <w:rPr>
                <w:b/>
                <w:sz w:val="18"/>
                <w:szCs w:val="18"/>
              </w:rPr>
            </w:pPr>
            <w:r w:rsidRPr="00690E75">
              <w:rPr>
                <w:b/>
                <w:sz w:val="18"/>
                <w:szCs w:val="18"/>
              </w:rPr>
              <w:t>£</w:t>
            </w:r>
            <w:r w:rsidR="007A620B">
              <w:rPr>
                <w:b/>
                <w:bCs/>
                <w:sz w:val="18"/>
                <w:szCs w:val="18"/>
              </w:rPr>
              <w:t>259 650</w:t>
            </w:r>
            <w:r w:rsidRPr="00690E75">
              <w:rPr>
                <w:b/>
                <w:sz w:val="18"/>
                <w:szCs w:val="18"/>
              </w:rPr>
              <w:t>.00</w:t>
            </w:r>
          </w:p>
        </w:tc>
      </w:tr>
    </w:tbl>
    <w:p w14:paraId="11990A82" w14:textId="2F64BC5C" w:rsidR="00B856EB" w:rsidRPr="00DC4DF3" w:rsidRDefault="00B856EB" w:rsidP="00CE75CD">
      <w:pPr>
        <w:pStyle w:val="NormalIndent"/>
        <w:ind w:left="786"/>
        <w:jc w:val="both"/>
      </w:pPr>
    </w:p>
    <w:p w14:paraId="68F6F00E" w14:textId="77777777" w:rsidR="006F1B5B" w:rsidRPr="00DC4DF3" w:rsidRDefault="006F1B5B" w:rsidP="00C4733A">
      <w:pPr>
        <w:pStyle w:val="NormalIndent"/>
        <w:jc w:val="both"/>
      </w:pPr>
      <w:r w:rsidRPr="00DC4DF3">
        <w:t>All amounts are quoted in GBP (</w:t>
      </w:r>
      <w:r w:rsidRPr="00DC4DF3">
        <w:rPr>
          <w:sz w:val="18"/>
          <w:szCs w:val="18"/>
        </w:rPr>
        <w:t xml:space="preserve">£) </w:t>
      </w:r>
      <w:r w:rsidRPr="00DC4DF3">
        <w:t>and exclude VAT, if applicable.</w:t>
      </w:r>
    </w:p>
    <w:p w14:paraId="64644B16" w14:textId="77777777" w:rsidR="006F1B5B" w:rsidRPr="00DC4DF3" w:rsidRDefault="006F1B5B" w:rsidP="00C4733A">
      <w:pPr>
        <w:pStyle w:val="NormalIndent"/>
        <w:jc w:val="both"/>
      </w:pPr>
      <w:r w:rsidRPr="00DC4DF3">
        <w:t>Project costs will be billed monthly, in arrears.</w:t>
      </w:r>
    </w:p>
    <w:p w14:paraId="2B0463AA" w14:textId="77777777" w:rsidR="00690E75" w:rsidRPr="00690E75" w:rsidRDefault="006F1B5B" w:rsidP="00C4733A">
      <w:pPr>
        <w:pStyle w:val="NormalIndent"/>
        <w:jc w:val="both"/>
      </w:pPr>
      <w:r w:rsidRPr="00DC4DF3">
        <w:t xml:space="preserve">This quotation is valid until </w:t>
      </w:r>
      <w:r w:rsidR="002317E0" w:rsidRPr="00690E75">
        <w:t>31</w:t>
      </w:r>
      <w:r w:rsidR="002317E0" w:rsidRPr="00690E75">
        <w:rPr>
          <w:vertAlign w:val="superscript"/>
        </w:rPr>
        <w:t>st</w:t>
      </w:r>
      <w:r w:rsidR="002317E0" w:rsidRPr="00690E75">
        <w:t xml:space="preserve"> December</w:t>
      </w:r>
      <w:r w:rsidR="00964331" w:rsidRPr="00690E75">
        <w:t xml:space="preserve"> 2024</w:t>
      </w:r>
      <w:r w:rsidR="008F14EF">
        <w:t xml:space="preserve"> to secure </w:t>
      </w:r>
      <w:r w:rsidR="00160D32">
        <w:t>the 2024 rates</w:t>
      </w:r>
      <w:r w:rsidRPr="00DC4DF3">
        <w:t xml:space="preserve">. </w:t>
      </w:r>
    </w:p>
    <w:p w14:paraId="76A16A73" w14:textId="210FDF57" w:rsidR="006F1B5B" w:rsidRPr="00690E75" w:rsidRDefault="006F1B5B" w:rsidP="00C4733A">
      <w:pPr>
        <w:pStyle w:val="NormalIndent"/>
        <w:jc w:val="both"/>
      </w:pPr>
      <w:r w:rsidRPr="00DC4DF3">
        <w:t xml:space="preserve">Open Box will require sign-off on this Statement of Work by </w:t>
      </w:r>
      <w:r w:rsidR="002317E0" w:rsidRPr="00690E75">
        <w:t>1</w:t>
      </w:r>
      <w:r w:rsidR="00EA2E56" w:rsidRPr="00690E75">
        <w:t>4</w:t>
      </w:r>
      <w:r w:rsidR="002317E0" w:rsidRPr="00690E75">
        <w:rPr>
          <w:vertAlign w:val="superscript"/>
        </w:rPr>
        <w:t>th</w:t>
      </w:r>
      <w:r w:rsidR="002317E0" w:rsidRPr="00690E75">
        <w:t xml:space="preserve"> </w:t>
      </w:r>
      <w:r w:rsidR="00F06A2B" w:rsidRPr="00690E75">
        <w:t>November 2024</w:t>
      </w:r>
      <w:r w:rsidR="002317E0" w:rsidRPr="00690E75">
        <w:t xml:space="preserve"> </w:t>
      </w:r>
      <w:r w:rsidRPr="00DC4DF3">
        <w:t xml:space="preserve">in order to meet the anticipated </w:t>
      </w:r>
      <w:r w:rsidR="00C5515B" w:rsidRPr="00690E75">
        <w:t>15</w:t>
      </w:r>
      <w:r w:rsidR="00C5515B" w:rsidRPr="00690E75">
        <w:rPr>
          <w:vertAlign w:val="superscript"/>
        </w:rPr>
        <w:t>th</w:t>
      </w:r>
      <w:r w:rsidR="00C5515B" w:rsidRPr="00690E75">
        <w:t xml:space="preserve"> November</w:t>
      </w:r>
      <w:r w:rsidR="002317E0" w:rsidRPr="00690E75">
        <w:t xml:space="preserve"> 2024 </w:t>
      </w:r>
      <w:r w:rsidRPr="00DC4DF3">
        <w:t>start date.</w:t>
      </w:r>
    </w:p>
    <w:p w14:paraId="4F37427D" w14:textId="4C2A6FD2" w:rsidR="00434928" w:rsidRPr="00DC4DF3" w:rsidRDefault="00434928" w:rsidP="00434928">
      <w:pPr>
        <w:pStyle w:val="NormalIndent"/>
      </w:pPr>
      <w:r w:rsidRPr="00DC4DF3">
        <w:t>All consultancy and all development work will be completed by Open Box offsite.</w:t>
      </w:r>
      <w:r w:rsidR="00A1507A" w:rsidRPr="00DC4DF3">
        <w:t xml:space="preserve"> </w:t>
      </w:r>
    </w:p>
    <w:p w14:paraId="15FEA4D5" w14:textId="0C1FCBD6" w:rsidR="00434928" w:rsidRPr="00DC4DF3" w:rsidRDefault="00434928" w:rsidP="00CC1DE9">
      <w:pPr>
        <w:pStyle w:val="NormalIndent"/>
        <w:numPr>
          <w:ilvl w:val="0"/>
          <w:numId w:val="14"/>
        </w:numPr>
        <w:jc w:val="both"/>
      </w:pPr>
      <w:r w:rsidRPr="00DC4DF3">
        <w:t xml:space="preserve">It is not expected that the project requires Open Box resources onsite. Where onsite personnel are required, all reasonable expenses for travel and subsistence shall be reimbursed by </w:t>
      </w:r>
      <w:fldSimple w:instr=" DOCPROPERTY  Category  \* MERGEFORMAT ">
        <w:r w:rsidR="009355CC">
          <w:t>Grainger</w:t>
        </w:r>
      </w:fldSimple>
      <w:r w:rsidRPr="00DC4DF3">
        <w:t xml:space="preserve">. Open Box shall not bill any mark-up or administration fee onto any such expenses. Approval for expenses shall be obtained from </w:t>
      </w:r>
      <w:fldSimple w:instr=" DOCPROPERTY  Category  \* MERGEFORMAT ">
        <w:r w:rsidR="009355CC">
          <w:t>Grainger</w:t>
        </w:r>
      </w:fldSimple>
      <w:r w:rsidRPr="00DC4DF3">
        <w:t xml:space="preserve"> prior to being incurred.</w:t>
      </w:r>
    </w:p>
    <w:p w14:paraId="297DA75A" w14:textId="77777777" w:rsidR="006F1B5B" w:rsidRPr="00DC4DF3" w:rsidRDefault="006F1B5B" w:rsidP="006F1B5B">
      <w:pPr>
        <w:pStyle w:val="Heading2"/>
      </w:pPr>
      <w:bookmarkStart w:id="44" w:name="_Toc143719377"/>
      <w:bookmarkStart w:id="45" w:name="_Toc181782293"/>
      <w:r w:rsidRPr="00DC4DF3">
        <w:t>Extension of Service Period</w:t>
      </w:r>
      <w:bookmarkEnd w:id="44"/>
      <w:bookmarkEnd w:id="45"/>
    </w:p>
    <w:p w14:paraId="4D07FAD7" w14:textId="112758A2" w:rsidR="006F1B5B" w:rsidRPr="00DC4DF3" w:rsidRDefault="006F1B5B" w:rsidP="00CC1DE9">
      <w:pPr>
        <w:pStyle w:val="NormalIndent"/>
        <w:jc w:val="both"/>
      </w:pPr>
      <w:r w:rsidRPr="00DC4DF3">
        <w:rPr>
          <w:rStyle w:val="normaltextrun1"/>
        </w:rPr>
        <w:t xml:space="preserve">The provision of these services may be extended - by mutual agreement of Open Box and </w:t>
      </w:r>
      <w:fldSimple w:instr=" DOCPROPERTY  Category  \* MERGEFORMAT ">
        <w:r w:rsidR="009355CC">
          <w:t>Grainger</w:t>
        </w:r>
      </w:fldSimple>
      <w:r w:rsidRPr="00DC4DF3">
        <w:t xml:space="preserve"> </w:t>
      </w:r>
      <w:r w:rsidRPr="00DC4DF3">
        <w:rPr>
          <w:rStyle w:val="normaltextrun1"/>
        </w:rPr>
        <w:t xml:space="preserve">- at the rates above. </w:t>
      </w:r>
      <w:r w:rsidRPr="00DC4DF3">
        <w:t>Email communication is considered sufficient and binding for this purpose.</w:t>
      </w:r>
    </w:p>
    <w:p w14:paraId="2E1AFA0F" w14:textId="77777777" w:rsidR="00446780" w:rsidRPr="00DC4DF3" w:rsidRDefault="00446780" w:rsidP="00CC1DE9">
      <w:pPr>
        <w:pStyle w:val="Heading2"/>
        <w:jc w:val="both"/>
        <w:rPr>
          <w:bCs/>
          <w:szCs w:val="20"/>
        </w:rPr>
      </w:pPr>
      <w:bookmarkStart w:id="46" w:name="_Toc181782294"/>
      <w:r w:rsidRPr="00DC4DF3">
        <w:t>Dependencies</w:t>
      </w:r>
      <w:bookmarkEnd w:id="46"/>
    </w:p>
    <w:p w14:paraId="15C33340" w14:textId="77777777" w:rsidR="00856054" w:rsidRPr="00DC4DF3" w:rsidRDefault="00856054" w:rsidP="00CC1DE9">
      <w:pPr>
        <w:pStyle w:val="NormalIndent"/>
        <w:jc w:val="both"/>
        <w:rPr>
          <w:rStyle w:val="normaltextrun1"/>
        </w:rPr>
      </w:pPr>
      <w:r w:rsidRPr="00DC4DF3">
        <w:rPr>
          <w:rStyle w:val="normaltextrun1"/>
        </w:rPr>
        <w:t>Costs and timelines are contingent on: </w:t>
      </w:r>
    </w:p>
    <w:p w14:paraId="6329F2B3" w14:textId="213B29C9" w:rsidR="00D711FD" w:rsidRPr="00DC4DF3" w:rsidRDefault="009355CC" w:rsidP="00CC1DE9">
      <w:pPr>
        <w:pStyle w:val="NormalIndent"/>
        <w:numPr>
          <w:ilvl w:val="0"/>
          <w:numId w:val="14"/>
        </w:numPr>
        <w:jc w:val="both"/>
      </w:pPr>
      <w:fldSimple w:instr=" DOCPROPERTY  Category  \* MERGEFORMAT ">
        <w:r>
          <w:t>Grainger</w:t>
        </w:r>
      </w:fldSimple>
      <w:r w:rsidR="00D711FD" w:rsidRPr="00DC4DF3">
        <w:t xml:space="preserve"> making an internal product owner or project sponsor available to facilitate decision-making.  </w:t>
      </w:r>
    </w:p>
    <w:p w14:paraId="7ED18C6D" w14:textId="43C76FCA" w:rsidR="00F64A87" w:rsidRPr="00DC4DF3" w:rsidRDefault="00D711FD" w:rsidP="00CC1DE9">
      <w:pPr>
        <w:pStyle w:val="NormalIndent"/>
        <w:numPr>
          <w:ilvl w:val="0"/>
          <w:numId w:val="49"/>
        </w:numPr>
        <w:jc w:val="both"/>
      </w:pPr>
      <w:r w:rsidRPr="00DC4DF3">
        <w:t xml:space="preserve">The </w:t>
      </w:r>
      <w:r w:rsidR="00F64A87" w:rsidRPr="00DC4DF3">
        <w:t xml:space="preserve">appropriate </w:t>
      </w:r>
      <w:fldSimple w:instr=" DOCPROPERTY  Category  \* MERGEFORMAT ">
        <w:r w:rsidR="009355CC">
          <w:t>Grainger</w:t>
        </w:r>
      </w:fldSimple>
      <w:r w:rsidRPr="00DC4DF3">
        <w:t xml:space="preserve"> </w:t>
      </w:r>
      <w:r w:rsidR="00F64A87" w:rsidRPr="00DC4DF3">
        <w:t xml:space="preserve">stakeholders </w:t>
      </w:r>
      <w:r w:rsidRPr="00DC4DF3">
        <w:t xml:space="preserve">being </w:t>
      </w:r>
      <w:r w:rsidR="00F64A87" w:rsidRPr="00DC4DF3">
        <w:t xml:space="preserve">available throughout the project, including participation in the activities (and within the timelines) detailed in the </w:t>
      </w:r>
      <w:hyperlink w:anchor="DeliveryApproach">
        <w:r w:rsidR="00F64A87" w:rsidRPr="00DC4DF3">
          <w:rPr>
            <w:rStyle w:val="Hyperlink"/>
          </w:rPr>
          <w:t>Delivery Approach</w:t>
        </w:r>
      </w:hyperlink>
      <w:r w:rsidR="00F64A87" w:rsidRPr="00DC4DF3">
        <w:t xml:space="preserve">. </w:t>
      </w:r>
    </w:p>
    <w:p w14:paraId="403E77EA" w14:textId="5DD6D98F" w:rsidR="004147B2" w:rsidRPr="00DC4DF3" w:rsidRDefault="009355CC">
      <w:pPr>
        <w:pStyle w:val="NormalIndent"/>
        <w:numPr>
          <w:ilvl w:val="0"/>
          <w:numId w:val="49"/>
        </w:numPr>
        <w:jc w:val="both"/>
      </w:pPr>
      <w:fldSimple w:instr=" DOCPROPERTY  Category  \* MERGEFORMAT ">
        <w:r>
          <w:t>Grainger</w:t>
        </w:r>
      </w:fldSimple>
      <w:r w:rsidR="00FB61B1" w:rsidRPr="00DC4DF3">
        <w:t xml:space="preserve"> d</w:t>
      </w:r>
      <w:r w:rsidR="004147B2" w:rsidRPr="00DC4DF3">
        <w:t xml:space="preserve">elivering any required information or content </w:t>
      </w:r>
      <w:r w:rsidR="00DA3861" w:rsidRPr="00DC4DF3">
        <w:t xml:space="preserve">(such as document and emails templates) </w:t>
      </w:r>
      <w:r w:rsidR="004147B2" w:rsidRPr="00DC4DF3">
        <w:t>in a timely manner. </w:t>
      </w:r>
    </w:p>
    <w:p w14:paraId="406DEF30" w14:textId="417E3280" w:rsidR="00107DCC" w:rsidRPr="00DC4DF3" w:rsidRDefault="009355CC">
      <w:pPr>
        <w:pStyle w:val="NormalIndent"/>
        <w:numPr>
          <w:ilvl w:val="0"/>
          <w:numId w:val="49"/>
        </w:numPr>
        <w:jc w:val="both"/>
      </w:pPr>
      <w:fldSimple w:instr=" DOCPROPERTY  Category  \* MERGEFORMAT ">
        <w:r>
          <w:t>Grainger</w:t>
        </w:r>
      </w:fldSimple>
      <w:r w:rsidR="00107DCC">
        <w:t xml:space="preserve"> completing UAT within the </w:t>
      </w:r>
      <w:r w:rsidR="00017E79">
        <w:t>4-week period</w:t>
      </w:r>
    </w:p>
    <w:p w14:paraId="1B3D3FDC" w14:textId="774F6055" w:rsidR="006B77CB" w:rsidRPr="00DC4DF3" w:rsidRDefault="005200B7" w:rsidP="006B77CB">
      <w:pPr>
        <w:pStyle w:val="Heading1"/>
      </w:pPr>
      <w:bookmarkStart w:id="47" w:name="_Dependencies"/>
      <w:bookmarkStart w:id="48" w:name="_Toc394587148"/>
      <w:bookmarkStart w:id="49" w:name="_Toc394587207"/>
      <w:bookmarkStart w:id="50" w:name="_Toc394587149"/>
      <w:bookmarkStart w:id="51" w:name="_Toc394587208"/>
      <w:bookmarkStart w:id="52" w:name="_Toc394587150"/>
      <w:bookmarkStart w:id="53" w:name="_Toc394587209"/>
      <w:bookmarkStart w:id="54" w:name="_Toc394587151"/>
      <w:bookmarkStart w:id="55" w:name="_Toc394587210"/>
      <w:bookmarkStart w:id="56" w:name="_Toc394587152"/>
      <w:bookmarkStart w:id="57" w:name="_Toc394587211"/>
      <w:bookmarkStart w:id="58" w:name="_Toc394587153"/>
      <w:bookmarkStart w:id="59" w:name="_Toc394587212"/>
      <w:bookmarkStart w:id="60" w:name="_Toc394587154"/>
      <w:bookmarkStart w:id="61" w:name="_Toc394587213"/>
      <w:bookmarkStart w:id="62" w:name="_Toc394587155"/>
      <w:bookmarkStart w:id="63" w:name="_Toc394587214"/>
      <w:bookmarkStart w:id="64" w:name="_Toc394587157"/>
      <w:bookmarkStart w:id="65" w:name="_Toc394587216"/>
      <w:bookmarkStart w:id="66" w:name="_Toc394587162"/>
      <w:bookmarkStart w:id="67" w:name="_Toc394587221"/>
      <w:bookmarkStart w:id="68" w:name="_Toc394587166"/>
      <w:bookmarkStart w:id="69" w:name="_Toc394587225"/>
      <w:bookmarkStart w:id="70" w:name="_Delivery_Approach"/>
      <w:bookmarkStart w:id="71" w:name="_Toc392769345"/>
      <w:bookmarkStart w:id="72" w:name="_Toc34022149"/>
      <w:bookmarkStart w:id="73" w:name="_Toc181782295"/>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DC4DF3">
        <w:lastRenderedPageBreak/>
        <w:t>Delivery Approach</w:t>
      </w:r>
      <w:bookmarkEnd w:id="73"/>
      <w:r w:rsidR="00FD4715" w:rsidRPr="00DC4DF3">
        <w:t xml:space="preserve"> </w:t>
      </w:r>
      <w:bookmarkStart w:id="74" w:name="DeliveryApproach"/>
      <w:bookmarkEnd w:id="74"/>
    </w:p>
    <w:p w14:paraId="2AAE9CCF" w14:textId="77777777" w:rsidR="00441184" w:rsidRPr="00DC4DF3" w:rsidRDefault="00441184" w:rsidP="006D6622">
      <w:pPr>
        <w:pStyle w:val="NormalIndent"/>
        <w:widowControl w:val="0"/>
        <w:adjustRightInd w:val="0"/>
        <w:ind w:left="567"/>
        <w:jc w:val="both"/>
        <w:textAlignment w:val="baseline"/>
      </w:pPr>
      <w:bookmarkStart w:id="75" w:name="_Support"/>
      <w:bookmarkEnd w:id="75"/>
      <w:r w:rsidRPr="00DC4DF3">
        <w:t>The delivery approach will be based on the agile SCRUM framework. Iterative delivery is achieved through a series of 3-week sprints.</w:t>
      </w:r>
    </w:p>
    <w:p w14:paraId="07C2741D" w14:textId="77777777" w:rsidR="00441184" w:rsidRPr="00DC4DF3" w:rsidRDefault="00441184" w:rsidP="006D6622">
      <w:pPr>
        <w:pStyle w:val="NormalIndent"/>
        <w:widowControl w:val="0"/>
        <w:adjustRightInd w:val="0"/>
        <w:ind w:left="567"/>
        <w:jc w:val="both"/>
        <w:textAlignment w:val="baseline"/>
      </w:pPr>
      <w:r w:rsidRPr="00DC4DF3">
        <w:t>An agile delivery approach allows for the early delivery of outcomes and provides flexibility to adjust for any unforeseen opportunities or issues uncovered during the project. </w:t>
      </w:r>
    </w:p>
    <w:p w14:paraId="49ED37E1" w14:textId="1D4AB581" w:rsidR="00441184" w:rsidRPr="00DC4DF3" w:rsidRDefault="00441184" w:rsidP="006D6622">
      <w:pPr>
        <w:pStyle w:val="NormalIndent"/>
        <w:widowControl w:val="0"/>
        <w:adjustRightInd w:val="0"/>
        <w:ind w:left="567"/>
        <w:jc w:val="both"/>
        <w:textAlignment w:val="baseline"/>
      </w:pPr>
      <w:r w:rsidRPr="00DC4DF3">
        <w:t xml:space="preserve">A backlog will be maintained to track outcomes to be delivered and indicate priority of these outcomes relative to each other. The backlog will be a living artifact that will evolve as Open Box and </w:t>
      </w:r>
      <w:fldSimple w:instr=" DOCPROPERTY  Category  \* MERGEFORMAT ">
        <w:r w:rsidR="009355CC">
          <w:t>Grainger</w:t>
        </w:r>
      </w:fldSimple>
      <w:r w:rsidRPr="00DC4DF3">
        <w:t xml:space="preserve"> collaborate and will serve as the single source of truth with regards to scope.</w:t>
      </w:r>
    </w:p>
    <w:p w14:paraId="2C85872F" w14:textId="77777777" w:rsidR="00441184" w:rsidRPr="00DC4DF3" w:rsidRDefault="00441184" w:rsidP="00441184">
      <w:pPr>
        <w:pStyle w:val="NormalIndent"/>
        <w:keepNext/>
        <w:ind w:left="0"/>
        <w:jc w:val="both"/>
      </w:pPr>
      <w:r w:rsidRPr="00DC4DF3">
        <w:rPr>
          <w:noProof/>
          <w:color w:val="2B579A"/>
          <w:shd w:val="clear" w:color="auto" w:fill="E6E6E6"/>
        </w:rPr>
        <w:drawing>
          <wp:inline distT="0" distB="0" distL="0" distR="0" wp14:anchorId="6F02DCB5" wp14:editId="27198353">
            <wp:extent cx="6123305" cy="2466777"/>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36"/>
                    <a:srcRect t="2264"/>
                    <a:stretch/>
                  </pic:blipFill>
                  <pic:spPr bwMode="auto">
                    <a:xfrm>
                      <a:off x="0" y="0"/>
                      <a:ext cx="6127073" cy="2468295"/>
                    </a:xfrm>
                    <a:prstGeom prst="rect">
                      <a:avLst/>
                    </a:prstGeom>
                    <a:ln>
                      <a:noFill/>
                    </a:ln>
                    <a:extLst>
                      <a:ext uri="{53640926-AAD7-44D8-BBD7-CCE9431645EC}">
                        <a14:shadowObscured xmlns:a14="http://schemas.microsoft.com/office/drawing/2010/main"/>
                      </a:ext>
                    </a:extLst>
                  </pic:spPr>
                </pic:pic>
              </a:graphicData>
            </a:graphic>
          </wp:inline>
        </w:drawing>
      </w:r>
    </w:p>
    <w:p w14:paraId="199FE4C0" w14:textId="30F78E56" w:rsidR="00441184" w:rsidRPr="00DC4DF3" w:rsidRDefault="00441184" w:rsidP="00441184">
      <w:pPr>
        <w:pStyle w:val="Caption"/>
        <w:jc w:val="both"/>
        <w:rPr>
          <w:b w:val="0"/>
          <w:i/>
          <w:color w:val="000000" w:themeColor="text1"/>
        </w:rPr>
      </w:pPr>
      <w:r w:rsidRPr="00DC4DF3">
        <w:rPr>
          <w:color w:val="000000" w:themeColor="text1"/>
        </w:rPr>
        <w:t xml:space="preserve">Figure </w:t>
      </w:r>
      <w:r w:rsidRPr="00DC4DF3">
        <w:rPr>
          <w:b w:val="0"/>
          <w:i/>
          <w:color w:val="000000" w:themeColor="text1"/>
          <w:shd w:val="clear" w:color="auto" w:fill="E6E6E6"/>
        </w:rPr>
        <w:fldChar w:fldCharType="begin"/>
      </w:r>
      <w:r w:rsidRPr="00DC4DF3">
        <w:rPr>
          <w:color w:val="000000" w:themeColor="text1"/>
        </w:rPr>
        <w:instrText xml:space="preserve"> SEQ Figure \* ARABIC </w:instrText>
      </w:r>
      <w:r w:rsidRPr="00DC4DF3">
        <w:rPr>
          <w:b w:val="0"/>
          <w:i/>
          <w:color w:val="000000" w:themeColor="text1"/>
          <w:shd w:val="clear" w:color="auto" w:fill="E6E6E6"/>
        </w:rPr>
        <w:fldChar w:fldCharType="separate"/>
      </w:r>
      <w:r w:rsidR="008C31FC">
        <w:rPr>
          <w:noProof/>
          <w:color w:val="000000" w:themeColor="text1"/>
        </w:rPr>
        <w:t>18</w:t>
      </w:r>
      <w:r w:rsidRPr="00DC4DF3">
        <w:rPr>
          <w:b w:val="0"/>
          <w:i/>
          <w:color w:val="000000" w:themeColor="text1"/>
          <w:shd w:val="clear" w:color="auto" w:fill="E6E6E6"/>
        </w:rPr>
        <w:fldChar w:fldCharType="end"/>
      </w:r>
      <w:r w:rsidRPr="00DC4DF3">
        <w:rPr>
          <w:color w:val="000000" w:themeColor="text1"/>
        </w:rPr>
        <w:t>: Agile Delivery Approach</w:t>
      </w:r>
    </w:p>
    <w:p w14:paraId="261768F3" w14:textId="62A99029" w:rsidR="00441184" w:rsidRPr="00DC4DF3" w:rsidRDefault="009355CC" w:rsidP="006D6622">
      <w:pPr>
        <w:pStyle w:val="NormalIndent"/>
        <w:widowControl w:val="0"/>
        <w:adjustRightInd w:val="0"/>
        <w:ind w:left="567"/>
        <w:jc w:val="both"/>
        <w:textAlignment w:val="baseline"/>
      </w:pPr>
      <w:fldSimple w:instr=" DOCPROPERTY  Category  \* MERGEFORMAT ">
        <w:r>
          <w:t>Grainger</w:t>
        </w:r>
      </w:fldSimple>
      <w:r w:rsidR="00441184" w:rsidRPr="00DC4DF3">
        <w:t xml:space="preserve"> representatives will be required to particulate in the following during each sprint cycle:</w:t>
      </w:r>
    </w:p>
    <w:p w14:paraId="6B220BE4" w14:textId="5AAB0328" w:rsidR="00441184" w:rsidRPr="00DC4DF3" w:rsidRDefault="00441184" w:rsidP="00C10593">
      <w:pPr>
        <w:pStyle w:val="NormalIndent"/>
        <w:numPr>
          <w:ilvl w:val="0"/>
          <w:numId w:val="14"/>
        </w:numPr>
        <w:jc w:val="both"/>
        <w:rPr>
          <w:b/>
        </w:rPr>
      </w:pPr>
      <w:r w:rsidRPr="00DC4DF3">
        <w:rPr>
          <w:b/>
        </w:rPr>
        <w:t xml:space="preserve">Backlog Refinement </w:t>
      </w:r>
      <w:r w:rsidRPr="00DC4DF3">
        <w:t xml:space="preserve">– Open Box and </w:t>
      </w:r>
      <w:fldSimple w:instr=" DOCPROPERTY  Category  \* MERGEFORMAT ">
        <w:r w:rsidR="009355CC">
          <w:t>Grainger</w:t>
        </w:r>
      </w:fldSimple>
      <w:r w:rsidRPr="00DC4DF3">
        <w:t xml:space="preserve"> representatives will meet to prioritise user stories on the backlog as well as review and agree on acceptance criteria for user stories at the top of the backlog.</w:t>
      </w:r>
    </w:p>
    <w:p w14:paraId="660E4C2F" w14:textId="56C27F8E" w:rsidR="0026224E" w:rsidRPr="00DC4DF3" w:rsidRDefault="0026224E" w:rsidP="00C10593">
      <w:pPr>
        <w:pStyle w:val="NormalIndent"/>
        <w:numPr>
          <w:ilvl w:val="0"/>
          <w:numId w:val="14"/>
        </w:numPr>
        <w:jc w:val="both"/>
      </w:pPr>
      <w:r w:rsidRPr="00DC4DF3">
        <w:rPr>
          <w:b/>
        </w:rPr>
        <w:t>Sprint Planning</w:t>
      </w:r>
      <w:r w:rsidRPr="00DC4DF3">
        <w:t xml:space="preserve"> – Outcomes on the backlog will be selected for the next </w:t>
      </w:r>
      <w:r w:rsidR="00597FA2" w:rsidRPr="00DC4DF3">
        <w:t>sprint.</w:t>
      </w:r>
      <w:r w:rsidRPr="00DC4DF3">
        <w:t xml:space="preserve"> </w:t>
      </w:r>
    </w:p>
    <w:p w14:paraId="142F0CF6" w14:textId="6BA25FA1" w:rsidR="00441184" w:rsidRPr="00DC4DF3" w:rsidRDefault="00441184" w:rsidP="00C10593">
      <w:pPr>
        <w:pStyle w:val="NormalIndent"/>
        <w:numPr>
          <w:ilvl w:val="0"/>
          <w:numId w:val="14"/>
        </w:numPr>
        <w:jc w:val="both"/>
      </w:pPr>
      <w:r w:rsidRPr="00DC4DF3">
        <w:rPr>
          <w:b/>
        </w:rPr>
        <w:t>Demo</w:t>
      </w:r>
      <w:r w:rsidRPr="00DC4DF3">
        <w:t xml:space="preserve"> – Open Box will meet with </w:t>
      </w:r>
      <w:fldSimple w:instr=" DOCPROPERTY  Category  \* MERGEFORMAT ">
        <w:r w:rsidR="009355CC">
          <w:t>Grainger</w:t>
        </w:r>
      </w:fldSimple>
      <w:r w:rsidRPr="00DC4DF3">
        <w:t xml:space="preserve"> representatives to demonstrate the outcomes delivered in the past 3-week period. </w:t>
      </w:r>
    </w:p>
    <w:p w14:paraId="6226D772" w14:textId="3C48E2F7" w:rsidR="00441184" w:rsidRPr="00DC4DF3" w:rsidRDefault="00441184" w:rsidP="00C10593">
      <w:pPr>
        <w:pStyle w:val="NormalIndent"/>
        <w:numPr>
          <w:ilvl w:val="0"/>
          <w:numId w:val="14"/>
        </w:numPr>
        <w:jc w:val="both"/>
      </w:pPr>
      <w:r w:rsidRPr="00DC4DF3">
        <w:rPr>
          <w:b/>
        </w:rPr>
        <w:t xml:space="preserve">Testing – </w:t>
      </w:r>
      <w:r w:rsidRPr="00DC4DF3">
        <w:t xml:space="preserve">Open Box will be responsible for unit testing and QA testing of functionality. </w:t>
      </w:r>
      <w:fldSimple w:instr=" DOCPROPERTY  Category  \* MERGEFORMAT ">
        <w:r w:rsidR="009355CC">
          <w:t>Grainger</w:t>
        </w:r>
      </w:fldSimple>
      <w:r w:rsidRPr="00DC4DF3">
        <w:t xml:space="preserve"> representatives will conduct user acceptance testing of new </w:t>
      </w:r>
      <w:r w:rsidRPr="00DC4DF3">
        <w:lastRenderedPageBreak/>
        <w:t>functionality delivered in each sprint and provide feedback within 1 week of the demo.</w:t>
      </w:r>
    </w:p>
    <w:p w14:paraId="07242921" w14:textId="237AE0B9" w:rsidR="00441184" w:rsidRPr="00DC4DF3" w:rsidRDefault="00441184" w:rsidP="00C10593">
      <w:pPr>
        <w:pStyle w:val="NormalIndent"/>
        <w:numPr>
          <w:ilvl w:val="0"/>
          <w:numId w:val="14"/>
        </w:numPr>
        <w:jc w:val="both"/>
      </w:pPr>
      <w:r w:rsidRPr="00DC4DF3">
        <w:rPr>
          <w:b/>
        </w:rPr>
        <w:t>Stand Up –</w:t>
      </w:r>
      <w:r w:rsidRPr="00DC4DF3">
        <w:t xml:space="preserve"> Regular, 15-minute stand up calls will be held to report on progress; the </w:t>
      </w:r>
      <w:fldSimple w:instr=" DOCPROPERTY  Category  \* MERGEFORMAT ">
        <w:r w:rsidR="009355CC">
          <w:t>Grainger</w:t>
        </w:r>
      </w:fldSimple>
      <w:r w:rsidRPr="00DC4DF3">
        <w:t xml:space="preserve"> product owner is expected to participate regularly in these calls to provide feedback and give input on any questions that arise.</w:t>
      </w:r>
    </w:p>
    <w:p w14:paraId="258288DB" w14:textId="77777777" w:rsidR="0054037F" w:rsidRPr="00DC4DF3" w:rsidRDefault="0054037F" w:rsidP="006D6622">
      <w:pPr>
        <w:pStyle w:val="NormalIndent"/>
        <w:widowControl w:val="0"/>
        <w:adjustRightInd w:val="0"/>
        <w:ind w:left="567"/>
        <w:jc w:val="both"/>
        <w:textAlignment w:val="baseline"/>
      </w:pPr>
      <w:r w:rsidRPr="00DC4DF3">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05CC857F" w14:textId="303313A5" w:rsidR="0054037F" w:rsidRPr="00DC4DF3" w:rsidRDefault="0054037F" w:rsidP="006D6622">
      <w:pPr>
        <w:pStyle w:val="NormalIndent"/>
        <w:widowControl w:val="0"/>
        <w:adjustRightInd w:val="0"/>
        <w:ind w:left="567"/>
        <w:jc w:val="both"/>
        <w:textAlignment w:val="baseline"/>
        <w:rPr>
          <w:highlight w:val="yellow"/>
        </w:rPr>
      </w:pPr>
      <w:r w:rsidRPr="00DC4DF3">
        <w:t xml:space="preserve">If it is expected that the critical functionality can no longer be delivered within the estimated cost and timeline, this will be communicated to </w:t>
      </w:r>
      <w:fldSimple w:instr=" DOCPROPERTY  Category  \* MERGEFORMAT ">
        <w:r w:rsidR="009355CC">
          <w:t>Grainger</w:t>
        </w:r>
      </w:fldSimple>
      <w:r w:rsidRPr="00DC4DF3">
        <w:t xml:space="preserve"> who may choose to resolve this by adjusting the project scope and/or cost &amp; timelines accordingly.</w:t>
      </w:r>
    </w:p>
    <w:p w14:paraId="718401DC" w14:textId="77777777" w:rsidR="00441184" w:rsidRPr="00DC4DF3" w:rsidRDefault="00441184" w:rsidP="00AE3797">
      <w:pPr>
        <w:pStyle w:val="Heading2"/>
      </w:pPr>
      <w:bookmarkStart w:id="76" w:name="_UAT"/>
      <w:bookmarkStart w:id="77" w:name="_Toc181782296"/>
      <w:bookmarkEnd w:id="76"/>
      <w:r w:rsidRPr="00DC4DF3">
        <w:t>UAT</w:t>
      </w:r>
      <w:bookmarkEnd w:id="77"/>
    </w:p>
    <w:p w14:paraId="70484A68" w14:textId="467EF3EC" w:rsidR="00441184" w:rsidRPr="00DC4DF3" w:rsidRDefault="00441184" w:rsidP="00441184">
      <w:pPr>
        <w:pStyle w:val="NormalIndent"/>
        <w:jc w:val="both"/>
      </w:pPr>
      <w:r w:rsidRPr="00DC4DF3">
        <w:t xml:space="preserve">Designated </w:t>
      </w:r>
      <w:fldSimple w:instr=" DOCPROPERTY  Category  \* MERGEFORMAT ">
        <w:r w:rsidR="009355CC">
          <w:t>Grainger</w:t>
        </w:r>
      </w:fldSimple>
      <w:r w:rsidRPr="00DC4DF3">
        <w:t xml:space="preserve"> business users will be given access to a UAT sandbox to test the functionality end-to-end and ensure that the overall solution is functioning as expected.</w:t>
      </w:r>
    </w:p>
    <w:p w14:paraId="205B70CB" w14:textId="77777777" w:rsidR="00441184" w:rsidRPr="00DC4DF3" w:rsidRDefault="00441184" w:rsidP="00441184">
      <w:pPr>
        <w:pStyle w:val="NormalIndent"/>
        <w:jc w:val="both"/>
      </w:pPr>
      <w:r w:rsidRPr="00DC4DF3">
        <w:t>Issues raised will be classified as bugs or enhancements (as above). Bugs will be fixed during the UAT period.</w:t>
      </w:r>
      <w:r w:rsidRPr="00DC4DF3" w:rsidDel="000D7EEC">
        <w:t xml:space="preserve"> </w:t>
      </w:r>
      <w:r w:rsidRPr="00DC4DF3">
        <w:t xml:space="preserve">Any other enhancements or new requirements will be added to the backlog for future development. </w:t>
      </w:r>
    </w:p>
    <w:p w14:paraId="7C07AEC6" w14:textId="3088CC23" w:rsidR="00D42E89" w:rsidRPr="00DC4DF3" w:rsidRDefault="00D42E89" w:rsidP="00D42E89">
      <w:pPr>
        <w:pStyle w:val="Heading2"/>
      </w:pPr>
      <w:bookmarkStart w:id="78" w:name="_Toc181782297"/>
      <w:r w:rsidRPr="00DC4DF3">
        <w:t>Project Man</w:t>
      </w:r>
      <w:r w:rsidR="00DF0CDF" w:rsidRPr="00DC4DF3">
        <w:t>a</w:t>
      </w:r>
      <w:r w:rsidRPr="00DC4DF3">
        <w:t>gement</w:t>
      </w:r>
      <w:bookmarkEnd w:id="78"/>
    </w:p>
    <w:p w14:paraId="23377F0E" w14:textId="03ED3EB1" w:rsidR="00D42E89" w:rsidRPr="00DC4DF3" w:rsidRDefault="00D42E89" w:rsidP="00D42E89">
      <w:pPr>
        <w:pStyle w:val="NormalIndent"/>
        <w:jc w:val="both"/>
      </w:pPr>
      <w:r w:rsidRPr="00DC4DF3">
        <w:t xml:space="preserve">Open Box will deliver a progress report to </w:t>
      </w:r>
      <w:fldSimple w:instr=" DOCPROPERTY  Category  \* MERGEFORMAT ">
        <w:r w:rsidR="009355CC">
          <w:t>Grainger</w:t>
        </w:r>
      </w:fldSimple>
      <w:r w:rsidRPr="00DC4DF3">
        <w:t xml:space="preserve"> on a regular basis, that will include:</w:t>
      </w:r>
    </w:p>
    <w:p w14:paraId="23120FA2" w14:textId="77777777" w:rsidR="00D42E89" w:rsidRPr="00DC4DF3" w:rsidRDefault="00D42E89" w:rsidP="00A26C57">
      <w:pPr>
        <w:pStyle w:val="NormalIndent"/>
        <w:numPr>
          <w:ilvl w:val="0"/>
          <w:numId w:val="45"/>
        </w:numPr>
      </w:pPr>
      <w:r w:rsidRPr="00DC4DF3">
        <w:t>General status update</w:t>
      </w:r>
    </w:p>
    <w:p w14:paraId="06EE81A3" w14:textId="77777777" w:rsidR="00D42E89" w:rsidRPr="00DC4DF3" w:rsidRDefault="00D42E89" w:rsidP="00A26C57">
      <w:pPr>
        <w:pStyle w:val="NormalIndent"/>
        <w:widowControl w:val="0"/>
        <w:numPr>
          <w:ilvl w:val="0"/>
          <w:numId w:val="45"/>
        </w:numPr>
        <w:adjustRightInd w:val="0"/>
        <w:textAlignment w:val="baseline"/>
      </w:pPr>
      <w:r w:rsidRPr="00DC4DF3">
        <w:t>Project risks</w:t>
      </w:r>
    </w:p>
    <w:p w14:paraId="06EFFE25" w14:textId="77777777" w:rsidR="00D42E89" w:rsidRPr="00DC4DF3" w:rsidRDefault="00D42E89" w:rsidP="00A26C57">
      <w:pPr>
        <w:pStyle w:val="NormalIndent"/>
        <w:widowControl w:val="0"/>
        <w:numPr>
          <w:ilvl w:val="0"/>
          <w:numId w:val="45"/>
        </w:numPr>
        <w:adjustRightInd w:val="0"/>
        <w:textAlignment w:val="baseline"/>
      </w:pPr>
      <w:r w:rsidRPr="00DC4DF3">
        <w:t>Project milestones and timeline forecast based on the current scope of release 1.</w:t>
      </w:r>
    </w:p>
    <w:p w14:paraId="0A5A9711" w14:textId="47007D14" w:rsidR="001403CA" w:rsidRPr="00DC4DF3" w:rsidRDefault="001403CA" w:rsidP="001403CA">
      <w:pPr>
        <w:pStyle w:val="NormalIndent"/>
        <w:ind w:left="720"/>
        <w:jc w:val="both"/>
      </w:pPr>
      <w:r w:rsidRPr="00DC4DF3">
        <w:t xml:space="preserve">Regular updates regarding any significant changes in scope or cost will be delivered to </w:t>
      </w:r>
      <w:fldSimple w:instr="DOCPROPERTY  Category  \* MERGEFORMAT">
        <w:r w:rsidRPr="00DC4DF3">
          <w:t>Grainger</w:t>
        </w:r>
      </w:fldSimple>
      <w:r w:rsidRPr="00DC4DF3">
        <w:t xml:space="preserve"> as and when they occur.</w:t>
      </w:r>
    </w:p>
    <w:p w14:paraId="7272820A" w14:textId="77777777" w:rsidR="00D67D2A" w:rsidRPr="00DC4DF3" w:rsidRDefault="00D67D2A" w:rsidP="00D67D2A">
      <w:pPr>
        <w:pStyle w:val="Heading2"/>
      </w:pPr>
      <w:bookmarkStart w:id="79" w:name="_Toc143719374"/>
      <w:bookmarkStart w:id="80" w:name="_Toc181782298"/>
      <w:r w:rsidRPr="00DC4DF3">
        <w:t>Availability</w:t>
      </w:r>
      <w:bookmarkEnd w:id="79"/>
      <w:bookmarkEnd w:id="80"/>
    </w:p>
    <w:p w14:paraId="6672766D" w14:textId="77777777" w:rsidR="00CC1DE9" w:rsidRPr="00DC4DF3" w:rsidRDefault="004E60A0" w:rsidP="009E32E2">
      <w:pPr>
        <w:pStyle w:val="NormalIndent"/>
        <w:jc w:val="both"/>
      </w:pPr>
      <w:r w:rsidRPr="00DC4DF3">
        <w:t>All work will be completed by Open Box offsite. </w:t>
      </w:r>
    </w:p>
    <w:p w14:paraId="2DF3B005" w14:textId="74F7EE00" w:rsidR="00D67D2A" w:rsidRPr="00DC4DF3" w:rsidRDefault="00D67D2A" w:rsidP="009E32E2">
      <w:pPr>
        <w:pStyle w:val="NormalIndent"/>
        <w:jc w:val="both"/>
      </w:pPr>
      <w:r w:rsidRPr="00DC4DF3">
        <w:t>Open Box resources will be contactable and available for meetings via conference calls/video conferences:</w:t>
      </w:r>
    </w:p>
    <w:p w14:paraId="78B4895A" w14:textId="7E96CBDF" w:rsidR="00D67D2A" w:rsidRPr="00DC4DF3" w:rsidRDefault="007C2593" w:rsidP="009E32E2">
      <w:pPr>
        <w:pStyle w:val="NormalIndent"/>
        <w:widowControl w:val="0"/>
        <w:numPr>
          <w:ilvl w:val="0"/>
          <w:numId w:val="45"/>
        </w:numPr>
        <w:adjustRightInd w:val="0"/>
        <w:textAlignment w:val="baseline"/>
      </w:pPr>
      <w:r w:rsidRPr="00DC4DF3">
        <w:t>Monday to Friday 9am – 6pm South African time which corresponds to 7am – 4pm GMT, excluding public holidays</w:t>
      </w:r>
      <w:r w:rsidR="00D67D2A" w:rsidRPr="00DC4DF3">
        <w:t>.</w:t>
      </w:r>
    </w:p>
    <w:p w14:paraId="220388EF" w14:textId="77777777" w:rsidR="000309B6" w:rsidRPr="00DC4DF3" w:rsidRDefault="000309B6" w:rsidP="000309B6">
      <w:pPr>
        <w:pStyle w:val="Heading1"/>
      </w:pPr>
      <w:bookmarkStart w:id="81" w:name="_Toc34022150"/>
      <w:bookmarkStart w:id="82" w:name="_Toc181782299"/>
      <w:bookmarkEnd w:id="71"/>
      <w:bookmarkEnd w:id="72"/>
      <w:r w:rsidRPr="00DC4DF3">
        <w:lastRenderedPageBreak/>
        <w:t>Acceptance</w:t>
      </w:r>
      <w:bookmarkEnd w:id="81"/>
      <w:bookmarkEnd w:id="82"/>
    </w:p>
    <w:p w14:paraId="1C5841FB" w14:textId="77777777" w:rsidR="00FD4715" w:rsidRPr="00DC4DF3" w:rsidRDefault="00FD4715" w:rsidP="00FD4715">
      <w:pPr>
        <w:pStyle w:val="NormalIndent"/>
        <w:widowControl w:val="0"/>
        <w:adjustRightInd w:val="0"/>
        <w:ind w:left="567"/>
        <w:jc w:val="both"/>
        <w:textAlignment w:val="baseline"/>
      </w:pPr>
      <w:r w:rsidRPr="00DC4DF3">
        <w:t>The parties hereto, each acting under due and proper authority, have executed this Agreement as of the day, month and year first written below.</w:t>
      </w:r>
    </w:p>
    <w:p w14:paraId="51078C7F" w14:textId="77777777" w:rsidR="00FD4715" w:rsidRPr="00DC4DF3" w:rsidRDefault="00FD4715" w:rsidP="00FD4715">
      <w:pPr>
        <w:pStyle w:val="NormalIndent"/>
        <w:widowControl w:val="0"/>
        <w:adjustRightInd w:val="0"/>
        <w:ind w:left="567"/>
        <w:jc w:val="both"/>
        <w:textAlignment w:val="baseline"/>
      </w:pPr>
    </w:p>
    <w:p w14:paraId="00E80AD0" w14:textId="75CFF2CA" w:rsidR="00FD4715" w:rsidRPr="00DC4DF3" w:rsidRDefault="00FD4715" w:rsidP="006D6622">
      <w:pPr>
        <w:pStyle w:val="NormalIndent"/>
        <w:widowControl w:val="0"/>
        <w:tabs>
          <w:tab w:val="left" w:pos="5387"/>
        </w:tabs>
        <w:adjustRightInd w:val="0"/>
        <w:ind w:left="567"/>
        <w:jc w:val="both"/>
        <w:textAlignment w:val="baseline"/>
      </w:pPr>
      <w:r w:rsidRPr="00DC4DF3">
        <w:t>For and on behalf of Open Box Software</w:t>
      </w:r>
      <w:r w:rsidRPr="00DC4DF3">
        <w:tab/>
        <w:t xml:space="preserve">For and on behalf of </w:t>
      </w:r>
      <w:fldSimple w:instr="DOCPROPERTY  Category  \* MERGEFORMAT">
        <w:r w:rsidR="0032433B" w:rsidRPr="00DC4DF3">
          <w:t>Grainger</w:t>
        </w:r>
      </w:fldSimple>
      <w:r w:rsidR="00890458" w:rsidRPr="00DC4DF3">
        <w:t xml:space="preserve"> </w:t>
      </w:r>
      <w:r w:rsidR="00EB3432">
        <w:t>plc</w:t>
      </w:r>
    </w:p>
    <w:p w14:paraId="60F36BC2" w14:textId="77777777" w:rsidR="00FD4715" w:rsidRPr="00DC4DF3" w:rsidRDefault="00FD4715" w:rsidP="00FD4715">
      <w:pPr>
        <w:pStyle w:val="StyleVerdana9ptLeft075cm1"/>
      </w:pPr>
    </w:p>
    <w:p w14:paraId="1E19B67A" w14:textId="77777777" w:rsidR="00C176A6" w:rsidRPr="00DC4DF3" w:rsidRDefault="00C176A6" w:rsidP="00FD4715">
      <w:pPr>
        <w:pStyle w:val="StyleVerdana9ptLeft075cm1"/>
      </w:pPr>
    </w:p>
    <w:p w14:paraId="5FD82718" w14:textId="77777777" w:rsidR="00EA3A56" w:rsidRPr="00DC4DF3" w:rsidRDefault="00EA3A56" w:rsidP="00FD4715">
      <w:pPr>
        <w:pStyle w:val="StyleVerdana9ptLeft075cm1"/>
      </w:pPr>
    </w:p>
    <w:p w14:paraId="7579D308" w14:textId="77777777" w:rsidR="00FD4715" w:rsidRPr="00DC4DF3" w:rsidRDefault="00FD4715" w:rsidP="00FD4715">
      <w:pPr>
        <w:pStyle w:val="StyleVerdana9ptLeft075cm1"/>
        <w:tabs>
          <w:tab w:val="left" w:pos="1843"/>
          <w:tab w:val="left" w:pos="5387"/>
          <w:tab w:val="left" w:pos="6663"/>
        </w:tabs>
        <w:spacing w:after="240"/>
      </w:pPr>
      <w:r w:rsidRPr="00DC4DF3">
        <w:t>Signature:</w:t>
      </w:r>
      <w:r w:rsidRPr="00DC4DF3">
        <w:tab/>
        <w:t>_____________________</w:t>
      </w:r>
      <w:r w:rsidRPr="00DC4DF3">
        <w:tab/>
        <w:t>Signature:</w:t>
      </w:r>
      <w:r w:rsidRPr="00DC4DF3">
        <w:tab/>
        <w:t>_____________________</w:t>
      </w:r>
    </w:p>
    <w:p w14:paraId="5DA1D23D" w14:textId="721E5853" w:rsidR="00FD4715" w:rsidRPr="00DC4DF3" w:rsidRDefault="00FD4715" w:rsidP="00FD4715">
      <w:pPr>
        <w:pStyle w:val="StyleVerdana9ptLeft075cm1"/>
        <w:tabs>
          <w:tab w:val="left" w:pos="1843"/>
          <w:tab w:val="left" w:pos="5387"/>
          <w:tab w:val="left" w:pos="6663"/>
        </w:tabs>
        <w:spacing w:after="240"/>
      </w:pPr>
      <w:r w:rsidRPr="00DC4DF3">
        <w:t>Name:</w:t>
      </w:r>
      <w:r w:rsidRPr="00DC4DF3">
        <w:tab/>
      </w:r>
      <w:r w:rsidR="0032433B" w:rsidRPr="00DC4DF3">
        <w:t>_____________________</w:t>
      </w:r>
      <w:r w:rsidRPr="00DC4DF3">
        <w:tab/>
        <w:t>Name:</w:t>
      </w:r>
      <w:r w:rsidRPr="00DC4DF3">
        <w:tab/>
      </w:r>
      <w:r w:rsidR="0032433B" w:rsidRPr="00DC4DF3">
        <w:t>_____________________</w:t>
      </w:r>
      <w:r w:rsidRPr="00DC4DF3">
        <w:t xml:space="preserve"> </w:t>
      </w:r>
    </w:p>
    <w:p w14:paraId="0260A9C6" w14:textId="66EA1A58" w:rsidR="00EA3A56" w:rsidRPr="00DC4DF3" w:rsidRDefault="00FD4715" w:rsidP="00FD4715">
      <w:pPr>
        <w:pStyle w:val="StyleVerdana9ptLeft075cm1"/>
        <w:tabs>
          <w:tab w:val="left" w:pos="1843"/>
          <w:tab w:val="left" w:pos="5387"/>
          <w:tab w:val="left" w:pos="6663"/>
        </w:tabs>
        <w:spacing w:after="240"/>
      </w:pPr>
      <w:r w:rsidRPr="00DC4DF3">
        <w:t>Position:</w:t>
      </w:r>
      <w:r w:rsidRPr="00DC4DF3">
        <w:tab/>
      </w:r>
      <w:r w:rsidR="0032433B" w:rsidRPr="00DC4DF3">
        <w:t>_____________________</w:t>
      </w:r>
      <w:r w:rsidRPr="00DC4DF3">
        <w:tab/>
        <w:t>Position:</w:t>
      </w:r>
      <w:r w:rsidRPr="00DC4DF3">
        <w:tab/>
      </w:r>
      <w:r w:rsidR="0032433B" w:rsidRPr="00DC4DF3">
        <w:t xml:space="preserve">_____________________ </w:t>
      </w:r>
    </w:p>
    <w:p w14:paraId="63F7CA14" w14:textId="77777777" w:rsidR="00FD4715" w:rsidRPr="00890458" w:rsidRDefault="00FD4715" w:rsidP="00FD4715">
      <w:pPr>
        <w:pStyle w:val="StyleVerdana9ptLeft075cm1"/>
        <w:tabs>
          <w:tab w:val="left" w:pos="1843"/>
          <w:tab w:val="left" w:pos="5387"/>
          <w:tab w:val="left" w:pos="6663"/>
        </w:tabs>
        <w:spacing w:after="240"/>
      </w:pPr>
      <w:r w:rsidRPr="00DC4DF3">
        <w:t>Date:</w:t>
      </w:r>
      <w:r w:rsidRPr="00DC4DF3">
        <w:tab/>
        <w:t>_____________________</w:t>
      </w:r>
      <w:r w:rsidRPr="00DC4DF3">
        <w:tab/>
        <w:t>Date:</w:t>
      </w:r>
      <w:r w:rsidRPr="00DC4DF3">
        <w:tab/>
        <w:t>_____________________</w:t>
      </w:r>
    </w:p>
    <w:sectPr w:rsidR="00FD4715" w:rsidRPr="00890458" w:rsidSect="007E7072">
      <w:pgSz w:w="12242" w:h="15842" w:code="1"/>
      <w:pgMar w:top="1701" w:right="1418" w:bottom="1701" w:left="1418"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311A92" w14:textId="77777777" w:rsidR="008F4BC7" w:rsidRPr="00DC4DF3" w:rsidRDefault="008F4BC7">
      <w:pPr>
        <w:spacing w:line="240" w:lineRule="auto"/>
      </w:pPr>
      <w:r w:rsidRPr="00DC4DF3">
        <w:separator/>
      </w:r>
    </w:p>
  </w:endnote>
  <w:endnote w:type="continuationSeparator" w:id="0">
    <w:p w14:paraId="62224832" w14:textId="77777777" w:rsidR="008F4BC7" w:rsidRPr="00DC4DF3" w:rsidRDefault="008F4BC7">
      <w:pPr>
        <w:spacing w:line="240" w:lineRule="auto"/>
      </w:pPr>
      <w:r w:rsidRPr="00DC4DF3">
        <w:continuationSeparator/>
      </w:r>
    </w:p>
  </w:endnote>
  <w:endnote w:type="continuationNotice" w:id="1">
    <w:p w14:paraId="0FA99D74" w14:textId="77777777" w:rsidR="008F4BC7" w:rsidRPr="00DC4DF3" w:rsidRDefault="008F4B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D7C7E" w14:textId="1A06463E" w:rsidR="00224238" w:rsidRPr="00DC4DF3" w:rsidRDefault="00224238" w:rsidP="001A6136">
    <w:pPr>
      <w:spacing w:line="240" w:lineRule="atLeast"/>
      <w:rPr>
        <w:rFonts w:eastAsia="Proxima Nova Light" w:cs="Proxima Nova Light"/>
        <w:i/>
        <w:color w:val="999999"/>
        <w:spacing w:val="3"/>
        <w:position w:val="1"/>
      </w:rPr>
    </w:pPr>
    <w:r w:rsidRPr="00DC4DF3">
      <w:rPr>
        <w:rFonts w:eastAsia="Proxima Nova Light" w:cs="Proxima Nova Light"/>
        <w:i/>
        <w:noProof/>
        <w:color w:val="999999"/>
        <w:spacing w:val="3"/>
        <w:position w:val="1"/>
        <w:lang w:eastAsia="en-ZA"/>
      </w:rPr>
      <w:drawing>
        <wp:anchor distT="0" distB="0" distL="114300" distR="114300" simplePos="0" relativeHeight="251658241" behindDoc="1" locked="0" layoutInCell="1" allowOverlap="1" wp14:anchorId="78ADB241" wp14:editId="6F324781">
          <wp:simplePos x="0" y="0"/>
          <wp:positionH relativeFrom="column">
            <wp:posOffset>5476875</wp:posOffset>
          </wp:positionH>
          <wp:positionV relativeFrom="paragraph">
            <wp:posOffset>-371</wp:posOffset>
          </wp:positionV>
          <wp:extent cx="895350" cy="158750"/>
          <wp:effectExtent l="0" t="0" r="0" b="0"/>
          <wp:wrapNone/>
          <wp:docPr id="136629116" name="Picture 136629116"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Category  \* MERGEFORMAT </w:instrText>
    </w:r>
    <w:r w:rsidRPr="00DC4DF3">
      <w:rPr>
        <w:rFonts w:eastAsia="Proxima Nova Light" w:cs="Proxima Nova Light"/>
        <w:i/>
        <w:color w:val="999999"/>
        <w:spacing w:val="3"/>
        <w:position w:val="1"/>
      </w:rPr>
      <w:fldChar w:fldCharType="separate"/>
    </w:r>
    <w:r w:rsidR="008C31FC">
      <w:rPr>
        <w:rFonts w:eastAsia="Proxima Nova Light" w:cs="Proxima Nova Light"/>
        <w:i/>
        <w:color w:val="999999"/>
        <w:spacing w:val="3"/>
        <w:position w:val="1"/>
      </w:rPr>
      <w:t>Grainger</w:t>
    </w:r>
    <w:r w:rsidRPr="00DC4DF3">
      <w:rPr>
        <w:rFonts w:eastAsia="Proxima Nova Light" w:cs="Proxima Nova Light"/>
        <w:i/>
        <w:color w:val="999999"/>
        <w:spacing w:val="3"/>
        <w:position w:val="1"/>
      </w:rPr>
      <w:fldChar w:fldCharType="end"/>
    </w:r>
    <w:r w:rsidR="009355CC">
      <w:rPr>
        <w:rFonts w:eastAsia="Proxima Nova Light" w:cs="Proxima Nova Light"/>
        <w:i/>
        <w:color w:val="999999"/>
        <w:spacing w:val="3"/>
        <w:position w:val="1"/>
      </w:rPr>
      <w:t xml:space="preserve"> </w:t>
    </w:r>
    <w:r w:rsidR="00077724">
      <w:rPr>
        <w:rFonts w:eastAsia="Proxima Nova Light" w:cs="Proxima Nova Light"/>
        <w:i/>
        <w:color w:val="999999"/>
        <w:spacing w:val="3"/>
        <w:position w:val="1"/>
      </w:rPr>
      <w:t>plc</w:t>
    </w:r>
    <w:r w:rsidRPr="00DC4DF3">
      <w:rPr>
        <w:rFonts w:eastAsia="Proxima Nova Light" w:cs="Proxima Nova Light"/>
        <w:i/>
        <w:color w:val="999999"/>
        <w:spacing w:val="3"/>
        <w:position w:val="1"/>
      </w:rPr>
      <w:t xml:space="preserve"> </w:t>
    </w:r>
    <w:r w:rsidRPr="00DC4DF3">
      <w:rPr>
        <w:rFonts w:eastAsia="Proxima Nova Light" w:cs="Proxima Nova Light"/>
        <w:i/>
        <w:color w:val="BDD626"/>
        <w:spacing w:val="3"/>
        <w:position w:val="1"/>
      </w:rPr>
      <w:t xml:space="preserv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Title  \* MERGEFORMAT </w:instrText>
    </w:r>
    <w:r w:rsidRPr="00DC4DF3">
      <w:rPr>
        <w:rFonts w:eastAsia="Proxima Nova Light" w:cs="Proxima Nova Light"/>
        <w:i/>
        <w:color w:val="999999"/>
        <w:spacing w:val="3"/>
        <w:position w:val="1"/>
      </w:rPr>
      <w:fldChar w:fldCharType="separate"/>
    </w:r>
    <w:r w:rsidR="008C31FC">
      <w:rPr>
        <w:rFonts w:eastAsia="Proxima Nova Light" w:cs="Proxima Nova Light"/>
        <w:i/>
        <w:color w:val="999999"/>
        <w:spacing w:val="3"/>
        <w:position w:val="1"/>
      </w:rPr>
      <w:t>Renewals Process</w:t>
    </w:r>
    <w:r w:rsidRPr="00DC4DF3">
      <w:rPr>
        <w:rFonts w:eastAsia="Proxima Nova Light" w:cs="Proxima Nova Light"/>
        <w:i/>
        <w:color w:val="999999"/>
        <w:spacing w:val="3"/>
        <w:position w:val="1"/>
      </w:rPr>
      <w:fldChar w:fldCharType="end"/>
    </w:r>
    <w:r w:rsidRPr="00DC4DF3">
      <w:rPr>
        <w:rFonts w:eastAsia="Proxima Nova Light" w:cs="Proxima Nova Light"/>
        <w:i/>
        <w:color w:val="999999"/>
        <w:spacing w:val="3"/>
        <w:position w:val="1"/>
      </w:rPr>
      <w:tab/>
    </w:r>
    <w:r w:rsidR="00AA229D" w:rsidRPr="00DC4DF3">
      <w:rPr>
        <w:rFonts w:eastAsia="Proxima Nova Light" w:cs="Proxima Nova Light"/>
        <w:i/>
        <w:color w:val="999999"/>
        <w:spacing w:val="3"/>
        <w:position w:val="1"/>
      </w:rPr>
      <w:tab/>
    </w:r>
    <w:r w:rsidRPr="00DC4DF3">
      <w:rPr>
        <w:rFonts w:eastAsia="Proxima Nova Light" w:cs="Proxima Nova Light"/>
        <w:i/>
        <w:color w:val="BDD626"/>
        <w:spacing w:val="3"/>
        <w:position w:val="1"/>
      </w:rPr>
      <w:tab/>
    </w:r>
    <w:r w:rsidRPr="00DC4DF3">
      <w:rPr>
        <w:rFonts w:eastAsia="Proxima Nova Light" w:cs="Proxima Nova Light"/>
        <w:i/>
        <w:color w:val="BDD626"/>
        <w:spacing w:val="3"/>
        <w:position w:val="1"/>
      </w:rPr>
      <w:tab/>
    </w:r>
    <w:r w:rsidRPr="00DC4DF3">
      <w:rPr>
        <w:rFonts w:eastAsia="Proxima Nova Light" w:cs="Proxima Nova Light"/>
        <w:i/>
        <w:color w:val="999999"/>
        <w:spacing w:val="3"/>
        <w:position w:val="1"/>
      </w:rPr>
      <w:tab/>
      <w:t xml:space="preserve">     Page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PAGE  \* Arabic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30</w:t>
    </w:r>
    <w:r w:rsidRPr="00DC4DF3">
      <w:rPr>
        <w:rFonts w:eastAsia="Proxima Nova Light" w:cs="Proxima Nova Light"/>
        <w:i/>
        <w:color w:val="999999"/>
        <w:spacing w:val="3"/>
        <w:position w:val="1"/>
      </w:rPr>
      <w:fldChar w:fldCharType="end"/>
    </w:r>
    <w:r w:rsidRPr="00DC4DF3">
      <w:rPr>
        <w:rFonts w:eastAsia="Proxima Nova Light" w:cs="Proxima Nova Light"/>
        <w:i/>
        <w:color w:val="999999"/>
        <w:spacing w:val="3"/>
        <w:position w:val="1"/>
      </w:rPr>
      <w:t xml:space="preserve"> of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NUMPAGES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35</w:t>
    </w:r>
    <w:r w:rsidRPr="00DC4DF3">
      <w:rPr>
        <w:rFonts w:eastAsia="Proxima Nova Light" w:cs="Proxima Nova Light"/>
        <w:i/>
        <w:color w:val="999999"/>
        <w:spacing w:val="3"/>
        <w:position w:val="1"/>
      </w:rPr>
      <w:fldChar w:fldCharType="end"/>
    </w:r>
  </w:p>
  <w:p w14:paraId="2203893C" w14:textId="2F08C186" w:rsidR="00224238" w:rsidRPr="00DC4DF3"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E" w14:textId="65D3A3F5" w:rsidR="00224238" w:rsidRPr="00DC4DF3"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E7117" w14:textId="77777777" w:rsidR="008F4BC7" w:rsidRPr="00DC4DF3" w:rsidRDefault="008F4BC7">
      <w:pPr>
        <w:spacing w:line="240" w:lineRule="auto"/>
      </w:pPr>
      <w:r w:rsidRPr="00DC4DF3">
        <w:separator/>
      </w:r>
    </w:p>
  </w:footnote>
  <w:footnote w:type="continuationSeparator" w:id="0">
    <w:p w14:paraId="6837095C" w14:textId="77777777" w:rsidR="008F4BC7" w:rsidRPr="00DC4DF3" w:rsidRDefault="008F4BC7">
      <w:pPr>
        <w:spacing w:line="240" w:lineRule="auto"/>
      </w:pPr>
      <w:r w:rsidRPr="00DC4DF3">
        <w:continuationSeparator/>
      </w:r>
    </w:p>
  </w:footnote>
  <w:footnote w:type="continuationNotice" w:id="1">
    <w:p w14:paraId="181E127C" w14:textId="77777777" w:rsidR="008F4BC7" w:rsidRPr="00DC4DF3" w:rsidRDefault="008F4B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A" w14:textId="4B5C18A1" w:rsidR="00224238" w:rsidRPr="00DC4DF3" w:rsidRDefault="00224238" w:rsidP="001A6136">
    <w:pPr>
      <w:pStyle w:val="Header"/>
      <w:pBdr>
        <w:bottom w:val="none" w:sz="0" w:space="0" w:color="auto"/>
        <w:between w:val="none" w:sz="0" w:space="0" w:color="auto"/>
      </w:pBdr>
    </w:pPr>
    <w:r w:rsidRPr="00DC4DF3">
      <w:rPr>
        <w:noProof/>
        <w:lang w:eastAsia="en-ZA"/>
      </w:rPr>
      <w:drawing>
        <wp:anchor distT="0" distB="0" distL="114300" distR="114300" simplePos="0" relativeHeight="251660291" behindDoc="1" locked="0" layoutInCell="1" allowOverlap="1" wp14:anchorId="2729C13D" wp14:editId="03981EC5">
          <wp:simplePos x="0" y="0"/>
          <wp:positionH relativeFrom="page">
            <wp:align>right</wp:align>
          </wp:positionH>
          <wp:positionV relativeFrom="paragraph">
            <wp:posOffset>-353060</wp:posOffset>
          </wp:positionV>
          <wp:extent cx="5364000" cy="1612800"/>
          <wp:effectExtent l="0" t="0" r="0" b="0"/>
          <wp:wrapNone/>
          <wp:docPr id="224593468" name="Picture 22459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000" cy="161280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D" w14:textId="2DDF6759" w:rsidR="00224238" w:rsidRPr="00DC4DF3" w:rsidRDefault="00224238">
    <w:pPr>
      <w:pStyle w:val="Header"/>
      <w:pBdr>
        <w:bottom w:val="none" w:sz="0" w:space="0" w:color="auto"/>
        <w:between w:val="none" w:sz="0" w:space="0" w:color="auto"/>
      </w:pBdr>
    </w:pPr>
    <w:r w:rsidRPr="00DC4DF3">
      <w:rPr>
        <w:noProof/>
        <w:lang w:eastAsia="en-ZA"/>
      </w:rPr>
      <w:drawing>
        <wp:anchor distT="0" distB="0" distL="114300" distR="114300" simplePos="0" relativeHeight="251658240"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324334135" name="Picture 32433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sidRPr="00DC4DF3">
      <w:rPr>
        <w:noProof/>
        <w:lang w:eastAsia="en-ZA"/>
      </w:rPr>
      <w:drawing>
        <wp:anchor distT="0" distB="0" distL="114300" distR="114300" simplePos="0" relativeHeight="251662339" behindDoc="1" locked="0" layoutInCell="1" allowOverlap="1" wp14:anchorId="42B6C8AB" wp14:editId="0D915D75">
          <wp:simplePos x="0" y="0"/>
          <wp:positionH relativeFrom="page">
            <wp:align>right</wp:align>
          </wp:positionH>
          <wp:positionV relativeFrom="paragraph">
            <wp:posOffset>-385397</wp:posOffset>
          </wp:positionV>
          <wp:extent cx="2428875" cy="1100779"/>
          <wp:effectExtent l="0" t="0" r="0" b="0"/>
          <wp:wrapNone/>
          <wp:docPr id="432125764" name="Picture 43212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E3AFD"/>
    <w:multiLevelType w:val="hybridMultilevel"/>
    <w:tmpl w:val="2EFE15FC"/>
    <w:lvl w:ilvl="0" w:tplc="35CE94D4">
      <w:start w:val="2115"/>
      <w:numFmt w:val="bullet"/>
      <w:lvlText w:val="-"/>
      <w:lvlJc w:val="left"/>
      <w:pPr>
        <w:ind w:left="1069" w:hanging="360"/>
      </w:pPr>
      <w:rPr>
        <w:rFonts w:ascii="Verdana" w:eastAsia="Times New Roman" w:hAnsi="Verdana"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033A7BD0"/>
    <w:multiLevelType w:val="multilevel"/>
    <w:tmpl w:val="587E5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34B09"/>
    <w:multiLevelType w:val="hybridMultilevel"/>
    <w:tmpl w:val="C24A2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6377F5"/>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4" w15:restartNumberingAfterBreak="0">
    <w:nsid w:val="11495784"/>
    <w:multiLevelType w:val="multilevel"/>
    <w:tmpl w:val="71A65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73F48"/>
    <w:multiLevelType w:val="hybridMultilevel"/>
    <w:tmpl w:val="CC8A718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182860E3"/>
    <w:multiLevelType w:val="multilevel"/>
    <w:tmpl w:val="3E523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77683"/>
    <w:multiLevelType w:val="hybridMultilevel"/>
    <w:tmpl w:val="C8923EC4"/>
    <w:lvl w:ilvl="0" w:tplc="4F4C797E">
      <w:start w:val="1"/>
      <w:numFmt w:val="bullet"/>
      <w:lvlText w:val="•"/>
      <w:lvlJc w:val="left"/>
      <w:pPr>
        <w:tabs>
          <w:tab w:val="num" w:pos="720"/>
        </w:tabs>
        <w:ind w:left="720" w:hanging="360"/>
      </w:pPr>
      <w:rPr>
        <w:rFonts w:ascii="Arial" w:hAnsi="Arial" w:hint="default"/>
      </w:rPr>
    </w:lvl>
    <w:lvl w:ilvl="1" w:tplc="45007C6C">
      <w:numFmt w:val="bullet"/>
      <w:lvlText w:val="•"/>
      <w:lvlJc w:val="left"/>
      <w:pPr>
        <w:tabs>
          <w:tab w:val="num" w:pos="1440"/>
        </w:tabs>
        <w:ind w:left="1440" w:hanging="360"/>
      </w:pPr>
      <w:rPr>
        <w:rFonts w:ascii="Arial" w:hAnsi="Arial" w:hint="default"/>
      </w:rPr>
    </w:lvl>
    <w:lvl w:ilvl="2" w:tplc="D04EC7A0" w:tentative="1">
      <w:start w:val="1"/>
      <w:numFmt w:val="bullet"/>
      <w:lvlText w:val="•"/>
      <w:lvlJc w:val="left"/>
      <w:pPr>
        <w:tabs>
          <w:tab w:val="num" w:pos="2160"/>
        </w:tabs>
        <w:ind w:left="2160" w:hanging="360"/>
      </w:pPr>
      <w:rPr>
        <w:rFonts w:ascii="Arial" w:hAnsi="Arial" w:hint="default"/>
      </w:rPr>
    </w:lvl>
    <w:lvl w:ilvl="3" w:tplc="FE965F44" w:tentative="1">
      <w:start w:val="1"/>
      <w:numFmt w:val="bullet"/>
      <w:lvlText w:val="•"/>
      <w:lvlJc w:val="left"/>
      <w:pPr>
        <w:tabs>
          <w:tab w:val="num" w:pos="2880"/>
        </w:tabs>
        <w:ind w:left="2880" w:hanging="360"/>
      </w:pPr>
      <w:rPr>
        <w:rFonts w:ascii="Arial" w:hAnsi="Arial" w:hint="default"/>
      </w:rPr>
    </w:lvl>
    <w:lvl w:ilvl="4" w:tplc="498A954A" w:tentative="1">
      <w:start w:val="1"/>
      <w:numFmt w:val="bullet"/>
      <w:lvlText w:val="•"/>
      <w:lvlJc w:val="left"/>
      <w:pPr>
        <w:tabs>
          <w:tab w:val="num" w:pos="3600"/>
        </w:tabs>
        <w:ind w:left="3600" w:hanging="360"/>
      </w:pPr>
      <w:rPr>
        <w:rFonts w:ascii="Arial" w:hAnsi="Arial" w:hint="default"/>
      </w:rPr>
    </w:lvl>
    <w:lvl w:ilvl="5" w:tplc="A972248E" w:tentative="1">
      <w:start w:val="1"/>
      <w:numFmt w:val="bullet"/>
      <w:lvlText w:val="•"/>
      <w:lvlJc w:val="left"/>
      <w:pPr>
        <w:tabs>
          <w:tab w:val="num" w:pos="4320"/>
        </w:tabs>
        <w:ind w:left="4320" w:hanging="360"/>
      </w:pPr>
      <w:rPr>
        <w:rFonts w:ascii="Arial" w:hAnsi="Arial" w:hint="default"/>
      </w:rPr>
    </w:lvl>
    <w:lvl w:ilvl="6" w:tplc="C78CCDDE" w:tentative="1">
      <w:start w:val="1"/>
      <w:numFmt w:val="bullet"/>
      <w:lvlText w:val="•"/>
      <w:lvlJc w:val="left"/>
      <w:pPr>
        <w:tabs>
          <w:tab w:val="num" w:pos="5040"/>
        </w:tabs>
        <w:ind w:left="5040" w:hanging="360"/>
      </w:pPr>
      <w:rPr>
        <w:rFonts w:ascii="Arial" w:hAnsi="Arial" w:hint="default"/>
      </w:rPr>
    </w:lvl>
    <w:lvl w:ilvl="7" w:tplc="7AA8F7BA" w:tentative="1">
      <w:start w:val="1"/>
      <w:numFmt w:val="bullet"/>
      <w:lvlText w:val="•"/>
      <w:lvlJc w:val="left"/>
      <w:pPr>
        <w:tabs>
          <w:tab w:val="num" w:pos="5760"/>
        </w:tabs>
        <w:ind w:left="5760" w:hanging="360"/>
      </w:pPr>
      <w:rPr>
        <w:rFonts w:ascii="Arial" w:hAnsi="Arial" w:hint="default"/>
      </w:rPr>
    </w:lvl>
    <w:lvl w:ilvl="8" w:tplc="3A5A22E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9"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20521FCB"/>
    <w:multiLevelType w:val="multilevel"/>
    <w:tmpl w:val="C270C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A0269"/>
    <w:multiLevelType w:val="hybridMultilevel"/>
    <w:tmpl w:val="2DFED3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D7276F"/>
    <w:multiLevelType w:val="hybridMultilevel"/>
    <w:tmpl w:val="209A2BC4"/>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1B6870"/>
    <w:multiLevelType w:val="hybridMultilevel"/>
    <w:tmpl w:val="C052A202"/>
    <w:lvl w:ilvl="0" w:tplc="0809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258819E3"/>
    <w:multiLevelType w:val="hybridMultilevel"/>
    <w:tmpl w:val="5210A486"/>
    <w:lvl w:ilvl="0" w:tplc="08090001">
      <w:start w:val="1"/>
      <w:numFmt w:val="bullet"/>
      <w:lvlText w:val=""/>
      <w:lvlJc w:val="left"/>
      <w:pPr>
        <w:tabs>
          <w:tab w:val="num" w:pos="1146"/>
        </w:tabs>
        <w:ind w:left="1146" w:hanging="360"/>
      </w:pPr>
      <w:rPr>
        <w:rFonts w:ascii="Symbol" w:hAnsi="Symbol" w:hint="default"/>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26960400"/>
    <w:multiLevelType w:val="hybridMultilevel"/>
    <w:tmpl w:val="60B69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C62097"/>
    <w:multiLevelType w:val="hybridMultilevel"/>
    <w:tmpl w:val="EBE8DED8"/>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18" w15:restartNumberingAfterBreak="0">
    <w:nsid w:val="2A542053"/>
    <w:multiLevelType w:val="hybridMultilevel"/>
    <w:tmpl w:val="D21C1480"/>
    <w:lvl w:ilvl="0" w:tplc="0809000F">
      <w:start w:val="1"/>
      <w:numFmt w:val="decimal"/>
      <w:lvlText w:val="%1."/>
      <w:lvlJc w:val="left"/>
      <w:pPr>
        <w:tabs>
          <w:tab w:val="num" w:pos="1080"/>
        </w:tabs>
        <w:ind w:left="1080" w:hanging="360"/>
      </w:pPr>
    </w:lvl>
    <w:lvl w:ilvl="1" w:tplc="08090019">
      <w:start w:val="1"/>
      <w:numFmt w:val="lowerLetter"/>
      <w:lvlText w:val="%2."/>
      <w:lvlJc w:val="left"/>
      <w:pPr>
        <w:tabs>
          <w:tab w:val="num" w:pos="1800"/>
        </w:tabs>
        <w:ind w:left="1800" w:hanging="360"/>
      </w:pPr>
    </w:lvl>
    <w:lvl w:ilvl="2" w:tplc="0809001B">
      <w:start w:val="1"/>
      <w:numFmt w:val="lowerRoman"/>
      <w:lvlText w:val="%3."/>
      <w:lvlJc w:val="right"/>
      <w:pPr>
        <w:tabs>
          <w:tab w:val="num" w:pos="2520"/>
        </w:tabs>
        <w:ind w:left="2520" w:hanging="180"/>
      </w:pPr>
    </w:lvl>
    <w:lvl w:ilvl="3" w:tplc="E9F4C812">
      <w:start w:val="2023"/>
      <w:numFmt w:val="bullet"/>
      <w:lvlText w:val="-"/>
      <w:lvlJc w:val="left"/>
      <w:pPr>
        <w:ind w:left="3240" w:hanging="360"/>
      </w:pPr>
      <w:rPr>
        <w:rFonts w:ascii="Verdana" w:eastAsia="Times New Roman" w:hAnsi="Verdana" w:cs="Times New Roman" w:hint="default"/>
      </w:r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9" w15:restartNumberingAfterBreak="0">
    <w:nsid w:val="2BF33832"/>
    <w:multiLevelType w:val="hybridMultilevel"/>
    <w:tmpl w:val="4D925F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2C8346AF"/>
    <w:multiLevelType w:val="hybridMultilevel"/>
    <w:tmpl w:val="C3CACF5A"/>
    <w:lvl w:ilvl="0" w:tplc="6914B688">
      <w:start w:val="1"/>
      <w:numFmt w:val="bullet"/>
      <w:lvlText w:val="•"/>
      <w:lvlJc w:val="left"/>
      <w:pPr>
        <w:tabs>
          <w:tab w:val="num" w:pos="720"/>
        </w:tabs>
        <w:ind w:left="720" w:hanging="360"/>
      </w:pPr>
      <w:rPr>
        <w:rFonts w:ascii="Arial" w:hAnsi="Arial" w:hint="default"/>
      </w:rPr>
    </w:lvl>
    <w:lvl w:ilvl="1" w:tplc="0ED20A5A" w:tentative="1">
      <w:start w:val="1"/>
      <w:numFmt w:val="bullet"/>
      <w:lvlText w:val="•"/>
      <w:lvlJc w:val="left"/>
      <w:pPr>
        <w:tabs>
          <w:tab w:val="num" w:pos="1440"/>
        </w:tabs>
        <w:ind w:left="1440" w:hanging="360"/>
      </w:pPr>
      <w:rPr>
        <w:rFonts w:ascii="Arial" w:hAnsi="Arial" w:hint="default"/>
      </w:rPr>
    </w:lvl>
    <w:lvl w:ilvl="2" w:tplc="7820F254" w:tentative="1">
      <w:start w:val="1"/>
      <w:numFmt w:val="bullet"/>
      <w:lvlText w:val="•"/>
      <w:lvlJc w:val="left"/>
      <w:pPr>
        <w:tabs>
          <w:tab w:val="num" w:pos="2160"/>
        </w:tabs>
        <w:ind w:left="2160" w:hanging="360"/>
      </w:pPr>
      <w:rPr>
        <w:rFonts w:ascii="Arial" w:hAnsi="Arial" w:hint="default"/>
      </w:rPr>
    </w:lvl>
    <w:lvl w:ilvl="3" w:tplc="2376EAB4" w:tentative="1">
      <w:start w:val="1"/>
      <w:numFmt w:val="bullet"/>
      <w:lvlText w:val="•"/>
      <w:lvlJc w:val="left"/>
      <w:pPr>
        <w:tabs>
          <w:tab w:val="num" w:pos="2880"/>
        </w:tabs>
        <w:ind w:left="2880" w:hanging="360"/>
      </w:pPr>
      <w:rPr>
        <w:rFonts w:ascii="Arial" w:hAnsi="Arial" w:hint="default"/>
      </w:rPr>
    </w:lvl>
    <w:lvl w:ilvl="4" w:tplc="B9AC7BE4" w:tentative="1">
      <w:start w:val="1"/>
      <w:numFmt w:val="bullet"/>
      <w:lvlText w:val="•"/>
      <w:lvlJc w:val="left"/>
      <w:pPr>
        <w:tabs>
          <w:tab w:val="num" w:pos="3600"/>
        </w:tabs>
        <w:ind w:left="3600" w:hanging="360"/>
      </w:pPr>
      <w:rPr>
        <w:rFonts w:ascii="Arial" w:hAnsi="Arial" w:hint="default"/>
      </w:rPr>
    </w:lvl>
    <w:lvl w:ilvl="5" w:tplc="48E4CD34" w:tentative="1">
      <w:start w:val="1"/>
      <w:numFmt w:val="bullet"/>
      <w:lvlText w:val="•"/>
      <w:lvlJc w:val="left"/>
      <w:pPr>
        <w:tabs>
          <w:tab w:val="num" w:pos="4320"/>
        </w:tabs>
        <w:ind w:left="4320" w:hanging="360"/>
      </w:pPr>
      <w:rPr>
        <w:rFonts w:ascii="Arial" w:hAnsi="Arial" w:hint="default"/>
      </w:rPr>
    </w:lvl>
    <w:lvl w:ilvl="6" w:tplc="C4688380" w:tentative="1">
      <w:start w:val="1"/>
      <w:numFmt w:val="bullet"/>
      <w:lvlText w:val="•"/>
      <w:lvlJc w:val="left"/>
      <w:pPr>
        <w:tabs>
          <w:tab w:val="num" w:pos="5040"/>
        </w:tabs>
        <w:ind w:left="5040" w:hanging="360"/>
      </w:pPr>
      <w:rPr>
        <w:rFonts w:ascii="Arial" w:hAnsi="Arial" w:hint="default"/>
      </w:rPr>
    </w:lvl>
    <w:lvl w:ilvl="7" w:tplc="68A89020" w:tentative="1">
      <w:start w:val="1"/>
      <w:numFmt w:val="bullet"/>
      <w:lvlText w:val="•"/>
      <w:lvlJc w:val="left"/>
      <w:pPr>
        <w:tabs>
          <w:tab w:val="num" w:pos="5760"/>
        </w:tabs>
        <w:ind w:left="5760" w:hanging="360"/>
      </w:pPr>
      <w:rPr>
        <w:rFonts w:ascii="Arial" w:hAnsi="Arial" w:hint="default"/>
      </w:rPr>
    </w:lvl>
    <w:lvl w:ilvl="8" w:tplc="8EE4472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E4A7BDF"/>
    <w:multiLevelType w:val="multilevel"/>
    <w:tmpl w:val="CE1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906AF"/>
    <w:multiLevelType w:val="hybridMultilevel"/>
    <w:tmpl w:val="210C229E"/>
    <w:lvl w:ilvl="0" w:tplc="1C090001">
      <w:start w:val="1"/>
      <w:numFmt w:val="bullet"/>
      <w:lvlText w:val=""/>
      <w:lvlJc w:val="left"/>
      <w:pPr>
        <w:ind w:left="1287" w:hanging="360"/>
      </w:pPr>
      <w:rPr>
        <w:rFonts w:ascii="Symbol" w:hAnsi="Symbol" w:hint="default"/>
      </w:rPr>
    </w:lvl>
    <w:lvl w:ilvl="1" w:tplc="1C090003">
      <w:start w:val="1"/>
      <w:numFmt w:val="bullet"/>
      <w:lvlText w:val="o"/>
      <w:lvlJc w:val="left"/>
      <w:pPr>
        <w:ind w:left="2007" w:hanging="360"/>
      </w:pPr>
      <w:rPr>
        <w:rFonts w:ascii="Courier New" w:hAnsi="Courier New" w:cs="Courier New" w:hint="default"/>
      </w:rPr>
    </w:lvl>
    <w:lvl w:ilvl="2" w:tplc="1C090005">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3" w15:restartNumberingAfterBreak="0">
    <w:nsid w:val="34A3156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35A40E32"/>
    <w:multiLevelType w:val="multilevel"/>
    <w:tmpl w:val="8820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174F18"/>
    <w:multiLevelType w:val="multilevel"/>
    <w:tmpl w:val="A510CB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3C6E1757"/>
    <w:multiLevelType w:val="hybridMultilevel"/>
    <w:tmpl w:val="105639A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424A5B86"/>
    <w:multiLevelType w:val="hybridMultilevel"/>
    <w:tmpl w:val="BFE43C2E"/>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6B66BD9"/>
    <w:multiLevelType w:val="multilevel"/>
    <w:tmpl w:val="89C0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A679F4"/>
    <w:multiLevelType w:val="hybridMultilevel"/>
    <w:tmpl w:val="9092D3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8657D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32" w15:restartNumberingAfterBreak="0">
    <w:nsid w:val="5416094A"/>
    <w:multiLevelType w:val="hybridMultilevel"/>
    <w:tmpl w:val="14102C6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3" w15:restartNumberingAfterBreak="0">
    <w:nsid w:val="5D990EE7"/>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34" w15:restartNumberingAfterBreak="0">
    <w:nsid w:val="63F57BC6"/>
    <w:multiLevelType w:val="multilevel"/>
    <w:tmpl w:val="5E241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73D5F"/>
    <w:multiLevelType w:val="hybridMultilevel"/>
    <w:tmpl w:val="51745492"/>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8D15EEE"/>
    <w:multiLevelType w:val="hybridMultilevel"/>
    <w:tmpl w:val="5134B4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C473F21"/>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8" w15:restartNumberingAfterBreak="0">
    <w:nsid w:val="6D785314"/>
    <w:multiLevelType w:val="hybridMultilevel"/>
    <w:tmpl w:val="D10A1396"/>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E9109A6"/>
    <w:multiLevelType w:val="hybridMultilevel"/>
    <w:tmpl w:val="C28CF054"/>
    <w:lvl w:ilvl="0" w:tplc="89C2434E">
      <w:start w:val="1"/>
      <w:numFmt w:val="bullet"/>
      <w:lvlText w:val="•"/>
      <w:lvlJc w:val="left"/>
      <w:pPr>
        <w:tabs>
          <w:tab w:val="num" w:pos="720"/>
        </w:tabs>
        <w:ind w:left="720" w:hanging="360"/>
      </w:pPr>
      <w:rPr>
        <w:rFonts w:ascii="Arial" w:hAnsi="Arial" w:hint="default"/>
      </w:rPr>
    </w:lvl>
    <w:lvl w:ilvl="1" w:tplc="8FC28F48">
      <w:numFmt w:val="bullet"/>
      <w:lvlText w:val="•"/>
      <w:lvlJc w:val="left"/>
      <w:pPr>
        <w:tabs>
          <w:tab w:val="num" w:pos="1440"/>
        </w:tabs>
        <w:ind w:left="1440" w:hanging="360"/>
      </w:pPr>
      <w:rPr>
        <w:rFonts w:ascii="Arial" w:hAnsi="Arial" w:hint="default"/>
      </w:rPr>
    </w:lvl>
    <w:lvl w:ilvl="2" w:tplc="699059DE" w:tentative="1">
      <w:start w:val="1"/>
      <w:numFmt w:val="bullet"/>
      <w:lvlText w:val="•"/>
      <w:lvlJc w:val="left"/>
      <w:pPr>
        <w:tabs>
          <w:tab w:val="num" w:pos="2160"/>
        </w:tabs>
        <w:ind w:left="2160" w:hanging="360"/>
      </w:pPr>
      <w:rPr>
        <w:rFonts w:ascii="Arial" w:hAnsi="Arial" w:hint="default"/>
      </w:rPr>
    </w:lvl>
    <w:lvl w:ilvl="3" w:tplc="10A84596" w:tentative="1">
      <w:start w:val="1"/>
      <w:numFmt w:val="bullet"/>
      <w:lvlText w:val="•"/>
      <w:lvlJc w:val="left"/>
      <w:pPr>
        <w:tabs>
          <w:tab w:val="num" w:pos="2880"/>
        </w:tabs>
        <w:ind w:left="2880" w:hanging="360"/>
      </w:pPr>
      <w:rPr>
        <w:rFonts w:ascii="Arial" w:hAnsi="Arial" w:hint="default"/>
      </w:rPr>
    </w:lvl>
    <w:lvl w:ilvl="4" w:tplc="FB66354A" w:tentative="1">
      <w:start w:val="1"/>
      <w:numFmt w:val="bullet"/>
      <w:lvlText w:val="•"/>
      <w:lvlJc w:val="left"/>
      <w:pPr>
        <w:tabs>
          <w:tab w:val="num" w:pos="3600"/>
        </w:tabs>
        <w:ind w:left="3600" w:hanging="360"/>
      </w:pPr>
      <w:rPr>
        <w:rFonts w:ascii="Arial" w:hAnsi="Arial" w:hint="default"/>
      </w:rPr>
    </w:lvl>
    <w:lvl w:ilvl="5" w:tplc="CC021F78" w:tentative="1">
      <w:start w:val="1"/>
      <w:numFmt w:val="bullet"/>
      <w:lvlText w:val="•"/>
      <w:lvlJc w:val="left"/>
      <w:pPr>
        <w:tabs>
          <w:tab w:val="num" w:pos="4320"/>
        </w:tabs>
        <w:ind w:left="4320" w:hanging="360"/>
      </w:pPr>
      <w:rPr>
        <w:rFonts w:ascii="Arial" w:hAnsi="Arial" w:hint="default"/>
      </w:rPr>
    </w:lvl>
    <w:lvl w:ilvl="6" w:tplc="9E48DE30" w:tentative="1">
      <w:start w:val="1"/>
      <w:numFmt w:val="bullet"/>
      <w:lvlText w:val="•"/>
      <w:lvlJc w:val="left"/>
      <w:pPr>
        <w:tabs>
          <w:tab w:val="num" w:pos="5040"/>
        </w:tabs>
        <w:ind w:left="5040" w:hanging="360"/>
      </w:pPr>
      <w:rPr>
        <w:rFonts w:ascii="Arial" w:hAnsi="Arial" w:hint="default"/>
      </w:rPr>
    </w:lvl>
    <w:lvl w:ilvl="7" w:tplc="8F54FE10" w:tentative="1">
      <w:start w:val="1"/>
      <w:numFmt w:val="bullet"/>
      <w:lvlText w:val="•"/>
      <w:lvlJc w:val="left"/>
      <w:pPr>
        <w:tabs>
          <w:tab w:val="num" w:pos="5760"/>
        </w:tabs>
        <w:ind w:left="5760" w:hanging="360"/>
      </w:pPr>
      <w:rPr>
        <w:rFonts w:ascii="Arial" w:hAnsi="Arial" w:hint="default"/>
      </w:rPr>
    </w:lvl>
    <w:lvl w:ilvl="8" w:tplc="41AA9F9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ED65929"/>
    <w:multiLevelType w:val="hybridMultilevel"/>
    <w:tmpl w:val="9A44CFE0"/>
    <w:lvl w:ilvl="0" w:tplc="08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1"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42" w15:restartNumberingAfterBreak="0">
    <w:nsid w:val="769511AD"/>
    <w:multiLevelType w:val="hybridMultilevel"/>
    <w:tmpl w:val="ABD44DDE"/>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BA0A62"/>
    <w:multiLevelType w:val="hybridMultilevel"/>
    <w:tmpl w:val="26EEE1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4" w15:restartNumberingAfterBreak="0">
    <w:nsid w:val="7E8506E9"/>
    <w:multiLevelType w:val="hybridMultilevel"/>
    <w:tmpl w:val="A398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7410757">
    <w:abstractNumId w:val="25"/>
  </w:num>
  <w:num w:numId="2" w16cid:durableId="1061249728">
    <w:abstractNumId w:val="17"/>
  </w:num>
  <w:num w:numId="3" w16cid:durableId="2080327168">
    <w:abstractNumId w:val="3"/>
  </w:num>
  <w:num w:numId="4" w16cid:durableId="284820214">
    <w:abstractNumId w:val="37"/>
  </w:num>
  <w:num w:numId="5" w16cid:durableId="1425415354">
    <w:abstractNumId w:val="22"/>
  </w:num>
  <w:num w:numId="6" w16cid:durableId="102605977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8649743">
    <w:abstractNumId w:val="18"/>
  </w:num>
  <w:num w:numId="8" w16cid:durableId="338969738">
    <w:abstractNumId w:val="1"/>
  </w:num>
  <w:num w:numId="9" w16cid:durableId="1223829642">
    <w:abstractNumId w:val="24"/>
  </w:num>
  <w:num w:numId="10" w16cid:durableId="784270723">
    <w:abstractNumId w:val="4"/>
  </w:num>
  <w:num w:numId="11" w16cid:durableId="1318530715">
    <w:abstractNumId w:val="6"/>
  </w:num>
  <w:num w:numId="12" w16cid:durableId="1148087084">
    <w:abstractNumId w:val="29"/>
  </w:num>
  <w:num w:numId="13" w16cid:durableId="1530726361">
    <w:abstractNumId w:val="11"/>
  </w:num>
  <w:num w:numId="14" w16cid:durableId="1313948597">
    <w:abstractNumId w:val="8"/>
  </w:num>
  <w:num w:numId="15" w16cid:durableId="56325096">
    <w:abstractNumId w:val="10"/>
  </w:num>
  <w:num w:numId="16" w16cid:durableId="1271204631">
    <w:abstractNumId w:val="5"/>
  </w:num>
  <w:num w:numId="17" w16cid:durableId="1547378556">
    <w:abstractNumId w:val="23"/>
  </w:num>
  <w:num w:numId="18" w16cid:durableId="1183981085">
    <w:abstractNumId w:val="27"/>
  </w:num>
  <w:num w:numId="19" w16cid:durableId="1219198085">
    <w:abstractNumId w:val="7"/>
  </w:num>
  <w:num w:numId="20" w16cid:durableId="449277740">
    <w:abstractNumId w:val="20"/>
  </w:num>
  <w:num w:numId="21" w16cid:durableId="1020396118">
    <w:abstractNumId w:val="39"/>
  </w:num>
  <w:num w:numId="22" w16cid:durableId="1242371061">
    <w:abstractNumId w:val="9"/>
  </w:num>
  <w:num w:numId="23" w16cid:durableId="243101914">
    <w:abstractNumId w:val="0"/>
  </w:num>
  <w:num w:numId="24" w16cid:durableId="2031833254">
    <w:abstractNumId w:val="25"/>
  </w:num>
  <w:num w:numId="25" w16cid:durableId="1947106112">
    <w:abstractNumId w:val="25"/>
  </w:num>
  <w:num w:numId="26" w16cid:durableId="1654941268">
    <w:abstractNumId w:val="14"/>
  </w:num>
  <w:num w:numId="27" w16cid:durableId="442118425">
    <w:abstractNumId w:val="32"/>
  </w:num>
  <w:num w:numId="28" w16cid:durableId="102770350">
    <w:abstractNumId w:val="16"/>
  </w:num>
  <w:num w:numId="29" w16cid:durableId="550461819">
    <w:abstractNumId w:val="2"/>
  </w:num>
  <w:num w:numId="30" w16cid:durableId="1064181080">
    <w:abstractNumId w:val="44"/>
  </w:num>
  <w:num w:numId="31" w16cid:durableId="1275165761">
    <w:abstractNumId w:val="12"/>
  </w:num>
  <w:num w:numId="32" w16cid:durableId="1777553689">
    <w:abstractNumId w:val="36"/>
  </w:num>
  <w:num w:numId="33" w16cid:durableId="430785529">
    <w:abstractNumId w:val="38"/>
  </w:num>
  <w:num w:numId="34" w16cid:durableId="1675305019">
    <w:abstractNumId w:val="28"/>
  </w:num>
  <w:num w:numId="35" w16cid:durableId="1536888209">
    <w:abstractNumId w:val="13"/>
  </w:num>
  <w:num w:numId="36" w16cid:durableId="923219646">
    <w:abstractNumId w:val="35"/>
  </w:num>
  <w:num w:numId="37" w16cid:durableId="408044003">
    <w:abstractNumId w:val="42"/>
  </w:num>
  <w:num w:numId="38" w16cid:durableId="580330271">
    <w:abstractNumId w:val="34"/>
  </w:num>
  <w:num w:numId="39" w16cid:durableId="880047295">
    <w:abstractNumId w:val="21"/>
  </w:num>
  <w:num w:numId="40" w16cid:durableId="661548100">
    <w:abstractNumId w:val="19"/>
  </w:num>
  <w:num w:numId="41" w16cid:durableId="353924722">
    <w:abstractNumId w:val="26"/>
  </w:num>
  <w:num w:numId="42" w16cid:durableId="1991396432">
    <w:abstractNumId w:val="41"/>
  </w:num>
  <w:num w:numId="43" w16cid:durableId="254024173">
    <w:abstractNumId w:val="25"/>
  </w:num>
  <w:num w:numId="44" w16cid:durableId="1773011209">
    <w:abstractNumId w:val="31"/>
  </w:num>
  <w:num w:numId="45" w16cid:durableId="909925317">
    <w:abstractNumId w:val="40"/>
  </w:num>
  <w:num w:numId="46" w16cid:durableId="136075875">
    <w:abstractNumId w:val="30"/>
  </w:num>
  <w:num w:numId="47" w16cid:durableId="2118131355">
    <w:abstractNumId w:val="25"/>
  </w:num>
  <w:num w:numId="48" w16cid:durableId="1239169333">
    <w:abstractNumId w:val="25"/>
  </w:num>
  <w:num w:numId="49" w16cid:durableId="1477648977">
    <w:abstractNumId w:val="15"/>
  </w:num>
  <w:num w:numId="50" w16cid:durableId="1365911126">
    <w:abstractNumId w:val="4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 Duncan">
    <w15:presenceInfo w15:providerId="AD" w15:userId="S::sduncan@openboxsoftware.com::c1d0992b-0ec5-443a-8c6c-87e1361e2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005C"/>
    <w:rsid w:val="00001273"/>
    <w:rsid w:val="00001613"/>
    <w:rsid w:val="00002816"/>
    <w:rsid w:val="00002D8B"/>
    <w:rsid w:val="00002FCD"/>
    <w:rsid w:val="00003140"/>
    <w:rsid w:val="00003CB9"/>
    <w:rsid w:val="00004450"/>
    <w:rsid w:val="00005788"/>
    <w:rsid w:val="000058C0"/>
    <w:rsid w:val="00006898"/>
    <w:rsid w:val="00007079"/>
    <w:rsid w:val="00007D5F"/>
    <w:rsid w:val="00010163"/>
    <w:rsid w:val="00010C28"/>
    <w:rsid w:val="00011AD6"/>
    <w:rsid w:val="00011B0A"/>
    <w:rsid w:val="00014EDE"/>
    <w:rsid w:val="00014F28"/>
    <w:rsid w:val="00016EEB"/>
    <w:rsid w:val="000170A7"/>
    <w:rsid w:val="0001739C"/>
    <w:rsid w:val="00017E79"/>
    <w:rsid w:val="00020907"/>
    <w:rsid w:val="00020A9E"/>
    <w:rsid w:val="000216DE"/>
    <w:rsid w:val="00021781"/>
    <w:rsid w:val="00021A26"/>
    <w:rsid w:val="00021CEA"/>
    <w:rsid w:val="00022D16"/>
    <w:rsid w:val="00023064"/>
    <w:rsid w:val="000242E9"/>
    <w:rsid w:val="00024402"/>
    <w:rsid w:val="00024513"/>
    <w:rsid w:val="00026D64"/>
    <w:rsid w:val="00027D2A"/>
    <w:rsid w:val="00027E9D"/>
    <w:rsid w:val="000309B6"/>
    <w:rsid w:val="000356F5"/>
    <w:rsid w:val="0003583B"/>
    <w:rsid w:val="00036132"/>
    <w:rsid w:val="00037353"/>
    <w:rsid w:val="000375AA"/>
    <w:rsid w:val="00037C66"/>
    <w:rsid w:val="000410BE"/>
    <w:rsid w:val="00041A9A"/>
    <w:rsid w:val="00043006"/>
    <w:rsid w:val="0004316C"/>
    <w:rsid w:val="0004428D"/>
    <w:rsid w:val="00045DC5"/>
    <w:rsid w:val="0004602D"/>
    <w:rsid w:val="0004674B"/>
    <w:rsid w:val="00046FE4"/>
    <w:rsid w:val="00051288"/>
    <w:rsid w:val="00052826"/>
    <w:rsid w:val="00052FE7"/>
    <w:rsid w:val="0005608E"/>
    <w:rsid w:val="000568EA"/>
    <w:rsid w:val="00062980"/>
    <w:rsid w:val="00062D49"/>
    <w:rsid w:val="0006300B"/>
    <w:rsid w:val="00063414"/>
    <w:rsid w:val="00063459"/>
    <w:rsid w:val="000648CE"/>
    <w:rsid w:val="00064C76"/>
    <w:rsid w:val="00064F73"/>
    <w:rsid w:val="0006504F"/>
    <w:rsid w:val="00066EAC"/>
    <w:rsid w:val="00067311"/>
    <w:rsid w:val="000713C6"/>
    <w:rsid w:val="000716FA"/>
    <w:rsid w:val="000718BA"/>
    <w:rsid w:val="000729A6"/>
    <w:rsid w:val="00072D4A"/>
    <w:rsid w:val="00073C17"/>
    <w:rsid w:val="00073F94"/>
    <w:rsid w:val="000741DF"/>
    <w:rsid w:val="0007433F"/>
    <w:rsid w:val="00076412"/>
    <w:rsid w:val="00076A4A"/>
    <w:rsid w:val="000776FA"/>
    <w:rsid w:val="00077724"/>
    <w:rsid w:val="00077E84"/>
    <w:rsid w:val="00081F20"/>
    <w:rsid w:val="00082D50"/>
    <w:rsid w:val="00085D87"/>
    <w:rsid w:val="0008664D"/>
    <w:rsid w:val="000866E5"/>
    <w:rsid w:val="00090DAF"/>
    <w:rsid w:val="00090DCB"/>
    <w:rsid w:val="00091731"/>
    <w:rsid w:val="00094BAB"/>
    <w:rsid w:val="00095EBD"/>
    <w:rsid w:val="00096135"/>
    <w:rsid w:val="0009618F"/>
    <w:rsid w:val="00096287"/>
    <w:rsid w:val="000A0498"/>
    <w:rsid w:val="000A06F5"/>
    <w:rsid w:val="000A0A99"/>
    <w:rsid w:val="000A1BFA"/>
    <w:rsid w:val="000A20EC"/>
    <w:rsid w:val="000A386B"/>
    <w:rsid w:val="000A3AAB"/>
    <w:rsid w:val="000A3E4D"/>
    <w:rsid w:val="000A3FD3"/>
    <w:rsid w:val="000A4653"/>
    <w:rsid w:val="000A52B5"/>
    <w:rsid w:val="000A5784"/>
    <w:rsid w:val="000A61F0"/>
    <w:rsid w:val="000A6CE9"/>
    <w:rsid w:val="000A6DCF"/>
    <w:rsid w:val="000A6E1B"/>
    <w:rsid w:val="000A7F9F"/>
    <w:rsid w:val="000B024E"/>
    <w:rsid w:val="000B080E"/>
    <w:rsid w:val="000B2F93"/>
    <w:rsid w:val="000B389D"/>
    <w:rsid w:val="000B3B22"/>
    <w:rsid w:val="000B3B38"/>
    <w:rsid w:val="000B43A9"/>
    <w:rsid w:val="000B564B"/>
    <w:rsid w:val="000B63BA"/>
    <w:rsid w:val="000B7B70"/>
    <w:rsid w:val="000B7E58"/>
    <w:rsid w:val="000C03F9"/>
    <w:rsid w:val="000C0B7C"/>
    <w:rsid w:val="000C13C9"/>
    <w:rsid w:val="000C193F"/>
    <w:rsid w:val="000C1EBF"/>
    <w:rsid w:val="000C33D2"/>
    <w:rsid w:val="000C3850"/>
    <w:rsid w:val="000C42A3"/>
    <w:rsid w:val="000C4B21"/>
    <w:rsid w:val="000C5894"/>
    <w:rsid w:val="000C648B"/>
    <w:rsid w:val="000C6DCC"/>
    <w:rsid w:val="000D0706"/>
    <w:rsid w:val="000D0AB8"/>
    <w:rsid w:val="000D0CBA"/>
    <w:rsid w:val="000D11F6"/>
    <w:rsid w:val="000D1202"/>
    <w:rsid w:val="000D1607"/>
    <w:rsid w:val="000D4572"/>
    <w:rsid w:val="000D4E97"/>
    <w:rsid w:val="000D51BC"/>
    <w:rsid w:val="000D5C44"/>
    <w:rsid w:val="000D7891"/>
    <w:rsid w:val="000D7F7B"/>
    <w:rsid w:val="000E0D78"/>
    <w:rsid w:val="000E0DF7"/>
    <w:rsid w:val="000E1024"/>
    <w:rsid w:val="000E1C9E"/>
    <w:rsid w:val="000E20EE"/>
    <w:rsid w:val="000E2A2D"/>
    <w:rsid w:val="000E2E8B"/>
    <w:rsid w:val="000E32D7"/>
    <w:rsid w:val="000E4056"/>
    <w:rsid w:val="000E4EA5"/>
    <w:rsid w:val="000E5BDA"/>
    <w:rsid w:val="000E5C08"/>
    <w:rsid w:val="000F221F"/>
    <w:rsid w:val="000F2B8B"/>
    <w:rsid w:val="000F4A7C"/>
    <w:rsid w:val="000F4BA8"/>
    <w:rsid w:val="000F57D4"/>
    <w:rsid w:val="000F5C78"/>
    <w:rsid w:val="000F77D3"/>
    <w:rsid w:val="000F7AC0"/>
    <w:rsid w:val="00103E53"/>
    <w:rsid w:val="0010423E"/>
    <w:rsid w:val="001046C2"/>
    <w:rsid w:val="00104B29"/>
    <w:rsid w:val="00104C13"/>
    <w:rsid w:val="001051EB"/>
    <w:rsid w:val="001054CC"/>
    <w:rsid w:val="00107A9D"/>
    <w:rsid w:val="00107DCC"/>
    <w:rsid w:val="00107FAF"/>
    <w:rsid w:val="001104EC"/>
    <w:rsid w:val="00110C78"/>
    <w:rsid w:val="001137AA"/>
    <w:rsid w:val="001139DD"/>
    <w:rsid w:val="00113F4D"/>
    <w:rsid w:val="00114A53"/>
    <w:rsid w:val="00114C87"/>
    <w:rsid w:val="00114D38"/>
    <w:rsid w:val="00115474"/>
    <w:rsid w:val="00116962"/>
    <w:rsid w:val="00116A38"/>
    <w:rsid w:val="00116F7C"/>
    <w:rsid w:val="00117779"/>
    <w:rsid w:val="001202C6"/>
    <w:rsid w:val="001211BD"/>
    <w:rsid w:val="00121347"/>
    <w:rsid w:val="00122401"/>
    <w:rsid w:val="001225EC"/>
    <w:rsid w:val="00124800"/>
    <w:rsid w:val="00124C44"/>
    <w:rsid w:val="00124E9A"/>
    <w:rsid w:val="001251EC"/>
    <w:rsid w:val="00125B48"/>
    <w:rsid w:val="00126FEA"/>
    <w:rsid w:val="00127615"/>
    <w:rsid w:val="00127EDD"/>
    <w:rsid w:val="00130065"/>
    <w:rsid w:val="001306A5"/>
    <w:rsid w:val="0013070E"/>
    <w:rsid w:val="00131AD4"/>
    <w:rsid w:val="00131C20"/>
    <w:rsid w:val="00132082"/>
    <w:rsid w:val="0013248F"/>
    <w:rsid w:val="00134131"/>
    <w:rsid w:val="00134625"/>
    <w:rsid w:val="001349FA"/>
    <w:rsid w:val="001350DF"/>
    <w:rsid w:val="00135DC4"/>
    <w:rsid w:val="0013668A"/>
    <w:rsid w:val="0013678D"/>
    <w:rsid w:val="001376A9"/>
    <w:rsid w:val="00140030"/>
    <w:rsid w:val="001403CA"/>
    <w:rsid w:val="00140998"/>
    <w:rsid w:val="00141BF3"/>
    <w:rsid w:val="00142007"/>
    <w:rsid w:val="001420BC"/>
    <w:rsid w:val="001426F1"/>
    <w:rsid w:val="00142743"/>
    <w:rsid w:val="0014274E"/>
    <w:rsid w:val="001427CB"/>
    <w:rsid w:val="001427D0"/>
    <w:rsid w:val="00146618"/>
    <w:rsid w:val="00146F70"/>
    <w:rsid w:val="0015405D"/>
    <w:rsid w:val="001540E7"/>
    <w:rsid w:val="00154163"/>
    <w:rsid w:val="00154632"/>
    <w:rsid w:val="00154E9E"/>
    <w:rsid w:val="00156389"/>
    <w:rsid w:val="0015683D"/>
    <w:rsid w:val="00156F95"/>
    <w:rsid w:val="001577B6"/>
    <w:rsid w:val="0016078C"/>
    <w:rsid w:val="00160A94"/>
    <w:rsid w:val="00160D32"/>
    <w:rsid w:val="00161752"/>
    <w:rsid w:val="00161A78"/>
    <w:rsid w:val="001633EF"/>
    <w:rsid w:val="001635DB"/>
    <w:rsid w:val="00163C87"/>
    <w:rsid w:val="00165509"/>
    <w:rsid w:val="00165BF1"/>
    <w:rsid w:val="00166BB2"/>
    <w:rsid w:val="0017086E"/>
    <w:rsid w:val="00170881"/>
    <w:rsid w:val="001708AA"/>
    <w:rsid w:val="0017104C"/>
    <w:rsid w:val="00171DFC"/>
    <w:rsid w:val="001720E6"/>
    <w:rsid w:val="0017423F"/>
    <w:rsid w:val="001744E9"/>
    <w:rsid w:val="00174F5B"/>
    <w:rsid w:val="00175A60"/>
    <w:rsid w:val="00176162"/>
    <w:rsid w:val="00176707"/>
    <w:rsid w:val="001767A6"/>
    <w:rsid w:val="001840B3"/>
    <w:rsid w:val="0018417C"/>
    <w:rsid w:val="001841A4"/>
    <w:rsid w:val="00184C86"/>
    <w:rsid w:val="0018595C"/>
    <w:rsid w:val="00186A29"/>
    <w:rsid w:val="001875AF"/>
    <w:rsid w:val="00187D0D"/>
    <w:rsid w:val="00191526"/>
    <w:rsid w:val="00191A92"/>
    <w:rsid w:val="00191EF0"/>
    <w:rsid w:val="00192BBA"/>
    <w:rsid w:val="00192D40"/>
    <w:rsid w:val="001947B7"/>
    <w:rsid w:val="001950D0"/>
    <w:rsid w:val="00196308"/>
    <w:rsid w:val="001979DA"/>
    <w:rsid w:val="00197E4E"/>
    <w:rsid w:val="00197E7A"/>
    <w:rsid w:val="001A0380"/>
    <w:rsid w:val="001A1198"/>
    <w:rsid w:val="001A17B1"/>
    <w:rsid w:val="001A195B"/>
    <w:rsid w:val="001A1C79"/>
    <w:rsid w:val="001A22C3"/>
    <w:rsid w:val="001A44B6"/>
    <w:rsid w:val="001A5798"/>
    <w:rsid w:val="001A6136"/>
    <w:rsid w:val="001A6FAF"/>
    <w:rsid w:val="001A6FF3"/>
    <w:rsid w:val="001A74BC"/>
    <w:rsid w:val="001A77DD"/>
    <w:rsid w:val="001B0BE1"/>
    <w:rsid w:val="001B1955"/>
    <w:rsid w:val="001B2625"/>
    <w:rsid w:val="001B36EC"/>
    <w:rsid w:val="001B3F6D"/>
    <w:rsid w:val="001B5033"/>
    <w:rsid w:val="001B52B2"/>
    <w:rsid w:val="001B54C8"/>
    <w:rsid w:val="001B5AAF"/>
    <w:rsid w:val="001B739B"/>
    <w:rsid w:val="001B746D"/>
    <w:rsid w:val="001B7C30"/>
    <w:rsid w:val="001C31C4"/>
    <w:rsid w:val="001C39BF"/>
    <w:rsid w:val="001C55AD"/>
    <w:rsid w:val="001C5EA7"/>
    <w:rsid w:val="001D044B"/>
    <w:rsid w:val="001D0BB5"/>
    <w:rsid w:val="001D16A3"/>
    <w:rsid w:val="001D380A"/>
    <w:rsid w:val="001D3A85"/>
    <w:rsid w:val="001D41BB"/>
    <w:rsid w:val="001D540D"/>
    <w:rsid w:val="001D6B63"/>
    <w:rsid w:val="001E18EB"/>
    <w:rsid w:val="001E393A"/>
    <w:rsid w:val="001E4B93"/>
    <w:rsid w:val="001E548A"/>
    <w:rsid w:val="001E65C7"/>
    <w:rsid w:val="001F183A"/>
    <w:rsid w:val="001F3149"/>
    <w:rsid w:val="001F330E"/>
    <w:rsid w:val="001F3653"/>
    <w:rsid w:val="001F5300"/>
    <w:rsid w:val="001F6C79"/>
    <w:rsid w:val="001F7156"/>
    <w:rsid w:val="0020105B"/>
    <w:rsid w:val="002025CB"/>
    <w:rsid w:val="00203607"/>
    <w:rsid w:val="002037EC"/>
    <w:rsid w:val="00203F56"/>
    <w:rsid w:val="00204704"/>
    <w:rsid w:val="00204E77"/>
    <w:rsid w:val="00205B1D"/>
    <w:rsid w:val="0020617D"/>
    <w:rsid w:val="00206F62"/>
    <w:rsid w:val="00210F25"/>
    <w:rsid w:val="002116F7"/>
    <w:rsid w:val="00211730"/>
    <w:rsid w:val="00212432"/>
    <w:rsid w:val="0021351C"/>
    <w:rsid w:val="00213581"/>
    <w:rsid w:val="00213D1D"/>
    <w:rsid w:val="00213EB5"/>
    <w:rsid w:val="00215370"/>
    <w:rsid w:val="002154AA"/>
    <w:rsid w:val="002164F8"/>
    <w:rsid w:val="0021651F"/>
    <w:rsid w:val="0021696D"/>
    <w:rsid w:val="0022041B"/>
    <w:rsid w:val="002221BC"/>
    <w:rsid w:val="002223F5"/>
    <w:rsid w:val="002225D3"/>
    <w:rsid w:val="00222C6F"/>
    <w:rsid w:val="002231B9"/>
    <w:rsid w:val="002232EA"/>
    <w:rsid w:val="00224238"/>
    <w:rsid w:val="0022741D"/>
    <w:rsid w:val="00230636"/>
    <w:rsid w:val="002317E0"/>
    <w:rsid w:val="00231C6B"/>
    <w:rsid w:val="002321A4"/>
    <w:rsid w:val="00232642"/>
    <w:rsid w:val="00232755"/>
    <w:rsid w:val="00237392"/>
    <w:rsid w:val="0024019B"/>
    <w:rsid w:val="00241227"/>
    <w:rsid w:val="0024169A"/>
    <w:rsid w:val="002420B1"/>
    <w:rsid w:val="00242828"/>
    <w:rsid w:val="002432F6"/>
    <w:rsid w:val="00243385"/>
    <w:rsid w:val="00243ECF"/>
    <w:rsid w:val="0024504C"/>
    <w:rsid w:val="002457B0"/>
    <w:rsid w:val="00246098"/>
    <w:rsid w:val="002460F6"/>
    <w:rsid w:val="00246148"/>
    <w:rsid w:val="0024754A"/>
    <w:rsid w:val="002479C7"/>
    <w:rsid w:val="0025142D"/>
    <w:rsid w:val="00251995"/>
    <w:rsid w:val="00253BB8"/>
    <w:rsid w:val="00253C37"/>
    <w:rsid w:val="00253CBA"/>
    <w:rsid w:val="002540A3"/>
    <w:rsid w:val="0025434C"/>
    <w:rsid w:val="0025775F"/>
    <w:rsid w:val="002578F0"/>
    <w:rsid w:val="00261399"/>
    <w:rsid w:val="002613C8"/>
    <w:rsid w:val="002620DB"/>
    <w:rsid w:val="0026224E"/>
    <w:rsid w:val="00263651"/>
    <w:rsid w:val="00263BAD"/>
    <w:rsid w:val="00264034"/>
    <w:rsid w:val="00264BE5"/>
    <w:rsid w:val="00265233"/>
    <w:rsid w:val="00265458"/>
    <w:rsid w:val="00265EFE"/>
    <w:rsid w:val="00270BB4"/>
    <w:rsid w:val="00270D2E"/>
    <w:rsid w:val="002712A5"/>
    <w:rsid w:val="0027192A"/>
    <w:rsid w:val="00271A20"/>
    <w:rsid w:val="00273E5E"/>
    <w:rsid w:val="002746C3"/>
    <w:rsid w:val="00274DA2"/>
    <w:rsid w:val="00275A17"/>
    <w:rsid w:val="002762C1"/>
    <w:rsid w:val="002766FB"/>
    <w:rsid w:val="00277015"/>
    <w:rsid w:val="00277315"/>
    <w:rsid w:val="002803DB"/>
    <w:rsid w:val="00280699"/>
    <w:rsid w:val="00280743"/>
    <w:rsid w:val="0028247D"/>
    <w:rsid w:val="00283380"/>
    <w:rsid w:val="002837D8"/>
    <w:rsid w:val="0028485F"/>
    <w:rsid w:val="002850B1"/>
    <w:rsid w:val="002856E6"/>
    <w:rsid w:val="00286EAA"/>
    <w:rsid w:val="002872AB"/>
    <w:rsid w:val="002877F8"/>
    <w:rsid w:val="00290AB7"/>
    <w:rsid w:val="002936A5"/>
    <w:rsid w:val="00293DD3"/>
    <w:rsid w:val="0029551D"/>
    <w:rsid w:val="00296823"/>
    <w:rsid w:val="002A08DC"/>
    <w:rsid w:val="002A1E4B"/>
    <w:rsid w:val="002A261E"/>
    <w:rsid w:val="002A2655"/>
    <w:rsid w:val="002A2911"/>
    <w:rsid w:val="002A3F28"/>
    <w:rsid w:val="002A47A2"/>
    <w:rsid w:val="002A483C"/>
    <w:rsid w:val="002A4A83"/>
    <w:rsid w:val="002A514F"/>
    <w:rsid w:val="002A62C9"/>
    <w:rsid w:val="002A6380"/>
    <w:rsid w:val="002A6ABC"/>
    <w:rsid w:val="002A7615"/>
    <w:rsid w:val="002A7686"/>
    <w:rsid w:val="002B0516"/>
    <w:rsid w:val="002B0B55"/>
    <w:rsid w:val="002B0C97"/>
    <w:rsid w:val="002B18A7"/>
    <w:rsid w:val="002B1C85"/>
    <w:rsid w:val="002B3ACA"/>
    <w:rsid w:val="002B4040"/>
    <w:rsid w:val="002B64BE"/>
    <w:rsid w:val="002B7614"/>
    <w:rsid w:val="002C0569"/>
    <w:rsid w:val="002C14FC"/>
    <w:rsid w:val="002C154C"/>
    <w:rsid w:val="002C259D"/>
    <w:rsid w:val="002C2830"/>
    <w:rsid w:val="002C39A0"/>
    <w:rsid w:val="002C3DDF"/>
    <w:rsid w:val="002C4115"/>
    <w:rsid w:val="002C451F"/>
    <w:rsid w:val="002C4BF3"/>
    <w:rsid w:val="002C645D"/>
    <w:rsid w:val="002C6AE1"/>
    <w:rsid w:val="002C7E99"/>
    <w:rsid w:val="002C7F4D"/>
    <w:rsid w:val="002D0A3F"/>
    <w:rsid w:val="002D1CBE"/>
    <w:rsid w:val="002D22B4"/>
    <w:rsid w:val="002D23CD"/>
    <w:rsid w:val="002D29D3"/>
    <w:rsid w:val="002D3C7B"/>
    <w:rsid w:val="002D413D"/>
    <w:rsid w:val="002D50C0"/>
    <w:rsid w:val="002D764A"/>
    <w:rsid w:val="002D7F76"/>
    <w:rsid w:val="002E0443"/>
    <w:rsid w:val="002E11CF"/>
    <w:rsid w:val="002E1386"/>
    <w:rsid w:val="002E18AB"/>
    <w:rsid w:val="002E1A71"/>
    <w:rsid w:val="002E5A03"/>
    <w:rsid w:val="002E5BF8"/>
    <w:rsid w:val="002F1ACD"/>
    <w:rsid w:val="002F1EF9"/>
    <w:rsid w:val="002F1F0C"/>
    <w:rsid w:val="002F2A81"/>
    <w:rsid w:val="002F3666"/>
    <w:rsid w:val="002F5ADD"/>
    <w:rsid w:val="002F5C56"/>
    <w:rsid w:val="002F6464"/>
    <w:rsid w:val="002F6B19"/>
    <w:rsid w:val="002F727C"/>
    <w:rsid w:val="002F76AB"/>
    <w:rsid w:val="00302968"/>
    <w:rsid w:val="00302A8C"/>
    <w:rsid w:val="00302A98"/>
    <w:rsid w:val="00303779"/>
    <w:rsid w:val="003039F9"/>
    <w:rsid w:val="00303A01"/>
    <w:rsid w:val="00303E69"/>
    <w:rsid w:val="00304DA5"/>
    <w:rsid w:val="0030545B"/>
    <w:rsid w:val="00306776"/>
    <w:rsid w:val="00307485"/>
    <w:rsid w:val="0030789F"/>
    <w:rsid w:val="00307A54"/>
    <w:rsid w:val="003102F9"/>
    <w:rsid w:val="00310DA4"/>
    <w:rsid w:val="003111A6"/>
    <w:rsid w:val="00311EA2"/>
    <w:rsid w:val="0031211B"/>
    <w:rsid w:val="003124EA"/>
    <w:rsid w:val="00312B9A"/>
    <w:rsid w:val="003131FA"/>
    <w:rsid w:val="00314DDC"/>
    <w:rsid w:val="003159B7"/>
    <w:rsid w:val="0032013B"/>
    <w:rsid w:val="003209E8"/>
    <w:rsid w:val="00323F34"/>
    <w:rsid w:val="00324223"/>
    <w:rsid w:val="0032433B"/>
    <w:rsid w:val="00324AE6"/>
    <w:rsid w:val="00324D27"/>
    <w:rsid w:val="00325F8D"/>
    <w:rsid w:val="003271B9"/>
    <w:rsid w:val="00327269"/>
    <w:rsid w:val="003272E2"/>
    <w:rsid w:val="00327882"/>
    <w:rsid w:val="00327A79"/>
    <w:rsid w:val="00331317"/>
    <w:rsid w:val="003318B4"/>
    <w:rsid w:val="00331A10"/>
    <w:rsid w:val="003322E0"/>
    <w:rsid w:val="003324F8"/>
    <w:rsid w:val="00332C40"/>
    <w:rsid w:val="00332E15"/>
    <w:rsid w:val="0033578E"/>
    <w:rsid w:val="003363B8"/>
    <w:rsid w:val="00341268"/>
    <w:rsid w:val="00341713"/>
    <w:rsid w:val="003418F3"/>
    <w:rsid w:val="003427AC"/>
    <w:rsid w:val="003432A0"/>
    <w:rsid w:val="003441C2"/>
    <w:rsid w:val="00344E95"/>
    <w:rsid w:val="00345F8F"/>
    <w:rsid w:val="00345FAF"/>
    <w:rsid w:val="00346870"/>
    <w:rsid w:val="00346FE2"/>
    <w:rsid w:val="0035009C"/>
    <w:rsid w:val="0035012E"/>
    <w:rsid w:val="00350B2D"/>
    <w:rsid w:val="00350D5B"/>
    <w:rsid w:val="00351FCD"/>
    <w:rsid w:val="003527F7"/>
    <w:rsid w:val="00354742"/>
    <w:rsid w:val="003571E5"/>
    <w:rsid w:val="0036141E"/>
    <w:rsid w:val="00361ACE"/>
    <w:rsid w:val="00361F62"/>
    <w:rsid w:val="003635DE"/>
    <w:rsid w:val="003636AB"/>
    <w:rsid w:val="00363A83"/>
    <w:rsid w:val="00363B56"/>
    <w:rsid w:val="00365810"/>
    <w:rsid w:val="003664C3"/>
    <w:rsid w:val="00366760"/>
    <w:rsid w:val="00367D8B"/>
    <w:rsid w:val="00370731"/>
    <w:rsid w:val="00370D11"/>
    <w:rsid w:val="0037105B"/>
    <w:rsid w:val="003718B9"/>
    <w:rsid w:val="00371E1E"/>
    <w:rsid w:val="0037278D"/>
    <w:rsid w:val="00373424"/>
    <w:rsid w:val="0037344F"/>
    <w:rsid w:val="00374214"/>
    <w:rsid w:val="00374FAD"/>
    <w:rsid w:val="00377A14"/>
    <w:rsid w:val="00377A5E"/>
    <w:rsid w:val="0038156B"/>
    <w:rsid w:val="003823E2"/>
    <w:rsid w:val="00382819"/>
    <w:rsid w:val="00382DE3"/>
    <w:rsid w:val="003835C1"/>
    <w:rsid w:val="0038580F"/>
    <w:rsid w:val="00385DC4"/>
    <w:rsid w:val="00386024"/>
    <w:rsid w:val="00386BFB"/>
    <w:rsid w:val="003902FF"/>
    <w:rsid w:val="00390C39"/>
    <w:rsid w:val="00390DCF"/>
    <w:rsid w:val="003918CF"/>
    <w:rsid w:val="00391E27"/>
    <w:rsid w:val="00393A14"/>
    <w:rsid w:val="003953EA"/>
    <w:rsid w:val="003A034B"/>
    <w:rsid w:val="003A0B9D"/>
    <w:rsid w:val="003A1028"/>
    <w:rsid w:val="003A1C6F"/>
    <w:rsid w:val="003A206A"/>
    <w:rsid w:val="003A4355"/>
    <w:rsid w:val="003A4491"/>
    <w:rsid w:val="003A51CF"/>
    <w:rsid w:val="003A52BA"/>
    <w:rsid w:val="003A630B"/>
    <w:rsid w:val="003A6540"/>
    <w:rsid w:val="003B034D"/>
    <w:rsid w:val="003B175B"/>
    <w:rsid w:val="003B22B8"/>
    <w:rsid w:val="003B2682"/>
    <w:rsid w:val="003B4AC1"/>
    <w:rsid w:val="003B5F46"/>
    <w:rsid w:val="003C08F1"/>
    <w:rsid w:val="003C0D91"/>
    <w:rsid w:val="003C0E33"/>
    <w:rsid w:val="003C106B"/>
    <w:rsid w:val="003C1B5F"/>
    <w:rsid w:val="003C2423"/>
    <w:rsid w:val="003C27B6"/>
    <w:rsid w:val="003C45C5"/>
    <w:rsid w:val="003C5588"/>
    <w:rsid w:val="003C5BB6"/>
    <w:rsid w:val="003C6794"/>
    <w:rsid w:val="003C7619"/>
    <w:rsid w:val="003D0057"/>
    <w:rsid w:val="003D0088"/>
    <w:rsid w:val="003D08ED"/>
    <w:rsid w:val="003D0A21"/>
    <w:rsid w:val="003D0EDE"/>
    <w:rsid w:val="003D17AA"/>
    <w:rsid w:val="003D2493"/>
    <w:rsid w:val="003D274E"/>
    <w:rsid w:val="003D2B38"/>
    <w:rsid w:val="003D2C89"/>
    <w:rsid w:val="003D336C"/>
    <w:rsid w:val="003D3A38"/>
    <w:rsid w:val="003D4A4C"/>
    <w:rsid w:val="003D54D3"/>
    <w:rsid w:val="003D6E5E"/>
    <w:rsid w:val="003D6F47"/>
    <w:rsid w:val="003D7DA3"/>
    <w:rsid w:val="003D7FB9"/>
    <w:rsid w:val="003E0046"/>
    <w:rsid w:val="003E1AF7"/>
    <w:rsid w:val="003E1FB3"/>
    <w:rsid w:val="003E231E"/>
    <w:rsid w:val="003E31F0"/>
    <w:rsid w:val="003E4103"/>
    <w:rsid w:val="003E4208"/>
    <w:rsid w:val="003E4766"/>
    <w:rsid w:val="003E47D1"/>
    <w:rsid w:val="003E4AB9"/>
    <w:rsid w:val="003E5AE4"/>
    <w:rsid w:val="003E632F"/>
    <w:rsid w:val="003E6514"/>
    <w:rsid w:val="003E7169"/>
    <w:rsid w:val="003F00C7"/>
    <w:rsid w:val="003F29C8"/>
    <w:rsid w:val="003F2AF4"/>
    <w:rsid w:val="003F3684"/>
    <w:rsid w:val="003F37E7"/>
    <w:rsid w:val="003F3A29"/>
    <w:rsid w:val="003F3B88"/>
    <w:rsid w:val="003F549E"/>
    <w:rsid w:val="003F5814"/>
    <w:rsid w:val="003F7518"/>
    <w:rsid w:val="00400163"/>
    <w:rsid w:val="0040050B"/>
    <w:rsid w:val="00400CBE"/>
    <w:rsid w:val="00402600"/>
    <w:rsid w:val="004028A9"/>
    <w:rsid w:val="00403FF5"/>
    <w:rsid w:val="00405A6E"/>
    <w:rsid w:val="004062DF"/>
    <w:rsid w:val="00406879"/>
    <w:rsid w:val="004101C7"/>
    <w:rsid w:val="0041063C"/>
    <w:rsid w:val="004115D9"/>
    <w:rsid w:val="004116B0"/>
    <w:rsid w:val="00411D1E"/>
    <w:rsid w:val="004122C3"/>
    <w:rsid w:val="0041248B"/>
    <w:rsid w:val="00412D9D"/>
    <w:rsid w:val="004147B2"/>
    <w:rsid w:val="00414AB3"/>
    <w:rsid w:val="00415900"/>
    <w:rsid w:val="0041720F"/>
    <w:rsid w:val="004176E4"/>
    <w:rsid w:val="0042049B"/>
    <w:rsid w:val="0042124B"/>
    <w:rsid w:val="0042292B"/>
    <w:rsid w:val="00422D81"/>
    <w:rsid w:val="00426CDE"/>
    <w:rsid w:val="00427154"/>
    <w:rsid w:val="004274A3"/>
    <w:rsid w:val="00427A02"/>
    <w:rsid w:val="0043047E"/>
    <w:rsid w:val="00430C57"/>
    <w:rsid w:val="00430FF9"/>
    <w:rsid w:val="00431291"/>
    <w:rsid w:val="00431860"/>
    <w:rsid w:val="004325A9"/>
    <w:rsid w:val="00433732"/>
    <w:rsid w:val="0043376A"/>
    <w:rsid w:val="00433D4F"/>
    <w:rsid w:val="00434928"/>
    <w:rsid w:val="00434D54"/>
    <w:rsid w:val="00435374"/>
    <w:rsid w:val="00435BF4"/>
    <w:rsid w:val="00435D95"/>
    <w:rsid w:val="004378B0"/>
    <w:rsid w:val="0044011C"/>
    <w:rsid w:val="00440F42"/>
    <w:rsid w:val="0044113A"/>
    <w:rsid w:val="00441184"/>
    <w:rsid w:val="00441FBF"/>
    <w:rsid w:val="00442407"/>
    <w:rsid w:val="004424E0"/>
    <w:rsid w:val="00442E71"/>
    <w:rsid w:val="00444313"/>
    <w:rsid w:val="00444658"/>
    <w:rsid w:val="00444F6C"/>
    <w:rsid w:val="00444FF6"/>
    <w:rsid w:val="00446767"/>
    <w:rsid w:val="00446780"/>
    <w:rsid w:val="004467D6"/>
    <w:rsid w:val="00446E3C"/>
    <w:rsid w:val="00450484"/>
    <w:rsid w:val="00452D20"/>
    <w:rsid w:val="00453FA3"/>
    <w:rsid w:val="00454C53"/>
    <w:rsid w:val="00455CE9"/>
    <w:rsid w:val="00455E42"/>
    <w:rsid w:val="004561AB"/>
    <w:rsid w:val="0045650A"/>
    <w:rsid w:val="004573A9"/>
    <w:rsid w:val="00462A65"/>
    <w:rsid w:val="00463D29"/>
    <w:rsid w:val="004642A9"/>
    <w:rsid w:val="004644F6"/>
    <w:rsid w:val="00464C0E"/>
    <w:rsid w:val="00465642"/>
    <w:rsid w:val="00465B76"/>
    <w:rsid w:val="00465C5F"/>
    <w:rsid w:val="004663F8"/>
    <w:rsid w:val="00466611"/>
    <w:rsid w:val="00466F70"/>
    <w:rsid w:val="00467BCA"/>
    <w:rsid w:val="00470B9A"/>
    <w:rsid w:val="00470F31"/>
    <w:rsid w:val="0047137F"/>
    <w:rsid w:val="0047258E"/>
    <w:rsid w:val="004737EC"/>
    <w:rsid w:val="00474198"/>
    <w:rsid w:val="004742C5"/>
    <w:rsid w:val="00475DF0"/>
    <w:rsid w:val="00476FFF"/>
    <w:rsid w:val="004770A3"/>
    <w:rsid w:val="00477172"/>
    <w:rsid w:val="004801C1"/>
    <w:rsid w:val="0048243F"/>
    <w:rsid w:val="004837A3"/>
    <w:rsid w:val="00484D83"/>
    <w:rsid w:val="00485230"/>
    <w:rsid w:val="004857BE"/>
    <w:rsid w:val="00485A65"/>
    <w:rsid w:val="00485B36"/>
    <w:rsid w:val="00486A23"/>
    <w:rsid w:val="00486CE7"/>
    <w:rsid w:val="00486D47"/>
    <w:rsid w:val="004878EA"/>
    <w:rsid w:val="004901D4"/>
    <w:rsid w:val="00490C98"/>
    <w:rsid w:val="00491251"/>
    <w:rsid w:val="00492321"/>
    <w:rsid w:val="004930B3"/>
    <w:rsid w:val="004950BB"/>
    <w:rsid w:val="00495681"/>
    <w:rsid w:val="0049582C"/>
    <w:rsid w:val="00495F7B"/>
    <w:rsid w:val="004962CB"/>
    <w:rsid w:val="00496E46"/>
    <w:rsid w:val="00497619"/>
    <w:rsid w:val="00497FEF"/>
    <w:rsid w:val="004A17C2"/>
    <w:rsid w:val="004A17DF"/>
    <w:rsid w:val="004A3C08"/>
    <w:rsid w:val="004A5400"/>
    <w:rsid w:val="004A69D6"/>
    <w:rsid w:val="004A6B97"/>
    <w:rsid w:val="004A71E3"/>
    <w:rsid w:val="004A7C3A"/>
    <w:rsid w:val="004B0268"/>
    <w:rsid w:val="004B0766"/>
    <w:rsid w:val="004B0AFA"/>
    <w:rsid w:val="004B0C83"/>
    <w:rsid w:val="004B1025"/>
    <w:rsid w:val="004B22E1"/>
    <w:rsid w:val="004B30CD"/>
    <w:rsid w:val="004B441E"/>
    <w:rsid w:val="004B4DBF"/>
    <w:rsid w:val="004B5E09"/>
    <w:rsid w:val="004B6300"/>
    <w:rsid w:val="004B6FF7"/>
    <w:rsid w:val="004B7D12"/>
    <w:rsid w:val="004C0A5E"/>
    <w:rsid w:val="004C12FE"/>
    <w:rsid w:val="004C1881"/>
    <w:rsid w:val="004C1A9D"/>
    <w:rsid w:val="004C293B"/>
    <w:rsid w:val="004C2C4D"/>
    <w:rsid w:val="004C36F2"/>
    <w:rsid w:val="004C4F50"/>
    <w:rsid w:val="004C50DB"/>
    <w:rsid w:val="004C5C6F"/>
    <w:rsid w:val="004C7870"/>
    <w:rsid w:val="004C7926"/>
    <w:rsid w:val="004D2AE4"/>
    <w:rsid w:val="004D2F7E"/>
    <w:rsid w:val="004D31BF"/>
    <w:rsid w:val="004D37E8"/>
    <w:rsid w:val="004D4101"/>
    <w:rsid w:val="004D4C4D"/>
    <w:rsid w:val="004D553B"/>
    <w:rsid w:val="004D68A2"/>
    <w:rsid w:val="004D6991"/>
    <w:rsid w:val="004D6DFE"/>
    <w:rsid w:val="004D7C5E"/>
    <w:rsid w:val="004D7E0B"/>
    <w:rsid w:val="004E04FF"/>
    <w:rsid w:val="004E1718"/>
    <w:rsid w:val="004E1911"/>
    <w:rsid w:val="004E1EB3"/>
    <w:rsid w:val="004E2011"/>
    <w:rsid w:val="004E2A60"/>
    <w:rsid w:val="004E2AC0"/>
    <w:rsid w:val="004E2FF6"/>
    <w:rsid w:val="004E33F7"/>
    <w:rsid w:val="004E3812"/>
    <w:rsid w:val="004E3F73"/>
    <w:rsid w:val="004E5C49"/>
    <w:rsid w:val="004E5EC7"/>
    <w:rsid w:val="004E60A0"/>
    <w:rsid w:val="004E674B"/>
    <w:rsid w:val="004E67DC"/>
    <w:rsid w:val="004E6813"/>
    <w:rsid w:val="004E749B"/>
    <w:rsid w:val="004E76CD"/>
    <w:rsid w:val="004F032B"/>
    <w:rsid w:val="004F16F8"/>
    <w:rsid w:val="004F3A37"/>
    <w:rsid w:val="004F48C7"/>
    <w:rsid w:val="004F5CA6"/>
    <w:rsid w:val="004F76AE"/>
    <w:rsid w:val="005002AC"/>
    <w:rsid w:val="00500F35"/>
    <w:rsid w:val="00502A2C"/>
    <w:rsid w:val="00503A25"/>
    <w:rsid w:val="00504DF5"/>
    <w:rsid w:val="00504EA1"/>
    <w:rsid w:val="00505C39"/>
    <w:rsid w:val="005066E7"/>
    <w:rsid w:val="005104E4"/>
    <w:rsid w:val="00511047"/>
    <w:rsid w:val="00512E44"/>
    <w:rsid w:val="00512E6D"/>
    <w:rsid w:val="0051416A"/>
    <w:rsid w:val="00514B75"/>
    <w:rsid w:val="00515273"/>
    <w:rsid w:val="00516229"/>
    <w:rsid w:val="0051677F"/>
    <w:rsid w:val="00517CBC"/>
    <w:rsid w:val="005200B7"/>
    <w:rsid w:val="00521B90"/>
    <w:rsid w:val="00522D5C"/>
    <w:rsid w:val="00523E6D"/>
    <w:rsid w:val="00524289"/>
    <w:rsid w:val="005249D1"/>
    <w:rsid w:val="00524A36"/>
    <w:rsid w:val="00526405"/>
    <w:rsid w:val="00527BE0"/>
    <w:rsid w:val="005304C1"/>
    <w:rsid w:val="00533725"/>
    <w:rsid w:val="0053459D"/>
    <w:rsid w:val="00534940"/>
    <w:rsid w:val="005351FA"/>
    <w:rsid w:val="00535809"/>
    <w:rsid w:val="00535AD9"/>
    <w:rsid w:val="0053779F"/>
    <w:rsid w:val="0054037F"/>
    <w:rsid w:val="00540E6B"/>
    <w:rsid w:val="00543013"/>
    <w:rsid w:val="005434C1"/>
    <w:rsid w:val="005447DA"/>
    <w:rsid w:val="005448B1"/>
    <w:rsid w:val="00544AE2"/>
    <w:rsid w:val="00545372"/>
    <w:rsid w:val="00545467"/>
    <w:rsid w:val="00546080"/>
    <w:rsid w:val="00546569"/>
    <w:rsid w:val="00546E6C"/>
    <w:rsid w:val="00547986"/>
    <w:rsid w:val="005479B4"/>
    <w:rsid w:val="00551438"/>
    <w:rsid w:val="005515EF"/>
    <w:rsid w:val="00551B64"/>
    <w:rsid w:val="00551B97"/>
    <w:rsid w:val="005525A7"/>
    <w:rsid w:val="005536F4"/>
    <w:rsid w:val="005545FF"/>
    <w:rsid w:val="0055521E"/>
    <w:rsid w:val="00556230"/>
    <w:rsid w:val="00556E55"/>
    <w:rsid w:val="00560365"/>
    <w:rsid w:val="005610FB"/>
    <w:rsid w:val="005615EB"/>
    <w:rsid w:val="00561D0A"/>
    <w:rsid w:val="00563007"/>
    <w:rsid w:val="005630C3"/>
    <w:rsid w:val="00564ADA"/>
    <w:rsid w:val="005651F5"/>
    <w:rsid w:val="00571246"/>
    <w:rsid w:val="005712C5"/>
    <w:rsid w:val="00571714"/>
    <w:rsid w:val="00571975"/>
    <w:rsid w:val="00572B64"/>
    <w:rsid w:val="005736A0"/>
    <w:rsid w:val="00573D9C"/>
    <w:rsid w:val="005747B2"/>
    <w:rsid w:val="00575A14"/>
    <w:rsid w:val="005770C6"/>
    <w:rsid w:val="0058228D"/>
    <w:rsid w:val="005822ED"/>
    <w:rsid w:val="00582702"/>
    <w:rsid w:val="00585068"/>
    <w:rsid w:val="00587704"/>
    <w:rsid w:val="00587E8D"/>
    <w:rsid w:val="005911DC"/>
    <w:rsid w:val="005913FC"/>
    <w:rsid w:val="005935D8"/>
    <w:rsid w:val="0059478D"/>
    <w:rsid w:val="005949B8"/>
    <w:rsid w:val="005950CF"/>
    <w:rsid w:val="0059530F"/>
    <w:rsid w:val="0059563E"/>
    <w:rsid w:val="00595BE6"/>
    <w:rsid w:val="00595EB2"/>
    <w:rsid w:val="00596AFC"/>
    <w:rsid w:val="00597B12"/>
    <w:rsid w:val="00597FA2"/>
    <w:rsid w:val="005A0B64"/>
    <w:rsid w:val="005A1F04"/>
    <w:rsid w:val="005A4EB2"/>
    <w:rsid w:val="005A54B0"/>
    <w:rsid w:val="005A588C"/>
    <w:rsid w:val="005A5BA2"/>
    <w:rsid w:val="005A62B1"/>
    <w:rsid w:val="005A6620"/>
    <w:rsid w:val="005A7465"/>
    <w:rsid w:val="005B08B2"/>
    <w:rsid w:val="005B1437"/>
    <w:rsid w:val="005B2602"/>
    <w:rsid w:val="005B283A"/>
    <w:rsid w:val="005B3119"/>
    <w:rsid w:val="005B31C8"/>
    <w:rsid w:val="005B4D02"/>
    <w:rsid w:val="005B5070"/>
    <w:rsid w:val="005C0504"/>
    <w:rsid w:val="005C05C4"/>
    <w:rsid w:val="005C0F8A"/>
    <w:rsid w:val="005C16D7"/>
    <w:rsid w:val="005C27F2"/>
    <w:rsid w:val="005C30AF"/>
    <w:rsid w:val="005C3110"/>
    <w:rsid w:val="005C4271"/>
    <w:rsid w:val="005C42D1"/>
    <w:rsid w:val="005C42F1"/>
    <w:rsid w:val="005C4369"/>
    <w:rsid w:val="005C4637"/>
    <w:rsid w:val="005C6080"/>
    <w:rsid w:val="005C62C2"/>
    <w:rsid w:val="005C6F37"/>
    <w:rsid w:val="005C7131"/>
    <w:rsid w:val="005C78D5"/>
    <w:rsid w:val="005D0DF9"/>
    <w:rsid w:val="005D1157"/>
    <w:rsid w:val="005D14BE"/>
    <w:rsid w:val="005D1590"/>
    <w:rsid w:val="005D33E5"/>
    <w:rsid w:val="005D3E39"/>
    <w:rsid w:val="005D6987"/>
    <w:rsid w:val="005D71AD"/>
    <w:rsid w:val="005D7FD3"/>
    <w:rsid w:val="005E0032"/>
    <w:rsid w:val="005E0760"/>
    <w:rsid w:val="005E1ADF"/>
    <w:rsid w:val="005E3821"/>
    <w:rsid w:val="005E6619"/>
    <w:rsid w:val="005E67D9"/>
    <w:rsid w:val="005E686B"/>
    <w:rsid w:val="005E7604"/>
    <w:rsid w:val="005E7E03"/>
    <w:rsid w:val="005F14CD"/>
    <w:rsid w:val="005F1C99"/>
    <w:rsid w:val="005F23AE"/>
    <w:rsid w:val="005F33BF"/>
    <w:rsid w:val="005F3564"/>
    <w:rsid w:val="005F3D52"/>
    <w:rsid w:val="005F4A07"/>
    <w:rsid w:val="005F4C17"/>
    <w:rsid w:val="005F4F5A"/>
    <w:rsid w:val="005F514D"/>
    <w:rsid w:val="005F621E"/>
    <w:rsid w:val="005F72B8"/>
    <w:rsid w:val="005F7481"/>
    <w:rsid w:val="00600811"/>
    <w:rsid w:val="00600FA4"/>
    <w:rsid w:val="00601EE5"/>
    <w:rsid w:val="00602290"/>
    <w:rsid w:val="00603F91"/>
    <w:rsid w:val="00606432"/>
    <w:rsid w:val="00606D89"/>
    <w:rsid w:val="00607494"/>
    <w:rsid w:val="00607AD9"/>
    <w:rsid w:val="0061059E"/>
    <w:rsid w:val="00610781"/>
    <w:rsid w:val="00610D83"/>
    <w:rsid w:val="00611426"/>
    <w:rsid w:val="00611EC7"/>
    <w:rsid w:val="00612A70"/>
    <w:rsid w:val="0061311E"/>
    <w:rsid w:val="006140DD"/>
    <w:rsid w:val="00614AA3"/>
    <w:rsid w:val="00615400"/>
    <w:rsid w:val="00616223"/>
    <w:rsid w:val="00617691"/>
    <w:rsid w:val="00620773"/>
    <w:rsid w:val="00620A42"/>
    <w:rsid w:val="0062355D"/>
    <w:rsid w:val="00623850"/>
    <w:rsid w:val="006249D0"/>
    <w:rsid w:val="00624E37"/>
    <w:rsid w:val="00626046"/>
    <w:rsid w:val="00626365"/>
    <w:rsid w:val="006268B6"/>
    <w:rsid w:val="00626D5D"/>
    <w:rsid w:val="00627A1C"/>
    <w:rsid w:val="006300CA"/>
    <w:rsid w:val="006308B6"/>
    <w:rsid w:val="00631653"/>
    <w:rsid w:val="00631CEC"/>
    <w:rsid w:val="006328AE"/>
    <w:rsid w:val="00632CBC"/>
    <w:rsid w:val="006330E3"/>
    <w:rsid w:val="006332FA"/>
    <w:rsid w:val="0063396F"/>
    <w:rsid w:val="00633C60"/>
    <w:rsid w:val="0063405A"/>
    <w:rsid w:val="006347BA"/>
    <w:rsid w:val="0063494A"/>
    <w:rsid w:val="00635CAE"/>
    <w:rsid w:val="00635D0D"/>
    <w:rsid w:val="00635E0C"/>
    <w:rsid w:val="0063749B"/>
    <w:rsid w:val="006401E7"/>
    <w:rsid w:val="00640B3B"/>
    <w:rsid w:val="00642C40"/>
    <w:rsid w:val="006432D2"/>
    <w:rsid w:val="00643486"/>
    <w:rsid w:val="00643EF4"/>
    <w:rsid w:val="00643FA4"/>
    <w:rsid w:val="00645652"/>
    <w:rsid w:val="0064716B"/>
    <w:rsid w:val="0064732D"/>
    <w:rsid w:val="006474AE"/>
    <w:rsid w:val="00650B9D"/>
    <w:rsid w:val="00651263"/>
    <w:rsid w:val="00651375"/>
    <w:rsid w:val="00651E94"/>
    <w:rsid w:val="0065226C"/>
    <w:rsid w:val="0065277C"/>
    <w:rsid w:val="00652D4F"/>
    <w:rsid w:val="0065336D"/>
    <w:rsid w:val="00653693"/>
    <w:rsid w:val="00653F7C"/>
    <w:rsid w:val="00654492"/>
    <w:rsid w:val="006545EE"/>
    <w:rsid w:val="00654801"/>
    <w:rsid w:val="00655846"/>
    <w:rsid w:val="006561B1"/>
    <w:rsid w:val="006561BD"/>
    <w:rsid w:val="00660812"/>
    <w:rsid w:val="00662774"/>
    <w:rsid w:val="00663CF1"/>
    <w:rsid w:val="00663DEB"/>
    <w:rsid w:val="006645A3"/>
    <w:rsid w:val="00664D7C"/>
    <w:rsid w:val="00665855"/>
    <w:rsid w:val="0066651A"/>
    <w:rsid w:val="00667545"/>
    <w:rsid w:val="00667DBC"/>
    <w:rsid w:val="00670942"/>
    <w:rsid w:val="00670CDB"/>
    <w:rsid w:val="006723A3"/>
    <w:rsid w:val="00674039"/>
    <w:rsid w:val="006752BE"/>
    <w:rsid w:val="00675F05"/>
    <w:rsid w:val="00680154"/>
    <w:rsid w:val="006804AD"/>
    <w:rsid w:val="00682524"/>
    <w:rsid w:val="00684564"/>
    <w:rsid w:val="00685850"/>
    <w:rsid w:val="006860F9"/>
    <w:rsid w:val="0068638A"/>
    <w:rsid w:val="0068662A"/>
    <w:rsid w:val="006908EB"/>
    <w:rsid w:val="00690B4A"/>
    <w:rsid w:val="00690E75"/>
    <w:rsid w:val="006924A6"/>
    <w:rsid w:val="0069276B"/>
    <w:rsid w:val="00693518"/>
    <w:rsid w:val="006949B4"/>
    <w:rsid w:val="00695207"/>
    <w:rsid w:val="00695561"/>
    <w:rsid w:val="006969D1"/>
    <w:rsid w:val="00697656"/>
    <w:rsid w:val="00697683"/>
    <w:rsid w:val="006A0322"/>
    <w:rsid w:val="006A0443"/>
    <w:rsid w:val="006A071D"/>
    <w:rsid w:val="006A161B"/>
    <w:rsid w:val="006A233F"/>
    <w:rsid w:val="006A23FE"/>
    <w:rsid w:val="006A3168"/>
    <w:rsid w:val="006A36B5"/>
    <w:rsid w:val="006A394E"/>
    <w:rsid w:val="006A4A95"/>
    <w:rsid w:val="006A5205"/>
    <w:rsid w:val="006A5825"/>
    <w:rsid w:val="006A7AB6"/>
    <w:rsid w:val="006A7BBE"/>
    <w:rsid w:val="006B0D97"/>
    <w:rsid w:val="006B12C8"/>
    <w:rsid w:val="006B1690"/>
    <w:rsid w:val="006B1D09"/>
    <w:rsid w:val="006B22FF"/>
    <w:rsid w:val="006B393D"/>
    <w:rsid w:val="006B40CD"/>
    <w:rsid w:val="006B4949"/>
    <w:rsid w:val="006B4C38"/>
    <w:rsid w:val="006B4E60"/>
    <w:rsid w:val="006B5084"/>
    <w:rsid w:val="006B67C8"/>
    <w:rsid w:val="006B77CB"/>
    <w:rsid w:val="006B7F80"/>
    <w:rsid w:val="006C08D0"/>
    <w:rsid w:val="006C123B"/>
    <w:rsid w:val="006C1600"/>
    <w:rsid w:val="006C1754"/>
    <w:rsid w:val="006C3257"/>
    <w:rsid w:val="006C3404"/>
    <w:rsid w:val="006C3899"/>
    <w:rsid w:val="006C47F8"/>
    <w:rsid w:val="006C5E6C"/>
    <w:rsid w:val="006C66EC"/>
    <w:rsid w:val="006C7AC4"/>
    <w:rsid w:val="006C7C97"/>
    <w:rsid w:val="006D001A"/>
    <w:rsid w:val="006D0059"/>
    <w:rsid w:val="006D0094"/>
    <w:rsid w:val="006D03DE"/>
    <w:rsid w:val="006D1086"/>
    <w:rsid w:val="006D13A7"/>
    <w:rsid w:val="006D2B86"/>
    <w:rsid w:val="006D3D61"/>
    <w:rsid w:val="006D3DB3"/>
    <w:rsid w:val="006D51D2"/>
    <w:rsid w:val="006D6381"/>
    <w:rsid w:val="006D6622"/>
    <w:rsid w:val="006D7DBA"/>
    <w:rsid w:val="006D7F3F"/>
    <w:rsid w:val="006E08BF"/>
    <w:rsid w:val="006E0B5D"/>
    <w:rsid w:val="006E22A7"/>
    <w:rsid w:val="006E256B"/>
    <w:rsid w:val="006E2633"/>
    <w:rsid w:val="006E279E"/>
    <w:rsid w:val="006E2828"/>
    <w:rsid w:val="006E2AF9"/>
    <w:rsid w:val="006E4526"/>
    <w:rsid w:val="006E487B"/>
    <w:rsid w:val="006E6C47"/>
    <w:rsid w:val="006F0537"/>
    <w:rsid w:val="006F0D38"/>
    <w:rsid w:val="006F1B5B"/>
    <w:rsid w:val="006F1C1F"/>
    <w:rsid w:val="006F1E0A"/>
    <w:rsid w:val="006F3C4F"/>
    <w:rsid w:val="006F4B2D"/>
    <w:rsid w:val="006F50D0"/>
    <w:rsid w:val="006F6974"/>
    <w:rsid w:val="006F6D6B"/>
    <w:rsid w:val="006F759A"/>
    <w:rsid w:val="006F77EF"/>
    <w:rsid w:val="006F7A89"/>
    <w:rsid w:val="006F7F3A"/>
    <w:rsid w:val="0070026D"/>
    <w:rsid w:val="007015E1"/>
    <w:rsid w:val="00702AAC"/>
    <w:rsid w:val="00703C45"/>
    <w:rsid w:val="00704F7E"/>
    <w:rsid w:val="007053BC"/>
    <w:rsid w:val="00705DEF"/>
    <w:rsid w:val="007078C2"/>
    <w:rsid w:val="00707FCA"/>
    <w:rsid w:val="00710182"/>
    <w:rsid w:val="007108AF"/>
    <w:rsid w:val="0071217C"/>
    <w:rsid w:val="00712F9B"/>
    <w:rsid w:val="007135F0"/>
    <w:rsid w:val="007146DB"/>
    <w:rsid w:val="00715A23"/>
    <w:rsid w:val="00715AE3"/>
    <w:rsid w:val="00715EA2"/>
    <w:rsid w:val="007165E8"/>
    <w:rsid w:val="00716BCF"/>
    <w:rsid w:val="00720FF3"/>
    <w:rsid w:val="00721131"/>
    <w:rsid w:val="007219D0"/>
    <w:rsid w:val="00722183"/>
    <w:rsid w:val="007229B7"/>
    <w:rsid w:val="00722A4A"/>
    <w:rsid w:val="0072351F"/>
    <w:rsid w:val="0072652A"/>
    <w:rsid w:val="00726EAE"/>
    <w:rsid w:val="00727E3A"/>
    <w:rsid w:val="0073041D"/>
    <w:rsid w:val="00730868"/>
    <w:rsid w:val="007312F3"/>
    <w:rsid w:val="007317BF"/>
    <w:rsid w:val="00731F80"/>
    <w:rsid w:val="0073432B"/>
    <w:rsid w:val="0073435F"/>
    <w:rsid w:val="00735680"/>
    <w:rsid w:val="0073633C"/>
    <w:rsid w:val="007375C6"/>
    <w:rsid w:val="00741CB7"/>
    <w:rsid w:val="007425E2"/>
    <w:rsid w:val="00742C88"/>
    <w:rsid w:val="00743EF2"/>
    <w:rsid w:val="00744018"/>
    <w:rsid w:val="0074468D"/>
    <w:rsid w:val="00744759"/>
    <w:rsid w:val="00744FDB"/>
    <w:rsid w:val="00745123"/>
    <w:rsid w:val="00745834"/>
    <w:rsid w:val="00747784"/>
    <w:rsid w:val="00751C83"/>
    <w:rsid w:val="00751E05"/>
    <w:rsid w:val="00752B9C"/>
    <w:rsid w:val="00753311"/>
    <w:rsid w:val="00753B90"/>
    <w:rsid w:val="0075444E"/>
    <w:rsid w:val="007556B6"/>
    <w:rsid w:val="00755BBB"/>
    <w:rsid w:val="00755FBE"/>
    <w:rsid w:val="00756610"/>
    <w:rsid w:val="00756A03"/>
    <w:rsid w:val="00756C00"/>
    <w:rsid w:val="00756C1F"/>
    <w:rsid w:val="007570B1"/>
    <w:rsid w:val="00760931"/>
    <w:rsid w:val="007621CC"/>
    <w:rsid w:val="00762273"/>
    <w:rsid w:val="00762DF0"/>
    <w:rsid w:val="00762E42"/>
    <w:rsid w:val="007632B2"/>
    <w:rsid w:val="00763F80"/>
    <w:rsid w:val="007643DE"/>
    <w:rsid w:val="007654A5"/>
    <w:rsid w:val="007671DA"/>
    <w:rsid w:val="007714DB"/>
    <w:rsid w:val="00771567"/>
    <w:rsid w:val="007719D5"/>
    <w:rsid w:val="00772893"/>
    <w:rsid w:val="00774535"/>
    <w:rsid w:val="00775789"/>
    <w:rsid w:val="00776407"/>
    <w:rsid w:val="00776884"/>
    <w:rsid w:val="00776AA3"/>
    <w:rsid w:val="007776D1"/>
    <w:rsid w:val="00777B09"/>
    <w:rsid w:val="0078091A"/>
    <w:rsid w:val="00780C45"/>
    <w:rsid w:val="00781453"/>
    <w:rsid w:val="00781653"/>
    <w:rsid w:val="007816EE"/>
    <w:rsid w:val="00781DFC"/>
    <w:rsid w:val="00782785"/>
    <w:rsid w:val="00783936"/>
    <w:rsid w:val="007840FC"/>
    <w:rsid w:val="00786D11"/>
    <w:rsid w:val="00791DE4"/>
    <w:rsid w:val="00792118"/>
    <w:rsid w:val="00792778"/>
    <w:rsid w:val="007932B2"/>
    <w:rsid w:val="00793353"/>
    <w:rsid w:val="00793C27"/>
    <w:rsid w:val="00795BDC"/>
    <w:rsid w:val="00795D65"/>
    <w:rsid w:val="00795F19"/>
    <w:rsid w:val="00796486"/>
    <w:rsid w:val="007A1228"/>
    <w:rsid w:val="007A1EB7"/>
    <w:rsid w:val="007A2B83"/>
    <w:rsid w:val="007A39CE"/>
    <w:rsid w:val="007A4E36"/>
    <w:rsid w:val="007A51B9"/>
    <w:rsid w:val="007A56AA"/>
    <w:rsid w:val="007A620B"/>
    <w:rsid w:val="007A7E17"/>
    <w:rsid w:val="007B18C1"/>
    <w:rsid w:val="007B257E"/>
    <w:rsid w:val="007B2D5E"/>
    <w:rsid w:val="007B5972"/>
    <w:rsid w:val="007B5B60"/>
    <w:rsid w:val="007B631A"/>
    <w:rsid w:val="007B67E7"/>
    <w:rsid w:val="007B7595"/>
    <w:rsid w:val="007C11DA"/>
    <w:rsid w:val="007C1431"/>
    <w:rsid w:val="007C1D57"/>
    <w:rsid w:val="007C2593"/>
    <w:rsid w:val="007C3B3E"/>
    <w:rsid w:val="007C4621"/>
    <w:rsid w:val="007C5740"/>
    <w:rsid w:val="007C6E8D"/>
    <w:rsid w:val="007C7141"/>
    <w:rsid w:val="007C7E4E"/>
    <w:rsid w:val="007D0360"/>
    <w:rsid w:val="007D1A5D"/>
    <w:rsid w:val="007D1C13"/>
    <w:rsid w:val="007D2790"/>
    <w:rsid w:val="007D2B89"/>
    <w:rsid w:val="007D2BC7"/>
    <w:rsid w:val="007D3574"/>
    <w:rsid w:val="007D3EF4"/>
    <w:rsid w:val="007D42BB"/>
    <w:rsid w:val="007D4BDB"/>
    <w:rsid w:val="007D62D9"/>
    <w:rsid w:val="007D6E1F"/>
    <w:rsid w:val="007D7711"/>
    <w:rsid w:val="007E0F05"/>
    <w:rsid w:val="007E10CB"/>
    <w:rsid w:val="007E1A9C"/>
    <w:rsid w:val="007E1DFA"/>
    <w:rsid w:val="007E3B52"/>
    <w:rsid w:val="007E7072"/>
    <w:rsid w:val="007E7453"/>
    <w:rsid w:val="007F0692"/>
    <w:rsid w:val="007F1176"/>
    <w:rsid w:val="007F200C"/>
    <w:rsid w:val="007F36DB"/>
    <w:rsid w:val="007F36F6"/>
    <w:rsid w:val="007F3963"/>
    <w:rsid w:val="007F3FE0"/>
    <w:rsid w:val="007F45CE"/>
    <w:rsid w:val="007F4D67"/>
    <w:rsid w:val="007F50F6"/>
    <w:rsid w:val="007F5154"/>
    <w:rsid w:val="007F52C8"/>
    <w:rsid w:val="007F6505"/>
    <w:rsid w:val="007F736F"/>
    <w:rsid w:val="0080041D"/>
    <w:rsid w:val="00800EFB"/>
    <w:rsid w:val="0080158D"/>
    <w:rsid w:val="008020B7"/>
    <w:rsid w:val="0080399A"/>
    <w:rsid w:val="00804F73"/>
    <w:rsid w:val="00805209"/>
    <w:rsid w:val="00805E25"/>
    <w:rsid w:val="008064A7"/>
    <w:rsid w:val="0080697E"/>
    <w:rsid w:val="00806A6A"/>
    <w:rsid w:val="008079BB"/>
    <w:rsid w:val="00810481"/>
    <w:rsid w:val="00813045"/>
    <w:rsid w:val="0081313E"/>
    <w:rsid w:val="00816284"/>
    <w:rsid w:val="008167FF"/>
    <w:rsid w:val="0082016E"/>
    <w:rsid w:val="00822644"/>
    <w:rsid w:val="00822B9C"/>
    <w:rsid w:val="00823D0F"/>
    <w:rsid w:val="00823F5D"/>
    <w:rsid w:val="00824079"/>
    <w:rsid w:val="008247B0"/>
    <w:rsid w:val="00824922"/>
    <w:rsid w:val="008253C4"/>
    <w:rsid w:val="0082582D"/>
    <w:rsid w:val="00825ABC"/>
    <w:rsid w:val="00827A82"/>
    <w:rsid w:val="00830BCA"/>
    <w:rsid w:val="008310BD"/>
    <w:rsid w:val="00832131"/>
    <w:rsid w:val="00832BF4"/>
    <w:rsid w:val="00832DC7"/>
    <w:rsid w:val="00832FD6"/>
    <w:rsid w:val="0083355B"/>
    <w:rsid w:val="00833F07"/>
    <w:rsid w:val="00834065"/>
    <w:rsid w:val="00834E2D"/>
    <w:rsid w:val="008355EF"/>
    <w:rsid w:val="00835E1D"/>
    <w:rsid w:val="00835E78"/>
    <w:rsid w:val="00836953"/>
    <w:rsid w:val="00840A88"/>
    <w:rsid w:val="00841647"/>
    <w:rsid w:val="00841831"/>
    <w:rsid w:val="00843208"/>
    <w:rsid w:val="00845824"/>
    <w:rsid w:val="00845CDB"/>
    <w:rsid w:val="00847D91"/>
    <w:rsid w:val="00850362"/>
    <w:rsid w:val="008509EE"/>
    <w:rsid w:val="00852A1D"/>
    <w:rsid w:val="00852B05"/>
    <w:rsid w:val="008531D1"/>
    <w:rsid w:val="00853433"/>
    <w:rsid w:val="008539C8"/>
    <w:rsid w:val="00853C25"/>
    <w:rsid w:val="00853D32"/>
    <w:rsid w:val="00854169"/>
    <w:rsid w:val="00854A62"/>
    <w:rsid w:val="00854CD1"/>
    <w:rsid w:val="00855121"/>
    <w:rsid w:val="00855AD5"/>
    <w:rsid w:val="00855C24"/>
    <w:rsid w:val="00856054"/>
    <w:rsid w:val="00856137"/>
    <w:rsid w:val="008564D1"/>
    <w:rsid w:val="00857C62"/>
    <w:rsid w:val="00860BB3"/>
    <w:rsid w:val="00860F4F"/>
    <w:rsid w:val="00861FC9"/>
    <w:rsid w:val="00862807"/>
    <w:rsid w:val="00863F88"/>
    <w:rsid w:val="00865054"/>
    <w:rsid w:val="00865145"/>
    <w:rsid w:val="00865579"/>
    <w:rsid w:val="0086583D"/>
    <w:rsid w:val="008661AE"/>
    <w:rsid w:val="00866FE9"/>
    <w:rsid w:val="00867696"/>
    <w:rsid w:val="0086792B"/>
    <w:rsid w:val="0087002E"/>
    <w:rsid w:val="00871A00"/>
    <w:rsid w:val="00871E68"/>
    <w:rsid w:val="0087204C"/>
    <w:rsid w:val="008727BC"/>
    <w:rsid w:val="00873016"/>
    <w:rsid w:val="00873A6B"/>
    <w:rsid w:val="008740BA"/>
    <w:rsid w:val="008743A4"/>
    <w:rsid w:val="008746F0"/>
    <w:rsid w:val="00874BE4"/>
    <w:rsid w:val="00875154"/>
    <w:rsid w:val="008755FB"/>
    <w:rsid w:val="00876EFD"/>
    <w:rsid w:val="008771D3"/>
    <w:rsid w:val="0087748A"/>
    <w:rsid w:val="008775DA"/>
    <w:rsid w:val="00877802"/>
    <w:rsid w:val="008778AE"/>
    <w:rsid w:val="00880099"/>
    <w:rsid w:val="008806BE"/>
    <w:rsid w:val="00880F19"/>
    <w:rsid w:val="00880FED"/>
    <w:rsid w:val="00881D3D"/>
    <w:rsid w:val="00883E14"/>
    <w:rsid w:val="0088571F"/>
    <w:rsid w:val="008858AC"/>
    <w:rsid w:val="00885AB3"/>
    <w:rsid w:val="00886371"/>
    <w:rsid w:val="00886946"/>
    <w:rsid w:val="008869F6"/>
    <w:rsid w:val="00890458"/>
    <w:rsid w:val="008913F8"/>
    <w:rsid w:val="00893C49"/>
    <w:rsid w:val="0089448B"/>
    <w:rsid w:val="00894616"/>
    <w:rsid w:val="00894990"/>
    <w:rsid w:val="00895C20"/>
    <w:rsid w:val="00895CFB"/>
    <w:rsid w:val="008A05A4"/>
    <w:rsid w:val="008A0A4E"/>
    <w:rsid w:val="008A27F3"/>
    <w:rsid w:val="008A2A1E"/>
    <w:rsid w:val="008A3E35"/>
    <w:rsid w:val="008A42C9"/>
    <w:rsid w:val="008A464D"/>
    <w:rsid w:val="008A489A"/>
    <w:rsid w:val="008A4AEF"/>
    <w:rsid w:val="008A5548"/>
    <w:rsid w:val="008A5B31"/>
    <w:rsid w:val="008A6CAF"/>
    <w:rsid w:val="008A6D56"/>
    <w:rsid w:val="008A79DC"/>
    <w:rsid w:val="008B0534"/>
    <w:rsid w:val="008B08EA"/>
    <w:rsid w:val="008B099D"/>
    <w:rsid w:val="008B10E5"/>
    <w:rsid w:val="008B1A1C"/>
    <w:rsid w:val="008B1D27"/>
    <w:rsid w:val="008B1F41"/>
    <w:rsid w:val="008B252A"/>
    <w:rsid w:val="008B29D6"/>
    <w:rsid w:val="008B2AE5"/>
    <w:rsid w:val="008B4FB9"/>
    <w:rsid w:val="008B648A"/>
    <w:rsid w:val="008B654F"/>
    <w:rsid w:val="008B73D8"/>
    <w:rsid w:val="008C09D1"/>
    <w:rsid w:val="008C12F3"/>
    <w:rsid w:val="008C2498"/>
    <w:rsid w:val="008C31FC"/>
    <w:rsid w:val="008C5C0F"/>
    <w:rsid w:val="008C61ED"/>
    <w:rsid w:val="008C7205"/>
    <w:rsid w:val="008D0522"/>
    <w:rsid w:val="008D1DF4"/>
    <w:rsid w:val="008D3114"/>
    <w:rsid w:val="008D3334"/>
    <w:rsid w:val="008D3E5A"/>
    <w:rsid w:val="008D424D"/>
    <w:rsid w:val="008D52A5"/>
    <w:rsid w:val="008D5C8B"/>
    <w:rsid w:val="008D5EBB"/>
    <w:rsid w:val="008D5F12"/>
    <w:rsid w:val="008D61D4"/>
    <w:rsid w:val="008D67C9"/>
    <w:rsid w:val="008D6DF0"/>
    <w:rsid w:val="008D7456"/>
    <w:rsid w:val="008D790E"/>
    <w:rsid w:val="008E004E"/>
    <w:rsid w:val="008E06F4"/>
    <w:rsid w:val="008E15F5"/>
    <w:rsid w:val="008E16E9"/>
    <w:rsid w:val="008E1D14"/>
    <w:rsid w:val="008E2B3C"/>
    <w:rsid w:val="008E308B"/>
    <w:rsid w:val="008E4022"/>
    <w:rsid w:val="008E578E"/>
    <w:rsid w:val="008E642E"/>
    <w:rsid w:val="008E691B"/>
    <w:rsid w:val="008E6A50"/>
    <w:rsid w:val="008E7901"/>
    <w:rsid w:val="008F0631"/>
    <w:rsid w:val="008F14EF"/>
    <w:rsid w:val="008F4537"/>
    <w:rsid w:val="008F4BC7"/>
    <w:rsid w:val="008F51D6"/>
    <w:rsid w:val="008F5406"/>
    <w:rsid w:val="008F5B49"/>
    <w:rsid w:val="008F61E6"/>
    <w:rsid w:val="008F62BB"/>
    <w:rsid w:val="008F7742"/>
    <w:rsid w:val="008F7773"/>
    <w:rsid w:val="008F7AED"/>
    <w:rsid w:val="008F7E6E"/>
    <w:rsid w:val="00900CCA"/>
    <w:rsid w:val="00900E94"/>
    <w:rsid w:val="009020B7"/>
    <w:rsid w:val="00902471"/>
    <w:rsid w:val="009035D6"/>
    <w:rsid w:val="009042C0"/>
    <w:rsid w:val="009042EE"/>
    <w:rsid w:val="00905522"/>
    <w:rsid w:val="009066AB"/>
    <w:rsid w:val="00906ADE"/>
    <w:rsid w:val="0090765C"/>
    <w:rsid w:val="00907A10"/>
    <w:rsid w:val="009100BD"/>
    <w:rsid w:val="0091090B"/>
    <w:rsid w:val="0091097E"/>
    <w:rsid w:val="0091296A"/>
    <w:rsid w:val="00912FE7"/>
    <w:rsid w:val="00915406"/>
    <w:rsid w:val="00916AFE"/>
    <w:rsid w:val="0092062B"/>
    <w:rsid w:val="00922131"/>
    <w:rsid w:val="00922993"/>
    <w:rsid w:val="00922C93"/>
    <w:rsid w:val="009235E0"/>
    <w:rsid w:val="00925477"/>
    <w:rsid w:val="00926CED"/>
    <w:rsid w:val="00927252"/>
    <w:rsid w:val="00927D11"/>
    <w:rsid w:val="00932834"/>
    <w:rsid w:val="009329F2"/>
    <w:rsid w:val="00932D3B"/>
    <w:rsid w:val="00933C97"/>
    <w:rsid w:val="009347AB"/>
    <w:rsid w:val="00934955"/>
    <w:rsid w:val="009355CC"/>
    <w:rsid w:val="0093693C"/>
    <w:rsid w:val="00936D8A"/>
    <w:rsid w:val="00936E2B"/>
    <w:rsid w:val="00937454"/>
    <w:rsid w:val="00940D7E"/>
    <w:rsid w:val="00942462"/>
    <w:rsid w:val="009427FD"/>
    <w:rsid w:val="00942951"/>
    <w:rsid w:val="00942B9E"/>
    <w:rsid w:val="0094391E"/>
    <w:rsid w:val="00943C11"/>
    <w:rsid w:val="00946ACD"/>
    <w:rsid w:val="00953952"/>
    <w:rsid w:val="00954085"/>
    <w:rsid w:val="00954500"/>
    <w:rsid w:val="00954F54"/>
    <w:rsid w:val="00955650"/>
    <w:rsid w:val="00956DEA"/>
    <w:rsid w:val="00960BDD"/>
    <w:rsid w:val="00960FF3"/>
    <w:rsid w:val="009614BB"/>
    <w:rsid w:val="009614D2"/>
    <w:rsid w:val="0096173B"/>
    <w:rsid w:val="0096253E"/>
    <w:rsid w:val="00962B36"/>
    <w:rsid w:val="00963ADA"/>
    <w:rsid w:val="009641C1"/>
    <w:rsid w:val="00964331"/>
    <w:rsid w:val="00964D9F"/>
    <w:rsid w:val="00966BD7"/>
    <w:rsid w:val="0096766C"/>
    <w:rsid w:val="0097076F"/>
    <w:rsid w:val="00970863"/>
    <w:rsid w:val="009715BB"/>
    <w:rsid w:val="009715D2"/>
    <w:rsid w:val="00971E59"/>
    <w:rsid w:val="0097209C"/>
    <w:rsid w:val="009724B8"/>
    <w:rsid w:val="009733AD"/>
    <w:rsid w:val="00973C35"/>
    <w:rsid w:val="0097491F"/>
    <w:rsid w:val="0097511C"/>
    <w:rsid w:val="009769EE"/>
    <w:rsid w:val="00977462"/>
    <w:rsid w:val="00980A6B"/>
    <w:rsid w:val="00980D62"/>
    <w:rsid w:val="00980D71"/>
    <w:rsid w:val="00981288"/>
    <w:rsid w:val="00982716"/>
    <w:rsid w:val="00983E78"/>
    <w:rsid w:val="00984269"/>
    <w:rsid w:val="00984437"/>
    <w:rsid w:val="00984C86"/>
    <w:rsid w:val="009859B3"/>
    <w:rsid w:val="009859C1"/>
    <w:rsid w:val="00985CA7"/>
    <w:rsid w:val="00986609"/>
    <w:rsid w:val="00986D12"/>
    <w:rsid w:val="0098782A"/>
    <w:rsid w:val="00987B50"/>
    <w:rsid w:val="009908A9"/>
    <w:rsid w:val="00991475"/>
    <w:rsid w:val="00993752"/>
    <w:rsid w:val="00995C0B"/>
    <w:rsid w:val="0099613A"/>
    <w:rsid w:val="009969BF"/>
    <w:rsid w:val="00996B09"/>
    <w:rsid w:val="00997332"/>
    <w:rsid w:val="00997BD3"/>
    <w:rsid w:val="009A0396"/>
    <w:rsid w:val="009A04B7"/>
    <w:rsid w:val="009A0554"/>
    <w:rsid w:val="009A0636"/>
    <w:rsid w:val="009A067C"/>
    <w:rsid w:val="009A08C0"/>
    <w:rsid w:val="009A181B"/>
    <w:rsid w:val="009A1EB7"/>
    <w:rsid w:val="009A1FC2"/>
    <w:rsid w:val="009A2AFA"/>
    <w:rsid w:val="009A2F67"/>
    <w:rsid w:val="009A382E"/>
    <w:rsid w:val="009A3ECB"/>
    <w:rsid w:val="009A410C"/>
    <w:rsid w:val="009A5947"/>
    <w:rsid w:val="009A71A7"/>
    <w:rsid w:val="009A73CD"/>
    <w:rsid w:val="009B3122"/>
    <w:rsid w:val="009B31C3"/>
    <w:rsid w:val="009B56D2"/>
    <w:rsid w:val="009B58F1"/>
    <w:rsid w:val="009B603B"/>
    <w:rsid w:val="009B7F56"/>
    <w:rsid w:val="009C0178"/>
    <w:rsid w:val="009C20B1"/>
    <w:rsid w:val="009C328F"/>
    <w:rsid w:val="009C4F14"/>
    <w:rsid w:val="009C7037"/>
    <w:rsid w:val="009C7679"/>
    <w:rsid w:val="009D2330"/>
    <w:rsid w:val="009D3057"/>
    <w:rsid w:val="009D36F1"/>
    <w:rsid w:val="009D4D50"/>
    <w:rsid w:val="009D5B51"/>
    <w:rsid w:val="009D6067"/>
    <w:rsid w:val="009D6171"/>
    <w:rsid w:val="009D766D"/>
    <w:rsid w:val="009D7DFC"/>
    <w:rsid w:val="009E109F"/>
    <w:rsid w:val="009E2549"/>
    <w:rsid w:val="009E32E2"/>
    <w:rsid w:val="009E36C1"/>
    <w:rsid w:val="009E3946"/>
    <w:rsid w:val="009E3F55"/>
    <w:rsid w:val="009E6AAB"/>
    <w:rsid w:val="009E6D60"/>
    <w:rsid w:val="009E7123"/>
    <w:rsid w:val="009E7781"/>
    <w:rsid w:val="009E7D0B"/>
    <w:rsid w:val="009E7EE3"/>
    <w:rsid w:val="009F01F7"/>
    <w:rsid w:val="009F065D"/>
    <w:rsid w:val="009F0984"/>
    <w:rsid w:val="009F1272"/>
    <w:rsid w:val="009F1429"/>
    <w:rsid w:val="009F1606"/>
    <w:rsid w:val="009F2146"/>
    <w:rsid w:val="009F332E"/>
    <w:rsid w:val="009F3E98"/>
    <w:rsid w:val="009F5184"/>
    <w:rsid w:val="009F67C7"/>
    <w:rsid w:val="00A004B2"/>
    <w:rsid w:val="00A00596"/>
    <w:rsid w:val="00A00762"/>
    <w:rsid w:val="00A016AB"/>
    <w:rsid w:val="00A01831"/>
    <w:rsid w:val="00A02102"/>
    <w:rsid w:val="00A052BF"/>
    <w:rsid w:val="00A0531B"/>
    <w:rsid w:val="00A07488"/>
    <w:rsid w:val="00A075D1"/>
    <w:rsid w:val="00A1090F"/>
    <w:rsid w:val="00A10C47"/>
    <w:rsid w:val="00A11146"/>
    <w:rsid w:val="00A12A48"/>
    <w:rsid w:val="00A12F54"/>
    <w:rsid w:val="00A13536"/>
    <w:rsid w:val="00A13932"/>
    <w:rsid w:val="00A13B01"/>
    <w:rsid w:val="00A13BEB"/>
    <w:rsid w:val="00A14316"/>
    <w:rsid w:val="00A14818"/>
    <w:rsid w:val="00A14A2E"/>
    <w:rsid w:val="00A14E42"/>
    <w:rsid w:val="00A1507A"/>
    <w:rsid w:val="00A151B8"/>
    <w:rsid w:val="00A160FE"/>
    <w:rsid w:val="00A16EFA"/>
    <w:rsid w:val="00A175FB"/>
    <w:rsid w:val="00A207CA"/>
    <w:rsid w:val="00A21690"/>
    <w:rsid w:val="00A21A81"/>
    <w:rsid w:val="00A222A5"/>
    <w:rsid w:val="00A2249B"/>
    <w:rsid w:val="00A254DE"/>
    <w:rsid w:val="00A25EA4"/>
    <w:rsid w:val="00A262A8"/>
    <w:rsid w:val="00A26C57"/>
    <w:rsid w:val="00A278FA"/>
    <w:rsid w:val="00A27FA5"/>
    <w:rsid w:val="00A30D60"/>
    <w:rsid w:val="00A31900"/>
    <w:rsid w:val="00A31968"/>
    <w:rsid w:val="00A32565"/>
    <w:rsid w:val="00A3256B"/>
    <w:rsid w:val="00A328DD"/>
    <w:rsid w:val="00A32950"/>
    <w:rsid w:val="00A34898"/>
    <w:rsid w:val="00A34AA2"/>
    <w:rsid w:val="00A3530C"/>
    <w:rsid w:val="00A354FC"/>
    <w:rsid w:val="00A35515"/>
    <w:rsid w:val="00A36049"/>
    <w:rsid w:val="00A37252"/>
    <w:rsid w:val="00A37930"/>
    <w:rsid w:val="00A37A7C"/>
    <w:rsid w:val="00A404C2"/>
    <w:rsid w:val="00A40DF5"/>
    <w:rsid w:val="00A41E22"/>
    <w:rsid w:val="00A42A59"/>
    <w:rsid w:val="00A42F0D"/>
    <w:rsid w:val="00A42FC2"/>
    <w:rsid w:val="00A432AA"/>
    <w:rsid w:val="00A43AC0"/>
    <w:rsid w:val="00A4761B"/>
    <w:rsid w:val="00A47C02"/>
    <w:rsid w:val="00A47DDA"/>
    <w:rsid w:val="00A47FD3"/>
    <w:rsid w:val="00A51C2F"/>
    <w:rsid w:val="00A53D6D"/>
    <w:rsid w:val="00A54194"/>
    <w:rsid w:val="00A55CF7"/>
    <w:rsid w:val="00A56030"/>
    <w:rsid w:val="00A5610B"/>
    <w:rsid w:val="00A56123"/>
    <w:rsid w:val="00A56449"/>
    <w:rsid w:val="00A567D9"/>
    <w:rsid w:val="00A5793C"/>
    <w:rsid w:val="00A57B38"/>
    <w:rsid w:val="00A6096C"/>
    <w:rsid w:val="00A61157"/>
    <w:rsid w:val="00A62AE4"/>
    <w:rsid w:val="00A646FE"/>
    <w:rsid w:val="00A659BD"/>
    <w:rsid w:val="00A65D3B"/>
    <w:rsid w:val="00A65D8C"/>
    <w:rsid w:val="00A662A4"/>
    <w:rsid w:val="00A66C81"/>
    <w:rsid w:val="00A67140"/>
    <w:rsid w:val="00A67F25"/>
    <w:rsid w:val="00A7083E"/>
    <w:rsid w:val="00A7130C"/>
    <w:rsid w:val="00A717B9"/>
    <w:rsid w:val="00A7198A"/>
    <w:rsid w:val="00A71EEB"/>
    <w:rsid w:val="00A7272A"/>
    <w:rsid w:val="00A7468A"/>
    <w:rsid w:val="00A751D6"/>
    <w:rsid w:val="00A75AC7"/>
    <w:rsid w:val="00A767AA"/>
    <w:rsid w:val="00A77AA4"/>
    <w:rsid w:val="00A801DA"/>
    <w:rsid w:val="00A806B0"/>
    <w:rsid w:val="00A808B2"/>
    <w:rsid w:val="00A80936"/>
    <w:rsid w:val="00A80BBB"/>
    <w:rsid w:val="00A8107D"/>
    <w:rsid w:val="00A8131C"/>
    <w:rsid w:val="00A81C2B"/>
    <w:rsid w:val="00A8328F"/>
    <w:rsid w:val="00A834B9"/>
    <w:rsid w:val="00A843C5"/>
    <w:rsid w:val="00A84602"/>
    <w:rsid w:val="00A855F8"/>
    <w:rsid w:val="00A864BB"/>
    <w:rsid w:val="00A8740F"/>
    <w:rsid w:val="00A90CD0"/>
    <w:rsid w:val="00A92903"/>
    <w:rsid w:val="00A934FF"/>
    <w:rsid w:val="00A93543"/>
    <w:rsid w:val="00A94860"/>
    <w:rsid w:val="00A95781"/>
    <w:rsid w:val="00A95FAE"/>
    <w:rsid w:val="00A97744"/>
    <w:rsid w:val="00AA0670"/>
    <w:rsid w:val="00AA06DD"/>
    <w:rsid w:val="00AA1745"/>
    <w:rsid w:val="00AA1A64"/>
    <w:rsid w:val="00AA1C9B"/>
    <w:rsid w:val="00AA1CAC"/>
    <w:rsid w:val="00AA1E9F"/>
    <w:rsid w:val="00AA229D"/>
    <w:rsid w:val="00AA309B"/>
    <w:rsid w:val="00AA37AF"/>
    <w:rsid w:val="00AA5BA4"/>
    <w:rsid w:val="00AA5EAC"/>
    <w:rsid w:val="00AA68DC"/>
    <w:rsid w:val="00AA6D2F"/>
    <w:rsid w:val="00AA7635"/>
    <w:rsid w:val="00AA7F5F"/>
    <w:rsid w:val="00AB0F77"/>
    <w:rsid w:val="00AB2378"/>
    <w:rsid w:val="00AB3CC3"/>
    <w:rsid w:val="00AB4821"/>
    <w:rsid w:val="00AB4BDA"/>
    <w:rsid w:val="00AB6178"/>
    <w:rsid w:val="00AB653F"/>
    <w:rsid w:val="00AB694E"/>
    <w:rsid w:val="00AB6B68"/>
    <w:rsid w:val="00AB70C2"/>
    <w:rsid w:val="00AB7E04"/>
    <w:rsid w:val="00AC108F"/>
    <w:rsid w:val="00AC214F"/>
    <w:rsid w:val="00AC23E1"/>
    <w:rsid w:val="00AC29B0"/>
    <w:rsid w:val="00AC38B6"/>
    <w:rsid w:val="00AC3971"/>
    <w:rsid w:val="00AC53D4"/>
    <w:rsid w:val="00AC5D44"/>
    <w:rsid w:val="00AC7AF3"/>
    <w:rsid w:val="00AC7B67"/>
    <w:rsid w:val="00AD07C4"/>
    <w:rsid w:val="00AD11E1"/>
    <w:rsid w:val="00AD34F7"/>
    <w:rsid w:val="00AD3EE3"/>
    <w:rsid w:val="00AD41D4"/>
    <w:rsid w:val="00AD4379"/>
    <w:rsid w:val="00AD47EE"/>
    <w:rsid w:val="00AD5191"/>
    <w:rsid w:val="00AD5797"/>
    <w:rsid w:val="00AD5CB5"/>
    <w:rsid w:val="00AD604C"/>
    <w:rsid w:val="00AD66FC"/>
    <w:rsid w:val="00AD68C3"/>
    <w:rsid w:val="00AD78BF"/>
    <w:rsid w:val="00AE2AAD"/>
    <w:rsid w:val="00AE3788"/>
    <w:rsid w:val="00AE3797"/>
    <w:rsid w:val="00AE421B"/>
    <w:rsid w:val="00AE4249"/>
    <w:rsid w:val="00AE601D"/>
    <w:rsid w:val="00AE6B41"/>
    <w:rsid w:val="00AF0678"/>
    <w:rsid w:val="00AF0BCB"/>
    <w:rsid w:val="00AF1695"/>
    <w:rsid w:val="00AF20A6"/>
    <w:rsid w:val="00AF3D47"/>
    <w:rsid w:val="00AF3DC1"/>
    <w:rsid w:val="00AF50C8"/>
    <w:rsid w:val="00AF5BCF"/>
    <w:rsid w:val="00AF6648"/>
    <w:rsid w:val="00AF7F41"/>
    <w:rsid w:val="00AF7FC9"/>
    <w:rsid w:val="00B00874"/>
    <w:rsid w:val="00B01BAF"/>
    <w:rsid w:val="00B025DB"/>
    <w:rsid w:val="00B02B1A"/>
    <w:rsid w:val="00B04469"/>
    <w:rsid w:val="00B04D4C"/>
    <w:rsid w:val="00B04FEA"/>
    <w:rsid w:val="00B05494"/>
    <w:rsid w:val="00B05AD4"/>
    <w:rsid w:val="00B06D81"/>
    <w:rsid w:val="00B107FE"/>
    <w:rsid w:val="00B10E86"/>
    <w:rsid w:val="00B111B3"/>
    <w:rsid w:val="00B122AB"/>
    <w:rsid w:val="00B1232F"/>
    <w:rsid w:val="00B13A89"/>
    <w:rsid w:val="00B13FBC"/>
    <w:rsid w:val="00B14367"/>
    <w:rsid w:val="00B14F3B"/>
    <w:rsid w:val="00B15253"/>
    <w:rsid w:val="00B153E4"/>
    <w:rsid w:val="00B16691"/>
    <w:rsid w:val="00B21A76"/>
    <w:rsid w:val="00B2340C"/>
    <w:rsid w:val="00B23F4E"/>
    <w:rsid w:val="00B245B5"/>
    <w:rsid w:val="00B24B04"/>
    <w:rsid w:val="00B2588E"/>
    <w:rsid w:val="00B25A68"/>
    <w:rsid w:val="00B25D7F"/>
    <w:rsid w:val="00B26B63"/>
    <w:rsid w:val="00B27A89"/>
    <w:rsid w:val="00B30104"/>
    <w:rsid w:val="00B31429"/>
    <w:rsid w:val="00B31638"/>
    <w:rsid w:val="00B31CED"/>
    <w:rsid w:val="00B32302"/>
    <w:rsid w:val="00B32BE3"/>
    <w:rsid w:val="00B36DBC"/>
    <w:rsid w:val="00B407AA"/>
    <w:rsid w:val="00B41FA1"/>
    <w:rsid w:val="00B424DB"/>
    <w:rsid w:val="00B42A0B"/>
    <w:rsid w:val="00B431A6"/>
    <w:rsid w:val="00B43A27"/>
    <w:rsid w:val="00B43C05"/>
    <w:rsid w:val="00B440ED"/>
    <w:rsid w:val="00B44247"/>
    <w:rsid w:val="00B44696"/>
    <w:rsid w:val="00B448FE"/>
    <w:rsid w:val="00B4502C"/>
    <w:rsid w:val="00B45EBF"/>
    <w:rsid w:val="00B46D57"/>
    <w:rsid w:val="00B4738F"/>
    <w:rsid w:val="00B50504"/>
    <w:rsid w:val="00B50B7F"/>
    <w:rsid w:val="00B51B89"/>
    <w:rsid w:val="00B52D3D"/>
    <w:rsid w:val="00B52EFB"/>
    <w:rsid w:val="00B5328F"/>
    <w:rsid w:val="00B541A7"/>
    <w:rsid w:val="00B55164"/>
    <w:rsid w:val="00B55661"/>
    <w:rsid w:val="00B5609A"/>
    <w:rsid w:val="00B56541"/>
    <w:rsid w:val="00B57195"/>
    <w:rsid w:val="00B57EAE"/>
    <w:rsid w:val="00B603F5"/>
    <w:rsid w:val="00B6255D"/>
    <w:rsid w:val="00B62BD5"/>
    <w:rsid w:val="00B62C46"/>
    <w:rsid w:val="00B6383F"/>
    <w:rsid w:val="00B64E7E"/>
    <w:rsid w:val="00B66591"/>
    <w:rsid w:val="00B67007"/>
    <w:rsid w:val="00B67031"/>
    <w:rsid w:val="00B671E5"/>
    <w:rsid w:val="00B67424"/>
    <w:rsid w:val="00B67999"/>
    <w:rsid w:val="00B706F5"/>
    <w:rsid w:val="00B71C2B"/>
    <w:rsid w:val="00B726F1"/>
    <w:rsid w:val="00B72EBE"/>
    <w:rsid w:val="00B739C1"/>
    <w:rsid w:val="00B73B12"/>
    <w:rsid w:val="00B73F9B"/>
    <w:rsid w:val="00B74313"/>
    <w:rsid w:val="00B74D7B"/>
    <w:rsid w:val="00B768D1"/>
    <w:rsid w:val="00B7741C"/>
    <w:rsid w:val="00B8028F"/>
    <w:rsid w:val="00B8074F"/>
    <w:rsid w:val="00B80975"/>
    <w:rsid w:val="00B826FC"/>
    <w:rsid w:val="00B82E54"/>
    <w:rsid w:val="00B835B9"/>
    <w:rsid w:val="00B84519"/>
    <w:rsid w:val="00B8552B"/>
    <w:rsid w:val="00B856EB"/>
    <w:rsid w:val="00B8690F"/>
    <w:rsid w:val="00B8697B"/>
    <w:rsid w:val="00B86A96"/>
    <w:rsid w:val="00B86A9C"/>
    <w:rsid w:val="00B86EAA"/>
    <w:rsid w:val="00B875F4"/>
    <w:rsid w:val="00B8788E"/>
    <w:rsid w:val="00B9067D"/>
    <w:rsid w:val="00B90CC3"/>
    <w:rsid w:val="00B91285"/>
    <w:rsid w:val="00B91A4C"/>
    <w:rsid w:val="00B92ED9"/>
    <w:rsid w:val="00B939DC"/>
    <w:rsid w:val="00B93E7E"/>
    <w:rsid w:val="00B9421A"/>
    <w:rsid w:val="00B943F6"/>
    <w:rsid w:val="00B94971"/>
    <w:rsid w:val="00B949DB"/>
    <w:rsid w:val="00B95306"/>
    <w:rsid w:val="00B95D3E"/>
    <w:rsid w:val="00B96D92"/>
    <w:rsid w:val="00B9714D"/>
    <w:rsid w:val="00B97393"/>
    <w:rsid w:val="00B97C56"/>
    <w:rsid w:val="00B97FB8"/>
    <w:rsid w:val="00BA07CF"/>
    <w:rsid w:val="00BA0C8E"/>
    <w:rsid w:val="00BA1412"/>
    <w:rsid w:val="00BA1C74"/>
    <w:rsid w:val="00BA2B27"/>
    <w:rsid w:val="00BA2C29"/>
    <w:rsid w:val="00BA323A"/>
    <w:rsid w:val="00BA334E"/>
    <w:rsid w:val="00BA33C5"/>
    <w:rsid w:val="00BA61DA"/>
    <w:rsid w:val="00BA66DC"/>
    <w:rsid w:val="00BA677C"/>
    <w:rsid w:val="00BA7146"/>
    <w:rsid w:val="00BA731A"/>
    <w:rsid w:val="00BA7967"/>
    <w:rsid w:val="00BA7C7E"/>
    <w:rsid w:val="00BA7CCD"/>
    <w:rsid w:val="00BB0449"/>
    <w:rsid w:val="00BB07BE"/>
    <w:rsid w:val="00BB0B1D"/>
    <w:rsid w:val="00BB107B"/>
    <w:rsid w:val="00BB13F2"/>
    <w:rsid w:val="00BB16E6"/>
    <w:rsid w:val="00BB35A8"/>
    <w:rsid w:val="00BB5665"/>
    <w:rsid w:val="00BB6249"/>
    <w:rsid w:val="00BB6A55"/>
    <w:rsid w:val="00BB76DB"/>
    <w:rsid w:val="00BC0E60"/>
    <w:rsid w:val="00BC0E76"/>
    <w:rsid w:val="00BC0F59"/>
    <w:rsid w:val="00BC12FF"/>
    <w:rsid w:val="00BC180B"/>
    <w:rsid w:val="00BC197B"/>
    <w:rsid w:val="00BC2073"/>
    <w:rsid w:val="00BC24CB"/>
    <w:rsid w:val="00BC4124"/>
    <w:rsid w:val="00BC4B44"/>
    <w:rsid w:val="00BC58B9"/>
    <w:rsid w:val="00BC628C"/>
    <w:rsid w:val="00BC66FA"/>
    <w:rsid w:val="00BC68A2"/>
    <w:rsid w:val="00BC6E0E"/>
    <w:rsid w:val="00BC70E6"/>
    <w:rsid w:val="00BC7760"/>
    <w:rsid w:val="00BC7A3C"/>
    <w:rsid w:val="00BC7AB1"/>
    <w:rsid w:val="00BD40FD"/>
    <w:rsid w:val="00BD48DA"/>
    <w:rsid w:val="00BD4E50"/>
    <w:rsid w:val="00BD6011"/>
    <w:rsid w:val="00BD7251"/>
    <w:rsid w:val="00BE039C"/>
    <w:rsid w:val="00BE1E6F"/>
    <w:rsid w:val="00BE2F33"/>
    <w:rsid w:val="00BE2FD8"/>
    <w:rsid w:val="00BE3132"/>
    <w:rsid w:val="00BE4481"/>
    <w:rsid w:val="00BE5021"/>
    <w:rsid w:val="00BE645A"/>
    <w:rsid w:val="00BE6D27"/>
    <w:rsid w:val="00BE6FBE"/>
    <w:rsid w:val="00BE748F"/>
    <w:rsid w:val="00BE74E7"/>
    <w:rsid w:val="00BF0AA9"/>
    <w:rsid w:val="00BF0F1F"/>
    <w:rsid w:val="00BF1285"/>
    <w:rsid w:val="00BF20E1"/>
    <w:rsid w:val="00BF23E4"/>
    <w:rsid w:val="00BF37F8"/>
    <w:rsid w:val="00BF3854"/>
    <w:rsid w:val="00BF4D22"/>
    <w:rsid w:val="00BF501B"/>
    <w:rsid w:val="00BF5EFF"/>
    <w:rsid w:val="00BF6E84"/>
    <w:rsid w:val="00BF7186"/>
    <w:rsid w:val="00C004F0"/>
    <w:rsid w:val="00C00B11"/>
    <w:rsid w:val="00C041C8"/>
    <w:rsid w:val="00C05483"/>
    <w:rsid w:val="00C0750C"/>
    <w:rsid w:val="00C07F4C"/>
    <w:rsid w:val="00C10593"/>
    <w:rsid w:val="00C10CEE"/>
    <w:rsid w:val="00C110FE"/>
    <w:rsid w:val="00C1224A"/>
    <w:rsid w:val="00C129C0"/>
    <w:rsid w:val="00C130C5"/>
    <w:rsid w:val="00C134AA"/>
    <w:rsid w:val="00C1368B"/>
    <w:rsid w:val="00C13BA1"/>
    <w:rsid w:val="00C140E3"/>
    <w:rsid w:val="00C14816"/>
    <w:rsid w:val="00C148B4"/>
    <w:rsid w:val="00C15CB7"/>
    <w:rsid w:val="00C169AB"/>
    <w:rsid w:val="00C176A6"/>
    <w:rsid w:val="00C2027E"/>
    <w:rsid w:val="00C2049E"/>
    <w:rsid w:val="00C21487"/>
    <w:rsid w:val="00C219F1"/>
    <w:rsid w:val="00C21D82"/>
    <w:rsid w:val="00C22803"/>
    <w:rsid w:val="00C22B2B"/>
    <w:rsid w:val="00C23322"/>
    <w:rsid w:val="00C23591"/>
    <w:rsid w:val="00C236B4"/>
    <w:rsid w:val="00C23992"/>
    <w:rsid w:val="00C23B47"/>
    <w:rsid w:val="00C23C9C"/>
    <w:rsid w:val="00C24090"/>
    <w:rsid w:val="00C2427A"/>
    <w:rsid w:val="00C24E7D"/>
    <w:rsid w:val="00C2564E"/>
    <w:rsid w:val="00C2620F"/>
    <w:rsid w:val="00C27B02"/>
    <w:rsid w:val="00C27BEA"/>
    <w:rsid w:val="00C3078D"/>
    <w:rsid w:val="00C31FCC"/>
    <w:rsid w:val="00C321CF"/>
    <w:rsid w:val="00C324ED"/>
    <w:rsid w:val="00C32B93"/>
    <w:rsid w:val="00C32D65"/>
    <w:rsid w:val="00C33237"/>
    <w:rsid w:val="00C36E46"/>
    <w:rsid w:val="00C37799"/>
    <w:rsid w:val="00C37ACA"/>
    <w:rsid w:val="00C37B14"/>
    <w:rsid w:val="00C40CF2"/>
    <w:rsid w:val="00C40D2B"/>
    <w:rsid w:val="00C40D66"/>
    <w:rsid w:val="00C411DD"/>
    <w:rsid w:val="00C413D3"/>
    <w:rsid w:val="00C41835"/>
    <w:rsid w:val="00C41DC3"/>
    <w:rsid w:val="00C4286D"/>
    <w:rsid w:val="00C44321"/>
    <w:rsid w:val="00C4519A"/>
    <w:rsid w:val="00C4733A"/>
    <w:rsid w:val="00C47AF4"/>
    <w:rsid w:val="00C501B0"/>
    <w:rsid w:val="00C501E3"/>
    <w:rsid w:val="00C504C9"/>
    <w:rsid w:val="00C504E0"/>
    <w:rsid w:val="00C51C8F"/>
    <w:rsid w:val="00C5209E"/>
    <w:rsid w:val="00C52851"/>
    <w:rsid w:val="00C5370B"/>
    <w:rsid w:val="00C53920"/>
    <w:rsid w:val="00C54334"/>
    <w:rsid w:val="00C54D58"/>
    <w:rsid w:val="00C5515B"/>
    <w:rsid w:val="00C57517"/>
    <w:rsid w:val="00C5778F"/>
    <w:rsid w:val="00C57B97"/>
    <w:rsid w:val="00C61634"/>
    <w:rsid w:val="00C61F31"/>
    <w:rsid w:val="00C63118"/>
    <w:rsid w:val="00C640BF"/>
    <w:rsid w:val="00C64C31"/>
    <w:rsid w:val="00C64E10"/>
    <w:rsid w:val="00C6563D"/>
    <w:rsid w:val="00C658DD"/>
    <w:rsid w:val="00C661B6"/>
    <w:rsid w:val="00C66F05"/>
    <w:rsid w:val="00C66FF3"/>
    <w:rsid w:val="00C70895"/>
    <w:rsid w:val="00C7184C"/>
    <w:rsid w:val="00C726C9"/>
    <w:rsid w:val="00C7425B"/>
    <w:rsid w:val="00C745F5"/>
    <w:rsid w:val="00C76033"/>
    <w:rsid w:val="00C77628"/>
    <w:rsid w:val="00C8067A"/>
    <w:rsid w:val="00C8067F"/>
    <w:rsid w:val="00C80B1B"/>
    <w:rsid w:val="00C81B7F"/>
    <w:rsid w:val="00C82157"/>
    <w:rsid w:val="00C82D41"/>
    <w:rsid w:val="00C82F8E"/>
    <w:rsid w:val="00C83AA3"/>
    <w:rsid w:val="00C84A9C"/>
    <w:rsid w:val="00C85AD9"/>
    <w:rsid w:val="00C85DDB"/>
    <w:rsid w:val="00C85E2D"/>
    <w:rsid w:val="00C86D46"/>
    <w:rsid w:val="00C86D4F"/>
    <w:rsid w:val="00C86E89"/>
    <w:rsid w:val="00C915C8"/>
    <w:rsid w:val="00C925E3"/>
    <w:rsid w:val="00C93572"/>
    <w:rsid w:val="00C946F5"/>
    <w:rsid w:val="00C94F0A"/>
    <w:rsid w:val="00C9597F"/>
    <w:rsid w:val="00C95D9D"/>
    <w:rsid w:val="00C9604B"/>
    <w:rsid w:val="00C970C4"/>
    <w:rsid w:val="00C971A4"/>
    <w:rsid w:val="00C977E8"/>
    <w:rsid w:val="00CA13B7"/>
    <w:rsid w:val="00CA24FE"/>
    <w:rsid w:val="00CA4298"/>
    <w:rsid w:val="00CA6503"/>
    <w:rsid w:val="00CA6541"/>
    <w:rsid w:val="00CA696D"/>
    <w:rsid w:val="00CA6AE7"/>
    <w:rsid w:val="00CA6DC7"/>
    <w:rsid w:val="00CB089D"/>
    <w:rsid w:val="00CB17FA"/>
    <w:rsid w:val="00CB2217"/>
    <w:rsid w:val="00CB23F5"/>
    <w:rsid w:val="00CB2750"/>
    <w:rsid w:val="00CB2831"/>
    <w:rsid w:val="00CB2933"/>
    <w:rsid w:val="00CB2F1D"/>
    <w:rsid w:val="00CB31CE"/>
    <w:rsid w:val="00CB36E1"/>
    <w:rsid w:val="00CB4A2C"/>
    <w:rsid w:val="00CB4ADD"/>
    <w:rsid w:val="00CB61AE"/>
    <w:rsid w:val="00CB6A93"/>
    <w:rsid w:val="00CC0681"/>
    <w:rsid w:val="00CC1DE9"/>
    <w:rsid w:val="00CC2025"/>
    <w:rsid w:val="00CC3503"/>
    <w:rsid w:val="00CC37C1"/>
    <w:rsid w:val="00CC380F"/>
    <w:rsid w:val="00CC39E5"/>
    <w:rsid w:val="00CC3CD8"/>
    <w:rsid w:val="00CC41EB"/>
    <w:rsid w:val="00CC42CD"/>
    <w:rsid w:val="00CC4A2C"/>
    <w:rsid w:val="00CC58ED"/>
    <w:rsid w:val="00CC5A89"/>
    <w:rsid w:val="00CC6DF9"/>
    <w:rsid w:val="00CC6E12"/>
    <w:rsid w:val="00CD056B"/>
    <w:rsid w:val="00CD06AF"/>
    <w:rsid w:val="00CD1197"/>
    <w:rsid w:val="00CD2CCE"/>
    <w:rsid w:val="00CD3036"/>
    <w:rsid w:val="00CD3CDB"/>
    <w:rsid w:val="00CD4288"/>
    <w:rsid w:val="00CD61E3"/>
    <w:rsid w:val="00CD6646"/>
    <w:rsid w:val="00CD6B22"/>
    <w:rsid w:val="00CD700B"/>
    <w:rsid w:val="00CE181A"/>
    <w:rsid w:val="00CE75CD"/>
    <w:rsid w:val="00CE7A77"/>
    <w:rsid w:val="00CF086B"/>
    <w:rsid w:val="00CF29FD"/>
    <w:rsid w:val="00CF2FE2"/>
    <w:rsid w:val="00CF3503"/>
    <w:rsid w:val="00CF3C4E"/>
    <w:rsid w:val="00CF7B21"/>
    <w:rsid w:val="00D00F6F"/>
    <w:rsid w:val="00D01DF7"/>
    <w:rsid w:val="00D024AD"/>
    <w:rsid w:val="00D0293B"/>
    <w:rsid w:val="00D031B4"/>
    <w:rsid w:val="00D0328B"/>
    <w:rsid w:val="00D04D36"/>
    <w:rsid w:val="00D0588D"/>
    <w:rsid w:val="00D06FA3"/>
    <w:rsid w:val="00D074C2"/>
    <w:rsid w:val="00D1017C"/>
    <w:rsid w:val="00D10298"/>
    <w:rsid w:val="00D104C8"/>
    <w:rsid w:val="00D127C2"/>
    <w:rsid w:val="00D12A6C"/>
    <w:rsid w:val="00D164EA"/>
    <w:rsid w:val="00D16C80"/>
    <w:rsid w:val="00D21EFC"/>
    <w:rsid w:val="00D2206C"/>
    <w:rsid w:val="00D226A3"/>
    <w:rsid w:val="00D2406E"/>
    <w:rsid w:val="00D24B16"/>
    <w:rsid w:val="00D261C6"/>
    <w:rsid w:val="00D263E5"/>
    <w:rsid w:val="00D27131"/>
    <w:rsid w:val="00D27133"/>
    <w:rsid w:val="00D27F17"/>
    <w:rsid w:val="00D3016C"/>
    <w:rsid w:val="00D33D3B"/>
    <w:rsid w:val="00D33F14"/>
    <w:rsid w:val="00D34130"/>
    <w:rsid w:val="00D36E1B"/>
    <w:rsid w:val="00D37175"/>
    <w:rsid w:val="00D37182"/>
    <w:rsid w:val="00D405D0"/>
    <w:rsid w:val="00D4112F"/>
    <w:rsid w:val="00D42767"/>
    <w:rsid w:val="00D42E89"/>
    <w:rsid w:val="00D43156"/>
    <w:rsid w:val="00D4338D"/>
    <w:rsid w:val="00D43951"/>
    <w:rsid w:val="00D43DDA"/>
    <w:rsid w:val="00D4468C"/>
    <w:rsid w:val="00D44AF2"/>
    <w:rsid w:val="00D44C6E"/>
    <w:rsid w:val="00D45406"/>
    <w:rsid w:val="00D457FA"/>
    <w:rsid w:val="00D4614C"/>
    <w:rsid w:val="00D46564"/>
    <w:rsid w:val="00D46E32"/>
    <w:rsid w:val="00D5066D"/>
    <w:rsid w:val="00D50E77"/>
    <w:rsid w:val="00D512AE"/>
    <w:rsid w:val="00D528B0"/>
    <w:rsid w:val="00D5350A"/>
    <w:rsid w:val="00D53B6C"/>
    <w:rsid w:val="00D53D5D"/>
    <w:rsid w:val="00D53F6C"/>
    <w:rsid w:val="00D542C1"/>
    <w:rsid w:val="00D559B0"/>
    <w:rsid w:val="00D56061"/>
    <w:rsid w:val="00D56454"/>
    <w:rsid w:val="00D57195"/>
    <w:rsid w:val="00D575A0"/>
    <w:rsid w:val="00D57AE1"/>
    <w:rsid w:val="00D60443"/>
    <w:rsid w:val="00D6090F"/>
    <w:rsid w:val="00D6116C"/>
    <w:rsid w:val="00D6185E"/>
    <w:rsid w:val="00D625F6"/>
    <w:rsid w:val="00D636EE"/>
    <w:rsid w:val="00D6411A"/>
    <w:rsid w:val="00D64DFA"/>
    <w:rsid w:val="00D64E46"/>
    <w:rsid w:val="00D658A5"/>
    <w:rsid w:val="00D66738"/>
    <w:rsid w:val="00D66F9B"/>
    <w:rsid w:val="00D67D2A"/>
    <w:rsid w:val="00D67D7A"/>
    <w:rsid w:val="00D7079C"/>
    <w:rsid w:val="00D707E2"/>
    <w:rsid w:val="00D70C83"/>
    <w:rsid w:val="00D711FD"/>
    <w:rsid w:val="00D714BB"/>
    <w:rsid w:val="00D717AB"/>
    <w:rsid w:val="00D71C54"/>
    <w:rsid w:val="00D75296"/>
    <w:rsid w:val="00D764F1"/>
    <w:rsid w:val="00D766EB"/>
    <w:rsid w:val="00D779FB"/>
    <w:rsid w:val="00D801DE"/>
    <w:rsid w:val="00D83039"/>
    <w:rsid w:val="00D83EBA"/>
    <w:rsid w:val="00D85475"/>
    <w:rsid w:val="00D863CB"/>
    <w:rsid w:val="00D87D37"/>
    <w:rsid w:val="00D910CE"/>
    <w:rsid w:val="00D91E24"/>
    <w:rsid w:val="00D92B86"/>
    <w:rsid w:val="00D93568"/>
    <w:rsid w:val="00D93F55"/>
    <w:rsid w:val="00DA0381"/>
    <w:rsid w:val="00DA0776"/>
    <w:rsid w:val="00DA199F"/>
    <w:rsid w:val="00DA1D9E"/>
    <w:rsid w:val="00DA2101"/>
    <w:rsid w:val="00DA31A2"/>
    <w:rsid w:val="00DA3861"/>
    <w:rsid w:val="00DA3FB2"/>
    <w:rsid w:val="00DA53A5"/>
    <w:rsid w:val="00DA5472"/>
    <w:rsid w:val="00DA5880"/>
    <w:rsid w:val="00DA5DE1"/>
    <w:rsid w:val="00DB0E4A"/>
    <w:rsid w:val="00DB2158"/>
    <w:rsid w:val="00DB2635"/>
    <w:rsid w:val="00DB285B"/>
    <w:rsid w:val="00DB2F88"/>
    <w:rsid w:val="00DB4D4D"/>
    <w:rsid w:val="00DB4F71"/>
    <w:rsid w:val="00DB75FA"/>
    <w:rsid w:val="00DC0099"/>
    <w:rsid w:val="00DC112E"/>
    <w:rsid w:val="00DC18B6"/>
    <w:rsid w:val="00DC2A54"/>
    <w:rsid w:val="00DC2A69"/>
    <w:rsid w:val="00DC2A92"/>
    <w:rsid w:val="00DC3157"/>
    <w:rsid w:val="00DC31F3"/>
    <w:rsid w:val="00DC4DF3"/>
    <w:rsid w:val="00DC54EF"/>
    <w:rsid w:val="00DC5796"/>
    <w:rsid w:val="00DC6B2E"/>
    <w:rsid w:val="00DD0B81"/>
    <w:rsid w:val="00DD13BD"/>
    <w:rsid w:val="00DD2456"/>
    <w:rsid w:val="00DD2A9D"/>
    <w:rsid w:val="00DD436B"/>
    <w:rsid w:val="00DD4EF5"/>
    <w:rsid w:val="00DD5623"/>
    <w:rsid w:val="00DD5BC3"/>
    <w:rsid w:val="00DD607D"/>
    <w:rsid w:val="00DD708F"/>
    <w:rsid w:val="00DD74A0"/>
    <w:rsid w:val="00DD7637"/>
    <w:rsid w:val="00DE0D50"/>
    <w:rsid w:val="00DE0E81"/>
    <w:rsid w:val="00DE1160"/>
    <w:rsid w:val="00DE26D9"/>
    <w:rsid w:val="00DE47BF"/>
    <w:rsid w:val="00DE633E"/>
    <w:rsid w:val="00DE7A5D"/>
    <w:rsid w:val="00DF0161"/>
    <w:rsid w:val="00DF061B"/>
    <w:rsid w:val="00DF0A34"/>
    <w:rsid w:val="00DF0CBF"/>
    <w:rsid w:val="00DF0CDF"/>
    <w:rsid w:val="00DF17E2"/>
    <w:rsid w:val="00DF1B93"/>
    <w:rsid w:val="00DF1D3A"/>
    <w:rsid w:val="00DF2598"/>
    <w:rsid w:val="00DF3CC9"/>
    <w:rsid w:val="00DF3E4D"/>
    <w:rsid w:val="00DF5DD5"/>
    <w:rsid w:val="00DF697A"/>
    <w:rsid w:val="00DF76C1"/>
    <w:rsid w:val="00E00045"/>
    <w:rsid w:val="00E017CD"/>
    <w:rsid w:val="00E01AEB"/>
    <w:rsid w:val="00E01D24"/>
    <w:rsid w:val="00E023CE"/>
    <w:rsid w:val="00E031D5"/>
    <w:rsid w:val="00E034E1"/>
    <w:rsid w:val="00E03B2B"/>
    <w:rsid w:val="00E04A20"/>
    <w:rsid w:val="00E04D6C"/>
    <w:rsid w:val="00E04EA0"/>
    <w:rsid w:val="00E10E1D"/>
    <w:rsid w:val="00E11758"/>
    <w:rsid w:val="00E12E19"/>
    <w:rsid w:val="00E148D7"/>
    <w:rsid w:val="00E15CC3"/>
    <w:rsid w:val="00E17A04"/>
    <w:rsid w:val="00E17E4D"/>
    <w:rsid w:val="00E216BD"/>
    <w:rsid w:val="00E21DF8"/>
    <w:rsid w:val="00E224AD"/>
    <w:rsid w:val="00E2271D"/>
    <w:rsid w:val="00E2380A"/>
    <w:rsid w:val="00E23D93"/>
    <w:rsid w:val="00E249C1"/>
    <w:rsid w:val="00E24AE0"/>
    <w:rsid w:val="00E26551"/>
    <w:rsid w:val="00E26982"/>
    <w:rsid w:val="00E26AA5"/>
    <w:rsid w:val="00E26F33"/>
    <w:rsid w:val="00E272C6"/>
    <w:rsid w:val="00E2775C"/>
    <w:rsid w:val="00E307DA"/>
    <w:rsid w:val="00E3085A"/>
    <w:rsid w:val="00E31EAD"/>
    <w:rsid w:val="00E3243A"/>
    <w:rsid w:val="00E32BA4"/>
    <w:rsid w:val="00E33FB8"/>
    <w:rsid w:val="00E35627"/>
    <w:rsid w:val="00E3576B"/>
    <w:rsid w:val="00E406CB"/>
    <w:rsid w:val="00E41039"/>
    <w:rsid w:val="00E42E6B"/>
    <w:rsid w:val="00E42FF2"/>
    <w:rsid w:val="00E43FAE"/>
    <w:rsid w:val="00E440ED"/>
    <w:rsid w:val="00E448E8"/>
    <w:rsid w:val="00E44AAE"/>
    <w:rsid w:val="00E44FD1"/>
    <w:rsid w:val="00E45978"/>
    <w:rsid w:val="00E4649B"/>
    <w:rsid w:val="00E46B5F"/>
    <w:rsid w:val="00E47076"/>
    <w:rsid w:val="00E52329"/>
    <w:rsid w:val="00E52961"/>
    <w:rsid w:val="00E5317A"/>
    <w:rsid w:val="00E537D8"/>
    <w:rsid w:val="00E547EF"/>
    <w:rsid w:val="00E573D4"/>
    <w:rsid w:val="00E5786F"/>
    <w:rsid w:val="00E57DF7"/>
    <w:rsid w:val="00E57E06"/>
    <w:rsid w:val="00E60B0C"/>
    <w:rsid w:val="00E61887"/>
    <w:rsid w:val="00E61A8F"/>
    <w:rsid w:val="00E61B57"/>
    <w:rsid w:val="00E61CD3"/>
    <w:rsid w:val="00E6295B"/>
    <w:rsid w:val="00E6306B"/>
    <w:rsid w:val="00E639B1"/>
    <w:rsid w:val="00E63DDB"/>
    <w:rsid w:val="00E63DF8"/>
    <w:rsid w:val="00E646DD"/>
    <w:rsid w:val="00E64C34"/>
    <w:rsid w:val="00E6574D"/>
    <w:rsid w:val="00E660A7"/>
    <w:rsid w:val="00E700D2"/>
    <w:rsid w:val="00E70773"/>
    <w:rsid w:val="00E71E38"/>
    <w:rsid w:val="00E727B2"/>
    <w:rsid w:val="00E73FCA"/>
    <w:rsid w:val="00E74320"/>
    <w:rsid w:val="00E74A1E"/>
    <w:rsid w:val="00E751E7"/>
    <w:rsid w:val="00E760DF"/>
    <w:rsid w:val="00E76CDA"/>
    <w:rsid w:val="00E77123"/>
    <w:rsid w:val="00E77808"/>
    <w:rsid w:val="00E80CB3"/>
    <w:rsid w:val="00E831C2"/>
    <w:rsid w:val="00E831E3"/>
    <w:rsid w:val="00E8377C"/>
    <w:rsid w:val="00E8385E"/>
    <w:rsid w:val="00E85581"/>
    <w:rsid w:val="00E86C01"/>
    <w:rsid w:val="00E87C64"/>
    <w:rsid w:val="00E905D5"/>
    <w:rsid w:val="00E909B3"/>
    <w:rsid w:val="00E90A81"/>
    <w:rsid w:val="00E91280"/>
    <w:rsid w:val="00E91BC1"/>
    <w:rsid w:val="00E93617"/>
    <w:rsid w:val="00E948BE"/>
    <w:rsid w:val="00E94F0D"/>
    <w:rsid w:val="00E952E6"/>
    <w:rsid w:val="00E95C81"/>
    <w:rsid w:val="00E96170"/>
    <w:rsid w:val="00E967D3"/>
    <w:rsid w:val="00E97719"/>
    <w:rsid w:val="00E97EA5"/>
    <w:rsid w:val="00EA12B1"/>
    <w:rsid w:val="00EA1C3F"/>
    <w:rsid w:val="00EA2B57"/>
    <w:rsid w:val="00EA2E56"/>
    <w:rsid w:val="00EA3877"/>
    <w:rsid w:val="00EA3A56"/>
    <w:rsid w:val="00EA4A0B"/>
    <w:rsid w:val="00EA4AE4"/>
    <w:rsid w:val="00EA4DFF"/>
    <w:rsid w:val="00EA6743"/>
    <w:rsid w:val="00EA6FDC"/>
    <w:rsid w:val="00EB15C2"/>
    <w:rsid w:val="00EB1B84"/>
    <w:rsid w:val="00EB25ED"/>
    <w:rsid w:val="00EB3432"/>
    <w:rsid w:val="00EB3ED7"/>
    <w:rsid w:val="00EB42CA"/>
    <w:rsid w:val="00EB4361"/>
    <w:rsid w:val="00EB461E"/>
    <w:rsid w:val="00EB4B13"/>
    <w:rsid w:val="00EB578F"/>
    <w:rsid w:val="00EB719B"/>
    <w:rsid w:val="00EC041C"/>
    <w:rsid w:val="00EC1058"/>
    <w:rsid w:val="00EC126C"/>
    <w:rsid w:val="00EC3054"/>
    <w:rsid w:val="00EC3CA7"/>
    <w:rsid w:val="00EC444F"/>
    <w:rsid w:val="00EC4DF6"/>
    <w:rsid w:val="00EC5D79"/>
    <w:rsid w:val="00EC6998"/>
    <w:rsid w:val="00ED02B7"/>
    <w:rsid w:val="00ED0846"/>
    <w:rsid w:val="00ED16BB"/>
    <w:rsid w:val="00ED1737"/>
    <w:rsid w:val="00ED1E6A"/>
    <w:rsid w:val="00ED1E7C"/>
    <w:rsid w:val="00ED2393"/>
    <w:rsid w:val="00ED26C1"/>
    <w:rsid w:val="00ED44C0"/>
    <w:rsid w:val="00ED506B"/>
    <w:rsid w:val="00ED5763"/>
    <w:rsid w:val="00ED5E31"/>
    <w:rsid w:val="00ED61AD"/>
    <w:rsid w:val="00EE055E"/>
    <w:rsid w:val="00EE0582"/>
    <w:rsid w:val="00EE0805"/>
    <w:rsid w:val="00EE218D"/>
    <w:rsid w:val="00EE3329"/>
    <w:rsid w:val="00EE3535"/>
    <w:rsid w:val="00EE4FE7"/>
    <w:rsid w:val="00EE62FB"/>
    <w:rsid w:val="00EE7416"/>
    <w:rsid w:val="00EF0458"/>
    <w:rsid w:val="00EF0E98"/>
    <w:rsid w:val="00EF362F"/>
    <w:rsid w:val="00EF3BDA"/>
    <w:rsid w:val="00EF3EDE"/>
    <w:rsid w:val="00EF4BC1"/>
    <w:rsid w:val="00EF5E5B"/>
    <w:rsid w:val="00EF6901"/>
    <w:rsid w:val="00EF6A6C"/>
    <w:rsid w:val="00EF7179"/>
    <w:rsid w:val="00EF7C3F"/>
    <w:rsid w:val="00EF7D8D"/>
    <w:rsid w:val="00F013E7"/>
    <w:rsid w:val="00F018EE"/>
    <w:rsid w:val="00F01D01"/>
    <w:rsid w:val="00F02367"/>
    <w:rsid w:val="00F02A5D"/>
    <w:rsid w:val="00F03406"/>
    <w:rsid w:val="00F043C7"/>
    <w:rsid w:val="00F04569"/>
    <w:rsid w:val="00F047BA"/>
    <w:rsid w:val="00F05287"/>
    <w:rsid w:val="00F05311"/>
    <w:rsid w:val="00F06A2B"/>
    <w:rsid w:val="00F077F1"/>
    <w:rsid w:val="00F07D9F"/>
    <w:rsid w:val="00F10847"/>
    <w:rsid w:val="00F12E03"/>
    <w:rsid w:val="00F1303E"/>
    <w:rsid w:val="00F132B3"/>
    <w:rsid w:val="00F13372"/>
    <w:rsid w:val="00F13D8B"/>
    <w:rsid w:val="00F14073"/>
    <w:rsid w:val="00F144ED"/>
    <w:rsid w:val="00F145D3"/>
    <w:rsid w:val="00F14C48"/>
    <w:rsid w:val="00F151BE"/>
    <w:rsid w:val="00F15663"/>
    <w:rsid w:val="00F16BD3"/>
    <w:rsid w:val="00F20049"/>
    <w:rsid w:val="00F20AED"/>
    <w:rsid w:val="00F2266C"/>
    <w:rsid w:val="00F22802"/>
    <w:rsid w:val="00F24642"/>
    <w:rsid w:val="00F24A2A"/>
    <w:rsid w:val="00F2666E"/>
    <w:rsid w:val="00F2771D"/>
    <w:rsid w:val="00F30C75"/>
    <w:rsid w:val="00F3158B"/>
    <w:rsid w:val="00F3257F"/>
    <w:rsid w:val="00F32627"/>
    <w:rsid w:val="00F339DB"/>
    <w:rsid w:val="00F345E5"/>
    <w:rsid w:val="00F358CA"/>
    <w:rsid w:val="00F35C0B"/>
    <w:rsid w:val="00F36076"/>
    <w:rsid w:val="00F366F0"/>
    <w:rsid w:val="00F37027"/>
    <w:rsid w:val="00F3752A"/>
    <w:rsid w:val="00F37946"/>
    <w:rsid w:val="00F4061E"/>
    <w:rsid w:val="00F41BAF"/>
    <w:rsid w:val="00F41FDE"/>
    <w:rsid w:val="00F42DE3"/>
    <w:rsid w:val="00F43496"/>
    <w:rsid w:val="00F43BB5"/>
    <w:rsid w:val="00F43C61"/>
    <w:rsid w:val="00F448EA"/>
    <w:rsid w:val="00F45F8E"/>
    <w:rsid w:val="00F46548"/>
    <w:rsid w:val="00F47027"/>
    <w:rsid w:val="00F5142B"/>
    <w:rsid w:val="00F521A6"/>
    <w:rsid w:val="00F527AA"/>
    <w:rsid w:val="00F54EF5"/>
    <w:rsid w:val="00F569A7"/>
    <w:rsid w:val="00F573BF"/>
    <w:rsid w:val="00F60983"/>
    <w:rsid w:val="00F629A9"/>
    <w:rsid w:val="00F63C77"/>
    <w:rsid w:val="00F63EEE"/>
    <w:rsid w:val="00F64A87"/>
    <w:rsid w:val="00F650D3"/>
    <w:rsid w:val="00F65605"/>
    <w:rsid w:val="00F656F9"/>
    <w:rsid w:val="00F6643F"/>
    <w:rsid w:val="00F6657B"/>
    <w:rsid w:val="00F66A68"/>
    <w:rsid w:val="00F66B3C"/>
    <w:rsid w:val="00F67F46"/>
    <w:rsid w:val="00F70A48"/>
    <w:rsid w:val="00F7263A"/>
    <w:rsid w:val="00F72F7B"/>
    <w:rsid w:val="00F743F9"/>
    <w:rsid w:val="00F74FE1"/>
    <w:rsid w:val="00F7583B"/>
    <w:rsid w:val="00F8240E"/>
    <w:rsid w:val="00F84691"/>
    <w:rsid w:val="00F84EE6"/>
    <w:rsid w:val="00F84F4B"/>
    <w:rsid w:val="00F857DA"/>
    <w:rsid w:val="00F8755C"/>
    <w:rsid w:val="00F87CC2"/>
    <w:rsid w:val="00F90DA1"/>
    <w:rsid w:val="00F914EA"/>
    <w:rsid w:val="00F91AE5"/>
    <w:rsid w:val="00F927AB"/>
    <w:rsid w:val="00F92FA9"/>
    <w:rsid w:val="00F93BB2"/>
    <w:rsid w:val="00F93E09"/>
    <w:rsid w:val="00F94A8E"/>
    <w:rsid w:val="00F95907"/>
    <w:rsid w:val="00F96844"/>
    <w:rsid w:val="00FA1E93"/>
    <w:rsid w:val="00FA291E"/>
    <w:rsid w:val="00FA3231"/>
    <w:rsid w:val="00FA49C9"/>
    <w:rsid w:val="00FA5ABB"/>
    <w:rsid w:val="00FA6D4E"/>
    <w:rsid w:val="00FB0F18"/>
    <w:rsid w:val="00FB10C5"/>
    <w:rsid w:val="00FB2860"/>
    <w:rsid w:val="00FB2B48"/>
    <w:rsid w:val="00FB3488"/>
    <w:rsid w:val="00FB3741"/>
    <w:rsid w:val="00FB42F0"/>
    <w:rsid w:val="00FB61B1"/>
    <w:rsid w:val="00FB6B6B"/>
    <w:rsid w:val="00FB6B80"/>
    <w:rsid w:val="00FC0500"/>
    <w:rsid w:val="00FC0DF5"/>
    <w:rsid w:val="00FC235C"/>
    <w:rsid w:val="00FC4C0C"/>
    <w:rsid w:val="00FC4EB9"/>
    <w:rsid w:val="00FC58C6"/>
    <w:rsid w:val="00FC62A3"/>
    <w:rsid w:val="00FC6DAB"/>
    <w:rsid w:val="00FD17E7"/>
    <w:rsid w:val="00FD233C"/>
    <w:rsid w:val="00FD269C"/>
    <w:rsid w:val="00FD26F5"/>
    <w:rsid w:val="00FD2D02"/>
    <w:rsid w:val="00FD39A8"/>
    <w:rsid w:val="00FD3FF0"/>
    <w:rsid w:val="00FD4565"/>
    <w:rsid w:val="00FD4715"/>
    <w:rsid w:val="00FD51C6"/>
    <w:rsid w:val="00FD548E"/>
    <w:rsid w:val="00FD54A2"/>
    <w:rsid w:val="00FD6B56"/>
    <w:rsid w:val="00FD7067"/>
    <w:rsid w:val="00FE0028"/>
    <w:rsid w:val="00FE0341"/>
    <w:rsid w:val="00FE1FEA"/>
    <w:rsid w:val="00FE266F"/>
    <w:rsid w:val="00FE2D2D"/>
    <w:rsid w:val="00FE2E11"/>
    <w:rsid w:val="00FE38D3"/>
    <w:rsid w:val="00FE38FC"/>
    <w:rsid w:val="00FE3DBE"/>
    <w:rsid w:val="00FE43BC"/>
    <w:rsid w:val="00FE547D"/>
    <w:rsid w:val="00FE68F1"/>
    <w:rsid w:val="00FE79B3"/>
    <w:rsid w:val="00FF0D1D"/>
    <w:rsid w:val="00FF0F20"/>
    <w:rsid w:val="00FF3BFC"/>
    <w:rsid w:val="00FF49DD"/>
    <w:rsid w:val="00FF51D4"/>
    <w:rsid w:val="00FF6812"/>
    <w:rsid w:val="00FF6AC1"/>
    <w:rsid w:val="00FF76B3"/>
    <w:rsid w:val="00FF7E67"/>
    <w:rsid w:val="0F0C62B1"/>
    <w:rsid w:val="15BB6E73"/>
    <w:rsid w:val="3C4F5B60"/>
    <w:rsid w:val="4E7B1F39"/>
    <w:rsid w:val="536E1790"/>
    <w:rsid w:val="67538BF4"/>
    <w:rsid w:val="71A86A4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3CDA1502-402C-49DC-83A0-25216701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9B6"/>
    <w:pPr>
      <w:spacing w:after="0" w:line="300" w:lineRule="atLeast"/>
    </w:pPr>
    <w:rPr>
      <w:rFonts w:ascii="Verdana" w:eastAsia="Times New Roman" w:hAnsi="Verdana" w:cs="Times New Roman"/>
      <w:sz w:val="20"/>
      <w:szCs w:val="20"/>
      <w:lang w:val="en-GB"/>
    </w:rPr>
  </w:style>
  <w:style w:type="paragraph" w:styleId="Heading1">
    <w:name w:val="heading 1"/>
    <w:basedOn w:val="Normal"/>
    <w:next w:val="NormalIndent"/>
    <w:link w:val="Heading1Char1"/>
    <w:qFormat/>
    <w:rsid w:val="000309B6"/>
    <w:pPr>
      <w:keepNext/>
      <w:pageBreakBefore/>
      <w:numPr>
        <w:numId w:val="1"/>
      </w:numPr>
      <w:spacing w:before="240" w:after="480"/>
      <w:outlineLvl w:val="0"/>
    </w:pPr>
    <w:rPr>
      <w:b/>
      <w:caps/>
      <w:color w:val="808080"/>
      <w:sz w:val="24"/>
    </w:rPr>
  </w:style>
  <w:style w:type="paragraph" w:styleId="Heading2">
    <w:name w:val="heading 2"/>
    <w:aliases w:val="Heading 2 Char1,Heading 2 Char Char"/>
    <w:basedOn w:val="Normal"/>
    <w:next w:val="NormalIndent"/>
    <w:link w:val="Heading2Char"/>
    <w:qFormat/>
    <w:rsid w:val="000309B6"/>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0309B6"/>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253CBA"/>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0309B6"/>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0309B6"/>
    <w:rPr>
      <w:rFonts w:ascii="Verdana" w:eastAsia="Times New Roman" w:hAnsi="Verdana" w:cs="Times New Roman"/>
      <w:b/>
      <w:sz w:val="20"/>
      <w:szCs w:val="20"/>
      <w:lang w:val="en-US"/>
    </w:rPr>
  </w:style>
  <w:style w:type="character" w:customStyle="1" w:styleId="Heading4Char">
    <w:name w:val="Heading 4 Char"/>
    <w:aliases w:val="Heading 4 Char1 Char"/>
    <w:basedOn w:val="DefaultParagraphFont"/>
    <w:link w:val="Heading4"/>
    <w:rsid w:val="00253CBA"/>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line="240" w:lineRule="auto"/>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0309B6"/>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val="en-US"/>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
    <w:link w:val="CommentTextChar"/>
    <w:unhideWhenUsed/>
    <w:qFormat/>
    <w:rsid w:val="00D263E5"/>
    <w:pPr>
      <w:spacing w:line="240" w:lineRule="auto"/>
    </w:pPr>
  </w:style>
  <w:style w:type="character" w:customStyle="1" w:styleId="CommentTextChar">
    <w:name w:val="Comment Text Char"/>
    <w:basedOn w:val="DefaultParagraphFont"/>
    <w:link w:val="CommentText"/>
    <w:rsid w:val="00D263E5"/>
    <w:rPr>
      <w:rFonts w:ascii="Verdana" w:eastAsia="Times New Roman" w:hAnsi="Verdan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rPr>
  </w:style>
  <w:style w:type="paragraph" w:styleId="Caption">
    <w:name w:val="caption"/>
    <w:basedOn w:val="Normal"/>
    <w:next w:val="Normal"/>
    <w:uiPriority w:val="35"/>
    <w:unhideWhenUsed/>
    <w:qFormat/>
    <w:rsid w:val="00835E1D"/>
    <w:pPr>
      <w:spacing w:after="200" w:line="240" w:lineRule="auto"/>
    </w:pPr>
    <w:rPr>
      <w:b/>
      <w:iCs/>
      <w:szCs w:val="18"/>
    </w:rPr>
  </w:style>
  <w:style w:type="table" w:styleId="TableGrid">
    <w:name w:val="Table Grid"/>
    <w:basedOn w:val="TableNormal"/>
    <w:uiPriority w:val="59"/>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DF2598"/>
    <w:rPr>
      <w:rFonts w:ascii="Verdana" w:eastAsia="Times New Roman" w:hAnsi="Verdana" w:cs="Times New Roman"/>
      <w:sz w:val="20"/>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spacing w:line="240" w:lineRule="auto"/>
      <w:ind w:left="720"/>
    </w:pPr>
    <w:rPr>
      <w:rFonts w:ascii="Calibri" w:eastAsia="MS PGothic" w:hAnsi="Calibri" w:cs="MS PGothic"/>
      <w:sz w:val="22"/>
      <w:szCs w:val="22"/>
      <w:lang w:val="en-ZA"/>
    </w:rPr>
  </w:style>
  <w:style w:type="paragraph" w:customStyle="1" w:styleId="paragraph">
    <w:name w:val="paragraph"/>
    <w:basedOn w:val="Normal"/>
    <w:rsid w:val="00B8028F"/>
    <w:pPr>
      <w:spacing w:before="100" w:beforeAutospacing="1" w:after="100" w:afterAutospacing="1" w:line="240" w:lineRule="auto"/>
    </w:pPr>
    <w:rPr>
      <w:rFonts w:ascii="Times New Roman" w:hAnsi="Times New Roman"/>
      <w:sz w:val="24"/>
      <w:szCs w:val="24"/>
      <w:lang w:eastAsia="en-GB"/>
    </w:rPr>
  </w:style>
  <w:style w:type="character" w:customStyle="1" w:styleId="normaltextrun">
    <w:name w:val="normaltextrun"/>
    <w:basedOn w:val="DefaultParagraphFont"/>
    <w:rsid w:val="00B8028F"/>
  </w:style>
  <w:style w:type="character" w:customStyle="1" w:styleId="eop">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customStyle="1" w:styleId="normaltextrun1">
    <w:name w:val="normaltextrun1"/>
    <w:basedOn w:val="DefaultParagraphFont"/>
    <w:rsid w:val="006F1B5B"/>
  </w:style>
  <w:style w:type="character" w:customStyle="1" w:styleId="findhit">
    <w:name w:val="findhit"/>
    <w:basedOn w:val="DefaultParagraphFont"/>
    <w:rsid w:val="00856054"/>
  </w:style>
  <w:style w:type="paragraph" w:styleId="Title">
    <w:name w:val="Title"/>
    <w:basedOn w:val="Header"/>
    <w:next w:val="Normal"/>
    <w:link w:val="TitleChar"/>
    <w:uiPriority w:val="10"/>
    <w:rsid w:val="004176E4"/>
    <w:pPr>
      <w:numPr>
        <w:numId w:val="22"/>
      </w:numPr>
      <w:pBdr>
        <w:bottom w:val="none" w:sz="0" w:space="0" w:color="auto"/>
        <w:between w:val="none" w:sz="0" w:space="0" w:color="auto"/>
      </w:pBdr>
      <w:tabs>
        <w:tab w:val="center" w:pos="4320"/>
        <w:tab w:val="right" w:pos="8640"/>
      </w:tabs>
      <w:spacing w:before="240" w:after="480"/>
      <w:jc w:val="left"/>
      <w:outlineLvl w:val="0"/>
    </w:pPr>
    <w:rPr>
      <w:rFonts w:cs="Arial"/>
      <w:b/>
      <w:bCs/>
      <w:caps/>
      <w:color w:val="808080"/>
      <w:sz w:val="24"/>
      <w:szCs w:val="24"/>
    </w:rPr>
  </w:style>
  <w:style w:type="character" w:customStyle="1" w:styleId="TitleChar">
    <w:name w:val="Title Char"/>
    <w:basedOn w:val="DefaultParagraphFont"/>
    <w:link w:val="Title"/>
    <w:uiPriority w:val="10"/>
    <w:rsid w:val="004176E4"/>
    <w:rPr>
      <w:rFonts w:ascii="Verdana" w:eastAsia="Times New Roman" w:hAnsi="Verdana" w:cs="Arial"/>
      <w:b/>
      <w:bCs/>
      <w:caps/>
      <w:color w:val="808080"/>
      <w:sz w:val="24"/>
      <w:szCs w:val="24"/>
      <w:lang w:val="en-GB"/>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line="240" w:lineRule="auto"/>
    </w:pPr>
    <w:rPr>
      <w:rFonts w:ascii="Times New Roman" w:hAnsi="Times New Roman"/>
      <w:sz w:val="24"/>
      <w:szCs w:val="24"/>
      <w:lang w:eastAsia="en-GB"/>
    </w:r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 w:type="paragraph" w:styleId="Revision">
    <w:name w:val="Revision"/>
    <w:hidden/>
    <w:uiPriority w:val="99"/>
    <w:semiHidden/>
    <w:rsid w:val="007B18C1"/>
    <w:pPr>
      <w:spacing w:after="0" w:line="240" w:lineRule="auto"/>
    </w:pPr>
    <w:rPr>
      <w:rFonts w:ascii="Verdana" w:eastAsia="Times New Roman" w:hAnsi="Verdana"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217278094">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69033765">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393623421">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392503450">
          <w:marLeft w:val="116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1164201900">
          <w:marLeft w:val="44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4747419">
      <w:bodyDiv w:val="1"/>
      <w:marLeft w:val="0"/>
      <w:marRight w:val="0"/>
      <w:marTop w:val="0"/>
      <w:marBottom w:val="0"/>
      <w:divBdr>
        <w:top w:val="none" w:sz="0" w:space="0" w:color="auto"/>
        <w:left w:val="none" w:sz="0" w:space="0" w:color="auto"/>
        <w:bottom w:val="none" w:sz="0" w:space="0" w:color="auto"/>
        <w:right w:val="none" w:sz="0" w:space="0" w:color="auto"/>
      </w:divBdr>
      <w:divsChild>
        <w:div w:id="759064706">
          <w:marLeft w:val="0"/>
          <w:marRight w:val="0"/>
          <w:marTop w:val="0"/>
          <w:marBottom w:val="0"/>
          <w:divBdr>
            <w:top w:val="none" w:sz="0" w:space="0" w:color="auto"/>
            <w:left w:val="none" w:sz="0" w:space="0" w:color="auto"/>
            <w:bottom w:val="none" w:sz="0" w:space="0" w:color="auto"/>
            <w:right w:val="none" w:sz="0" w:space="0" w:color="auto"/>
          </w:divBdr>
        </w:div>
        <w:div w:id="1932198700">
          <w:marLeft w:val="0"/>
          <w:marRight w:val="0"/>
          <w:marTop w:val="0"/>
          <w:marBottom w:val="0"/>
          <w:divBdr>
            <w:top w:val="none" w:sz="0" w:space="0" w:color="auto"/>
            <w:left w:val="none" w:sz="0" w:space="0" w:color="auto"/>
            <w:bottom w:val="none" w:sz="0" w:space="0" w:color="auto"/>
            <w:right w:val="none" w:sz="0" w:space="0" w:color="auto"/>
          </w:divBdr>
        </w:div>
      </w:divsChild>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01795223">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962348965">
      <w:bodyDiv w:val="1"/>
      <w:marLeft w:val="0"/>
      <w:marRight w:val="0"/>
      <w:marTop w:val="0"/>
      <w:marBottom w:val="0"/>
      <w:divBdr>
        <w:top w:val="none" w:sz="0" w:space="0" w:color="auto"/>
        <w:left w:val="none" w:sz="0" w:space="0" w:color="auto"/>
        <w:bottom w:val="none" w:sz="0" w:space="0" w:color="auto"/>
        <w:right w:val="none" w:sz="0" w:space="0" w:color="auto"/>
      </w:divBdr>
      <w:divsChild>
        <w:div w:id="928582952">
          <w:marLeft w:val="0"/>
          <w:marRight w:val="0"/>
          <w:marTop w:val="0"/>
          <w:marBottom w:val="0"/>
          <w:divBdr>
            <w:top w:val="none" w:sz="0" w:space="0" w:color="auto"/>
            <w:left w:val="none" w:sz="0" w:space="0" w:color="auto"/>
            <w:bottom w:val="none" w:sz="0" w:space="0" w:color="auto"/>
            <w:right w:val="none" w:sz="0" w:space="0" w:color="auto"/>
          </w:divBdr>
        </w:div>
        <w:div w:id="1300453077">
          <w:marLeft w:val="0"/>
          <w:marRight w:val="0"/>
          <w:marTop w:val="0"/>
          <w:marBottom w:val="0"/>
          <w:divBdr>
            <w:top w:val="none" w:sz="0" w:space="0" w:color="auto"/>
            <w:left w:val="none" w:sz="0" w:space="0" w:color="auto"/>
            <w:bottom w:val="none" w:sz="0" w:space="0" w:color="auto"/>
            <w:right w:val="none" w:sz="0" w:space="0" w:color="auto"/>
          </w:divBdr>
        </w:div>
      </w:divsChild>
    </w:div>
    <w:div w:id="1046880744">
      <w:bodyDiv w:val="1"/>
      <w:marLeft w:val="0"/>
      <w:marRight w:val="0"/>
      <w:marTop w:val="0"/>
      <w:marBottom w:val="0"/>
      <w:divBdr>
        <w:top w:val="none" w:sz="0" w:space="0" w:color="auto"/>
        <w:left w:val="none" w:sz="0" w:space="0" w:color="auto"/>
        <w:bottom w:val="none" w:sz="0" w:space="0" w:color="auto"/>
        <w:right w:val="none" w:sz="0" w:space="0" w:color="auto"/>
      </w:divBdr>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402605741">
          <w:marLeft w:val="44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1862233023">
          <w:marLeft w:val="44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385565658">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495459602">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 w:id="1072697608">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sChild>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268003483">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788548988">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15506606">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356857942">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2002348150">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9" Type="http://schemas.openxmlformats.org/officeDocument/2006/relationships/theme" Target="theme/theme1.xml"/><Relationship Id="rId21" Type="http://schemas.openxmlformats.org/officeDocument/2006/relationships/hyperlink" Target="https://help.salesforce.com/s/articleView?id=release-notes.rn_threadingtokens_platform.htm&amp;release=250&amp;type=5" TargetMode="External"/><Relationship Id="rId34" Type="http://schemas.openxmlformats.org/officeDocument/2006/relationships/hyperlink" Target="https://www.formassembly.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2.xml"/><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image" Target="media/image18.png"/><Relationship Id="rId35" Type="http://schemas.openxmlformats.org/officeDocument/2006/relationships/image" Target="media/image22.png"/><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Version="0"/>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9DF08-5A00-481A-910B-D5F3BBF1FFC7}">
  <ds:schemaRefs>
    <ds:schemaRef ds:uri="Microsoft.SharePoint.Taxonomy.ContentTypeSync"/>
  </ds:schemaRefs>
</ds:datastoreItem>
</file>

<file path=customXml/itemProps2.xml><?xml version="1.0" encoding="utf-8"?>
<ds:datastoreItem xmlns:ds="http://schemas.openxmlformats.org/officeDocument/2006/customXml" ds:itemID="{E44E0B76-2DDA-4426-AECD-0519985FBC18}">
  <ds:schemaRefs>
    <ds:schemaRef ds:uri="http://schemas.microsoft.com/office/2006/metadata/properties"/>
    <ds:schemaRef ds:uri="1ffbd5dc-7a64-4097-8396-87f6c90b212f"/>
    <ds:schemaRef ds:uri="http://schemas.microsoft.com/office/infopath/2007/PartnerControls"/>
  </ds:schemaRefs>
</ds:datastoreItem>
</file>

<file path=customXml/itemProps3.xml><?xml version="1.0" encoding="utf-8"?>
<ds:datastoreItem xmlns:ds="http://schemas.openxmlformats.org/officeDocument/2006/customXml" ds:itemID="{320E3CCF-DA02-4B81-A257-9479D6ADC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5.xml><?xml version="1.0" encoding="utf-8"?>
<ds:datastoreItem xmlns:ds="http://schemas.openxmlformats.org/officeDocument/2006/customXml" ds:itemID="{9F274557-2A86-428F-B099-0FD02F9BD7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6485</Words>
  <Characters>34697</Characters>
  <Application>Microsoft Office Word</Application>
  <DocSecurity>0</DocSecurity>
  <Lines>826</Lines>
  <Paragraphs>502</Paragraphs>
  <ScaleCrop>false</ScaleCrop>
  <Company>Open Box Software</Company>
  <LinksUpToDate>false</LinksUpToDate>
  <CharactersWithSpaces>40680</CharactersWithSpaces>
  <SharedDoc>false</SharedDoc>
  <HLinks>
    <vt:vector size="198" baseType="variant">
      <vt:variant>
        <vt:i4>1769489</vt:i4>
      </vt:variant>
      <vt:variant>
        <vt:i4>302</vt:i4>
      </vt:variant>
      <vt:variant>
        <vt:i4>0</vt:i4>
      </vt:variant>
      <vt:variant>
        <vt:i4>5</vt:i4>
      </vt:variant>
      <vt:variant>
        <vt:lpwstr/>
      </vt:variant>
      <vt:variant>
        <vt:lpwstr>DeliveryApproach</vt:lpwstr>
      </vt:variant>
      <vt:variant>
        <vt:i4>7798892</vt:i4>
      </vt:variant>
      <vt:variant>
        <vt:i4>284</vt:i4>
      </vt:variant>
      <vt:variant>
        <vt:i4>0</vt:i4>
      </vt:variant>
      <vt:variant>
        <vt:i4>5</vt:i4>
      </vt:variant>
      <vt:variant>
        <vt:lpwstr/>
      </vt:variant>
      <vt:variant>
        <vt:lpwstr>Support</vt:lpwstr>
      </vt:variant>
      <vt:variant>
        <vt:i4>65598</vt:i4>
      </vt:variant>
      <vt:variant>
        <vt:i4>281</vt:i4>
      </vt:variant>
      <vt:variant>
        <vt:i4>0</vt:i4>
      </vt:variant>
      <vt:variant>
        <vt:i4>5</vt:i4>
      </vt:variant>
      <vt:variant>
        <vt:lpwstr/>
      </vt:variant>
      <vt:variant>
        <vt:lpwstr>_UAT</vt:lpwstr>
      </vt:variant>
      <vt:variant>
        <vt:i4>524349</vt:i4>
      </vt:variant>
      <vt:variant>
        <vt:i4>275</vt:i4>
      </vt:variant>
      <vt:variant>
        <vt:i4>0</vt:i4>
      </vt:variant>
      <vt:variant>
        <vt:i4>5</vt:i4>
      </vt:variant>
      <vt:variant>
        <vt:lpwstr/>
      </vt:variant>
      <vt:variant>
        <vt:lpwstr>_Recommended_Project_Phasing</vt:lpwstr>
      </vt:variant>
      <vt:variant>
        <vt:i4>4784134</vt:i4>
      </vt:variant>
      <vt:variant>
        <vt:i4>233</vt:i4>
      </vt:variant>
      <vt:variant>
        <vt:i4>0</vt:i4>
      </vt:variant>
      <vt:variant>
        <vt:i4>5</vt:i4>
      </vt:variant>
      <vt:variant>
        <vt:lpwstr>https://www.formassembly.com/</vt:lpwstr>
      </vt:variant>
      <vt:variant>
        <vt:lpwstr/>
      </vt:variant>
      <vt:variant>
        <vt:i4>5439495</vt:i4>
      </vt:variant>
      <vt:variant>
        <vt:i4>200</vt:i4>
      </vt:variant>
      <vt:variant>
        <vt:i4>0</vt:i4>
      </vt:variant>
      <vt:variant>
        <vt:i4>5</vt:i4>
      </vt:variant>
      <vt:variant>
        <vt:lpwstr>https://help.salesforce.com/s/articleView?id=release-notes.rn_threadingtokens_platform.htm&amp;release=250&amp;type=5</vt:lpwstr>
      </vt:variant>
      <vt:variant>
        <vt:lpwstr/>
      </vt:variant>
      <vt:variant>
        <vt:i4>1245242</vt:i4>
      </vt:variant>
      <vt:variant>
        <vt:i4>160</vt:i4>
      </vt:variant>
      <vt:variant>
        <vt:i4>0</vt:i4>
      </vt:variant>
      <vt:variant>
        <vt:i4>5</vt:i4>
      </vt:variant>
      <vt:variant>
        <vt:lpwstr/>
      </vt:variant>
      <vt:variant>
        <vt:lpwstr>_Toc181782299</vt:lpwstr>
      </vt:variant>
      <vt:variant>
        <vt:i4>1245242</vt:i4>
      </vt:variant>
      <vt:variant>
        <vt:i4>154</vt:i4>
      </vt:variant>
      <vt:variant>
        <vt:i4>0</vt:i4>
      </vt:variant>
      <vt:variant>
        <vt:i4>5</vt:i4>
      </vt:variant>
      <vt:variant>
        <vt:lpwstr/>
      </vt:variant>
      <vt:variant>
        <vt:lpwstr>_Toc181782298</vt:lpwstr>
      </vt:variant>
      <vt:variant>
        <vt:i4>1245242</vt:i4>
      </vt:variant>
      <vt:variant>
        <vt:i4>148</vt:i4>
      </vt:variant>
      <vt:variant>
        <vt:i4>0</vt:i4>
      </vt:variant>
      <vt:variant>
        <vt:i4>5</vt:i4>
      </vt:variant>
      <vt:variant>
        <vt:lpwstr/>
      </vt:variant>
      <vt:variant>
        <vt:lpwstr>_Toc181782297</vt:lpwstr>
      </vt:variant>
      <vt:variant>
        <vt:i4>1245242</vt:i4>
      </vt:variant>
      <vt:variant>
        <vt:i4>142</vt:i4>
      </vt:variant>
      <vt:variant>
        <vt:i4>0</vt:i4>
      </vt:variant>
      <vt:variant>
        <vt:i4>5</vt:i4>
      </vt:variant>
      <vt:variant>
        <vt:lpwstr/>
      </vt:variant>
      <vt:variant>
        <vt:lpwstr>_Toc181782296</vt:lpwstr>
      </vt:variant>
      <vt:variant>
        <vt:i4>1245242</vt:i4>
      </vt:variant>
      <vt:variant>
        <vt:i4>136</vt:i4>
      </vt:variant>
      <vt:variant>
        <vt:i4>0</vt:i4>
      </vt:variant>
      <vt:variant>
        <vt:i4>5</vt:i4>
      </vt:variant>
      <vt:variant>
        <vt:lpwstr/>
      </vt:variant>
      <vt:variant>
        <vt:lpwstr>_Toc181782295</vt:lpwstr>
      </vt:variant>
      <vt:variant>
        <vt:i4>1245242</vt:i4>
      </vt:variant>
      <vt:variant>
        <vt:i4>130</vt:i4>
      </vt:variant>
      <vt:variant>
        <vt:i4>0</vt:i4>
      </vt:variant>
      <vt:variant>
        <vt:i4>5</vt:i4>
      </vt:variant>
      <vt:variant>
        <vt:lpwstr/>
      </vt:variant>
      <vt:variant>
        <vt:lpwstr>_Toc181782294</vt:lpwstr>
      </vt:variant>
      <vt:variant>
        <vt:i4>1245242</vt:i4>
      </vt:variant>
      <vt:variant>
        <vt:i4>124</vt:i4>
      </vt:variant>
      <vt:variant>
        <vt:i4>0</vt:i4>
      </vt:variant>
      <vt:variant>
        <vt:i4>5</vt:i4>
      </vt:variant>
      <vt:variant>
        <vt:lpwstr/>
      </vt:variant>
      <vt:variant>
        <vt:lpwstr>_Toc181782293</vt:lpwstr>
      </vt:variant>
      <vt:variant>
        <vt:i4>1245242</vt:i4>
      </vt:variant>
      <vt:variant>
        <vt:i4>118</vt:i4>
      </vt:variant>
      <vt:variant>
        <vt:i4>0</vt:i4>
      </vt:variant>
      <vt:variant>
        <vt:i4>5</vt:i4>
      </vt:variant>
      <vt:variant>
        <vt:lpwstr/>
      </vt:variant>
      <vt:variant>
        <vt:lpwstr>_Toc181782292</vt:lpwstr>
      </vt:variant>
      <vt:variant>
        <vt:i4>1245242</vt:i4>
      </vt:variant>
      <vt:variant>
        <vt:i4>112</vt:i4>
      </vt:variant>
      <vt:variant>
        <vt:i4>0</vt:i4>
      </vt:variant>
      <vt:variant>
        <vt:i4>5</vt:i4>
      </vt:variant>
      <vt:variant>
        <vt:lpwstr/>
      </vt:variant>
      <vt:variant>
        <vt:lpwstr>_Toc181782291</vt:lpwstr>
      </vt:variant>
      <vt:variant>
        <vt:i4>1245242</vt:i4>
      </vt:variant>
      <vt:variant>
        <vt:i4>106</vt:i4>
      </vt:variant>
      <vt:variant>
        <vt:i4>0</vt:i4>
      </vt:variant>
      <vt:variant>
        <vt:i4>5</vt:i4>
      </vt:variant>
      <vt:variant>
        <vt:lpwstr/>
      </vt:variant>
      <vt:variant>
        <vt:lpwstr>_Toc181782290</vt:lpwstr>
      </vt:variant>
      <vt:variant>
        <vt:i4>1179706</vt:i4>
      </vt:variant>
      <vt:variant>
        <vt:i4>100</vt:i4>
      </vt:variant>
      <vt:variant>
        <vt:i4>0</vt:i4>
      </vt:variant>
      <vt:variant>
        <vt:i4>5</vt:i4>
      </vt:variant>
      <vt:variant>
        <vt:lpwstr/>
      </vt:variant>
      <vt:variant>
        <vt:lpwstr>_Toc181782289</vt:lpwstr>
      </vt:variant>
      <vt:variant>
        <vt:i4>1179706</vt:i4>
      </vt:variant>
      <vt:variant>
        <vt:i4>94</vt:i4>
      </vt:variant>
      <vt:variant>
        <vt:i4>0</vt:i4>
      </vt:variant>
      <vt:variant>
        <vt:i4>5</vt:i4>
      </vt:variant>
      <vt:variant>
        <vt:lpwstr/>
      </vt:variant>
      <vt:variant>
        <vt:lpwstr>_Toc181782288</vt:lpwstr>
      </vt:variant>
      <vt:variant>
        <vt:i4>1179706</vt:i4>
      </vt:variant>
      <vt:variant>
        <vt:i4>88</vt:i4>
      </vt:variant>
      <vt:variant>
        <vt:i4>0</vt:i4>
      </vt:variant>
      <vt:variant>
        <vt:i4>5</vt:i4>
      </vt:variant>
      <vt:variant>
        <vt:lpwstr/>
      </vt:variant>
      <vt:variant>
        <vt:lpwstr>_Toc181782287</vt:lpwstr>
      </vt:variant>
      <vt:variant>
        <vt:i4>1179706</vt:i4>
      </vt:variant>
      <vt:variant>
        <vt:i4>82</vt:i4>
      </vt:variant>
      <vt:variant>
        <vt:i4>0</vt:i4>
      </vt:variant>
      <vt:variant>
        <vt:i4>5</vt:i4>
      </vt:variant>
      <vt:variant>
        <vt:lpwstr/>
      </vt:variant>
      <vt:variant>
        <vt:lpwstr>_Toc181782286</vt:lpwstr>
      </vt:variant>
      <vt:variant>
        <vt:i4>1179706</vt:i4>
      </vt:variant>
      <vt:variant>
        <vt:i4>76</vt:i4>
      </vt:variant>
      <vt:variant>
        <vt:i4>0</vt:i4>
      </vt:variant>
      <vt:variant>
        <vt:i4>5</vt:i4>
      </vt:variant>
      <vt:variant>
        <vt:lpwstr/>
      </vt:variant>
      <vt:variant>
        <vt:lpwstr>_Toc181782285</vt:lpwstr>
      </vt:variant>
      <vt:variant>
        <vt:i4>1179706</vt:i4>
      </vt:variant>
      <vt:variant>
        <vt:i4>70</vt:i4>
      </vt:variant>
      <vt:variant>
        <vt:i4>0</vt:i4>
      </vt:variant>
      <vt:variant>
        <vt:i4>5</vt:i4>
      </vt:variant>
      <vt:variant>
        <vt:lpwstr/>
      </vt:variant>
      <vt:variant>
        <vt:lpwstr>_Toc181782284</vt:lpwstr>
      </vt:variant>
      <vt:variant>
        <vt:i4>1179706</vt:i4>
      </vt:variant>
      <vt:variant>
        <vt:i4>64</vt:i4>
      </vt:variant>
      <vt:variant>
        <vt:i4>0</vt:i4>
      </vt:variant>
      <vt:variant>
        <vt:i4>5</vt:i4>
      </vt:variant>
      <vt:variant>
        <vt:lpwstr/>
      </vt:variant>
      <vt:variant>
        <vt:lpwstr>_Toc181782283</vt:lpwstr>
      </vt:variant>
      <vt:variant>
        <vt:i4>1179706</vt:i4>
      </vt:variant>
      <vt:variant>
        <vt:i4>58</vt:i4>
      </vt:variant>
      <vt:variant>
        <vt:i4>0</vt:i4>
      </vt:variant>
      <vt:variant>
        <vt:i4>5</vt:i4>
      </vt:variant>
      <vt:variant>
        <vt:lpwstr/>
      </vt:variant>
      <vt:variant>
        <vt:lpwstr>_Toc181782282</vt:lpwstr>
      </vt:variant>
      <vt:variant>
        <vt:i4>1179706</vt:i4>
      </vt:variant>
      <vt:variant>
        <vt:i4>52</vt:i4>
      </vt:variant>
      <vt:variant>
        <vt:i4>0</vt:i4>
      </vt:variant>
      <vt:variant>
        <vt:i4>5</vt:i4>
      </vt:variant>
      <vt:variant>
        <vt:lpwstr/>
      </vt:variant>
      <vt:variant>
        <vt:lpwstr>_Toc181782281</vt:lpwstr>
      </vt:variant>
      <vt:variant>
        <vt:i4>1179706</vt:i4>
      </vt:variant>
      <vt:variant>
        <vt:i4>46</vt:i4>
      </vt:variant>
      <vt:variant>
        <vt:i4>0</vt:i4>
      </vt:variant>
      <vt:variant>
        <vt:i4>5</vt:i4>
      </vt:variant>
      <vt:variant>
        <vt:lpwstr/>
      </vt:variant>
      <vt:variant>
        <vt:lpwstr>_Toc181782280</vt:lpwstr>
      </vt:variant>
      <vt:variant>
        <vt:i4>1900602</vt:i4>
      </vt:variant>
      <vt:variant>
        <vt:i4>40</vt:i4>
      </vt:variant>
      <vt:variant>
        <vt:i4>0</vt:i4>
      </vt:variant>
      <vt:variant>
        <vt:i4>5</vt:i4>
      </vt:variant>
      <vt:variant>
        <vt:lpwstr/>
      </vt:variant>
      <vt:variant>
        <vt:lpwstr>_Toc181782279</vt:lpwstr>
      </vt:variant>
      <vt:variant>
        <vt:i4>1900602</vt:i4>
      </vt:variant>
      <vt:variant>
        <vt:i4>34</vt:i4>
      </vt:variant>
      <vt:variant>
        <vt:i4>0</vt:i4>
      </vt:variant>
      <vt:variant>
        <vt:i4>5</vt:i4>
      </vt:variant>
      <vt:variant>
        <vt:lpwstr/>
      </vt:variant>
      <vt:variant>
        <vt:lpwstr>_Toc181782278</vt:lpwstr>
      </vt:variant>
      <vt:variant>
        <vt:i4>1900602</vt:i4>
      </vt:variant>
      <vt:variant>
        <vt:i4>28</vt:i4>
      </vt:variant>
      <vt:variant>
        <vt:i4>0</vt:i4>
      </vt:variant>
      <vt:variant>
        <vt:i4>5</vt:i4>
      </vt:variant>
      <vt:variant>
        <vt:lpwstr/>
      </vt:variant>
      <vt:variant>
        <vt:lpwstr>_Toc181782277</vt:lpwstr>
      </vt:variant>
      <vt:variant>
        <vt:i4>1900602</vt:i4>
      </vt:variant>
      <vt:variant>
        <vt:i4>22</vt:i4>
      </vt:variant>
      <vt:variant>
        <vt:i4>0</vt:i4>
      </vt:variant>
      <vt:variant>
        <vt:i4>5</vt:i4>
      </vt:variant>
      <vt:variant>
        <vt:lpwstr/>
      </vt:variant>
      <vt:variant>
        <vt:lpwstr>_Toc181782276</vt:lpwstr>
      </vt:variant>
      <vt:variant>
        <vt:i4>1900602</vt:i4>
      </vt:variant>
      <vt:variant>
        <vt:i4>16</vt:i4>
      </vt:variant>
      <vt:variant>
        <vt:i4>0</vt:i4>
      </vt:variant>
      <vt:variant>
        <vt:i4>5</vt:i4>
      </vt:variant>
      <vt:variant>
        <vt:lpwstr/>
      </vt:variant>
      <vt:variant>
        <vt:lpwstr>_Toc181782275</vt:lpwstr>
      </vt:variant>
      <vt:variant>
        <vt:i4>6815809</vt:i4>
      </vt:variant>
      <vt:variant>
        <vt:i4>3</vt:i4>
      </vt:variant>
      <vt:variant>
        <vt:i4>0</vt:i4>
      </vt:variant>
      <vt:variant>
        <vt:i4>5</vt:i4>
      </vt:variant>
      <vt:variant>
        <vt:lpwstr>mailto:sduncan@openboxsoftware.com</vt:lpwstr>
      </vt:variant>
      <vt:variant>
        <vt:lpwstr/>
      </vt:variant>
      <vt:variant>
        <vt:i4>6815809</vt:i4>
      </vt:variant>
      <vt:variant>
        <vt:i4>0</vt:i4>
      </vt:variant>
      <vt:variant>
        <vt:i4>0</vt:i4>
      </vt:variant>
      <vt:variant>
        <vt:i4>5</vt:i4>
      </vt:variant>
      <vt:variant>
        <vt:lpwstr>mailto:sduncan@openboxsoftware.com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Process</dc:title>
  <dc:subject>Proposal</dc:subject>
  <dc:creator>nboolay</dc:creator>
  <cp:keywords/>
  <dc:description/>
  <cp:lastModifiedBy>Sam Duncan</cp:lastModifiedBy>
  <cp:revision>3</cp:revision>
  <cp:lastPrinted>2024-11-06T20:01:00Z</cp:lastPrinted>
  <dcterms:created xsi:type="dcterms:W3CDTF">2024-11-06T20:01:00Z</dcterms:created>
  <dcterms:modified xsi:type="dcterms:W3CDTF">2024-11-06T20:01:00Z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y fmtid="{D5CDD505-2E9C-101B-9397-08002B2CF9AE}" pid="16" name="Project_x0020_Document_x0020_Type">
    <vt:lpwstr>4;#Generic Project Document|258c2ed6-b93b-4ffe-8901-a23f2dc98ec9</vt:lpwstr>
  </property>
  <property fmtid="{D5CDD505-2E9C-101B-9397-08002B2CF9AE}" pid="17" name="Client_x0020_Project">
    <vt:lpwstr/>
  </property>
</Properties>
</file>