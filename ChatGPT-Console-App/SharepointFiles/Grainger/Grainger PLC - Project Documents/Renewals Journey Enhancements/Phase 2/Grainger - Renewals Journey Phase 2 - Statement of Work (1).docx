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0F0D87A9"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2A1CAF">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151A0B0E"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2A1CAF">
        <w:rPr>
          <w:rFonts w:ascii="Verdana" w:hAnsi="Verdana"/>
          <w:b/>
          <w:caps/>
          <w:color w:val="808080"/>
          <w:sz w:val="22"/>
        </w:rPr>
        <w:t>Grainger PLC</w:t>
      </w:r>
      <w:r w:rsidRPr="0015435C">
        <w:rPr>
          <w:rFonts w:ascii="Verdana" w:hAnsi="Verdana"/>
          <w:b/>
          <w:caps/>
          <w:color w:val="808080"/>
          <w:sz w:val="22"/>
        </w:rPr>
        <w:fldChar w:fldCharType="end"/>
      </w:r>
    </w:p>
    <w:p w14:paraId="57D80A05" w14:textId="2326D574"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2A1CAF">
        <w:rPr>
          <w:rFonts w:ascii="Verdana" w:hAnsi="Verdana"/>
          <w:caps/>
          <w:color w:val="808080"/>
          <w:sz w:val="22"/>
        </w:rPr>
        <w:t>Renewals Journey Phase 2</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163FD5CA"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0D71ED" w:rsidRPr="000D71ED">
        <w:rPr>
          <w:rFonts w:ascii="Verdana" w:hAnsi="Verdana"/>
          <w:i/>
          <w:color w:val="808080"/>
        </w:rPr>
        <w:t>Version 0.1</w:t>
      </w:r>
      <w:r w:rsidRPr="0015435C">
        <w:rPr>
          <w:rFonts w:ascii="Verdana" w:hAnsi="Verdana"/>
          <w:i/>
          <w:color w:val="808080"/>
        </w:rPr>
        <w:fldChar w:fldCharType="end"/>
      </w:r>
    </w:p>
    <w:p w14:paraId="70A3467A" w14:textId="7B0B2C8C"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0D71ED">
        <w:rPr>
          <w:rFonts w:ascii="Verdana" w:hAnsi="Verdana"/>
          <w:i/>
          <w:color w:val="808080"/>
          <w:sz w:val="22"/>
        </w:rPr>
        <w:t>March 8,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3F5DF818" w14:textId="583EC1AF" w:rsidR="00005702" w:rsidRPr="00BE12D0" w:rsidRDefault="008E502E">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r w:rsidRPr="00BE12D0">
        <w:rPr>
          <w:rFonts w:ascii="Verdana" w:hAnsi="Verdana"/>
          <w:sz w:val="20"/>
          <w:szCs w:val="20"/>
        </w:rPr>
        <w:fldChar w:fldCharType="begin"/>
      </w:r>
      <w:r w:rsidRPr="00BE12D0">
        <w:rPr>
          <w:rFonts w:ascii="Verdana" w:hAnsi="Verdana"/>
          <w:sz w:val="20"/>
          <w:szCs w:val="20"/>
        </w:rPr>
        <w:instrText xml:space="preserve"> TOC \o "1-2" \h \z \u </w:instrText>
      </w:r>
      <w:r w:rsidRPr="00BE12D0">
        <w:rPr>
          <w:rFonts w:ascii="Verdana" w:hAnsi="Verdana"/>
          <w:sz w:val="20"/>
          <w:szCs w:val="20"/>
        </w:rPr>
        <w:fldChar w:fldCharType="separate"/>
      </w:r>
      <w:hyperlink w:anchor="_Toc151479364" w:history="1">
        <w:r w:rsidR="00005702" w:rsidRPr="00BE12D0">
          <w:rPr>
            <w:rStyle w:val="Hyperlink"/>
            <w:rFonts w:ascii="Verdana" w:hAnsi="Verdana"/>
            <w:noProof/>
            <w:sz w:val="20"/>
            <w:szCs w:val="20"/>
          </w:rPr>
          <w:t>1</w:t>
        </w:r>
        <w:r w:rsidR="00005702" w:rsidRPr="00BE12D0">
          <w:rPr>
            <w:rFonts w:ascii="Verdana" w:eastAsiaTheme="minorEastAsia" w:hAnsi="Verdana" w:cstheme="minorBidi"/>
            <w:b w:val="0"/>
            <w:bCs w:val="0"/>
            <w:caps w:val="0"/>
            <w:noProof/>
            <w:kern w:val="2"/>
            <w:sz w:val="20"/>
            <w:szCs w:val="20"/>
            <w:lang w:eastAsia="en-ZA"/>
            <w14:ligatures w14:val="standardContextual"/>
          </w:rPr>
          <w:tab/>
        </w:r>
        <w:r w:rsidR="00005702" w:rsidRPr="00BE12D0">
          <w:rPr>
            <w:rStyle w:val="Hyperlink"/>
            <w:rFonts w:ascii="Verdana" w:hAnsi="Verdana"/>
            <w:noProof/>
            <w:sz w:val="20"/>
            <w:szCs w:val="20"/>
          </w:rPr>
          <w:t>Statement of Work</w:t>
        </w:r>
        <w:r w:rsidR="00005702" w:rsidRPr="00BE12D0">
          <w:rPr>
            <w:rFonts w:ascii="Verdana" w:hAnsi="Verdana"/>
            <w:noProof/>
            <w:webHidden/>
            <w:sz w:val="20"/>
            <w:szCs w:val="20"/>
          </w:rPr>
          <w:tab/>
        </w:r>
        <w:r w:rsidR="00005702" w:rsidRPr="00BE12D0">
          <w:rPr>
            <w:rFonts w:ascii="Verdana" w:hAnsi="Verdana"/>
            <w:noProof/>
            <w:webHidden/>
            <w:sz w:val="20"/>
            <w:szCs w:val="20"/>
          </w:rPr>
          <w:fldChar w:fldCharType="begin"/>
        </w:r>
        <w:r w:rsidR="00005702" w:rsidRPr="00BE12D0">
          <w:rPr>
            <w:rFonts w:ascii="Verdana" w:hAnsi="Verdana"/>
            <w:noProof/>
            <w:webHidden/>
            <w:sz w:val="20"/>
            <w:szCs w:val="20"/>
          </w:rPr>
          <w:instrText xml:space="preserve"> PAGEREF _Toc151479364 \h </w:instrText>
        </w:r>
        <w:r w:rsidR="00005702" w:rsidRPr="00BE12D0">
          <w:rPr>
            <w:rFonts w:ascii="Verdana" w:hAnsi="Verdana"/>
            <w:noProof/>
            <w:webHidden/>
            <w:sz w:val="20"/>
            <w:szCs w:val="20"/>
          </w:rPr>
        </w:r>
        <w:r w:rsidR="00005702" w:rsidRPr="00BE12D0">
          <w:rPr>
            <w:rFonts w:ascii="Verdana" w:hAnsi="Verdana"/>
            <w:noProof/>
            <w:webHidden/>
            <w:sz w:val="20"/>
            <w:szCs w:val="20"/>
          </w:rPr>
          <w:fldChar w:fldCharType="separate"/>
        </w:r>
        <w:r w:rsidR="00005702" w:rsidRPr="00BE12D0">
          <w:rPr>
            <w:rFonts w:ascii="Verdana" w:hAnsi="Verdana"/>
            <w:noProof/>
            <w:webHidden/>
            <w:sz w:val="20"/>
            <w:szCs w:val="20"/>
          </w:rPr>
          <w:t>3</w:t>
        </w:r>
        <w:r w:rsidR="00005702" w:rsidRPr="00BE12D0">
          <w:rPr>
            <w:rFonts w:ascii="Verdana" w:hAnsi="Verdana"/>
            <w:noProof/>
            <w:webHidden/>
            <w:sz w:val="20"/>
            <w:szCs w:val="20"/>
          </w:rPr>
          <w:fldChar w:fldCharType="end"/>
        </w:r>
      </w:hyperlink>
    </w:p>
    <w:p w14:paraId="130396A0" w14:textId="4DB3C664" w:rsidR="00005702" w:rsidRPr="00BE12D0" w:rsidRDefault="00005702" w:rsidP="00F95BBE">
      <w:pPr>
        <w:pStyle w:val="TOC2"/>
        <w:tabs>
          <w:tab w:val="left" w:pos="880"/>
          <w:tab w:val="right" w:leader="dot" w:pos="9396"/>
        </w:tabs>
        <w:spacing w:line="300" w:lineRule="atLeast"/>
        <w:rPr>
          <w:rStyle w:val="Hyperlink"/>
          <w:rFonts w:ascii="Verdana" w:hAnsi="Verdana"/>
          <w:sz w:val="20"/>
          <w:szCs w:val="20"/>
          <w:lang w:val="en-US" w:eastAsia="en-US"/>
        </w:rPr>
      </w:pPr>
      <w:hyperlink w:anchor="_Toc151479365" w:history="1">
        <w:r w:rsidRPr="00BE12D0">
          <w:rPr>
            <w:rStyle w:val="Hyperlink"/>
            <w:rFonts w:ascii="Verdana" w:hAnsi="Verdana"/>
            <w:noProof/>
            <w:sz w:val="20"/>
            <w:szCs w:val="20"/>
            <w:lang w:val="en-US" w:eastAsia="en-US"/>
          </w:rPr>
          <w:t>1.1</w:t>
        </w:r>
        <w:r w:rsidRPr="00BE12D0">
          <w:rPr>
            <w:rStyle w:val="Hyperlink"/>
            <w:rFonts w:ascii="Verdana" w:hAnsi="Verdana"/>
            <w:sz w:val="20"/>
            <w:szCs w:val="20"/>
            <w:lang w:val="en-US" w:eastAsia="en-US"/>
          </w:rPr>
          <w:tab/>
        </w:r>
        <w:r w:rsidRPr="00BE12D0">
          <w:rPr>
            <w:rStyle w:val="Hyperlink"/>
            <w:rFonts w:ascii="Verdana" w:hAnsi="Verdana"/>
            <w:noProof/>
            <w:sz w:val="20"/>
            <w:szCs w:val="20"/>
            <w:lang w:val="en-US" w:eastAsia="en-US"/>
          </w:rPr>
          <w:t>Overview</w:t>
        </w:r>
        <w:r w:rsidRPr="00BE12D0">
          <w:rPr>
            <w:rStyle w:val="Hyperlink"/>
            <w:rFonts w:ascii="Verdana" w:hAnsi="Verdana"/>
            <w:webHidden/>
            <w:sz w:val="20"/>
            <w:szCs w:val="20"/>
            <w:lang w:val="en-US" w:eastAsia="en-US"/>
          </w:rPr>
          <w:tab/>
        </w:r>
        <w:r w:rsidRPr="00BE12D0">
          <w:rPr>
            <w:rStyle w:val="Hyperlink"/>
            <w:rFonts w:ascii="Verdana" w:hAnsi="Verdana"/>
            <w:webHidden/>
            <w:sz w:val="20"/>
            <w:szCs w:val="20"/>
            <w:lang w:val="en-US" w:eastAsia="en-US"/>
          </w:rPr>
          <w:fldChar w:fldCharType="begin"/>
        </w:r>
        <w:r w:rsidRPr="00BE12D0">
          <w:rPr>
            <w:rStyle w:val="Hyperlink"/>
            <w:rFonts w:ascii="Verdana" w:hAnsi="Verdana"/>
            <w:webHidden/>
            <w:sz w:val="20"/>
            <w:szCs w:val="20"/>
            <w:lang w:val="en-US" w:eastAsia="en-US"/>
          </w:rPr>
          <w:instrText xml:space="preserve"> PAGEREF _Toc151479365 \h </w:instrText>
        </w:r>
        <w:r w:rsidRPr="00BE12D0">
          <w:rPr>
            <w:rStyle w:val="Hyperlink"/>
            <w:rFonts w:ascii="Verdana" w:hAnsi="Verdana"/>
            <w:webHidden/>
            <w:sz w:val="20"/>
            <w:szCs w:val="20"/>
            <w:lang w:val="en-US" w:eastAsia="en-US"/>
          </w:rPr>
        </w:r>
        <w:r w:rsidRPr="00BE12D0">
          <w:rPr>
            <w:rStyle w:val="Hyperlink"/>
            <w:rFonts w:ascii="Verdana" w:hAnsi="Verdana"/>
            <w:webHidden/>
            <w:sz w:val="20"/>
            <w:szCs w:val="20"/>
            <w:lang w:val="en-US" w:eastAsia="en-US"/>
          </w:rPr>
          <w:fldChar w:fldCharType="separate"/>
        </w:r>
        <w:r w:rsidRPr="00BE12D0">
          <w:rPr>
            <w:rStyle w:val="Hyperlink"/>
            <w:rFonts w:ascii="Verdana" w:hAnsi="Verdana"/>
            <w:webHidden/>
            <w:sz w:val="20"/>
            <w:szCs w:val="20"/>
            <w:lang w:val="en-US" w:eastAsia="en-US"/>
          </w:rPr>
          <w:t>3</w:t>
        </w:r>
        <w:r w:rsidRPr="00BE12D0">
          <w:rPr>
            <w:rStyle w:val="Hyperlink"/>
            <w:rFonts w:ascii="Verdana" w:hAnsi="Verdana"/>
            <w:webHidden/>
            <w:sz w:val="20"/>
            <w:szCs w:val="20"/>
            <w:lang w:val="en-US" w:eastAsia="en-US"/>
          </w:rPr>
          <w:fldChar w:fldCharType="end"/>
        </w:r>
      </w:hyperlink>
    </w:p>
    <w:p w14:paraId="0BB62CCE" w14:textId="329F6A02" w:rsidR="00005702" w:rsidRPr="00BE12D0" w:rsidRDefault="00005702" w:rsidP="00F95BBE">
      <w:pPr>
        <w:pStyle w:val="TOC2"/>
        <w:tabs>
          <w:tab w:val="left" w:pos="880"/>
          <w:tab w:val="right" w:leader="dot" w:pos="9396"/>
        </w:tabs>
        <w:spacing w:line="300" w:lineRule="atLeast"/>
        <w:rPr>
          <w:rStyle w:val="Hyperlink"/>
          <w:rFonts w:ascii="Verdana" w:hAnsi="Verdana"/>
          <w:sz w:val="20"/>
          <w:szCs w:val="20"/>
          <w:lang w:val="en-US" w:eastAsia="en-US"/>
        </w:rPr>
      </w:pPr>
      <w:hyperlink w:anchor="_Toc151479366" w:history="1">
        <w:r w:rsidRPr="00BE12D0">
          <w:rPr>
            <w:rStyle w:val="Hyperlink"/>
            <w:rFonts w:ascii="Verdana" w:hAnsi="Verdana"/>
            <w:noProof/>
            <w:sz w:val="20"/>
            <w:szCs w:val="20"/>
            <w:lang w:val="en-US" w:eastAsia="en-US"/>
          </w:rPr>
          <w:t>1.2</w:t>
        </w:r>
        <w:r w:rsidRPr="00BE12D0">
          <w:rPr>
            <w:rStyle w:val="Hyperlink"/>
            <w:rFonts w:ascii="Verdana" w:hAnsi="Verdana"/>
            <w:sz w:val="20"/>
            <w:szCs w:val="20"/>
            <w:lang w:val="en-US" w:eastAsia="en-US"/>
          </w:rPr>
          <w:tab/>
        </w:r>
        <w:r w:rsidRPr="00BE12D0">
          <w:rPr>
            <w:rStyle w:val="Hyperlink"/>
            <w:rFonts w:ascii="Verdana" w:hAnsi="Verdana"/>
            <w:noProof/>
            <w:sz w:val="20"/>
            <w:szCs w:val="20"/>
            <w:lang w:val="en-US" w:eastAsia="en-US"/>
          </w:rPr>
          <w:t>Project Objectives</w:t>
        </w:r>
        <w:r w:rsidRPr="00BE12D0">
          <w:rPr>
            <w:rStyle w:val="Hyperlink"/>
            <w:rFonts w:ascii="Verdana" w:hAnsi="Verdana"/>
            <w:webHidden/>
            <w:sz w:val="20"/>
            <w:szCs w:val="20"/>
            <w:lang w:val="en-US" w:eastAsia="en-US"/>
          </w:rPr>
          <w:tab/>
        </w:r>
        <w:r w:rsidRPr="00BE12D0">
          <w:rPr>
            <w:rStyle w:val="Hyperlink"/>
            <w:rFonts w:ascii="Verdana" w:hAnsi="Verdana"/>
            <w:webHidden/>
            <w:sz w:val="20"/>
            <w:szCs w:val="20"/>
            <w:lang w:val="en-US" w:eastAsia="en-US"/>
          </w:rPr>
          <w:fldChar w:fldCharType="begin"/>
        </w:r>
        <w:r w:rsidRPr="00BE12D0">
          <w:rPr>
            <w:rStyle w:val="Hyperlink"/>
            <w:rFonts w:ascii="Verdana" w:hAnsi="Verdana"/>
            <w:webHidden/>
            <w:sz w:val="20"/>
            <w:szCs w:val="20"/>
            <w:lang w:val="en-US" w:eastAsia="en-US"/>
          </w:rPr>
          <w:instrText xml:space="preserve"> PAGEREF _Toc151479366 \h </w:instrText>
        </w:r>
        <w:r w:rsidRPr="00BE12D0">
          <w:rPr>
            <w:rStyle w:val="Hyperlink"/>
            <w:rFonts w:ascii="Verdana" w:hAnsi="Verdana"/>
            <w:webHidden/>
            <w:sz w:val="20"/>
            <w:szCs w:val="20"/>
            <w:lang w:val="en-US" w:eastAsia="en-US"/>
          </w:rPr>
        </w:r>
        <w:r w:rsidRPr="00BE12D0">
          <w:rPr>
            <w:rStyle w:val="Hyperlink"/>
            <w:rFonts w:ascii="Verdana" w:hAnsi="Verdana"/>
            <w:webHidden/>
            <w:sz w:val="20"/>
            <w:szCs w:val="20"/>
            <w:lang w:val="en-US" w:eastAsia="en-US"/>
          </w:rPr>
          <w:fldChar w:fldCharType="separate"/>
        </w:r>
        <w:r w:rsidRPr="00BE12D0">
          <w:rPr>
            <w:rStyle w:val="Hyperlink"/>
            <w:rFonts w:ascii="Verdana" w:hAnsi="Verdana"/>
            <w:webHidden/>
            <w:sz w:val="20"/>
            <w:szCs w:val="20"/>
            <w:lang w:val="en-US" w:eastAsia="en-US"/>
          </w:rPr>
          <w:t>3</w:t>
        </w:r>
        <w:r w:rsidRPr="00BE12D0">
          <w:rPr>
            <w:rStyle w:val="Hyperlink"/>
            <w:rFonts w:ascii="Verdana" w:hAnsi="Verdana"/>
            <w:webHidden/>
            <w:sz w:val="20"/>
            <w:szCs w:val="20"/>
            <w:lang w:val="en-US" w:eastAsia="en-US"/>
          </w:rPr>
          <w:fldChar w:fldCharType="end"/>
        </w:r>
      </w:hyperlink>
    </w:p>
    <w:p w14:paraId="66E1828C" w14:textId="0D51F876" w:rsidR="00005702" w:rsidRPr="00BE12D0" w:rsidRDefault="00005702" w:rsidP="00F95BBE">
      <w:pPr>
        <w:pStyle w:val="TOC2"/>
        <w:tabs>
          <w:tab w:val="left" w:pos="880"/>
          <w:tab w:val="right" w:leader="dot" w:pos="9396"/>
        </w:tabs>
        <w:spacing w:line="300" w:lineRule="atLeast"/>
        <w:rPr>
          <w:rStyle w:val="Hyperlink"/>
          <w:rFonts w:ascii="Verdana" w:hAnsi="Verdana"/>
          <w:sz w:val="20"/>
          <w:szCs w:val="20"/>
          <w:lang w:val="en-US" w:eastAsia="en-US"/>
        </w:rPr>
      </w:pPr>
      <w:hyperlink w:anchor="_Toc151479367" w:history="1">
        <w:r w:rsidRPr="00BE12D0">
          <w:rPr>
            <w:rStyle w:val="Hyperlink"/>
            <w:rFonts w:ascii="Verdana" w:hAnsi="Verdana"/>
            <w:noProof/>
            <w:sz w:val="20"/>
            <w:szCs w:val="20"/>
            <w:lang w:val="en-US" w:eastAsia="en-US"/>
          </w:rPr>
          <w:t>1.3</w:t>
        </w:r>
        <w:r w:rsidRPr="00BE12D0">
          <w:rPr>
            <w:rStyle w:val="Hyperlink"/>
            <w:rFonts w:ascii="Verdana" w:hAnsi="Verdana"/>
            <w:sz w:val="20"/>
            <w:szCs w:val="20"/>
            <w:lang w:val="en-US" w:eastAsia="en-US"/>
          </w:rPr>
          <w:tab/>
        </w:r>
        <w:r w:rsidRPr="00BE12D0">
          <w:rPr>
            <w:rStyle w:val="Hyperlink"/>
            <w:rFonts w:ascii="Verdana" w:hAnsi="Verdana"/>
            <w:noProof/>
            <w:sz w:val="20"/>
            <w:szCs w:val="20"/>
            <w:lang w:val="en-US" w:eastAsia="en-US"/>
          </w:rPr>
          <w:t>Responsibilities</w:t>
        </w:r>
        <w:r w:rsidRPr="00BE12D0">
          <w:rPr>
            <w:rStyle w:val="Hyperlink"/>
            <w:rFonts w:ascii="Verdana" w:hAnsi="Verdana"/>
            <w:webHidden/>
            <w:sz w:val="20"/>
            <w:szCs w:val="20"/>
            <w:lang w:val="en-US" w:eastAsia="en-US"/>
          </w:rPr>
          <w:tab/>
        </w:r>
        <w:r w:rsidRPr="00BE12D0">
          <w:rPr>
            <w:rStyle w:val="Hyperlink"/>
            <w:rFonts w:ascii="Verdana" w:hAnsi="Verdana"/>
            <w:webHidden/>
            <w:sz w:val="20"/>
            <w:szCs w:val="20"/>
            <w:lang w:val="en-US" w:eastAsia="en-US"/>
          </w:rPr>
          <w:fldChar w:fldCharType="begin"/>
        </w:r>
        <w:r w:rsidRPr="00BE12D0">
          <w:rPr>
            <w:rStyle w:val="Hyperlink"/>
            <w:rFonts w:ascii="Verdana" w:hAnsi="Verdana"/>
            <w:webHidden/>
            <w:sz w:val="20"/>
            <w:szCs w:val="20"/>
            <w:lang w:val="en-US" w:eastAsia="en-US"/>
          </w:rPr>
          <w:instrText xml:space="preserve"> PAGEREF _Toc151479367 \h </w:instrText>
        </w:r>
        <w:r w:rsidRPr="00BE12D0">
          <w:rPr>
            <w:rStyle w:val="Hyperlink"/>
            <w:rFonts w:ascii="Verdana" w:hAnsi="Verdana"/>
            <w:webHidden/>
            <w:sz w:val="20"/>
            <w:szCs w:val="20"/>
            <w:lang w:val="en-US" w:eastAsia="en-US"/>
          </w:rPr>
        </w:r>
        <w:r w:rsidRPr="00BE12D0">
          <w:rPr>
            <w:rStyle w:val="Hyperlink"/>
            <w:rFonts w:ascii="Verdana" w:hAnsi="Verdana"/>
            <w:webHidden/>
            <w:sz w:val="20"/>
            <w:szCs w:val="20"/>
            <w:lang w:val="en-US" w:eastAsia="en-US"/>
          </w:rPr>
          <w:fldChar w:fldCharType="separate"/>
        </w:r>
        <w:r w:rsidRPr="00BE12D0">
          <w:rPr>
            <w:rStyle w:val="Hyperlink"/>
            <w:rFonts w:ascii="Verdana" w:hAnsi="Verdana"/>
            <w:webHidden/>
            <w:sz w:val="20"/>
            <w:szCs w:val="20"/>
            <w:lang w:val="en-US" w:eastAsia="en-US"/>
          </w:rPr>
          <w:t>3</w:t>
        </w:r>
        <w:r w:rsidRPr="00BE12D0">
          <w:rPr>
            <w:rStyle w:val="Hyperlink"/>
            <w:rFonts w:ascii="Verdana" w:hAnsi="Verdana"/>
            <w:webHidden/>
            <w:sz w:val="20"/>
            <w:szCs w:val="20"/>
            <w:lang w:val="en-US" w:eastAsia="en-US"/>
          </w:rPr>
          <w:fldChar w:fldCharType="end"/>
        </w:r>
      </w:hyperlink>
    </w:p>
    <w:p w14:paraId="745A1909" w14:textId="1BE2AEAE" w:rsidR="00005702" w:rsidRPr="00BE12D0" w:rsidRDefault="00005702" w:rsidP="00F95BBE">
      <w:pPr>
        <w:pStyle w:val="TOC2"/>
        <w:tabs>
          <w:tab w:val="left" w:pos="880"/>
          <w:tab w:val="right" w:leader="dot" w:pos="9396"/>
        </w:tabs>
        <w:spacing w:line="300" w:lineRule="atLeast"/>
        <w:rPr>
          <w:rStyle w:val="Hyperlink"/>
          <w:rFonts w:ascii="Verdana" w:hAnsi="Verdana"/>
          <w:sz w:val="20"/>
          <w:szCs w:val="20"/>
          <w:lang w:val="en-US" w:eastAsia="en-US"/>
        </w:rPr>
      </w:pPr>
      <w:hyperlink w:anchor="_Toc151479368" w:history="1">
        <w:r w:rsidRPr="00BE12D0">
          <w:rPr>
            <w:rStyle w:val="Hyperlink"/>
            <w:rFonts w:ascii="Verdana" w:hAnsi="Verdana"/>
            <w:noProof/>
            <w:sz w:val="20"/>
            <w:szCs w:val="20"/>
            <w:lang w:val="en-US" w:eastAsia="en-US"/>
          </w:rPr>
          <w:t>1.4</w:t>
        </w:r>
        <w:r w:rsidRPr="00BE12D0">
          <w:rPr>
            <w:rStyle w:val="Hyperlink"/>
            <w:rFonts w:ascii="Verdana" w:hAnsi="Verdana"/>
            <w:sz w:val="20"/>
            <w:szCs w:val="20"/>
            <w:lang w:val="en-US" w:eastAsia="en-US"/>
          </w:rPr>
          <w:tab/>
        </w:r>
        <w:r w:rsidRPr="00BE12D0">
          <w:rPr>
            <w:rStyle w:val="Hyperlink"/>
            <w:rFonts w:ascii="Verdana" w:hAnsi="Verdana"/>
            <w:noProof/>
            <w:sz w:val="20"/>
            <w:szCs w:val="20"/>
            <w:lang w:val="en-US" w:eastAsia="en-US"/>
          </w:rPr>
          <w:t>Project Administration</w:t>
        </w:r>
        <w:r w:rsidRPr="00BE12D0">
          <w:rPr>
            <w:rStyle w:val="Hyperlink"/>
            <w:rFonts w:ascii="Verdana" w:hAnsi="Verdana"/>
            <w:webHidden/>
            <w:sz w:val="20"/>
            <w:szCs w:val="20"/>
            <w:lang w:val="en-US" w:eastAsia="en-US"/>
          </w:rPr>
          <w:tab/>
        </w:r>
        <w:r w:rsidRPr="00BE12D0">
          <w:rPr>
            <w:rStyle w:val="Hyperlink"/>
            <w:rFonts w:ascii="Verdana" w:hAnsi="Verdana"/>
            <w:webHidden/>
            <w:sz w:val="20"/>
            <w:szCs w:val="20"/>
            <w:lang w:val="en-US" w:eastAsia="en-US"/>
          </w:rPr>
          <w:fldChar w:fldCharType="begin"/>
        </w:r>
        <w:r w:rsidRPr="00BE12D0">
          <w:rPr>
            <w:rStyle w:val="Hyperlink"/>
            <w:rFonts w:ascii="Verdana" w:hAnsi="Verdana"/>
            <w:webHidden/>
            <w:sz w:val="20"/>
            <w:szCs w:val="20"/>
            <w:lang w:val="en-US" w:eastAsia="en-US"/>
          </w:rPr>
          <w:instrText xml:space="preserve"> PAGEREF _Toc151479368 \h </w:instrText>
        </w:r>
        <w:r w:rsidRPr="00BE12D0">
          <w:rPr>
            <w:rStyle w:val="Hyperlink"/>
            <w:rFonts w:ascii="Verdana" w:hAnsi="Verdana"/>
            <w:webHidden/>
            <w:sz w:val="20"/>
            <w:szCs w:val="20"/>
            <w:lang w:val="en-US" w:eastAsia="en-US"/>
          </w:rPr>
        </w:r>
        <w:r w:rsidRPr="00BE12D0">
          <w:rPr>
            <w:rStyle w:val="Hyperlink"/>
            <w:rFonts w:ascii="Verdana" w:hAnsi="Verdana"/>
            <w:webHidden/>
            <w:sz w:val="20"/>
            <w:szCs w:val="20"/>
            <w:lang w:val="en-US" w:eastAsia="en-US"/>
          </w:rPr>
          <w:fldChar w:fldCharType="separate"/>
        </w:r>
        <w:r w:rsidRPr="00BE12D0">
          <w:rPr>
            <w:rStyle w:val="Hyperlink"/>
            <w:rFonts w:ascii="Verdana" w:hAnsi="Verdana"/>
            <w:webHidden/>
            <w:sz w:val="20"/>
            <w:szCs w:val="20"/>
            <w:lang w:val="en-US" w:eastAsia="en-US"/>
          </w:rPr>
          <w:t>4</w:t>
        </w:r>
        <w:r w:rsidRPr="00BE12D0">
          <w:rPr>
            <w:rStyle w:val="Hyperlink"/>
            <w:rFonts w:ascii="Verdana" w:hAnsi="Verdana"/>
            <w:webHidden/>
            <w:sz w:val="20"/>
            <w:szCs w:val="20"/>
            <w:lang w:val="en-US" w:eastAsia="en-US"/>
          </w:rPr>
          <w:fldChar w:fldCharType="end"/>
        </w:r>
      </w:hyperlink>
    </w:p>
    <w:p w14:paraId="3F7F68DA" w14:textId="50A95753" w:rsidR="00005702" w:rsidRPr="00BE12D0" w:rsidRDefault="00005702" w:rsidP="00F95BBE">
      <w:pPr>
        <w:pStyle w:val="TOC2"/>
        <w:tabs>
          <w:tab w:val="left" w:pos="880"/>
          <w:tab w:val="right" w:leader="dot" w:pos="9396"/>
        </w:tabs>
        <w:spacing w:line="300" w:lineRule="atLeast"/>
        <w:rPr>
          <w:rStyle w:val="Hyperlink"/>
          <w:rFonts w:ascii="Verdana" w:hAnsi="Verdana"/>
          <w:sz w:val="20"/>
          <w:szCs w:val="20"/>
          <w:lang w:val="en-US" w:eastAsia="en-US"/>
        </w:rPr>
      </w:pPr>
      <w:hyperlink w:anchor="_Toc151479369" w:history="1">
        <w:r w:rsidRPr="00BE12D0">
          <w:rPr>
            <w:rStyle w:val="Hyperlink"/>
            <w:rFonts w:ascii="Verdana" w:hAnsi="Verdana"/>
            <w:noProof/>
            <w:sz w:val="20"/>
            <w:szCs w:val="20"/>
            <w:lang w:val="en-US" w:eastAsia="en-US"/>
          </w:rPr>
          <w:t>1.5</w:t>
        </w:r>
        <w:r w:rsidRPr="00BE12D0">
          <w:rPr>
            <w:rStyle w:val="Hyperlink"/>
            <w:rFonts w:ascii="Verdana" w:hAnsi="Verdana"/>
            <w:sz w:val="20"/>
            <w:szCs w:val="20"/>
            <w:lang w:val="en-US" w:eastAsia="en-US"/>
          </w:rPr>
          <w:tab/>
        </w:r>
        <w:r w:rsidRPr="00BE12D0">
          <w:rPr>
            <w:rStyle w:val="Hyperlink"/>
            <w:rFonts w:ascii="Verdana" w:hAnsi="Verdana"/>
            <w:noProof/>
            <w:sz w:val="20"/>
            <w:szCs w:val="20"/>
            <w:lang w:val="en-US" w:eastAsia="en-US"/>
          </w:rPr>
          <w:t>References</w:t>
        </w:r>
        <w:r w:rsidRPr="00BE12D0">
          <w:rPr>
            <w:rStyle w:val="Hyperlink"/>
            <w:rFonts w:ascii="Verdana" w:hAnsi="Verdana"/>
            <w:webHidden/>
            <w:sz w:val="20"/>
            <w:szCs w:val="20"/>
            <w:lang w:val="en-US" w:eastAsia="en-US"/>
          </w:rPr>
          <w:tab/>
        </w:r>
        <w:r w:rsidRPr="00BE12D0">
          <w:rPr>
            <w:rStyle w:val="Hyperlink"/>
            <w:rFonts w:ascii="Verdana" w:hAnsi="Verdana"/>
            <w:webHidden/>
            <w:sz w:val="20"/>
            <w:szCs w:val="20"/>
            <w:lang w:val="en-US" w:eastAsia="en-US"/>
          </w:rPr>
          <w:fldChar w:fldCharType="begin"/>
        </w:r>
        <w:r w:rsidRPr="00BE12D0">
          <w:rPr>
            <w:rStyle w:val="Hyperlink"/>
            <w:rFonts w:ascii="Verdana" w:hAnsi="Verdana"/>
            <w:webHidden/>
            <w:sz w:val="20"/>
            <w:szCs w:val="20"/>
            <w:lang w:val="en-US" w:eastAsia="en-US"/>
          </w:rPr>
          <w:instrText xml:space="preserve"> PAGEREF _Toc151479369 \h </w:instrText>
        </w:r>
        <w:r w:rsidRPr="00BE12D0">
          <w:rPr>
            <w:rStyle w:val="Hyperlink"/>
            <w:rFonts w:ascii="Verdana" w:hAnsi="Verdana"/>
            <w:webHidden/>
            <w:sz w:val="20"/>
            <w:szCs w:val="20"/>
            <w:lang w:val="en-US" w:eastAsia="en-US"/>
          </w:rPr>
        </w:r>
        <w:r w:rsidRPr="00BE12D0">
          <w:rPr>
            <w:rStyle w:val="Hyperlink"/>
            <w:rFonts w:ascii="Verdana" w:hAnsi="Verdana"/>
            <w:webHidden/>
            <w:sz w:val="20"/>
            <w:szCs w:val="20"/>
            <w:lang w:val="en-US" w:eastAsia="en-US"/>
          </w:rPr>
          <w:fldChar w:fldCharType="separate"/>
        </w:r>
        <w:r w:rsidRPr="00BE12D0">
          <w:rPr>
            <w:rStyle w:val="Hyperlink"/>
            <w:rFonts w:ascii="Verdana" w:hAnsi="Verdana"/>
            <w:webHidden/>
            <w:sz w:val="20"/>
            <w:szCs w:val="20"/>
            <w:lang w:val="en-US" w:eastAsia="en-US"/>
          </w:rPr>
          <w:t>4</w:t>
        </w:r>
        <w:r w:rsidRPr="00BE12D0">
          <w:rPr>
            <w:rStyle w:val="Hyperlink"/>
            <w:rFonts w:ascii="Verdana" w:hAnsi="Verdana"/>
            <w:webHidden/>
            <w:sz w:val="20"/>
            <w:szCs w:val="20"/>
            <w:lang w:val="en-US" w:eastAsia="en-US"/>
          </w:rPr>
          <w:fldChar w:fldCharType="end"/>
        </w:r>
      </w:hyperlink>
    </w:p>
    <w:p w14:paraId="15E65355" w14:textId="2216AE85" w:rsidR="00005702" w:rsidRPr="00BE12D0" w:rsidRDefault="00005702">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hyperlink w:anchor="_Toc151479370" w:history="1">
        <w:r w:rsidRPr="00BE12D0">
          <w:rPr>
            <w:rStyle w:val="Hyperlink"/>
            <w:rFonts w:ascii="Verdana" w:hAnsi="Verdana"/>
            <w:noProof/>
            <w:sz w:val="20"/>
            <w:szCs w:val="20"/>
          </w:rPr>
          <w:t>2</w:t>
        </w:r>
        <w:r w:rsidRPr="00BE12D0">
          <w:rPr>
            <w:rFonts w:ascii="Verdana" w:eastAsiaTheme="minorEastAsia" w:hAnsi="Verdana" w:cstheme="minorBidi"/>
            <w:b w:val="0"/>
            <w:bCs w:val="0"/>
            <w:caps w:val="0"/>
            <w:noProof/>
            <w:kern w:val="2"/>
            <w:sz w:val="20"/>
            <w:szCs w:val="20"/>
            <w:lang w:eastAsia="en-ZA"/>
            <w14:ligatures w14:val="standardContextual"/>
          </w:rPr>
          <w:tab/>
        </w:r>
        <w:r w:rsidRPr="00BE12D0">
          <w:rPr>
            <w:rFonts w:ascii="Verdana" w:hAnsi="Verdana"/>
            <w:sz w:val="20"/>
            <w:szCs w:val="20"/>
          </w:rPr>
          <w:t>Exclusions &amp; Limitations</w:t>
        </w:r>
        <w:r w:rsidRPr="00BE12D0">
          <w:rPr>
            <w:rFonts w:ascii="Verdana" w:hAnsi="Verdana"/>
            <w:noProof/>
            <w:webHidden/>
            <w:sz w:val="20"/>
            <w:szCs w:val="20"/>
          </w:rPr>
          <w:tab/>
        </w:r>
        <w:r w:rsidRPr="00BE12D0">
          <w:rPr>
            <w:rFonts w:ascii="Verdana" w:hAnsi="Verdana"/>
            <w:noProof/>
            <w:webHidden/>
            <w:sz w:val="20"/>
            <w:szCs w:val="20"/>
          </w:rPr>
          <w:fldChar w:fldCharType="begin"/>
        </w:r>
        <w:r w:rsidRPr="00BE12D0">
          <w:rPr>
            <w:rFonts w:ascii="Verdana" w:hAnsi="Verdana"/>
            <w:noProof/>
            <w:webHidden/>
            <w:sz w:val="20"/>
            <w:szCs w:val="20"/>
          </w:rPr>
          <w:instrText xml:space="preserve"> PAGEREF _Toc151479370 \h </w:instrText>
        </w:r>
        <w:r w:rsidRPr="00BE12D0">
          <w:rPr>
            <w:rFonts w:ascii="Verdana" w:hAnsi="Verdana"/>
            <w:noProof/>
            <w:webHidden/>
            <w:sz w:val="20"/>
            <w:szCs w:val="20"/>
          </w:rPr>
        </w:r>
        <w:r w:rsidRPr="00BE12D0">
          <w:rPr>
            <w:rFonts w:ascii="Verdana" w:hAnsi="Verdana"/>
            <w:noProof/>
            <w:webHidden/>
            <w:sz w:val="20"/>
            <w:szCs w:val="20"/>
          </w:rPr>
          <w:fldChar w:fldCharType="separate"/>
        </w:r>
        <w:r w:rsidRPr="00BE12D0">
          <w:rPr>
            <w:rFonts w:ascii="Verdana" w:hAnsi="Verdana"/>
            <w:noProof/>
            <w:webHidden/>
            <w:sz w:val="20"/>
            <w:szCs w:val="20"/>
          </w:rPr>
          <w:t>5</w:t>
        </w:r>
        <w:r w:rsidRPr="00BE12D0">
          <w:rPr>
            <w:rFonts w:ascii="Verdana" w:hAnsi="Verdana"/>
            <w:noProof/>
            <w:webHidden/>
            <w:sz w:val="20"/>
            <w:szCs w:val="20"/>
          </w:rPr>
          <w:fldChar w:fldCharType="end"/>
        </w:r>
      </w:hyperlink>
    </w:p>
    <w:p w14:paraId="40179914" w14:textId="38F51206" w:rsidR="00005702" w:rsidRPr="00BE12D0" w:rsidRDefault="00005702">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hyperlink w:anchor="_Toc151479371" w:history="1">
        <w:r w:rsidRPr="00BE12D0">
          <w:rPr>
            <w:rStyle w:val="Hyperlink"/>
            <w:rFonts w:ascii="Verdana" w:hAnsi="Verdana"/>
            <w:noProof/>
            <w:sz w:val="20"/>
            <w:szCs w:val="20"/>
          </w:rPr>
          <w:t>3</w:t>
        </w:r>
        <w:r w:rsidRPr="00BE12D0">
          <w:rPr>
            <w:rFonts w:ascii="Verdana" w:eastAsiaTheme="minorEastAsia" w:hAnsi="Verdana" w:cstheme="minorBidi"/>
            <w:b w:val="0"/>
            <w:bCs w:val="0"/>
            <w:caps w:val="0"/>
            <w:noProof/>
            <w:kern w:val="2"/>
            <w:sz w:val="20"/>
            <w:szCs w:val="20"/>
            <w:lang w:eastAsia="en-ZA"/>
            <w14:ligatures w14:val="standardContextual"/>
          </w:rPr>
          <w:tab/>
        </w:r>
        <w:r w:rsidRPr="00BE12D0">
          <w:rPr>
            <w:rStyle w:val="Hyperlink"/>
            <w:rFonts w:ascii="Verdana" w:hAnsi="Verdana"/>
            <w:noProof/>
            <w:sz w:val="20"/>
            <w:szCs w:val="20"/>
          </w:rPr>
          <w:t>Cost and Resourcing</w:t>
        </w:r>
        <w:r w:rsidRPr="00BE12D0">
          <w:rPr>
            <w:rFonts w:ascii="Verdana" w:hAnsi="Verdana"/>
            <w:noProof/>
            <w:webHidden/>
            <w:sz w:val="20"/>
            <w:szCs w:val="20"/>
          </w:rPr>
          <w:tab/>
        </w:r>
        <w:r w:rsidRPr="00BE12D0">
          <w:rPr>
            <w:rFonts w:ascii="Verdana" w:hAnsi="Verdana"/>
            <w:noProof/>
            <w:webHidden/>
            <w:sz w:val="20"/>
            <w:szCs w:val="20"/>
          </w:rPr>
          <w:fldChar w:fldCharType="begin"/>
        </w:r>
        <w:r w:rsidRPr="00BE12D0">
          <w:rPr>
            <w:rFonts w:ascii="Verdana" w:hAnsi="Verdana"/>
            <w:noProof/>
            <w:webHidden/>
            <w:sz w:val="20"/>
            <w:szCs w:val="20"/>
          </w:rPr>
          <w:instrText xml:space="preserve"> PAGEREF _Toc151479371 \h </w:instrText>
        </w:r>
        <w:r w:rsidRPr="00BE12D0">
          <w:rPr>
            <w:rFonts w:ascii="Verdana" w:hAnsi="Verdana"/>
            <w:noProof/>
            <w:webHidden/>
            <w:sz w:val="20"/>
            <w:szCs w:val="20"/>
          </w:rPr>
        </w:r>
        <w:r w:rsidRPr="00BE12D0">
          <w:rPr>
            <w:rFonts w:ascii="Verdana" w:hAnsi="Verdana"/>
            <w:noProof/>
            <w:webHidden/>
            <w:sz w:val="20"/>
            <w:szCs w:val="20"/>
          </w:rPr>
          <w:fldChar w:fldCharType="separate"/>
        </w:r>
        <w:r w:rsidRPr="00BE12D0">
          <w:rPr>
            <w:rFonts w:ascii="Verdana" w:hAnsi="Verdana"/>
            <w:noProof/>
            <w:webHidden/>
            <w:sz w:val="20"/>
            <w:szCs w:val="20"/>
          </w:rPr>
          <w:t>6</w:t>
        </w:r>
        <w:r w:rsidRPr="00BE12D0">
          <w:rPr>
            <w:rFonts w:ascii="Verdana" w:hAnsi="Verdana"/>
            <w:noProof/>
            <w:webHidden/>
            <w:sz w:val="20"/>
            <w:szCs w:val="20"/>
          </w:rPr>
          <w:fldChar w:fldCharType="end"/>
        </w:r>
      </w:hyperlink>
    </w:p>
    <w:p w14:paraId="64586CC1" w14:textId="2EF3FD83" w:rsidR="00005702" w:rsidRPr="00BE12D0" w:rsidRDefault="00005702" w:rsidP="00F95BBE">
      <w:pPr>
        <w:pStyle w:val="TOC2"/>
        <w:tabs>
          <w:tab w:val="left" w:pos="880"/>
          <w:tab w:val="right" w:leader="dot" w:pos="9396"/>
        </w:tabs>
        <w:spacing w:line="300" w:lineRule="atLeast"/>
        <w:rPr>
          <w:rStyle w:val="Hyperlink"/>
          <w:rFonts w:ascii="Verdana" w:hAnsi="Verdana"/>
          <w:sz w:val="20"/>
          <w:szCs w:val="20"/>
          <w:lang w:val="en-US" w:eastAsia="en-US"/>
        </w:rPr>
      </w:pPr>
      <w:hyperlink w:anchor="_Toc151479372" w:history="1">
        <w:r w:rsidRPr="00BE12D0">
          <w:rPr>
            <w:rStyle w:val="Hyperlink"/>
            <w:rFonts w:ascii="Verdana" w:hAnsi="Verdana"/>
            <w:noProof/>
            <w:sz w:val="20"/>
            <w:szCs w:val="20"/>
            <w:lang w:val="en-US" w:eastAsia="en-US"/>
          </w:rPr>
          <w:t>3.1</w:t>
        </w:r>
        <w:r w:rsidRPr="00BE12D0">
          <w:rPr>
            <w:rStyle w:val="Hyperlink"/>
            <w:rFonts w:ascii="Verdana" w:hAnsi="Verdana"/>
            <w:sz w:val="20"/>
            <w:szCs w:val="20"/>
            <w:lang w:val="en-US" w:eastAsia="en-US"/>
          </w:rPr>
          <w:tab/>
        </w:r>
        <w:r w:rsidRPr="00BE12D0">
          <w:rPr>
            <w:rStyle w:val="Hyperlink"/>
            <w:rFonts w:ascii="Verdana" w:hAnsi="Verdana"/>
            <w:noProof/>
            <w:sz w:val="20"/>
            <w:szCs w:val="20"/>
            <w:lang w:val="en-US" w:eastAsia="en-US"/>
          </w:rPr>
          <w:t>Implementation Costs</w:t>
        </w:r>
        <w:r w:rsidRPr="00BE12D0">
          <w:rPr>
            <w:rStyle w:val="Hyperlink"/>
            <w:rFonts w:ascii="Verdana" w:hAnsi="Verdana"/>
            <w:webHidden/>
            <w:sz w:val="20"/>
            <w:szCs w:val="20"/>
            <w:lang w:val="en-US" w:eastAsia="en-US"/>
          </w:rPr>
          <w:tab/>
        </w:r>
        <w:r w:rsidRPr="00BE12D0">
          <w:rPr>
            <w:rStyle w:val="Hyperlink"/>
            <w:rFonts w:ascii="Verdana" w:hAnsi="Verdana"/>
            <w:webHidden/>
            <w:sz w:val="20"/>
            <w:szCs w:val="20"/>
            <w:lang w:val="en-US" w:eastAsia="en-US"/>
          </w:rPr>
          <w:fldChar w:fldCharType="begin"/>
        </w:r>
        <w:r w:rsidRPr="00BE12D0">
          <w:rPr>
            <w:rStyle w:val="Hyperlink"/>
            <w:rFonts w:ascii="Verdana" w:hAnsi="Verdana"/>
            <w:webHidden/>
            <w:sz w:val="20"/>
            <w:szCs w:val="20"/>
            <w:lang w:val="en-US" w:eastAsia="en-US"/>
          </w:rPr>
          <w:instrText xml:space="preserve"> PAGEREF _Toc151479372 \h </w:instrText>
        </w:r>
        <w:r w:rsidRPr="00BE12D0">
          <w:rPr>
            <w:rStyle w:val="Hyperlink"/>
            <w:rFonts w:ascii="Verdana" w:hAnsi="Verdana"/>
            <w:webHidden/>
            <w:sz w:val="20"/>
            <w:szCs w:val="20"/>
            <w:lang w:val="en-US" w:eastAsia="en-US"/>
          </w:rPr>
        </w:r>
        <w:r w:rsidRPr="00BE12D0">
          <w:rPr>
            <w:rStyle w:val="Hyperlink"/>
            <w:rFonts w:ascii="Verdana" w:hAnsi="Verdana"/>
            <w:webHidden/>
            <w:sz w:val="20"/>
            <w:szCs w:val="20"/>
            <w:lang w:val="en-US" w:eastAsia="en-US"/>
          </w:rPr>
          <w:fldChar w:fldCharType="separate"/>
        </w:r>
        <w:r w:rsidRPr="00BE12D0">
          <w:rPr>
            <w:rStyle w:val="Hyperlink"/>
            <w:rFonts w:ascii="Verdana" w:hAnsi="Verdana"/>
            <w:webHidden/>
            <w:sz w:val="20"/>
            <w:szCs w:val="20"/>
            <w:lang w:val="en-US" w:eastAsia="en-US"/>
          </w:rPr>
          <w:t>6</w:t>
        </w:r>
        <w:r w:rsidRPr="00BE12D0">
          <w:rPr>
            <w:rStyle w:val="Hyperlink"/>
            <w:rFonts w:ascii="Verdana" w:hAnsi="Verdana"/>
            <w:webHidden/>
            <w:sz w:val="20"/>
            <w:szCs w:val="20"/>
            <w:lang w:val="en-US" w:eastAsia="en-US"/>
          </w:rPr>
          <w:fldChar w:fldCharType="end"/>
        </w:r>
      </w:hyperlink>
    </w:p>
    <w:p w14:paraId="2F5115CF" w14:textId="769418B1" w:rsidR="00005702" w:rsidRPr="00BE12D0" w:rsidRDefault="00005702" w:rsidP="00F95BBE">
      <w:pPr>
        <w:pStyle w:val="TOC2"/>
        <w:tabs>
          <w:tab w:val="left" w:pos="880"/>
          <w:tab w:val="right" w:leader="dot" w:pos="9396"/>
        </w:tabs>
        <w:spacing w:line="300" w:lineRule="atLeast"/>
        <w:rPr>
          <w:rStyle w:val="Hyperlink"/>
          <w:rFonts w:ascii="Verdana" w:hAnsi="Verdana"/>
          <w:sz w:val="20"/>
          <w:szCs w:val="20"/>
          <w:lang w:val="en-US" w:eastAsia="en-US"/>
        </w:rPr>
      </w:pPr>
      <w:hyperlink w:anchor="_Toc151479373" w:history="1">
        <w:r w:rsidRPr="00BE12D0">
          <w:rPr>
            <w:rStyle w:val="Hyperlink"/>
            <w:rFonts w:ascii="Verdana" w:hAnsi="Verdana"/>
            <w:noProof/>
            <w:sz w:val="20"/>
            <w:szCs w:val="20"/>
            <w:lang w:val="en-US" w:eastAsia="en-US"/>
          </w:rPr>
          <w:t>3.2</w:t>
        </w:r>
        <w:r w:rsidRPr="00BE12D0">
          <w:rPr>
            <w:rStyle w:val="Hyperlink"/>
            <w:rFonts w:ascii="Verdana" w:hAnsi="Verdana"/>
            <w:sz w:val="20"/>
            <w:szCs w:val="20"/>
            <w:lang w:val="en-US" w:eastAsia="en-US"/>
          </w:rPr>
          <w:tab/>
        </w:r>
        <w:r w:rsidRPr="00BE12D0">
          <w:rPr>
            <w:rStyle w:val="Hyperlink"/>
            <w:rFonts w:ascii="Verdana" w:hAnsi="Verdana"/>
            <w:noProof/>
            <w:sz w:val="20"/>
            <w:szCs w:val="20"/>
            <w:lang w:val="en-US" w:eastAsia="en-US"/>
          </w:rPr>
          <w:t>Extension of Service Effort</w:t>
        </w:r>
        <w:r w:rsidRPr="00BE12D0">
          <w:rPr>
            <w:rStyle w:val="Hyperlink"/>
            <w:rFonts w:ascii="Verdana" w:hAnsi="Verdana"/>
            <w:webHidden/>
            <w:sz w:val="20"/>
            <w:szCs w:val="20"/>
            <w:lang w:val="en-US" w:eastAsia="en-US"/>
          </w:rPr>
          <w:tab/>
        </w:r>
        <w:r w:rsidRPr="00BE12D0">
          <w:rPr>
            <w:rStyle w:val="Hyperlink"/>
            <w:rFonts w:ascii="Verdana" w:hAnsi="Verdana"/>
            <w:webHidden/>
            <w:sz w:val="20"/>
            <w:szCs w:val="20"/>
            <w:lang w:val="en-US" w:eastAsia="en-US"/>
          </w:rPr>
          <w:fldChar w:fldCharType="begin"/>
        </w:r>
        <w:r w:rsidRPr="00BE12D0">
          <w:rPr>
            <w:rStyle w:val="Hyperlink"/>
            <w:rFonts w:ascii="Verdana" w:hAnsi="Verdana"/>
            <w:webHidden/>
            <w:sz w:val="20"/>
            <w:szCs w:val="20"/>
            <w:lang w:val="en-US" w:eastAsia="en-US"/>
          </w:rPr>
          <w:instrText xml:space="preserve"> PAGEREF _Toc151479373 \h </w:instrText>
        </w:r>
        <w:r w:rsidRPr="00BE12D0">
          <w:rPr>
            <w:rStyle w:val="Hyperlink"/>
            <w:rFonts w:ascii="Verdana" w:hAnsi="Verdana"/>
            <w:webHidden/>
            <w:sz w:val="20"/>
            <w:szCs w:val="20"/>
            <w:lang w:val="en-US" w:eastAsia="en-US"/>
          </w:rPr>
        </w:r>
        <w:r w:rsidRPr="00BE12D0">
          <w:rPr>
            <w:rStyle w:val="Hyperlink"/>
            <w:rFonts w:ascii="Verdana" w:hAnsi="Verdana"/>
            <w:webHidden/>
            <w:sz w:val="20"/>
            <w:szCs w:val="20"/>
            <w:lang w:val="en-US" w:eastAsia="en-US"/>
          </w:rPr>
          <w:fldChar w:fldCharType="separate"/>
        </w:r>
        <w:r w:rsidRPr="00BE12D0">
          <w:rPr>
            <w:rStyle w:val="Hyperlink"/>
            <w:rFonts w:ascii="Verdana" w:hAnsi="Verdana"/>
            <w:webHidden/>
            <w:sz w:val="20"/>
            <w:szCs w:val="20"/>
            <w:lang w:val="en-US" w:eastAsia="en-US"/>
          </w:rPr>
          <w:t>6</w:t>
        </w:r>
        <w:r w:rsidRPr="00BE12D0">
          <w:rPr>
            <w:rStyle w:val="Hyperlink"/>
            <w:rFonts w:ascii="Verdana" w:hAnsi="Verdana"/>
            <w:webHidden/>
            <w:sz w:val="20"/>
            <w:szCs w:val="20"/>
            <w:lang w:val="en-US" w:eastAsia="en-US"/>
          </w:rPr>
          <w:fldChar w:fldCharType="end"/>
        </w:r>
      </w:hyperlink>
    </w:p>
    <w:p w14:paraId="54BE7D0A" w14:textId="2EE30930" w:rsidR="00005702" w:rsidRPr="00BE12D0" w:rsidRDefault="00005702">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hyperlink w:anchor="_Toc151479374" w:history="1">
        <w:r w:rsidRPr="00BE12D0">
          <w:rPr>
            <w:rStyle w:val="Hyperlink"/>
            <w:rFonts w:ascii="Verdana" w:hAnsi="Verdana"/>
            <w:noProof/>
            <w:sz w:val="20"/>
            <w:szCs w:val="20"/>
          </w:rPr>
          <w:t>4</w:t>
        </w:r>
        <w:r w:rsidRPr="00BE12D0">
          <w:rPr>
            <w:rFonts w:ascii="Verdana" w:eastAsiaTheme="minorEastAsia" w:hAnsi="Verdana" w:cstheme="minorBidi"/>
            <w:b w:val="0"/>
            <w:bCs w:val="0"/>
            <w:caps w:val="0"/>
            <w:noProof/>
            <w:kern w:val="2"/>
            <w:sz w:val="20"/>
            <w:szCs w:val="20"/>
            <w:lang w:eastAsia="en-ZA"/>
            <w14:ligatures w14:val="standardContextual"/>
          </w:rPr>
          <w:tab/>
        </w:r>
        <w:r w:rsidRPr="00BE12D0">
          <w:rPr>
            <w:rStyle w:val="Hyperlink"/>
            <w:rFonts w:ascii="Verdana" w:hAnsi="Verdana"/>
            <w:noProof/>
            <w:sz w:val="20"/>
            <w:szCs w:val="20"/>
          </w:rPr>
          <w:t>Acceptance</w:t>
        </w:r>
        <w:r w:rsidRPr="00BE12D0">
          <w:rPr>
            <w:rFonts w:ascii="Verdana" w:hAnsi="Verdana"/>
            <w:noProof/>
            <w:webHidden/>
            <w:sz w:val="20"/>
            <w:szCs w:val="20"/>
          </w:rPr>
          <w:tab/>
        </w:r>
        <w:r w:rsidRPr="00BE12D0">
          <w:rPr>
            <w:rFonts w:ascii="Verdana" w:hAnsi="Verdana"/>
            <w:noProof/>
            <w:webHidden/>
            <w:sz w:val="20"/>
            <w:szCs w:val="20"/>
          </w:rPr>
          <w:fldChar w:fldCharType="begin"/>
        </w:r>
        <w:r w:rsidRPr="00BE12D0">
          <w:rPr>
            <w:rFonts w:ascii="Verdana" w:hAnsi="Verdana"/>
            <w:noProof/>
            <w:webHidden/>
            <w:sz w:val="20"/>
            <w:szCs w:val="20"/>
          </w:rPr>
          <w:instrText xml:space="preserve"> PAGEREF _Toc151479374 \h </w:instrText>
        </w:r>
        <w:r w:rsidRPr="00BE12D0">
          <w:rPr>
            <w:rFonts w:ascii="Verdana" w:hAnsi="Verdana"/>
            <w:noProof/>
            <w:webHidden/>
            <w:sz w:val="20"/>
            <w:szCs w:val="20"/>
          </w:rPr>
        </w:r>
        <w:r w:rsidRPr="00BE12D0">
          <w:rPr>
            <w:rFonts w:ascii="Verdana" w:hAnsi="Verdana"/>
            <w:noProof/>
            <w:webHidden/>
            <w:sz w:val="20"/>
            <w:szCs w:val="20"/>
          </w:rPr>
          <w:fldChar w:fldCharType="separate"/>
        </w:r>
        <w:r w:rsidRPr="00BE12D0">
          <w:rPr>
            <w:rFonts w:ascii="Verdana" w:hAnsi="Verdana"/>
            <w:noProof/>
            <w:webHidden/>
            <w:sz w:val="20"/>
            <w:szCs w:val="20"/>
          </w:rPr>
          <w:t>7</w:t>
        </w:r>
        <w:r w:rsidRPr="00BE12D0">
          <w:rPr>
            <w:rFonts w:ascii="Verdana" w:hAnsi="Verdana"/>
            <w:noProof/>
            <w:webHidden/>
            <w:sz w:val="20"/>
            <w:szCs w:val="20"/>
          </w:rPr>
          <w:fldChar w:fldCharType="end"/>
        </w:r>
      </w:hyperlink>
    </w:p>
    <w:p w14:paraId="0E1C5E24" w14:textId="2ACFD67B" w:rsidR="003240F5" w:rsidRPr="0015435C" w:rsidRDefault="008E502E" w:rsidP="008E502E">
      <w:pPr>
        <w:pStyle w:val="Heading1"/>
        <w:rPr>
          <w:rFonts w:ascii="Verdana" w:hAnsi="Verdana"/>
        </w:rPr>
      </w:pPr>
      <w:r w:rsidRPr="00BE12D0">
        <w:rPr>
          <w:rFonts w:ascii="Verdana" w:hAnsi="Verdana"/>
          <w:sz w:val="20"/>
          <w:szCs w:val="20"/>
        </w:rPr>
        <w:lastRenderedPageBreak/>
        <w:fldChar w:fldCharType="end"/>
      </w:r>
      <w:bookmarkStart w:id="0" w:name="_Toc151479364"/>
      <w:r w:rsidR="009C16E0" w:rsidRPr="0015435C">
        <w:rPr>
          <w:rFonts w:ascii="Verdana" w:hAnsi="Verdana"/>
        </w:rPr>
        <w:t>Statement of Work</w:t>
      </w:r>
      <w:bookmarkEnd w:id="0"/>
      <w:r w:rsidR="009C16E0" w:rsidRPr="0015435C">
        <w:rPr>
          <w:rFonts w:ascii="Verdana" w:hAnsi="Verdana"/>
        </w:rPr>
        <w:t xml:space="preserve"> </w:t>
      </w:r>
    </w:p>
    <w:p w14:paraId="5ED6CEE7" w14:textId="5C671981" w:rsidR="00507AEB" w:rsidRPr="00CC4FD0" w:rsidRDefault="00824C6A" w:rsidP="00AF5908">
      <w:pPr>
        <w:pStyle w:val="Heading2"/>
        <w:rPr>
          <w:rFonts w:ascii="Verdana" w:hAnsi="Verdana"/>
          <w:sz w:val="20"/>
          <w:szCs w:val="20"/>
        </w:rPr>
      </w:pPr>
      <w:bookmarkStart w:id="1" w:name="_Toc151479365"/>
      <w:r>
        <w:rPr>
          <w:rFonts w:ascii="Verdana" w:hAnsi="Verdana"/>
          <w:sz w:val="20"/>
          <w:szCs w:val="20"/>
        </w:rPr>
        <w:t>Overview</w:t>
      </w:r>
      <w:bookmarkEnd w:id="1"/>
    </w:p>
    <w:p w14:paraId="467A2156" w14:textId="622F44B5" w:rsidR="001E32E4" w:rsidRPr="004479DC" w:rsidRDefault="001E32E4" w:rsidP="006A1197">
      <w:pPr>
        <w:spacing w:after="180" w:line="300" w:lineRule="atLeast"/>
        <w:rPr>
          <w:rFonts w:ascii="Verdana" w:hAnsi="Verdana"/>
          <w:sz w:val="20"/>
          <w:szCs w:val="20"/>
        </w:rPr>
      </w:pPr>
      <w:r w:rsidRPr="004479DC">
        <w:rPr>
          <w:rFonts w:ascii="Verdana" w:hAnsi="Verdana"/>
          <w:sz w:val="20"/>
          <w:szCs w:val="20"/>
        </w:rPr>
        <w:t xml:space="preserve">The following Statement of Work (SOW) describes the </w:t>
      </w:r>
      <w:r w:rsidR="00E61EC9">
        <w:rPr>
          <w:rFonts w:ascii="Verdana" w:hAnsi="Verdana"/>
          <w:sz w:val="20"/>
          <w:szCs w:val="20"/>
        </w:rPr>
        <w:t xml:space="preserve">Salesforce </w:t>
      </w:r>
      <w:r w:rsidRPr="004479DC">
        <w:rPr>
          <w:rFonts w:ascii="Verdana" w:hAnsi="Verdana"/>
          <w:sz w:val="20"/>
          <w:szCs w:val="20"/>
        </w:rPr>
        <w:t xml:space="preserve">development work </w:t>
      </w:r>
      <w:r w:rsidR="00BE12D0">
        <w:rPr>
          <w:rFonts w:ascii="Verdana" w:hAnsi="Verdana"/>
          <w:sz w:val="20"/>
          <w:szCs w:val="20"/>
        </w:rPr>
        <w:t xml:space="preserve">to be carried out by Open Box Software (Open Box) </w:t>
      </w:r>
      <w:r w:rsidRPr="004479DC">
        <w:rPr>
          <w:rFonts w:ascii="Verdana" w:hAnsi="Verdana"/>
          <w:sz w:val="20"/>
          <w:szCs w:val="20"/>
        </w:rPr>
        <w:t xml:space="preserve">to </w:t>
      </w:r>
      <w:r w:rsidR="009C4B3A" w:rsidRPr="004479DC">
        <w:rPr>
          <w:rFonts w:ascii="Verdana" w:hAnsi="Verdana"/>
          <w:sz w:val="20"/>
          <w:szCs w:val="20"/>
        </w:rPr>
        <w:t xml:space="preserve">enhance </w:t>
      </w:r>
      <w:r w:rsidRPr="004479DC">
        <w:rPr>
          <w:rFonts w:ascii="Verdana" w:hAnsi="Verdana"/>
          <w:sz w:val="20"/>
          <w:szCs w:val="20"/>
        </w:rPr>
        <w:fldChar w:fldCharType="begin"/>
      </w:r>
      <w:r w:rsidRPr="004479DC">
        <w:rPr>
          <w:rFonts w:ascii="Verdana" w:hAnsi="Verdana"/>
          <w:sz w:val="20"/>
          <w:szCs w:val="20"/>
        </w:rPr>
        <w:instrText xml:space="preserve"> DOCPROPERTY  Category  \* MERGEFORMAT </w:instrText>
      </w:r>
      <w:r w:rsidRPr="004479DC">
        <w:rPr>
          <w:rFonts w:ascii="Verdana" w:hAnsi="Verdana"/>
          <w:sz w:val="20"/>
          <w:szCs w:val="20"/>
        </w:rPr>
        <w:fldChar w:fldCharType="separate"/>
      </w:r>
      <w:r w:rsidRPr="004479DC">
        <w:rPr>
          <w:rFonts w:ascii="Verdana" w:hAnsi="Verdana"/>
          <w:sz w:val="20"/>
          <w:szCs w:val="20"/>
        </w:rPr>
        <w:t>Grainger PLC</w:t>
      </w:r>
      <w:r w:rsidRPr="004479DC">
        <w:rPr>
          <w:rFonts w:ascii="Verdana" w:hAnsi="Verdana"/>
          <w:sz w:val="20"/>
          <w:szCs w:val="20"/>
        </w:rPr>
        <w:fldChar w:fldCharType="end"/>
      </w:r>
      <w:r w:rsidRPr="004479DC">
        <w:rPr>
          <w:rFonts w:ascii="Verdana" w:hAnsi="Verdana"/>
          <w:sz w:val="20"/>
          <w:szCs w:val="20"/>
        </w:rPr>
        <w:t xml:space="preserve">’s </w:t>
      </w:r>
      <w:r w:rsidR="00064E7A" w:rsidRPr="004479DC">
        <w:rPr>
          <w:rFonts w:ascii="Verdana" w:hAnsi="Verdana"/>
          <w:sz w:val="20"/>
          <w:szCs w:val="20"/>
        </w:rPr>
        <w:t>Renewal Process</w:t>
      </w:r>
      <w:r w:rsidR="00014E78">
        <w:rPr>
          <w:rFonts w:ascii="Verdana" w:hAnsi="Verdana"/>
          <w:sz w:val="20"/>
          <w:szCs w:val="20"/>
        </w:rPr>
        <w:t xml:space="preserve">. </w:t>
      </w:r>
      <w:r w:rsidRPr="004479DC">
        <w:rPr>
          <w:rFonts w:ascii="Verdana" w:hAnsi="Verdana"/>
          <w:sz w:val="20"/>
          <w:szCs w:val="20"/>
        </w:rPr>
        <w:t xml:space="preserve">  </w:t>
      </w:r>
    </w:p>
    <w:p w14:paraId="048B6E5A" w14:textId="466CB579" w:rsidR="007A7023" w:rsidRPr="004479DC" w:rsidRDefault="00B60777" w:rsidP="004479DC">
      <w:pPr>
        <w:spacing w:after="180" w:line="300" w:lineRule="atLeast"/>
        <w:rPr>
          <w:rFonts w:ascii="Verdana" w:hAnsi="Verdana"/>
          <w:sz w:val="20"/>
          <w:szCs w:val="20"/>
        </w:rPr>
      </w:pPr>
      <w:r w:rsidRPr="004479DC">
        <w:rPr>
          <w:rFonts w:ascii="Verdana" w:hAnsi="Verdana"/>
          <w:sz w:val="20"/>
          <w:szCs w:val="20"/>
        </w:rPr>
        <w:t xml:space="preserve">High level requirements have been captured </w:t>
      </w:r>
      <w:r w:rsidR="008B49AB" w:rsidRPr="004479DC">
        <w:rPr>
          <w:rFonts w:ascii="Verdana" w:hAnsi="Verdana"/>
          <w:sz w:val="20"/>
          <w:szCs w:val="20"/>
        </w:rPr>
        <w:t xml:space="preserve">on </w:t>
      </w:r>
      <w:r w:rsidR="001305B4" w:rsidRPr="004479DC">
        <w:rPr>
          <w:rFonts w:ascii="Verdana" w:hAnsi="Verdana"/>
          <w:sz w:val="20"/>
          <w:szCs w:val="20"/>
        </w:rPr>
        <w:t>Grainger</w:t>
      </w:r>
      <w:r w:rsidR="00CA6D87">
        <w:rPr>
          <w:rFonts w:ascii="Verdana" w:hAnsi="Verdana"/>
          <w:sz w:val="20"/>
          <w:szCs w:val="20"/>
        </w:rPr>
        <w:t>’s</w:t>
      </w:r>
      <w:r w:rsidR="001305B4" w:rsidRPr="004479DC">
        <w:rPr>
          <w:rFonts w:ascii="Verdana" w:hAnsi="Verdana"/>
          <w:sz w:val="20"/>
          <w:szCs w:val="20"/>
        </w:rPr>
        <w:t xml:space="preserve"> </w:t>
      </w:r>
      <w:r w:rsidR="008B49AB" w:rsidRPr="004479DC">
        <w:rPr>
          <w:rFonts w:ascii="Verdana" w:hAnsi="Verdana"/>
          <w:sz w:val="20"/>
          <w:szCs w:val="20"/>
        </w:rPr>
        <w:t>Jira</w:t>
      </w:r>
      <w:r w:rsidR="001305B4" w:rsidRPr="004479DC">
        <w:rPr>
          <w:rFonts w:ascii="Verdana" w:hAnsi="Verdana"/>
          <w:sz w:val="20"/>
          <w:szCs w:val="20"/>
        </w:rPr>
        <w:t xml:space="preserve"> instance as User Stories. </w:t>
      </w:r>
      <w:r w:rsidR="00D16222" w:rsidRPr="004479DC">
        <w:rPr>
          <w:rFonts w:ascii="Verdana" w:hAnsi="Verdana"/>
          <w:sz w:val="20"/>
          <w:szCs w:val="20"/>
        </w:rPr>
        <w:t>These User Stories have been refined and are ready for development</w:t>
      </w:r>
      <w:r w:rsidR="008B4C93">
        <w:rPr>
          <w:rFonts w:ascii="Verdana" w:hAnsi="Verdana"/>
          <w:sz w:val="20"/>
          <w:szCs w:val="20"/>
        </w:rPr>
        <w:t>, although a</w:t>
      </w:r>
      <w:r w:rsidR="00D16222" w:rsidRPr="004479DC">
        <w:rPr>
          <w:rFonts w:ascii="Verdana" w:hAnsi="Verdana"/>
          <w:sz w:val="20"/>
          <w:szCs w:val="20"/>
        </w:rPr>
        <w:t xml:space="preserve">dditional refinement sessions </w:t>
      </w:r>
      <w:r w:rsidR="009F1D30" w:rsidRPr="004479DC">
        <w:rPr>
          <w:rFonts w:ascii="Verdana" w:hAnsi="Verdana"/>
          <w:sz w:val="20"/>
          <w:szCs w:val="20"/>
        </w:rPr>
        <w:t>may be needed during the project.</w:t>
      </w:r>
    </w:p>
    <w:p w14:paraId="0CB17B63" w14:textId="77777777" w:rsidR="002E5B0F" w:rsidRPr="004479DC" w:rsidRDefault="002E5B0F" w:rsidP="008D0EE8">
      <w:pPr>
        <w:pStyle w:val="NormalIndent"/>
        <w:ind w:left="1080"/>
        <w:rPr>
          <w:rFonts w:ascii="Verdana" w:hAnsi="Verdana"/>
          <w:sz w:val="20"/>
          <w:szCs w:val="20"/>
        </w:rPr>
      </w:pPr>
    </w:p>
    <w:p w14:paraId="733B8692" w14:textId="4DBA1480" w:rsidR="00D40694" w:rsidRPr="004479DC" w:rsidRDefault="004C60CB" w:rsidP="004D1D22">
      <w:pPr>
        <w:pStyle w:val="Heading2"/>
        <w:rPr>
          <w:rFonts w:ascii="Verdana" w:hAnsi="Verdana"/>
          <w:sz w:val="20"/>
          <w:szCs w:val="20"/>
        </w:rPr>
      </w:pPr>
      <w:bookmarkStart w:id="2" w:name="_Objectives"/>
      <w:bookmarkStart w:id="3" w:name="_Project_Objectives"/>
      <w:bookmarkStart w:id="4" w:name="_Toc151479366"/>
      <w:bookmarkEnd w:id="2"/>
      <w:bookmarkEnd w:id="3"/>
      <w:r w:rsidRPr="004479DC">
        <w:rPr>
          <w:rFonts w:ascii="Verdana" w:hAnsi="Verdana"/>
          <w:sz w:val="20"/>
          <w:szCs w:val="20"/>
        </w:rPr>
        <w:t xml:space="preserve">Project </w:t>
      </w:r>
      <w:r w:rsidR="007E3F54" w:rsidRPr="004479DC">
        <w:rPr>
          <w:rFonts w:ascii="Verdana" w:hAnsi="Verdana"/>
          <w:sz w:val="20"/>
          <w:szCs w:val="20"/>
        </w:rPr>
        <w:t>Objectives</w:t>
      </w:r>
      <w:bookmarkEnd w:id="4"/>
    </w:p>
    <w:p w14:paraId="28B4DB23" w14:textId="41D69914" w:rsidR="003E219B" w:rsidRPr="004479DC" w:rsidRDefault="00C720FF" w:rsidP="0009766A">
      <w:pPr>
        <w:pStyle w:val="NormalIndent"/>
        <w:spacing w:after="180" w:line="300" w:lineRule="atLeast"/>
        <w:ind w:left="709"/>
        <w:rPr>
          <w:rFonts w:ascii="Verdana" w:hAnsi="Verdana"/>
          <w:sz w:val="20"/>
          <w:szCs w:val="20"/>
          <w:lang w:val="en-US" w:eastAsia="en-US"/>
        </w:rPr>
      </w:pPr>
      <w:r w:rsidRPr="004479DC">
        <w:rPr>
          <w:rFonts w:ascii="Verdana" w:hAnsi="Verdana"/>
          <w:sz w:val="20"/>
          <w:szCs w:val="20"/>
          <w:lang w:val="en-US" w:eastAsia="en-US"/>
        </w:rPr>
        <w:t xml:space="preserve">Engage with key </w:t>
      </w:r>
      <w:r w:rsidR="00E57582" w:rsidRPr="004479DC">
        <w:rPr>
          <w:rFonts w:ascii="Verdana" w:hAnsi="Verdana"/>
          <w:sz w:val="20"/>
          <w:szCs w:val="20"/>
          <w:lang w:val="en-US" w:eastAsia="en-US"/>
        </w:rPr>
        <w:fldChar w:fldCharType="begin"/>
      </w:r>
      <w:r w:rsidR="00E57582" w:rsidRPr="004479DC">
        <w:rPr>
          <w:rFonts w:ascii="Verdana" w:hAnsi="Verdana"/>
          <w:sz w:val="20"/>
          <w:szCs w:val="20"/>
          <w:lang w:val="en-US" w:eastAsia="en-US"/>
        </w:rPr>
        <w:instrText xml:space="preserve"> DOCPROPERTY  Category  \* MERGEFORMAT </w:instrText>
      </w:r>
      <w:r w:rsidR="00000000">
        <w:rPr>
          <w:rFonts w:ascii="Verdana" w:hAnsi="Verdana"/>
          <w:sz w:val="20"/>
          <w:szCs w:val="20"/>
          <w:lang w:val="en-US" w:eastAsia="en-US"/>
        </w:rPr>
        <w:fldChar w:fldCharType="separate"/>
      </w:r>
      <w:r w:rsidR="00E57582" w:rsidRPr="004479DC">
        <w:rPr>
          <w:rFonts w:ascii="Verdana" w:hAnsi="Verdana"/>
          <w:sz w:val="20"/>
          <w:szCs w:val="20"/>
          <w:lang w:val="en-US" w:eastAsia="en-US"/>
        </w:rPr>
        <w:fldChar w:fldCharType="end"/>
      </w:r>
      <w:r w:rsidRPr="004479DC">
        <w:rPr>
          <w:rFonts w:ascii="Verdana" w:hAnsi="Verdana"/>
          <w:sz w:val="20"/>
          <w:szCs w:val="20"/>
          <w:lang w:val="en-US" w:eastAsia="en-US"/>
        </w:rPr>
        <w:t xml:space="preserve"> stakeholders to:</w:t>
      </w:r>
    </w:p>
    <w:p w14:paraId="5715BB88" w14:textId="77C842D2" w:rsidR="001C301D" w:rsidRDefault="001C301D"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Confirm all requirements have been captured on the User Stories.</w:t>
      </w:r>
    </w:p>
    <w:p w14:paraId="2BF0ABCD" w14:textId="657F1356" w:rsidR="003E219B" w:rsidRDefault="003E219B" w:rsidP="009A6528">
      <w:pPr>
        <w:pStyle w:val="NormalIndent"/>
        <w:numPr>
          <w:ilvl w:val="0"/>
          <w:numId w:val="23"/>
        </w:numPr>
        <w:spacing w:after="180" w:line="300" w:lineRule="atLeast"/>
        <w:rPr>
          <w:rFonts w:ascii="Verdana" w:hAnsi="Verdana"/>
          <w:sz w:val="20"/>
          <w:szCs w:val="20"/>
          <w:lang w:val="en-US" w:eastAsia="en-US"/>
        </w:rPr>
      </w:pPr>
      <w:r w:rsidRPr="004479DC">
        <w:rPr>
          <w:rFonts w:ascii="Verdana" w:hAnsi="Verdana"/>
          <w:sz w:val="20"/>
          <w:szCs w:val="20"/>
          <w:lang w:val="en-US" w:eastAsia="en-US"/>
        </w:rPr>
        <w:t>For each in-scope user story, defin</w:t>
      </w:r>
      <w:r w:rsidR="00B769EC" w:rsidRPr="004479DC">
        <w:rPr>
          <w:rFonts w:ascii="Verdana" w:hAnsi="Verdana"/>
          <w:sz w:val="20"/>
          <w:szCs w:val="20"/>
          <w:lang w:val="en-US" w:eastAsia="en-US"/>
        </w:rPr>
        <w:t>e</w:t>
      </w:r>
      <w:r w:rsidRPr="004479DC">
        <w:rPr>
          <w:rFonts w:ascii="Verdana" w:hAnsi="Verdana"/>
          <w:sz w:val="20"/>
          <w:szCs w:val="20"/>
          <w:lang w:val="en-US" w:eastAsia="en-US"/>
        </w:rPr>
        <w:t xml:space="preserve"> acceptance criteria which describe the conditions that must be satisfied for a user story to be deemed complete.</w:t>
      </w:r>
    </w:p>
    <w:p w14:paraId="10A276B9" w14:textId="0900833F" w:rsidR="00711C45" w:rsidRPr="00711C45" w:rsidRDefault="00711C45" w:rsidP="00711C45">
      <w:pPr>
        <w:pStyle w:val="NormalIndent"/>
        <w:numPr>
          <w:ilvl w:val="0"/>
          <w:numId w:val="23"/>
        </w:numPr>
        <w:spacing w:after="180" w:line="300" w:lineRule="atLeast"/>
        <w:rPr>
          <w:rFonts w:ascii="Verdana" w:hAnsi="Verdana"/>
          <w:sz w:val="20"/>
          <w:szCs w:val="20"/>
          <w:lang w:val="en-US" w:eastAsia="en-US"/>
        </w:rPr>
      </w:pPr>
      <w:r w:rsidRPr="004479DC">
        <w:rPr>
          <w:rFonts w:ascii="Verdana" w:hAnsi="Verdana"/>
          <w:sz w:val="20"/>
          <w:szCs w:val="20"/>
          <w:lang w:val="en-US" w:eastAsia="en-US"/>
        </w:rPr>
        <w:t xml:space="preserve">Implement the </w:t>
      </w:r>
      <w:r>
        <w:rPr>
          <w:rFonts w:ascii="Verdana" w:hAnsi="Verdana"/>
          <w:sz w:val="20"/>
          <w:szCs w:val="20"/>
          <w:lang w:val="en-US" w:eastAsia="en-US"/>
        </w:rPr>
        <w:t xml:space="preserve">following </w:t>
      </w:r>
      <w:r w:rsidRPr="004479DC">
        <w:rPr>
          <w:rFonts w:ascii="Verdana" w:hAnsi="Verdana"/>
          <w:sz w:val="20"/>
          <w:szCs w:val="20"/>
          <w:lang w:val="en-US" w:eastAsia="en-US"/>
        </w:rPr>
        <w:t>using Salesforce</w:t>
      </w:r>
      <w:r>
        <w:rPr>
          <w:rFonts w:ascii="Verdana" w:hAnsi="Verdana"/>
          <w:sz w:val="20"/>
          <w:szCs w:val="20"/>
          <w:lang w:val="en-US" w:eastAsia="en-US"/>
        </w:rPr>
        <w:t>:</w:t>
      </w:r>
    </w:p>
    <w:tbl>
      <w:tblPr>
        <w:tblW w:w="8212" w:type="dxa"/>
        <w:tblInd w:w="1322" w:type="dxa"/>
        <w:tblCellMar>
          <w:left w:w="0" w:type="dxa"/>
          <w:right w:w="0" w:type="dxa"/>
        </w:tblCellMar>
        <w:tblLook w:val="04A0" w:firstRow="1" w:lastRow="0" w:firstColumn="1" w:lastColumn="0" w:noHBand="0" w:noVBand="1"/>
      </w:tblPr>
      <w:tblGrid>
        <w:gridCol w:w="1124"/>
        <w:gridCol w:w="7088"/>
      </w:tblGrid>
      <w:tr w:rsidR="00E253C4" w:rsidRPr="00BD4479" w14:paraId="4D1766BC" w14:textId="77777777" w:rsidTr="00A06EA8">
        <w:trPr>
          <w:trHeight w:val="323"/>
        </w:trPr>
        <w:tc>
          <w:tcPr>
            <w:tcW w:w="1124"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6B8BEFF" w14:textId="77777777" w:rsidR="00E253C4" w:rsidRPr="00BD4479" w:rsidRDefault="00E253C4" w:rsidP="0035729B">
            <w:pPr>
              <w:rPr>
                <w:rFonts w:ascii="Verdana" w:hAnsi="Verdana" w:cs="Arial"/>
                <w:sz w:val="20"/>
                <w:szCs w:val="20"/>
                <w:lang w:eastAsia="en-ZA"/>
              </w:rPr>
            </w:pPr>
            <w:r w:rsidRPr="00BD4479">
              <w:rPr>
                <w:rFonts w:ascii="Verdana" w:hAnsi="Verdana" w:cs="Arial"/>
                <w:b/>
                <w:bCs/>
                <w:color w:val="000000"/>
                <w:sz w:val="20"/>
                <w:szCs w:val="20"/>
              </w:rPr>
              <w:t>Key</w:t>
            </w:r>
          </w:p>
        </w:tc>
        <w:tc>
          <w:tcPr>
            <w:tcW w:w="7088"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8840DF0" w14:textId="77777777" w:rsidR="00E253C4" w:rsidRPr="00BD4479" w:rsidRDefault="00E253C4" w:rsidP="0035729B">
            <w:pPr>
              <w:rPr>
                <w:rFonts w:ascii="Verdana" w:hAnsi="Verdana" w:cs="Arial"/>
                <w:sz w:val="20"/>
                <w:szCs w:val="20"/>
              </w:rPr>
            </w:pPr>
            <w:r w:rsidRPr="00BD4479">
              <w:rPr>
                <w:rFonts w:ascii="Verdana" w:hAnsi="Verdana" w:cs="Arial"/>
                <w:b/>
                <w:bCs/>
                <w:color w:val="000000"/>
                <w:sz w:val="20"/>
                <w:szCs w:val="20"/>
              </w:rPr>
              <w:t>Summary</w:t>
            </w:r>
          </w:p>
        </w:tc>
      </w:tr>
      <w:tr w:rsidR="00E253C4" w:rsidRPr="00BD4479" w14:paraId="41D5D63C" w14:textId="77777777" w:rsidTr="00A06EA8">
        <w:trPr>
          <w:trHeight w:val="323"/>
        </w:trPr>
        <w:tc>
          <w:tcPr>
            <w:tcW w:w="112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CD1D21" w14:textId="77777777" w:rsidR="00E253C4" w:rsidRPr="00BD4479" w:rsidRDefault="00E253C4" w:rsidP="0035729B">
            <w:pPr>
              <w:rPr>
                <w:rFonts w:ascii="Verdana" w:hAnsi="Verdana" w:cs="Arial"/>
                <w:sz w:val="20"/>
                <w:szCs w:val="20"/>
              </w:rPr>
            </w:pPr>
            <w:hyperlink r:id="rId12" w:history="1">
              <w:r w:rsidRPr="00BD4479">
                <w:rPr>
                  <w:rStyle w:val="Hyperlink"/>
                  <w:rFonts w:ascii="Verdana" w:hAnsi="Verdana" w:cs="Arial"/>
                  <w:sz w:val="20"/>
                  <w:szCs w:val="20"/>
                </w:rPr>
                <w:t>RJ-27</w:t>
              </w:r>
            </w:hyperlink>
          </w:p>
        </w:tc>
        <w:tc>
          <w:tcPr>
            <w:tcW w:w="708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8E344DD" w14:textId="77777777" w:rsidR="00E253C4" w:rsidRPr="00BD4479" w:rsidRDefault="00E253C4" w:rsidP="0035729B">
            <w:pPr>
              <w:rPr>
                <w:rFonts w:ascii="Verdana" w:hAnsi="Verdana" w:cs="Arial"/>
                <w:sz w:val="20"/>
                <w:szCs w:val="20"/>
              </w:rPr>
            </w:pPr>
            <w:r w:rsidRPr="00BD4479">
              <w:rPr>
                <w:rFonts w:ascii="Verdana" w:hAnsi="Verdana" w:cs="Arial"/>
                <w:color w:val="000000"/>
                <w:sz w:val="20"/>
                <w:szCs w:val="20"/>
              </w:rPr>
              <w:t>Adjust renewal logic to use days instead of months</w:t>
            </w:r>
          </w:p>
        </w:tc>
      </w:tr>
      <w:tr w:rsidR="00E253C4" w:rsidRPr="00BD4479" w14:paraId="18011413" w14:textId="77777777" w:rsidTr="00A06EA8">
        <w:trPr>
          <w:trHeight w:val="323"/>
        </w:trPr>
        <w:tc>
          <w:tcPr>
            <w:tcW w:w="112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38890B1" w14:textId="77777777" w:rsidR="00E253C4" w:rsidRPr="00BD4479" w:rsidRDefault="00E253C4" w:rsidP="0035729B">
            <w:pPr>
              <w:rPr>
                <w:rFonts w:ascii="Verdana" w:hAnsi="Verdana" w:cs="Arial"/>
                <w:sz w:val="20"/>
                <w:szCs w:val="20"/>
              </w:rPr>
            </w:pPr>
            <w:hyperlink r:id="rId13" w:history="1">
              <w:r w:rsidRPr="00BD4479">
                <w:rPr>
                  <w:rStyle w:val="Hyperlink"/>
                  <w:rFonts w:ascii="Verdana" w:hAnsi="Verdana" w:cs="Arial"/>
                  <w:sz w:val="20"/>
                  <w:szCs w:val="20"/>
                </w:rPr>
                <w:t>RJ-26</w:t>
              </w:r>
            </w:hyperlink>
          </w:p>
        </w:tc>
        <w:tc>
          <w:tcPr>
            <w:tcW w:w="708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923A86C" w14:textId="77777777" w:rsidR="00E253C4" w:rsidRPr="00BD4479" w:rsidRDefault="00E253C4" w:rsidP="0035729B">
            <w:pPr>
              <w:rPr>
                <w:rFonts w:ascii="Verdana" w:hAnsi="Verdana" w:cs="Arial"/>
                <w:sz w:val="20"/>
                <w:szCs w:val="20"/>
              </w:rPr>
            </w:pPr>
            <w:r w:rsidRPr="00BD4479">
              <w:rPr>
                <w:rFonts w:ascii="Verdana" w:hAnsi="Verdana" w:cs="Arial"/>
                <w:color w:val="000000"/>
                <w:sz w:val="20"/>
                <w:szCs w:val="20"/>
              </w:rPr>
              <w:t xml:space="preserve">Do not exclude opportunities with child </w:t>
            </w:r>
            <w:proofErr w:type="spellStart"/>
            <w:r w:rsidRPr="00BD4479">
              <w:rPr>
                <w:rFonts w:ascii="Verdana" w:hAnsi="Verdana" w:cs="Arial"/>
                <w:color w:val="000000"/>
                <w:sz w:val="20"/>
                <w:szCs w:val="20"/>
              </w:rPr>
              <w:t>opps</w:t>
            </w:r>
            <w:proofErr w:type="spellEnd"/>
            <w:r w:rsidRPr="00BD4479">
              <w:rPr>
                <w:rFonts w:ascii="Verdana" w:hAnsi="Verdana" w:cs="Arial"/>
                <w:color w:val="000000"/>
                <w:sz w:val="20"/>
                <w:szCs w:val="20"/>
              </w:rPr>
              <w:t xml:space="preserve"> that are not renewals</w:t>
            </w:r>
          </w:p>
        </w:tc>
      </w:tr>
      <w:tr w:rsidR="00E253C4" w:rsidRPr="00BD4479" w14:paraId="1E1EF129" w14:textId="77777777" w:rsidTr="00A06EA8">
        <w:trPr>
          <w:trHeight w:val="323"/>
        </w:trPr>
        <w:tc>
          <w:tcPr>
            <w:tcW w:w="112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C6BD266" w14:textId="77777777" w:rsidR="00E253C4" w:rsidRPr="00BD4479" w:rsidRDefault="00E253C4" w:rsidP="0035729B">
            <w:pPr>
              <w:rPr>
                <w:rFonts w:ascii="Verdana" w:hAnsi="Verdana" w:cs="Arial"/>
                <w:sz w:val="20"/>
                <w:szCs w:val="20"/>
              </w:rPr>
            </w:pPr>
            <w:hyperlink r:id="rId14" w:history="1">
              <w:r w:rsidRPr="00BD4479">
                <w:rPr>
                  <w:rStyle w:val="Hyperlink"/>
                  <w:rFonts w:ascii="Verdana" w:hAnsi="Verdana" w:cs="Arial"/>
                  <w:sz w:val="20"/>
                  <w:szCs w:val="20"/>
                </w:rPr>
                <w:t>RJ-13</w:t>
              </w:r>
            </w:hyperlink>
          </w:p>
        </w:tc>
        <w:tc>
          <w:tcPr>
            <w:tcW w:w="708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73876B" w14:textId="77777777" w:rsidR="00E253C4" w:rsidRPr="00BD4479" w:rsidRDefault="00E253C4" w:rsidP="0035729B">
            <w:pPr>
              <w:rPr>
                <w:rFonts w:ascii="Verdana" w:hAnsi="Verdana" w:cs="Arial"/>
                <w:sz w:val="20"/>
                <w:szCs w:val="20"/>
              </w:rPr>
            </w:pPr>
            <w:r w:rsidRPr="00BD4479">
              <w:rPr>
                <w:rFonts w:ascii="Verdana" w:hAnsi="Verdana" w:cs="Arial"/>
                <w:color w:val="000000"/>
                <w:sz w:val="20"/>
                <w:szCs w:val="20"/>
              </w:rPr>
              <w:t>Enhance offer creation process</w:t>
            </w:r>
          </w:p>
        </w:tc>
      </w:tr>
    </w:tbl>
    <w:p w14:paraId="30AC229D" w14:textId="77777777" w:rsidR="00E253C4" w:rsidRPr="004479DC" w:rsidRDefault="00E253C4" w:rsidP="00711C45">
      <w:pPr>
        <w:pStyle w:val="NormalIndent"/>
        <w:spacing w:after="180" w:line="300" w:lineRule="atLeast"/>
        <w:ind w:left="1429"/>
        <w:rPr>
          <w:rFonts w:ascii="Verdana" w:hAnsi="Verdana"/>
          <w:sz w:val="20"/>
          <w:szCs w:val="20"/>
          <w:lang w:val="en-US" w:eastAsia="en-US"/>
        </w:rPr>
      </w:pPr>
    </w:p>
    <w:p w14:paraId="685474D4" w14:textId="77777777" w:rsidR="00E57582" w:rsidRPr="004479DC" w:rsidRDefault="00E57582" w:rsidP="00E57582">
      <w:pPr>
        <w:pStyle w:val="ListParagraph"/>
        <w:ind w:left="1146"/>
        <w:rPr>
          <w:rFonts w:ascii="Verdana" w:hAnsi="Verdana"/>
          <w:sz w:val="20"/>
          <w:szCs w:val="20"/>
        </w:rPr>
      </w:pPr>
    </w:p>
    <w:p w14:paraId="5828C113" w14:textId="4DDD868F" w:rsidR="00475A7B" w:rsidRPr="004479DC" w:rsidRDefault="00475A7B" w:rsidP="00507AEB">
      <w:pPr>
        <w:pStyle w:val="Heading2"/>
        <w:rPr>
          <w:rFonts w:ascii="Verdana" w:hAnsi="Verdana"/>
          <w:sz w:val="20"/>
          <w:szCs w:val="20"/>
        </w:rPr>
      </w:pPr>
      <w:bookmarkStart w:id="5" w:name="_Toc151479367"/>
      <w:r w:rsidRPr="004479DC">
        <w:rPr>
          <w:rFonts w:ascii="Verdana" w:hAnsi="Verdana"/>
          <w:sz w:val="20"/>
          <w:szCs w:val="20"/>
        </w:rPr>
        <w:t>Responsibilities</w:t>
      </w:r>
      <w:bookmarkEnd w:id="5"/>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397DF5F8"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60BB6377"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000000">
        <w:rPr>
          <w:rFonts w:ascii="Verdana" w:hAnsi="Verdana"/>
          <w:sz w:val="20"/>
          <w:szCs w:val="20"/>
        </w:rPr>
        <w:fldChar w:fldCharType="separate"/>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06A14199"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hyperlink w:anchor="_Cost_and_Timelines" w:history="1">
        <w:r w:rsidR="009D7FBF" w:rsidRPr="00120ADB">
          <w:rPr>
            <w:rStyle w:val="Hyperlink"/>
            <w:rFonts w:ascii="Verdana" w:hAnsi="Verdana"/>
            <w:sz w:val="20"/>
            <w:szCs w:val="20"/>
          </w:rPr>
          <w:t>Cost</w:t>
        </w:r>
      </w:hyperlink>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0FE3A5D9"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timely responding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000000">
        <w:rPr>
          <w:rFonts w:ascii="Verdana" w:hAnsi="Verdana"/>
          <w:sz w:val="20"/>
          <w:szCs w:val="20"/>
        </w:rPr>
        <w:fldChar w:fldCharType="separate"/>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0E5A0CBC" w:rsidR="00507AEB" w:rsidRPr="00120ADB" w:rsidRDefault="00D72ED1" w:rsidP="005F69E8">
      <w:pPr>
        <w:pStyle w:val="Heading3"/>
        <w:rPr>
          <w:rFonts w:ascii="Verdana" w:hAnsi="Verdana"/>
          <w:sz w:val="20"/>
          <w:szCs w:val="20"/>
        </w:rPr>
      </w:pPr>
      <w:r w:rsidRPr="00120ADB">
        <w:rPr>
          <w:rFonts w:ascii="Verdana" w:hAnsi="Verdana"/>
          <w:sz w:val="20"/>
          <w:szCs w:val="20"/>
        </w:rPr>
        <w:lastRenderedPageBreak/>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E00DC9">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28462E97" w14:textId="57C7FD55"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000000">
        <w:rPr>
          <w:rFonts w:ascii="Verdana" w:hAnsi="Verdana"/>
          <w:sz w:val="20"/>
          <w:szCs w:val="20"/>
        </w:rPr>
        <w:fldChar w:fldCharType="separate"/>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766553A1" w14:textId="32D27CAA" w:rsidR="00C4743F" w:rsidRPr="00120ADB" w:rsidRDefault="00A42BDB"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Ensuring there are no other projects planned or in operation that may hinder this project.</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6" w:name="_Toc151479368"/>
      <w:r w:rsidRPr="00502FE0">
        <w:rPr>
          <w:rFonts w:ascii="Verdana" w:hAnsi="Verdana"/>
          <w:sz w:val="20"/>
          <w:szCs w:val="20"/>
        </w:rPr>
        <w:t>Project Administration</w:t>
      </w:r>
      <w:bookmarkEnd w:id="6"/>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2E4E9958"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000000">
        <w:rPr>
          <w:rFonts w:ascii="Verdana" w:hAnsi="Verdana"/>
          <w:sz w:val="20"/>
          <w:szCs w:val="20"/>
        </w:rPr>
        <w:fldChar w:fldCharType="separate"/>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5A1B22F3" w:rsidR="005C6E8F"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000000">
        <w:rPr>
          <w:rFonts w:ascii="Verdana" w:hAnsi="Verdana"/>
          <w:sz w:val="20"/>
          <w:szCs w:val="20"/>
        </w:rPr>
        <w:fldChar w:fldCharType="separate"/>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000000">
        <w:rPr>
          <w:rFonts w:ascii="Verdana" w:hAnsi="Verdana"/>
          <w:sz w:val="20"/>
          <w:szCs w:val="20"/>
        </w:rPr>
        <w:fldChar w:fldCharType="separate"/>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to assess project progress, timeliness under the agreed schedule, and </w:t>
      </w:r>
      <w:proofErr w:type="spellStart"/>
      <w:r w:rsidRPr="00120ADB">
        <w:rPr>
          <w:rFonts w:ascii="Verdana" w:hAnsi="Verdana"/>
          <w:sz w:val="20"/>
          <w:szCs w:val="20"/>
        </w:rPr>
        <w:t>fulfillment</w:t>
      </w:r>
      <w:proofErr w:type="spellEnd"/>
      <w:r w:rsidRPr="00120ADB">
        <w:rPr>
          <w:rFonts w:ascii="Verdana" w:hAnsi="Verdana"/>
          <w:sz w:val="20"/>
          <w:szCs w:val="20"/>
        </w:rPr>
        <w:t xml:space="preserve"> of the specifications necessary under each user story</w:t>
      </w:r>
      <w:r w:rsidR="00AA15BE" w:rsidRPr="00120ADB">
        <w:rPr>
          <w:rFonts w:ascii="Verdana" w:hAnsi="Verdana"/>
          <w:sz w:val="20"/>
          <w:szCs w:val="20"/>
        </w:rPr>
        <w:t>.</w:t>
      </w:r>
    </w:p>
    <w:p w14:paraId="77474431" w14:textId="77777777" w:rsidR="004479DC" w:rsidRPr="004479DC" w:rsidRDefault="004479DC" w:rsidP="004479DC">
      <w:pPr>
        <w:pStyle w:val="Heading2"/>
        <w:rPr>
          <w:rFonts w:ascii="Verdana" w:hAnsi="Verdana"/>
          <w:sz w:val="20"/>
          <w:szCs w:val="20"/>
        </w:rPr>
      </w:pPr>
      <w:bookmarkStart w:id="7" w:name="_Toc151479369"/>
      <w:commentRangeStart w:id="8"/>
      <w:r w:rsidRPr="004479DC">
        <w:rPr>
          <w:rFonts w:ascii="Verdana" w:hAnsi="Verdana"/>
          <w:sz w:val="20"/>
          <w:szCs w:val="20"/>
        </w:rPr>
        <w:t>References</w:t>
      </w:r>
      <w:commentRangeEnd w:id="8"/>
      <w:r w:rsidR="00DD67B8">
        <w:rPr>
          <w:rStyle w:val="CommentReference"/>
          <w:b w:val="0"/>
          <w:caps w:val="0"/>
        </w:rPr>
        <w:commentReference w:id="8"/>
      </w:r>
      <w:bookmarkEnd w:id="7"/>
    </w:p>
    <w:p w14:paraId="041002B7" w14:textId="111BC567" w:rsidR="004479DC" w:rsidRPr="004479DC" w:rsidRDefault="00587A0C" w:rsidP="004479DC">
      <w:pPr>
        <w:pStyle w:val="NormalIndent"/>
        <w:numPr>
          <w:ilvl w:val="0"/>
          <w:numId w:val="6"/>
        </w:numPr>
        <w:rPr>
          <w:rFonts w:ascii="Verdana" w:hAnsi="Verdana"/>
          <w:sz w:val="20"/>
          <w:szCs w:val="20"/>
        </w:rPr>
      </w:pPr>
      <w:commentRangeStart w:id="9"/>
      <w:r>
        <w:rPr>
          <w:rFonts w:ascii="Verdana" w:hAnsi="Verdana"/>
          <w:sz w:val="20"/>
          <w:szCs w:val="20"/>
        </w:rPr>
        <w:t>SOW for Phase 1?</w:t>
      </w:r>
      <w:commentRangeEnd w:id="9"/>
      <w:r w:rsidR="004C6101">
        <w:rPr>
          <w:rStyle w:val="CommentReference"/>
        </w:rPr>
        <w:commentReference w:id="9"/>
      </w:r>
    </w:p>
    <w:p w14:paraId="1D3E3A17" w14:textId="77777777" w:rsidR="004479DC" w:rsidRPr="00120ADB" w:rsidRDefault="004479DC" w:rsidP="004479DC">
      <w:pPr>
        <w:pStyle w:val="NormalIndent"/>
        <w:widowControl w:val="0"/>
        <w:adjustRightInd w:val="0"/>
        <w:spacing w:after="180" w:line="300" w:lineRule="atLeast"/>
        <w:textAlignment w:val="baseline"/>
        <w:rPr>
          <w:rFonts w:ascii="Verdana" w:hAnsi="Verdana"/>
          <w:sz w:val="20"/>
          <w:szCs w:val="20"/>
        </w:rPr>
      </w:pPr>
    </w:p>
    <w:p w14:paraId="7207829A" w14:textId="22D3E107" w:rsidR="00F54F86" w:rsidRPr="0015435C" w:rsidRDefault="00F54F86" w:rsidP="00560E30">
      <w:pPr>
        <w:pStyle w:val="Heading1"/>
        <w:rPr>
          <w:rFonts w:ascii="Verdana" w:hAnsi="Verdana"/>
        </w:rPr>
      </w:pPr>
      <w:bookmarkStart w:id="10" w:name="_Toc151479370"/>
      <w:commentRangeStart w:id="11"/>
      <w:r w:rsidRPr="0015435C">
        <w:rPr>
          <w:rFonts w:ascii="Verdana" w:hAnsi="Verdana"/>
        </w:rPr>
        <w:lastRenderedPageBreak/>
        <w:t>Exclusions</w:t>
      </w:r>
      <w:r w:rsidR="0071568F" w:rsidRPr="0015435C">
        <w:rPr>
          <w:rFonts w:ascii="Verdana" w:hAnsi="Verdana"/>
        </w:rPr>
        <w:t xml:space="preserve"> &amp; Limitations</w:t>
      </w:r>
      <w:commentRangeEnd w:id="11"/>
      <w:r w:rsidR="00391048">
        <w:rPr>
          <w:rStyle w:val="CommentReference"/>
          <w:b w:val="0"/>
          <w:caps w:val="0"/>
          <w:color w:val="auto"/>
        </w:rPr>
        <w:commentReference w:id="11"/>
      </w:r>
      <w:bookmarkEnd w:id="10"/>
    </w:p>
    <w:p w14:paraId="539B4CB8" w14:textId="5865BDE2"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 (these may be addressed as future projects as necessary)</w:t>
      </w:r>
      <w:r w:rsidR="0071568F" w:rsidRPr="00802C31">
        <w:rPr>
          <w:rFonts w:ascii="Verdana" w:hAnsi="Verdana"/>
          <w:sz w:val="20"/>
          <w:szCs w:val="20"/>
        </w:rPr>
        <w:t>.</w:t>
      </w:r>
    </w:p>
    <w:p w14:paraId="4EF770E3" w14:textId="394CB9B6" w:rsidR="00961D4C" w:rsidRPr="00802C31" w:rsidDel="00956B13" w:rsidRDefault="00465591" w:rsidP="009A6528">
      <w:pPr>
        <w:pStyle w:val="NormalIndent"/>
        <w:numPr>
          <w:ilvl w:val="0"/>
          <w:numId w:val="7"/>
        </w:numPr>
        <w:spacing w:after="180" w:line="300" w:lineRule="atLeast"/>
        <w:rPr>
          <w:del w:id="12" w:author="Shaun Barrett" w:date="2023-11-21T16:05:00Z"/>
          <w:rFonts w:ascii="Verdana" w:hAnsi="Verdana"/>
          <w:sz w:val="20"/>
          <w:szCs w:val="20"/>
        </w:rPr>
      </w:pPr>
      <w:del w:id="13" w:author="Shaun Barrett" w:date="2023-11-21T16:05:00Z">
        <w:r w:rsidRPr="00802C31" w:rsidDel="00956B13">
          <w:rPr>
            <w:rFonts w:ascii="Verdana" w:hAnsi="Verdana"/>
            <w:sz w:val="20"/>
            <w:szCs w:val="20"/>
            <w:lang w:eastAsia="en-ZA"/>
          </w:rPr>
          <w:delText xml:space="preserve">Data migration </w:delText>
        </w:r>
        <w:r w:rsidR="004C643F" w:rsidRPr="00802C31" w:rsidDel="00956B13">
          <w:rPr>
            <w:rFonts w:ascii="Verdana" w:hAnsi="Verdana"/>
            <w:sz w:val="20"/>
            <w:szCs w:val="20"/>
            <w:lang w:eastAsia="en-ZA"/>
          </w:rPr>
          <w:delText xml:space="preserve">is limited to </w:delText>
        </w:r>
        <w:r w:rsidR="0049344E" w:rsidRPr="00802C31" w:rsidDel="00956B13">
          <w:rPr>
            <w:rFonts w:ascii="Verdana" w:hAnsi="Verdana"/>
            <w:sz w:val="20"/>
            <w:szCs w:val="20"/>
            <w:lang w:eastAsia="en-ZA"/>
          </w:rPr>
          <w:delText>a subset of data required to support the use of the solution going forward</w:delText>
        </w:r>
        <w:r w:rsidR="00111126" w:rsidDel="00956B13">
          <w:rPr>
            <w:rFonts w:ascii="Verdana" w:hAnsi="Verdana"/>
            <w:sz w:val="20"/>
            <w:szCs w:val="20"/>
            <w:lang w:eastAsia="en-ZA"/>
          </w:rPr>
          <w:delText>, as identified in the requirements backlog created during the Analysis phase</w:delText>
        </w:r>
        <w:r w:rsidR="0049344E" w:rsidRPr="00802C31" w:rsidDel="00956B13">
          <w:rPr>
            <w:rFonts w:ascii="Verdana" w:hAnsi="Verdana"/>
            <w:sz w:val="20"/>
            <w:szCs w:val="20"/>
            <w:lang w:eastAsia="en-ZA"/>
          </w:rPr>
          <w:delText>.  It does not include the migration of all historical school performance data.</w:delText>
        </w:r>
      </w:del>
    </w:p>
    <w:p w14:paraId="71CEF352" w14:textId="141CFF34"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13F630CD" w14:textId="5E189F8A" w:rsidR="00961D4C" w:rsidRPr="00802C31" w:rsidRDefault="00B15CF8"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 xml:space="preserve">End-user training or delivery of testing materials. </w:t>
      </w:r>
      <w:r w:rsidR="00C72BE6" w:rsidRPr="00802C31">
        <w:rPr>
          <w:rFonts w:ascii="Verdana" w:hAnsi="Verdana"/>
          <w:sz w:val="20"/>
          <w:szCs w:val="20"/>
        </w:rPr>
        <w:t xml:space="preserve">Open Box Software will follow a “train the trainer” methodology where </w:t>
      </w:r>
      <w:r w:rsidR="00385C8C" w:rsidRPr="00802C31">
        <w:rPr>
          <w:rFonts w:ascii="Verdana" w:hAnsi="Verdana"/>
          <w:sz w:val="20"/>
          <w:szCs w:val="20"/>
        </w:rPr>
        <w:t xml:space="preserve">designated </w:t>
      </w:r>
      <w:r w:rsidR="00C72BE6" w:rsidRPr="00802C31">
        <w:rPr>
          <w:rFonts w:ascii="Verdana" w:hAnsi="Verdana"/>
          <w:sz w:val="20"/>
          <w:szCs w:val="20"/>
        </w:rPr>
        <w:fldChar w:fldCharType="begin"/>
      </w:r>
      <w:r w:rsidR="00C72BE6" w:rsidRPr="00802C31">
        <w:rPr>
          <w:rFonts w:ascii="Verdana" w:hAnsi="Verdana"/>
          <w:sz w:val="20"/>
          <w:szCs w:val="20"/>
        </w:rPr>
        <w:instrText xml:space="preserve"> DOCPROPERTY  Category  \* MERGEFORMAT </w:instrText>
      </w:r>
      <w:r w:rsidR="00000000">
        <w:rPr>
          <w:rFonts w:ascii="Verdana" w:hAnsi="Verdana"/>
          <w:sz w:val="20"/>
          <w:szCs w:val="20"/>
        </w:rPr>
        <w:fldChar w:fldCharType="separate"/>
      </w:r>
      <w:r w:rsidR="00C72BE6" w:rsidRPr="00802C31">
        <w:rPr>
          <w:rFonts w:ascii="Verdana" w:hAnsi="Verdana"/>
          <w:sz w:val="20"/>
          <w:szCs w:val="20"/>
        </w:rPr>
        <w:fldChar w:fldCharType="end"/>
      </w:r>
      <w:r w:rsidR="00C72BE6" w:rsidRPr="00802C31">
        <w:rPr>
          <w:rFonts w:ascii="Verdana" w:hAnsi="Verdana"/>
          <w:sz w:val="20"/>
          <w:szCs w:val="20"/>
        </w:rPr>
        <w:t xml:space="preserve"> </w:t>
      </w:r>
      <w:r w:rsidR="00385C8C" w:rsidRPr="00802C31">
        <w:rPr>
          <w:rFonts w:ascii="Verdana" w:hAnsi="Verdana"/>
          <w:sz w:val="20"/>
          <w:szCs w:val="20"/>
        </w:rPr>
        <w:t>users are trained during the Sprint UAT sessions</w:t>
      </w:r>
      <w:r w:rsidR="00845A83">
        <w:rPr>
          <w:rFonts w:ascii="Verdana" w:hAnsi="Verdana"/>
          <w:sz w:val="20"/>
          <w:szCs w:val="20"/>
        </w:rPr>
        <w:t>,</w:t>
      </w:r>
      <w:r w:rsidR="00385C8C" w:rsidRPr="00802C31">
        <w:rPr>
          <w:rFonts w:ascii="Verdana" w:hAnsi="Verdana"/>
          <w:sz w:val="20"/>
          <w:szCs w:val="20"/>
        </w:rPr>
        <w:t xml:space="preserve"> </w:t>
      </w:r>
      <w:commentRangeStart w:id="14"/>
      <w:r w:rsidR="006C1D8E">
        <w:rPr>
          <w:rFonts w:ascii="Verdana" w:hAnsi="Verdana"/>
          <w:sz w:val="20"/>
          <w:szCs w:val="20"/>
        </w:rPr>
        <w:t>PAT</w:t>
      </w:r>
      <w:commentRangeEnd w:id="14"/>
      <w:r w:rsidR="00947C87">
        <w:rPr>
          <w:rStyle w:val="CommentReference"/>
        </w:rPr>
        <w:commentReference w:id="14"/>
      </w:r>
      <w:r w:rsidR="006C1D8E">
        <w:rPr>
          <w:rFonts w:ascii="Verdana" w:hAnsi="Verdana"/>
          <w:sz w:val="20"/>
          <w:szCs w:val="20"/>
        </w:rPr>
        <w:t xml:space="preserve"> user</w:t>
      </w:r>
      <w:r w:rsidR="00961D4C">
        <w:rPr>
          <w:rFonts w:ascii="Verdana" w:hAnsi="Verdana"/>
          <w:sz w:val="20"/>
          <w:szCs w:val="20"/>
        </w:rPr>
        <w:t>s</w:t>
      </w:r>
      <w:r w:rsidR="00385C8C" w:rsidRPr="00802C31">
        <w:rPr>
          <w:rFonts w:ascii="Verdana" w:hAnsi="Verdana"/>
          <w:sz w:val="20"/>
          <w:szCs w:val="20"/>
        </w:rPr>
        <w:t xml:space="preserve"> are </w:t>
      </w:r>
      <w:r w:rsidR="00953E2B" w:rsidRPr="00802C31">
        <w:rPr>
          <w:rFonts w:ascii="Verdana" w:hAnsi="Verdana"/>
          <w:sz w:val="20"/>
          <w:szCs w:val="20"/>
        </w:rPr>
        <w:t>responsible for training other end users.</w:t>
      </w:r>
    </w:p>
    <w:p w14:paraId="0C246723" w14:textId="08F1D68E" w:rsidR="0058218A" w:rsidRDefault="00A27557"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58218A">
        <w:rPr>
          <w:rFonts w:ascii="Verdana" w:hAnsi="Verdana"/>
          <w:sz w:val="20"/>
          <w:szCs w:val="20"/>
        </w:rPr>
        <w:t xml:space="preserve">Change management and adoption will be the </w:t>
      </w:r>
      <w:r w:rsidR="001F665F" w:rsidRPr="0058218A">
        <w:rPr>
          <w:rFonts w:ascii="Verdana" w:hAnsi="Verdana"/>
          <w:sz w:val="20"/>
          <w:szCs w:val="20"/>
        </w:rPr>
        <w:t xml:space="preserve">responsibility of </w:t>
      </w:r>
      <w:r w:rsidR="001F665F" w:rsidRPr="0058218A">
        <w:rPr>
          <w:rFonts w:ascii="Verdana" w:hAnsi="Verdana"/>
          <w:sz w:val="20"/>
          <w:szCs w:val="20"/>
        </w:rPr>
        <w:fldChar w:fldCharType="begin"/>
      </w:r>
      <w:r w:rsidR="001F665F" w:rsidRPr="0058218A">
        <w:rPr>
          <w:rFonts w:ascii="Verdana" w:hAnsi="Verdana"/>
          <w:sz w:val="20"/>
          <w:szCs w:val="20"/>
        </w:rPr>
        <w:instrText xml:space="preserve"> DOCPROPERTY  Category  \* MERGEFORMAT </w:instrText>
      </w:r>
      <w:r w:rsidR="001F665F" w:rsidRPr="0058218A">
        <w:rPr>
          <w:rFonts w:ascii="Verdana" w:hAnsi="Verdana"/>
          <w:sz w:val="20"/>
          <w:szCs w:val="20"/>
        </w:rPr>
        <w:fldChar w:fldCharType="separate"/>
      </w:r>
      <w:r w:rsidR="000D5D6B">
        <w:rPr>
          <w:rFonts w:ascii="Verdana" w:hAnsi="Verdana"/>
          <w:sz w:val="20"/>
          <w:szCs w:val="20"/>
        </w:rPr>
        <w:t>Grainger PLC</w:t>
      </w:r>
      <w:r w:rsidR="001F665F" w:rsidRPr="0058218A">
        <w:rPr>
          <w:rFonts w:ascii="Verdana" w:hAnsi="Verdana"/>
          <w:sz w:val="20"/>
          <w:szCs w:val="20"/>
        </w:rPr>
        <w:fldChar w:fldCharType="end"/>
      </w:r>
      <w:r w:rsidR="00022B48" w:rsidRPr="0058218A">
        <w:rPr>
          <w:rFonts w:ascii="Verdana" w:hAnsi="Verdana"/>
          <w:sz w:val="20"/>
          <w:szCs w:val="20"/>
        </w:rPr>
        <w:t>.</w:t>
      </w:r>
    </w:p>
    <w:p w14:paraId="7C71C221" w14:textId="2B30D9E8" w:rsidR="00CA6CEF" w:rsidRPr="0058218A" w:rsidRDefault="00CA6CEF"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58218A">
        <w:rPr>
          <w:rFonts w:ascii="Verdana" w:hAnsi="Verdana"/>
          <w:sz w:val="20"/>
          <w:szCs w:val="20"/>
        </w:rPr>
        <w:t xml:space="preserve">Testing </w:t>
      </w:r>
      <w:r w:rsidR="00D66127" w:rsidRPr="0058218A">
        <w:rPr>
          <w:rFonts w:ascii="Verdana" w:hAnsi="Verdana"/>
          <w:sz w:val="20"/>
          <w:szCs w:val="20"/>
        </w:rPr>
        <w:t xml:space="preserve">of the web solution </w:t>
      </w:r>
      <w:r w:rsidRPr="0058218A">
        <w:rPr>
          <w:rFonts w:ascii="Verdana" w:hAnsi="Verdana"/>
          <w:sz w:val="20"/>
          <w:szCs w:val="20"/>
        </w:rPr>
        <w:t>using:</w:t>
      </w:r>
    </w:p>
    <w:p w14:paraId="333156FD" w14:textId="77777777" w:rsidR="00CA6CEF" w:rsidRPr="00802C31" w:rsidRDefault="00CA6CEF" w:rsidP="009A6528">
      <w:pPr>
        <w:pStyle w:val="NormalIndent"/>
        <w:widowControl w:val="0"/>
        <w:numPr>
          <w:ilvl w:val="1"/>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Any browser other than Chrome.</w:t>
      </w:r>
    </w:p>
    <w:p w14:paraId="543908D2" w14:textId="19893BD8" w:rsidR="00961D4C" w:rsidRPr="00961D4C" w:rsidRDefault="00CA6CEF" w:rsidP="009A6528">
      <w:pPr>
        <w:pStyle w:val="NormalIndent"/>
        <w:widowControl w:val="0"/>
        <w:numPr>
          <w:ilvl w:val="1"/>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Mobile browsers or devices.</w:t>
      </w:r>
    </w:p>
    <w:p w14:paraId="28F81702" w14:textId="372D2D29" w:rsidR="00C14D97" w:rsidRDefault="00C14D97" w:rsidP="009A6528">
      <w:pPr>
        <w:pStyle w:val="NormalIndent"/>
        <w:numPr>
          <w:ilvl w:val="0"/>
          <w:numId w:val="7"/>
        </w:numPr>
        <w:spacing w:after="180" w:line="300" w:lineRule="atLeast"/>
        <w:rPr>
          <w:rFonts w:ascii="Verdana" w:hAnsi="Verdana"/>
          <w:sz w:val="20"/>
          <w:szCs w:val="20"/>
        </w:rPr>
      </w:pPr>
      <w:r w:rsidRPr="00802C31">
        <w:rPr>
          <w:rFonts w:ascii="Verdana" w:hAnsi="Verdana"/>
          <w:sz w:val="20"/>
          <w:szCs w:val="20"/>
        </w:rPr>
        <w:t xml:space="preserve">Only the browsers detailed within </w:t>
      </w:r>
      <w:hyperlink r:id="rId19" w:history="1">
        <w:r w:rsidRPr="00802C31">
          <w:rPr>
            <w:rStyle w:val="Hyperlink"/>
            <w:rFonts w:ascii="Verdana" w:hAnsi="Verdana"/>
            <w:sz w:val="20"/>
            <w:szCs w:val="20"/>
          </w:rPr>
          <w:t>Salesforce Help</w:t>
        </w:r>
      </w:hyperlink>
      <w:r w:rsidRPr="00802C31">
        <w:rPr>
          <w:rFonts w:ascii="Verdana" w:hAnsi="Verdana"/>
          <w:sz w:val="20"/>
          <w:szCs w:val="20"/>
        </w:rPr>
        <w:t xml:space="preserve"> will be supported</w:t>
      </w:r>
      <w:r w:rsidR="00D81C03" w:rsidRPr="00802C31">
        <w:rPr>
          <w:rFonts w:ascii="Verdana" w:hAnsi="Verdana"/>
          <w:sz w:val="20"/>
          <w:szCs w:val="20"/>
        </w:rPr>
        <w:t xml:space="preserve"> by the web solution</w:t>
      </w:r>
      <w:r w:rsidRPr="00802C31">
        <w:rPr>
          <w:rFonts w:ascii="Verdana" w:hAnsi="Verdana"/>
          <w:sz w:val="20"/>
          <w:szCs w:val="20"/>
        </w:rPr>
        <w:t>.</w:t>
      </w:r>
    </w:p>
    <w:p w14:paraId="05DAFD3A" w14:textId="77777777" w:rsidR="0075246D" w:rsidRPr="00802C31" w:rsidRDefault="0075246D" w:rsidP="00187EC9">
      <w:pPr>
        <w:pStyle w:val="NormalIndent"/>
        <w:ind w:left="1146"/>
        <w:rPr>
          <w:rFonts w:ascii="Verdana" w:hAnsi="Verdana"/>
          <w:sz w:val="20"/>
          <w:szCs w:val="20"/>
        </w:rPr>
      </w:pPr>
    </w:p>
    <w:p w14:paraId="7CEF2C0A" w14:textId="27520478" w:rsidR="00FA7A63" w:rsidRPr="00BD4479" w:rsidRDefault="00366E57" w:rsidP="008300F5">
      <w:pPr>
        <w:pStyle w:val="Heading1"/>
        <w:rPr>
          <w:rFonts w:ascii="Verdana" w:hAnsi="Verdana"/>
          <w:sz w:val="20"/>
          <w:szCs w:val="20"/>
        </w:rPr>
      </w:pPr>
      <w:r w:rsidRPr="00BD4479">
        <w:rPr>
          <w:sz w:val="20"/>
          <w:szCs w:val="20"/>
        </w:rPr>
        <w:lastRenderedPageBreak/>
        <w:tab/>
      </w:r>
      <w:bookmarkStart w:id="15" w:name="_Toc151479371"/>
      <w:r w:rsidR="00190F37" w:rsidRPr="00BD4479" w:rsidDel="0024726A">
        <w:rPr>
          <w:rFonts w:ascii="Verdana" w:hAnsi="Verdana"/>
        </w:rPr>
        <w:t>Cost</w:t>
      </w:r>
      <w:bookmarkStart w:id="16" w:name="_Cost_and_Timelines"/>
      <w:bookmarkStart w:id="17" w:name="_Cost_and_Resourcing"/>
      <w:bookmarkStart w:id="18" w:name="_Implementation"/>
      <w:bookmarkStart w:id="19" w:name="_Salesforce_Licese_Fees"/>
      <w:bookmarkEnd w:id="15"/>
      <w:bookmarkEnd w:id="16"/>
      <w:bookmarkEnd w:id="17"/>
      <w:bookmarkEnd w:id="18"/>
      <w:bookmarkEnd w:id="19"/>
    </w:p>
    <w:p w14:paraId="70E30225" w14:textId="618F467B" w:rsidR="006C0EAA" w:rsidRPr="00BD4479" w:rsidRDefault="00963807" w:rsidP="00A07711">
      <w:pPr>
        <w:pStyle w:val="Heading2"/>
        <w:rPr>
          <w:rFonts w:ascii="Verdana" w:hAnsi="Verdana"/>
        </w:rPr>
      </w:pPr>
      <w:bookmarkStart w:id="20" w:name="_Toc151479372"/>
      <w:commentRangeStart w:id="21"/>
      <w:r w:rsidRPr="00BD4479">
        <w:rPr>
          <w:rFonts w:ascii="Verdana" w:hAnsi="Verdana"/>
          <w:sz w:val="20"/>
          <w:szCs w:val="20"/>
        </w:rPr>
        <w:t>Im</w:t>
      </w:r>
      <w:r w:rsidR="004C258A" w:rsidRPr="00BD4479">
        <w:rPr>
          <w:rFonts w:ascii="Verdana" w:hAnsi="Verdana"/>
          <w:sz w:val="20"/>
          <w:szCs w:val="20"/>
        </w:rPr>
        <w:t>plementation Costs</w:t>
      </w:r>
      <w:commentRangeEnd w:id="21"/>
      <w:r w:rsidR="00CE7A48">
        <w:rPr>
          <w:rStyle w:val="CommentReference"/>
          <w:b w:val="0"/>
          <w:caps w:val="0"/>
        </w:rPr>
        <w:commentReference w:id="21"/>
      </w:r>
      <w:bookmarkEnd w:id="20"/>
    </w:p>
    <w:p w14:paraId="74BA2525" w14:textId="77777777" w:rsidR="00CA3B5B" w:rsidRPr="00FE7E45" w:rsidRDefault="00CA3B5B" w:rsidP="00AC338D">
      <w:pPr>
        <w:pStyle w:val="NormalIndent"/>
        <w:rPr>
          <w:rFonts w:ascii="Verdana" w:hAnsi="Verdana"/>
          <w:sz w:val="20"/>
          <w:szCs w:val="20"/>
        </w:rPr>
      </w:pPr>
    </w:p>
    <w:p w14:paraId="79E404C0" w14:textId="6FB3A31C" w:rsidR="00FE7E45" w:rsidRPr="00FE7E45" w:rsidRDefault="00FE7E45" w:rsidP="00F156DD">
      <w:pPr>
        <w:spacing w:after="180" w:line="300" w:lineRule="atLeast"/>
        <w:ind w:left="720"/>
        <w:rPr>
          <w:rFonts w:ascii="Verdana" w:hAnsi="Verdana"/>
          <w:sz w:val="20"/>
          <w:szCs w:val="20"/>
        </w:rPr>
      </w:pPr>
      <w:r w:rsidRPr="00FE7E45">
        <w:rPr>
          <w:rFonts w:ascii="Verdana" w:hAnsi="Verdana"/>
          <w:sz w:val="20"/>
          <w:szCs w:val="20"/>
        </w:rPr>
        <w:t xml:space="preserve">Open Box will provide the following services on a Time and Materials (T&amp;M) rate of $165/hour. </w:t>
      </w:r>
      <w:r w:rsidR="007E2B6A">
        <w:rPr>
          <w:rFonts w:ascii="Verdana" w:hAnsi="Verdana"/>
          <w:sz w:val="20"/>
          <w:szCs w:val="20"/>
        </w:rPr>
        <w:t xml:space="preserve">The </w:t>
      </w:r>
      <w:r w:rsidRPr="00FE7E45">
        <w:rPr>
          <w:rFonts w:ascii="Verdana" w:hAnsi="Verdana"/>
          <w:sz w:val="20"/>
          <w:szCs w:val="20"/>
        </w:rPr>
        <w:t xml:space="preserve">anticipated effort </w:t>
      </w:r>
      <w:r w:rsidR="007E2B6A">
        <w:rPr>
          <w:rFonts w:ascii="Verdana" w:hAnsi="Verdana"/>
          <w:sz w:val="20"/>
          <w:szCs w:val="20"/>
        </w:rPr>
        <w:t>per user story is detailed below</w:t>
      </w:r>
      <w:r w:rsidRPr="00FE7E45">
        <w:rPr>
          <w:rFonts w:ascii="Verdana" w:hAnsi="Verdana"/>
          <w:sz w:val="20"/>
          <w:szCs w:val="20"/>
        </w:rPr>
        <w:t>:</w:t>
      </w:r>
    </w:p>
    <w:p w14:paraId="7CEA5CC5" w14:textId="77777777" w:rsidR="00BD4479" w:rsidRDefault="00BD4479" w:rsidP="00AC338D">
      <w:pPr>
        <w:pStyle w:val="NormalIndent"/>
        <w:rPr>
          <w:rFonts w:ascii="Verdana" w:hAnsi="Verdana"/>
        </w:rPr>
      </w:pPr>
    </w:p>
    <w:p w14:paraId="17D47AD8" w14:textId="77777777" w:rsidR="00BD4479" w:rsidRPr="00BD4479" w:rsidRDefault="00BD4479" w:rsidP="00AC338D">
      <w:pPr>
        <w:pStyle w:val="NormalIndent"/>
        <w:rPr>
          <w:rFonts w:ascii="Verdana" w:hAnsi="Verdana"/>
        </w:rPr>
      </w:pPr>
    </w:p>
    <w:tbl>
      <w:tblPr>
        <w:tblW w:w="9977" w:type="dxa"/>
        <w:tblCellMar>
          <w:left w:w="0" w:type="dxa"/>
          <w:right w:w="0" w:type="dxa"/>
        </w:tblCellMar>
        <w:tblLook w:val="04A0" w:firstRow="1" w:lastRow="0" w:firstColumn="1" w:lastColumn="0" w:noHBand="0" w:noVBand="1"/>
      </w:tblPr>
      <w:tblGrid>
        <w:gridCol w:w="1095"/>
        <w:gridCol w:w="3674"/>
        <w:gridCol w:w="4113"/>
        <w:gridCol w:w="1095"/>
      </w:tblGrid>
      <w:tr w:rsidR="00001C15" w:rsidRPr="00BD4479" w14:paraId="75A781FA" w14:textId="77777777" w:rsidTr="00001C15">
        <w:trPr>
          <w:trHeight w:val="323"/>
        </w:trPr>
        <w:tc>
          <w:tcPr>
            <w:tcW w:w="1095"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87DDE27" w14:textId="77777777" w:rsidR="00001C15" w:rsidRPr="00BD4479" w:rsidRDefault="00001C15">
            <w:pPr>
              <w:rPr>
                <w:rFonts w:ascii="Verdana" w:hAnsi="Verdana" w:cs="Arial"/>
                <w:sz w:val="20"/>
                <w:szCs w:val="20"/>
                <w:lang w:eastAsia="en-ZA"/>
              </w:rPr>
            </w:pPr>
            <w:r w:rsidRPr="00BD4479">
              <w:rPr>
                <w:rFonts w:ascii="Verdana" w:hAnsi="Verdana" w:cs="Arial"/>
                <w:b/>
                <w:bCs/>
                <w:color w:val="000000"/>
                <w:sz w:val="20"/>
                <w:szCs w:val="20"/>
              </w:rPr>
              <w:t>Key</w:t>
            </w:r>
          </w:p>
        </w:tc>
        <w:tc>
          <w:tcPr>
            <w:tcW w:w="3674"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FC033E5" w14:textId="77777777" w:rsidR="00001C15" w:rsidRPr="00BD4479" w:rsidRDefault="00001C15">
            <w:pPr>
              <w:rPr>
                <w:rFonts w:ascii="Verdana" w:hAnsi="Verdana" w:cs="Arial"/>
                <w:sz w:val="20"/>
                <w:szCs w:val="20"/>
              </w:rPr>
            </w:pPr>
            <w:r w:rsidRPr="00BD4479">
              <w:rPr>
                <w:rFonts w:ascii="Verdana" w:hAnsi="Verdana" w:cs="Arial"/>
                <w:b/>
                <w:bCs/>
                <w:color w:val="000000"/>
                <w:sz w:val="20"/>
                <w:szCs w:val="20"/>
              </w:rPr>
              <w:t>Summary</w:t>
            </w:r>
          </w:p>
        </w:tc>
        <w:tc>
          <w:tcPr>
            <w:tcW w:w="4113"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7B9394BB" w14:textId="77777777" w:rsidR="00001C15" w:rsidRPr="00BD4479" w:rsidRDefault="00001C15">
            <w:pPr>
              <w:rPr>
                <w:rFonts w:ascii="Verdana" w:hAnsi="Verdana" w:cs="Arial"/>
                <w:sz w:val="20"/>
                <w:szCs w:val="20"/>
              </w:rPr>
            </w:pPr>
            <w:r w:rsidRPr="00BD4479">
              <w:rPr>
                <w:rFonts w:ascii="Verdana" w:hAnsi="Verdana" w:cs="Arial"/>
                <w:b/>
                <w:bCs/>
                <w:color w:val="000000"/>
                <w:sz w:val="20"/>
                <w:szCs w:val="20"/>
              </w:rPr>
              <w:t>Estimate (hours)</w:t>
            </w:r>
          </w:p>
        </w:tc>
        <w:tc>
          <w:tcPr>
            <w:tcW w:w="1095"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7BDC124" w14:textId="77777777" w:rsidR="00001C15" w:rsidRPr="00BD4479" w:rsidRDefault="00001C15">
            <w:pPr>
              <w:rPr>
                <w:rFonts w:ascii="Verdana" w:hAnsi="Verdana" w:cs="Arial"/>
                <w:sz w:val="20"/>
                <w:szCs w:val="20"/>
              </w:rPr>
            </w:pPr>
            <w:r w:rsidRPr="00BD4479">
              <w:rPr>
                <w:rFonts w:ascii="Verdana" w:hAnsi="Verdana" w:cs="Arial"/>
                <w:b/>
                <w:bCs/>
                <w:color w:val="000000"/>
                <w:sz w:val="20"/>
                <w:szCs w:val="20"/>
              </w:rPr>
              <w:t>Cost</w:t>
            </w:r>
          </w:p>
        </w:tc>
      </w:tr>
      <w:tr w:rsidR="00001C15" w:rsidRPr="00BD4479" w14:paraId="070C0672" w14:textId="77777777" w:rsidTr="00001C15">
        <w:trPr>
          <w:trHeight w:val="323"/>
        </w:trPr>
        <w:tc>
          <w:tcPr>
            <w:tcW w:w="109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6325659" w14:textId="77777777" w:rsidR="00001C15" w:rsidRPr="00BD4479" w:rsidRDefault="00000000">
            <w:pPr>
              <w:rPr>
                <w:rFonts w:ascii="Verdana" w:hAnsi="Verdana" w:cs="Arial"/>
                <w:sz w:val="20"/>
                <w:szCs w:val="20"/>
              </w:rPr>
            </w:pPr>
            <w:hyperlink r:id="rId20" w:history="1">
              <w:r w:rsidR="00001C15" w:rsidRPr="00BD4479">
                <w:rPr>
                  <w:rStyle w:val="Hyperlink"/>
                  <w:rFonts w:ascii="Verdana" w:hAnsi="Verdana" w:cs="Arial"/>
                  <w:sz w:val="20"/>
                  <w:szCs w:val="20"/>
                </w:rPr>
                <w:t>RJ-27</w:t>
              </w:r>
            </w:hyperlink>
          </w:p>
        </w:tc>
        <w:tc>
          <w:tcPr>
            <w:tcW w:w="367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2757FE" w14:textId="77777777" w:rsidR="00001C15" w:rsidRPr="00BD4479" w:rsidRDefault="00001C15">
            <w:pPr>
              <w:rPr>
                <w:rFonts w:ascii="Verdana" w:hAnsi="Verdana" w:cs="Arial"/>
                <w:sz w:val="20"/>
                <w:szCs w:val="20"/>
              </w:rPr>
            </w:pPr>
            <w:r w:rsidRPr="00BD4479">
              <w:rPr>
                <w:rFonts w:ascii="Verdana" w:hAnsi="Verdana" w:cs="Arial"/>
                <w:color w:val="000000"/>
                <w:sz w:val="20"/>
                <w:szCs w:val="20"/>
              </w:rPr>
              <w:t>Adjust renewal logic to use days instead of months</w:t>
            </w:r>
          </w:p>
        </w:tc>
        <w:tc>
          <w:tcPr>
            <w:tcW w:w="411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6785F0" w14:textId="77777777" w:rsidR="00001C15" w:rsidRPr="00BD4479" w:rsidRDefault="00001C15">
            <w:pPr>
              <w:jc w:val="right"/>
              <w:rPr>
                <w:rFonts w:ascii="Verdana" w:hAnsi="Verdana" w:cs="Arial"/>
                <w:sz w:val="20"/>
                <w:szCs w:val="20"/>
              </w:rPr>
            </w:pPr>
            <w:r w:rsidRPr="00BD4479">
              <w:rPr>
                <w:rFonts w:ascii="Verdana" w:hAnsi="Verdana" w:cs="Arial"/>
                <w:color w:val="000000"/>
                <w:sz w:val="20"/>
                <w:szCs w:val="20"/>
              </w:rPr>
              <w:t>4</w:t>
            </w:r>
          </w:p>
        </w:tc>
        <w:tc>
          <w:tcPr>
            <w:tcW w:w="10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8A19CA" w14:textId="77777777" w:rsidR="00001C15" w:rsidRPr="00BD4479" w:rsidRDefault="00001C15">
            <w:pPr>
              <w:jc w:val="right"/>
              <w:rPr>
                <w:rFonts w:ascii="Verdana" w:hAnsi="Verdana" w:cs="Arial"/>
                <w:sz w:val="20"/>
                <w:szCs w:val="20"/>
              </w:rPr>
            </w:pPr>
            <w:r w:rsidRPr="00BD4479">
              <w:rPr>
                <w:rFonts w:ascii="Verdana" w:hAnsi="Verdana" w:cs="Arial"/>
                <w:color w:val="000000"/>
                <w:sz w:val="20"/>
                <w:szCs w:val="20"/>
              </w:rPr>
              <w:t>£464</w:t>
            </w:r>
          </w:p>
        </w:tc>
      </w:tr>
      <w:tr w:rsidR="00001C15" w:rsidRPr="00BD4479" w14:paraId="6EB52058" w14:textId="77777777" w:rsidTr="00001C15">
        <w:trPr>
          <w:trHeight w:val="323"/>
        </w:trPr>
        <w:tc>
          <w:tcPr>
            <w:tcW w:w="109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5FEF66" w14:textId="77777777" w:rsidR="00001C15" w:rsidRPr="00BD4479" w:rsidRDefault="00000000">
            <w:pPr>
              <w:rPr>
                <w:rFonts w:ascii="Verdana" w:hAnsi="Verdana" w:cs="Arial"/>
                <w:sz w:val="20"/>
                <w:szCs w:val="20"/>
              </w:rPr>
            </w:pPr>
            <w:hyperlink r:id="rId21" w:history="1">
              <w:r w:rsidR="00001C15" w:rsidRPr="00BD4479">
                <w:rPr>
                  <w:rStyle w:val="Hyperlink"/>
                  <w:rFonts w:ascii="Verdana" w:hAnsi="Verdana" w:cs="Arial"/>
                  <w:sz w:val="20"/>
                  <w:szCs w:val="20"/>
                </w:rPr>
                <w:t>RJ-26</w:t>
              </w:r>
            </w:hyperlink>
          </w:p>
        </w:tc>
        <w:tc>
          <w:tcPr>
            <w:tcW w:w="367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6FFE6D" w14:textId="77777777" w:rsidR="00001C15" w:rsidRPr="00BD4479" w:rsidRDefault="00001C15">
            <w:pPr>
              <w:rPr>
                <w:rFonts w:ascii="Verdana" w:hAnsi="Verdana" w:cs="Arial"/>
                <w:sz w:val="20"/>
                <w:szCs w:val="20"/>
              </w:rPr>
            </w:pPr>
            <w:r w:rsidRPr="00BD4479">
              <w:rPr>
                <w:rFonts w:ascii="Verdana" w:hAnsi="Verdana" w:cs="Arial"/>
                <w:color w:val="000000"/>
                <w:sz w:val="20"/>
                <w:szCs w:val="20"/>
              </w:rPr>
              <w:t xml:space="preserve">Do not exclude opportunities with child </w:t>
            </w:r>
            <w:proofErr w:type="spellStart"/>
            <w:r w:rsidRPr="00BD4479">
              <w:rPr>
                <w:rFonts w:ascii="Verdana" w:hAnsi="Verdana" w:cs="Arial"/>
                <w:color w:val="000000"/>
                <w:sz w:val="20"/>
                <w:szCs w:val="20"/>
              </w:rPr>
              <w:t>opps</w:t>
            </w:r>
            <w:proofErr w:type="spellEnd"/>
            <w:r w:rsidRPr="00BD4479">
              <w:rPr>
                <w:rFonts w:ascii="Verdana" w:hAnsi="Verdana" w:cs="Arial"/>
                <w:color w:val="000000"/>
                <w:sz w:val="20"/>
                <w:szCs w:val="20"/>
              </w:rPr>
              <w:t xml:space="preserve"> that are not renewals</w:t>
            </w:r>
          </w:p>
        </w:tc>
        <w:tc>
          <w:tcPr>
            <w:tcW w:w="411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80792E" w14:textId="77777777" w:rsidR="00001C15" w:rsidRPr="00BD4479" w:rsidRDefault="00001C15">
            <w:pPr>
              <w:jc w:val="right"/>
              <w:rPr>
                <w:rFonts w:ascii="Verdana" w:hAnsi="Verdana" w:cs="Arial"/>
                <w:sz w:val="20"/>
                <w:szCs w:val="20"/>
              </w:rPr>
            </w:pPr>
            <w:r w:rsidRPr="00BD4479">
              <w:rPr>
                <w:rFonts w:ascii="Verdana" w:hAnsi="Verdana" w:cs="Arial"/>
                <w:color w:val="000000"/>
                <w:sz w:val="20"/>
                <w:szCs w:val="20"/>
              </w:rPr>
              <w:t>4</w:t>
            </w:r>
          </w:p>
        </w:tc>
        <w:tc>
          <w:tcPr>
            <w:tcW w:w="10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4B5D4E5" w14:textId="77777777" w:rsidR="00001C15" w:rsidRPr="00BD4479" w:rsidRDefault="00001C15">
            <w:pPr>
              <w:jc w:val="right"/>
              <w:rPr>
                <w:rFonts w:ascii="Verdana" w:hAnsi="Verdana" w:cs="Arial"/>
                <w:sz w:val="20"/>
                <w:szCs w:val="20"/>
              </w:rPr>
            </w:pPr>
            <w:r w:rsidRPr="00BD4479">
              <w:rPr>
                <w:rFonts w:ascii="Verdana" w:hAnsi="Verdana" w:cs="Arial"/>
                <w:color w:val="000000"/>
                <w:sz w:val="20"/>
                <w:szCs w:val="20"/>
              </w:rPr>
              <w:t>£464</w:t>
            </w:r>
          </w:p>
        </w:tc>
      </w:tr>
      <w:tr w:rsidR="00001C15" w:rsidRPr="00BD4479" w14:paraId="015FC628" w14:textId="77777777" w:rsidTr="00001C15">
        <w:trPr>
          <w:trHeight w:val="323"/>
        </w:trPr>
        <w:tc>
          <w:tcPr>
            <w:tcW w:w="109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5A6B0ED" w14:textId="77777777" w:rsidR="00001C15" w:rsidRPr="00BD4479" w:rsidRDefault="00000000">
            <w:pPr>
              <w:rPr>
                <w:rFonts w:ascii="Verdana" w:hAnsi="Verdana" w:cs="Arial"/>
                <w:sz w:val="20"/>
                <w:szCs w:val="20"/>
              </w:rPr>
            </w:pPr>
            <w:hyperlink r:id="rId22" w:history="1">
              <w:r w:rsidR="00001C15" w:rsidRPr="00BD4479">
                <w:rPr>
                  <w:rStyle w:val="Hyperlink"/>
                  <w:rFonts w:ascii="Verdana" w:hAnsi="Verdana" w:cs="Arial"/>
                  <w:sz w:val="20"/>
                  <w:szCs w:val="20"/>
                </w:rPr>
                <w:t>RJ-13</w:t>
              </w:r>
            </w:hyperlink>
          </w:p>
        </w:tc>
        <w:tc>
          <w:tcPr>
            <w:tcW w:w="367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DE4FBC" w14:textId="77777777" w:rsidR="00001C15" w:rsidRPr="00BD4479" w:rsidRDefault="00001C15">
            <w:pPr>
              <w:rPr>
                <w:rFonts w:ascii="Verdana" w:hAnsi="Verdana" w:cs="Arial"/>
                <w:sz w:val="20"/>
                <w:szCs w:val="20"/>
              </w:rPr>
            </w:pPr>
            <w:r w:rsidRPr="00BD4479">
              <w:rPr>
                <w:rFonts w:ascii="Verdana" w:hAnsi="Verdana" w:cs="Arial"/>
                <w:color w:val="000000"/>
                <w:sz w:val="20"/>
                <w:szCs w:val="20"/>
              </w:rPr>
              <w:t>Enhance offer creation process</w:t>
            </w:r>
          </w:p>
        </w:tc>
        <w:tc>
          <w:tcPr>
            <w:tcW w:w="411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9A5BEC2" w14:textId="77777777" w:rsidR="00001C15" w:rsidRPr="00BD4479" w:rsidRDefault="00001C15">
            <w:pPr>
              <w:jc w:val="right"/>
              <w:rPr>
                <w:rFonts w:ascii="Verdana" w:hAnsi="Verdana" w:cs="Arial"/>
                <w:sz w:val="20"/>
                <w:szCs w:val="20"/>
              </w:rPr>
            </w:pPr>
            <w:r w:rsidRPr="00BD4479">
              <w:rPr>
                <w:rFonts w:ascii="Verdana" w:hAnsi="Verdana" w:cs="Arial"/>
                <w:color w:val="000000"/>
                <w:sz w:val="20"/>
                <w:szCs w:val="20"/>
              </w:rPr>
              <w:t>8</w:t>
            </w:r>
          </w:p>
        </w:tc>
        <w:tc>
          <w:tcPr>
            <w:tcW w:w="109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93DBB0" w14:textId="77777777" w:rsidR="00001C15" w:rsidRPr="00BD4479" w:rsidRDefault="00001C15">
            <w:pPr>
              <w:jc w:val="right"/>
              <w:rPr>
                <w:rFonts w:ascii="Verdana" w:hAnsi="Verdana" w:cs="Arial"/>
                <w:sz w:val="20"/>
                <w:szCs w:val="20"/>
              </w:rPr>
            </w:pPr>
            <w:r w:rsidRPr="00BD4479">
              <w:rPr>
                <w:rFonts w:ascii="Verdana" w:hAnsi="Verdana" w:cs="Arial"/>
                <w:color w:val="000000"/>
                <w:sz w:val="20"/>
                <w:szCs w:val="20"/>
              </w:rPr>
              <w:t>£928</w:t>
            </w:r>
          </w:p>
        </w:tc>
      </w:tr>
      <w:tr w:rsidR="00001C15" w:rsidRPr="00BD4479" w14:paraId="7AD71CC7" w14:textId="77777777" w:rsidTr="00001C15">
        <w:trPr>
          <w:trHeight w:val="323"/>
        </w:trPr>
        <w:tc>
          <w:tcPr>
            <w:tcW w:w="1095" w:type="dxa"/>
            <w:noWrap/>
            <w:tcMar>
              <w:top w:w="0" w:type="dxa"/>
              <w:left w:w="108" w:type="dxa"/>
              <w:bottom w:w="0" w:type="dxa"/>
              <w:right w:w="108" w:type="dxa"/>
            </w:tcMar>
            <w:vAlign w:val="bottom"/>
            <w:hideMark/>
          </w:tcPr>
          <w:p w14:paraId="5241B07E" w14:textId="77777777" w:rsidR="00001C15" w:rsidRPr="00BD4479" w:rsidRDefault="00001C15">
            <w:pPr>
              <w:rPr>
                <w:rFonts w:ascii="Verdana" w:hAnsi="Verdana" w:cs="Arial"/>
                <w:sz w:val="20"/>
                <w:szCs w:val="20"/>
              </w:rPr>
            </w:pPr>
          </w:p>
        </w:tc>
        <w:tc>
          <w:tcPr>
            <w:tcW w:w="3674" w:type="dxa"/>
            <w:noWrap/>
            <w:tcMar>
              <w:top w:w="0" w:type="dxa"/>
              <w:left w:w="108" w:type="dxa"/>
              <w:bottom w:w="0" w:type="dxa"/>
              <w:right w:w="108" w:type="dxa"/>
            </w:tcMar>
            <w:vAlign w:val="bottom"/>
            <w:hideMark/>
          </w:tcPr>
          <w:p w14:paraId="3D1CA1F3" w14:textId="77777777" w:rsidR="00001C15" w:rsidRPr="00BD4479" w:rsidRDefault="00001C15">
            <w:pPr>
              <w:rPr>
                <w:rFonts w:ascii="Verdana" w:hAnsi="Verdana" w:cs="Arial"/>
                <w:sz w:val="20"/>
                <w:szCs w:val="20"/>
              </w:rPr>
            </w:pPr>
          </w:p>
        </w:tc>
        <w:tc>
          <w:tcPr>
            <w:tcW w:w="4113" w:type="dxa"/>
            <w:noWrap/>
            <w:tcMar>
              <w:top w:w="0" w:type="dxa"/>
              <w:left w:w="108" w:type="dxa"/>
              <w:bottom w:w="0" w:type="dxa"/>
              <w:right w:w="108" w:type="dxa"/>
            </w:tcMar>
            <w:vAlign w:val="bottom"/>
            <w:hideMark/>
          </w:tcPr>
          <w:p w14:paraId="0E7DB3DB" w14:textId="77777777" w:rsidR="00001C15" w:rsidRPr="00BD4479" w:rsidRDefault="00001C15">
            <w:pPr>
              <w:rPr>
                <w:rFonts w:ascii="Verdana" w:hAnsi="Verdana" w:cs="Arial"/>
                <w:sz w:val="20"/>
                <w:szCs w:val="20"/>
              </w:rPr>
            </w:pPr>
          </w:p>
        </w:tc>
        <w:tc>
          <w:tcPr>
            <w:tcW w:w="1095" w:type="dxa"/>
            <w:noWrap/>
            <w:tcMar>
              <w:top w:w="0" w:type="dxa"/>
              <w:left w:w="108" w:type="dxa"/>
              <w:bottom w:w="0" w:type="dxa"/>
              <w:right w:w="108" w:type="dxa"/>
            </w:tcMar>
            <w:vAlign w:val="bottom"/>
            <w:hideMark/>
          </w:tcPr>
          <w:p w14:paraId="0769A477" w14:textId="77777777" w:rsidR="00001C15" w:rsidRPr="00BD4479" w:rsidRDefault="00001C15">
            <w:pPr>
              <w:rPr>
                <w:rFonts w:ascii="Verdana" w:hAnsi="Verdana" w:cs="Arial"/>
                <w:sz w:val="20"/>
                <w:szCs w:val="20"/>
              </w:rPr>
            </w:pPr>
          </w:p>
        </w:tc>
      </w:tr>
      <w:tr w:rsidR="00001C15" w:rsidRPr="00BD4479" w14:paraId="5354C77F" w14:textId="77777777" w:rsidTr="00001C15">
        <w:trPr>
          <w:trHeight w:val="343"/>
        </w:trPr>
        <w:tc>
          <w:tcPr>
            <w:tcW w:w="1095" w:type="dxa"/>
            <w:noWrap/>
            <w:tcMar>
              <w:top w:w="0" w:type="dxa"/>
              <w:left w:w="108" w:type="dxa"/>
              <w:bottom w:w="0" w:type="dxa"/>
              <w:right w:w="108" w:type="dxa"/>
            </w:tcMar>
            <w:vAlign w:val="bottom"/>
            <w:hideMark/>
          </w:tcPr>
          <w:p w14:paraId="2977FD4C" w14:textId="77777777" w:rsidR="00001C15" w:rsidRPr="00BD4479" w:rsidRDefault="00001C15">
            <w:pPr>
              <w:rPr>
                <w:rFonts w:ascii="Verdana" w:hAnsi="Verdana" w:cs="Arial"/>
                <w:sz w:val="20"/>
                <w:szCs w:val="20"/>
              </w:rPr>
            </w:pPr>
          </w:p>
        </w:tc>
        <w:tc>
          <w:tcPr>
            <w:tcW w:w="3674"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7B3D21F3" w14:textId="77777777" w:rsidR="00001C15" w:rsidRPr="00BD4479" w:rsidRDefault="00001C15">
            <w:pPr>
              <w:rPr>
                <w:rFonts w:ascii="Verdana" w:eastAsiaTheme="minorHAnsi" w:hAnsi="Verdana" w:cs="Arial"/>
                <w:sz w:val="20"/>
                <w:szCs w:val="20"/>
              </w:rPr>
            </w:pPr>
            <w:r w:rsidRPr="00BD4479">
              <w:rPr>
                <w:rFonts w:ascii="Verdana" w:hAnsi="Verdana" w:cs="Arial"/>
                <w:b/>
                <w:bCs/>
                <w:color w:val="000000"/>
                <w:sz w:val="20"/>
                <w:szCs w:val="20"/>
              </w:rPr>
              <w:t>Total</w:t>
            </w:r>
          </w:p>
        </w:tc>
        <w:tc>
          <w:tcPr>
            <w:tcW w:w="4113"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734C6335" w14:textId="77777777" w:rsidR="00001C15" w:rsidRPr="00BD4479" w:rsidRDefault="00001C15">
            <w:pPr>
              <w:jc w:val="right"/>
              <w:rPr>
                <w:rFonts w:ascii="Verdana" w:hAnsi="Verdana" w:cs="Arial"/>
                <w:sz w:val="20"/>
                <w:szCs w:val="20"/>
              </w:rPr>
            </w:pPr>
            <w:r w:rsidRPr="00BD4479">
              <w:rPr>
                <w:rFonts w:ascii="Verdana" w:hAnsi="Verdana" w:cs="Arial"/>
                <w:b/>
                <w:bCs/>
                <w:color w:val="000000"/>
                <w:sz w:val="20"/>
                <w:szCs w:val="20"/>
              </w:rPr>
              <w:t>16</w:t>
            </w:r>
          </w:p>
        </w:tc>
        <w:tc>
          <w:tcPr>
            <w:tcW w:w="1095" w:type="dxa"/>
            <w:tcBorders>
              <w:top w:val="single" w:sz="8" w:space="0" w:color="auto"/>
              <w:left w:val="nil"/>
              <w:bottom w:val="double" w:sz="6" w:space="0" w:color="auto"/>
              <w:right w:val="nil"/>
            </w:tcBorders>
            <w:noWrap/>
            <w:tcMar>
              <w:top w:w="0" w:type="dxa"/>
              <w:left w:w="108" w:type="dxa"/>
              <w:bottom w:w="0" w:type="dxa"/>
              <w:right w:w="108" w:type="dxa"/>
            </w:tcMar>
            <w:vAlign w:val="bottom"/>
            <w:hideMark/>
          </w:tcPr>
          <w:p w14:paraId="5486D2E0" w14:textId="3A2ADFFE" w:rsidR="00001C15" w:rsidRPr="00BD4479" w:rsidRDefault="00BD4479">
            <w:pPr>
              <w:jc w:val="right"/>
              <w:rPr>
                <w:rFonts w:ascii="Verdana" w:hAnsi="Verdana" w:cs="Arial"/>
                <w:sz w:val="20"/>
                <w:szCs w:val="20"/>
              </w:rPr>
            </w:pPr>
            <w:r w:rsidRPr="00BD4479">
              <w:rPr>
                <w:rFonts w:ascii="Verdana" w:hAnsi="Verdana" w:cs="Arial"/>
                <w:b/>
                <w:bCs/>
                <w:color w:val="000000"/>
                <w:sz w:val="20"/>
                <w:szCs w:val="20"/>
              </w:rPr>
              <w:t>£</w:t>
            </w:r>
            <w:r w:rsidR="00001C15" w:rsidRPr="00BD4479">
              <w:rPr>
                <w:rFonts w:ascii="Verdana" w:hAnsi="Verdana" w:cs="Arial"/>
                <w:b/>
                <w:bCs/>
                <w:color w:val="000000"/>
                <w:sz w:val="20"/>
                <w:szCs w:val="20"/>
              </w:rPr>
              <w:t>1</w:t>
            </w:r>
            <w:r w:rsidR="00D824CB">
              <w:rPr>
                <w:rFonts w:ascii="Verdana" w:hAnsi="Verdana" w:cs="Arial"/>
                <w:b/>
                <w:bCs/>
                <w:color w:val="000000"/>
                <w:sz w:val="20"/>
                <w:szCs w:val="20"/>
              </w:rPr>
              <w:t>,</w:t>
            </w:r>
            <w:r w:rsidR="00001C15" w:rsidRPr="00BD4479">
              <w:rPr>
                <w:rFonts w:ascii="Verdana" w:hAnsi="Verdana" w:cs="Arial"/>
                <w:b/>
                <w:bCs/>
                <w:color w:val="000000"/>
                <w:sz w:val="20"/>
                <w:szCs w:val="20"/>
              </w:rPr>
              <w:t>856</w:t>
            </w:r>
          </w:p>
        </w:tc>
      </w:tr>
    </w:tbl>
    <w:p w14:paraId="534BC3F0" w14:textId="77777777" w:rsidR="00CA3B5B" w:rsidRPr="00BD4479" w:rsidRDefault="00CA3B5B" w:rsidP="00AC338D">
      <w:pPr>
        <w:pStyle w:val="NormalIndent"/>
        <w:rPr>
          <w:rFonts w:ascii="Verdana" w:hAnsi="Verdana"/>
        </w:rPr>
      </w:pPr>
    </w:p>
    <w:p w14:paraId="5D2EDCFB" w14:textId="77777777" w:rsidR="00586149" w:rsidRPr="00A05713" w:rsidRDefault="00586149" w:rsidP="00586149">
      <w:pPr>
        <w:pStyle w:val="NoSpacing"/>
      </w:pPr>
    </w:p>
    <w:p w14:paraId="37FDF7EB" w14:textId="77777777" w:rsidR="00383036" w:rsidRPr="000D5D19" w:rsidRDefault="00383036" w:rsidP="00F156DD">
      <w:pPr>
        <w:spacing w:after="180" w:line="300" w:lineRule="atLeast"/>
        <w:ind w:left="720"/>
        <w:rPr>
          <w:rFonts w:ascii="Verdana" w:hAnsi="Verdana"/>
          <w:sz w:val="20"/>
          <w:szCs w:val="20"/>
        </w:rPr>
      </w:pPr>
      <w:r w:rsidRPr="000D5D19">
        <w:rPr>
          <w:rFonts w:ascii="Verdana" w:hAnsi="Verdana"/>
          <w:sz w:val="20"/>
          <w:szCs w:val="20"/>
        </w:rPr>
        <w:t>All amounts are quoted in USD and exclude sales taxes, if applicable.</w:t>
      </w:r>
    </w:p>
    <w:p w14:paraId="251CB955" w14:textId="77777777" w:rsidR="00383036" w:rsidRPr="000D5D19" w:rsidRDefault="00383036" w:rsidP="00F156DD">
      <w:pPr>
        <w:spacing w:after="180" w:line="300" w:lineRule="atLeast"/>
        <w:ind w:left="720"/>
        <w:rPr>
          <w:rFonts w:ascii="Verdana" w:hAnsi="Verdana"/>
          <w:sz w:val="20"/>
          <w:szCs w:val="20"/>
        </w:rPr>
      </w:pPr>
      <w:r w:rsidRPr="000D5D19">
        <w:rPr>
          <w:rFonts w:ascii="Verdana" w:hAnsi="Verdana"/>
          <w:sz w:val="20"/>
          <w:szCs w:val="20"/>
        </w:rPr>
        <w:t>Project costs will be billed monthly, in arrears.</w:t>
      </w:r>
    </w:p>
    <w:p w14:paraId="3E98D4A8" w14:textId="77777777" w:rsidR="00586149" w:rsidRPr="000D5D19" w:rsidRDefault="00586149" w:rsidP="00F156DD">
      <w:pPr>
        <w:spacing w:after="180" w:line="300" w:lineRule="atLeast"/>
        <w:ind w:left="720"/>
        <w:rPr>
          <w:rFonts w:ascii="Verdana" w:hAnsi="Verdana"/>
          <w:sz w:val="20"/>
          <w:szCs w:val="20"/>
        </w:rPr>
      </w:pPr>
      <w:r w:rsidRPr="000D5D19">
        <w:rPr>
          <w:rFonts w:ascii="Verdana" w:hAnsi="Verdana"/>
          <w:sz w:val="20"/>
          <w:szCs w:val="20"/>
        </w:rPr>
        <w:t>This quotation is valid for 30 days.</w:t>
      </w:r>
    </w:p>
    <w:p w14:paraId="46BEB3C5" w14:textId="77777777" w:rsidR="00830D48" w:rsidRDefault="00830D48" w:rsidP="001B755A">
      <w:pPr>
        <w:pStyle w:val="xmsonormal"/>
        <w:spacing w:before="0" w:beforeAutospacing="0" w:after="0" w:afterAutospacing="0"/>
        <w:rPr>
          <w:rFonts w:ascii="Verdana" w:hAnsi="Verdana" w:cs="Calibri"/>
          <w:color w:val="000000"/>
          <w:sz w:val="22"/>
          <w:szCs w:val="22"/>
        </w:rPr>
      </w:pPr>
    </w:p>
    <w:p w14:paraId="56069C13" w14:textId="77777777" w:rsidR="001C4932" w:rsidRPr="007D0E0B" w:rsidRDefault="001C4932" w:rsidP="001C4932">
      <w:pPr>
        <w:pStyle w:val="Heading2"/>
        <w:rPr>
          <w:rStyle w:val="normaltextrun1"/>
          <w:rFonts w:ascii="Verdana" w:hAnsi="Verdana"/>
          <w:sz w:val="20"/>
          <w:szCs w:val="20"/>
        </w:rPr>
      </w:pPr>
      <w:bookmarkStart w:id="22" w:name="_Toc151050731"/>
      <w:bookmarkStart w:id="23" w:name="_Toc151479373"/>
      <w:r w:rsidRPr="007D0E0B">
        <w:rPr>
          <w:rStyle w:val="normaltextrun1"/>
          <w:rFonts w:ascii="Verdana" w:hAnsi="Verdana"/>
          <w:sz w:val="20"/>
          <w:szCs w:val="20"/>
        </w:rPr>
        <w:t>Extension of Service Effort</w:t>
      </w:r>
      <w:bookmarkEnd w:id="22"/>
      <w:bookmarkEnd w:id="23"/>
    </w:p>
    <w:p w14:paraId="569E687B" w14:textId="56807A9A" w:rsidR="001C4932" w:rsidRPr="007D0E0B" w:rsidRDefault="001C4932" w:rsidP="007D0E0B">
      <w:pPr>
        <w:spacing w:after="180" w:line="300" w:lineRule="atLeast"/>
        <w:ind w:left="720"/>
        <w:rPr>
          <w:rFonts w:ascii="Verdana" w:hAnsi="Verdana"/>
          <w:sz w:val="20"/>
          <w:szCs w:val="20"/>
        </w:rPr>
      </w:pPr>
      <w:r w:rsidRPr="007D0E0B">
        <w:rPr>
          <w:rFonts w:ascii="Verdana" w:hAnsi="Verdana"/>
          <w:sz w:val="20"/>
          <w:szCs w:val="20"/>
        </w:rPr>
        <w:t xml:space="preserve">The provision of these services may be extended, by mutual agreement between Open Box and </w:t>
      </w:r>
      <w:r w:rsidRPr="007D0E0B">
        <w:rPr>
          <w:rFonts w:ascii="Verdana" w:hAnsi="Verdana"/>
          <w:sz w:val="20"/>
          <w:szCs w:val="20"/>
        </w:rPr>
        <w:fldChar w:fldCharType="begin"/>
      </w:r>
      <w:r w:rsidRPr="007D0E0B">
        <w:rPr>
          <w:rFonts w:ascii="Verdana" w:hAnsi="Verdana"/>
          <w:sz w:val="20"/>
          <w:szCs w:val="20"/>
        </w:rPr>
        <w:instrText>DOCPROPERTY  Category  \* MERGEFORMAT</w:instrText>
      </w:r>
      <w:r w:rsidRPr="007D0E0B">
        <w:rPr>
          <w:rFonts w:ascii="Verdana" w:hAnsi="Verdana"/>
          <w:sz w:val="20"/>
          <w:szCs w:val="20"/>
        </w:rPr>
        <w:fldChar w:fldCharType="separate"/>
      </w:r>
      <w:r w:rsidR="007D0E0B">
        <w:rPr>
          <w:rFonts w:ascii="Verdana" w:hAnsi="Verdana"/>
          <w:sz w:val="20"/>
          <w:szCs w:val="20"/>
        </w:rPr>
        <w:t>Grainger PLC</w:t>
      </w:r>
      <w:r w:rsidRPr="007D0E0B">
        <w:rPr>
          <w:rFonts w:ascii="Verdana" w:hAnsi="Verdana"/>
          <w:sz w:val="20"/>
          <w:szCs w:val="20"/>
        </w:rPr>
        <w:fldChar w:fldCharType="end"/>
      </w:r>
      <w:r w:rsidRPr="007D0E0B">
        <w:rPr>
          <w:rFonts w:ascii="Verdana" w:hAnsi="Verdana"/>
          <w:sz w:val="20"/>
          <w:szCs w:val="20"/>
        </w:rPr>
        <w:t>. Email communication is considered sufficient and binding for this purpose.</w:t>
      </w:r>
    </w:p>
    <w:p w14:paraId="0C989E89" w14:textId="77777777" w:rsidR="001C4932" w:rsidRPr="00A05713" w:rsidRDefault="001C4932" w:rsidP="001B755A">
      <w:pPr>
        <w:pStyle w:val="xmsonormal"/>
        <w:spacing w:before="0" w:beforeAutospacing="0" w:after="0" w:afterAutospacing="0"/>
        <w:rPr>
          <w:rFonts w:ascii="Verdana" w:hAnsi="Verdana" w:cs="Calibri"/>
          <w:color w:val="000000"/>
          <w:sz w:val="22"/>
          <w:szCs w:val="22"/>
        </w:rPr>
      </w:pPr>
    </w:p>
    <w:p w14:paraId="0018AF83" w14:textId="77777777" w:rsidR="00FC70B4" w:rsidRPr="0015435C" w:rsidRDefault="00FC70B4" w:rsidP="00FC70B4">
      <w:pPr>
        <w:pStyle w:val="NormalIndent"/>
        <w:ind w:left="1080"/>
        <w:rPr>
          <w:rFonts w:ascii="Verdana" w:hAnsi="Verdana"/>
        </w:rPr>
      </w:pPr>
      <w:bookmarkStart w:id="24" w:name="_Change_Management"/>
      <w:bookmarkStart w:id="25" w:name="_Project_Delivery_Approach"/>
      <w:bookmarkStart w:id="26" w:name="_Project_Delivery_Methodology"/>
      <w:bookmarkEnd w:id="24"/>
      <w:bookmarkEnd w:id="25"/>
      <w:bookmarkEnd w:id="26"/>
    </w:p>
    <w:p w14:paraId="626DF68F" w14:textId="77777777" w:rsidR="004F3775" w:rsidRPr="0015435C" w:rsidRDefault="004F3775" w:rsidP="004F3775">
      <w:pPr>
        <w:pStyle w:val="Heading1"/>
        <w:rPr>
          <w:rFonts w:ascii="Verdana" w:hAnsi="Verdana"/>
        </w:rPr>
      </w:pPr>
      <w:bookmarkStart w:id="27" w:name="_Toc151479374"/>
      <w:r w:rsidRPr="0015435C">
        <w:rPr>
          <w:rFonts w:ascii="Verdana" w:hAnsi="Verdana"/>
        </w:rPr>
        <w:lastRenderedPageBreak/>
        <w:t>Acceptance</w:t>
      </w:r>
      <w:bookmarkEnd w:id="27"/>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3009"/>
        <w:gridCol w:w="280"/>
        <w:gridCol w:w="1280"/>
        <w:gridCol w:w="2948"/>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435FD1E3"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00000000">
              <w:rPr>
                <w:rFonts w:ascii="Verdana" w:hAnsi="Verdana"/>
                <w:sz w:val="20"/>
                <w:szCs w:val="20"/>
              </w:rPr>
              <w:fldChar w:fldCharType="separate"/>
            </w:r>
            <w:r w:rsidR="000673AF">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commentRangeStart w:id="28"/>
            <w:r w:rsidRPr="00FC70B4">
              <w:rPr>
                <w:rFonts w:ascii="Verdana" w:hAnsi="Verdana"/>
                <w:sz w:val="20"/>
                <w:szCs w:val="20"/>
              </w:rPr>
              <w:t>Name:</w:t>
            </w:r>
            <w:commentRangeEnd w:id="28"/>
            <w:r w:rsidR="00005702">
              <w:rPr>
                <w:rStyle w:val="CommentReference"/>
              </w:rPr>
              <w:commentReference w:id="28"/>
            </w:r>
          </w:p>
        </w:tc>
        <w:tc>
          <w:tcPr>
            <w:tcW w:w="3118" w:type="dxa"/>
            <w:tcBorders>
              <w:top w:val="single" w:sz="4" w:space="0" w:color="auto"/>
              <w:bottom w:val="single" w:sz="4" w:space="0" w:color="auto"/>
            </w:tcBorders>
            <w:shd w:val="clear" w:color="auto" w:fill="auto"/>
          </w:tcPr>
          <w:p w14:paraId="4A84585B" w14:textId="0AD9F41E" w:rsidR="004F3775" w:rsidRPr="00FC70B4" w:rsidRDefault="004F3775" w:rsidP="004823A3">
            <w:pPr>
              <w:spacing w:after="180" w:line="300" w:lineRule="atLeast"/>
              <w:rPr>
                <w:rFonts w:ascii="Verdana" w:hAnsi="Verdana"/>
                <w:sz w:val="20"/>
                <w:szCs w:val="20"/>
              </w:rPr>
            </w:pP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23"/>
      <w:footerReference w:type="default" r:id="rId24"/>
      <w:headerReference w:type="first" r:id="rId25"/>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Shaun Barrett" w:date="2023-11-21T16:01:00Z" w:initials="SB">
    <w:p w14:paraId="55C468DD" w14:textId="77777777" w:rsidR="00DD67B8" w:rsidRDefault="00DD67B8" w:rsidP="00B67E83">
      <w:pPr>
        <w:pStyle w:val="CommentText"/>
      </w:pPr>
      <w:r>
        <w:rPr>
          <w:rStyle w:val="CommentReference"/>
        </w:rPr>
        <w:annotationRef/>
      </w:r>
      <w:r>
        <w:t>Others?</w:t>
      </w:r>
    </w:p>
  </w:comment>
  <w:comment w:id="9" w:author="Shaun Barrett" w:date="2023-11-21T16:04:00Z" w:initials="SB">
    <w:p w14:paraId="0858F661" w14:textId="77777777" w:rsidR="004C6101" w:rsidRDefault="004C6101" w:rsidP="00A96C19">
      <w:pPr>
        <w:pStyle w:val="CommentText"/>
      </w:pPr>
      <w:r>
        <w:rPr>
          <w:rStyle w:val="CommentReference"/>
        </w:rPr>
        <w:annotationRef/>
      </w:r>
      <w:r>
        <w:t>I cant find this on SP</w:t>
      </w:r>
      <w:r>
        <w:br/>
      </w:r>
      <w:hyperlink r:id="rId1" w:history="1">
        <w:r w:rsidRPr="00A96C19">
          <w:rPr>
            <w:rStyle w:val="Hyperlink"/>
          </w:rPr>
          <w:t>https://openboxsoftwareweb.sharepoint.com/sites/GraingerPLC/Project%20Documents/Forms/AllItems.aspx?newTargetListUrl=%2Fsites%2FGraingerPLC%2FProject%20Documents&amp;viewpath=%2Fsites%2FGraingerPLC%2FProject%20Documents%2FForms%2FAllItems%2Easpx&amp;id=%2Fsites%2FGraingerPLC%2FProject%20Documents%2FRenewals%20Journey%20Enhancements&amp;viewid=abbd596a%2D4686%2D4960%2D8bca%2D84e0f3137926</w:t>
        </w:r>
      </w:hyperlink>
    </w:p>
  </w:comment>
  <w:comment w:id="11" w:author="Shaun Barrett" w:date="2023-11-21T16:09:00Z" w:initials="SB">
    <w:p w14:paraId="4C0AAEEF" w14:textId="77777777" w:rsidR="00391048" w:rsidRDefault="00391048" w:rsidP="008220BB">
      <w:pPr>
        <w:pStyle w:val="CommentText"/>
      </w:pPr>
      <w:r>
        <w:rPr>
          <w:rStyle w:val="CommentReference"/>
        </w:rPr>
        <w:annotationRef/>
      </w:r>
      <w:r>
        <w:t>Assume we don’t need to exclude a clause around licenses?</w:t>
      </w:r>
    </w:p>
  </w:comment>
  <w:comment w:id="14" w:author="Shaun Barrett" w:date="2023-11-21T16:06:00Z" w:initials="SB">
    <w:p w14:paraId="0FDCE031" w14:textId="18D0A513" w:rsidR="00947C87" w:rsidRDefault="00947C87" w:rsidP="001C7AEF">
      <w:pPr>
        <w:pStyle w:val="CommentText"/>
      </w:pPr>
      <w:r>
        <w:rPr>
          <w:rStyle w:val="CommentReference"/>
        </w:rPr>
        <w:annotationRef/>
      </w:r>
      <w:r>
        <w:t>Whats PAT users</w:t>
      </w:r>
    </w:p>
  </w:comment>
  <w:comment w:id="21" w:author="Shaun Barrett" w:date="2023-11-21T16:17:00Z" w:initials="SB">
    <w:p w14:paraId="7B99B90F" w14:textId="77777777" w:rsidR="00CE7A48" w:rsidRDefault="00CE7A48" w:rsidP="003D7966">
      <w:pPr>
        <w:pStyle w:val="CommentText"/>
      </w:pPr>
      <w:r>
        <w:rPr>
          <w:rStyle w:val="CommentReference"/>
        </w:rPr>
        <w:annotationRef/>
      </w:r>
      <w:r>
        <w:t>Does this include deployments, PM, QA etc?</w:t>
      </w:r>
    </w:p>
  </w:comment>
  <w:comment w:id="28" w:author="Shaun Barrett" w:date="2023-11-21T17:15:00Z" w:initials="SB">
    <w:p w14:paraId="2C124EDC" w14:textId="77777777" w:rsidR="00005702" w:rsidRDefault="00005702" w:rsidP="00D14D43">
      <w:pPr>
        <w:pStyle w:val="CommentText"/>
      </w:pPr>
      <w:r>
        <w:rPr>
          <w:rStyle w:val="CommentReference"/>
        </w:rPr>
        <w:annotationRef/>
      </w:r>
      <w:r>
        <w:t>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C468DD" w15:done="0"/>
  <w15:commentEx w15:paraId="0858F661" w15:done="0"/>
  <w15:commentEx w15:paraId="4C0AAEEF" w15:done="0"/>
  <w15:commentEx w15:paraId="0FDCE031" w15:done="0"/>
  <w15:commentEx w15:paraId="7B99B90F" w15:done="0"/>
  <w15:commentEx w15:paraId="2C124E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B91478B" w16cex:dateUtc="2023-11-21T14:01:00Z"/>
  <w16cex:commentExtensible w16cex:durableId="6ACCE29A" w16cex:dateUtc="2023-11-21T14:04:00Z"/>
  <w16cex:commentExtensible w16cex:durableId="03F006E9" w16cex:dateUtc="2023-11-21T14:09:00Z"/>
  <w16cex:commentExtensible w16cex:durableId="75976042" w16cex:dateUtc="2023-11-21T14:06:00Z"/>
  <w16cex:commentExtensible w16cex:durableId="616F334C" w16cex:dateUtc="2023-11-21T14:17:00Z"/>
  <w16cex:commentExtensible w16cex:durableId="77777260" w16cex:dateUtc="2023-11-21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C468DD" w16cid:durableId="0B91478B"/>
  <w16cid:commentId w16cid:paraId="0858F661" w16cid:durableId="6ACCE29A"/>
  <w16cid:commentId w16cid:paraId="4C0AAEEF" w16cid:durableId="03F006E9"/>
  <w16cid:commentId w16cid:paraId="0FDCE031" w16cid:durableId="75976042"/>
  <w16cid:commentId w16cid:paraId="7B99B90F" w16cid:durableId="616F334C"/>
  <w16cid:commentId w16cid:paraId="2C124EDC" w16cid:durableId="777772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4366D" w14:textId="77777777" w:rsidR="00E241FF" w:rsidRDefault="00E241FF" w:rsidP="00977AEF">
      <w:r>
        <w:separator/>
      </w:r>
    </w:p>
    <w:p w14:paraId="0D18AD5F" w14:textId="77777777" w:rsidR="00E241FF" w:rsidRDefault="00E241FF" w:rsidP="00977AEF"/>
  </w:endnote>
  <w:endnote w:type="continuationSeparator" w:id="0">
    <w:p w14:paraId="06D0809C" w14:textId="77777777" w:rsidR="00E241FF" w:rsidRDefault="00E241FF" w:rsidP="00977AEF">
      <w:r>
        <w:continuationSeparator/>
      </w:r>
    </w:p>
    <w:p w14:paraId="07E2A802" w14:textId="77777777" w:rsidR="00E241FF" w:rsidRDefault="00E241FF" w:rsidP="00977AEF"/>
  </w:endnote>
  <w:endnote w:type="continuationNotice" w:id="1">
    <w:p w14:paraId="3B5889BC" w14:textId="77777777" w:rsidR="00E241FF" w:rsidRDefault="00E24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64CDAF28"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7703FF">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7703FF">
      <w:rPr>
        <w:rFonts w:ascii="Verdana" w:eastAsia="Proxima Nova Light" w:hAnsi="Verdana" w:cs="Proxima Nova Light"/>
        <w:i/>
        <w:color w:val="999999"/>
        <w:spacing w:val="3"/>
        <w:position w:val="1"/>
        <w:sz w:val="20"/>
        <w:szCs w:val="20"/>
      </w:rPr>
      <w:t>Renewals Journey Phase 2</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A6FD5" w14:textId="77777777" w:rsidR="00E241FF" w:rsidRDefault="00E241FF" w:rsidP="00977AEF">
      <w:r>
        <w:separator/>
      </w:r>
    </w:p>
    <w:p w14:paraId="0630FA07" w14:textId="77777777" w:rsidR="00E241FF" w:rsidRDefault="00E241FF" w:rsidP="00977AEF"/>
  </w:footnote>
  <w:footnote w:type="continuationSeparator" w:id="0">
    <w:p w14:paraId="023136E9" w14:textId="77777777" w:rsidR="00E241FF" w:rsidRDefault="00E241FF" w:rsidP="00977AEF">
      <w:r>
        <w:continuationSeparator/>
      </w:r>
    </w:p>
    <w:p w14:paraId="351432FB" w14:textId="77777777" w:rsidR="00E241FF" w:rsidRDefault="00E241FF" w:rsidP="00977AEF"/>
  </w:footnote>
  <w:footnote w:type="continuationNotice" w:id="1">
    <w:p w14:paraId="5BAD448E" w14:textId="77777777" w:rsidR="00E241FF" w:rsidRDefault="00E241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2"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0"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17"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0" w15:restartNumberingAfterBreak="0">
    <w:nsid w:val="7AF54FA7"/>
    <w:multiLevelType w:val="multilevel"/>
    <w:tmpl w:val="5DE46B9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sz w:val="20"/>
        <w:szCs w:val="20"/>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6"/>
  </w:num>
  <w:num w:numId="2" w16cid:durableId="729695038">
    <w:abstractNumId w:val="20"/>
  </w:num>
  <w:num w:numId="3" w16cid:durableId="2073383265">
    <w:abstractNumId w:val="16"/>
  </w:num>
  <w:num w:numId="4" w16cid:durableId="1692023006">
    <w:abstractNumId w:val="1"/>
  </w:num>
  <w:num w:numId="5" w16cid:durableId="991908051">
    <w:abstractNumId w:val="14"/>
  </w:num>
  <w:num w:numId="6" w16cid:durableId="932519540">
    <w:abstractNumId w:val="5"/>
  </w:num>
  <w:num w:numId="7" w16cid:durableId="1409840069">
    <w:abstractNumId w:val="19"/>
  </w:num>
  <w:num w:numId="8" w16cid:durableId="240604264">
    <w:abstractNumId w:val="2"/>
  </w:num>
  <w:num w:numId="9" w16cid:durableId="1520462392">
    <w:abstractNumId w:val="9"/>
  </w:num>
  <w:num w:numId="10" w16cid:durableId="1320380715">
    <w:abstractNumId w:val="18"/>
  </w:num>
  <w:num w:numId="11" w16cid:durableId="602227758">
    <w:abstractNumId w:val="12"/>
  </w:num>
  <w:num w:numId="12" w16cid:durableId="1562060275">
    <w:abstractNumId w:val="7"/>
  </w:num>
  <w:num w:numId="13" w16cid:durableId="558367176">
    <w:abstractNumId w:val="15"/>
  </w:num>
  <w:num w:numId="14" w16cid:durableId="240723563">
    <w:abstractNumId w:val="21"/>
  </w:num>
  <w:num w:numId="15" w16cid:durableId="239413869">
    <w:abstractNumId w:val="22"/>
  </w:num>
  <w:num w:numId="16" w16cid:durableId="1667783849">
    <w:abstractNumId w:val="0"/>
  </w:num>
  <w:num w:numId="17" w16cid:durableId="1751349420">
    <w:abstractNumId w:val="4"/>
  </w:num>
  <w:num w:numId="18" w16cid:durableId="1062752364">
    <w:abstractNumId w:val="8"/>
  </w:num>
  <w:num w:numId="19" w16cid:durableId="118957832">
    <w:abstractNumId w:val="13"/>
  </w:num>
  <w:num w:numId="20" w16cid:durableId="228425429">
    <w:abstractNumId w:val="3"/>
  </w:num>
  <w:num w:numId="21" w16cid:durableId="62339105">
    <w:abstractNumId w:val="17"/>
  </w:num>
  <w:num w:numId="22" w16cid:durableId="178814927">
    <w:abstractNumId w:val="11"/>
  </w:num>
  <w:num w:numId="23" w16cid:durableId="328532582">
    <w:abstractNumId w:val="10"/>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un Barrett">
    <w15:presenceInfo w15:providerId="AD" w15:userId="S::sbarrett@openboxsoftware.com::2e21295b-21c9-4734-b4c8-23b29a1a1b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1C15"/>
    <w:rsid w:val="00003031"/>
    <w:rsid w:val="00005702"/>
    <w:rsid w:val="00007A46"/>
    <w:rsid w:val="000112B9"/>
    <w:rsid w:val="00011C72"/>
    <w:rsid w:val="000128E8"/>
    <w:rsid w:val="00013BB9"/>
    <w:rsid w:val="00014E78"/>
    <w:rsid w:val="00015AA2"/>
    <w:rsid w:val="00020168"/>
    <w:rsid w:val="00021CD5"/>
    <w:rsid w:val="00022AA1"/>
    <w:rsid w:val="00022B48"/>
    <w:rsid w:val="00023A03"/>
    <w:rsid w:val="00023B0F"/>
    <w:rsid w:val="0002433E"/>
    <w:rsid w:val="000245F4"/>
    <w:rsid w:val="000250A8"/>
    <w:rsid w:val="0002683F"/>
    <w:rsid w:val="00027126"/>
    <w:rsid w:val="000279D9"/>
    <w:rsid w:val="00027B72"/>
    <w:rsid w:val="00032611"/>
    <w:rsid w:val="0003446D"/>
    <w:rsid w:val="00034F7D"/>
    <w:rsid w:val="000351E9"/>
    <w:rsid w:val="000404C6"/>
    <w:rsid w:val="00042A68"/>
    <w:rsid w:val="000439BB"/>
    <w:rsid w:val="00043CFD"/>
    <w:rsid w:val="00044390"/>
    <w:rsid w:val="00044F56"/>
    <w:rsid w:val="0004547D"/>
    <w:rsid w:val="000461E6"/>
    <w:rsid w:val="000516C1"/>
    <w:rsid w:val="00053550"/>
    <w:rsid w:val="000566F4"/>
    <w:rsid w:val="00060170"/>
    <w:rsid w:val="00061DAC"/>
    <w:rsid w:val="00062221"/>
    <w:rsid w:val="00062341"/>
    <w:rsid w:val="00062B24"/>
    <w:rsid w:val="00063FDF"/>
    <w:rsid w:val="00064340"/>
    <w:rsid w:val="00064E7A"/>
    <w:rsid w:val="000659A3"/>
    <w:rsid w:val="000673AF"/>
    <w:rsid w:val="00070FD8"/>
    <w:rsid w:val="000740AA"/>
    <w:rsid w:val="000745A2"/>
    <w:rsid w:val="00074D10"/>
    <w:rsid w:val="00075363"/>
    <w:rsid w:val="00076D1D"/>
    <w:rsid w:val="00077BF4"/>
    <w:rsid w:val="00083208"/>
    <w:rsid w:val="000838B7"/>
    <w:rsid w:val="00083EB9"/>
    <w:rsid w:val="00084D08"/>
    <w:rsid w:val="0008523A"/>
    <w:rsid w:val="00085F5A"/>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5D19"/>
    <w:rsid w:val="000D5D6B"/>
    <w:rsid w:val="000D71ED"/>
    <w:rsid w:val="000F1A06"/>
    <w:rsid w:val="000F1F9B"/>
    <w:rsid w:val="000F551D"/>
    <w:rsid w:val="000F5A45"/>
    <w:rsid w:val="000F6127"/>
    <w:rsid w:val="000F6A57"/>
    <w:rsid w:val="000F6EC4"/>
    <w:rsid w:val="00100C9A"/>
    <w:rsid w:val="0010166F"/>
    <w:rsid w:val="00101C49"/>
    <w:rsid w:val="0010313C"/>
    <w:rsid w:val="00104C13"/>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78D7"/>
    <w:rsid w:val="001305B4"/>
    <w:rsid w:val="001309A9"/>
    <w:rsid w:val="00134C31"/>
    <w:rsid w:val="0013610C"/>
    <w:rsid w:val="00136E11"/>
    <w:rsid w:val="00137257"/>
    <w:rsid w:val="00140C0E"/>
    <w:rsid w:val="001421DE"/>
    <w:rsid w:val="00144C13"/>
    <w:rsid w:val="00145F32"/>
    <w:rsid w:val="001461AE"/>
    <w:rsid w:val="0014723A"/>
    <w:rsid w:val="0015435C"/>
    <w:rsid w:val="001561D6"/>
    <w:rsid w:val="00160133"/>
    <w:rsid w:val="001631B1"/>
    <w:rsid w:val="001632C8"/>
    <w:rsid w:val="0016367E"/>
    <w:rsid w:val="00165BF0"/>
    <w:rsid w:val="00170F17"/>
    <w:rsid w:val="00173D3F"/>
    <w:rsid w:val="0017593A"/>
    <w:rsid w:val="001759AE"/>
    <w:rsid w:val="00175FB5"/>
    <w:rsid w:val="001773DF"/>
    <w:rsid w:val="00181D73"/>
    <w:rsid w:val="001826CD"/>
    <w:rsid w:val="00182719"/>
    <w:rsid w:val="00182DBC"/>
    <w:rsid w:val="001830E9"/>
    <w:rsid w:val="00183523"/>
    <w:rsid w:val="0018635E"/>
    <w:rsid w:val="00187EC9"/>
    <w:rsid w:val="00190F37"/>
    <w:rsid w:val="001925B5"/>
    <w:rsid w:val="00193AC9"/>
    <w:rsid w:val="001A1111"/>
    <w:rsid w:val="001A49D0"/>
    <w:rsid w:val="001A52C0"/>
    <w:rsid w:val="001A542F"/>
    <w:rsid w:val="001B26F9"/>
    <w:rsid w:val="001B2B67"/>
    <w:rsid w:val="001B3EE7"/>
    <w:rsid w:val="001B4EF6"/>
    <w:rsid w:val="001B5421"/>
    <w:rsid w:val="001B5926"/>
    <w:rsid w:val="001B755A"/>
    <w:rsid w:val="001C2BC3"/>
    <w:rsid w:val="001C301D"/>
    <w:rsid w:val="001C462A"/>
    <w:rsid w:val="001C4932"/>
    <w:rsid w:val="001C611A"/>
    <w:rsid w:val="001C7391"/>
    <w:rsid w:val="001D04AF"/>
    <w:rsid w:val="001D2347"/>
    <w:rsid w:val="001D3175"/>
    <w:rsid w:val="001D4BBA"/>
    <w:rsid w:val="001D6784"/>
    <w:rsid w:val="001D7182"/>
    <w:rsid w:val="001D7347"/>
    <w:rsid w:val="001E32E4"/>
    <w:rsid w:val="001E41A7"/>
    <w:rsid w:val="001E421F"/>
    <w:rsid w:val="001E46BF"/>
    <w:rsid w:val="001E5280"/>
    <w:rsid w:val="001E7B8A"/>
    <w:rsid w:val="001F0151"/>
    <w:rsid w:val="001F0401"/>
    <w:rsid w:val="001F09D7"/>
    <w:rsid w:val="001F1C1F"/>
    <w:rsid w:val="001F355B"/>
    <w:rsid w:val="001F3674"/>
    <w:rsid w:val="001F4353"/>
    <w:rsid w:val="001F665F"/>
    <w:rsid w:val="001F75C8"/>
    <w:rsid w:val="0020045B"/>
    <w:rsid w:val="002019CE"/>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3E64"/>
    <w:rsid w:val="00243E9B"/>
    <w:rsid w:val="002471BE"/>
    <w:rsid w:val="0024726A"/>
    <w:rsid w:val="00247549"/>
    <w:rsid w:val="00247DFC"/>
    <w:rsid w:val="002509F3"/>
    <w:rsid w:val="00250C9C"/>
    <w:rsid w:val="002518EF"/>
    <w:rsid w:val="00251C1E"/>
    <w:rsid w:val="00252504"/>
    <w:rsid w:val="00252E2B"/>
    <w:rsid w:val="00253373"/>
    <w:rsid w:val="00253728"/>
    <w:rsid w:val="00254BAB"/>
    <w:rsid w:val="00261BA5"/>
    <w:rsid w:val="002631DA"/>
    <w:rsid w:val="0026394D"/>
    <w:rsid w:val="002660B4"/>
    <w:rsid w:val="002665D2"/>
    <w:rsid w:val="00270318"/>
    <w:rsid w:val="002709E0"/>
    <w:rsid w:val="002730DE"/>
    <w:rsid w:val="00273849"/>
    <w:rsid w:val="0027588B"/>
    <w:rsid w:val="00276725"/>
    <w:rsid w:val="00281200"/>
    <w:rsid w:val="0028145F"/>
    <w:rsid w:val="00282A0D"/>
    <w:rsid w:val="00285121"/>
    <w:rsid w:val="002851C3"/>
    <w:rsid w:val="00285F82"/>
    <w:rsid w:val="00290762"/>
    <w:rsid w:val="0029138A"/>
    <w:rsid w:val="00291E2D"/>
    <w:rsid w:val="002958F4"/>
    <w:rsid w:val="00296466"/>
    <w:rsid w:val="0029689B"/>
    <w:rsid w:val="00297505"/>
    <w:rsid w:val="00297721"/>
    <w:rsid w:val="002A1CA5"/>
    <w:rsid w:val="002A1CAF"/>
    <w:rsid w:val="002A292B"/>
    <w:rsid w:val="002A307D"/>
    <w:rsid w:val="002A31B7"/>
    <w:rsid w:val="002A47A2"/>
    <w:rsid w:val="002A5096"/>
    <w:rsid w:val="002A5DE2"/>
    <w:rsid w:val="002A6913"/>
    <w:rsid w:val="002A695A"/>
    <w:rsid w:val="002A7A27"/>
    <w:rsid w:val="002B0A2B"/>
    <w:rsid w:val="002B21F1"/>
    <w:rsid w:val="002B40B7"/>
    <w:rsid w:val="002B567C"/>
    <w:rsid w:val="002B62E5"/>
    <w:rsid w:val="002B7F1A"/>
    <w:rsid w:val="002C075E"/>
    <w:rsid w:val="002C28E7"/>
    <w:rsid w:val="002C40FC"/>
    <w:rsid w:val="002D0E13"/>
    <w:rsid w:val="002D124C"/>
    <w:rsid w:val="002D25BE"/>
    <w:rsid w:val="002D29BA"/>
    <w:rsid w:val="002D34E6"/>
    <w:rsid w:val="002D38E1"/>
    <w:rsid w:val="002D425F"/>
    <w:rsid w:val="002D5882"/>
    <w:rsid w:val="002D5921"/>
    <w:rsid w:val="002D5E0E"/>
    <w:rsid w:val="002D6C76"/>
    <w:rsid w:val="002D72A8"/>
    <w:rsid w:val="002D76BC"/>
    <w:rsid w:val="002D7F36"/>
    <w:rsid w:val="002D7FD0"/>
    <w:rsid w:val="002E08BC"/>
    <w:rsid w:val="002E0EB3"/>
    <w:rsid w:val="002E1380"/>
    <w:rsid w:val="002E2C9F"/>
    <w:rsid w:val="002E4C60"/>
    <w:rsid w:val="002E5B0F"/>
    <w:rsid w:val="002E7C49"/>
    <w:rsid w:val="002F1498"/>
    <w:rsid w:val="002F1E00"/>
    <w:rsid w:val="002F298B"/>
    <w:rsid w:val="002F2F47"/>
    <w:rsid w:val="002F59F7"/>
    <w:rsid w:val="002F5C19"/>
    <w:rsid w:val="002F75A9"/>
    <w:rsid w:val="002F78F0"/>
    <w:rsid w:val="002F7F3C"/>
    <w:rsid w:val="00304F51"/>
    <w:rsid w:val="00305F83"/>
    <w:rsid w:val="003108EC"/>
    <w:rsid w:val="00310F11"/>
    <w:rsid w:val="00312AE6"/>
    <w:rsid w:val="00313794"/>
    <w:rsid w:val="003165F3"/>
    <w:rsid w:val="00321024"/>
    <w:rsid w:val="00321621"/>
    <w:rsid w:val="00323AC2"/>
    <w:rsid w:val="00323F9C"/>
    <w:rsid w:val="003240F5"/>
    <w:rsid w:val="0032520E"/>
    <w:rsid w:val="00325766"/>
    <w:rsid w:val="00326475"/>
    <w:rsid w:val="00326ECB"/>
    <w:rsid w:val="00330EE3"/>
    <w:rsid w:val="00331467"/>
    <w:rsid w:val="00331684"/>
    <w:rsid w:val="00331A89"/>
    <w:rsid w:val="00332B51"/>
    <w:rsid w:val="00343BDF"/>
    <w:rsid w:val="00345E69"/>
    <w:rsid w:val="003468E9"/>
    <w:rsid w:val="0035323F"/>
    <w:rsid w:val="00353DFA"/>
    <w:rsid w:val="00355969"/>
    <w:rsid w:val="003576A4"/>
    <w:rsid w:val="003578AD"/>
    <w:rsid w:val="00357D02"/>
    <w:rsid w:val="003600A2"/>
    <w:rsid w:val="00362921"/>
    <w:rsid w:val="00363E1A"/>
    <w:rsid w:val="00365AA7"/>
    <w:rsid w:val="00366E57"/>
    <w:rsid w:val="00367959"/>
    <w:rsid w:val="00367A5D"/>
    <w:rsid w:val="00370372"/>
    <w:rsid w:val="00370979"/>
    <w:rsid w:val="0037107F"/>
    <w:rsid w:val="0037287E"/>
    <w:rsid w:val="00372958"/>
    <w:rsid w:val="00374194"/>
    <w:rsid w:val="00375A1F"/>
    <w:rsid w:val="00376D4F"/>
    <w:rsid w:val="00377DCE"/>
    <w:rsid w:val="00383036"/>
    <w:rsid w:val="00385363"/>
    <w:rsid w:val="00385C8C"/>
    <w:rsid w:val="00385EFE"/>
    <w:rsid w:val="00390B1B"/>
    <w:rsid w:val="00391048"/>
    <w:rsid w:val="0039182B"/>
    <w:rsid w:val="00392CBA"/>
    <w:rsid w:val="0039316C"/>
    <w:rsid w:val="00393765"/>
    <w:rsid w:val="003978F8"/>
    <w:rsid w:val="003A0C16"/>
    <w:rsid w:val="003A28B5"/>
    <w:rsid w:val="003A2BE8"/>
    <w:rsid w:val="003A6835"/>
    <w:rsid w:val="003A6DB2"/>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F07BF"/>
    <w:rsid w:val="003F5057"/>
    <w:rsid w:val="003F6CBD"/>
    <w:rsid w:val="003F7452"/>
    <w:rsid w:val="004018AA"/>
    <w:rsid w:val="004022AA"/>
    <w:rsid w:val="004035C2"/>
    <w:rsid w:val="00403B27"/>
    <w:rsid w:val="00406A8C"/>
    <w:rsid w:val="004073DD"/>
    <w:rsid w:val="0041016B"/>
    <w:rsid w:val="0041046F"/>
    <w:rsid w:val="0041246E"/>
    <w:rsid w:val="00412DBC"/>
    <w:rsid w:val="00412ED4"/>
    <w:rsid w:val="00414967"/>
    <w:rsid w:val="004154CB"/>
    <w:rsid w:val="00415DCF"/>
    <w:rsid w:val="0041738C"/>
    <w:rsid w:val="004209A7"/>
    <w:rsid w:val="004227FD"/>
    <w:rsid w:val="00422B6C"/>
    <w:rsid w:val="004230B6"/>
    <w:rsid w:val="004254C4"/>
    <w:rsid w:val="00425F4F"/>
    <w:rsid w:val="00432E05"/>
    <w:rsid w:val="004341B7"/>
    <w:rsid w:val="004348EA"/>
    <w:rsid w:val="004354FF"/>
    <w:rsid w:val="00435B5E"/>
    <w:rsid w:val="0043665A"/>
    <w:rsid w:val="0043676D"/>
    <w:rsid w:val="0043703E"/>
    <w:rsid w:val="00441071"/>
    <w:rsid w:val="00443CC3"/>
    <w:rsid w:val="004479DC"/>
    <w:rsid w:val="004508B9"/>
    <w:rsid w:val="00452EAE"/>
    <w:rsid w:val="00453DA1"/>
    <w:rsid w:val="0045451C"/>
    <w:rsid w:val="00456F25"/>
    <w:rsid w:val="00460595"/>
    <w:rsid w:val="00463794"/>
    <w:rsid w:val="00465591"/>
    <w:rsid w:val="00467373"/>
    <w:rsid w:val="004673B9"/>
    <w:rsid w:val="00474FAB"/>
    <w:rsid w:val="00475432"/>
    <w:rsid w:val="00475A7B"/>
    <w:rsid w:val="00477AD1"/>
    <w:rsid w:val="00477FD4"/>
    <w:rsid w:val="00482064"/>
    <w:rsid w:val="004823A3"/>
    <w:rsid w:val="004830E0"/>
    <w:rsid w:val="00483D14"/>
    <w:rsid w:val="00486F85"/>
    <w:rsid w:val="00487275"/>
    <w:rsid w:val="00491456"/>
    <w:rsid w:val="004926F9"/>
    <w:rsid w:val="00492C79"/>
    <w:rsid w:val="00493395"/>
    <w:rsid w:val="0049344E"/>
    <w:rsid w:val="0049399C"/>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C0FCE"/>
    <w:rsid w:val="004C258A"/>
    <w:rsid w:val="004C2A95"/>
    <w:rsid w:val="004C2F01"/>
    <w:rsid w:val="004C60CB"/>
    <w:rsid w:val="004C6101"/>
    <w:rsid w:val="004C643F"/>
    <w:rsid w:val="004C6B45"/>
    <w:rsid w:val="004C72F8"/>
    <w:rsid w:val="004C7C15"/>
    <w:rsid w:val="004C7CE7"/>
    <w:rsid w:val="004D0979"/>
    <w:rsid w:val="004D5E62"/>
    <w:rsid w:val="004E5579"/>
    <w:rsid w:val="004E674B"/>
    <w:rsid w:val="004E72F3"/>
    <w:rsid w:val="004F119D"/>
    <w:rsid w:val="004F183C"/>
    <w:rsid w:val="004F2566"/>
    <w:rsid w:val="004F3775"/>
    <w:rsid w:val="004F4B0E"/>
    <w:rsid w:val="004F5F7F"/>
    <w:rsid w:val="004F6E38"/>
    <w:rsid w:val="00501A94"/>
    <w:rsid w:val="00502346"/>
    <w:rsid w:val="00502A8D"/>
    <w:rsid w:val="00502FE0"/>
    <w:rsid w:val="00503628"/>
    <w:rsid w:val="005043C4"/>
    <w:rsid w:val="00504ACE"/>
    <w:rsid w:val="00504DF5"/>
    <w:rsid w:val="0050531B"/>
    <w:rsid w:val="00506CC1"/>
    <w:rsid w:val="00507AEB"/>
    <w:rsid w:val="00512F10"/>
    <w:rsid w:val="00514D9B"/>
    <w:rsid w:val="00517D2A"/>
    <w:rsid w:val="005217F0"/>
    <w:rsid w:val="00521AF8"/>
    <w:rsid w:val="005255A4"/>
    <w:rsid w:val="0053103C"/>
    <w:rsid w:val="00532CC3"/>
    <w:rsid w:val="005414A2"/>
    <w:rsid w:val="00542910"/>
    <w:rsid w:val="00542C7C"/>
    <w:rsid w:val="005438EC"/>
    <w:rsid w:val="005439C1"/>
    <w:rsid w:val="0054459F"/>
    <w:rsid w:val="00550B2D"/>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218A"/>
    <w:rsid w:val="0058228D"/>
    <w:rsid w:val="0058462B"/>
    <w:rsid w:val="00586149"/>
    <w:rsid w:val="00587A0C"/>
    <w:rsid w:val="00587E5E"/>
    <w:rsid w:val="0059411B"/>
    <w:rsid w:val="005A182C"/>
    <w:rsid w:val="005A1F59"/>
    <w:rsid w:val="005A24BF"/>
    <w:rsid w:val="005A3796"/>
    <w:rsid w:val="005A4A3B"/>
    <w:rsid w:val="005A6E28"/>
    <w:rsid w:val="005A7584"/>
    <w:rsid w:val="005B0851"/>
    <w:rsid w:val="005B1C57"/>
    <w:rsid w:val="005B1CB2"/>
    <w:rsid w:val="005B22AC"/>
    <w:rsid w:val="005B2843"/>
    <w:rsid w:val="005B3B28"/>
    <w:rsid w:val="005B6644"/>
    <w:rsid w:val="005B6EAF"/>
    <w:rsid w:val="005B716B"/>
    <w:rsid w:val="005B7C1B"/>
    <w:rsid w:val="005C26B2"/>
    <w:rsid w:val="005C2B58"/>
    <w:rsid w:val="005C3730"/>
    <w:rsid w:val="005C44DC"/>
    <w:rsid w:val="005C5150"/>
    <w:rsid w:val="005C5220"/>
    <w:rsid w:val="005C5BA5"/>
    <w:rsid w:val="005C636E"/>
    <w:rsid w:val="005C6E8F"/>
    <w:rsid w:val="005D02AF"/>
    <w:rsid w:val="005D2743"/>
    <w:rsid w:val="005D36D2"/>
    <w:rsid w:val="005D5344"/>
    <w:rsid w:val="005D7999"/>
    <w:rsid w:val="005D7D72"/>
    <w:rsid w:val="005E00B5"/>
    <w:rsid w:val="005E5A67"/>
    <w:rsid w:val="005F1D5C"/>
    <w:rsid w:val="005F30FB"/>
    <w:rsid w:val="005F3872"/>
    <w:rsid w:val="005F69E8"/>
    <w:rsid w:val="005F6FA1"/>
    <w:rsid w:val="00600459"/>
    <w:rsid w:val="00600A48"/>
    <w:rsid w:val="00601DD8"/>
    <w:rsid w:val="00602344"/>
    <w:rsid w:val="006030B0"/>
    <w:rsid w:val="006034CD"/>
    <w:rsid w:val="00604A9D"/>
    <w:rsid w:val="00606847"/>
    <w:rsid w:val="00610C84"/>
    <w:rsid w:val="006136E3"/>
    <w:rsid w:val="00613F5C"/>
    <w:rsid w:val="00614D08"/>
    <w:rsid w:val="0061551E"/>
    <w:rsid w:val="006171E7"/>
    <w:rsid w:val="00617936"/>
    <w:rsid w:val="00617B27"/>
    <w:rsid w:val="00617D9A"/>
    <w:rsid w:val="006202F6"/>
    <w:rsid w:val="00622DA6"/>
    <w:rsid w:val="006270AD"/>
    <w:rsid w:val="00627E1E"/>
    <w:rsid w:val="00632F44"/>
    <w:rsid w:val="00634AE4"/>
    <w:rsid w:val="00636DFC"/>
    <w:rsid w:val="006370D0"/>
    <w:rsid w:val="0064151D"/>
    <w:rsid w:val="00641E55"/>
    <w:rsid w:val="006429B6"/>
    <w:rsid w:val="00642BCF"/>
    <w:rsid w:val="006462BE"/>
    <w:rsid w:val="00647F63"/>
    <w:rsid w:val="006523F6"/>
    <w:rsid w:val="00653DD5"/>
    <w:rsid w:val="006547DD"/>
    <w:rsid w:val="00657412"/>
    <w:rsid w:val="00662972"/>
    <w:rsid w:val="00665C70"/>
    <w:rsid w:val="00666035"/>
    <w:rsid w:val="0067301E"/>
    <w:rsid w:val="00675AE4"/>
    <w:rsid w:val="00676C61"/>
    <w:rsid w:val="00677B43"/>
    <w:rsid w:val="00680622"/>
    <w:rsid w:val="006809B9"/>
    <w:rsid w:val="006812DA"/>
    <w:rsid w:val="00683315"/>
    <w:rsid w:val="00683D7A"/>
    <w:rsid w:val="0068400C"/>
    <w:rsid w:val="00687814"/>
    <w:rsid w:val="00687910"/>
    <w:rsid w:val="00692C80"/>
    <w:rsid w:val="00693556"/>
    <w:rsid w:val="006959C0"/>
    <w:rsid w:val="006A072C"/>
    <w:rsid w:val="006A1197"/>
    <w:rsid w:val="006A15B4"/>
    <w:rsid w:val="006A45E0"/>
    <w:rsid w:val="006A6B83"/>
    <w:rsid w:val="006B03A3"/>
    <w:rsid w:val="006B1569"/>
    <w:rsid w:val="006B1D55"/>
    <w:rsid w:val="006B465B"/>
    <w:rsid w:val="006C0EAA"/>
    <w:rsid w:val="006C1C57"/>
    <w:rsid w:val="006C1D8E"/>
    <w:rsid w:val="006C6406"/>
    <w:rsid w:val="006C65FE"/>
    <w:rsid w:val="006C75E9"/>
    <w:rsid w:val="006D0A6A"/>
    <w:rsid w:val="006D1D49"/>
    <w:rsid w:val="006D1F33"/>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5523"/>
    <w:rsid w:val="007056ED"/>
    <w:rsid w:val="00705A79"/>
    <w:rsid w:val="0070772F"/>
    <w:rsid w:val="007079C5"/>
    <w:rsid w:val="00710F26"/>
    <w:rsid w:val="00711C2D"/>
    <w:rsid w:val="00711C45"/>
    <w:rsid w:val="00711FC8"/>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3FF"/>
    <w:rsid w:val="00770424"/>
    <w:rsid w:val="00770D87"/>
    <w:rsid w:val="0077142C"/>
    <w:rsid w:val="00773D32"/>
    <w:rsid w:val="00773F6A"/>
    <w:rsid w:val="0077454C"/>
    <w:rsid w:val="007760AC"/>
    <w:rsid w:val="00776D00"/>
    <w:rsid w:val="0078041D"/>
    <w:rsid w:val="0078083B"/>
    <w:rsid w:val="00781924"/>
    <w:rsid w:val="00781939"/>
    <w:rsid w:val="007852D3"/>
    <w:rsid w:val="00787434"/>
    <w:rsid w:val="00787E5E"/>
    <w:rsid w:val="007915E4"/>
    <w:rsid w:val="00791EFB"/>
    <w:rsid w:val="00793ADC"/>
    <w:rsid w:val="00793DD5"/>
    <w:rsid w:val="0079469D"/>
    <w:rsid w:val="00794C21"/>
    <w:rsid w:val="00794C9B"/>
    <w:rsid w:val="007A2637"/>
    <w:rsid w:val="007A365F"/>
    <w:rsid w:val="007A5B37"/>
    <w:rsid w:val="007A7023"/>
    <w:rsid w:val="007A70CA"/>
    <w:rsid w:val="007B1A92"/>
    <w:rsid w:val="007B1AE5"/>
    <w:rsid w:val="007B1B20"/>
    <w:rsid w:val="007B614A"/>
    <w:rsid w:val="007B6AFC"/>
    <w:rsid w:val="007C2A0A"/>
    <w:rsid w:val="007C2EE1"/>
    <w:rsid w:val="007C3580"/>
    <w:rsid w:val="007C54F0"/>
    <w:rsid w:val="007D0354"/>
    <w:rsid w:val="007D0E0B"/>
    <w:rsid w:val="007D1D8B"/>
    <w:rsid w:val="007D216B"/>
    <w:rsid w:val="007E06DA"/>
    <w:rsid w:val="007E2B6A"/>
    <w:rsid w:val="007E3619"/>
    <w:rsid w:val="007E3AB3"/>
    <w:rsid w:val="007E3F54"/>
    <w:rsid w:val="007E47B9"/>
    <w:rsid w:val="007E6CF2"/>
    <w:rsid w:val="007F1B58"/>
    <w:rsid w:val="007F3A4B"/>
    <w:rsid w:val="007F68EF"/>
    <w:rsid w:val="007F6DE9"/>
    <w:rsid w:val="00800F93"/>
    <w:rsid w:val="00801370"/>
    <w:rsid w:val="00802C31"/>
    <w:rsid w:val="00803A45"/>
    <w:rsid w:val="0080457A"/>
    <w:rsid w:val="008049B8"/>
    <w:rsid w:val="008050A7"/>
    <w:rsid w:val="008063C8"/>
    <w:rsid w:val="0080666B"/>
    <w:rsid w:val="00807C01"/>
    <w:rsid w:val="00812F39"/>
    <w:rsid w:val="00815BB2"/>
    <w:rsid w:val="0082062F"/>
    <w:rsid w:val="00820AD5"/>
    <w:rsid w:val="008234E3"/>
    <w:rsid w:val="00823682"/>
    <w:rsid w:val="008238F5"/>
    <w:rsid w:val="00824C6A"/>
    <w:rsid w:val="00830C6E"/>
    <w:rsid w:val="00830D48"/>
    <w:rsid w:val="008322E1"/>
    <w:rsid w:val="0083506B"/>
    <w:rsid w:val="00835741"/>
    <w:rsid w:val="0083695F"/>
    <w:rsid w:val="00837FC8"/>
    <w:rsid w:val="00843F32"/>
    <w:rsid w:val="00844639"/>
    <w:rsid w:val="00845A83"/>
    <w:rsid w:val="00845BFB"/>
    <w:rsid w:val="00847439"/>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B04"/>
    <w:rsid w:val="00893F32"/>
    <w:rsid w:val="008940BD"/>
    <w:rsid w:val="008943A2"/>
    <w:rsid w:val="00896DE9"/>
    <w:rsid w:val="008A0578"/>
    <w:rsid w:val="008A11C2"/>
    <w:rsid w:val="008A1ABB"/>
    <w:rsid w:val="008A59E4"/>
    <w:rsid w:val="008A63F4"/>
    <w:rsid w:val="008B03DF"/>
    <w:rsid w:val="008B1728"/>
    <w:rsid w:val="008B2224"/>
    <w:rsid w:val="008B316C"/>
    <w:rsid w:val="008B49AB"/>
    <w:rsid w:val="008B4C93"/>
    <w:rsid w:val="008B5DA1"/>
    <w:rsid w:val="008B5FAF"/>
    <w:rsid w:val="008B7A8B"/>
    <w:rsid w:val="008C3586"/>
    <w:rsid w:val="008C548E"/>
    <w:rsid w:val="008C5FC0"/>
    <w:rsid w:val="008C66E9"/>
    <w:rsid w:val="008D061D"/>
    <w:rsid w:val="008D0797"/>
    <w:rsid w:val="008D0EE8"/>
    <w:rsid w:val="008D318E"/>
    <w:rsid w:val="008D3742"/>
    <w:rsid w:val="008D3EE9"/>
    <w:rsid w:val="008D46FB"/>
    <w:rsid w:val="008D4CC1"/>
    <w:rsid w:val="008D50FE"/>
    <w:rsid w:val="008D5FF7"/>
    <w:rsid w:val="008E1786"/>
    <w:rsid w:val="008E1A7D"/>
    <w:rsid w:val="008E1F1F"/>
    <w:rsid w:val="008E37E9"/>
    <w:rsid w:val="008E502E"/>
    <w:rsid w:val="008F07BC"/>
    <w:rsid w:val="008F2146"/>
    <w:rsid w:val="008F2A9B"/>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16CA"/>
    <w:rsid w:val="00913788"/>
    <w:rsid w:val="00914420"/>
    <w:rsid w:val="009151E8"/>
    <w:rsid w:val="00915726"/>
    <w:rsid w:val="00915ADE"/>
    <w:rsid w:val="00915F0C"/>
    <w:rsid w:val="00917507"/>
    <w:rsid w:val="00917AEA"/>
    <w:rsid w:val="0092041E"/>
    <w:rsid w:val="00920FB6"/>
    <w:rsid w:val="009239C6"/>
    <w:rsid w:val="00923CC3"/>
    <w:rsid w:val="00926758"/>
    <w:rsid w:val="00934DF4"/>
    <w:rsid w:val="0093729A"/>
    <w:rsid w:val="00937894"/>
    <w:rsid w:val="00940518"/>
    <w:rsid w:val="009411DD"/>
    <w:rsid w:val="009443F3"/>
    <w:rsid w:val="0094487B"/>
    <w:rsid w:val="00945D9F"/>
    <w:rsid w:val="009472F4"/>
    <w:rsid w:val="00947C87"/>
    <w:rsid w:val="00952DBF"/>
    <w:rsid w:val="009530A0"/>
    <w:rsid w:val="00953CC4"/>
    <w:rsid w:val="00953E2B"/>
    <w:rsid w:val="0095570F"/>
    <w:rsid w:val="00956B13"/>
    <w:rsid w:val="00960803"/>
    <w:rsid w:val="00961D4C"/>
    <w:rsid w:val="00963807"/>
    <w:rsid w:val="00964E1E"/>
    <w:rsid w:val="00965EC6"/>
    <w:rsid w:val="0096603F"/>
    <w:rsid w:val="00970CA9"/>
    <w:rsid w:val="00970FB0"/>
    <w:rsid w:val="00977AEF"/>
    <w:rsid w:val="0098050B"/>
    <w:rsid w:val="00981BEE"/>
    <w:rsid w:val="00982789"/>
    <w:rsid w:val="00982E75"/>
    <w:rsid w:val="009850BC"/>
    <w:rsid w:val="009857B7"/>
    <w:rsid w:val="009874E0"/>
    <w:rsid w:val="00990130"/>
    <w:rsid w:val="00992F52"/>
    <w:rsid w:val="00993E7C"/>
    <w:rsid w:val="009951B3"/>
    <w:rsid w:val="00995AE0"/>
    <w:rsid w:val="009966A7"/>
    <w:rsid w:val="00996F6E"/>
    <w:rsid w:val="00997261"/>
    <w:rsid w:val="009A21B0"/>
    <w:rsid w:val="009A37B3"/>
    <w:rsid w:val="009A535A"/>
    <w:rsid w:val="009A6528"/>
    <w:rsid w:val="009B2759"/>
    <w:rsid w:val="009B30D9"/>
    <w:rsid w:val="009B5011"/>
    <w:rsid w:val="009B75FC"/>
    <w:rsid w:val="009B79D5"/>
    <w:rsid w:val="009C16E0"/>
    <w:rsid w:val="009C1BF4"/>
    <w:rsid w:val="009C25E0"/>
    <w:rsid w:val="009C4B3A"/>
    <w:rsid w:val="009D32AD"/>
    <w:rsid w:val="009D5381"/>
    <w:rsid w:val="009D7B53"/>
    <w:rsid w:val="009D7FBF"/>
    <w:rsid w:val="009E1310"/>
    <w:rsid w:val="009E1D74"/>
    <w:rsid w:val="009E2530"/>
    <w:rsid w:val="009E2A61"/>
    <w:rsid w:val="009E4203"/>
    <w:rsid w:val="009E5BAB"/>
    <w:rsid w:val="009E5EB1"/>
    <w:rsid w:val="009E7578"/>
    <w:rsid w:val="009F1D30"/>
    <w:rsid w:val="009F2005"/>
    <w:rsid w:val="009F2D67"/>
    <w:rsid w:val="009F5F34"/>
    <w:rsid w:val="009F756F"/>
    <w:rsid w:val="009F7ACF"/>
    <w:rsid w:val="00A00AB0"/>
    <w:rsid w:val="00A05713"/>
    <w:rsid w:val="00A06451"/>
    <w:rsid w:val="00A06EA8"/>
    <w:rsid w:val="00A10D61"/>
    <w:rsid w:val="00A120EC"/>
    <w:rsid w:val="00A13C9D"/>
    <w:rsid w:val="00A13E44"/>
    <w:rsid w:val="00A1599E"/>
    <w:rsid w:val="00A17C61"/>
    <w:rsid w:val="00A20C61"/>
    <w:rsid w:val="00A20EFE"/>
    <w:rsid w:val="00A2404D"/>
    <w:rsid w:val="00A26700"/>
    <w:rsid w:val="00A27557"/>
    <w:rsid w:val="00A30AAA"/>
    <w:rsid w:val="00A316BE"/>
    <w:rsid w:val="00A34068"/>
    <w:rsid w:val="00A351F1"/>
    <w:rsid w:val="00A35730"/>
    <w:rsid w:val="00A37C9D"/>
    <w:rsid w:val="00A4277E"/>
    <w:rsid w:val="00A42A1E"/>
    <w:rsid w:val="00A42BDB"/>
    <w:rsid w:val="00A42C33"/>
    <w:rsid w:val="00A42DD4"/>
    <w:rsid w:val="00A45DBB"/>
    <w:rsid w:val="00A45EF1"/>
    <w:rsid w:val="00A46024"/>
    <w:rsid w:val="00A525C4"/>
    <w:rsid w:val="00A5696C"/>
    <w:rsid w:val="00A57EE8"/>
    <w:rsid w:val="00A600C0"/>
    <w:rsid w:val="00A6035C"/>
    <w:rsid w:val="00A637C7"/>
    <w:rsid w:val="00A646CD"/>
    <w:rsid w:val="00A706F7"/>
    <w:rsid w:val="00A711F2"/>
    <w:rsid w:val="00A71355"/>
    <w:rsid w:val="00A729D5"/>
    <w:rsid w:val="00A80C6B"/>
    <w:rsid w:val="00A81828"/>
    <w:rsid w:val="00A8182B"/>
    <w:rsid w:val="00A862F9"/>
    <w:rsid w:val="00A86432"/>
    <w:rsid w:val="00A86D56"/>
    <w:rsid w:val="00A91729"/>
    <w:rsid w:val="00A93579"/>
    <w:rsid w:val="00A9377C"/>
    <w:rsid w:val="00A944D7"/>
    <w:rsid w:val="00A959CD"/>
    <w:rsid w:val="00AA15BE"/>
    <w:rsid w:val="00AA2232"/>
    <w:rsid w:val="00AA273F"/>
    <w:rsid w:val="00AA589E"/>
    <w:rsid w:val="00AA5EA4"/>
    <w:rsid w:val="00AA7015"/>
    <w:rsid w:val="00AB0770"/>
    <w:rsid w:val="00AB14B0"/>
    <w:rsid w:val="00AB1B58"/>
    <w:rsid w:val="00AB2717"/>
    <w:rsid w:val="00AB44A4"/>
    <w:rsid w:val="00AB4693"/>
    <w:rsid w:val="00AC338D"/>
    <w:rsid w:val="00AC396D"/>
    <w:rsid w:val="00AC5A01"/>
    <w:rsid w:val="00AC637D"/>
    <w:rsid w:val="00AD0C18"/>
    <w:rsid w:val="00AD137E"/>
    <w:rsid w:val="00AD1B14"/>
    <w:rsid w:val="00AD308C"/>
    <w:rsid w:val="00AD30A2"/>
    <w:rsid w:val="00AD353F"/>
    <w:rsid w:val="00AD5F32"/>
    <w:rsid w:val="00AD7967"/>
    <w:rsid w:val="00AE1062"/>
    <w:rsid w:val="00AE46C9"/>
    <w:rsid w:val="00AE7666"/>
    <w:rsid w:val="00AF41DF"/>
    <w:rsid w:val="00AF5002"/>
    <w:rsid w:val="00AF5908"/>
    <w:rsid w:val="00AF6713"/>
    <w:rsid w:val="00AF6B0F"/>
    <w:rsid w:val="00AF78D3"/>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659D"/>
    <w:rsid w:val="00B601DD"/>
    <w:rsid w:val="00B60777"/>
    <w:rsid w:val="00B61270"/>
    <w:rsid w:val="00B61D2E"/>
    <w:rsid w:val="00B6269F"/>
    <w:rsid w:val="00B62EB9"/>
    <w:rsid w:val="00B6508B"/>
    <w:rsid w:val="00B660F2"/>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56AF"/>
    <w:rsid w:val="00BB6B85"/>
    <w:rsid w:val="00BC157B"/>
    <w:rsid w:val="00BC1D61"/>
    <w:rsid w:val="00BD0E56"/>
    <w:rsid w:val="00BD21B1"/>
    <w:rsid w:val="00BD254D"/>
    <w:rsid w:val="00BD2EC6"/>
    <w:rsid w:val="00BD4479"/>
    <w:rsid w:val="00BD5DC2"/>
    <w:rsid w:val="00BE0F21"/>
    <w:rsid w:val="00BE12D0"/>
    <w:rsid w:val="00BE1B97"/>
    <w:rsid w:val="00BE260B"/>
    <w:rsid w:val="00BE2B44"/>
    <w:rsid w:val="00BE3087"/>
    <w:rsid w:val="00BE3933"/>
    <w:rsid w:val="00BE6354"/>
    <w:rsid w:val="00BF10A8"/>
    <w:rsid w:val="00BF17CF"/>
    <w:rsid w:val="00BF1B7A"/>
    <w:rsid w:val="00BF4B41"/>
    <w:rsid w:val="00BF7EEA"/>
    <w:rsid w:val="00C00230"/>
    <w:rsid w:val="00C0178A"/>
    <w:rsid w:val="00C025F4"/>
    <w:rsid w:val="00C11EBD"/>
    <w:rsid w:val="00C12586"/>
    <w:rsid w:val="00C14D97"/>
    <w:rsid w:val="00C22763"/>
    <w:rsid w:val="00C23D15"/>
    <w:rsid w:val="00C24F37"/>
    <w:rsid w:val="00C258A6"/>
    <w:rsid w:val="00C25DA5"/>
    <w:rsid w:val="00C26376"/>
    <w:rsid w:val="00C33F9E"/>
    <w:rsid w:val="00C346FE"/>
    <w:rsid w:val="00C3706A"/>
    <w:rsid w:val="00C405E9"/>
    <w:rsid w:val="00C40F1F"/>
    <w:rsid w:val="00C413EC"/>
    <w:rsid w:val="00C415AF"/>
    <w:rsid w:val="00C427E2"/>
    <w:rsid w:val="00C440E6"/>
    <w:rsid w:val="00C44A50"/>
    <w:rsid w:val="00C44D9E"/>
    <w:rsid w:val="00C4743F"/>
    <w:rsid w:val="00C506FA"/>
    <w:rsid w:val="00C50930"/>
    <w:rsid w:val="00C52680"/>
    <w:rsid w:val="00C547BF"/>
    <w:rsid w:val="00C54ADA"/>
    <w:rsid w:val="00C54CFC"/>
    <w:rsid w:val="00C57550"/>
    <w:rsid w:val="00C57551"/>
    <w:rsid w:val="00C60480"/>
    <w:rsid w:val="00C61B8B"/>
    <w:rsid w:val="00C65CDE"/>
    <w:rsid w:val="00C66B60"/>
    <w:rsid w:val="00C67CB1"/>
    <w:rsid w:val="00C70540"/>
    <w:rsid w:val="00C71673"/>
    <w:rsid w:val="00C720FF"/>
    <w:rsid w:val="00C72510"/>
    <w:rsid w:val="00C72AE5"/>
    <w:rsid w:val="00C72BE6"/>
    <w:rsid w:val="00C72EAE"/>
    <w:rsid w:val="00C75C49"/>
    <w:rsid w:val="00C761B4"/>
    <w:rsid w:val="00C7799E"/>
    <w:rsid w:val="00C80ADE"/>
    <w:rsid w:val="00C827C5"/>
    <w:rsid w:val="00C84CFF"/>
    <w:rsid w:val="00C862FF"/>
    <w:rsid w:val="00C9002D"/>
    <w:rsid w:val="00C902E3"/>
    <w:rsid w:val="00C910F0"/>
    <w:rsid w:val="00C924D9"/>
    <w:rsid w:val="00C9341B"/>
    <w:rsid w:val="00C9438F"/>
    <w:rsid w:val="00C948F6"/>
    <w:rsid w:val="00CA0B37"/>
    <w:rsid w:val="00CA188F"/>
    <w:rsid w:val="00CA252F"/>
    <w:rsid w:val="00CA2602"/>
    <w:rsid w:val="00CA2E87"/>
    <w:rsid w:val="00CA3B5B"/>
    <w:rsid w:val="00CA584B"/>
    <w:rsid w:val="00CA623B"/>
    <w:rsid w:val="00CA6CEF"/>
    <w:rsid w:val="00CA6D87"/>
    <w:rsid w:val="00CA70F6"/>
    <w:rsid w:val="00CB068A"/>
    <w:rsid w:val="00CB1215"/>
    <w:rsid w:val="00CB1474"/>
    <w:rsid w:val="00CB395F"/>
    <w:rsid w:val="00CB3C7C"/>
    <w:rsid w:val="00CB6365"/>
    <w:rsid w:val="00CB70F0"/>
    <w:rsid w:val="00CC1EBF"/>
    <w:rsid w:val="00CC2185"/>
    <w:rsid w:val="00CC2A3E"/>
    <w:rsid w:val="00CC4620"/>
    <w:rsid w:val="00CC4FD0"/>
    <w:rsid w:val="00CC51D5"/>
    <w:rsid w:val="00CC66DE"/>
    <w:rsid w:val="00CD3E31"/>
    <w:rsid w:val="00CE0865"/>
    <w:rsid w:val="00CE365B"/>
    <w:rsid w:val="00CE37DF"/>
    <w:rsid w:val="00CE3A76"/>
    <w:rsid w:val="00CE47BD"/>
    <w:rsid w:val="00CE6BC4"/>
    <w:rsid w:val="00CE7A48"/>
    <w:rsid w:val="00CE7AE4"/>
    <w:rsid w:val="00CF0BD2"/>
    <w:rsid w:val="00CF241C"/>
    <w:rsid w:val="00CF4792"/>
    <w:rsid w:val="00D0379F"/>
    <w:rsid w:val="00D0585E"/>
    <w:rsid w:val="00D06015"/>
    <w:rsid w:val="00D1014C"/>
    <w:rsid w:val="00D11FA7"/>
    <w:rsid w:val="00D121B7"/>
    <w:rsid w:val="00D12410"/>
    <w:rsid w:val="00D12B7F"/>
    <w:rsid w:val="00D13C1C"/>
    <w:rsid w:val="00D15513"/>
    <w:rsid w:val="00D16222"/>
    <w:rsid w:val="00D16B5D"/>
    <w:rsid w:val="00D20A8D"/>
    <w:rsid w:val="00D20B8D"/>
    <w:rsid w:val="00D241FE"/>
    <w:rsid w:val="00D24F84"/>
    <w:rsid w:val="00D24FA8"/>
    <w:rsid w:val="00D26F99"/>
    <w:rsid w:val="00D27E5E"/>
    <w:rsid w:val="00D32FB3"/>
    <w:rsid w:val="00D334FD"/>
    <w:rsid w:val="00D33A7A"/>
    <w:rsid w:val="00D36744"/>
    <w:rsid w:val="00D4067A"/>
    <w:rsid w:val="00D40694"/>
    <w:rsid w:val="00D43A51"/>
    <w:rsid w:val="00D43A90"/>
    <w:rsid w:val="00D444D8"/>
    <w:rsid w:val="00D4459E"/>
    <w:rsid w:val="00D44AAE"/>
    <w:rsid w:val="00D47841"/>
    <w:rsid w:val="00D502F9"/>
    <w:rsid w:val="00D504DE"/>
    <w:rsid w:val="00D51FD9"/>
    <w:rsid w:val="00D52500"/>
    <w:rsid w:val="00D52A82"/>
    <w:rsid w:val="00D52DEE"/>
    <w:rsid w:val="00D54571"/>
    <w:rsid w:val="00D554A0"/>
    <w:rsid w:val="00D564AF"/>
    <w:rsid w:val="00D573A6"/>
    <w:rsid w:val="00D618E1"/>
    <w:rsid w:val="00D644D6"/>
    <w:rsid w:val="00D66127"/>
    <w:rsid w:val="00D67302"/>
    <w:rsid w:val="00D72ED1"/>
    <w:rsid w:val="00D73485"/>
    <w:rsid w:val="00D7434D"/>
    <w:rsid w:val="00D74A3F"/>
    <w:rsid w:val="00D751CE"/>
    <w:rsid w:val="00D75294"/>
    <w:rsid w:val="00D758EA"/>
    <w:rsid w:val="00D779FB"/>
    <w:rsid w:val="00D77B91"/>
    <w:rsid w:val="00D81025"/>
    <w:rsid w:val="00D81C03"/>
    <w:rsid w:val="00D824CB"/>
    <w:rsid w:val="00D82B09"/>
    <w:rsid w:val="00D83243"/>
    <w:rsid w:val="00D8329E"/>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F24"/>
    <w:rsid w:val="00DC3888"/>
    <w:rsid w:val="00DC3CC0"/>
    <w:rsid w:val="00DC6459"/>
    <w:rsid w:val="00DC7FE7"/>
    <w:rsid w:val="00DD1ED7"/>
    <w:rsid w:val="00DD2B04"/>
    <w:rsid w:val="00DD35B3"/>
    <w:rsid w:val="00DD3657"/>
    <w:rsid w:val="00DD3E70"/>
    <w:rsid w:val="00DD4399"/>
    <w:rsid w:val="00DD45DF"/>
    <w:rsid w:val="00DD5188"/>
    <w:rsid w:val="00DD6399"/>
    <w:rsid w:val="00DD67B8"/>
    <w:rsid w:val="00DE0D73"/>
    <w:rsid w:val="00DE1003"/>
    <w:rsid w:val="00DE1BAC"/>
    <w:rsid w:val="00DE43AB"/>
    <w:rsid w:val="00DE4CBB"/>
    <w:rsid w:val="00DE53F7"/>
    <w:rsid w:val="00DE6D5B"/>
    <w:rsid w:val="00DF0571"/>
    <w:rsid w:val="00DF0C17"/>
    <w:rsid w:val="00DF115B"/>
    <w:rsid w:val="00DF21D2"/>
    <w:rsid w:val="00DF2222"/>
    <w:rsid w:val="00DF3436"/>
    <w:rsid w:val="00E00C66"/>
    <w:rsid w:val="00E00DC9"/>
    <w:rsid w:val="00E022A2"/>
    <w:rsid w:val="00E04018"/>
    <w:rsid w:val="00E07EA0"/>
    <w:rsid w:val="00E102D4"/>
    <w:rsid w:val="00E10EEC"/>
    <w:rsid w:val="00E12211"/>
    <w:rsid w:val="00E17D64"/>
    <w:rsid w:val="00E17EDB"/>
    <w:rsid w:val="00E20D98"/>
    <w:rsid w:val="00E21135"/>
    <w:rsid w:val="00E241FF"/>
    <w:rsid w:val="00E249C1"/>
    <w:rsid w:val="00E253C4"/>
    <w:rsid w:val="00E26C99"/>
    <w:rsid w:val="00E26F04"/>
    <w:rsid w:val="00E27EAC"/>
    <w:rsid w:val="00E27F25"/>
    <w:rsid w:val="00E35D78"/>
    <w:rsid w:val="00E3662A"/>
    <w:rsid w:val="00E40934"/>
    <w:rsid w:val="00E42A4B"/>
    <w:rsid w:val="00E43A77"/>
    <w:rsid w:val="00E43DE0"/>
    <w:rsid w:val="00E44FF0"/>
    <w:rsid w:val="00E4681F"/>
    <w:rsid w:val="00E47991"/>
    <w:rsid w:val="00E513D3"/>
    <w:rsid w:val="00E52500"/>
    <w:rsid w:val="00E52A99"/>
    <w:rsid w:val="00E54675"/>
    <w:rsid w:val="00E5487F"/>
    <w:rsid w:val="00E563B0"/>
    <w:rsid w:val="00E57582"/>
    <w:rsid w:val="00E57A90"/>
    <w:rsid w:val="00E60220"/>
    <w:rsid w:val="00E61EC9"/>
    <w:rsid w:val="00E65682"/>
    <w:rsid w:val="00E666DF"/>
    <w:rsid w:val="00E66C7E"/>
    <w:rsid w:val="00E70DBA"/>
    <w:rsid w:val="00E70DFB"/>
    <w:rsid w:val="00E72070"/>
    <w:rsid w:val="00E7331F"/>
    <w:rsid w:val="00E75FD3"/>
    <w:rsid w:val="00E77F21"/>
    <w:rsid w:val="00E803B1"/>
    <w:rsid w:val="00E80678"/>
    <w:rsid w:val="00E83D39"/>
    <w:rsid w:val="00E8430F"/>
    <w:rsid w:val="00E855CB"/>
    <w:rsid w:val="00E85BBD"/>
    <w:rsid w:val="00E87666"/>
    <w:rsid w:val="00E9126C"/>
    <w:rsid w:val="00E974CE"/>
    <w:rsid w:val="00EA28D9"/>
    <w:rsid w:val="00EA2914"/>
    <w:rsid w:val="00EA35F7"/>
    <w:rsid w:val="00EA3DAD"/>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53D1"/>
    <w:rsid w:val="00EC7B42"/>
    <w:rsid w:val="00EC7BAD"/>
    <w:rsid w:val="00ED00F7"/>
    <w:rsid w:val="00ED1570"/>
    <w:rsid w:val="00ED1ABB"/>
    <w:rsid w:val="00ED1E58"/>
    <w:rsid w:val="00ED1E7D"/>
    <w:rsid w:val="00EE0250"/>
    <w:rsid w:val="00EE18D8"/>
    <w:rsid w:val="00EE2778"/>
    <w:rsid w:val="00EE5867"/>
    <w:rsid w:val="00EE6AD6"/>
    <w:rsid w:val="00EF04CD"/>
    <w:rsid w:val="00EF1D73"/>
    <w:rsid w:val="00EF1EE6"/>
    <w:rsid w:val="00EF2916"/>
    <w:rsid w:val="00EF2E32"/>
    <w:rsid w:val="00EF5B57"/>
    <w:rsid w:val="00EF694C"/>
    <w:rsid w:val="00EF719E"/>
    <w:rsid w:val="00F0202E"/>
    <w:rsid w:val="00F030C8"/>
    <w:rsid w:val="00F04EC0"/>
    <w:rsid w:val="00F056D1"/>
    <w:rsid w:val="00F05802"/>
    <w:rsid w:val="00F063BF"/>
    <w:rsid w:val="00F06D8B"/>
    <w:rsid w:val="00F10D17"/>
    <w:rsid w:val="00F121DE"/>
    <w:rsid w:val="00F12870"/>
    <w:rsid w:val="00F12F9A"/>
    <w:rsid w:val="00F13CA1"/>
    <w:rsid w:val="00F156B2"/>
    <w:rsid w:val="00F156DD"/>
    <w:rsid w:val="00F162AF"/>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F86"/>
    <w:rsid w:val="00F56D71"/>
    <w:rsid w:val="00F571A9"/>
    <w:rsid w:val="00F64928"/>
    <w:rsid w:val="00F65D18"/>
    <w:rsid w:val="00F65EA1"/>
    <w:rsid w:val="00F661F5"/>
    <w:rsid w:val="00F673DC"/>
    <w:rsid w:val="00F67508"/>
    <w:rsid w:val="00F71075"/>
    <w:rsid w:val="00F71E57"/>
    <w:rsid w:val="00F7263A"/>
    <w:rsid w:val="00F761A6"/>
    <w:rsid w:val="00F76B4D"/>
    <w:rsid w:val="00F810DA"/>
    <w:rsid w:val="00F838AE"/>
    <w:rsid w:val="00F8393D"/>
    <w:rsid w:val="00F842C3"/>
    <w:rsid w:val="00F8690C"/>
    <w:rsid w:val="00F95BBE"/>
    <w:rsid w:val="00F96EF5"/>
    <w:rsid w:val="00FA7A63"/>
    <w:rsid w:val="00FB1B1B"/>
    <w:rsid w:val="00FB1F5C"/>
    <w:rsid w:val="00FB327F"/>
    <w:rsid w:val="00FB3E4B"/>
    <w:rsid w:val="00FB3ECD"/>
    <w:rsid w:val="00FB4F1D"/>
    <w:rsid w:val="00FB66C5"/>
    <w:rsid w:val="00FC156F"/>
    <w:rsid w:val="00FC2C3B"/>
    <w:rsid w:val="00FC2EA1"/>
    <w:rsid w:val="00FC5BE4"/>
    <w:rsid w:val="00FC70B4"/>
    <w:rsid w:val="00FD06EA"/>
    <w:rsid w:val="00FD10BD"/>
    <w:rsid w:val="00FD18DE"/>
    <w:rsid w:val="00FD41BA"/>
    <w:rsid w:val="00FD44E2"/>
    <w:rsid w:val="00FD4FAE"/>
    <w:rsid w:val="00FD62BC"/>
    <w:rsid w:val="00FD655F"/>
    <w:rsid w:val="00FD760E"/>
    <w:rsid w:val="00FE0C34"/>
    <w:rsid w:val="00FE23E6"/>
    <w:rsid w:val="00FE2B07"/>
    <w:rsid w:val="00FE551D"/>
    <w:rsid w:val="00FE63BB"/>
    <w:rsid w:val="00FE7AA5"/>
    <w:rsid w:val="00FE7E4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EA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04126799">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openboxsoftwareweb.sharepoint.com/sites/GraingerPLC/Project%20Documents/Forms/AllItems.aspx?newTargetListUrl=%2Fsites%2FGraingerPLC%2FProject%20Documents&amp;viewpath=%2Fsites%2FGraingerPLC%2FProject%20Documents%2FForms%2FAllItems%2Easpx&amp;id=%2Fsites%2FGraingerPLC%2FProject%20Documents%2FRenewals%20Journey%20Enhancements&amp;viewid=abbd596a%2D4686%2D4960%2D8bca%2D84e0f3137926"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rotect-za.mimecast.com/s/Ar8lCX6XwYInB5rxS78d8U" TargetMode="External"/><Relationship Id="rId18" Type="http://schemas.microsoft.com/office/2018/08/relationships/commentsExtensible" Target="commentsExtensible.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rotect-za.mimecast.com/s/Ar8lCX6XwYInB5rxS78d8U" TargetMode="External"/><Relationship Id="rId7" Type="http://schemas.openxmlformats.org/officeDocument/2006/relationships/styles" Target="styles.xml"/><Relationship Id="rId12" Type="http://schemas.openxmlformats.org/officeDocument/2006/relationships/hyperlink" Target="https://protect-za.mimecast.com/s/sYkTCWnKvWujz9oAfpSFY6" TargetMode="External"/><Relationship Id="rId17" Type="http://schemas.microsoft.com/office/2016/09/relationships/commentsIds" Target="commentsIds.xml"/><Relationship Id="rId25" Type="http://schemas.openxmlformats.org/officeDocument/2006/relationships/header" Target="head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protect-za.mimecast.com/s/sYkTCWnKvWujz9oAfpSFY6"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help.salesforce.com/s/articleView?id=sf.getstart_browsers_sfx.htm&amp;type=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rotect-za.mimecast.com/s/awHUCY6YxVI3k1BztjACq9" TargetMode="External"/><Relationship Id="rId22" Type="http://schemas.openxmlformats.org/officeDocument/2006/relationships/hyperlink" Target="https://protect-za.mimecast.com/s/awHUCY6YxVI3k1BztjACq9" TargetMode="Externa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323E29-5DF0-4052-838C-3CAB4870AC95}">
  <ds:schemaRefs>
    <ds:schemaRef ds:uri="Microsoft.SharePoint.Taxonomy.ContentTypeSync"/>
  </ds:schemaRefs>
</ds:datastoreItem>
</file>

<file path=customXml/itemProps2.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5.xml><?xml version="1.0" encoding="utf-8"?>
<ds:datastoreItem xmlns:ds="http://schemas.openxmlformats.org/officeDocument/2006/customXml" ds:itemID="{35180C8B-5C36-4049-9AA6-DF1048550942}"/>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842</TotalTime>
  <Pages>7</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Salesforce - HomeLet Integration</vt:lpstr>
    </vt:vector>
  </TitlesOfParts>
  <Manager>Version 0.1</Manager>
  <Company>Open Box Software</Company>
  <LinksUpToDate>false</LinksUpToDate>
  <CharactersWithSpaces>7513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Journey Phase 2</dc:title>
  <dc:subject>Statement of Work</dc:subject>
  <dc:creator>Sam Duncan</dc:creator>
  <cp:keywords>tag</cp:keywords>
  <dc:description/>
  <cp:lastModifiedBy>Shaun Barrett</cp:lastModifiedBy>
  <cp:revision>513</cp:revision>
  <cp:lastPrinted>2023-02-16T11:52:00Z</cp:lastPrinted>
  <dcterms:created xsi:type="dcterms:W3CDTF">2023-02-15T05:30:00Z</dcterms:created>
  <dcterms:modified xsi:type="dcterms:W3CDTF">2023-11-21T15:20:00Z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spective_x0020_Client">
    <vt:lpwstr/>
  </property>
  <property fmtid="{D5CDD505-2E9C-101B-9397-08002B2CF9AE}" pid="15" name="Prospective Client">
    <vt:lpwstr/>
  </property>
  <property fmtid="{D5CDD505-2E9C-101B-9397-08002B2CF9AE}" pid="16" name="Project Document Type">
    <vt:lpwstr/>
  </property>
  <property fmtid="{D5CDD505-2E9C-101B-9397-08002B2CF9AE}" pid="17" name="Client">
    <vt:lpwstr>6;#Grainger PLC|a74f1cb5-e995-4f9e-8521-6d52e2c6bf08</vt:lpwstr>
  </property>
  <property fmtid="{D5CDD505-2E9C-101B-9397-08002B2CF9AE}" pid="18" name="Project_x0020_Document_x0020_Type">
    <vt:lpwstr/>
  </property>
  <property fmtid="{D5CDD505-2E9C-101B-9397-08002B2CF9AE}" pid="19" name="Client_x0020_Project">
    <vt:lpwstr/>
  </property>
</Properties>
</file>