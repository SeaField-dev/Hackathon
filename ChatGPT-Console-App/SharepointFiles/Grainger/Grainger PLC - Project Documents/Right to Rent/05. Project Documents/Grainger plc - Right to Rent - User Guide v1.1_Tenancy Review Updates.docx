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9751A" w14:textId="77777777" w:rsidR="0061209E" w:rsidRPr="00570A10" w:rsidRDefault="0061209E" w:rsidP="009E3D06">
      <w:pPr>
        <w:pStyle w:val="GraingerText"/>
      </w:pPr>
    </w:p>
    <w:p w14:paraId="75AE22E9" w14:textId="77777777" w:rsidR="0061209E" w:rsidRPr="00570A10" w:rsidRDefault="0061209E" w:rsidP="009E3D06">
      <w:pPr>
        <w:pStyle w:val="GraingerText"/>
      </w:pPr>
    </w:p>
    <w:p w14:paraId="347E34E3" w14:textId="77777777" w:rsidR="0061209E" w:rsidRPr="00570A10" w:rsidRDefault="0061209E" w:rsidP="009E3D06">
      <w:pPr>
        <w:pStyle w:val="GraingerText"/>
      </w:pPr>
    </w:p>
    <w:p w14:paraId="68BFC633" w14:textId="77777777" w:rsidR="0061209E" w:rsidRPr="00570A10" w:rsidRDefault="0061209E" w:rsidP="009E3D06">
      <w:pPr>
        <w:pStyle w:val="GraingerText"/>
      </w:pPr>
    </w:p>
    <w:p w14:paraId="20237549" w14:textId="77777777" w:rsidR="0061209E" w:rsidRPr="00570A10" w:rsidRDefault="0061209E" w:rsidP="009E3D06">
      <w:pPr>
        <w:pStyle w:val="GraingerText"/>
      </w:pPr>
    </w:p>
    <w:p w14:paraId="0B57346F" w14:textId="77777777" w:rsidR="0061209E" w:rsidRPr="00570A10" w:rsidRDefault="0061209E" w:rsidP="009E3D06">
      <w:pPr>
        <w:pStyle w:val="GraingerText"/>
      </w:pPr>
    </w:p>
    <w:p w14:paraId="2B8341AB" w14:textId="77777777" w:rsidR="0061209E" w:rsidRPr="00570A10" w:rsidRDefault="0061209E" w:rsidP="009E3D06">
      <w:pPr>
        <w:pStyle w:val="GraingerText"/>
      </w:pPr>
    </w:p>
    <w:p w14:paraId="657B1190" w14:textId="77777777" w:rsidR="0061209E" w:rsidRPr="00570A10" w:rsidRDefault="0061209E" w:rsidP="009E3D06">
      <w:pPr>
        <w:pStyle w:val="GraingerText"/>
      </w:pPr>
    </w:p>
    <w:p w14:paraId="3D5DB65A" w14:textId="77777777" w:rsidR="0061209E" w:rsidRPr="00570A10" w:rsidRDefault="0061209E" w:rsidP="009E3D06">
      <w:pPr>
        <w:pStyle w:val="GraingerText"/>
      </w:pPr>
    </w:p>
    <w:p w14:paraId="4F2969E5" w14:textId="77777777" w:rsidR="0061209E" w:rsidRPr="00570A10" w:rsidRDefault="0061209E" w:rsidP="009E3D06">
      <w:pPr>
        <w:pStyle w:val="GraingerText"/>
      </w:pPr>
    </w:p>
    <w:p w14:paraId="02D04FCF" w14:textId="77777777" w:rsidR="0061209E" w:rsidRPr="00570A10" w:rsidRDefault="0061209E" w:rsidP="009E3D06">
      <w:pPr>
        <w:pStyle w:val="GraingerText"/>
      </w:pPr>
    </w:p>
    <w:p w14:paraId="0C9274F8" w14:textId="77777777" w:rsidR="0061209E" w:rsidRPr="00570A10" w:rsidRDefault="0061209E" w:rsidP="009E3D06">
      <w:pPr>
        <w:pStyle w:val="GraingerText"/>
      </w:pPr>
    </w:p>
    <w:p w14:paraId="699E0D7C" w14:textId="77777777" w:rsidR="0061209E" w:rsidRPr="00570A10" w:rsidRDefault="0061209E" w:rsidP="009E3D06">
      <w:pPr>
        <w:pStyle w:val="GraingerText"/>
      </w:pPr>
    </w:p>
    <w:p w14:paraId="6F783224" w14:textId="77777777" w:rsidR="0061209E" w:rsidRPr="00570A10" w:rsidRDefault="0061209E" w:rsidP="009E3D06">
      <w:pPr>
        <w:pStyle w:val="GraingerText"/>
      </w:pPr>
    </w:p>
    <w:p w14:paraId="71287368" w14:textId="47148F8D" w:rsidR="0061209E" w:rsidRPr="00570A10" w:rsidRDefault="0061209E" w:rsidP="009E3D06">
      <w:pPr>
        <w:pStyle w:val="GraingerText"/>
      </w:pPr>
    </w:p>
    <w:p w14:paraId="37E03F03" w14:textId="6CBCE160" w:rsidR="0061209E" w:rsidRPr="00570A10" w:rsidRDefault="002C717F" w:rsidP="009E3D06">
      <w:pPr>
        <w:pStyle w:val="GraingerText"/>
      </w:pPr>
      <w:r w:rsidRPr="00570A10">
        <w:fldChar w:fldCharType="begin"/>
      </w:r>
      <w:r w:rsidR="00444C6A" w:rsidRPr="00570A10">
        <w:instrText xml:space="preserve"> INCLUDEPICTURE "C:\\Users\\alisdairking\\Library\\Group Containers\\UBF8T346G9.ms\\WebArchiveCopyPasteTempFiles\\com.microsoft.Word\\logo150.png" \* MERGEFORMAT </w:instrText>
      </w:r>
      <w:r w:rsidRPr="00570A10">
        <w:fldChar w:fldCharType="separate"/>
      </w:r>
      <w:r w:rsidRPr="00570A10">
        <w:fldChar w:fldCharType="end"/>
      </w:r>
    </w:p>
    <w:p w14:paraId="30DE3506" w14:textId="77777777" w:rsidR="0061209E" w:rsidRPr="00570A10" w:rsidRDefault="0061209E" w:rsidP="009E3D06">
      <w:pPr>
        <w:pStyle w:val="GraingerText"/>
      </w:pPr>
    </w:p>
    <w:p w14:paraId="57A50656" w14:textId="77777777" w:rsidR="0061209E" w:rsidRPr="00570A10" w:rsidRDefault="0061209E" w:rsidP="009E3D06">
      <w:pPr>
        <w:pStyle w:val="GraingerText"/>
      </w:pPr>
    </w:p>
    <w:p w14:paraId="70F1054E" w14:textId="77777777" w:rsidR="0061209E" w:rsidRPr="00570A10" w:rsidRDefault="0061209E" w:rsidP="009E3D06">
      <w:pPr>
        <w:pStyle w:val="GraingerText"/>
      </w:pPr>
    </w:p>
    <w:p w14:paraId="69656909" w14:textId="77777777" w:rsidR="0061209E" w:rsidRPr="00570A10" w:rsidRDefault="0061209E" w:rsidP="009E3D06">
      <w:pPr>
        <w:pStyle w:val="GraingerText"/>
      </w:pPr>
    </w:p>
    <w:p w14:paraId="727B6717" w14:textId="77777777" w:rsidR="0061209E" w:rsidRPr="00570A10" w:rsidRDefault="0061209E" w:rsidP="009E3D06">
      <w:pPr>
        <w:pStyle w:val="GraingerText"/>
      </w:pPr>
    </w:p>
    <w:p w14:paraId="032EE1FC" w14:textId="77777777" w:rsidR="0061209E" w:rsidRPr="00570A10" w:rsidRDefault="0061209E" w:rsidP="009E3D06">
      <w:pPr>
        <w:pStyle w:val="GraingerText"/>
      </w:pPr>
    </w:p>
    <w:p w14:paraId="38A02124" w14:textId="77777777" w:rsidR="0061209E" w:rsidRPr="00570A10" w:rsidRDefault="0061209E" w:rsidP="0061209E">
      <w:pPr>
        <w:autoSpaceDE w:val="0"/>
        <w:autoSpaceDN w:val="0"/>
        <w:adjustRightInd w:val="0"/>
        <w:rPr>
          <w:rFonts w:ascii="Corbel" w:eastAsiaTheme="minorHAnsi" w:hAnsi="Corbel" w:cs="Corbel"/>
          <w:color w:val="000000"/>
          <w:lang w:eastAsia="en-US"/>
        </w:rPr>
      </w:pPr>
    </w:p>
    <w:p w14:paraId="732FAE23" w14:textId="6185616E" w:rsidR="0061209E" w:rsidRPr="00570A10" w:rsidRDefault="00444C6A" w:rsidP="009E3D06">
      <w:pPr>
        <w:pStyle w:val="GraingerCoverTitleWhite"/>
        <w:rPr>
          <w:sz w:val="56"/>
          <w:szCs w:val="56"/>
        </w:rPr>
      </w:pPr>
      <w:r w:rsidRPr="00570A10">
        <w:rPr>
          <w:sz w:val="56"/>
          <w:szCs w:val="56"/>
        </w:rPr>
        <w:t>User Guide</w:t>
      </w:r>
      <w:r w:rsidR="001A46D0" w:rsidRPr="00570A10">
        <w:rPr>
          <w:sz w:val="56"/>
          <w:szCs w:val="56"/>
        </w:rPr>
        <w:t>:</w:t>
      </w:r>
    </w:p>
    <w:p w14:paraId="45A473A7" w14:textId="34940362" w:rsidR="001A46D0" w:rsidRPr="00570A10" w:rsidRDefault="00CD4C46" w:rsidP="001A46D0">
      <w:pPr>
        <w:pStyle w:val="GraingerCoverTitleWhite"/>
        <w:rPr>
          <w:sz w:val="56"/>
          <w:szCs w:val="56"/>
        </w:rPr>
      </w:pPr>
      <w:r w:rsidRPr="00570A10">
        <w:rPr>
          <w:sz w:val="56"/>
          <w:szCs w:val="56"/>
        </w:rPr>
        <w:t xml:space="preserve">Salesforce </w:t>
      </w:r>
      <w:r w:rsidR="00AC10E1" w:rsidRPr="00570A10">
        <w:rPr>
          <w:sz w:val="56"/>
          <w:szCs w:val="56"/>
        </w:rPr>
        <w:t>Right to Rent</w:t>
      </w:r>
      <w:r w:rsidRPr="00570A10">
        <w:rPr>
          <w:sz w:val="56"/>
          <w:szCs w:val="56"/>
        </w:rPr>
        <w:t xml:space="preserve"> </w:t>
      </w:r>
    </w:p>
    <w:p w14:paraId="073874EC" w14:textId="77777777" w:rsidR="0061209E" w:rsidRPr="00570A10" w:rsidRDefault="0061209E" w:rsidP="009E3D06">
      <w:pPr>
        <w:pStyle w:val="GraingerText"/>
      </w:pPr>
    </w:p>
    <w:p w14:paraId="1BEA2D1F" w14:textId="77777777" w:rsidR="0061209E" w:rsidRPr="00570A10" w:rsidRDefault="0061209E" w:rsidP="009E3D06">
      <w:pPr>
        <w:pStyle w:val="GraingerText"/>
      </w:pPr>
    </w:p>
    <w:p w14:paraId="01D1B843" w14:textId="77777777" w:rsidR="0061209E" w:rsidRPr="00570A10" w:rsidRDefault="0061209E" w:rsidP="009E3D06">
      <w:pPr>
        <w:pStyle w:val="GraingerText"/>
      </w:pPr>
    </w:p>
    <w:p w14:paraId="65968614" w14:textId="77777777" w:rsidR="0061209E" w:rsidRPr="00570A10" w:rsidRDefault="0061209E" w:rsidP="009E3D06">
      <w:pPr>
        <w:pStyle w:val="GraingerText"/>
      </w:pPr>
    </w:p>
    <w:p w14:paraId="5AA29FC2" w14:textId="77777777" w:rsidR="0061209E" w:rsidRPr="00570A10" w:rsidRDefault="0061209E" w:rsidP="009E3D06">
      <w:pPr>
        <w:pStyle w:val="GraingerText"/>
      </w:pPr>
    </w:p>
    <w:p w14:paraId="0D451E67" w14:textId="6436580E" w:rsidR="0061209E" w:rsidRPr="00570A10" w:rsidRDefault="00444C6A" w:rsidP="0061209E">
      <w:pPr>
        <w:pStyle w:val="GraingerCoverSub-headsTeal"/>
      </w:pPr>
      <w:r w:rsidRPr="00570A10">
        <w:t>Version History</w:t>
      </w:r>
    </w:p>
    <w:tbl>
      <w:tblPr>
        <w:tblW w:w="948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1142"/>
        <w:gridCol w:w="4552"/>
        <w:gridCol w:w="1985"/>
        <w:gridCol w:w="1801"/>
      </w:tblGrid>
      <w:tr w:rsidR="00444C6A" w:rsidRPr="00570A10" w14:paraId="35FF4524" w14:textId="77777777" w:rsidTr="00FA7345">
        <w:trPr>
          <w:trHeight w:val="284"/>
        </w:trPr>
        <w:tc>
          <w:tcPr>
            <w:tcW w:w="1142" w:type="dxa"/>
            <w:tcBorders>
              <w:top w:val="single" w:sz="8" w:space="0" w:color="FFFFFF"/>
              <w:left w:val="single" w:sz="8" w:space="0" w:color="FFFFFF"/>
              <w:bottom w:val="single" w:sz="8" w:space="0" w:color="FFFFFF"/>
              <w:right w:val="single" w:sz="8" w:space="0" w:color="FFFFFF"/>
            </w:tcBorders>
            <w:shd w:val="clear" w:color="auto" w:fill="3C5655"/>
            <w:tcMar>
              <w:top w:w="80" w:type="dxa"/>
              <w:left w:w="80" w:type="dxa"/>
              <w:bottom w:w="80" w:type="dxa"/>
              <w:right w:w="80" w:type="dxa"/>
            </w:tcMar>
            <w:hideMark/>
          </w:tcPr>
          <w:p w14:paraId="4D3995CD" w14:textId="77777777" w:rsidR="00444C6A" w:rsidRPr="00570A10" w:rsidRDefault="00444C6A">
            <w:pPr>
              <w:spacing w:before="240" w:after="60"/>
              <w:rPr>
                <w:rFonts w:asciiTheme="majorHAnsi" w:hAnsiTheme="majorHAnsi" w:cstheme="majorHAnsi"/>
                <w:b/>
                <w:sz w:val="22"/>
                <w:szCs w:val="22"/>
              </w:rPr>
            </w:pPr>
            <w:r w:rsidRPr="00570A10">
              <w:rPr>
                <w:rFonts w:asciiTheme="majorHAnsi" w:eastAsia="Calibri" w:hAnsiTheme="majorHAnsi" w:cstheme="majorHAnsi"/>
                <w:b/>
                <w:color w:val="FFFFFF"/>
                <w:sz w:val="22"/>
                <w:szCs w:val="22"/>
              </w:rPr>
              <w:t>Version</w:t>
            </w:r>
          </w:p>
        </w:tc>
        <w:tc>
          <w:tcPr>
            <w:tcW w:w="4552" w:type="dxa"/>
            <w:tcBorders>
              <w:top w:val="single" w:sz="8" w:space="0" w:color="FFFFFF"/>
              <w:left w:val="single" w:sz="8" w:space="0" w:color="FFFFFF"/>
              <w:bottom w:val="single" w:sz="8" w:space="0" w:color="FFFFFF"/>
              <w:right w:val="single" w:sz="8" w:space="0" w:color="FFFFFF"/>
            </w:tcBorders>
            <w:shd w:val="clear" w:color="auto" w:fill="3C5655"/>
            <w:tcMar>
              <w:top w:w="80" w:type="dxa"/>
              <w:left w:w="80" w:type="dxa"/>
              <w:bottom w:w="80" w:type="dxa"/>
              <w:right w:w="80" w:type="dxa"/>
            </w:tcMar>
            <w:hideMark/>
          </w:tcPr>
          <w:p w14:paraId="3534C85E" w14:textId="77777777" w:rsidR="00444C6A" w:rsidRPr="00570A10" w:rsidRDefault="00444C6A">
            <w:pPr>
              <w:spacing w:before="240" w:after="60"/>
              <w:rPr>
                <w:rFonts w:asciiTheme="majorHAnsi" w:hAnsiTheme="majorHAnsi" w:cstheme="majorHAnsi"/>
                <w:b/>
                <w:sz w:val="22"/>
                <w:szCs w:val="22"/>
              </w:rPr>
            </w:pPr>
            <w:r w:rsidRPr="00570A10">
              <w:rPr>
                <w:rFonts w:asciiTheme="majorHAnsi" w:eastAsia="Calibri" w:hAnsiTheme="majorHAnsi" w:cstheme="majorHAnsi"/>
                <w:b/>
                <w:color w:val="FFFFFF"/>
                <w:sz w:val="22"/>
                <w:szCs w:val="22"/>
              </w:rPr>
              <w:t>Description of Change</w:t>
            </w:r>
          </w:p>
        </w:tc>
        <w:tc>
          <w:tcPr>
            <w:tcW w:w="1985" w:type="dxa"/>
            <w:tcBorders>
              <w:top w:val="single" w:sz="8" w:space="0" w:color="FFFFFF"/>
              <w:left w:val="single" w:sz="8" w:space="0" w:color="FFFFFF"/>
              <w:bottom w:val="single" w:sz="8" w:space="0" w:color="FFFFFF"/>
              <w:right w:val="single" w:sz="8" w:space="0" w:color="FFFFFF"/>
            </w:tcBorders>
            <w:shd w:val="clear" w:color="auto" w:fill="3C5655"/>
            <w:tcMar>
              <w:top w:w="80" w:type="dxa"/>
              <w:left w:w="80" w:type="dxa"/>
              <w:bottom w:w="80" w:type="dxa"/>
              <w:right w:w="80" w:type="dxa"/>
            </w:tcMar>
            <w:hideMark/>
          </w:tcPr>
          <w:p w14:paraId="44F79165" w14:textId="77777777" w:rsidR="00444C6A" w:rsidRPr="00570A10" w:rsidRDefault="00444C6A">
            <w:pPr>
              <w:spacing w:before="240" w:after="60"/>
              <w:rPr>
                <w:rFonts w:asciiTheme="majorHAnsi" w:hAnsiTheme="majorHAnsi" w:cstheme="majorHAnsi"/>
                <w:b/>
                <w:sz w:val="22"/>
                <w:szCs w:val="22"/>
              </w:rPr>
            </w:pPr>
            <w:r w:rsidRPr="00570A10">
              <w:rPr>
                <w:rFonts w:asciiTheme="majorHAnsi" w:eastAsia="Calibri" w:hAnsiTheme="majorHAnsi" w:cstheme="majorHAnsi"/>
                <w:b/>
                <w:color w:val="FFFFFF"/>
                <w:sz w:val="22"/>
                <w:szCs w:val="22"/>
              </w:rPr>
              <w:t>Author</w:t>
            </w:r>
          </w:p>
        </w:tc>
        <w:tc>
          <w:tcPr>
            <w:tcW w:w="1801" w:type="dxa"/>
            <w:tcBorders>
              <w:top w:val="single" w:sz="8" w:space="0" w:color="FFFFFF"/>
              <w:left w:val="single" w:sz="8" w:space="0" w:color="FFFFFF"/>
              <w:bottom w:val="single" w:sz="8" w:space="0" w:color="FFFFFF"/>
              <w:right w:val="single" w:sz="8" w:space="0" w:color="FFFFFF"/>
            </w:tcBorders>
            <w:shd w:val="clear" w:color="auto" w:fill="3C5655"/>
            <w:tcMar>
              <w:top w:w="80" w:type="dxa"/>
              <w:left w:w="80" w:type="dxa"/>
              <w:bottom w:w="80" w:type="dxa"/>
              <w:right w:w="80" w:type="dxa"/>
            </w:tcMar>
            <w:hideMark/>
          </w:tcPr>
          <w:p w14:paraId="6891A1F6" w14:textId="77777777" w:rsidR="00444C6A" w:rsidRPr="00570A10" w:rsidRDefault="00444C6A">
            <w:pPr>
              <w:spacing w:before="240" w:after="60"/>
              <w:rPr>
                <w:rFonts w:asciiTheme="majorHAnsi" w:hAnsiTheme="majorHAnsi" w:cstheme="majorHAnsi"/>
                <w:b/>
                <w:sz w:val="22"/>
                <w:szCs w:val="22"/>
              </w:rPr>
            </w:pPr>
            <w:r w:rsidRPr="00570A10">
              <w:rPr>
                <w:rFonts w:asciiTheme="majorHAnsi" w:eastAsia="Calibri" w:hAnsiTheme="majorHAnsi" w:cstheme="majorHAnsi"/>
                <w:b/>
                <w:color w:val="FFFFFF"/>
                <w:sz w:val="22"/>
                <w:szCs w:val="22"/>
              </w:rPr>
              <w:t>Date</w:t>
            </w:r>
          </w:p>
        </w:tc>
      </w:tr>
      <w:tr w:rsidR="00444C6A" w:rsidRPr="00570A10" w14:paraId="204906AC" w14:textId="77777777" w:rsidTr="00AC10E1">
        <w:trPr>
          <w:trHeight w:val="377"/>
        </w:trPr>
        <w:tc>
          <w:tcPr>
            <w:tcW w:w="1142"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hideMark/>
          </w:tcPr>
          <w:p w14:paraId="1D0C49B3" w14:textId="77777777" w:rsidR="00444C6A" w:rsidRPr="00570A10" w:rsidRDefault="00444C6A" w:rsidP="002D6DC6">
            <w:pPr>
              <w:spacing w:before="60" w:after="60"/>
              <w:rPr>
                <w:rFonts w:asciiTheme="majorHAnsi" w:eastAsiaTheme="minorHAnsi" w:hAnsiTheme="majorHAnsi" w:cstheme="majorHAnsi"/>
                <w:iCs/>
                <w:sz w:val="22"/>
                <w:szCs w:val="22"/>
              </w:rPr>
            </w:pPr>
            <w:r w:rsidRPr="00570A10">
              <w:rPr>
                <w:rFonts w:asciiTheme="majorHAnsi" w:eastAsiaTheme="minorHAnsi" w:hAnsiTheme="majorHAnsi" w:cstheme="majorHAnsi"/>
                <w:iCs/>
                <w:sz w:val="22"/>
                <w:szCs w:val="22"/>
              </w:rPr>
              <w:t>0.1</w:t>
            </w:r>
          </w:p>
        </w:tc>
        <w:tc>
          <w:tcPr>
            <w:tcW w:w="4552"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hideMark/>
          </w:tcPr>
          <w:p w14:paraId="7B7426C6" w14:textId="3C05E51E" w:rsidR="00444C6A" w:rsidRPr="00570A10" w:rsidRDefault="00444C6A" w:rsidP="002D6DC6">
            <w:pPr>
              <w:spacing w:before="60" w:after="60"/>
              <w:rPr>
                <w:rFonts w:asciiTheme="majorHAnsi" w:eastAsiaTheme="minorHAnsi" w:hAnsiTheme="majorHAnsi" w:cstheme="majorHAnsi"/>
                <w:iCs/>
                <w:sz w:val="22"/>
                <w:szCs w:val="22"/>
              </w:rPr>
            </w:pPr>
            <w:r w:rsidRPr="00570A10">
              <w:rPr>
                <w:rFonts w:asciiTheme="majorHAnsi" w:eastAsiaTheme="minorHAnsi" w:hAnsiTheme="majorHAnsi" w:cstheme="majorHAnsi"/>
                <w:iCs/>
                <w:sz w:val="22"/>
                <w:szCs w:val="22"/>
              </w:rPr>
              <w:t xml:space="preserve">First </w:t>
            </w:r>
            <w:r w:rsidR="00AC10E1" w:rsidRPr="00570A10">
              <w:rPr>
                <w:rFonts w:asciiTheme="majorHAnsi" w:eastAsiaTheme="minorHAnsi" w:hAnsiTheme="majorHAnsi" w:cstheme="majorHAnsi"/>
                <w:iCs/>
                <w:sz w:val="22"/>
                <w:szCs w:val="22"/>
              </w:rPr>
              <w:t xml:space="preserve">Version </w:t>
            </w:r>
          </w:p>
        </w:tc>
        <w:tc>
          <w:tcPr>
            <w:tcW w:w="1985"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hideMark/>
          </w:tcPr>
          <w:p w14:paraId="32007676" w14:textId="4EF43380" w:rsidR="00444C6A" w:rsidRPr="00570A10" w:rsidRDefault="00E038C8" w:rsidP="002D6DC6">
            <w:pPr>
              <w:spacing w:before="60" w:after="60"/>
              <w:rPr>
                <w:rFonts w:asciiTheme="majorHAnsi" w:eastAsiaTheme="minorHAnsi" w:hAnsiTheme="majorHAnsi" w:cstheme="majorHAnsi"/>
                <w:iCs/>
                <w:sz w:val="22"/>
                <w:szCs w:val="22"/>
              </w:rPr>
            </w:pPr>
            <w:r w:rsidRPr="00570A10">
              <w:rPr>
                <w:rFonts w:asciiTheme="majorHAnsi" w:eastAsiaTheme="minorHAnsi" w:hAnsiTheme="majorHAnsi" w:cstheme="majorHAnsi"/>
                <w:iCs/>
                <w:sz w:val="22"/>
                <w:szCs w:val="22"/>
              </w:rPr>
              <w:t>Nikki Papenfus</w:t>
            </w:r>
          </w:p>
        </w:tc>
        <w:tc>
          <w:tcPr>
            <w:tcW w:w="1801"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56CD6282" w14:textId="322B3BF1" w:rsidR="00444C6A" w:rsidRPr="00570A10" w:rsidRDefault="008C5E8A" w:rsidP="002D6DC6">
            <w:pPr>
              <w:spacing w:before="60" w:after="60"/>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13/01/2025</w:t>
            </w:r>
          </w:p>
        </w:tc>
      </w:tr>
      <w:tr w:rsidR="00AD2E4C" w:rsidRPr="00570A10" w14:paraId="3258A8AC" w14:textId="77777777" w:rsidTr="00AC10E1">
        <w:trPr>
          <w:trHeight w:val="377"/>
          <w:ins w:id="0" w:author="Nikki Papenfus" w:date="2025-08-07T10:08:00Z"/>
        </w:trPr>
        <w:tc>
          <w:tcPr>
            <w:tcW w:w="1142"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274D4752" w14:textId="1F988C0C" w:rsidR="00AD2E4C" w:rsidRPr="00570A10" w:rsidRDefault="00AD2E4C" w:rsidP="002D6DC6">
            <w:pPr>
              <w:spacing w:before="60" w:after="60"/>
              <w:rPr>
                <w:ins w:id="1" w:author="Nikki Papenfus" w:date="2025-08-07T10:08:00Z" w16du:dateUtc="2025-08-07T08:08:00Z"/>
                <w:rFonts w:asciiTheme="majorHAnsi" w:eastAsiaTheme="minorHAnsi" w:hAnsiTheme="majorHAnsi" w:cstheme="majorHAnsi"/>
                <w:iCs/>
                <w:sz w:val="22"/>
                <w:szCs w:val="22"/>
              </w:rPr>
            </w:pPr>
            <w:ins w:id="2" w:author="Nikki Papenfus" w:date="2025-08-07T10:08:00Z" w16du:dateUtc="2025-08-07T08:08:00Z">
              <w:r>
                <w:rPr>
                  <w:rFonts w:asciiTheme="majorHAnsi" w:eastAsiaTheme="minorHAnsi" w:hAnsiTheme="majorHAnsi" w:cstheme="majorHAnsi"/>
                  <w:iCs/>
                  <w:sz w:val="22"/>
                  <w:szCs w:val="22"/>
                </w:rPr>
                <w:t>2.0</w:t>
              </w:r>
            </w:ins>
          </w:p>
        </w:tc>
        <w:tc>
          <w:tcPr>
            <w:tcW w:w="4552"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5AB5E735" w14:textId="20197368" w:rsidR="00AD2E4C" w:rsidRPr="00570A10" w:rsidRDefault="00AD2E4C" w:rsidP="002D6DC6">
            <w:pPr>
              <w:spacing w:before="60" w:after="60"/>
              <w:rPr>
                <w:ins w:id="3" w:author="Nikki Papenfus" w:date="2025-08-07T10:08:00Z" w16du:dateUtc="2025-08-07T08:08:00Z"/>
                <w:rFonts w:asciiTheme="majorHAnsi" w:eastAsiaTheme="minorHAnsi" w:hAnsiTheme="majorHAnsi" w:cstheme="majorHAnsi"/>
                <w:iCs/>
                <w:sz w:val="22"/>
                <w:szCs w:val="22"/>
              </w:rPr>
            </w:pPr>
            <w:ins w:id="4" w:author="Nikki Papenfus" w:date="2025-08-07T10:08:00Z" w16du:dateUtc="2025-08-07T08:08:00Z">
              <w:r>
                <w:rPr>
                  <w:rFonts w:asciiTheme="majorHAnsi" w:eastAsiaTheme="minorHAnsi" w:hAnsiTheme="majorHAnsi" w:cstheme="majorHAnsi"/>
                  <w:iCs/>
                  <w:sz w:val="22"/>
                  <w:szCs w:val="22"/>
                </w:rPr>
                <w:t xml:space="preserve">Updates </w:t>
              </w:r>
              <w:r w:rsidR="001D07F3">
                <w:rPr>
                  <w:rFonts w:asciiTheme="majorHAnsi" w:eastAsiaTheme="minorHAnsi" w:hAnsiTheme="majorHAnsi" w:cstheme="majorHAnsi"/>
                  <w:iCs/>
                  <w:sz w:val="22"/>
                  <w:szCs w:val="22"/>
                </w:rPr>
                <w:t xml:space="preserve">from Tenancy Review </w:t>
              </w:r>
              <w:commentRangeStart w:id="5"/>
              <w:r w:rsidR="001D07F3">
                <w:rPr>
                  <w:rFonts w:asciiTheme="majorHAnsi" w:eastAsiaTheme="minorHAnsi" w:hAnsiTheme="majorHAnsi" w:cstheme="majorHAnsi"/>
                  <w:iCs/>
                  <w:sz w:val="22"/>
                  <w:szCs w:val="22"/>
                </w:rPr>
                <w:t>project</w:t>
              </w:r>
            </w:ins>
            <w:commentRangeEnd w:id="5"/>
            <w:ins w:id="6" w:author="Nikki Papenfus" w:date="2025-08-14T09:34:00Z" w16du:dateUtc="2025-08-14T07:34:00Z">
              <w:r w:rsidR="006C243A">
                <w:rPr>
                  <w:rStyle w:val="CommentReference"/>
                  <w:lang w:val="en-US" w:eastAsia="en-US"/>
                </w:rPr>
                <w:commentReference w:id="5"/>
              </w:r>
            </w:ins>
          </w:p>
        </w:tc>
        <w:tc>
          <w:tcPr>
            <w:tcW w:w="1985"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0F73D4F7" w14:textId="6361F8E1" w:rsidR="00AD2E4C" w:rsidRPr="00570A10" w:rsidRDefault="001D07F3" w:rsidP="002D6DC6">
            <w:pPr>
              <w:spacing w:before="60" w:after="60"/>
              <w:rPr>
                <w:ins w:id="7" w:author="Nikki Papenfus" w:date="2025-08-07T10:08:00Z" w16du:dateUtc="2025-08-07T08:08:00Z"/>
                <w:rFonts w:asciiTheme="majorHAnsi" w:eastAsiaTheme="minorHAnsi" w:hAnsiTheme="majorHAnsi" w:cstheme="majorHAnsi"/>
                <w:iCs/>
                <w:sz w:val="22"/>
                <w:szCs w:val="22"/>
              </w:rPr>
            </w:pPr>
            <w:ins w:id="8" w:author="Nikki Papenfus" w:date="2025-08-07T10:08:00Z" w16du:dateUtc="2025-08-07T08:08:00Z">
              <w:r>
                <w:rPr>
                  <w:rFonts w:asciiTheme="majorHAnsi" w:eastAsiaTheme="minorHAnsi" w:hAnsiTheme="majorHAnsi" w:cstheme="majorHAnsi"/>
                  <w:iCs/>
                  <w:sz w:val="22"/>
                  <w:szCs w:val="22"/>
                </w:rPr>
                <w:t>Nikki Papenfus</w:t>
              </w:r>
            </w:ins>
          </w:p>
        </w:tc>
        <w:tc>
          <w:tcPr>
            <w:tcW w:w="1801"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69BDD31B" w14:textId="6146508E" w:rsidR="00AD2E4C" w:rsidRDefault="001D07F3" w:rsidP="002D6DC6">
            <w:pPr>
              <w:spacing w:before="60" w:after="60"/>
              <w:rPr>
                <w:ins w:id="9" w:author="Nikki Papenfus" w:date="2025-08-07T10:08:00Z" w16du:dateUtc="2025-08-07T08:08:00Z"/>
                <w:rFonts w:asciiTheme="majorHAnsi" w:eastAsiaTheme="minorHAnsi" w:hAnsiTheme="majorHAnsi" w:cstheme="majorHAnsi"/>
                <w:iCs/>
                <w:sz w:val="22"/>
                <w:szCs w:val="22"/>
              </w:rPr>
            </w:pPr>
            <w:ins w:id="10" w:author="Nikki Papenfus" w:date="2025-08-07T10:08:00Z" w16du:dateUtc="2025-08-07T08:08:00Z">
              <w:r>
                <w:rPr>
                  <w:rFonts w:asciiTheme="majorHAnsi" w:eastAsiaTheme="minorHAnsi" w:hAnsiTheme="majorHAnsi" w:cstheme="majorHAnsi"/>
                  <w:iCs/>
                  <w:sz w:val="22"/>
                  <w:szCs w:val="22"/>
                </w:rPr>
                <w:t>07/08/2025</w:t>
              </w:r>
            </w:ins>
          </w:p>
        </w:tc>
      </w:tr>
    </w:tbl>
    <w:p w14:paraId="6DDD6EBD" w14:textId="7178C4E6" w:rsidR="00687C1D" w:rsidRPr="00570A10" w:rsidRDefault="0061209E" w:rsidP="00687C1D">
      <w:pPr>
        <w:pStyle w:val="GraingerText"/>
      </w:pPr>
      <w:r w:rsidRPr="00570A10">
        <w:br w:type="page"/>
      </w:r>
    </w:p>
    <w:bookmarkStart w:id="11" w:name="_Toc112053611" w:displacedByCustomXml="next"/>
    <w:sdt>
      <w:sdtPr>
        <w:rPr>
          <w:rFonts w:ascii="Times New Roman" w:eastAsia="Times New Roman" w:hAnsi="Times New Roman" w:cs="Times New Roman"/>
          <w:color w:val="auto"/>
          <w:sz w:val="24"/>
          <w:szCs w:val="24"/>
          <w:lang w:val="en-GB" w:eastAsia="en-GB"/>
        </w:rPr>
        <w:id w:val="-274797435"/>
        <w:docPartObj>
          <w:docPartGallery w:val="Table of Contents"/>
          <w:docPartUnique/>
        </w:docPartObj>
      </w:sdtPr>
      <w:sdtEndPr>
        <w:rPr>
          <w:b/>
          <w:bCs/>
        </w:rPr>
      </w:sdtEndPr>
      <w:sdtContent>
        <w:p w14:paraId="44386AAB" w14:textId="5B80D09B" w:rsidR="009D673C" w:rsidRPr="00570A10" w:rsidRDefault="009D673C">
          <w:pPr>
            <w:pStyle w:val="TOCHeading"/>
            <w:rPr>
              <w:rFonts w:asciiTheme="minorHAnsi" w:hAnsiTheme="minorHAnsi" w:cstheme="minorHAnsi"/>
              <w:lang w:val="en-GB"/>
            </w:rPr>
          </w:pPr>
          <w:r w:rsidRPr="00570A10">
            <w:rPr>
              <w:rFonts w:asciiTheme="minorHAnsi" w:hAnsiTheme="minorHAnsi" w:cstheme="minorHAnsi"/>
              <w:lang w:val="en-GB"/>
            </w:rPr>
            <w:t>Table of Contents</w:t>
          </w:r>
        </w:p>
        <w:p w14:paraId="38E44D19" w14:textId="07010D0E" w:rsidR="00CE24AE" w:rsidRDefault="009D673C">
          <w:pPr>
            <w:pStyle w:val="TOC1"/>
            <w:tabs>
              <w:tab w:val="left" w:pos="480"/>
              <w:tab w:val="right" w:leader="dot" w:pos="9350"/>
            </w:tabs>
            <w:rPr>
              <w:rFonts w:asciiTheme="minorHAnsi" w:eastAsiaTheme="minorEastAsia" w:hAnsiTheme="minorHAnsi" w:cstheme="minorBidi"/>
              <w:noProof/>
              <w:kern w:val="2"/>
              <w:sz w:val="24"/>
              <w:szCs w:val="24"/>
              <w:lang w:eastAsia="en-GB"/>
              <w14:ligatures w14:val="standardContextual"/>
            </w:rPr>
          </w:pPr>
          <w:r w:rsidRPr="00570A10">
            <w:rPr>
              <w:rFonts w:asciiTheme="minorHAnsi" w:hAnsiTheme="minorHAnsi" w:cstheme="minorHAnsi"/>
              <w:szCs w:val="22"/>
            </w:rPr>
            <w:fldChar w:fldCharType="begin"/>
          </w:r>
          <w:r w:rsidRPr="00570A10">
            <w:rPr>
              <w:rFonts w:asciiTheme="minorHAnsi" w:hAnsiTheme="minorHAnsi" w:cstheme="minorHAnsi"/>
              <w:szCs w:val="22"/>
            </w:rPr>
            <w:instrText xml:space="preserve"> TOC \o "1-3" \h \z \u </w:instrText>
          </w:r>
          <w:r w:rsidRPr="00570A10">
            <w:rPr>
              <w:rFonts w:asciiTheme="minorHAnsi" w:hAnsiTheme="minorHAnsi" w:cstheme="minorHAnsi"/>
              <w:szCs w:val="22"/>
            </w:rPr>
            <w:fldChar w:fldCharType="separate"/>
          </w:r>
          <w:hyperlink w:anchor="_Toc206060385" w:history="1">
            <w:r w:rsidR="00CE24AE" w:rsidRPr="0038029A">
              <w:rPr>
                <w:rStyle w:val="Hyperlink"/>
                <w:noProof/>
              </w:rPr>
              <w:t>1.</w:t>
            </w:r>
            <w:r w:rsidR="00CE24AE">
              <w:rPr>
                <w:rFonts w:asciiTheme="minorHAnsi" w:eastAsiaTheme="minorEastAsia" w:hAnsiTheme="minorHAnsi" w:cstheme="minorBidi"/>
                <w:noProof/>
                <w:kern w:val="2"/>
                <w:sz w:val="24"/>
                <w:szCs w:val="24"/>
                <w:lang w:eastAsia="en-GB"/>
                <w14:ligatures w14:val="standardContextual"/>
              </w:rPr>
              <w:tab/>
            </w:r>
            <w:r w:rsidR="00CE24AE" w:rsidRPr="0038029A">
              <w:rPr>
                <w:rStyle w:val="Hyperlink"/>
                <w:noProof/>
              </w:rPr>
              <w:t>Overview</w:t>
            </w:r>
            <w:r w:rsidR="00CE24AE">
              <w:rPr>
                <w:noProof/>
                <w:webHidden/>
              </w:rPr>
              <w:tab/>
            </w:r>
            <w:r w:rsidR="00CE24AE">
              <w:rPr>
                <w:noProof/>
                <w:webHidden/>
              </w:rPr>
              <w:fldChar w:fldCharType="begin"/>
            </w:r>
            <w:r w:rsidR="00CE24AE">
              <w:rPr>
                <w:noProof/>
                <w:webHidden/>
              </w:rPr>
              <w:instrText xml:space="preserve"> PAGEREF _Toc206060385 \h </w:instrText>
            </w:r>
            <w:r w:rsidR="00CE24AE">
              <w:rPr>
                <w:noProof/>
                <w:webHidden/>
              </w:rPr>
            </w:r>
            <w:r w:rsidR="00CE24AE">
              <w:rPr>
                <w:noProof/>
                <w:webHidden/>
              </w:rPr>
              <w:fldChar w:fldCharType="separate"/>
            </w:r>
            <w:r w:rsidR="00CE24AE">
              <w:rPr>
                <w:noProof/>
                <w:webHidden/>
              </w:rPr>
              <w:t>3</w:t>
            </w:r>
            <w:r w:rsidR="00CE24AE">
              <w:rPr>
                <w:noProof/>
                <w:webHidden/>
              </w:rPr>
              <w:fldChar w:fldCharType="end"/>
            </w:r>
          </w:hyperlink>
        </w:p>
        <w:p w14:paraId="296E9BF7" w14:textId="18EC515F" w:rsidR="00CE24AE" w:rsidRDefault="00CE24AE">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06060386" w:history="1">
            <w:r w:rsidRPr="0038029A">
              <w:rPr>
                <w:rStyle w:val="Hyperlink"/>
                <w:noProof/>
              </w:rPr>
              <w:t>1.1</w:t>
            </w:r>
            <w:r>
              <w:rPr>
                <w:rFonts w:asciiTheme="minorHAnsi" w:eastAsiaTheme="minorEastAsia" w:hAnsiTheme="minorHAnsi" w:cstheme="minorBidi"/>
                <w:noProof/>
                <w:kern w:val="2"/>
                <w14:ligatures w14:val="standardContextual"/>
              </w:rPr>
              <w:tab/>
            </w:r>
            <w:r w:rsidRPr="0038029A">
              <w:rPr>
                <w:rStyle w:val="Hyperlink"/>
                <w:noProof/>
              </w:rPr>
              <w:t>Follow Up Process</w:t>
            </w:r>
            <w:r>
              <w:rPr>
                <w:noProof/>
                <w:webHidden/>
              </w:rPr>
              <w:tab/>
            </w:r>
            <w:r>
              <w:rPr>
                <w:noProof/>
                <w:webHidden/>
              </w:rPr>
              <w:fldChar w:fldCharType="begin"/>
            </w:r>
            <w:r>
              <w:rPr>
                <w:noProof/>
                <w:webHidden/>
              </w:rPr>
              <w:instrText xml:space="preserve"> PAGEREF _Toc206060386 \h </w:instrText>
            </w:r>
            <w:r>
              <w:rPr>
                <w:noProof/>
                <w:webHidden/>
              </w:rPr>
            </w:r>
            <w:r>
              <w:rPr>
                <w:noProof/>
                <w:webHidden/>
              </w:rPr>
              <w:fldChar w:fldCharType="separate"/>
            </w:r>
            <w:r>
              <w:rPr>
                <w:noProof/>
                <w:webHidden/>
              </w:rPr>
              <w:t>3</w:t>
            </w:r>
            <w:r>
              <w:rPr>
                <w:noProof/>
                <w:webHidden/>
              </w:rPr>
              <w:fldChar w:fldCharType="end"/>
            </w:r>
          </w:hyperlink>
        </w:p>
        <w:p w14:paraId="13620B14" w14:textId="6B3E6E0C" w:rsidR="00CE24AE" w:rsidRDefault="00CE24AE">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06060387" w:history="1">
            <w:r w:rsidRPr="0038029A">
              <w:rPr>
                <w:rStyle w:val="Hyperlink"/>
                <w:noProof/>
              </w:rPr>
              <w:t>1.2</w:t>
            </w:r>
            <w:r>
              <w:rPr>
                <w:rFonts w:asciiTheme="minorHAnsi" w:eastAsiaTheme="minorEastAsia" w:hAnsiTheme="minorHAnsi" w:cstheme="minorBidi"/>
                <w:noProof/>
                <w:kern w:val="2"/>
                <w14:ligatures w14:val="standardContextual"/>
              </w:rPr>
              <w:tab/>
            </w:r>
            <w:r w:rsidRPr="0038029A">
              <w:rPr>
                <w:rStyle w:val="Hyperlink"/>
                <w:noProof/>
              </w:rPr>
              <w:t>Reminder &amp; Follow Up Timelines</w:t>
            </w:r>
            <w:r>
              <w:rPr>
                <w:noProof/>
                <w:webHidden/>
              </w:rPr>
              <w:tab/>
            </w:r>
            <w:r>
              <w:rPr>
                <w:noProof/>
                <w:webHidden/>
              </w:rPr>
              <w:fldChar w:fldCharType="begin"/>
            </w:r>
            <w:r>
              <w:rPr>
                <w:noProof/>
                <w:webHidden/>
              </w:rPr>
              <w:instrText xml:space="preserve"> PAGEREF _Toc206060387 \h </w:instrText>
            </w:r>
            <w:r>
              <w:rPr>
                <w:noProof/>
                <w:webHidden/>
              </w:rPr>
            </w:r>
            <w:r>
              <w:rPr>
                <w:noProof/>
                <w:webHidden/>
              </w:rPr>
              <w:fldChar w:fldCharType="separate"/>
            </w:r>
            <w:r>
              <w:rPr>
                <w:noProof/>
                <w:webHidden/>
              </w:rPr>
              <w:t>4</w:t>
            </w:r>
            <w:r>
              <w:rPr>
                <w:noProof/>
                <w:webHidden/>
              </w:rPr>
              <w:fldChar w:fldCharType="end"/>
            </w:r>
          </w:hyperlink>
        </w:p>
        <w:p w14:paraId="334FC885" w14:textId="7B560A7A" w:rsidR="00CE24AE" w:rsidRDefault="00CE24AE">
          <w:pPr>
            <w:pStyle w:val="TOC1"/>
            <w:tabs>
              <w:tab w:val="left" w:pos="480"/>
              <w:tab w:val="right" w:leader="dot" w:pos="9350"/>
            </w:tabs>
            <w:rPr>
              <w:rFonts w:asciiTheme="minorHAnsi" w:eastAsiaTheme="minorEastAsia" w:hAnsiTheme="minorHAnsi" w:cstheme="minorBidi"/>
              <w:noProof/>
              <w:kern w:val="2"/>
              <w:sz w:val="24"/>
              <w:szCs w:val="24"/>
              <w:lang w:eastAsia="en-GB"/>
              <w14:ligatures w14:val="standardContextual"/>
            </w:rPr>
          </w:pPr>
          <w:hyperlink w:anchor="_Toc206060388" w:history="1">
            <w:r w:rsidRPr="0038029A">
              <w:rPr>
                <w:rStyle w:val="Hyperlink"/>
                <w:noProof/>
              </w:rPr>
              <w:t>2.</w:t>
            </w:r>
            <w:r>
              <w:rPr>
                <w:rFonts w:asciiTheme="minorHAnsi" w:eastAsiaTheme="minorEastAsia" w:hAnsiTheme="minorHAnsi" w:cstheme="minorBidi"/>
                <w:noProof/>
                <w:kern w:val="2"/>
                <w:sz w:val="24"/>
                <w:szCs w:val="24"/>
                <w:lang w:eastAsia="en-GB"/>
                <w14:ligatures w14:val="standardContextual"/>
              </w:rPr>
              <w:tab/>
            </w:r>
            <w:r w:rsidRPr="0038029A">
              <w:rPr>
                <w:rStyle w:val="Hyperlink"/>
                <w:noProof/>
              </w:rPr>
              <w:t>Right to Rent Information</w:t>
            </w:r>
            <w:r>
              <w:rPr>
                <w:noProof/>
                <w:webHidden/>
              </w:rPr>
              <w:tab/>
            </w:r>
            <w:r>
              <w:rPr>
                <w:noProof/>
                <w:webHidden/>
              </w:rPr>
              <w:fldChar w:fldCharType="begin"/>
            </w:r>
            <w:r>
              <w:rPr>
                <w:noProof/>
                <w:webHidden/>
              </w:rPr>
              <w:instrText xml:space="preserve"> PAGEREF _Toc206060388 \h </w:instrText>
            </w:r>
            <w:r>
              <w:rPr>
                <w:noProof/>
                <w:webHidden/>
              </w:rPr>
            </w:r>
            <w:r>
              <w:rPr>
                <w:noProof/>
                <w:webHidden/>
              </w:rPr>
              <w:fldChar w:fldCharType="separate"/>
            </w:r>
            <w:r>
              <w:rPr>
                <w:noProof/>
                <w:webHidden/>
              </w:rPr>
              <w:t>4</w:t>
            </w:r>
            <w:r>
              <w:rPr>
                <w:noProof/>
                <w:webHidden/>
              </w:rPr>
              <w:fldChar w:fldCharType="end"/>
            </w:r>
          </w:hyperlink>
        </w:p>
        <w:p w14:paraId="16CC7062" w14:textId="68B12FF2" w:rsidR="00CE24AE" w:rsidRDefault="00CE24AE">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06060389" w:history="1">
            <w:r w:rsidRPr="0038029A">
              <w:rPr>
                <w:rStyle w:val="Hyperlink"/>
                <w:noProof/>
              </w:rPr>
              <w:t>2.1</w:t>
            </w:r>
            <w:r>
              <w:rPr>
                <w:rFonts w:asciiTheme="minorHAnsi" w:eastAsiaTheme="minorEastAsia" w:hAnsiTheme="minorHAnsi" w:cstheme="minorBidi"/>
                <w:noProof/>
                <w:kern w:val="2"/>
                <w14:ligatures w14:val="standardContextual"/>
              </w:rPr>
              <w:tab/>
            </w:r>
            <w:r w:rsidRPr="0038029A">
              <w:rPr>
                <w:rStyle w:val="Hyperlink"/>
                <w:noProof/>
              </w:rPr>
              <w:t>Where to Find RTR Information</w:t>
            </w:r>
            <w:r>
              <w:rPr>
                <w:noProof/>
                <w:webHidden/>
              </w:rPr>
              <w:tab/>
            </w:r>
            <w:r>
              <w:rPr>
                <w:noProof/>
                <w:webHidden/>
              </w:rPr>
              <w:fldChar w:fldCharType="begin"/>
            </w:r>
            <w:r>
              <w:rPr>
                <w:noProof/>
                <w:webHidden/>
              </w:rPr>
              <w:instrText xml:space="preserve"> PAGEREF _Toc206060389 \h </w:instrText>
            </w:r>
            <w:r>
              <w:rPr>
                <w:noProof/>
                <w:webHidden/>
              </w:rPr>
            </w:r>
            <w:r>
              <w:rPr>
                <w:noProof/>
                <w:webHidden/>
              </w:rPr>
              <w:fldChar w:fldCharType="separate"/>
            </w:r>
            <w:r>
              <w:rPr>
                <w:noProof/>
                <w:webHidden/>
              </w:rPr>
              <w:t>8</w:t>
            </w:r>
            <w:r>
              <w:rPr>
                <w:noProof/>
                <w:webHidden/>
              </w:rPr>
              <w:fldChar w:fldCharType="end"/>
            </w:r>
          </w:hyperlink>
        </w:p>
        <w:p w14:paraId="3C001FD1" w14:textId="5AC9C627" w:rsidR="00CE24AE" w:rsidRDefault="00CE24AE">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06060390" w:history="1">
            <w:r w:rsidRPr="0038029A">
              <w:rPr>
                <w:rStyle w:val="Hyperlink"/>
                <w:noProof/>
              </w:rPr>
              <w:t>2.2</w:t>
            </w:r>
            <w:r>
              <w:rPr>
                <w:rFonts w:asciiTheme="minorHAnsi" w:eastAsiaTheme="minorEastAsia" w:hAnsiTheme="minorHAnsi" w:cstheme="minorBidi"/>
                <w:noProof/>
                <w:kern w:val="2"/>
                <w14:ligatures w14:val="standardContextual"/>
              </w:rPr>
              <w:tab/>
            </w:r>
            <w:r w:rsidRPr="0038029A">
              <w:rPr>
                <w:rStyle w:val="Hyperlink"/>
                <w:noProof/>
              </w:rPr>
              <w:t>Person Account</w:t>
            </w:r>
            <w:r>
              <w:rPr>
                <w:noProof/>
                <w:webHidden/>
              </w:rPr>
              <w:tab/>
            </w:r>
            <w:r>
              <w:rPr>
                <w:noProof/>
                <w:webHidden/>
              </w:rPr>
              <w:fldChar w:fldCharType="begin"/>
            </w:r>
            <w:r>
              <w:rPr>
                <w:noProof/>
                <w:webHidden/>
              </w:rPr>
              <w:instrText xml:space="preserve"> PAGEREF _Toc206060390 \h </w:instrText>
            </w:r>
            <w:r>
              <w:rPr>
                <w:noProof/>
                <w:webHidden/>
              </w:rPr>
            </w:r>
            <w:r>
              <w:rPr>
                <w:noProof/>
                <w:webHidden/>
              </w:rPr>
              <w:fldChar w:fldCharType="separate"/>
            </w:r>
            <w:r>
              <w:rPr>
                <w:noProof/>
                <w:webHidden/>
              </w:rPr>
              <w:t>8</w:t>
            </w:r>
            <w:r>
              <w:rPr>
                <w:noProof/>
                <w:webHidden/>
              </w:rPr>
              <w:fldChar w:fldCharType="end"/>
            </w:r>
          </w:hyperlink>
        </w:p>
        <w:p w14:paraId="6BD161F3" w14:textId="349E5334" w:rsidR="00CE24AE" w:rsidRDefault="00CE24AE">
          <w:pPr>
            <w:pStyle w:val="TOC1"/>
            <w:tabs>
              <w:tab w:val="left" w:pos="480"/>
              <w:tab w:val="right" w:leader="dot" w:pos="9350"/>
            </w:tabs>
            <w:rPr>
              <w:rFonts w:asciiTheme="minorHAnsi" w:eastAsiaTheme="minorEastAsia" w:hAnsiTheme="minorHAnsi" w:cstheme="minorBidi"/>
              <w:noProof/>
              <w:kern w:val="2"/>
              <w:sz w:val="24"/>
              <w:szCs w:val="24"/>
              <w:lang w:eastAsia="en-GB"/>
              <w14:ligatures w14:val="standardContextual"/>
            </w:rPr>
          </w:pPr>
          <w:hyperlink w:anchor="_Toc206060391" w:history="1">
            <w:r w:rsidRPr="0038029A">
              <w:rPr>
                <w:rStyle w:val="Hyperlink"/>
                <w:noProof/>
              </w:rPr>
              <w:t>3.</w:t>
            </w:r>
            <w:r>
              <w:rPr>
                <w:rFonts w:asciiTheme="minorHAnsi" w:eastAsiaTheme="minorEastAsia" w:hAnsiTheme="minorHAnsi" w:cstheme="minorBidi"/>
                <w:noProof/>
                <w:kern w:val="2"/>
                <w:sz w:val="24"/>
                <w:szCs w:val="24"/>
                <w:lang w:eastAsia="en-GB"/>
                <w14:ligatures w14:val="standardContextual"/>
              </w:rPr>
              <w:tab/>
            </w:r>
            <w:r w:rsidRPr="0038029A">
              <w:rPr>
                <w:rStyle w:val="Hyperlink"/>
                <w:noProof/>
              </w:rPr>
              <w:t>Check RTR at New Let, Change or Sharer or Tenancy Review</w:t>
            </w:r>
            <w:r>
              <w:rPr>
                <w:noProof/>
                <w:webHidden/>
              </w:rPr>
              <w:tab/>
            </w:r>
            <w:r>
              <w:rPr>
                <w:noProof/>
                <w:webHidden/>
              </w:rPr>
              <w:fldChar w:fldCharType="begin"/>
            </w:r>
            <w:r>
              <w:rPr>
                <w:noProof/>
                <w:webHidden/>
              </w:rPr>
              <w:instrText xml:space="preserve"> PAGEREF _Toc206060391 \h </w:instrText>
            </w:r>
            <w:r>
              <w:rPr>
                <w:noProof/>
                <w:webHidden/>
              </w:rPr>
            </w:r>
            <w:r>
              <w:rPr>
                <w:noProof/>
                <w:webHidden/>
              </w:rPr>
              <w:fldChar w:fldCharType="separate"/>
            </w:r>
            <w:r>
              <w:rPr>
                <w:noProof/>
                <w:webHidden/>
              </w:rPr>
              <w:t>10</w:t>
            </w:r>
            <w:r>
              <w:rPr>
                <w:noProof/>
                <w:webHidden/>
              </w:rPr>
              <w:fldChar w:fldCharType="end"/>
            </w:r>
          </w:hyperlink>
        </w:p>
        <w:p w14:paraId="5AA79CFD" w14:textId="23378F5E" w:rsidR="00CE24AE" w:rsidRDefault="00CE24AE">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06060392" w:history="1">
            <w:r w:rsidRPr="0038029A">
              <w:rPr>
                <w:rStyle w:val="Hyperlink"/>
                <w:noProof/>
              </w:rPr>
              <w:t>3.1</w:t>
            </w:r>
            <w:r>
              <w:rPr>
                <w:rFonts w:asciiTheme="minorHAnsi" w:eastAsiaTheme="minorEastAsia" w:hAnsiTheme="minorHAnsi" w:cstheme="minorBidi"/>
                <w:noProof/>
                <w:kern w:val="2"/>
                <w14:ligatures w14:val="standardContextual"/>
              </w:rPr>
              <w:tab/>
            </w:r>
            <w:r w:rsidRPr="0038029A">
              <w:rPr>
                <w:rStyle w:val="Hyperlink"/>
                <w:rFonts w:cstheme="minorHAnsi"/>
                <w:noProof/>
              </w:rPr>
              <w:t>Checking RTR for a New Lease or Mid-Term Change</w:t>
            </w:r>
            <w:r>
              <w:rPr>
                <w:noProof/>
                <w:webHidden/>
              </w:rPr>
              <w:tab/>
            </w:r>
            <w:r>
              <w:rPr>
                <w:noProof/>
                <w:webHidden/>
              </w:rPr>
              <w:fldChar w:fldCharType="begin"/>
            </w:r>
            <w:r>
              <w:rPr>
                <w:noProof/>
                <w:webHidden/>
              </w:rPr>
              <w:instrText xml:space="preserve"> PAGEREF _Toc206060392 \h </w:instrText>
            </w:r>
            <w:r>
              <w:rPr>
                <w:noProof/>
                <w:webHidden/>
              </w:rPr>
            </w:r>
            <w:r>
              <w:rPr>
                <w:noProof/>
                <w:webHidden/>
              </w:rPr>
              <w:fldChar w:fldCharType="separate"/>
            </w:r>
            <w:r>
              <w:rPr>
                <w:noProof/>
                <w:webHidden/>
              </w:rPr>
              <w:t>10</w:t>
            </w:r>
            <w:r>
              <w:rPr>
                <w:noProof/>
                <w:webHidden/>
              </w:rPr>
              <w:fldChar w:fldCharType="end"/>
            </w:r>
          </w:hyperlink>
        </w:p>
        <w:p w14:paraId="6B3E7D89" w14:textId="49BFD99B" w:rsidR="00CE24AE" w:rsidRDefault="00CE24AE">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06060393" w:history="1">
            <w:r w:rsidRPr="0038029A">
              <w:rPr>
                <w:rStyle w:val="Hyperlink"/>
                <w:noProof/>
              </w:rPr>
              <w:t>3.2</w:t>
            </w:r>
            <w:r>
              <w:rPr>
                <w:rFonts w:asciiTheme="minorHAnsi" w:eastAsiaTheme="minorEastAsia" w:hAnsiTheme="minorHAnsi" w:cstheme="minorBidi"/>
                <w:noProof/>
                <w:kern w:val="2"/>
                <w14:ligatures w14:val="standardContextual"/>
              </w:rPr>
              <w:tab/>
            </w:r>
            <w:r w:rsidRPr="0038029A">
              <w:rPr>
                <w:rStyle w:val="Hyperlink"/>
                <w:rFonts w:cstheme="minorHAnsi"/>
                <w:noProof/>
              </w:rPr>
              <w:t>Checking RTR for a Tenancy Review</w:t>
            </w:r>
            <w:r>
              <w:rPr>
                <w:noProof/>
                <w:webHidden/>
              </w:rPr>
              <w:tab/>
            </w:r>
            <w:r>
              <w:rPr>
                <w:noProof/>
                <w:webHidden/>
              </w:rPr>
              <w:fldChar w:fldCharType="begin"/>
            </w:r>
            <w:r>
              <w:rPr>
                <w:noProof/>
                <w:webHidden/>
              </w:rPr>
              <w:instrText xml:space="preserve"> PAGEREF _Toc206060393 \h </w:instrText>
            </w:r>
            <w:r>
              <w:rPr>
                <w:noProof/>
                <w:webHidden/>
              </w:rPr>
            </w:r>
            <w:r>
              <w:rPr>
                <w:noProof/>
                <w:webHidden/>
              </w:rPr>
              <w:fldChar w:fldCharType="separate"/>
            </w:r>
            <w:r>
              <w:rPr>
                <w:noProof/>
                <w:webHidden/>
              </w:rPr>
              <w:t>13</w:t>
            </w:r>
            <w:r>
              <w:rPr>
                <w:noProof/>
                <w:webHidden/>
              </w:rPr>
              <w:fldChar w:fldCharType="end"/>
            </w:r>
          </w:hyperlink>
        </w:p>
        <w:p w14:paraId="5762D2A0" w14:textId="46D087E3" w:rsidR="00CE24AE" w:rsidRDefault="00CE24AE">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06060394" w:history="1">
            <w:r w:rsidRPr="0038029A">
              <w:rPr>
                <w:rStyle w:val="Hyperlink"/>
                <w:noProof/>
              </w:rPr>
              <w:t>3.3</w:t>
            </w:r>
            <w:r>
              <w:rPr>
                <w:rFonts w:asciiTheme="minorHAnsi" w:eastAsiaTheme="minorEastAsia" w:hAnsiTheme="minorHAnsi" w:cstheme="minorBidi"/>
                <w:noProof/>
                <w:kern w:val="2"/>
                <w14:ligatures w14:val="standardContextual"/>
              </w:rPr>
              <w:tab/>
            </w:r>
            <w:r w:rsidRPr="0038029A">
              <w:rPr>
                <w:rStyle w:val="Hyperlink"/>
                <w:rFonts w:cstheme="minorHAnsi"/>
                <w:noProof/>
              </w:rPr>
              <w:t>Completing an Opportunity</w:t>
            </w:r>
            <w:r>
              <w:rPr>
                <w:noProof/>
                <w:webHidden/>
              </w:rPr>
              <w:tab/>
            </w:r>
            <w:r>
              <w:rPr>
                <w:noProof/>
                <w:webHidden/>
              </w:rPr>
              <w:fldChar w:fldCharType="begin"/>
            </w:r>
            <w:r>
              <w:rPr>
                <w:noProof/>
                <w:webHidden/>
              </w:rPr>
              <w:instrText xml:space="preserve"> PAGEREF _Toc206060394 \h </w:instrText>
            </w:r>
            <w:r>
              <w:rPr>
                <w:noProof/>
                <w:webHidden/>
              </w:rPr>
            </w:r>
            <w:r>
              <w:rPr>
                <w:noProof/>
                <w:webHidden/>
              </w:rPr>
              <w:fldChar w:fldCharType="separate"/>
            </w:r>
            <w:r>
              <w:rPr>
                <w:noProof/>
                <w:webHidden/>
              </w:rPr>
              <w:t>14</w:t>
            </w:r>
            <w:r>
              <w:rPr>
                <w:noProof/>
                <w:webHidden/>
              </w:rPr>
              <w:fldChar w:fldCharType="end"/>
            </w:r>
          </w:hyperlink>
        </w:p>
        <w:p w14:paraId="053726A9" w14:textId="35FF6C71" w:rsidR="00CE24AE" w:rsidRDefault="00CE24AE">
          <w:pPr>
            <w:pStyle w:val="TOC1"/>
            <w:tabs>
              <w:tab w:val="left" w:pos="480"/>
              <w:tab w:val="right" w:leader="dot" w:pos="9350"/>
            </w:tabs>
            <w:rPr>
              <w:rFonts w:asciiTheme="minorHAnsi" w:eastAsiaTheme="minorEastAsia" w:hAnsiTheme="minorHAnsi" w:cstheme="minorBidi"/>
              <w:noProof/>
              <w:kern w:val="2"/>
              <w:sz w:val="24"/>
              <w:szCs w:val="24"/>
              <w:lang w:eastAsia="en-GB"/>
              <w14:ligatures w14:val="standardContextual"/>
            </w:rPr>
          </w:pPr>
          <w:hyperlink w:anchor="_Toc206060395" w:history="1">
            <w:r w:rsidRPr="0038029A">
              <w:rPr>
                <w:rStyle w:val="Hyperlink"/>
                <w:noProof/>
              </w:rPr>
              <w:t>4.</w:t>
            </w:r>
            <w:r>
              <w:rPr>
                <w:rFonts w:asciiTheme="minorHAnsi" w:eastAsiaTheme="minorEastAsia" w:hAnsiTheme="minorHAnsi" w:cstheme="minorBidi"/>
                <w:noProof/>
                <w:kern w:val="2"/>
                <w:sz w:val="24"/>
                <w:szCs w:val="24"/>
                <w:lang w:eastAsia="en-GB"/>
                <w14:ligatures w14:val="standardContextual"/>
              </w:rPr>
              <w:tab/>
            </w:r>
            <w:r w:rsidRPr="0038029A">
              <w:rPr>
                <w:rStyle w:val="Hyperlink"/>
                <w:noProof/>
              </w:rPr>
              <w:t>Automated Email Reminders</w:t>
            </w:r>
            <w:r>
              <w:rPr>
                <w:noProof/>
                <w:webHidden/>
              </w:rPr>
              <w:tab/>
            </w:r>
            <w:r>
              <w:rPr>
                <w:noProof/>
                <w:webHidden/>
              </w:rPr>
              <w:fldChar w:fldCharType="begin"/>
            </w:r>
            <w:r>
              <w:rPr>
                <w:noProof/>
                <w:webHidden/>
              </w:rPr>
              <w:instrText xml:space="preserve"> PAGEREF _Toc206060395 \h </w:instrText>
            </w:r>
            <w:r>
              <w:rPr>
                <w:noProof/>
                <w:webHidden/>
              </w:rPr>
            </w:r>
            <w:r>
              <w:rPr>
                <w:noProof/>
                <w:webHidden/>
              </w:rPr>
              <w:fldChar w:fldCharType="separate"/>
            </w:r>
            <w:r>
              <w:rPr>
                <w:noProof/>
                <w:webHidden/>
              </w:rPr>
              <w:t>15</w:t>
            </w:r>
            <w:r>
              <w:rPr>
                <w:noProof/>
                <w:webHidden/>
              </w:rPr>
              <w:fldChar w:fldCharType="end"/>
            </w:r>
          </w:hyperlink>
        </w:p>
        <w:p w14:paraId="2FD2CF67" w14:textId="6A18919B" w:rsidR="00CE24AE" w:rsidRDefault="00CE24AE">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06060396" w:history="1">
            <w:r w:rsidRPr="0038029A">
              <w:rPr>
                <w:rStyle w:val="Hyperlink"/>
                <w:noProof/>
              </w:rPr>
              <w:t>4.1</w:t>
            </w:r>
            <w:r>
              <w:rPr>
                <w:rFonts w:asciiTheme="minorHAnsi" w:eastAsiaTheme="minorEastAsia" w:hAnsiTheme="minorHAnsi" w:cstheme="minorBidi"/>
                <w:noProof/>
                <w:kern w:val="2"/>
                <w14:ligatures w14:val="standardContextual"/>
              </w:rPr>
              <w:tab/>
            </w:r>
            <w:r w:rsidRPr="0038029A">
              <w:rPr>
                <w:rStyle w:val="Hyperlink"/>
                <w:noProof/>
              </w:rPr>
              <w:t>Tenant Replies</w:t>
            </w:r>
            <w:r>
              <w:rPr>
                <w:noProof/>
                <w:webHidden/>
              </w:rPr>
              <w:tab/>
            </w:r>
            <w:r>
              <w:rPr>
                <w:noProof/>
                <w:webHidden/>
              </w:rPr>
              <w:fldChar w:fldCharType="begin"/>
            </w:r>
            <w:r>
              <w:rPr>
                <w:noProof/>
                <w:webHidden/>
              </w:rPr>
              <w:instrText xml:space="preserve"> PAGEREF _Toc206060396 \h </w:instrText>
            </w:r>
            <w:r>
              <w:rPr>
                <w:noProof/>
                <w:webHidden/>
              </w:rPr>
            </w:r>
            <w:r>
              <w:rPr>
                <w:noProof/>
                <w:webHidden/>
              </w:rPr>
              <w:fldChar w:fldCharType="separate"/>
            </w:r>
            <w:r>
              <w:rPr>
                <w:noProof/>
                <w:webHidden/>
              </w:rPr>
              <w:t>16</w:t>
            </w:r>
            <w:r>
              <w:rPr>
                <w:noProof/>
                <w:webHidden/>
              </w:rPr>
              <w:fldChar w:fldCharType="end"/>
            </w:r>
          </w:hyperlink>
        </w:p>
        <w:p w14:paraId="456B6A20" w14:textId="744B4024" w:rsidR="00CE24AE" w:rsidRDefault="00CE24AE">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06060397" w:history="1">
            <w:r w:rsidRPr="0038029A">
              <w:rPr>
                <w:rStyle w:val="Hyperlink"/>
                <w:noProof/>
              </w:rPr>
              <w:t>4.2</w:t>
            </w:r>
            <w:r>
              <w:rPr>
                <w:rFonts w:asciiTheme="minorHAnsi" w:eastAsiaTheme="minorEastAsia" w:hAnsiTheme="minorHAnsi" w:cstheme="minorBidi"/>
                <w:noProof/>
                <w:kern w:val="2"/>
                <w14:ligatures w14:val="standardContextual"/>
              </w:rPr>
              <w:tab/>
            </w:r>
            <w:r w:rsidRPr="0038029A">
              <w:rPr>
                <w:rStyle w:val="Hyperlink"/>
                <w:noProof/>
              </w:rPr>
              <w:t>Bounced Emails</w:t>
            </w:r>
            <w:r>
              <w:rPr>
                <w:noProof/>
                <w:webHidden/>
              </w:rPr>
              <w:tab/>
            </w:r>
            <w:r>
              <w:rPr>
                <w:noProof/>
                <w:webHidden/>
              </w:rPr>
              <w:fldChar w:fldCharType="begin"/>
            </w:r>
            <w:r>
              <w:rPr>
                <w:noProof/>
                <w:webHidden/>
              </w:rPr>
              <w:instrText xml:space="preserve"> PAGEREF _Toc206060397 \h </w:instrText>
            </w:r>
            <w:r>
              <w:rPr>
                <w:noProof/>
                <w:webHidden/>
              </w:rPr>
            </w:r>
            <w:r>
              <w:rPr>
                <w:noProof/>
                <w:webHidden/>
              </w:rPr>
              <w:fldChar w:fldCharType="separate"/>
            </w:r>
            <w:r>
              <w:rPr>
                <w:noProof/>
                <w:webHidden/>
              </w:rPr>
              <w:t>16</w:t>
            </w:r>
            <w:r>
              <w:rPr>
                <w:noProof/>
                <w:webHidden/>
              </w:rPr>
              <w:fldChar w:fldCharType="end"/>
            </w:r>
          </w:hyperlink>
        </w:p>
        <w:p w14:paraId="44D320F2" w14:textId="49DD041C" w:rsidR="00CE24AE" w:rsidRDefault="00CE24AE">
          <w:pPr>
            <w:pStyle w:val="TOC1"/>
            <w:tabs>
              <w:tab w:val="left" w:pos="480"/>
              <w:tab w:val="right" w:leader="dot" w:pos="9350"/>
            </w:tabs>
            <w:rPr>
              <w:rFonts w:asciiTheme="minorHAnsi" w:eastAsiaTheme="minorEastAsia" w:hAnsiTheme="minorHAnsi" w:cstheme="minorBidi"/>
              <w:noProof/>
              <w:kern w:val="2"/>
              <w:sz w:val="24"/>
              <w:szCs w:val="24"/>
              <w:lang w:eastAsia="en-GB"/>
              <w14:ligatures w14:val="standardContextual"/>
            </w:rPr>
          </w:pPr>
          <w:hyperlink w:anchor="_Toc206060398" w:history="1">
            <w:r w:rsidRPr="0038029A">
              <w:rPr>
                <w:rStyle w:val="Hyperlink"/>
                <w:noProof/>
              </w:rPr>
              <w:t>5.</w:t>
            </w:r>
            <w:r>
              <w:rPr>
                <w:rFonts w:asciiTheme="minorHAnsi" w:eastAsiaTheme="minorEastAsia" w:hAnsiTheme="minorHAnsi" w:cstheme="minorBidi"/>
                <w:noProof/>
                <w:kern w:val="2"/>
                <w:sz w:val="24"/>
                <w:szCs w:val="24"/>
                <w:lang w:eastAsia="en-GB"/>
                <w14:ligatures w14:val="standardContextual"/>
              </w:rPr>
              <w:tab/>
            </w:r>
            <w:r w:rsidRPr="0038029A">
              <w:rPr>
                <w:rStyle w:val="Hyperlink"/>
                <w:noProof/>
              </w:rPr>
              <w:t>Manual Follow Up</w:t>
            </w:r>
            <w:r>
              <w:rPr>
                <w:noProof/>
                <w:webHidden/>
              </w:rPr>
              <w:tab/>
            </w:r>
            <w:r>
              <w:rPr>
                <w:noProof/>
                <w:webHidden/>
              </w:rPr>
              <w:fldChar w:fldCharType="begin"/>
            </w:r>
            <w:r>
              <w:rPr>
                <w:noProof/>
                <w:webHidden/>
              </w:rPr>
              <w:instrText xml:space="preserve"> PAGEREF _Toc206060398 \h </w:instrText>
            </w:r>
            <w:r>
              <w:rPr>
                <w:noProof/>
                <w:webHidden/>
              </w:rPr>
            </w:r>
            <w:r>
              <w:rPr>
                <w:noProof/>
                <w:webHidden/>
              </w:rPr>
              <w:fldChar w:fldCharType="separate"/>
            </w:r>
            <w:r>
              <w:rPr>
                <w:noProof/>
                <w:webHidden/>
              </w:rPr>
              <w:t>16</w:t>
            </w:r>
            <w:r>
              <w:rPr>
                <w:noProof/>
                <w:webHidden/>
              </w:rPr>
              <w:fldChar w:fldCharType="end"/>
            </w:r>
          </w:hyperlink>
        </w:p>
        <w:p w14:paraId="4360F78A" w14:textId="29EAE4A5" w:rsidR="009D673C" w:rsidRPr="00570A10" w:rsidRDefault="009D673C">
          <w:r w:rsidRPr="00570A10">
            <w:rPr>
              <w:rFonts w:asciiTheme="minorHAnsi" w:hAnsiTheme="minorHAnsi" w:cstheme="minorHAnsi"/>
              <w:b/>
              <w:bCs/>
              <w:sz w:val="22"/>
              <w:szCs w:val="22"/>
            </w:rPr>
            <w:fldChar w:fldCharType="end"/>
          </w:r>
        </w:p>
      </w:sdtContent>
    </w:sdt>
    <w:p w14:paraId="3DE55BE2" w14:textId="77777777" w:rsidR="009D673C" w:rsidRPr="00570A10" w:rsidRDefault="009D673C">
      <w:pPr>
        <w:rPr>
          <w:rFonts w:ascii="Arial" w:eastAsiaTheme="minorHAnsi" w:hAnsi="Arial"/>
          <w:b/>
          <w:iCs/>
          <w:color w:val="246369" w:themeColor="accent1"/>
          <w:sz w:val="28"/>
          <w:szCs w:val="28"/>
          <w:lang w:eastAsia="en-US"/>
        </w:rPr>
      </w:pPr>
      <w:r w:rsidRPr="00570A10">
        <w:rPr>
          <w:sz w:val="28"/>
          <w:szCs w:val="28"/>
        </w:rPr>
        <w:br w:type="page"/>
      </w:r>
    </w:p>
    <w:p w14:paraId="13A30E36" w14:textId="30142E8B" w:rsidR="00CD4C46" w:rsidRDefault="00CD4C46" w:rsidP="00CD4C46">
      <w:pPr>
        <w:pStyle w:val="Heading1"/>
      </w:pPr>
      <w:bookmarkStart w:id="12" w:name="_Toc152676498"/>
      <w:bookmarkStart w:id="13" w:name="_Toc206060385"/>
      <w:bookmarkEnd w:id="11"/>
      <w:r w:rsidRPr="00570A10">
        <w:lastRenderedPageBreak/>
        <w:t>Overview</w:t>
      </w:r>
      <w:bookmarkEnd w:id="12"/>
      <w:bookmarkEnd w:id="13"/>
    </w:p>
    <w:p w14:paraId="3D857371" w14:textId="16343EB0" w:rsidR="00CF2342" w:rsidRDefault="00DC47CC" w:rsidP="00D95806">
      <w:pPr>
        <w:spacing w:after="240"/>
        <w:jc w:val="both"/>
        <w:rPr>
          <w:rFonts w:asciiTheme="minorHAnsi" w:hAnsiTheme="minorHAnsi" w:cstheme="minorHAnsi"/>
          <w:sz w:val="22"/>
          <w:szCs w:val="22"/>
        </w:rPr>
      </w:pPr>
      <w:r w:rsidRPr="00277C29">
        <w:rPr>
          <w:rFonts w:asciiTheme="minorHAnsi" w:hAnsiTheme="minorHAnsi" w:cstheme="minorHAnsi"/>
          <w:sz w:val="22"/>
          <w:szCs w:val="22"/>
        </w:rPr>
        <w:t>Grainger is required to check that</w:t>
      </w:r>
      <w:r w:rsidR="00FE7891">
        <w:rPr>
          <w:rFonts w:asciiTheme="minorHAnsi" w:hAnsiTheme="minorHAnsi" w:cstheme="minorHAnsi"/>
          <w:sz w:val="22"/>
          <w:szCs w:val="22"/>
        </w:rPr>
        <w:t xml:space="preserve"> all</w:t>
      </w:r>
      <w:r w:rsidRPr="00277C29">
        <w:rPr>
          <w:rFonts w:asciiTheme="minorHAnsi" w:hAnsiTheme="minorHAnsi" w:cstheme="minorHAnsi"/>
          <w:sz w:val="22"/>
          <w:szCs w:val="22"/>
        </w:rPr>
        <w:t xml:space="preserve"> </w:t>
      </w:r>
      <w:r w:rsidR="00725A36" w:rsidRPr="00277C29">
        <w:rPr>
          <w:rFonts w:asciiTheme="minorHAnsi" w:hAnsiTheme="minorHAnsi" w:cstheme="minorHAnsi"/>
          <w:sz w:val="22"/>
          <w:szCs w:val="22"/>
        </w:rPr>
        <w:t>tenant</w:t>
      </w:r>
      <w:r w:rsidRPr="00277C29">
        <w:rPr>
          <w:rFonts w:asciiTheme="minorHAnsi" w:hAnsiTheme="minorHAnsi" w:cstheme="minorHAnsi"/>
          <w:sz w:val="22"/>
          <w:szCs w:val="22"/>
        </w:rPr>
        <w:t xml:space="preserve">s </w:t>
      </w:r>
      <w:r w:rsidR="00AD15B3" w:rsidRPr="00277C29">
        <w:rPr>
          <w:rFonts w:asciiTheme="minorHAnsi" w:hAnsiTheme="minorHAnsi" w:cstheme="minorHAnsi"/>
          <w:sz w:val="22"/>
          <w:szCs w:val="22"/>
        </w:rPr>
        <w:t xml:space="preserve">in England </w:t>
      </w:r>
      <w:r w:rsidR="00277C29" w:rsidRPr="00277C29">
        <w:rPr>
          <w:rFonts w:asciiTheme="minorHAnsi" w:hAnsiTheme="minorHAnsi" w:cstheme="minorHAnsi"/>
          <w:sz w:val="22"/>
          <w:szCs w:val="22"/>
        </w:rPr>
        <w:t xml:space="preserve">aged 18 and over </w:t>
      </w:r>
      <w:r w:rsidRPr="00277C29">
        <w:rPr>
          <w:rFonts w:asciiTheme="minorHAnsi" w:hAnsiTheme="minorHAnsi" w:cstheme="minorHAnsi"/>
          <w:sz w:val="22"/>
          <w:szCs w:val="22"/>
        </w:rPr>
        <w:t xml:space="preserve">have a legal right to rent a </w:t>
      </w:r>
      <w:r w:rsidR="00725A36" w:rsidRPr="00277C29">
        <w:rPr>
          <w:rFonts w:asciiTheme="minorHAnsi" w:hAnsiTheme="minorHAnsi" w:cstheme="minorHAnsi"/>
          <w:sz w:val="22"/>
          <w:szCs w:val="22"/>
        </w:rPr>
        <w:t>residential property.</w:t>
      </w:r>
      <w:r w:rsidR="00CF2342">
        <w:rPr>
          <w:rFonts w:asciiTheme="minorHAnsi" w:hAnsiTheme="minorHAnsi" w:cstheme="minorHAnsi"/>
          <w:sz w:val="22"/>
          <w:szCs w:val="22"/>
        </w:rPr>
        <w:t xml:space="preserve"> </w:t>
      </w:r>
    </w:p>
    <w:p w14:paraId="2A0599CA" w14:textId="3F8FACDE" w:rsidR="00DC1802" w:rsidRDefault="00DC1802" w:rsidP="00D95806">
      <w:pPr>
        <w:spacing w:after="240"/>
        <w:jc w:val="both"/>
        <w:rPr>
          <w:rFonts w:asciiTheme="minorHAnsi" w:hAnsiTheme="minorHAnsi" w:cstheme="minorHAnsi"/>
          <w:sz w:val="22"/>
          <w:szCs w:val="22"/>
        </w:rPr>
      </w:pPr>
      <w:r w:rsidRPr="00DC1802">
        <w:rPr>
          <w:rFonts w:asciiTheme="minorHAnsi" w:hAnsiTheme="minorHAnsi" w:cstheme="minorHAnsi"/>
          <w:sz w:val="22"/>
          <w:szCs w:val="22"/>
        </w:rPr>
        <w:t xml:space="preserve">Where a </w:t>
      </w:r>
      <w:r w:rsidR="0072318C">
        <w:rPr>
          <w:rFonts w:asciiTheme="minorHAnsi" w:hAnsiTheme="minorHAnsi" w:cstheme="minorHAnsi"/>
          <w:sz w:val="22"/>
          <w:szCs w:val="22"/>
        </w:rPr>
        <w:t xml:space="preserve">tenant’s </w:t>
      </w:r>
      <w:r w:rsidRPr="00DC1802">
        <w:rPr>
          <w:rFonts w:asciiTheme="minorHAnsi" w:hAnsiTheme="minorHAnsi" w:cstheme="minorHAnsi"/>
          <w:sz w:val="22"/>
          <w:szCs w:val="22"/>
        </w:rPr>
        <w:t xml:space="preserve">right </w:t>
      </w:r>
      <w:r w:rsidR="0072318C">
        <w:rPr>
          <w:rFonts w:asciiTheme="minorHAnsi" w:hAnsiTheme="minorHAnsi" w:cstheme="minorHAnsi"/>
          <w:sz w:val="22"/>
          <w:szCs w:val="22"/>
        </w:rPr>
        <w:t xml:space="preserve">to rent is for a limited time period and </w:t>
      </w:r>
      <w:r w:rsidRPr="00DC1802">
        <w:rPr>
          <w:rFonts w:asciiTheme="minorHAnsi" w:hAnsiTheme="minorHAnsi" w:cstheme="minorHAnsi"/>
          <w:sz w:val="22"/>
          <w:szCs w:val="22"/>
        </w:rPr>
        <w:t>will expire during the</w:t>
      </w:r>
      <w:r w:rsidR="0072318C">
        <w:rPr>
          <w:rFonts w:asciiTheme="minorHAnsi" w:hAnsiTheme="minorHAnsi" w:cstheme="minorHAnsi"/>
          <w:sz w:val="22"/>
          <w:szCs w:val="22"/>
        </w:rPr>
        <w:t>ir</w:t>
      </w:r>
      <w:r w:rsidRPr="00DC1802">
        <w:rPr>
          <w:rFonts w:asciiTheme="minorHAnsi" w:hAnsiTheme="minorHAnsi" w:cstheme="minorHAnsi"/>
          <w:sz w:val="22"/>
          <w:szCs w:val="22"/>
        </w:rPr>
        <w:t xml:space="preserve"> tenancy, </w:t>
      </w:r>
      <w:r w:rsidR="0072318C">
        <w:rPr>
          <w:rFonts w:asciiTheme="minorHAnsi" w:hAnsiTheme="minorHAnsi" w:cstheme="minorHAnsi"/>
          <w:sz w:val="22"/>
          <w:szCs w:val="22"/>
        </w:rPr>
        <w:t xml:space="preserve">Grainger must </w:t>
      </w:r>
      <w:r w:rsidR="001F271C">
        <w:rPr>
          <w:rFonts w:asciiTheme="minorHAnsi" w:hAnsiTheme="minorHAnsi" w:cstheme="minorHAnsi"/>
          <w:sz w:val="22"/>
          <w:szCs w:val="22"/>
        </w:rPr>
        <w:t xml:space="preserve">also </w:t>
      </w:r>
      <w:r w:rsidR="0072318C">
        <w:rPr>
          <w:rFonts w:asciiTheme="minorHAnsi" w:hAnsiTheme="minorHAnsi" w:cstheme="minorHAnsi"/>
          <w:sz w:val="22"/>
          <w:szCs w:val="22"/>
        </w:rPr>
        <w:t>conduct</w:t>
      </w:r>
      <w:r w:rsidRPr="00DC1802">
        <w:rPr>
          <w:rFonts w:asciiTheme="minorHAnsi" w:hAnsiTheme="minorHAnsi" w:cstheme="minorHAnsi"/>
          <w:sz w:val="22"/>
          <w:szCs w:val="22"/>
        </w:rPr>
        <w:t xml:space="preserve"> follow</w:t>
      </w:r>
      <w:r w:rsidR="0072318C">
        <w:rPr>
          <w:rFonts w:asciiTheme="minorHAnsi" w:hAnsiTheme="minorHAnsi" w:cstheme="minorHAnsi"/>
          <w:sz w:val="22"/>
          <w:szCs w:val="22"/>
        </w:rPr>
        <w:t>-</w:t>
      </w:r>
      <w:r w:rsidRPr="00DC1802">
        <w:rPr>
          <w:rFonts w:asciiTheme="minorHAnsi" w:hAnsiTheme="minorHAnsi" w:cstheme="minorHAnsi"/>
          <w:sz w:val="22"/>
          <w:szCs w:val="22"/>
        </w:rPr>
        <w:t xml:space="preserve">up checks when the right </w:t>
      </w:r>
      <w:r w:rsidR="006735BB">
        <w:rPr>
          <w:rFonts w:asciiTheme="minorHAnsi" w:hAnsiTheme="minorHAnsi" w:cstheme="minorHAnsi"/>
          <w:sz w:val="22"/>
          <w:szCs w:val="22"/>
        </w:rPr>
        <w:t xml:space="preserve">to rent </w:t>
      </w:r>
      <w:r w:rsidRPr="00DC1802">
        <w:rPr>
          <w:rFonts w:asciiTheme="minorHAnsi" w:hAnsiTheme="minorHAnsi" w:cstheme="minorHAnsi"/>
          <w:sz w:val="22"/>
          <w:szCs w:val="22"/>
        </w:rPr>
        <w:t>expires or after 12 months, whichever is later.</w:t>
      </w:r>
      <w:r w:rsidR="00A34F01">
        <w:rPr>
          <w:rFonts w:asciiTheme="minorHAnsi" w:hAnsiTheme="minorHAnsi" w:cstheme="minorHAnsi"/>
          <w:sz w:val="22"/>
          <w:szCs w:val="22"/>
        </w:rPr>
        <w:t xml:space="preserve"> </w:t>
      </w:r>
      <w:r w:rsidRPr="00DC1802">
        <w:rPr>
          <w:rFonts w:asciiTheme="minorHAnsi" w:hAnsiTheme="minorHAnsi" w:cstheme="minorHAnsi"/>
          <w:sz w:val="22"/>
          <w:szCs w:val="22"/>
        </w:rPr>
        <w:t xml:space="preserve">If a follow-up check shows that a person no longer has the right </w:t>
      </w:r>
      <w:r w:rsidR="00A34F01">
        <w:rPr>
          <w:rFonts w:asciiTheme="minorHAnsi" w:hAnsiTheme="minorHAnsi" w:cstheme="minorHAnsi"/>
          <w:sz w:val="22"/>
          <w:szCs w:val="22"/>
        </w:rPr>
        <w:t>to rent</w:t>
      </w:r>
      <w:r w:rsidRPr="00DC1802">
        <w:rPr>
          <w:rFonts w:asciiTheme="minorHAnsi" w:hAnsiTheme="minorHAnsi" w:cstheme="minorHAnsi"/>
          <w:sz w:val="22"/>
          <w:szCs w:val="22"/>
        </w:rPr>
        <w:t xml:space="preserve">, an official report </w:t>
      </w:r>
      <w:r w:rsidR="00A34F01">
        <w:rPr>
          <w:rFonts w:asciiTheme="minorHAnsi" w:hAnsiTheme="minorHAnsi" w:cstheme="minorHAnsi"/>
          <w:sz w:val="22"/>
          <w:szCs w:val="22"/>
        </w:rPr>
        <w:t xml:space="preserve">must be made </w:t>
      </w:r>
      <w:r w:rsidRPr="00DC1802">
        <w:rPr>
          <w:rFonts w:asciiTheme="minorHAnsi" w:hAnsiTheme="minorHAnsi" w:cstheme="minorHAnsi"/>
          <w:sz w:val="22"/>
          <w:szCs w:val="22"/>
        </w:rPr>
        <w:t>to the Home Office.</w:t>
      </w:r>
    </w:p>
    <w:p w14:paraId="7B335B1C" w14:textId="145034B4" w:rsidR="00725A36" w:rsidRPr="00277C29" w:rsidRDefault="0025405E" w:rsidP="00D95806">
      <w:pPr>
        <w:spacing w:after="240"/>
        <w:jc w:val="both"/>
        <w:rPr>
          <w:rFonts w:asciiTheme="minorHAnsi" w:hAnsiTheme="minorHAnsi" w:cstheme="minorHAnsi"/>
          <w:sz w:val="22"/>
          <w:szCs w:val="22"/>
        </w:rPr>
      </w:pPr>
      <w:r>
        <w:rPr>
          <w:rFonts w:asciiTheme="minorHAnsi" w:hAnsiTheme="minorHAnsi" w:cstheme="minorHAnsi"/>
          <w:sz w:val="22"/>
          <w:szCs w:val="22"/>
        </w:rPr>
        <w:t>While tenants in Wales</w:t>
      </w:r>
      <w:r w:rsidR="00A71FE8">
        <w:rPr>
          <w:rFonts w:asciiTheme="minorHAnsi" w:hAnsiTheme="minorHAnsi" w:cstheme="minorHAnsi"/>
          <w:sz w:val="22"/>
          <w:szCs w:val="22"/>
        </w:rPr>
        <w:t xml:space="preserve">, </w:t>
      </w:r>
      <w:r w:rsidR="00000E32">
        <w:rPr>
          <w:rFonts w:asciiTheme="minorHAnsi" w:hAnsiTheme="minorHAnsi" w:cstheme="minorHAnsi"/>
          <w:sz w:val="22"/>
          <w:szCs w:val="22"/>
        </w:rPr>
        <w:t>in</w:t>
      </w:r>
      <w:r>
        <w:rPr>
          <w:rFonts w:asciiTheme="minorHAnsi" w:hAnsiTheme="minorHAnsi" w:cstheme="minorHAnsi"/>
          <w:sz w:val="22"/>
          <w:szCs w:val="22"/>
        </w:rPr>
        <w:t xml:space="preserve"> </w:t>
      </w:r>
      <w:r w:rsidRPr="0025405E">
        <w:rPr>
          <w:rFonts w:asciiTheme="minorHAnsi" w:hAnsiTheme="minorHAnsi" w:cstheme="minorHAnsi"/>
          <w:sz w:val="22"/>
          <w:szCs w:val="22"/>
        </w:rPr>
        <w:t xml:space="preserve">social housing </w:t>
      </w:r>
      <w:r w:rsidR="009A67C7">
        <w:rPr>
          <w:rFonts w:asciiTheme="minorHAnsi" w:hAnsiTheme="minorHAnsi" w:cstheme="minorHAnsi"/>
          <w:sz w:val="22"/>
          <w:szCs w:val="22"/>
        </w:rPr>
        <w:t>or</w:t>
      </w:r>
      <w:r w:rsidR="00000E32">
        <w:rPr>
          <w:rFonts w:asciiTheme="minorHAnsi" w:hAnsiTheme="minorHAnsi" w:cstheme="minorHAnsi"/>
          <w:sz w:val="22"/>
          <w:szCs w:val="22"/>
        </w:rPr>
        <w:t xml:space="preserve"> </w:t>
      </w:r>
      <w:r w:rsidR="00A71FE8">
        <w:rPr>
          <w:rFonts w:asciiTheme="minorHAnsi" w:hAnsiTheme="minorHAnsi" w:cstheme="minorHAnsi"/>
          <w:sz w:val="22"/>
          <w:szCs w:val="22"/>
        </w:rPr>
        <w:t xml:space="preserve">in </w:t>
      </w:r>
      <w:r w:rsidRPr="0025405E">
        <w:rPr>
          <w:rFonts w:asciiTheme="minorHAnsi" w:hAnsiTheme="minorHAnsi" w:cstheme="minorHAnsi"/>
          <w:sz w:val="22"/>
          <w:szCs w:val="22"/>
        </w:rPr>
        <w:t>accommodation provided by a local authority</w:t>
      </w:r>
      <w:r w:rsidR="00000E32">
        <w:rPr>
          <w:rFonts w:asciiTheme="minorHAnsi" w:hAnsiTheme="minorHAnsi" w:cstheme="minorHAnsi"/>
          <w:sz w:val="22"/>
          <w:szCs w:val="22"/>
        </w:rPr>
        <w:t xml:space="preserve"> are not required to provide a right to rent, it is Grainger policy to request </w:t>
      </w:r>
      <w:r w:rsidR="00BC7AED">
        <w:rPr>
          <w:rFonts w:asciiTheme="minorHAnsi" w:hAnsiTheme="minorHAnsi" w:cstheme="minorHAnsi"/>
          <w:sz w:val="22"/>
          <w:szCs w:val="22"/>
        </w:rPr>
        <w:t>this documentation</w:t>
      </w:r>
      <w:r w:rsidR="000F3C60">
        <w:rPr>
          <w:rFonts w:asciiTheme="minorHAnsi" w:hAnsiTheme="minorHAnsi" w:cstheme="minorHAnsi"/>
          <w:sz w:val="22"/>
          <w:szCs w:val="22"/>
        </w:rPr>
        <w:t xml:space="preserve">. </w:t>
      </w:r>
      <w:r w:rsidR="00A71FE8">
        <w:rPr>
          <w:rFonts w:asciiTheme="minorHAnsi" w:hAnsiTheme="minorHAnsi" w:cstheme="minorHAnsi"/>
          <w:sz w:val="22"/>
          <w:szCs w:val="22"/>
        </w:rPr>
        <w:t>However, f</w:t>
      </w:r>
      <w:r w:rsidR="00BC7AED">
        <w:rPr>
          <w:rFonts w:asciiTheme="minorHAnsi" w:hAnsiTheme="minorHAnsi" w:cstheme="minorHAnsi"/>
          <w:sz w:val="22"/>
          <w:szCs w:val="22"/>
        </w:rPr>
        <w:t xml:space="preserve">ailure to provide </w:t>
      </w:r>
      <w:r w:rsidR="004438E6">
        <w:rPr>
          <w:rFonts w:asciiTheme="minorHAnsi" w:hAnsiTheme="minorHAnsi" w:cstheme="minorHAnsi"/>
          <w:sz w:val="22"/>
          <w:szCs w:val="22"/>
        </w:rPr>
        <w:t>it</w:t>
      </w:r>
      <w:r w:rsidR="00BC7AED">
        <w:rPr>
          <w:rFonts w:asciiTheme="minorHAnsi" w:hAnsiTheme="minorHAnsi" w:cstheme="minorHAnsi"/>
          <w:sz w:val="22"/>
          <w:szCs w:val="22"/>
        </w:rPr>
        <w:t xml:space="preserve"> </w:t>
      </w:r>
      <w:r w:rsidR="00EA4D22">
        <w:rPr>
          <w:rFonts w:asciiTheme="minorHAnsi" w:hAnsiTheme="minorHAnsi" w:cstheme="minorHAnsi"/>
          <w:sz w:val="22"/>
          <w:szCs w:val="22"/>
        </w:rPr>
        <w:t>should</w:t>
      </w:r>
      <w:r w:rsidR="00BC7AED">
        <w:rPr>
          <w:rFonts w:asciiTheme="minorHAnsi" w:hAnsiTheme="minorHAnsi" w:cstheme="minorHAnsi"/>
          <w:sz w:val="22"/>
          <w:szCs w:val="22"/>
        </w:rPr>
        <w:t xml:space="preserve"> not impede </w:t>
      </w:r>
      <w:r w:rsidR="00EA4D22">
        <w:rPr>
          <w:rFonts w:asciiTheme="minorHAnsi" w:hAnsiTheme="minorHAnsi" w:cstheme="minorHAnsi"/>
          <w:sz w:val="22"/>
          <w:szCs w:val="22"/>
        </w:rPr>
        <w:t>a</w:t>
      </w:r>
      <w:r w:rsidR="00BC7AED">
        <w:rPr>
          <w:rFonts w:asciiTheme="minorHAnsi" w:hAnsiTheme="minorHAnsi" w:cstheme="minorHAnsi"/>
          <w:sz w:val="22"/>
          <w:szCs w:val="22"/>
        </w:rPr>
        <w:t xml:space="preserve"> new let or renewal for these tenants. </w:t>
      </w:r>
    </w:p>
    <w:p w14:paraId="0A027DB6" w14:textId="75C0AED9" w:rsidR="00725A36" w:rsidRDefault="0085396A" w:rsidP="00725A36">
      <w:pPr>
        <w:spacing w:after="240"/>
        <w:rPr>
          <w:rFonts w:asciiTheme="minorHAnsi" w:hAnsiTheme="minorHAnsi" w:cstheme="minorHAnsi"/>
          <w:sz w:val="22"/>
          <w:szCs w:val="22"/>
        </w:rPr>
      </w:pPr>
      <w:r w:rsidRPr="0085396A">
        <w:rPr>
          <w:rFonts w:asciiTheme="minorHAnsi" w:hAnsiTheme="minorHAnsi" w:cstheme="minorHAnsi"/>
          <w:sz w:val="22"/>
          <w:szCs w:val="22"/>
        </w:rPr>
        <w:t>This user guide details the process to</w:t>
      </w:r>
      <w:r w:rsidR="00C60F2B">
        <w:rPr>
          <w:rFonts w:asciiTheme="minorHAnsi" w:hAnsiTheme="minorHAnsi" w:cstheme="minorHAnsi"/>
          <w:sz w:val="22"/>
          <w:szCs w:val="22"/>
        </w:rPr>
        <w:t>:</w:t>
      </w:r>
    </w:p>
    <w:p w14:paraId="3F3466B6" w14:textId="19782344" w:rsidR="00C60F2B" w:rsidRDefault="00C60F2B" w:rsidP="00C60F2B">
      <w:pPr>
        <w:pStyle w:val="ListParagraph"/>
        <w:numPr>
          <w:ilvl w:val="0"/>
          <w:numId w:val="71"/>
        </w:numPr>
        <w:spacing w:after="240"/>
        <w:rPr>
          <w:rFonts w:asciiTheme="minorHAnsi" w:hAnsiTheme="minorHAnsi" w:cstheme="minorHAnsi"/>
        </w:rPr>
      </w:pPr>
      <w:r>
        <w:rPr>
          <w:rFonts w:asciiTheme="minorHAnsi" w:hAnsiTheme="minorHAnsi" w:cstheme="minorHAnsi"/>
        </w:rPr>
        <w:t xml:space="preserve">Capture a record of right to rent checks </w:t>
      </w:r>
      <w:r w:rsidR="00E60C94">
        <w:rPr>
          <w:rFonts w:asciiTheme="minorHAnsi" w:hAnsiTheme="minorHAnsi" w:cstheme="minorHAnsi"/>
        </w:rPr>
        <w:t>(as well as reports to the home office)</w:t>
      </w:r>
      <w:r>
        <w:rPr>
          <w:rFonts w:asciiTheme="minorHAnsi" w:hAnsiTheme="minorHAnsi" w:cstheme="minorHAnsi"/>
        </w:rPr>
        <w:t>.</w:t>
      </w:r>
    </w:p>
    <w:p w14:paraId="0307DC61" w14:textId="2B176080" w:rsidR="008A26D0" w:rsidRDefault="008A26D0" w:rsidP="00C60F2B">
      <w:pPr>
        <w:pStyle w:val="ListParagraph"/>
        <w:numPr>
          <w:ilvl w:val="0"/>
          <w:numId w:val="71"/>
        </w:numPr>
        <w:spacing w:after="240"/>
        <w:rPr>
          <w:rFonts w:asciiTheme="minorHAnsi" w:hAnsiTheme="minorHAnsi" w:cstheme="minorHAnsi"/>
        </w:rPr>
      </w:pPr>
      <w:r>
        <w:rPr>
          <w:rFonts w:asciiTheme="minorHAnsi" w:hAnsiTheme="minorHAnsi" w:cstheme="minorHAnsi"/>
        </w:rPr>
        <w:t xml:space="preserve">Check </w:t>
      </w:r>
      <w:r w:rsidR="000256F5">
        <w:rPr>
          <w:rFonts w:asciiTheme="minorHAnsi" w:hAnsiTheme="minorHAnsi" w:cstheme="minorHAnsi"/>
        </w:rPr>
        <w:t xml:space="preserve">that </w:t>
      </w:r>
      <w:r w:rsidR="000007BC">
        <w:rPr>
          <w:rFonts w:asciiTheme="minorHAnsi" w:hAnsiTheme="minorHAnsi" w:cstheme="minorHAnsi"/>
        </w:rPr>
        <w:t xml:space="preserve">the necessary </w:t>
      </w:r>
      <w:r>
        <w:rPr>
          <w:rFonts w:asciiTheme="minorHAnsi" w:hAnsiTheme="minorHAnsi" w:cstheme="minorHAnsi"/>
        </w:rPr>
        <w:t>right to rent</w:t>
      </w:r>
      <w:r w:rsidR="000007BC">
        <w:rPr>
          <w:rFonts w:asciiTheme="minorHAnsi" w:hAnsiTheme="minorHAnsi" w:cstheme="minorHAnsi"/>
        </w:rPr>
        <w:t xml:space="preserve">s have been obtained </w:t>
      </w:r>
      <w:r w:rsidR="0065727F">
        <w:rPr>
          <w:rFonts w:asciiTheme="minorHAnsi" w:hAnsiTheme="minorHAnsi" w:cstheme="minorHAnsi"/>
        </w:rPr>
        <w:t>at new let or renewal</w:t>
      </w:r>
      <w:r>
        <w:rPr>
          <w:rFonts w:asciiTheme="minorHAnsi" w:hAnsiTheme="minorHAnsi" w:cstheme="minorHAnsi"/>
        </w:rPr>
        <w:t xml:space="preserve">. </w:t>
      </w:r>
    </w:p>
    <w:p w14:paraId="074ED95C" w14:textId="7E98AEE1" w:rsidR="00C60F2B" w:rsidRDefault="0009118C" w:rsidP="00C60F2B">
      <w:pPr>
        <w:pStyle w:val="ListParagraph"/>
        <w:numPr>
          <w:ilvl w:val="0"/>
          <w:numId w:val="71"/>
        </w:numPr>
        <w:spacing w:after="240"/>
        <w:rPr>
          <w:rFonts w:asciiTheme="minorHAnsi" w:hAnsiTheme="minorHAnsi" w:cstheme="minorHAnsi"/>
        </w:rPr>
      </w:pPr>
      <w:r w:rsidRPr="00CA1C37">
        <w:rPr>
          <w:rFonts w:asciiTheme="minorHAnsi" w:hAnsiTheme="minorHAnsi" w:cstheme="minorHAnsi"/>
        </w:rPr>
        <w:t>Follow</w:t>
      </w:r>
      <w:r w:rsidR="00255761" w:rsidRPr="00CA1C37">
        <w:rPr>
          <w:rFonts w:asciiTheme="minorHAnsi" w:hAnsiTheme="minorHAnsi" w:cstheme="minorHAnsi"/>
        </w:rPr>
        <w:t>-</w:t>
      </w:r>
      <w:r w:rsidRPr="00CA1C37">
        <w:rPr>
          <w:rFonts w:asciiTheme="minorHAnsi" w:hAnsiTheme="minorHAnsi" w:cstheme="minorHAnsi"/>
        </w:rPr>
        <w:t>up</w:t>
      </w:r>
      <w:r w:rsidR="00E60C94" w:rsidRPr="00CA1C37">
        <w:rPr>
          <w:rFonts w:asciiTheme="minorHAnsi" w:hAnsiTheme="minorHAnsi" w:cstheme="minorHAnsi"/>
        </w:rPr>
        <w:t xml:space="preserve"> with </w:t>
      </w:r>
      <w:r w:rsidR="00E60C94">
        <w:rPr>
          <w:rFonts w:asciiTheme="minorHAnsi" w:hAnsiTheme="minorHAnsi" w:cstheme="minorHAnsi"/>
        </w:rPr>
        <w:t>an existing tenant</w:t>
      </w:r>
      <w:r>
        <w:rPr>
          <w:rFonts w:asciiTheme="minorHAnsi" w:hAnsiTheme="minorHAnsi" w:cstheme="minorHAnsi"/>
        </w:rPr>
        <w:t xml:space="preserve"> </w:t>
      </w:r>
      <w:r w:rsidR="00255761">
        <w:rPr>
          <w:rFonts w:asciiTheme="minorHAnsi" w:hAnsiTheme="minorHAnsi" w:cstheme="minorHAnsi"/>
        </w:rPr>
        <w:t xml:space="preserve">for a new </w:t>
      </w:r>
      <w:r>
        <w:rPr>
          <w:rFonts w:asciiTheme="minorHAnsi" w:hAnsiTheme="minorHAnsi" w:cstheme="minorHAnsi"/>
        </w:rPr>
        <w:t>right to rent</w:t>
      </w:r>
      <w:r w:rsidR="009E1AA6">
        <w:rPr>
          <w:rFonts w:asciiTheme="minorHAnsi" w:hAnsiTheme="minorHAnsi" w:cstheme="minorHAnsi"/>
        </w:rPr>
        <w:t xml:space="preserve"> when theirs is due to expire</w:t>
      </w:r>
      <w:r w:rsidR="00E60C94">
        <w:rPr>
          <w:rFonts w:asciiTheme="minorHAnsi" w:hAnsiTheme="minorHAnsi" w:cstheme="minorHAnsi"/>
        </w:rPr>
        <w:t>.</w:t>
      </w:r>
    </w:p>
    <w:p w14:paraId="11AC2FB7" w14:textId="37D23CDB" w:rsidR="00CA1C37" w:rsidRDefault="00CA1C37" w:rsidP="00CA1C37">
      <w:pPr>
        <w:pStyle w:val="Heading2"/>
      </w:pPr>
      <w:bookmarkStart w:id="14" w:name="_Toc206060386"/>
      <w:r w:rsidRPr="00CA1C37">
        <w:t>Follow Up Process</w:t>
      </w:r>
      <w:bookmarkEnd w:id="14"/>
    </w:p>
    <w:p w14:paraId="015FB1D1" w14:textId="2DEFF683" w:rsidR="00C92B06" w:rsidRPr="004438E6" w:rsidRDefault="00C7326A" w:rsidP="00D95806">
      <w:pPr>
        <w:spacing w:after="240"/>
        <w:jc w:val="both"/>
        <w:rPr>
          <w:rFonts w:asciiTheme="minorHAnsi" w:hAnsiTheme="minorHAnsi" w:cstheme="minorHAnsi"/>
          <w:sz w:val="22"/>
          <w:szCs w:val="22"/>
        </w:rPr>
      </w:pPr>
      <w:r w:rsidRPr="00720E12">
        <w:rPr>
          <w:rFonts w:asciiTheme="minorHAnsi" w:hAnsiTheme="minorHAnsi" w:cstheme="minorHAnsi"/>
          <w:sz w:val="22"/>
          <w:szCs w:val="22"/>
        </w:rPr>
        <w:t xml:space="preserve">The process to follow up with an existing tenant </w:t>
      </w:r>
      <w:r w:rsidR="009E1AA6" w:rsidRPr="00720E12">
        <w:rPr>
          <w:rFonts w:asciiTheme="minorHAnsi" w:hAnsiTheme="minorHAnsi" w:cstheme="minorHAnsi"/>
          <w:sz w:val="22"/>
          <w:szCs w:val="22"/>
        </w:rPr>
        <w:t>for a new</w:t>
      </w:r>
      <w:r w:rsidR="00B803B7" w:rsidRPr="00720E12">
        <w:rPr>
          <w:rFonts w:asciiTheme="minorHAnsi" w:hAnsiTheme="minorHAnsi" w:cstheme="minorHAnsi"/>
          <w:sz w:val="22"/>
          <w:szCs w:val="22"/>
        </w:rPr>
        <w:t xml:space="preserve"> </w:t>
      </w:r>
      <w:r w:rsidR="00C92B06" w:rsidRPr="00720E12">
        <w:rPr>
          <w:rFonts w:asciiTheme="minorHAnsi" w:hAnsiTheme="minorHAnsi" w:cstheme="minorHAnsi"/>
          <w:sz w:val="22"/>
          <w:szCs w:val="22"/>
        </w:rPr>
        <w:t>right to rent will take place initially via a series of automated reminder emails</w:t>
      </w:r>
      <w:r w:rsidR="00720E12" w:rsidRPr="00720E12">
        <w:rPr>
          <w:rFonts w:asciiTheme="minorHAnsi" w:hAnsiTheme="minorHAnsi" w:cstheme="minorHAnsi"/>
          <w:sz w:val="22"/>
          <w:szCs w:val="22"/>
        </w:rPr>
        <w:t xml:space="preserve"> and, </w:t>
      </w:r>
      <w:r w:rsidR="00B803B7" w:rsidRPr="00720E12">
        <w:rPr>
          <w:rFonts w:asciiTheme="minorHAnsi" w:hAnsiTheme="minorHAnsi" w:cstheme="minorHAnsi"/>
          <w:sz w:val="22"/>
          <w:szCs w:val="22"/>
        </w:rPr>
        <w:t xml:space="preserve">if the tenant has still not provided the necessary information, </w:t>
      </w:r>
      <w:r w:rsidR="00720E12" w:rsidRPr="00720E12">
        <w:rPr>
          <w:rFonts w:asciiTheme="minorHAnsi" w:hAnsiTheme="minorHAnsi" w:cstheme="minorHAnsi"/>
          <w:sz w:val="22"/>
          <w:szCs w:val="22"/>
        </w:rPr>
        <w:t xml:space="preserve">thereafter </w:t>
      </w:r>
      <w:r w:rsidR="00B803B7" w:rsidRPr="00720E12">
        <w:rPr>
          <w:rFonts w:asciiTheme="minorHAnsi" w:hAnsiTheme="minorHAnsi" w:cstheme="minorHAnsi"/>
          <w:sz w:val="22"/>
          <w:szCs w:val="22"/>
        </w:rPr>
        <w:t xml:space="preserve">via manual </w:t>
      </w:r>
      <w:r w:rsidR="00536E80" w:rsidRPr="00720E12">
        <w:rPr>
          <w:rFonts w:asciiTheme="minorHAnsi" w:hAnsiTheme="minorHAnsi" w:cstheme="minorHAnsi"/>
          <w:sz w:val="22"/>
          <w:szCs w:val="22"/>
        </w:rPr>
        <w:t>follow-up</w:t>
      </w:r>
      <w:r w:rsidR="00B803B7" w:rsidRPr="00720E12">
        <w:rPr>
          <w:rFonts w:asciiTheme="minorHAnsi" w:hAnsiTheme="minorHAnsi" w:cstheme="minorHAnsi"/>
          <w:sz w:val="22"/>
          <w:szCs w:val="22"/>
        </w:rPr>
        <w:t xml:space="preserve"> </w:t>
      </w:r>
      <w:r w:rsidR="00536E80" w:rsidRPr="00720E12">
        <w:rPr>
          <w:rFonts w:asciiTheme="minorHAnsi" w:hAnsiTheme="minorHAnsi" w:cstheme="minorHAnsi"/>
          <w:sz w:val="22"/>
          <w:szCs w:val="22"/>
        </w:rPr>
        <w:t>by the Onsite Property Management Team.</w:t>
      </w:r>
    </w:p>
    <w:p w14:paraId="762CA6C2" w14:textId="35A2D104" w:rsidR="004C1196" w:rsidRDefault="004B3249" w:rsidP="004B3249">
      <w:pPr>
        <w:spacing w:after="240"/>
      </w:pPr>
      <w:r w:rsidRPr="004B3249">
        <w:rPr>
          <w:noProof/>
        </w:rPr>
        <w:drawing>
          <wp:inline distT="0" distB="0" distL="0" distR="0" wp14:anchorId="423949BD" wp14:editId="7A0F2D92">
            <wp:extent cx="5434642" cy="4260039"/>
            <wp:effectExtent l="0" t="0" r="0" b="7620"/>
            <wp:docPr id="661115840" name="Picture 1" descr="A diagram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115840" name="Picture 1" descr="A diagram of a program&#10;&#10;Description automatically generated"/>
                    <pic:cNvPicPr/>
                  </pic:nvPicPr>
                  <pic:blipFill>
                    <a:blip r:embed="rId16"/>
                    <a:stretch>
                      <a:fillRect/>
                    </a:stretch>
                  </pic:blipFill>
                  <pic:spPr>
                    <a:xfrm>
                      <a:off x="0" y="0"/>
                      <a:ext cx="5439111" cy="4263542"/>
                    </a:xfrm>
                    <a:prstGeom prst="rect">
                      <a:avLst/>
                    </a:prstGeom>
                  </pic:spPr>
                </pic:pic>
              </a:graphicData>
            </a:graphic>
          </wp:inline>
        </w:drawing>
      </w:r>
    </w:p>
    <w:p w14:paraId="63B295DC" w14:textId="1B4C4C76" w:rsidR="00E510FB" w:rsidRPr="00570A10" w:rsidRDefault="00E510FB" w:rsidP="00E510FB">
      <w:pPr>
        <w:pStyle w:val="Heading2"/>
      </w:pPr>
      <w:bookmarkStart w:id="15" w:name="_Reminder_&amp;_Follow"/>
      <w:bookmarkStart w:id="16" w:name="_Reminder_&amp;_Follow_1"/>
      <w:bookmarkStart w:id="17" w:name="_Toc206060387"/>
      <w:bookmarkEnd w:id="15"/>
      <w:bookmarkEnd w:id="16"/>
      <w:r w:rsidRPr="00570A10">
        <w:lastRenderedPageBreak/>
        <w:t xml:space="preserve">Reminder </w:t>
      </w:r>
      <w:r w:rsidR="0089649C">
        <w:t xml:space="preserve">&amp; Follow Up </w:t>
      </w:r>
      <w:r w:rsidRPr="00570A10">
        <w:t>Timelines</w:t>
      </w:r>
      <w:bookmarkEnd w:id="17"/>
    </w:p>
    <w:p w14:paraId="1F474C71" w14:textId="5D7DFE2B" w:rsidR="00EA3123" w:rsidRPr="00EA3123" w:rsidRDefault="00EA3123" w:rsidP="00EA3123">
      <w:pPr>
        <w:spacing w:after="240"/>
        <w:rPr>
          <w:rFonts w:asciiTheme="minorHAnsi" w:hAnsiTheme="minorHAnsi" w:cstheme="minorHAnsi"/>
          <w:sz w:val="22"/>
          <w:szCs w:val="22"/>
        </w:rPr>
      </w:pPr>
      <w:r w:rsidRPr="00EA3123">
        <w:rPr>
          <w:rFonts w:asciiTheme="minorHAnsi" w:hAnsiTheme="minorHAnsi" w:cstheme="minorHAnsi"/>
          <w:sz w:val="22"/>
          <w:szCs w:val="22"/>
        </w:rPr>
        <w:t xml:space="preserve">Automated </w:t>
      </w:r>
      <w:r w:rsidR="00954085">
        <w:rPr>
          <w:rFonts w:asciiTheme="minorHAnsi" w:hAnsiTheme="minorHAnsi" w:cstheme="minorHAnsi"/>
          <w:sz w:val="22"/>
          <w:szCs w:val="22"/>
        </w:rPr>
        <w:t>e</w:t>
      </w:r>
      <w:r w:rsidRPr="00EA3123">
        <w:rPr>
          <w:rFonts w:asciiTheme="minorHAnsi" w:hAnsiTheme="minorHAnsi" w:cstheme="minorHAnsi"/>
          <w:sz w:val="22"/>
          <w:szCs w:val="22"/>
        </w:rPr>
        <w:t xml:space="preserve">mail </w:t>
      </w:r>
      <w:r w:rsidR="00954085">
        <w:rPr>
          <w:rFonts w:asciiTheme="minorHAnsi" w:hAnsiTheme="minorHAnsi" w:cstheme="minorHAnsi"/>
          <w:sz w:val="22"/>
          <w:szCs w:val="22"/>
        </w:rPr>
        <w:t>r</w:t>
      </w:r>
      <w:r w:rsidRPr="00EA3123">
        <w:rPr>
          <w:rFonts w:asciiTheme="minorHAnsi" w:hAnsiTheme="minorHAnsi" w:cstheme="minorHAnsi"/>
          <w:sz w:val="22"/>
          <w:szCs w:val="22"/>
        </w:rPr>
        <w:t>eminders will be sent according to the following timelines:</w:t>
      </w:r>
    </w:p>
    <w:tbl>
      <w:tblPr>
        <w:tblW w:w="7371" w:type="dxa"/>
        <w:tblLook w:val="04A0" w:firstRow="1" w:lastRow="0" w:firstColumn="1" w:lastColumn="0" w:noHBand="0" w:noVBand="1"/>
      </w:tblPr>
      <w:tblGrid>
        <w:gridCol w:w="4394"/>
        <w:gridCol w:w="2977"/>
      </w:tblGrid>
      <w:tr w:rsidR="00F44519" w:rsidRPr="00C806F7" w14:paraId="575E8B3B" w14:textId="77777777" w:rsidTr="00C806F7">
        <w:trPr>
          <w:trHeight w:val="397"/>
        </w:trPr>
        <w:tc>
          <w:tcPr>
            <w:tcW w:w="7371" w:type="dxa"/>
            <w:gridSpan w:val="2"/>
            <w:tcBorders>
              <w:top w:val="nil"/>
              <w:left w:val="nil"/>
              <w:bottom w:val="nil"/>
              <w:right w:val="nil"/>
            </w:tcBorders>
            <w:shd w:val="clear" w:color="auto" w:fill="C7E8EC" w:themeFill="text2" w:themeFillTint="33"/>
            <w:noWrap/>
            <w:vAlign w:val="center"/>
            <w:hideMark/>
          </w:tcPr>
          <w:p w14:paraId="2596CCBA" w14:textId="3D84243A" w:rsidR="00F44519" w:rsidRPr="00C806F7" w:rsidRDefault="00F44519" w:rsidP="00F44519">
            <w:pPr>
              <w:contextualSpacing/>
              <w:rPr>
                <w:rFonts w:asciiTheme="minorHAnsi" w:hAnsiTheme="minorHAnsi" w:cstheme="minorHAnsi"/>
                <w:b/>
                <w:bCs/>
                <w:color w:val="000000"/>
                <w:sz w:val="20"/>
                <w:szCs w:val="20"/>
              </w:rPr>
            </w:pPr>
            <w:r w:rsidRPr="00C806F7">
              <w:rPr>
                <w:rFonts w:asciiTheme="minorHAnsi" w:hAnsiTheme="minorHAnsi" w:cstheme="minorHAnsi"/>
                <w:i/>
                <w:iCs/>
                <w:color w:val="000000"/>
                <w:sz w:val="20"/>
                <w:szCs w:val="20"/>
              </w:rPr>
              <w:t>If RTR Expires before Check Date Anniversary</w:t>
            </w:r>
            <w:r w:rsidR="00954085" w:rsidRPr="00C806F7">
              <w:rPr>
                <w:rFonts w:asciiTheme="minorHAnsi" w:hAnsiTheme="minorHAnsi" w:cstheme="minorHAnsi"/>
                <w:i/>
                <w:iCs/>
                <w:color w:val="000000"/>
                <w:sz w:val="20"/>
                <w:szCs w:val="20"/>
              </w:rPr>
              <w:t>:</w:t>
            </w:r>
          </w:p>
        </w:tc>
      </w:tr>
      <w:tr w:rsidR="00F44519" w:rsidRPr="00C806F7" w14:paraId="63B53416" w14:textId="77777777" w:rsidTr="00C806F7">
        <w:trPr>
          <w:trHeight w:val="397"/>
        </w:trPr>
        <w:tc>
          <w:tcPr>
            <w:tcW w:w="4394" w:type="dxa"/>
            <w:tcBorders>
              <w:top w:val="nil"/>
              <w:left w:val="nil"/>
              <w:bottom w:val="nil"/>
              <w:right w:val="nil"/>
            </w:tcBorders>
            <w:noWrap/>
            <w:vAlign w:val="center"/>
            <w:hideMark/>
          </w:tcPr>
          <w:p w14:paraId="1865BB74" w14:textId="2CB85928"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 xml:space="preserve">21 days before Expiry Date </w:t>
            </w:r>
          </w:p>
        </w:tc>
        <w:tc>
          <w:tcPr>
            <w:tcW w:w="2977" w:type="dxa"/>
            <w:tcBorders>
              <w:top w:val="nil"/>
              <w:left w:val="nil"/>
              <w:bottom w:val="nil"/>
              <w:right w:val="nil"/>
            </w:tcBorders>
            <w:noWrap/>
            <w:vAlign w:val="center"/>
            <w:hideMark/>
          </w:tcPr>
          <w:p w14:paraId="11D4FF3A" w14:textId="77777777"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Reminder Email 1</w:t>
            </w:r>
          </w:p>
        </w:tc>
      </w:tr>
      <w:tr w:rsidR="00F44519" w:rsidRPr="00C806F7" w14:paraId="43B55A59" w14:textId="77777777" w:rsidTr="00C806F7">
        <w:trPr>
          <w:trHeight w:val="397"/>
        </w:trPr>
        <w:tc>
          <w:tcPr>
            <w:tcW w:w="4394" w:type="dxa"/>
            <w:tcBorders>
              <w:top w:val="nil"/>
              <w:left w:val="nil"/>
              <w:bottom w:val="nil"/>
              <w:right w:val="nil"/>
            </w:tcBorders>
            <w:noWrap/>
            <w:vAlign w:val="center"/>
            <w:hideMark/>
          </w:tcPr>
          <w:p w14:paraId="399C131F" w14:textId="59D84E4C"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14 days before Expiry Date</w:t>
            </w:r>
          </w:p>
        </w:tc>
        <w:tc>
          <w:tcPr>
            <w:tcW w:w="2977" w:type="dxa"/>
            <w:tcBorders>
              <w:top w:val="nil"/>
              <w:left w:val="nil"/>
              <w:bottom w:val="nil"/>
              <w:right w:val="nil"/>
            </w:tcBorders>
            <w:noWrap/>
            <w:vAlign w:val="center"/>
            <w:hideMark/>
          </w:tcPr>
          <w:p w14:paraId="33967204" w14:textId="77777777"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Reminder Email 2</w:t>
            </w:r>
          </w:p>
        </w:tc>
      </w:tr>
      <w:tr w:rsidR="00F44519" w:rsidRPr="00C806F7" w14:paraId="0C83A4A2" w14:textId="77777777" w:rsidTr="00C806F7">
        <w:trPr>
          <w:trHeight w:val="397"/>
        </w:trPr>
        <w:tc>
          <w:tcPr>
            <w:tcW w:w="4394" w:type="dxa"/>
            <w:tcBorders>
              <w:top w:val="nil"/>
              <w:left w:val="nil"/>
              <w:bottom w:val="nil"/>
              <w:right w:val="nil"/>
            </w:tcBorders>
            <w:noWrap/>
            <w:vAlign w:val="center"/>
            <w:hideMark/>
          </w:tcPr>
          <w:p w14:paraId="1F57E399" w14:textId="79CD1B4D"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10 days before Expiry Date</w:t>
            </w:r>
          </w:p>
        </w:tc>
        <w:tc>
          <w:tcPr>
            <w:tcW w:w="2977" w:type="dxa"/>
            <w:tcBorders>
              <w:top w:val="nil"/>
              <w:left w:val="nil"/>
              <w:bottom w:val="nil"/>
              <w:right w:val="nil"/>
            </w:tcBorders>
            <w:noWrap/>
            <w:vAlign w:val="center"/>
            <w:hideMark/>
          </w:tcPr>
          <w:p w14:paraId="09C32134" w14:textId="77777777"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Reminder Email 3</w:t>
            </w:r>
          </w:p>
        </w:tc>
      </w:tr>
      <w:tr w:rsidR="00F44519" w:rsidRPr="00C806F7" w14:paraId="45A2A837" w14:textId="77777777" w:rsidTr="00C806F7">
        <w:trPr>
          <w:trHeight w:val="397"/>
        </w:trPr>
        <w:tc>
          <w:tcPr>
            <w:tcW w:w="4394" w:type="dxa"/>
            <w:tcBorders>
              <w:top w:val="nil"/>
              <w:left w:val="nil"/>
              <w:bottom w:val="nil"/>
              <w:right w:val="nil"/>
            </w:tcBorders>
            <w:noWrap/>
            <w:vAlign w:val="center"/>
            <w:hideMark/>
          </w:tcPr>
          <w:p w14:paraId="26C596A8" w14:textId="3A1E7157"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 xml:space="preserve">60 days before Check Date Anniversary </w:t>
            </w:r>
          </w:p>
        </w:tc>
        <w:tc>
          <w:tcPr>
            <w:tcW w:w="2977" w:type="dxa"/>
            <w:tcBorders>
              <w:top w:val="nil"/>
              <w:left w:val="nil"/>
              <w:bottom w:val="nil"/>
              <w:right w:val="nil"/>
            </w:tcBorders>
            <w:noWrap/>
            <w:vAlign w:val="center"/>
            <w:hideMark/>
          </w:tcPr>
          <w:p w14:paraId="053165EE" w14:textId="77777777"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Reminder Email 4</w:t>
            </w:r>
          </w:p>
        </w:tc>
      </w:tr>
      <w:tr w:rsidR="00F44519" w:rsidRPr="00C806F7" w14:paraId="5EF3C22A" w14:textId="77777777" w:rsidTr="00C806F7">
        <w:trPr>
          <w:trHeight w:val="397"/>
        </w:trPr>
        <w:tc>
          <w:tcPr>
            <w:tcW w:w="4394" w:type="dxa"/>
            <w:tcBorders>
              <w:top w:val="nil"/>
              <w:left w:val="nil"/>
              <w:bottom w:val="nil"/>
              <w:right w:val="nil"/>
            </w:tcBorders>
            <w:noWrap/>
            <w:vAlign w:val="center"/>
            <w:hideMark/>
          </w:tcPr>
          <w:p w14:paraId="0C1C0E5D" w14:textId="338E4DFA"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42 days before Check Date Anniversary</w:t>
            </w:r>
          </w:p>
        </w:tc>
        <w:tc>
          <w:tcPr>
            <w:tcW w:w="2977" w:type="dxa"/>
            <w:tcBorders>
              <w:top w:val="nil"/>
              <w:left w:val="nil"/>
              <w:bottom w:val="nil"/>
              <w:right w:val="nil"/>
            </w:tcBorders>
            <w:noWrap/>
            <w:vAlign w:val="center"/>
            <w:hideMark/>
          </w:tcPr>
          <w:p w14:paraId="2B5FCB18" w14:textId="77777777"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Reminder Email 5</w:t>
            </w:r>
          </w:p>
        </w:tc>
      </w:tr>
      <w:tr w:rsidR="00F44519" w:rsidRPr="00C806F7" w14:paraId="25377372" w14:textId="77777777" w:rsidTr="00C806F7">
        <w:trPr>
          <w:trHeight w:val="397"/>
        </w:trPr>
        <w:tc>
          <w:tcPr>
            <w:tcW w:w="4394" w:type="dxa"/>
            <w:tcBorders>
              <w:top w:val="nil"/>
              <w:left w:val="nil"/>
              <w:bottom w:val="nil"/>
              <w:right w:val="nil"/>
            </w:tcBorders>
            <w:noWrap/>
            <w:vAlign w:val="center"/>
            <w:hideMark/>
          </w:tcPr>
          <w:p w14:paraId="486CBD38" w14:textId="70E389EF"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30 days before Check Date Anniversary</w:t>
            </w:r>
          </w:p>
        </w:tc>
        <w:tc>
          <w:tcPr>
            <w:tcW w:w="2977" w:type="dxa"/>
            <w:tcBorders>
              <w:top w:val="nil"/>
              <w:left w:val="nil"/>
              <w:bottom w:val="nil"/>
              <w:right w:val="nil"/>
            </w:tcBorders>
            <w:noWrap/>
            <w:vAlign w:val="center"/>
            <w:hideMark/>
          </w:tcPr>
          <w:p w14:paraId="0EA3DFC5" w14:textId="77777777"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Final Reminder Email</w:t>
            </w:r>
          </w:p>
        </w:tc>
      </w:tr>
      <w:tr w:rsidR="00F44519" w:rsidRPr="00C806F7" w14:paraId="0975B26F" w14:textId="77777777" w:rsidTr="00C806F7">
        <w:trPr>
          <w:trHeight w:val="397"/>
        </w:trPr>
        <w:tc>
          <w:tcPr>
            <w:tcW w:w="4394" w:type="dxa"/>
            <w:tcBorders>
              <w:top w:val="nil"/>
              <w:left w:val="nil"/>
              <w:bottom w:val="nil"/>
              <w:right w:val="nil"/>
            </w:tcBorders>
            <w:shd w:val="clear" w:color="000000" w:fill="F2F2F2"/>
            <w:noWrap/>
            <w:vAlign w:val="center"/>
          </w:tcPr>
          <w:p w14:paraId="10AF0B90" w14:textId="4F1D6D35" w:rsidR="00F44519" w:rsidRPr="00C806F7" w:rsidRDefault="00F44519" w:rsidP="00F44519">
            <w:pPr>
              <w:spacing w:before="120" w:after="120"/>
              <w:contextualSpacing/>
              <w:rPr>
                <w:rFonts w:asciiTheme="minorHAnsi" w:hAnsiTheme="minorHAnsi" w:cstheme="minorHAnsi"/>
                <w:b/>
                <w:bCs/>
                <w:sz w:val="20"/>
                <w:szCs w:val="20"/>
              </w:rPr>
            </w:pPr>
            <w:r w:rsidRPr="00C806F7">
              <w:rPr>
                <w:rFonts w:asciiTheme="minorHAnsi" w:hAnsiTheme="minorHAnsi" w:cstheme="minorHAnsi"/>
                <w:sz w:val="20"/>
                <w:szCs w:val="20"/>
              </w:rPr>
              <w:t>28 days before Check Date Anniversary</w:t>
            </w:r>
          </w:p>
        </w:tc>
        <w:tc>
          <w:tcPr>
            <w:tcW w:w="2977" w:type="dxa"/>
            <w:tcBorders>
              <w:top w:val="nil"/>
              <w:left w:val="nil"/>
              <w:bottom w:val="nil"/>
              <w:right w:val="nil"/>
            </w:tcBorders>
            <w:shd w:val="clear" w:color="000000" w:fill="F2F2F2"/>
            <w:noWrap/>
            <w:vAlign w:val="center"/>
          </w:tcPr>
          <w:p w14:paraId="265B4E82" w14:textId="36F36F8F"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 xml:space="preserve">Start Manual Follow Up </w:t>
            </w:r>
          </w:p>
        </w:tc>
      </w:tr>
      <w:tr w:rsidR="00F44519" w:rsidRPr="00C806F7" w14:paraId="7ADA7E4D" w14:textId="77777777" w:rsidTr="00C806F7">
        <w:trPr>
          <w:trHeight w:val="397"/>
        </w:trPr>
        <w:tc>
          <w:tcPr>
            <w:tcW w:w="4394" w:type="dxa"/>
            <w:tcBorders>
              <w:top w:val="nil"/>
              <w:left w:val="nil"/>
              <w:bottom w:val="nil"/>
              <w:right w:val="nil"/>
            </w:tcBorders>
            <w:shd w:val="clear" w:color="000000" w:fill="FFFFFF"/>
            <w:noWrap/>
            <w:vAlign w:val="center"/>
            <w:hideMark/>
          </w:tcPr>
          <w:p w14:paraId="034B06B3" w14:textId="77777777"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 </w:t>
            </w:r>
          </w:p>
        </w:tc>
        <w:tc>
          <w:tcPr>
            <w:tcW w:w="2977" w:type="dxa"/>
            <w:tcBorders>
              <w:top w:val="nil"/>
              <w:left w:val="nil"/>
              <w:bottom w:val="nil"/>
              <w:right w:val="nil"/>
            </w:tcBorders>
            <w:shd w:val="clear" w:color="000000" w:fill="FFFFFF"/>
            <w:noWrap/>
            <w:vAlign w:val="center"/>
            <w:hideMark/>
          </w:tcPr>
          <w:p w14:paraId="704CA13E" w14:textId="77777777"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 </w:t>
            </w:r>
          </w:p>
        </w:tc>
      </w:tr>
      <w:tr w:rsidR="00F44519" w:rsidRPr="00C806F7" w14:paraId="4E5A2F35" w14:textId="77777777" w:rsidTr="00C806F7">
        <w:trPr>
          <w:trHeight w:val="397"/>
        </w:trPr>
        <w:tc>
          <w:tcPr>
            <w:tcW w:w="7371" w:type="dxa"/>
            <w:gridSpan w:val="2"/>
            <w:tcBorders>
              <w:top w:val="nil"/>
              <w:left w:val="nil"/>
              <w:bottom w:val="nil"/>
              <w:right w:val="nil"/>
            </w:tcBorders>
            <w:shd w:val="clear" w:color="auto" w:fill="C7E8EC" w:themeFill="text2" w:themeFillTint="33"/>
            <w:noWrap/>
            <w:vAlign w:val="center"/>
            <w:hideMark/>
          </w:tcPr>
          <w:p w14:paraId="5F76CFCC" w14:textId="2C481883" w:rsidR="00F44519" w:rsidRPr="00C806F7" w:rsidRDefault="00F44519" w:rsidP="00F44519">
            <w:pPr>
              <w:spacing w:before="120" w:after="120"/>
              <w:contextualSpacing/>
              <w:rPr>
                <w:rFonts w:asciiTheme="minorHAnsi" w:hAnsiTheme="minorHAnsi" w:cstheme="minorHAnsi"/>
                <w:b/>
                <w:bCs/>
                <w:color w:val="000000"/>
                <w:sz w:val="20"/>
                <w:szCs w:val="20"/>
              </w:rPr>
            </w:pPr>
            <w:r w:rsidRPr="00C806F7">
              <w:rPr>
                <w:rFonts w:asciiTheme="minorHAnsi" w:hAnsiTheme="minorHAnsi" w:cstheme="minorHAnsi"/>
                <w:i/>
                <w:iCs/>
                <w:color w:val="000000"/>
                <w:sz w:val="20"/>
                <w:szCs w:val="20"/>
              </w:rPr>
              <w:t>If RTR Expires after Check Date Anniversary</w:t>
            </w:r>
            <w:r w:rsidR="00954085" w:rsidRPr="00C806F7">
              <w:rPr>
                <w:rFonts w:asciiTheme="minorHAnsi" w:hAnsiTheme="minorHAnsi" w:cstheme="minorHAnsi"/>
                <w:i/>
                <w:iCs/>
                <w:color w:val="000000"/>
                <w:sz w:val="20"/>
                <w:szCs w:val="20"/>
              </w:rPr>
              <w:t>:</w:t>
            </w:r>
          </w:p>
        </w:tc>
      </w:tr>
      <w:tr w:rsidR="00F44519" w:rsidRPr="00C806F7" w14:paraId="20436926" w14:textId="77777777" w:rsidTr="00C806F7">
        <w:trPr>
          <w:trHeight w:val="397"/>
        </w:trPr>
        <w:tc>
          <w:tcPr>
            <w:tcW w:w="4394" w:type="dxa"/>
            <w:tcBorders>
              <w:top w:val="nil"/>
              <w:left w:val="nil"/>
              <w:bottom w:val="nil"/>
              <w:right w:val="nil"/>
            </w:tcBorders>
            <w:noWrap/>
            <w:vAlign w:val="center"/>
            <w:hideMark/>
          </w:tcPr>
          <w:p w14:paraId="74D1E01D" w14:textId="06F54B3A"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 xml:space="preserve">21 days before Expiry Date </w:t>
            </w:r>
          </w:p>
        </w:tc>
        <w:tc>
          <w:tcPr>
            <w:tcW w:w="2977" w:type="dxa"/>
            <w:tcBorders>
              <w:top w:val="nil"/>
              <w:left w:val="nil"/>
              <w:bottom w:val="nil"/>
              <w:right w:val="nil"/>
            </w:tcBorders>
            <w:noWrap/>
            <w:vAlign w:val="center"/>
            <w:hideMark/>
          </w:tcPr>
          <w:p w14:paraId="328FACE6" w14:textId="77777777"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Reminder Email 1</w:t>
            </w:r>
          </w:p>
        </w:tc>
      </w:tr>
      <w:tr w:rsidR="00F44519" w:rsidRPr="00C806F7" w14:paraId="5CBC4427" w14:textId="77777777" w:rsidTr="00C806F7">
        <w:trPr>
          <w:trHeight w:val="397"/>
        </w:trPr>
        <w:tc>
          <w:tcPr>
            <w:tcW w:w="4394" w:type="dxa"/>
            <w:tcBorders>
              <w:top w:val="nil"/>
              <w:left w:val="nil"/>
              <w:bottom w:val="nil"/>
              <w:right w:val="nil"/>
            </w:tcBorders>
            <w:noWrap/>
            <w:vAlign w:val="center"/>
            <w:hideMark/>
          </w:tcPr>
          <w:p w14:paraId="55258FE6" w14:textId="2131F4FE"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14 days before Expiry Date</w:t>
            </w:r>
          </w:p>
        </w:tc>
        <w:tc>
          <w:tcPr>
            <w:tcW w:w="2977" w:type="dxa"/>
            <w:tcBorders>
              <w:top w:val="nil"/>
              <w:left w:val="nil"/>
              <w:bottom w:val="nil"/>
              <w:right w:val="nil"/>
            </w:tcBorders>
            <w:noWrap/>
            <w:vAlign w:val="center"/>
            <w:hideMark/>
          </w:tcPr>
          <w:p w14:paraId="1D0E5422" w14:textId="77777777"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Reminder Email 2</w:t>
            </w:r>
          </w:p>
        </w:tc>
      </w:tr>
      <w:tr w:rsidR="00F44519" w:rsidRPr="00C806F7" w14:paraId="3C0A817D" w14:textId="77777777" w:rsidTr="00C806F7">
        <w:trPr>
          <w:trHeight w:val="397"/>
        </w:trPr>
        <w:tc>
          <w:tcPr>
            <w:tcW w:w="4394" w:type="dxa"/>
            <w:tcBorders>
              <w:top w:val="nil"/>
              <w:left w:val="nil"/>
              <w:bottom w:val="nil"/>
              <w:right w:val="nil"/>
            </w:tcBorders>
            <w:noWrap/>
            <w:vAlign w:val="center"/>
            <w:hideMark/>
          </w:tcPr>
          <w:p w14:paraId="3D8F73A5" w14:textId="05BA81F7"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10 days before Expiry Date</w:t>
            </w:r>
          </w:p>
        </w:tc>
        <w:tc>
          <w:tcPr>
            <w:tcW w:w="2977" w:type="dxa"/>
            <w:tcBorders>
              <w:top w:val="nil"/>
              <w:left w:val="nil"/>
              <w:bottom w:val="nil"/>
              <w:right w:val="nil"/>
            </w:tcBorders>
            <w:noWrap/>
            <w:vAlign w:val="center"/>
            <w:hideMark/>
          </w:tcPr>
          <w:p w14:paraId="435454DC" w14:textId="77777777"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Final Reminder Email</w:t>
            </w:r>
          </w:p>
        </w:tc>
      </w:tr>
      <w:tr w:rsidR="00F44519" w:rsidRPr="00C806F7" w14:paraId="7F11AACC" w14:textId="77777777" w:rsidTr="00C806F7">
        <w:trPr>
          <w:trHeight w:val="397"/>
        </w:trPr>
        <w:tc>
          <w:tcPr>
            <w:tcW w:w="4394" w:type="dxa"/>
            <w:tcBorders>
              <w:top w:val="nil"/>
              <w:left w:val="nil"/>
              <w:bottom w:val="nil"/>
              <w:right w:val="nil"/>
            </w:tcBorders>
            <w:shd w:val="clear" w:color="000000" w:fill="F2F2F2"/>
            <w:noWrap/>
            <w:vAlign w:val="center"/>
            <w:hideMark/>
          </w:tcPr>
          <w:p w14:paraId="1B459EFB" w14:textId="12E36AA7" w:rsidR="00F44519" w:rsidRPr="00C806F7" w:rsidRDefault="00F44519" w:rsidP="00F44519">
            <w:pPr>
              <w:spacing w:before="120" w:after="120"/>
              <w:contextualSpacing/>
              <w:rPr>
                <w:rFonts w:asciiTheme="minorHAnsi" w:hAnsiTheme="minorHAnsi" w:cstheme="minorHAnsi"/>
                <w:b/>
                <w:bCs/>
                <w:sz w:val="20"/>
                <w:szCs w:val="20"/>
              </w:rPr>
            </w:pPr>
            <w:r w:rsidRPr="00C806F7">
              <w:rPr>
                <w:rFonts w:asciiTheme="minorHAnsi" w:hAnsiTheme="minorHAnsi" w:cstheme="minorHAnsi"/>
                <w:sz w:val="20"/>
                <w:szCs w:val="20"/>
              </w:rPr>
              <w:t>7 days before Expiry Date</w:t>
            </w:r>
          </w:p>
        </w:tc>
        <w:tc>
          <w:tcPr>
            <w:tcW w:w="2977" w:type="dxa"/>
            <w:tcBorders>
              <w:top w:val="nil"/>
              <w:left w:val="nil"/>
              <w:bottom w:val="nil"/>
              <w:right w:val="nil"/>
            </w:tcBorders>
            <w:shd w:val="clear" w:color="000000" w:fill="F2F2F2"/>
            <w:noWrap/>
            <w:vAlign w:val="center"/>
            <w:hideMark/>
          </w:tcPr>
          <w:p w14:paraId="58F0BEC0" w14:textId="280CCBE8"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 xml:space="preserve">Start Manual Follow Up </w:t>
            </w:r>
          </w:p>
        </w:tc>
      </w:tr>
    </w:tbl>
    <w:p w14:paraId="70A85392" w14:textId="77777777" w:rsidR="00EE2DD8" w:rsidRPr="00570A10" w:rsidRDefault="00EE2DD8" w:rsidP="00314291">
      <w:pPr>
        <w:pStyle w:val="NoParagraphStyle"/>
      </w:pPr>
    </w:p>
    <w:p w14:paraId="5302D660" w14:textId="77777777" w:rsidR="00EE2DD8" w:rsidRDefault="00EE2DD8" w:rsidP="00314291">
      <w:pPr>
        <w:pStyle w:val="NoParagraphStyle"/>
      </w:pPr>
    </w:p>
    <w:p w14:paraId="7E048B81" w14:textId="444E02CF" w:rsidR="009249D2" w:rsidRDefault="009249D2" w:rsidP="00CD4C46">
      <w:pPr>
        <w:pStyle w:val="Heading1"/>
      </w:pPr>
      <w:bookmarkStart w:id="18" w:name="_Toc206060388"/>
      <w:r w:rsidRPr="00570A10">
        <w:t xml:space="preserve">Right to Rent </w:t>
      </w:r>
      <w:r w:rsidR="00A06DC2">
        <w:t>Information</w:t>
      </w:r>
      <w:bookmarkEnd w:id="18"/>
    </w:p>
    <w:p w14:paraId="2C99631B" w14:textId="073B6262" w:rsidR="00D61E7D" w:rsidRPr="00D61E7D" w:rsidRDefault="00E67C7C" w:rsidP="00D61E7D">
      <w:pPr>
        <w:spacing w:after="240"/>
        <w:rPr>
          <w:rFonts w:asciiTheme="minorHAnsi" w:hAnsiTheme="minorHAnsi" w:cstheme="minorHAnsi"/>
          <w:sz w:val="22"/>
          <w:szCs w:val="22"/>
        </w:rPr>
      </w:pPr>
      <w:r w:rsidRPr="00E67C7C">
        <w:rPr>
          <w:rFonts w:asciiTheme="minorHAnsi" w:hAnsiTheme="minorHAnsi" w:cstheme="minorHAnsi"/>
          <w:sz w:val="22"/>
          <w:szCs w:val="22"/>
        </w:rPr>
        <w:t xml:space="preserve">Right </w:t>
      </w:r>
      <w:r w:rsidR="00D61E7D" w:rsidRPr="00E67C7C">
        <w:rPr>
          <w:rFonts w:asciiTheme="minorHAnsi" w:hAnsiTheme="minorHAnsi" w:cstheme="minorHAnsi"/>
          <w:sz w:val="22"/>
          <w:szCs w:val="22"/>
        </w:rPr>
        <w:t>to rent checks and document</w:t>
      </w:r>
      <w:r w:rsidRPr="00E67C7C">
        <w:rPr>
          <w:rFonts w:asciiTheme="minorHAnsi" w:hAnsiTheme="minorHAnsi" w:cstheme="minorHAnsi"/>
          <w:sz w:val="22"/>
          <w:szCs w:val="22"/>
        </w:rPr>
        <w:t xml:space="preserve">s, as well as </w:t>
      </w:r>
      <w:r w:rsidR="00D61E7D" w:rsidRPr="00E67C7C">
        <w:rPr>
          <w:rFonts w:asciiTheme="minorHAnsi" w:hAnsiTheme="minorHAnsi" w:cstheme="minorHAnsi"/>
          <w:sz w:val="22"/>
          <w:szCs w:val="22"/>
        </w:rPr>
        <w:t xml:space="preserve">reports to the </w:t>
      </w:r>
      <w:r w:rsidRPr="00E67C7C">
        <w:rPr>
          <w:rFonts w:asciiTheme="minorHAnsi" w:hAnsiTheme="minorHAnsi" w:cstheme="minorHAnsi"/>
          <w:sz w:val="22"/>
          <w:szCs w:val="22"/>
        </w:rPr>
        <w:t>H</w:t>
      </w:r>
      <w:r w:rsidR="00D61E7D" w:rsidRPr="00E67C7C">
        <w:rPr>
          <w:rFonts w:asciiTheme="minorHAnsi" w:hAnsiTheme="minorHAnsi" w:cstheme="minorHAnsi"/>
          <w:sz w:val="22"/>
          <w:szCs w:val="22"/>
        </w:rPr>
        <w:t xml:space="preserve">ome </w:t>
      </w:r>
      <w:r w:rsidRPr="00E67C7C">
        <w:rPr>
          <w:rFonts w:asciiTheme="minorHAnsi" w:hAnsiTheme="minorHAnsi" w:cstheme="minorHAnsi"/>
          <w:sz w:val="22"/>
          <w:szCs w:val="22"/>
        </w:rPr>
        <w:t>Of</w:t>
      </w:r>
      <w:r w:rsidR="00D61E7D" w:rsidRPr="00E67C7C">
        <w:rPr>
          <w:rFonts w:asciiTheme="minorHAnsi" w:hAnsiTheme="minorHAnsi" w:cstheme="minorHAnsi"/>
          <w:sz w:val="22"/>
          <w:szCs w:val="22"/>
        </w:rPr>
        <w:t>fice</w:t>
      </w:r>
      <w:r w:rsidRPr="00E67C7C">
        <w:rPr>
          <w:rFonts w:asciiTheme="minorHAnsi" w:hAnsiTheme="minorHAnsi" w:cstheme="minorHAnsi"/>
          <w:sz w:val="22"/>
          <w:szCs w:val="22"/>
        </w:rPr>
        <w:t>, are captured on the Right to Rent (RTR</w:t>
      </w:r>
      <w:r w:rsidR="00A83108">
        <w:rPr>
          <w:rFonts w:asciiTheme="minorHAnsi" w:hAnsiTheme="minorHAnsi" w:cstheme="minorHAnsi"/>
          <w:sz w:val="22"/>
          <w:szCs w:val="22"/>
        </w:rPr>
        <w:t>)</w:t>
      </w:r>
      <w:r w:rsidRPr="00E67C7C">
        <w:rPr>
          <w:rFonts w:asciiTheme="minorHAnsi" w:hAnsiTheme="minorHAnsi" w:cstheme="minorHAnsi"/>
          <w:sz w:val="22"/>
          <w:szCs w:val="22"/>
        </w:rPr>
        <w:t xml:space="preserve"> object</w:t>
      </w:r>
      <w:r w:rsidR="00D61E7D" w:rsidRPr="00E67C7C">
        <w:rPr>
          <w:rFonts w:asciiTheme="minorHAnsi" w:hAnsiTheme="minorHAnsi" w:cstheme="minorHAnsi"/>
          <w:sz w:val="22"/>
          <w:szCs w:val="22"/>
        </w:rPr>
        <w:t xml:space="preserve"> in Salesforce.</w:t>
      </w:r>
    </w:p>
    <w:p w14:paraId="19766B91" w14:textId="55425EC4" w:rsidR="0013157E" w:rsidRDefault="002C2510" w:rsidP="002508DE">
      <w:pPr>
        <w:spacing w:after="240"/>
        <w:ind w:left="-1134"/>
        <w:rPr>
          <w:rFonts w:asciiTheme="minorHAnsi" w:hAnsiTheme="minorHAnsi" w:cstheme="minorHAnsi"/>
          <w:sz w:val="22"/>
          <w:szCs w:val="22"/>
        </w:rPr>
      </w:pPr>
      <w:bookmarkStart w:id="19" w:name="_Statuses"/>
      <w:bookmarkStart w:id="20" w:name="_Toc152676500"/>
      <w:bookmarkEnd w:id="19"/>
      <w:r w:rsidRPr="00570A10">
        <w:rPr>
          <w:rFonts w:asciiTheme="minorHAnsi" w:hAnsiTheme="minorHAnsi" w:cstheme="minorHAnsi"/>
          <w:noProof/>
          <w:sz w:val="16"/>
          <w:szCs w:val="16"/>
        </w:rPr>
        <mc:AlternateContent>
          <mc:Choice Requires="wps">
            <w:drawing>
              <wp:anchor distT="0" distB="0" distL="114300" distR="114300" simplePos="0" relativeHeight="251658244" behindDoc="0" locked="0" layoutInCell="1" allowOverlap="1" wp14:anchorId="6D54701B" wp14:editId="64949D13">
                <wp:simplePos x="0" y="0"/>
                <wp:positionH relativeFrom="column">
                  <wp:posOffset>2458085</wp:posOffset>
                </wp:positionH>
                <wp:positionV relativeFrom="paragraph">
                  <wp:posOffset>1901190</wp:posOffset>
                </wp:positionV>
                <wp:extent cx="1508976" cy="419100"/>
                <wp:effectExtent l="38100" t="38100" r="110490" b="247650"/>
                <wp:wrapNone/>
                <wp:docPr id="726168830" name="Speech Bubble: Rectangle 2"/>
                <wp:cNvGraphicFramePr/>
                <a:graphic xmlns:a="http://schemas.openxmlformats.org/drawingml/2006/main">
                  <a:graphicData uri="http://schemas.microsoft.com/office/word/2010/wordprocessingShape">
                    <wps:wsp>
                      <wps:cNvSpPr/>
                      <wps:spPr>
                        <a:xfrm>
                          <a:off x="0" y="0"/>
                          <a:ext cx="1508976" cy="419100"/>
                        </a:xfrm>
                        <a:prstGeom prst="wedgeRectCallout">
                          <a:avLst>
                            <a:gd name="adj1" fmla="val -26713"/>
                            <a:gd name="adj2" fmla="val 8406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1B9E5CC" w14:textId="29B77618" w:rsidR="00057992" w:rsidRPr="00570A10" w:rsidRDefault="002C2510" w:rsidP="00057992">
                            <w:pPr>
                              <w:pStyle w:val="CommentText"/>
                              <w:spacing w:after="0" w:line="240" w:lineRule="auto"/>
                              <w:ind w:left="0"/>
                              <w:rPr>
                                <w:rStyle w:val="IntenseEmphasis"/>
                                <w:rFonts w:ascii="Arial" w:hAnsi="Arial" w:cs="Arial"/>
                                <w:i w:val="0"/>
                                <w:iCs w:val="0"/>
                                <w:color w:val="313435" w:themeColor="accent5" w:themeShade="80"/>
                                <w:lang w:val="en-GB"/>
                              </w:rPr>
                            </w:pPr>
                            <w:r>
                              <w:rPr>
                                <w:rStyle w:val="IntenseEmphasis"/>
                                <w:rFonts w:ascii="Arial" w:hAnsi="Arial" w:cs="Arial"/>
                                <w:i w:val="0"/>
                                <w:iCs w:val="0"/>
                                <w:color w:val="313435" w:themeColor="accent5" w:themeShade="80"/>
                                <w:lang w:val="en-GB"/>
                              </w:rPr>
                              <w:t>View a h</w:t>
                            </w:r>
                            <w:r w:rsidR="00057992">
                              <w:rPr>
                                <w:rStyle w:val="IntenseEmphasis"/>
                                <w:rFonts w:ascii="Arial" w:hAnsi="Arial" w:cs="Arial"/>
                                <w:i w:val="0"/>
                                <w:iCs w:val="0"/>
                                <w:color w:val="313435" w:themeColor="accent5" w:themeShade="80"/>
                                <w:lang w:val="en-GB"/>
                              </w:rPr>
                              <w:t xml:space="preserve">istory of </w:t>
                            </w:r>
                            <w:r>
                              <w:rPr>
                                <w:rStyle w:val="IntenseEmphasis"/>
                                <w:rFonts w:ascii="Arial" w:hAnsi="Arial" w:cs="Arial"/>
                                <w:i w:val="0"/>
                                <w:iCs w:val="0"/>
                                <w:color w:val="313435" w:themeColor="accent5" w:themeShade="80"/>
                                <w:lang w:val="en-GB"/>
                              </w:rPr>
                              <w:t xml:space="preserve"> all </w:t>
                            </w:r>
                            <w:r w:rsidR="00057992">
                              <w:rPr>
                                <w:rStyle w:val="IntenseEmphasis"/>
                                <w:rFonts w:ascii="Arial" w:hAnsi="Arial" w:cs="Arial"/>
                                <w:i w:val="0"/>
                                <w:iCs w:val="0"/>
                                <w:color w:val="313435" w:themeColor="accent5" w:themeShade="80"/>
                                <w:lang w:val="en-GB"/>
                              </w:rPr>
                              <w:t>updates to key fields</w:t>
                            </w:r>
                            <w:r>
                              <w:rPr>
                                <w:rStyle w:val="IntenseEmphasis"/>
                                <w:rFonts w:ascii="Arial" w:hAnsi="Arial" w:cs="Arial"/>
                                <w:i w:val="0"/>
                                <w:iCs w:val="0"/>
                                <w:color w:val="313435" w:themeColor="accent5" w:themeShade="80"/>
                                <w:lang w:val="en-GB"/>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54701B"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Speech Bubble: Rectangle 2" o:spid="_x0000_s1026" type="#_x0000_t61" style="position:absolute;left:0;text-align:left;margin-left:193.55pt;margin-top:149.7pt;width:118.8pt;height:33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" adj="5030,28957" fillcolor="white [3212]" strokecolor="#7f7f7f [1612]" strokeweight=".25pt">
                <v:shadow on="t" color="black" opacity="26214f" origin="-.5,-.5" offset=".74836mm,.74836mm"/>
                <v:textbox>
                  <w:txbxContent>
                    <w:p w14:paraId="21B9E5CC" w14:textId="29B77618" w:rsidR="00057992" w:rsidRPr="00570A10" w:rsidRDefault="002C2510" w:rsidP="00057992">
                      <w:pPr>
                        <w:pStyle w:val="CommentText"/>
                        <w:spacing w:after="0" w:line="240" w:lineRule="auto"/>
                        <w:ind w:left="0"/>
                        <w:rPr>
                          <w:rStyle w:val="IntenseEmphasis"/>
                          <w:rFonts w:ascii="Arial" w:hAnsi="Arial" w:cs="Arial"/>
                          <w:i w:val="0"/>
                          <w:iCs w:val="0"/>
                          <w:color w:val="313435" w:themeColor="accent5" w:themeShade="80"/>
                          <w:lang w:val="en-GB"/>
                        </w:rPr>
                      </w:pPr>
                      <w:r>
                        <w:rPr>
                          <w:rStyle w:val="IntenseEmphasis"/>
                          <w:rFonts w:ascii="Arial" w:hAnsi="Arial" w:cs="Arial"/>
                          <w:i w:val="0"/>
                          <w:iCs w:val="0"/>
                          <w:color w:val="313435" w:themeColor="accent5" w:themeShade="80"/>
                          <w:lang w:val="en-GB"/>
                        </w:rPr>
                        <w:t>View a h</w:t>
                      </w:r>
                      <w:r w:rsidR="00057992">
                        <w:rPr>
                          <w:rStyle w:val="IntenseEmphasis"/>
                          <w:rFonts w:ascii="Arial" w:hAnsi="Arial" w:cs="Arial"/>
                          <w:i w:val="0"/>
                          <w:iCs w:val="0"/>
                          <w:color w:val="313435" w:themeColor="accent5" w:themeShade="80"/>
                          <w:lang w:val="en-GB"/>
                        </w:rPr>
                        <w:t xml:space="preserve">istory of </w:t>
                      </w:r>
                      <w:r>
                        <w:rPr>
                          <w:rStyle w:val="IntenseEmphasis"/>
                          <w:rFonts w:ascii="Arial" w:hAnsi="Arial" w:cs="Arial"/>
                          <w:i w:val="0"/>
                          <w:iCs w:val="0"/>
                          <w:color w:val="313435" w:themeColor="accent5" w:themeShade="80"/>
                          <w:lang w:val="en-GB"/>
                        </w:rPr>
                        <w:t xml:space="preserve"> all </w:t>
                      </w:r>
                      <w:r w:rsidR="00057992">
                        <w:rPr>
                          <w:rStyle w:val="IntenseEmphasis"/>
                          <w:rFonts w:ascii="Arial" w:hAnsi="Arial" w:cs="Arial"/>
                          <w:i w:val="0"/>
                          <w:iCs w:val="0"/>
                          <w:color w:val="313435" w:themeColor="accent5" w:themeShade="80"/>
                          <w:lang w:val="en-GB"/>
                        </w:rPr>
                        <w:t>updates to key fields</w:t>
                      </w:r>
                      <w:r>
                        <w:rPr>
                          <w:rStyle w:val="IntenseEmphasis"/>
                          <w:rFonts w:ascii="Arial" w:hAnsi="Arial" w:cs="Arial"/>
                          <w:i w:val="0"/>
                          <w:iCs w:val="0"/>
                          <w:color w:val="313435" w:themeColor="accent5" w:themeShade="80"/>
                          <w:lang w:val="en-GB"/>
                        </w:rPr>
                        <w:t>.</w:t>
                      </w:r>
                    </w:p>
                  </w:txbxContent>
                </v:textbox>
              </v:shape>
            </w:pict>
          </mc:Fallback>
        </mc:AlternateContent>
      </w:r>
      <w:r w:rsidRPr="00570A10">
        <w:rPr>
          <w:rFonts w:asciiTheme="minorHAnsi" w:hAnsiTheme="minorHAnsi" w:cstheme="minorHAnsi"/>
          <w:noProof/>
          <w:sz w:val="16"/>
          <w:szCs w:val="16"/>
        </w:rPr>
        <mc:AlternateContent>
          <mc:Choice Requires="wps">
            <w:drawing>
              <wp:anchor distT="0" distB="0" distL="114300" distR="114300" simplePos="0" relativeHeight="251658243" behindDoc="0" locked="0" layoutInCell="1" allowOverlap="1" wp14:anchorId="14ABB272" wp14:editId="7915E930">
                <wp:simplePos x="0" y="0"/>
                <wp:positionH relativeFrom="column">
                  <wp:posOffset>4946530</wp:posOffset>
                </wp:positionH>
                <wp:positionV relativeFrom="paragraph">
                  <wp:posOffset>1662825</wp:posOffset>
                </wp:positionV>
                <wp:extent cx="1390650" cy="619125"/>
                <wp:effectExtent l="38100" t="38100" r="114300" b="314325"/>
                <wp:wrapNone/>
                <wp:docPr id="713486661" name="Speech Bubble: Rectangle 2"/>
                <wp:cNvGraphicFramePr/>
                <a:graphic xmlns:a="http://schemas.openxmlformats.org/drawingml/2006/main">
                  <a:graphicData uri="http://schemas.microsoft.com/office/word/2010/wordprocessingShape">
                    <wps:wsp>
                      <wps:cNvSpPr/>
                      <wps:spPr>
                        <a:xfrm>
                          <a:off x="0" y="0"/>
                          <a:ext cx="1390650" cy="619125"/>
                        </a:xfrm>
                        <a:prstGeom prst="wedgeRectCallout">
                          <a:avLst>
                            <a:gd name="adj1" fmla="val -21730"/>
                            <a:gd name="adj2" fmla="val 8178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ED097EE" w14:textId="15BEB89E" w:rsidR="00057992" w:rsidRPr="00570A10" w:rsidRDefault="00057992" w:rsidP="00057992">
                            <w:pPr>
                              <w:pStyle w:val="CommentText"/>
                              <w:spacing w:after="0" w:line="240" w:lineRule="auto"/>
                              <w:ind w:left="0"/>
                              <w:rPr>
                                <w:rStyle w:val="IntenseEmphasis"/>
                                <w:rFonts w:ascii="Arial" w:hAnsi="Arial" w:cs="Arial"/>
                                <w:i w:val="0"/>
                                <w:iCs w:val="0"/>
                                <w:color w:val="313435" w:themeColor="accent5" w:themeShade="80"/>
                                <w:lang w:val="en-GB"/>
                              </w:rPr>
                            </w:pPr>
                            <w:r>
                              <w:rPr>
                                <w:rStyle w:val="IntenseEmphasis"/>
                                <w:rFonts w:ascii="Arial" w:hAnsi="Arial" w:cs="Arial"/>
                                <w:i w:val="0"/>
                                <w:iCs w:val="0"/>
                                <w:color w:val="313435" w:themeColor="accent5" w:themeShade="80"/>
                                <w:lang w:val="en-GB"/>
                              </w:rPr>
                              <w:t xml:space="preserve">Associated tasks &amp; emails will display in the </w:t>
                            </w:r>
                            <w:r w:rsidR="002C2510">
                              <w:rPr>
                                <w:rStyle w:val="IntenseEmphasis"/>
                                <w:rFonts w:ascii="Arial" w:hAnsi="Arial" w:cs="Arial"/>
                                <w:i w:val="0"/>
                                <w:iCs w:val="0"/>
                                <w:color w:val="313435" w:themeColor="accent5" w:themeShade="80"/>
                                <w:lang w:val="en-GB"/>
                              </w:rPr>
                              <w:t>a</w:t>
                            </w:r>
                            <w:r>
                              <w:rPr>
                                <w:rStyle w:val="IntenseEmphasis"/>
                                <w:rFonts w:ascii="Arial" w:hAnsi="Arial" w:cs="Arial"/>
                                <w:i w:val="0"/>
                                <w:iCs w:val="0"/>
                                <w:color w:val="313435" w:themeColor="accent5" w:themeShade="80"/>
                                <w:lang w:val="en-GB"/>
                              </w:rPr>
                              <w:t xml:space="preserve">ctivity </w:t>
                            </w:r>
                            <w:r w:rsidR="002C2510">
                              <w:rPr>
                                <w:rStyle w:val="IntenseEmphasis"/>
                                <w:rFonts w:ascii="Arial" w:hAnsi="Arial" w:cs="Arial"/>
                                <w:i w:val="0"/>
                                <w:iCs w:val="0"/>
                                <w:color w:val="313435" w:themeColor="accent5" w:themeShade="80"/>
                                <w:lang w:val="en-GB"/>
                              </w:rPr>
                              <w:t>t</w:t>
                            </w:r>
                            <w:r>
                              <w:rPr>
                                <w:rStyle w:val="IntenseEmphasis"/>
                                <w:rFonts w:ascii="Arial" w:hAnsi="Arial" w:cs="Arial"/>
                                <w:i w:val="0"/>
                                <w:iCs w:val="0"/>
                                <w:color w:val="313435" w:themeColor="accent5" w:themeShade="80"/>
                                <w:lang w:val="en-GB"/>
                              </w:rPr>
                              <w:t>imeline</w:t>
                            </w:r>
                            <w:r w:rsidR="002C2510">
                              <w:rPr>
                                <w:rStyle w:val="IntenseEmphasis"/>
                                <w:rFonts w:ascii="Arial" w:hAnsi="Arial" w:cs="Arial"/>
                                <w:i w:val="0"/>
                                <w:iCs w:val="0"/>
                                <w:color w:val="313435" w:themeColor="accent5" w:themeShade="80"/>
                                <w:lang w:val="en-GB"/>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ABB272" id="_x0000_s1027" type="#_x0000_t61" style="position:absolute;left:0;text-align:left;margin-left:389.5pt;margin-top:130.95pt;width:109.5pt;height:48.7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" adj="6106,28464" fillcolor="white [3212]" strokecolor="#7f7f7f [1612]" strokeweight=".25pt">
                <v:shadow on="t" color="black" opacity="26214f" origin="-.5,-.5" offset=".74836mm,.74836mm"/>
                <v:textbox>
                  <w:txbxContent>
                    <w:p w14:paraId="2ED097EE" w14:textId="15BEB89E" w:rsidR="00057992" w:rsidRPr="00570A10" w:rsidRDefault="00057992" w:rsidP="00057992">
                      <w:pPr>
                        <w:pStyle w:val="CommentText"/>
                        <w:spacing w:after="0" w:line="240" w:lineRule="auto"/>
                        <w:ind w:left="0"/>
                        <w:rPr>
                          <w:rStyle w:val="IntenseEmphasis"/>
                          <w:rFonts w:ascii="Arial" w:hAnsi="Arial" w:cs="Arial"/>
                          <w:i w:val="0"/>
                          <w:iCs w:val="0"/>
                          <w:color w:val="313435" w:themeColor="accent5" w:themeShade="80"/>
                          <w:lang w:val="en-GB"/>
                        </w:rPr>
                      </w:pPr>
                      <w:r>
                        <w:rPr>
                          <w:rStyle w:val="IntenseEmphasis"/>
                          <w:rFonts w:ascii="Arial" w:hAnsi="Arial" w:cs="Arial"/>
                          <w:i w:val="0"/>
                          <w:iCs w:val="0"/>
                          <w:color w:val="313435" w:themeColor="accent5" w:themeShade="80"/>
                          <w:lang w:val="en-GB"/>
                        </w:rPr>
                        <w:t xml:space="preserve">Associated tasks &amp; emails will display in the </w:t>
                      </w:r>
                      <w:r w:rsidR="002C2510">
                        <w:rPr>
                          <w:rStyle w:val="IntenseEmphasis"/>
                          <w:rFonts w:ascii="Arial" w:hAnsi="Arial" w:cs="Arial"/>
                          <w:i w:val="0"/>
                          <w:iCs w:val="0"/>
                          <w:color w:val="313435" w:themeColor="accent5" w:themeShade="80"/>
                          <w:lang w:val="en-GB"/>
                        </w:rPr>
                        <w:t>a</w:t>
                      </w:r>
                      <w:r>
                        <w:rPr>
                          <w:rStyle w:val="IntenseEmphasis"/>
                          <w:rFonts w:ascii="Arial" w:hAnsi="Arial" w:cs="Arial"/>
                          <w:i w:val="0"/>
                          <w:iCs w:val="0"/>
                          <w:color w:val="313435" w:themeColor="accent5" w:themeShade="80"/>
                          <w:lang w:val="en-GB"/>
                        </w:rPr>
                        <w:t xml:space="preserve">ctivity </w:t>
                      </w:r>
                      <w:r w:rsidR="002C2510">
                        <w:rPr>
                          <w:rStyle w:val="IntenseEmphasis"/>
                          <w:rFonts w:ascii="Arial" w:hAnsi="Arial" w:cs="Arial"/>
                          <w:i w:val="0"/>
                          <w:iCs w:val="0"/>
                          <w:color w:val="313435" w:themeColor="accent5" w:themeShade="80"/>
                          <w:lang w:val="en-GB"/>
                        </w:rPr>
                        <w:t>t</w:t>
                      </w:r>
                      <w:r>
                        <w:rPr>
                          <w:rStyle w:val="IntenseEmphasis"/>
                          <w:rFonts w:ascii="Arial" w:hAnsi="Arial" w:cs="Arial"/>
                          <w:i w:val="0"/>
                          <w:iCs w:val="0"/>
                          <w:color w:val="313435" w:themeColor="accent5" w:themeShade="80"/>
                          <w:lang w:val="en-GB"/>
                        </w:rPr>
                        <w:t>imeline</w:t>
                      </w:r>
                      <w:r w:rsidR="002C2510">
                        <w:rPr>
                          <w:rStyle w:val="IntenseEmphasis"/>
                          <w:rFonts w:ascii="Arial" w:hAnsi="Arial" w:cs="Arial"/>
                          <w:i w:val="0"/>
                          <w:iCs w:val="0"/>
                          <w:color w:val="313435" w:themeColor="accent5" w:themeShade="80"/>
                          <w:lang w:val="en-GB"/>
                        </w:rPr>
                        <w:t>.</w:t>
                      </w:r>
                    </w:p>
                  </w:txbxContent>
                </v:textbox>
              </v:shape>
            </w:pict>
          </mc:Fallback>
        </mc:AlternateContent>
      </w:r>
      <w:r w:rsidR="00213520" w:rsidRPr="00570A10">
        <w:rPr>
          <w:rFonts w:asciiTheme="minorHAnsi" w:hAnsiTheme="minorHAnsi" w:cstheme="minorHAnsi"/>
          <w:noProof/>
          <w:sz w:val="16"/>
          <w:szCs w:val="16"/>
        </w:rPr>
        <mc:AlternateContent>
          <mc:Choice Requires="wps">
            <w:drawing>
              <wp:anchor distT="0" distB="0" distL="114300" distR="114300" simplePos="0" relativeHeight="251658240" behindDoc="0" locked="0" layoutInCell="1" allowOverlap="1" wp14:anchorId="361332B6" wp14:editId="27228502">
                <wp:simplePos x="0" y="0"/>
                <wp:positionH relativeFrom="column">
                  <wp:posOffset>4638675</wp:posOffset>
                </wp:positionH>
                <wp:positionV relativeFrom="paragraph">
                  <wp:posOffset>256948</wp:posOffset>
                </wp:positionV>
                <wp:extent cx="1510510" cy="583937"/>
                <wp:effectExtent l="38100" t="38100" r="109220" b="368935"/>
                <wp:wrapNone/>
                <wp:docPr id="2098942362" name="Speech Bubble: Rectangle 2"/>
                <wp:cNvGraphicFramePr/>
                <a:graphic xmlns:a="http://schemas.openxmlformats.org/drawingml/2006/main">
                  <a:graphicData uri="http://schemas.microsoft.com/office/word/2010/wordprocessingShape">
                    <wps:wsp>
                      <wps:cNvSpPr/>
                      <wps:spPr>
                        <a:xfrm>
                          <a:off x="0" y="0"/>
                          <a:ext cx="1510510" cy="583937"/>
                        </a:xfrm>
                        <a:prstGeom prst="wedgeRectCallout">
                          <a:avLst>
                            <a:gd name="adj1" fmla="val -19719"/>
                            <a:gd name="adj2" fmla="val 92267"/>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ECA427B" w14:textId="65E378E2" w:rsidR="008D4A12" w:rsidRPr="00570A10" w:rsidRDefault="00547947" w:rsidP="008D4A12">
                            <w:pPr>
                              <w:pStyle w:val="CommentText"/>
                              <w:spacing w:after="0" w:line="240" w:lineRule="auto"/>
                              <w:ind w:left="0"/>
                              <w:rPr>
                                <w:rStyle w:val="IntenseEmphasis"/>
                                <w:rFonts w:ascii="Arial" w:hAnsi="Arial" w:cs="Arial"/>
                                <w:i w:val="0"/>
                                <w:iCs w:val="0"/>
                                <w:color w:val="313435" w:themeColor="accent5" w:themeShade="80"/>
                                <w:lang w:val="en-GB"/>
                              </w:rPr>
                            </w:pPr>
                            <w:r>
                              <w:rPr>
                                <w:rStyle w:val="IntenseEmphasis"/>
                                <w:rFonts w:ascii="Arial" w:hAnsi="Arial" w:cs="Arial"/>
                                <w:i w:val="0"/>
                                <w:iCs w:val="0"/>
                                <w:color w:val="313435" w:themeColor="accent5" w:themeShade="80"/>
                                <w:lang w:val="en-GB"/>
                              </w:rPr>
                              <w:t>Upload any documents provided or Home Office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1332B6" id="_x0000_s1028" type="#_x0000_t61" style="position:absolute;left:0;text-align:left;margin-left:365.25pt;margin-top:20.25pt;width:118.95pt;height:4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" adj="6541,30730" fillcolor="white [3212]" strokecolor="#7f7f7f [1612]" strokeweight=".25pt">
                <v:shadow on="t" color="black" opacity="26214f" origin="-.5,-.5" offset=".74836mm,.74836mm"/>
                <v:textbox>
                  <w:txbxContent>
                    <w:p w14:paraId="0ECA427B" w14:textId="65E378E2" w:rsidR="008D4A12" w:rsidRPr="00570A10" w:rsidRDefault="00547947" w:rsidP="008D4A12">
                      <w:pPr>
                        <w:pStyle w:val="CommentText"/>
                        <w:spacing w:after="0" w:line="240" w:lineRule="auto"/>
                        <w:ind w:left="0"/>
                        <w:rPr>
                          <w:rStyle w:val="IntenseEmphasis"/>
                          <w:rFonts w:ascii="Arial" w:hAnsi="Arial" w:cs="Arial"/>
                          <w:i w:val="0"/>
                          <w:iCs w:val="0"/>
                          <w:color w:val="313435" w:themeColor="accent5" w:themeShade="80"/>
                          <w:lang w:val="en-GB"/>
                        </w:rPr>
                      </w:pPr>
                      <w:r>
                        <w:rPr>
                          <w:rStyle w:val="IntenseEmphasis"/>
                          <w:rFonts w:ascii="Arial" w:hAnsi="Arial" w:cs="Arial"/>
                          <w:i w:val="0"/>
                          <w:iCs w:val="0"/>
                          <w:color w:val="313435" w:themeColor="accent5" w:themeShade="80"/>
                          <w:lang w:val="en-GB"/>
                        </w:rPr>
                        <w:t>Upload any documents provided or Home Office report.</w:t>
                      </w:r>
                    </w:p>
                  </w:txbxContent>
                </v:textbox>
              </v:shape>
            </w:pict>
          </mc:Fallback>
        </mc:AlternateContent>
      </w:r>
      <w:r w:rsidR="00967DD4" w:rsidRPr="00570A10">
        <w:rPr>
          <w:noProof/>
        </w:rPr>
        <w:drawing>
          <wp:inline distT="0" distB="0" distL="0" distR="0" wp14:anchorId="42B3FC9E" wp14:editId="7BAA754D">
            <wp:extent cx="7099260" cy="3190875"/>
            <wp:effectExtent l="0" t="0" r="6985" b="0"/>
            <wp:docPr id="4066941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694100" name="Picture 1" descr="A screenshot of a computer&#10;&#10;Description automatically generated"/>
                    <pic:cNvPicPr/>
                  </pic:nvPicPr>
                  <pic:blipFill>
                    <a:blip r:embed="rId17"/>
                    <a:stretch>
                      <a:fillRect/>
                    </a:stretch>
                  </pic:blipFill>
                  <pic:spPr>
                    <a:xfrm>
                      <a:off x="0" y="0"/>
                      <a:ext cx="7127126" cy="3203400"/>
                    </a:xfrm>
                    <a:prstGeom prst="rect">
                      <a:avLst/>
                    </a:prstGeom>
                  </pic:spPr>
                </pic:pic>
              </a:graphicData>
            </a:graphic>
          </wp:inline>
        </w:drawing>
      </w:r>
      <w:r w:rsidR="0013157E">
        <w:rPr>
          <w:rFonts w:asciiTheme="minorHAnsi" w:hAnsiTheme="minorHAnsi" w:cstheme="minorHAnsi"/>
          <w:sz w:val="22"/>
          <w:szCs w:val="22"/>
        </w:rPr>
        <w:br w:type="page"/>
      </w:r>
    </w:p>
    <w:p w14:paraId="077F4752" w14:textId="3602835E" w:rsidR="0013157E" w:rsidRDefault="0013157E" w:rsidP="0013157E">
      <w:pPr>
        <w:spacing w:after="240"/>
        <w:rPr>
          <w:rFonts w:asciiTheme="minorHAnsi" w:hAnsiTheme="minorHAnsi" w:cstheme="minorHAnsi"/>
          <w:sz w:val="22"/>
          <w:szCs w:val="22"/>
        </w:rPr>
      </w:pPr>
      <w:r w:rsidRPr="00570A10">
        <w:rPr>
          <w:rFonts w:asciiTheme="minorHAnsi" w:hAnsiTheme="minorHAnsi" w:cstheme="minorHAnsi"/>
          <w:sz w:val="22"/>
          <w:szCs w:val="22"/>
        </w:rPr>
        <w:lastRenderedPageBreak/>
        <w:t xml:space="preserve">The </w:t>
      </w:r>
      <w:r>
        <w:rPr>
          <w:rFonts w:asciiTheme="minorHAnsi" w:hAnsiTheme="minorHAnsi" w:cstheme="minorHAnsi"/>
          <w:sz w:val="22"/>
          <w:szCs w:val="22"/>
        </w:rPr>
        <w:t xml:space="preserve">RTR </w:t>
      </w:r>
      <w:r w:rsidRPr="00570A10">
        <w:rPr>
          <w:rFonts w:asciiTheme="minorHAnsi" w:hAnsiTheme="minorHAnsi" w:cstheme="minorHAnsi"/>
          <w:sz w:val="22"/>
          <w:szCs w:val="22"/>
        </w:rPr>
        <w:t xml:space="preserve">record will progress through a sequence of </w:t>
      </w:r>
      <w:r w:rsidRPr="00C1661A">
        <w:rPr>
          <w:rFonts w:asciiTheme="minorHAnsi" w:hAnsiTheme="minorHAnsi" w:cstheme="minorHAnsi"/>
          <w:b/>
          <w:bCs/>
          <w:color w:val="65BCAB" w:themeColor="accent2"/>
          <w:sz w:val="22"/>
          <w:szCs w:val="22"/>
        </w:rPr>
        <w:t>statuses</w:t>
      </w:r>
      <w:r w:rsidRPr="00570A10">
        <w:rPr>
          <w:rFonts w:asciiTheme="minorHAnsi" w:hAnsiTheme="minorHAnsi" w:cstheme="minorHAnsi"/>
          <w:sz w:val="22"/>
          <w:szCs w:val="22"/>
        </w:rPr>
        <w:t>:</w:t>
      </w:r>
    </w:p>
    <w:p w14:paraId="38DFBE26" w14:textId="7FB9E200" w:rsidR="0013157E" w:rsidRPr="00570A10" w:rsidRDefault="00BC615D" w:rsidP="00492CAE">
      <w:pPr>
        <w:spacing w:after="240"/>
        <w:ind w:left="-1134"/>
        <w:rPr>
          <w:rFonts w:asciiTheme="minorHAnsi" w:hAnsiTheme="minorHAnsi" w:cstheme="minorHAnsi"/>
          <w:sz w:val="22"/>
          <w:szCs w:val="22"/>
        </w:rPr>
      </w:pPr>
      <w:r w:rsidRPr="00BC615D">
        <w:rPr>
          <w:rFonts w:asciiTheme="minorHAnsi" w:hAnsiTheme="minorHAnsi" w:cstheme="minorHAnsi"/>
          <w:noProof/>
          <w:sz w:val="22"/>
          <w:szCs w:val="22"/>
        </w:rPr>
        <w:drawing>
          <wp:inline distT="0" distB="0" distL="0" distR="0" wp14:anchorId="19201124" wp14:editId="2085A093">
            <wp:extent cx="7134045" cy="3626190"/>
            <wp:effectExtent l="0" t="0" r="0" b="0"/>
            <wp:docPr id="1679053394"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053394" name="Picture 1" descr="A diagram of a process&#10;&#10;Description automatically generated"/>
                    <pic:cNvPicPr/>
                  </pic:nvPicPr>
                  <pic:blipFill rotWithShape="1">
                    <a:blip r:embed="rId18"/>
                    <a:srcRect r="-8"/>
                    <a:stretch/>
                  </pic:blipFill>
                  <pic:spPr bwMode="auto">
                    <a:xfrm>
                      <a:off x="0" y="0"/>
                      <a:ext cx="7152623" cy="3635633"/>
                    </a:xfrm>
                    <a:prstGeom prst="rect">
                      <a:avLst/>
                    </a:prstGeom>
                    <a:ln>
                      <a:noFill/>
                    </a:ln>
                    <a:extLst>
                      <a:ext uri="{53640926-AAD7-44D8-BBD7-CCE9431645EC}">
                        <a14:shadowObscured xmlns:a14="http://schemas.microsoft.com/office/drawing/2010/main"/>
                      </a:ext>
                    </a:extLst>
                  </pic:spPr>
                </pic:pic>
              </a:graphicData>
            </a:graphic>
          </wp:inline>
        </w:drawing>
      </w:r>
    </w:p>
    <w:p w14:paraId="7A8E9BD5" w14:textId="77777777" w:rsidR="0013157E" w:rsidRPr="00570A10" w:rsidRDefault="0013157E" w:rsidP="0013157E">
      <w:pPr>
        <w:spacing w:after="240"/>
        <w:rPr>
          <w:rFonts w:asciiTheme="minorHAnsi" w:hAnsiTheme="minorHAnsi" w:cstheme="minorHAnsi"/>
          <w:sz w:val="22"/>
          <w:szCs w:val="22"/>
        </w:rPr>
      </w:pPr>
      <w:r w:rsidRPr="00570A10">
        <w:rPr>
          <w:rFonts w:asciiTheme="minorHAnsi" w:hAnsiTheme="minorHAnsi" w:cstheme="minorHAnsi"/>
          <w:noProof/>
          <w:sz w:val="20"/>
          <w:szCs w:val="20"/>
        </w:rPr>
        <w:drawing>
          <wp:inline distT="0" distB="0" distL="0" distR="0" wp14:anchorId="6C71D75E" wp14:editId="443D8DB0">
            <wp:extent cx="5901055" cy="4321834"/>
            <wp:effectExtent l="0" t="0" r="23495" b="21590"/>
            <wp:docPr id="350083145" name="Diagram 9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0B6D13BA" w14:textId="5739028E" w:rsidR="00F8275C" w:rsidRDefault="00B02288" w:rsidP="00B02288">
      <w:pPr>
        <w:pStyle w:val="GraingerText"/>
        <w:rPr>
          <w:rFonts w:asciiTheme="minorHAnsi" w:hAnsiTheme="minorHAnsi" w:cstheme="minorHAnsi"/>
        </w:rPr>
      </w:pPr>
      <w:r>
        <w:rPr>
          <w:rFonts w:asciiTheme="minorHAnsi" w:hAnsiTheme="minorHAnsi" w:cstheme="minorHAnsi"/>
        </w:rPr>
        <w:lastRenderedPageBreak/>
        <w:t xml:space="preserve">The </w:t>
      </w:r>
      <w:r w:rsidRPr="0083132A">
        <w:rPr>
          <w:rFonts w:asciiTheme="minorHAnsi" w:hAnsiTheme="minorHAnsi" w:cstheme="minorHAnsi"/>
          <w:b/>
          <w:bCs/>
          <w:color w:val="246369" w:themeColor="accent1"/>
        </w:rPr>
        <w:t>RTR status</w:t>
      </w:r>
      <w:r w:rsidRPr="0083132A">
        <w:rPr>
          <w:rFonts w:asciiTheme="minorHAnsi" w:hAnsiTheme="minorHAnsi" w:cstheme="minorHAnsi"/>
          <w:color w:val="246369" w:themeColor="accent1"/>
        </w:rPr>
        <w:t xml:space="preserve"> </w:t>
      </w:r>
      <w:r w:rsidR="00896AC0">
        <w:rPr>
          <w:rFonts w:asciiTheme="minorHAnsi" w:hAnsiTheme="minorHAnsi" w:cstheme="minorHAnsi"/>
        </w:rPr>
        <w:t xml:space="preserve">must be </w:t>
      </w:r>
      <w:r w:rsidR="00E403E8">
        <w:rPr>
          <w:rFonts w:asciiTheme="minorHAnsi" w:hAnsiTheme="minorHAnsi" w:cstheme="minorHAnsi"/>
        </w:rPr>
        <w:t xml:space="preserve">kept up-to-date, </w:t>
      </w:r>
      <w:r w:rsidR="00510D10">
        <w:rPr>
          <w:rFonts w:asciiTheme="minorHAnsi" w:hAnsiTheme="minorHAnsi" w:cstheme="minorHAnsi"/>
        </w:rPr>
        <w:t>and</w:t>
      </w:r>
      <w:r w:rsidR="00E403E8">
        <w:rPr>
          <w:rFonts w:asciiTheme="minorHAnsi" w:hAnsiTheme="minorHAnsi" w:cstheme="minorHAnsi"/>
        </w:rPr>
        <w:t xml:space="preserve"> </w:t>
      </w:r>
      <w:r>
        <w:rPr>
          <w:rFonts w:asciiTheme="minorHAnsi" w:hAnsiTheme="minorHAnsi" w:cstheme="minorHAnsi"/>
        </w:rPr>
        <w:t xml:space="preserve">will </w:t>
      </w:r>
      <w:r w:rsidR="00896AC0" w:rsidRPr="0083132A">
        <w:rPr>
          <w:rFonts w:asciiTheme="minorHAnsi" w:hAnsiTheme="minorHAnsi" w:cstheme="minorHAnsi"/>
          <w:b/>
          <w:bCs/>
          <w:color w:val="246369" w:themeColor="accent1"/>
        </w:rPr>
        <w:t>update automatically</w:t>
      </w:r>
      <w:r w:rsidR="00896AC0" w:rsidRPr="0083132A">
        <w:rPr>
          <w:rFonts w:asciiTheme="minorHAnsi" w:hAnsiTheme="minorHAnsi" w:cstheme="minorHAnsi"/>
          <w:color w:val="246369" w:themeColor="accent1"/>
        </w:rPr>
        <w:t xml:space="preserve"> </w:t>
      </w:r>
      <w:r w:rsidR="00896AC0">
        <w:rPr>
          <w:rFonts w:asciiTheme="minorHAnsi" w:hAnsiTheme="minorHAnsi" w:cstheme="minorHAnsi"/>
        </w:rPr>
        <w:t>in the following circumstances:</w:t>
      </w:r>
    </w:p>
    <w:p w14:paraId="486F82E3" w14:textId="77777777" w:rsidR="00896AC0" w:rsidRDefault="00896AC0" w:rsidP="00B02288">
      <w:pPr>
        <w:pStyle w:val="GraingerText"/>
        <w:rPr>
          <w:rFonts w:asciiTheme="minorHAnsi" w:hAnsiTheme="minorHAnsi" w:cstheme="minorHAnsi"/>
        </w:rPr>
      </w:pPr>
    </w:p>
    <w:p w14:paraId="729A7207" w14:textId="2659ED9C" w:rsidR="00F8275C" w:rsidRPr="006F6644" w:rsidRDefault="00F8275C" w:rsidP="00E403E8">
      <w:pPr>
        <w:pStyle w:val="ListParagraph"/>
        <w:numPr>
          <w:ilvl w:val="0"/>
          <w:numId w:val="62"/>
        </w:numPr>
        <w:spacing w:after="240"/>
        <w:rPr>
          <w:rFonts w:asciiTheme="minorHAnsi" w:hAnsiTheme="minorHAnsi" w:cstheme="minorHAnsi"/>
        </w:rPr>
      </w:pPr>
      <w:r w:rsidRPr="006F6644">
        <w:rPr>
          <w:rFonts w:asciiTheme="minorHAnsi" w:hAnsiTheme="minorHAnsi" w:cstheme="minorHAnsi"/>
        </w:rPr>
        <w:t xml:space="preserve">When a new RTR record for an existing tenant is </w:t>
      </w:r>
      <w:r w:rsidRPr="0006605E">
        <w:rPr>
          <w:rFonts w:asciiTheme="minorHAnsi" w:hAnsiTheme="minorHAnsi" w:cstheme="minorHAnsi"/>
          <w:b/>
          <w:bCs/>
          <w:color w:val="65BCAB" w:themeColor="accent2"/>
        </w:rPr>
        <w:t>completed</w:t>
      </w:r>
      <w:r w:rsidRPr="006F6644">
        <w:rPr>
          <w:rFonts w:asciiTheme="minorHAnsi" w:hAnsiTheme="minorHAnsi" w:cstheme="minorHAnsi"/>
        </w:rPr>
        <w:t xml:space="preserve">, the previous RTR </w:t>
      </w:r>
      <w:r>
        <w:rPr>
          <w:rFonts w:asciiTheme="minorHAnsi" w:hAnsiTheme="minorHAnsi" w:cstheme="minorHAnsi"/>
        </w:rPr>
        <w:t xml:space="preserve">for that tenant </w:t>
      </w:r>
      <w:r w:rsidRPr="006F6644">
        <w:rPr>
          <w:rFonts w:asciiTheme="minorHAnsi" w:hAnsiTheme="minorHAnsi" w:cstheme="minorHAnsi"/>
        </w:rPr>
        <w:t xml:space="preserve">will be </w:t>
      </w:r>
      <w:r w:rsidRPr="0083132A">
        <w:rPr>
          <w:rFonts w:asciiTheme="minorHAnsi" w:hAnsiTheme="minorHAnsi" w:cstheme="minorHAnsi"/>
        </w:rPr>
        <w:t>automatically updated</w:t>
      </w:r>
      <w:r w:rsidRPr="006F6644">
        <w:rPr>
          <w:rFonts w:asciiTheme="minorHAnsi" w:hAnsiTheme="minorHAnsi" w:cstheme="minorHAnsi"/>
          <w:color w:val="246369" w:themeColor="accent1"/>
        </w:rPr>
        <w:t xml:space="preserve"> </w:t>
      </w:r>
      <w:r w:rsidRPr="006F6644">
        <w:rPr>
          <w:rFonts w:asciiTheme="minorHAnsi" w:hAnsiTheme="minorHAnsi" w:cstheme="minorHAnsi"/>
        </w:rPr>
        <w:t xml:space="preserve">to an </w:t>
      </w:r>
      <w:r w:rsidRPr="006F6644">
        <w:rPr>
          <w:rFonts w:asciiTheme="minorHAnsi" w:hAnsiTheme="minorHAnsi" w:cstheme="minorHAnsi"/>
          <w:b/>
          <w:bCs/>
          <w:color w:val="65BCAB" w:themeColor="accent2"/>
        </w:rPr>
        <w:t>Archived</w:t>
      </w:r>
      <w:r w:rsidRPr="006F6644">
        <w:rPr>
          <w:rFonts w:asciiTheme="minorHAnsi" w:hAnsiTheme="minorHAnsi" w:cstheme="minorHAnsi"/>
          <w:color w:val="65BCAB" w:themeColor="accent2"/>
        </w:rPr>
        <w:t xml:space="preserve"> </w:t>
      </w:r>
      <w:r w:rsidRPr="006F6644">
        <w:rPr>
          <w:rFonts w:asciiTheme="minorHAnsi" w:hAnsiTheme="minorHAnsi" w:cstheme="minorHAnsi"/>
        </w:rPr>
        <w:t xml:space="preserve">status. </w:t>
      </w:r>
    </w:p>
    <w:p w14:paraId="2A155DDF" w14:textId="77777777" w:rsidR="00F8275C" w:rsidRDefault="00F8275C" w:rsidP="00076622">
      <w:pPr>
        <w:pStyle w:val="ListParagraph"/>
        <w:numPr>
          <w:ilvl w:val="1"/>
          <w:numId w:val="62"/>
        </w:numPr>
        <w:spacing w:after="240"/>
        <w:rPr>
          <w:rFonts w:asciiTheme="minorHAnsi" w:hAnsiTheme="minorHAnsi" w:cstheme="minorHAnsi"/>
        </w:rPr>
      </w:pPr>
      <w:r>
        <w:rPr>
          <w:rFonts w:asciiTheme="minorHAnsi" w:hAnsiTheme="minorHAnsi" w:cstheme="minorHAnsi"/>
        </w:rPr>
        <w:t xml:space="preserve">I.e. </w:t>
      </w:r>
      <w:r w:rsidRPr="00F7064E">
        <w:rPr>
          <w:rFonts w:asciiTheme="minorHAnsi" w:hAnsiTheme="minorHAnsi" w:cstheme="minorHAnsi"/>
        </w:rPr>
        <w:t xml:space="preserve">When a RTR is saved with one of the following statuses: </w:t>
      </w:r>
      <w:r w:rsidRPr="00F7064E">
        <w:rPr>
          <w:rFonts w:asciiTheme="minorHAnsi" w:hAnsiTheme="minorHAnsi" w:cstheme="minorHAnsi"/>
          <w:i/>
          <w:iCs/>
        </w:rPr>
        <w:t>Completed, RTR Not Required</w:t>
      </w:r>
      <w:r w:rsidRPr="00F7064E">
        <w:rPr>
          <w:rFonts w:asciiTheme="minorHAnsi" w:hAnsiTheme="minorHAnsi" w:cstheme="minorHAnsi"/>
        </w:rPr>
        <w:t xml:space="preserve">, </w:t>
      </w:r>
      <w:r w:rsidRPr="00F7064E">
        <w:rPr>
          <w:rFonts w:asciiTheme="minorHAnsi" w:hAnsiTheme="minorHAnsi" w:cstheme="minorHAnsi"/>
          <w:i/>
          <w:iCs/>
        </w:rPr>
        <w:t>Vacated</w:t>
      </w:r>
      <w:r w:rsidRPr="00F7064E">
        <w:rPr>
          <w:rFonts w:asciiTheme="minorHAnsi" w:hAnsiTheme="minorHAnsi" w:cstheme="minorHAnsi"/>
        </w:rPr>
        <w:t xml:space="preserve"> or </w:t>
      </w:r>
      <w:r w:rsidRPr="00F7064E">
        <w:rPr>
          <w:rFonts w:asciiTheme="minorHAnsi" w:hAnsiTheme="minorHAnsi" w:cstheme="minorHAnsi"/>
          <w:i/>
          <w:iCs/>
        </w:rPr>
        <w:t>Reported to Home Office</w:t>
      </w:r>
      <w:r w:rsidRPr="00F7064E">
        <w:rPr>
          <w:rFonts w:asciiTheme="minorHAnsi" w:hAnsiTheme="minorHAnsi" w:cstheme="minorHAnsi"/>
        </w:rPr>
        <w:t>, then</w:t>
      </w:r>
      <w:r w:rsidRPr="00F7064E">
        <w:rPr>
          <w:rFonts w:asciiTheme="minorHAnsi" w:hAnsiTheme="minorHAnsi" w:cstheme="minorHAnsi"/>
          <w:i/>
          <w:iCs/>
        </w:rPr>
        <w:t xml:space="preserve"> </w:t>
      </w:r>
      <w:r w:rsidRPr="00F7064E">
        <w:rPr>
          <w:rFonts w:asciiTheme="minorHAnsi" w:hAnsiTheme="minorHAnsi" w:cstheme="minorHAnsi"/>
        </w:rPr>
        <w:t xml:space="preserve">any other RTR for the same tenant that is </w:t>
      </w:r>
      <w:r w:rsidRPr="00F7064E">
        <w:rPr>
          <w:rFonts w:asciiTheme="minorHAnsi" w:hAnsiTheme="minorHAnsi" w:cstheme="minorHAnsi"/>
          <w:i/>
          <w:iCs/>
        </w:rPr>
        <w:t>Completed, RTR Not Required</w:t>
      </w:r>
      <w:r w:rsidRPr="00F7064E">
        <w:rPr>
          <w:rFonts w:asciiTheme="minorHAnsi" w:hAnsiTheme="minorHAnsi" w:cstheme="minorHAnsi"/>
        </w:rPr>
        <w:t xml:space="preserve"> or </w:t>
      </w:r>
      <w:r w:rsidRPr="00F7064E">
        <w:rPr>
          <w:rFonts w:asciiTheme="minorHAnsi" w:hAnsiTheme="minorHAnsi" w:cstheme="minorHAnsi"/>
          <w:i/>
          <w:iCs/>
        </w:rPr>
        <w:t>Vacated</w:t>
      </w:r>
      <w:r w:rsidRPr="00F7064E">
        <w:rPr>
          <w:rFonts w:asciiTheme="minorHAnsi" w:hAnsiTheme="minorHAnsi" w:cstheme="minorHAnsi"/>
        </w:rPr>
        <w:t xml:space="preserve"> will update to ‘Archived’.</w:t>
      </w:r>
    </w:p>
    <w:p w14:paraId="61CF3475" w14:textId="5558D1D7" w:rsidR="00F8275C" w:rsidRDefault="00E403E8" w:rsidP="00E403E8">
      <w:pPr>
        <w:pStyle w:val="ListParagraph"/>
        <w:numPr>
          <w:ilvl w:val="0"/>
          <w:numId w:val="62"/>
        </w:numPr>
        <w:spacing w:after="240"/>
        <w:rPr>
          <w:rFonts w:asciiTheme="minorHAnsi" w:hAnsiTheme="minorHAnsi" w:cstheme="minorHAnsi"/>
        </w:rPr>
      </w:pPr>
      <w:r>
        <w:rPr>
          <w:rFonts w:asciiTheme="minorHAnsi" w:hAnsiTheme="minorHAnsi" w:cstheme="minorHAnsi"/>
        </w:rPr>
        <w:t xml:space="preserve">Once a month, </w:t>
      </w:r>
      <w:r w:rsidR="009A00A1">
        <w:rPr>
          <w:rFonts w:asciiTheme="minorHAnsi" w:hAnsiTheme="minorHAnsi" w:cstheme="minorHAnsi"/>
        </w:rPr>
        <w:t xml:space="preserve">IT will </w:t>
      </w:r>
      <w:r w:rsidR="003E41BE">
        <w:rPr>
          <w:rFonts w:asciiTheme="minorHAnsi" w:hAnsiTheme="minorHAnsi" w:cstheme="minorHAnsi"/>
        </w:rPr>
        <w:t xml:space="preserve">update any ‘Completed’ RTR records to a </w:t>
      </w:r>
      <w:r w:rsidR="003E41BE" w:rsidRPr="000F4EB7">
        <w:rPr>
          <w:rFonts w:asciiTheme="minorHAnsi" w:hAnsiTheme="minorHAnsi" w:cstheme="minorHAnsi"/>
          <w:b/>
          <w:bCs/>
          <w:color w:val="65BCAB" w:themeColor="accent2"/>
        </w:rPr>
        <w:t>Vacated</w:t>
      </w:r>
      <w:r w:rsidR="003E41BE" w:rsidRPr="000F4EB7">
        <w:rPr>
          <w:rFonts w:asciiTheme="minorHAnsi" w:hAnsiTheme="minorHAnsi" w:cstheme="minorHAnsi"/>
          <w:color w:val="65BCAB" w:themeColor="accent2"/>
        </w:rPr>
        <w:t xml:space="preserve"> </w:t>
      </w:r>
      <w:r w:rsidR="003E41BE">
        <w:rPr>
          <w:rFonts w:asciiTheme="minorHAnsi" w:hAnsiTheme="minorHAnsi" w:cstheme="minorHAnsi"/>
        </w:rPr>
        <w:t xml:space="preserve">status </w:t>
      </w:r>
      <w:r w:rsidR="000F4EB7">
        <w:rPr>
          <w:rFonts w:asciiTheme="minorHAnsi" w:hAnsiTheme="minorHAnsi" w:cstheme="minorHAnsi"/>
        </w:rPr>
        <w:t>if the tenant has moved out.</w:t>
      </w:r>
    </w:p>
    <w:p w14:paraId="0A056129" w14:textId="77777777" w:rsidR="00F8275C" w:rsidRDefault="00F8275C" w:rsidP="00EC4F7E">
      <w:pPr>
        <w:pStyle w:val="GraingerText"/>
        <w:rPr>
          <w:rFonts w:asciiTheme="minorHAnsi" w:hAnsiTheme="minorHAnsi" w:cstheme="minorHAnsi"/>
        </w:rPr>
      </w:pPr>
    </w:p>
    <w:p w14:paraId="45FC9F7D" w14:textId="651C4EBC" w:rsidR="0013157E" w:rsidRDefault="008172DD" w:rsidP="00EC4F7E">
      <w:pPr>
        <w:pStyle w:val="GraingerText"/>
        <w:rPr>
          <w:rFonts w:asciiTheme="minorHAnsi" w:hAnsiTheme="minorHAnsi" w:cstheme="minorHAnsi"/>
        </w:rPr>
      </w:pPr>
      <w:r w:rsidRPr="0013157E">
        <w:rPr>
          <w:rFonts w:asciiTheme="minorHAnsi" w:hAnsiTheme="minorHAnsi" w:cstheme="minorHAnsi"/>
        </w:rPr>
        <w:t>The fol</w:t>
      </w:r>
      <w:r>
        <w:rPr>
          <w:rFonts w:asciiTheme="minorHAnsi" w:hAnsiTheme="minorHAnsi" w:cstheme="minorHAnsi"/>
        </w:rPr>
        <w:t xml:space="preserve">low </w:t>
      </w:r>
      <w:r w:rsidR="00DB24BA">
        <w:rPr>
          <w:rFonts w:asciiTheme="minorHAnsi" w:hAnsiTheme="minorHAnsi" w:cstheme="minorHAnsi"/>
        </w:rPr>
        <w:t>details</w:t>
      </w:r>
      <w:r>
        <w:rPr>
          <w:rFonts w:asciiTheme="minorHAnsi" w:hAnsiTheme="minorHAnsi" w:cstheme="minorHAnsi"/>
        </w:rPr>
        <w:t xml:space="preserve"> </w:t>
      </w:r>
      <w:r w:rsidR="00C14E1F">
        <w:rPr>
          <w:rFonts w:asciiTheme="minorHAnsi" w:hAnsiTheme="minorHAnsi" w:cstheme="minorHAnsi"/>
        </w:rPr>
        <w:t>may</w:t>
      </w:r>
      <w:r>
        <w:rPr>
          <w:rFonts w:asciiTheme="minorHAnsi" w:hAnsiTheme="minorHAnsi" w:cstheme="minorHAnsi"/>
        </w:rPr>
        <w:t xml:space="preserve"> be captured on the RTR:</w:t>
      </w:r>
    </w:p>
    <w:p w14:paraId="4F79E54D" w14:textId="4EB2BB62" w:rsidR="008172DD" w:rsidRDefault="008172DD" w:rsidP="00EC4F7E">
      <w:pPr>
        <w:pStyle w:val="GraingerText"/>
        <w:rPr>
          <w:rFonts w:asciiTheme="minorHAnsi" w:hAnsiTheme="minorHAnsi" w:cstheme="minorHAnsi"/>
        </w:rPr>
      </w:pP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6946"/>
      </w:tblGrid>
      <w:tr w:rsidR="002F14BE" w:rsidRPr="00C806F7" w14:paraId="51990180" w14:textId="77777777" w:rsidTr="006A7500">
        <w:trPr>
          <w:trHeight w:val="255"/>
        </w:trPr>
        <w:tc>
          <w:tcPr>
            <w:tcW w:w="9214" w:type="dxa"/>
            <w:gridSpan w:val="2"/>
            <w:shd w:val="clear" w:color="auto" w:fill="EEEEEF" w:themeFill="background2" w:themeFillTint="33"/>
            <w:vAlign w:val="center"/>
          </w:tcPr>
          <w:p w14:paraId="15615225" w14:textId="728E9DE6" w:rsidR="002F14BE" w:rsidRPr="00C806F7" w:rsidRDefault="002B5BB2" w:rsidP="006A7500">
            <w:pPr>
              <w:spacing w:before="60" w:after="60"/>
              <w:rPr>
                <w:rFonts w:ascii="Arial" w:hAnsi="Arial" w:cs="Arial"/>
                <w:b/>
                <w:bCs/>
                <w:color w:val="246369" w:themeColor="accent1"/>
                <w:sz w:val="22"/>
                <w:szCs w:val="22"/>
              </w:rPr>
            </w:pPr>
            <w:r w:rsidRPr="00C806F7">
              <w:rPr>
                <w:rFonts w:ascii="Arial" w:hAnsi="Arial" w:cs="Arial"/>
                <w:b/>
                <w:bCs/>
                <w:color w:val="246369" w:themeColor="accent1"/>
                <w:sz w:val="22"/>
                <w:szCs w:val="22"/>
              </w:rPr>
              <w:t>Right to Rent Information to be Captured</w:t>
            </w:r>
            <w:r w:rsidR="002F14BE" w:rsidRPr="00C806F7">
              <w:rPr>
                <w:rFonts w:ascii="Arial" w:hAnsi="Arial" w:cs="Arial"/>
                <w:b/>
                <w:bCs/>
                <w:color w:val="246369" w:themeColor="accent1"/>
                <w:sz w:val="22"/>
                <w:szCs w:val="22"/>
              </w:rPr>
              <w:t xml:space="preserve"> </w:t>
            </w:r>
          </w:p>
        </w:tc>
      </w:tr>
      <w:tr w:rsidR="002F14BE" w:rsidRPr="00C806F7" w14:paraId="144FFC45" w14:textId="77777777" w:rsidTr="00DB24BA">
        <w:trPr>
          <w:trHeight w:val="255"/>
        </w:trPr>
        <w:tc>
          <w:tcPr>
            <w:tcW w:w="2268" w:type="dxa"/>
            <w:vAlign w:val="center"/>
          </w:tcPr>
          <w:p w14:paraId="75DB5DD8" w14:textId="0CF0A7D0" w:rsidR="002F14BE" w:rsidRPr="00C806F7" w:rsidRDefault="002B5BB2" w:rsidP="006A7500">
            <w:pPr>
              <w:spacing w:before="60" w:after="60"/>
              <w:rPr>
                <w:rFonts w:ascii="Arial" w:hAnsi="Arial" w:cs="Arial"/>
                <w:sz w:val="22"/>
                <w:szCs w:val="22"/>
              </w:rPr>
            </w:pPr>
            <w:r w:rsidRPr="00C806F7">
              <w:rPr>
                <w:rFonts w:ascii="Arial" w:hAnsi="Arial" w:cs="Arial"/>
                <w:sz w:val="22"/>
                <w:szCs w:val="22"/>
              </w:rPr>
              <w:t xml:space="preserve">Tenant </w:t>
            </w:r>
          </w:p>
        </w:tc>
        <w:tc>
          <w:tcPr>
            <w:tcW w:w="6946" w:type="dxa"/>
            <w:vAlign w:val="center"/>
          </w:tcPr>
          <w:p w14:paraId="7BAC1935" w14:textId="5045C387" w:rsidR="002F14BE" w:rsidRPr="00C806F7" w:rsidRDefault="002F14BE" w:rsidP="006A7500">
            <w:pPr>
              <w:spacing w:before="60" w:after="60"/>
              <w:rPr>
                <w:rFonts w:ascii="Arial" w:hAnsi="Arial" w:cs="Arial"/>
                <w:sz w:val="22"/>
                <w:szCs w:val="22"/>
              </w:rPr>
            </w:pPr>
          </w:p>
        </w:tc>
      </w:tr>
      <w:tr w:rsidR="002F14BE" w:rsidRPr="00C806F7" w14:paraId="673C8D3C" w14:textId="77777777" w:rsidTr="00DB24BA">
        <w:trPr>
          <w:trHeight w:val="255"/>
        </w:trPr>
        <w:tc>
          <w:tcPr>
            <w:tcW w:w="2268" w:type="dxa"/>
            <w:vAlign w:val="center"/>
          </w:tcPr>
          <w:p w14:paraId="5B8D99D6" w14:textId="71A3E0D2" w:rsidR="002F14BE" w:rsidRPr="00C806F7" w:rsidRDefault="002B5BB2" w:rsidP="006A7500">
            <w:pPr>
              <w:spacing w:before="60" w:after="60"/>
              <w:rPr>
                <w:rFonts w:ascii="Arial" w:hAnsi="Arial" w:cs="Arial"/>
                <w:sz w:val="22"/>
                <w:szCs w:val="22"/>
              </w:rPr>
            </w:pPr>
            <w:r w:rsidRPr="00C806F7">
              <w:rPr>
                <w:rFonts w:ascii="Arial" w:hAnsi="Arial" w:cs="Arial"/>
                <w:sz w:val="22"/>
                <w:szCs w:val="22"/>
              </w:rPr>
              <w:t xml:space="preserve">Related Opportunity </w:t>
            </w:r>
          </w:p>
        </w:tc>
        <w:tc>
          <w:tcPr>
            <w:tcW w:w="6946" w:type="dxa"/>
            <w:vAlign w:val="center"/>
          </w:tcPr>
          <w:p w14:paraId="3CF39233" w14:textId="7EB09896" w:rsidR="002F14BE" w:rsidRPr="00C806F7" w:rsidRDefault="00F53259" w:rsidP="006A7500">
            <w:pPr>
              <w:spacing w:before="60" w:after="60"/>
              <w:rPr>
                <w:rFonts w:ascii="Arial" w:hAnsi="Arial" w:cs="Arial"/>
                <w:sz w:val="22"/>
                <w:szCs w:val="22"/>
              </w:rPr>
            </w:pPr>
            <w:r w:rsidRPr="00C806F7">
              <w:rPr>
                <w:rFonts w:ascii="Arial" w:hAnsi="Arial" w:cs="Arial"/>
                <w:sz w:val="22"/>
                <w:szCs w:val="22"/>
              </w:rPr>
              <w:t xml:space="preserve">The opportunity associated </w:t>
            </w:r>
            <w:r w:rsidR="0025742A" w:rsidRPr="00C806F7">
              <w:rPr>
                <w:rFonts w:ascii="Arial" w:hAnsi="Arial" w:cs="Arial"/>
                <w:sz w:val="22"/>
                <w:szCs w:val="22"/>
              </w:rPr>
              <w:t xml:space="preserve">with </w:t>
            </w:r>
            <w:r w:rsidRPr="00C806F7">
              <w:rPr>
                <w:rFonts w:ascii="Arial" w:hAnsi="Arial" w:cs="Arial"/>
                <w:sz w:val="22"/>
                <w:szCs w:val="22"/>
              </w:rPr>
              <w:t xml:space="preserve">the tenant originally moving in. </w:t>
            </w:r>
          </w:p>
        </w:tc>
      </w:tr>
      <w:tr w:rsidR="002F14BE" w:rsidRPr="00C806F7" w14:paraId="7D34246C" w14:textId="77777777" w:rsidTr="00DB24BA">
        <w:trPr>
          <w:trHeight w:val="255"/>
        </w:trPr>
        <w:tc>
          <w:tcPr>
            <w:tcW w:w="2268" w:type="dxa"/>
            <w:vAlign w:val="center"/>
          </w:tcPr>
          <w:p w14:paraId="1903276B" w14:textId="2952A44C" w:rsidR="002F14BE" w:rsidRPr="00C806F7" w:rsidRDefault="00593880" w:rsidP="006A7500">
            <w:pPr>
              <w:spacing w:before="60" w:after="60"/>
              <w:rPr>
                <w:rFonts w:ascii="Arial" w:hAnsi="Arial" w:cs="Arial"/>
                <w:sz w:val="22"/>
                <w:szCs w:val="22"/>
              </w:rPr>
            </w:pPr>
            <w:r w:rsidRPr="00C806F7">
              <w:rPr>
                <w:rFonts w:ascii="Arial" w:hAnsi="Arial" w:cs="Arial"/>
                <w:sz w:val="22"/>
                <w:szCs w:val="22"/>
              </w:rPr>
              <w:t>Related Unit</w:t>
            </w:r>
          </w:p>
        </w:tc>
        <w:tc>
          <w:tcPr>
            <w:tcW w:w="6946" w:type="dxa"/>
            <w:vAlign w:val="center"/>
          </w:tcPr>
          <w:p w14:paraId="48BFB29E" w14:textId="6AA44F3B" w:rsidR="002F14BE" w:rsidRPr="00C806F7" w:rsidRDefault="00F53259" w:rsidP="006A7500">
            <w:pPr>
              <w:spacing w:before="60" w:after="60"/>
              <w:rPr>
                <w:rFonts w:ascii="Arial" w:hAnsi="Arial" w:cs="Arial"/>
                <w:sz w:val="22"/>
                <w:szCs w:val="22"/>
              </w:rPr>
            </w:pPr>
            <w:r w:rsidRPr="00C806F7">
              <w:rPr>
                <w:rFonts w:ascii="Arial" w:hAnsi="Arial" w:cs="Arial"/>
                <w:sz w:val="22"/>
                <w:szCs w:val="22"/>
              </w:rPr>
              <w:t xml:space="preserve">This does not need to be manually selected; it will </w:t>
            </w:r>
            <w:r w:rsidR="003B0DA2" w:rsidRPr="00C806F7">
              <w:rPr>
                <w:rFonts w:ascii="Arial" w:hAnsi="Arial" w:cs="Arial"/>
                <w:b/>
                <w:bCs/>
                <w:color w:val="65BCAB" w:themeColor="accent2"/>
                <w:sz w:val="22"/>
                <w:szCs w:val="22"/>
              </w:rPr>
              <w:t xml:space="preserve">automatically </w:t>
            </w:r>
            <w:r w:rsidRPr="00C806F7">
              <w:rPr>
                <w:rFonts w:ascii="Arial" w:hAnsi="Arial" w:cs="Arial"/>
                <w:b/>
                <w:bCs/>
                <w:color w:val="65BCAB" w:themeColor="accent2"/>
                <w:sz w:val="22"/>
                <w:szCs w:val="22"/>
              </w:rPr>
              <w:t>update</w:t>
            </w:r>
            <w:r w:rsidRPr="00C806F7">
              <w:rPr>
                <w:rFonts w:ascii="Arial" w:hAnsi="Arial" w:cs="Arial"/>
                <w:color w:val="65BCAB" w:themeColor="accent2"/>
                <w:sz w:val="22"/>
                <w:szCs w:val="22"/>
              </w:rPr>
              <w:t xml:space="preserve"> </w:t>
            </w:r>
            <w:r w:rsidR="001A5CC7" w:rsidRPr="00C806F7">
              <w:rPr>
                <w:rFonts w:ascii="Arial" w:hAnsi="Arial" w:cs="Arial"/>
                <w:sz w:val="22"/>
                <w:szCs w:val="22"/>
              </w:rPr>
              <w:t>o</w:t>
            </w:r>
            <w:r w:rsidR="00613F19" w:rsidRPr="00C806F7">
              <w:rPr>
                <w:rFonts w:ascii="Arial" w:hAnsi="Arial" w:cs="Arial"/>
                <w:sz w:val="22"/>
                <w:szCs w:val="22"/>
              </w:rPr>
              <w:t>n</w:t>
            </w:r>
            <w:r w:rsidR="003B0DA2" w:rsidRPr="00C806F7">
              <w:rPr>
                <w:rFonts w:ascii="Arial" w:hAnsi="Arial" w:cs="Arial"/>
                <w:sz w:val="22"/>
                <w:szCs w:val="22"/>
              </w:rPr>
              <w:t xml:space="preserve"> saving</w:t>
            </w:r>
            <w:r w:rsidR="007E238C" w:rsidRPr="00C806F7">
              <w:rPr>
                <w:rFonts w:ascii="Arial" w:hAnsi="Arial" w:cs="Arial"/>
                <w:sz w:val="22"/>
                <w:szCs w:val="22"/>
              </w:rPr>
              <w:t>,</w:t>
            </w:r>
            <w:r w:rsidR="003B0DA2" w:rsidRPr="00C806F7">
              <w:rPr>
                <w:rFonts w:ascii="Arial" w:hAnsi="Arial" w:cs="Arial"/>
                <w:sz w:val="22"/>
                <w:szCs w:val="22"/>
              </w:rPr>
              <w:t xml:space="preserve"> </w:t>
            </w:r>
            <w:r w:rsidR="00613F19" w:rsidRPr="00C806F7">
              <w:rPr>
                <w:rFonts w:ascii="Arial" w:hAnsi="Arial" w:cs="Arial"/>
                <w:sz w:val="22"/>
                <w:szCs w:val="22"/>
              </w:rPr>
              <w:t>based on the</w:t>
            </w:r>
            <w:r w:rsidR="003B0DA2" w:rsidRPr="00C806F7">
              <w:rPr>
                <w:rFonts w:ascii="Arial" w:hAnsi="Arial" w:cs="Arial"/>
                <w:sz w:val="22"/>
                <w:szCs w:val="22"/>
              </w:rPr>
              <w:t xml:space="preserve"> </w:t>
            </w:r>
            <w:r w:rsidRPr="00C806F7">
              <w:rPr>
                <w:rFonts w:ascii="Arial" w:hAnsi="Arial" w:cs="Arial"/>
                <w:i/>
                <w:iCs/>
                <w:sz w:val="22"/>
                <w:szCs w:val="22"/>
              </w:rPr>
              <w:t>Related Opportunity</w:t>
            </w:r>
            <w:r w:rsidR="003B0DA2" w:rsidRPr="00C806F7">
              <w:rPr>
                <w:rFonts w:ascii="Arial" w:hAnsi="Arial" w:cs="Arial"/>
                <w:sz w:val="22"/>
                <w:szCs w:val="22"/>
              </w:rPr>
              <w:t xml:space="preserve">. </w:t>
            </w:r>
          </w:p>
        </w:tc>
      </w:tr>
      <w:tr w:rsidR="002F14BE" w:rsidRPr="00C806F7" w14:paraId="4BFA26FD" w14:textId="77777777" w:rsidTr="00DB24BA">
        <w:trPr>
          <w:trHeight w:val="255"/>
        </w:trPr>
        <w:tc>
          <w:tcPr>
            <w:tcW w:w="2268" w:type="dxa"/>
            <w:vAlign w:val="center"/>
          </w:tcPr>
          <w:p w14:paraId="546638F2" w14:textId="2315C532" w:rsidR="002F14BE" w:rsidRPr="00C806F7" w:rsidRDefault="00593880" w:rsidP="006A7500">
            <w:pPr>
              <w:spacing w:before="60" w:after="60"/>
              <w:rPr>
                <w:rFonts w:ascii="Arial" w:hAnsi="Arial" w:cs="Arial"/>
                <w:sz w:val="22"/>
                <w:szCs w:val="22"/>
              </w:rPr>
            </w:pPr>
            <w:r w:rsidRPr="00C806F7">
              <w:rPr>
                <w:rFonts w:ascii="Arial" w:hAnsi="Arial" w:cs="Arial"/>
                <w:sz w:val="22"/>
                <w:szCs w:val="22"/>
              </w:rPr>
              <w:t xml:space="preserve">Owner </w:t>
            </w:r>
          </w:p>
        </w:tc>
        <w:tc>
          <w:tcPr>
            <w:tcW w:w="6946" w:type="dxa"/>
            <w:vAlign w:val="center"/>
          </w:tcPr>
          <w:p w14:paraId="3F0C0826" w14:textId="5F6E2E0F" w:rsidR="0069317D" w:rsidRPr="00C806F7" w:rsidRDefault="00613F19" w:rsidP="006A7500">
            <w:pPr>
              <w:spacing w:before="60" w:after="60"/>
              <w:rPr>
                <w:rFonts w:ascii="Arial" w:hAnsi="Arial" w:cs="Arial"/>
                <w:sz w:val="22"/>
                <w:szCs w:val="22"/>
              </w:rPr>
            </w:pPr>
            <w:r w:rsidRPr="00C806F7">
              <w:rPr>
                <w:rFonts w:ascii="Arial" w:hAnsi="Arial" w:cs="Arial"/>
                <w:sz w:val="22"/>
                <w:szCs w:val="22"/>
              </w:rPr>
              <w:t xml:space="preserve">This does not need to be manually selected; it will </w:t>
            </w:r>
            <w:r w:rsidRPr="00C806F7">
              <w:rPr>
                <w:rFonts w:ascii="Arial" w:hAnsi="Arial" w:cs="Arial"/>
                <w:b/>
                <w:bCs/>
                <w:color w:val="65BCAB" w:themeColor="accent2"/>
                <w:sz w:val="22"/>
                <w:szCs w:val="22"/>
              </w:rPr>
              <w:t>automatically update</w:t>
            </w:r>
            <w:r w:rsidRPr="00C806F7">
              <w:rPr>
                <w:rFonts w:ascii="Arial" w:hAnsi="Arial" w:cs="Arial"/>
                <w:color w:val="65BCAB" w:themeColor="accent2"/>
                <w:sz w:val="22"/>
                <w:szCs w:val="22"/>
              </w:rPr>
              <w:t xml:space="preserve"> </w:t>
            </w:r>
            <w:r w:rsidRPr="00C806F7">
              <w:rPr>
                <w:rFonts w:ascii="Arial" w:hAnsi="Arial" w:cs="Arial"/>
                <w:sz w:val="22"/>
                <w:szCs w:val="22"/>
              </w:rPr>
              <w:t>on saving to the</w:t>
            </w:r>
            <w:r w:rsidR="007E238C" w:rsidRPr="00C806F7">
              <w:rPr>
                <w:rFonts w:ascii="Arial" w:hAnsi="Arial" w:cs="Arial"/>
                <w:sz w:val="22"/>
                <w:szCs w:val="22"/>
              </w:rPr>
              <w:t xml:space="preserve"> relevant</w:t>
            </w:r>
            <w:r w:rsidRPr="00C806F7">
              <w:rPr>
                <w:rFonts w:ascii="Arial" w:hAnsi="Arial" w:cs="Arial"/>
                <w:sz w:val="22"/>
                <w:szCs w:val="22"/>
              </w:rPr>
              <w:t xml:space="preserve"> </w:t>
            </w:r>
            <w:r w:rsidRPr="00C806F7">
              <w:rPr>
                <w:rFonts w:ascii="Arial" w:hAnsi="Arial" w:cs="Arial"/>
                <w:b/>
                <w:bCs/>
                <w:color w:val="246369" w:themeColor="accent1"/>
                <w:sz w:val="22"/>
                <w:szCs w:val="22"/>
              </w:rPr>
              <w:t>Onsite Property Management Team</w:t>
            </w:r>
            <w:r w:rsidR="007E238C" w:rsidRPr="00C806F7">
              <w:rPr>
                <w:rFonts w:ascii="Arial" w:hAnsi="Arial" w:cs="Arial"/>
                <w:sz w:val="22"/>
                <w:szCs w:val="22"/>
              </w:rPr>
              <w:t>,</w:t>
            </w:r>
            <w:r w:rsidRPr="00C806F7">
              <w:rPr>
                <w:rFonts w:ascii="Arial" w:hAnsi="Arial" w:cs="Arial"/>
                <w:color w:val="246369" w:themeColor="accent1"/>
                <w:sz w:val="22"/>
                <w:szCs w:val="22"/>
              </w:rPr>
              <w:t xml:space="preserve"> </w:t>
            </w:r>
            <w:r w:rsidRPr="00C806F7">
              <w:rPr>
                <w:rFonts w:ascii="Arial" w:hAnsi="Arial" w:cs="Arial"/>
                <w:sz w:val="22"/>
                <w:szCs w:val="22"/>
              </w:rPr>
              <w:t xml:space="preserve">based on the </w:t>
            </w:r>
            <w:r w:rsidRPr="00C806F7">
              <w:rPr>
                <w:rFonts w:ascii="Arial" w:hAnsi="Arial" w:cs="Arial"/>
                <w:i/>
                <w:iCs/>
                <w:sz w:val="22"/>
                <w:szCs w:val="22"/>
              </w:rPr>
              <w:t>Related Opportunity</w:t>
            </w:r>
            <w:r w:rsidRPr="00C806F7">
              <w:rPr>
                <w:rFonts w:ascii="Arial" w:hAnsi="Arial" w:cs="Arial"/>
                <w:sz w:val="22"/>
                <w:szCs w:val="22"/>
              </w:rPr>
              <w:t>.</w:t>
            </w:r>
            <w:r w:rsidR="0069317D" w:rsidRPr="00C806F7">
              <w:rPr>
                <w:rFonts w:ascii="Arial" w:hAnsi="Arial" w:cs="Arial"/>
                <w:sz w:val="22"/>
                <w:szCs w:val="22"/>
              </w:rPr>
              <w:t xml:space="preserve"> </w:t>
            </w:r>
          </w:p>
          <w:p w14:paraId="70A3838A" w14:textId="4B352215" w:rsidR="002F14BE" w:rsidRPr="00C806F7" w:rsidRDefault="0069317D" w:rsidP="006A7500">
            <w:pPr>
              <w:spacing w:before="60" w:after="60"/>
              <w:rPr>
                <w:rFonts w:ascii="Arial" w:hAnsi="Arial" w:cs="Arial"/>
                <w:sz w:val="22"/>
                <w:szCs w:val="22"/>
              </w:rPr>
            </w:pPr>
            <w:r w:rsidRPr="00C806F7">
              <w:rPr>
                <w:rFonts w:ascii="Arial" w:hAnsi="Arial" w:cs="Arial"/>
                <w:sz w:val="22"/>
                <w:szCs w:val="22"/>
              </w:rPr>
              <w:t>If there is no Onsite PM Team configured in Salesforce, the owner will  default to the Renewals Team.</w:t>
            </w:r>
          </w:p>
        </w:tc>
      </w:tr>
      <w:tr w:rsidR="002F14BE" w:rsidRPr="00C806F7" w14:paraId="2AEFB7F1" w14:textId="77777777" w:rsidTr="00DB24BA">
        <w:trPr>
          <w:trHeight w:val="255"/>
        </w:trPr>
        <w:tc>
          <w:tcPr>
            <w:tcW w:w="2268" w:type="dxa"/>
            <w:vAlign w:val="center"/>
          </w:tcPr>
          <w:p w14:paraId="56B69A71" w14:textId="62D35075" w:rsidR="002F14BE" w:rsidRPr="00C806F7" w:rsidRDefault="003B78CB" w:rsidP="006A7500">
            <w:pPr>
              <w:spacing w:before="60" w:after="60"/>
              <w:rPr>
                <w:rFonts w:ascii="Arial" w:hAnsi="Arial" w:cs="Arial"/>
                <w:sz w:val="22"/>
                <w:szCs w:val="22"/>
              </w:rPr>
            </w:pPr>
            <w:r w:rsidRPr="00C806F7">
              <w:rPr>
                <w:rFonts w:ascii="Arial" w:hAnsi="Arial" w:cs="Arial"/>
                <w:sz w:val="22"/>
                <w:szCs w:val="22"/>
              </w:rPr>
              <w:t xml:space="preserve">Status </w:t>
            </w:r>
          </w:p>
        </w:tc>
        <w:tc>
          <w:tcPr>
            <w:tcW w:w="6946" w:type="dxa"/>
            <w:vAlign w:val="center"/>
          </w:tcPr>
          <w:p w14:paraId="364FB56C" w14:textId="1264B02A" w:rsidR="002F14BE" w:rsidRPr="00C806F7" w:rsidRDefault="007E238C" w:rsidP="006A7500">
            <w:pPr>
              <w:spacing w:before="60" w:after="60"/>
              <w:rPr>
                <w:rFonts w:ascii="Arial" w:hAnsi="Arial" w:cs="Arial"/>
                <w:sz w:val="22"/>
                <w:szCs w:val="22"/>
              </w:rPr>
            </w:pPr>
            <w:r w:rsidRPr="00C806F7">
              <w:rPr>
                <w:rFonts w:ascii="Arial" w:hAnsi="Arial" w:cs="Arial"/>
                <w:sz w:val="22"/>
                <w:szCs w:val="22"/>
              </w:rPr>
              <w:t>Select the applicable status, a</w:t>
            </w:r>
            <w:r w:rsidR="00C14E1F" w:rsidRPr="00C806F7">
              <w:rPr>
                <w:rFonts w:ascii="Arial" w:hAnsi="Arial" w:cs="Arial"/>
                <w:sz w:val="22"/>
                <w:szCs w:val="22"/>
              </w:rPr>
              <w:t>s above</w:t>
            </w:r>
            <w:r w:rsidRPr="00C806F7">
              <w:rPr>
                <w:rFonts w:ascii="Arial" w:hAnsi="Arial" w:cs="Arial"/>
                <w:sz w:val="22"/>
                <w:szCs w:val="22"/>
              </w:rPr>
              <w:t>.</w:t>
            </w:r>
          </w:p>
        </w:tc>
      </w:tr>
      <w:tr w:rsidR="002F14BE" w:rsidRPr="00C806F7" w14:paraId="564034E7" w14:textId="77777777" w:rsidTr="00DB24BA">
        <w:trPr>
          <w:trHeight w:val="255"/>
        </w:trPr>
        <w:tc>
          <w:tcPr>
            <w:tcW w:w="2268" w:type="dxa"/>
            <w:vAlign w:val="center"/>
          </w:tcPr>
          <w:p w14:paraId="49706BDF" w14:textId="31590A9C" w:rsidR="002F14BE" w:rsidRPr="00C806F7" w:rsidRDefault="003B78CB" w:rsidP="006A7500">
            <w:pPr>
              <w:spacing w:before="60" w:after="60"/>
              <w:rPr>
                <w:rFonts w:ascii="Arial" w:hAnsi="Arial" w:cs="Arial"/>
                <w:sz w:val="22"/>
                <w:szCs w:val="22"/>
              </w:rPr>
            </w:pPr>
            <w:r w:rsidRPr="00C806F7">
              <w:rPr>
                <w:rFonts w:ascii="Arial" w:hAnsi="Arial" w:cs="Arial"/>
                <w:sz w:val="22"/>
                <w:szCs w:val="22"/>
              </w:rPr>
              <w:t xml:space="preserve">Check Date </w:t>
            </w:r>
          </w:p>
        </w:tc>
        <w:tc>
          <w:tcPr>
            <w:tcW w:w="6946" w:type="dxa"/>
            <w:vAlign w:val="center"/>
          </w:tcPr>
          <w:p w14:paraId="088FA178" w14:textId="0055DFAD" w:rsidR="00B751F2" w:rsidRPr="00C806F7" w:rsidRDefault="000D70BA" w:rsidP="00B751F2">
            <w:pPr>
              <w:spacing w:before="60" w:after="60"/>
              <w:rPr>
                <w:rFonts w:ascii="Arial" w:hAnsi="Arial" w:cs="Arial"/>
                <w:sz w:val="22"/>
                <w:szCs w:val="22"/>
              </w:rPr>
            </w:pPr>
            <w:r w:rsidRPr="00C806F7">
              <w:rPr>
                <w:rFonts w:ascii="Arial" w:hAnsi="Arial" w:cs="Arial"/>
                <w:sz w:val="22"/>
                <w:szCs w:val="22"/>
              </w:rPr>
              <w:t xml:space="preserve">Date </w:t>
            </w:r>
            <w:r w:rsidR="008E364B" w:rsidRPr="00C806F7">
              <w:rPr>
                <w:rFonts w:ascii="Arial" w:hAnsi="Arial" w:cs="Arial"/>
                <w:sz w:val="22"/>
                <w:szCs w:val="22"/>
              </w:rPr>
              <w:t xml:space="preserve">on which the </w:t>
            </w:r>
            <w:r w:rsidRPr="00C806F7">
              <w:rPr>
                <w:rFonts w:ascii="Arial" w:hAnsi="Arial" w:cs="Arial"/>
                <w:sz w:val="22"/>
                <w:szCs w:val="22"/>
              </w:rPr>
              <w:t xml:space="preserve">RTR checks were completed. </w:t>
            </w:r>
          </w:p>
          <w:p w14:paraId="78E72340" w14:textId="315C31C5" w:rsidR="002F14BE" w:rsidRPr="00C806F7" w:rsidRDefault="000D70BA" w:rsidP="00B751F2">
            <w:pPr>
              <w:spacing w:before="60" w:after="60"/>
              <w:rPr>
                <w:rFonts w:ascii="Arial" w:hAnsi="Arial" w:cs="Arial"/>
                <w:sz w:val="22"/>
                <w:szCs w:val="22"/>
              </w:rPr>
            </w:pPr>
            <w:r w:rsidRPr="00C806F7">
              <w:rPr>
                <w:rFonts w:ascii="Arial" w:hAnsi="Arial" w:cs="Arial"/>
                <w:sz w:val="22"/>
                <w:szCs w:val="22"/>
              </w:rPr>
              <w:t xml:space="preserve">This </w:t>
            </w:r>
            <w:r w:rsidRPr="00C806F7">
              <w:rPr>
                <w:rFonts w:ascii="Arial" w:hAnsi="Arial" w:cs="Arial"/>
                <w:b/>
                <w:bCs/>
                <w:color w:val="246369" w:themeColor="accent1"/>
                <w:sz w:val="22"/>
                <w:szCs w:val="22"/>
              </w:rPr>
              <w:t>cannot be more than 28 days</w:t>
            </w:r>
            <w:r w:rsidRPr="00C806F7">
              <w:rPr>
                <w:rFonts w:ascii="Arial" w:hAnsi="Arial" w:cs="Arial"/>
                <w:color w:val="246369" w:themeColor="accent1"/>
                <w:sz w:val="22"/>
                <w:szCs w:val="22"/>
              </w:rPr>
              <w:t xml:space="preserve"> </w:t>
            </w:r>
            <w:r w:rsidRPr="00C806F7">
              <w:rPr>
                <w:rFonts w:ascii="Arial" w:hAnsi="Arial" w:cs="Arial"/>
                <w:sz w:val="22"/>
                <w:szCs w:val="22"/>
              </w:rPr>
              <w:t xml:space="preserve">before the tenant moves in. </w:t>
            </w:r>
            <w:r w:rsidR="000D65F5">
              <w:rPr>
                <w:rFonts w:ascii="Arial" w:hAnsi="Arial" w:cs="Arial"/>
                <w:sz w:val="22"/>
                <w:szCs w:val="22"/>
              </w:rPr>
              <w:br/>
            </w:r>
            <w:r w:rsidRPr="00C806F7">
              <w:rPr>
                <w:rFonts w:ascii="Arial" w:hAnsi="Arial" w:cs="Arial"/>
                <w:sz w:val="22"/>
                <w:szCs w:val="22"/>
              </w:rPr>
              <w:t xml:space="preserve">This will be validated against the move-in </w:t>
            </w:r>
            <w:r w:rsidR="00F53259" w:rsidRPr="00C806F7">
              <w:rPr>
                <w:rFonts w:ascii="Arial" w:hAnsi="Arial" w:cs="Arial"/>
                <w:sz w:val="22"/>
                <w:szCs w:val="22"/>
              </w:rPr>
              <w:t xml:space="preserve">date </w:t>
            </w:r>
            <w:r w:rsidR="00B751F2" w:rsidRPr="00C806F7">
              <w:rPr>
                <w:rFonts w:ascii="Arial" w:hAnsi="Arial" w:cs="Arial"/>
                <w:sz w:val="22"/>
                <w:szCs w:val="22"/>
              </w:rPr>
              <w:t xml:space="preserve">for </w:t>
            </w:r>
            <w:r w:rsidR="00F53259" w:rsidRPr="00C806F7">
              <w:rPr>
                <w:rFonts w:ascii="Arial" w:hAnsi="Arial" w:cs="Arial"/>
                <w:sz w:val="22"/>
                <w:szCs w:val="22"/>
              </w:rPr>
              <w:t xml:space="preserve">the </w:t>
            </w:r>
            <w:r w:rsidR="00B751F2" w:rsidRPr="00C806F7">
              <w:rPr>
                <w:rFonts w:ascii="Arial" w:hAnsi="Arial" w:cs="Arial"/>
                <w:i/>
                <w:iCs/>
                <w:sz w:val="22"/>
                <w:szCs w:val="22"/>
              </w:rPr>
              <w:t>Related Opportunity</w:t>
            </w:r>
            <w:r w:rsidR="00F53259" w:rsidRPr="00C806F7">
              <w:rPr>
                <w:rFonts w:ascii="Arial" w:hAnsi="Arial" w:cs="Arial"/>
                <w:sz w:val="22"/>
                <w:szCs w:val="22"/>
              </w:rPr>
              <w:t xml:space="preserve">. </w:t>
            </w:r>
          </w:p>
        </w:tc>
      </w:tr>
      <w:tr w:rsidR="003B78CB" w:rsidRPr="00C806F7" w14:paraId="73D0E0C8" w14:textId="77777777" w:rsidTr="00DB24BA">
        <w:trPr>
          <w:trHeight w:val="255"/>
        </w:trPr>
        <w:tc>
          <w:tcPr>
            <w:tcW w:w="2268" w:type="dxa"/>
            <w:vAlign w:val="center"/>
          </w:tcPr>
          <w:p w14:paraId="1D658510" w14:textId="64DEB361" w:rsidR="003B78CB" w:rsidRPr="00C806F7" w:rsidRDefault="003B78CB" w:rsidP="006A7500">
            <w:pPr>
              <w:spacing w:before="60" w:after="60"/>
              <w:rPr>
                <w:rFonts w:ascii="Arial" w:hAnsi="Arial" w:cs="Arial"/>
                <w:sz w:val="22"/>
                <w:szCs w:val="22"/>
              </w:rPr>
            </w:pPr>
            <w:r w:rsidRPr="00C806F7">
              <w:rPr>
                <w:rFonts w:ascii="Arial" w:hAnsi="Arial" w:cs="Arial"/>
                <w:sz w:val="22"/>
                <w:szCs w:val="22"/>
              </w:rPr>
              <w:t>Nationality</w:t>
            </w:r>
          </w:p>
        </w:tc>
        <w:tc>
          <w:tcPr>
            <w:tcW w:w="6946" w:type="dxa"/>
            <w:vAlign w:val="center"/>
          </w:tcPr>
          <w:p w14:paraId="5AAE827D" w14:textId="77777777" w:rsidR="003B78CB" w:rsidRPr="00C806F7" w:rsidRDefault="003B78CB" w:rsidP="006A7500">
            <w:pPr>
              <w:spacing w:before="60" w:after="60"/>
              <w:rPr>
                <w:rFonts w:ascii="Arial" w:hAnsi="Arial" w:cs="Arial"/>
                <w:sz w:val="22"/>
                <w:szCs w:val="22"/>
              </w:rPr>
            </w:pPr>
          </w:p>
        </w:tc>
      </w:tr>
      <w:tr w:rsidR="003B78CB" w:rsidRPr="00C806F7" w14:paraId="6A988458" w14:textId="77777777" w:rsidTr="00DB24BA">
        <w:trPr>
          <w:trHeight w:val="255"/>
        </w:trPr>
        <w:tc>
          <w:tcPr>
            <w:tcW w:w="2268" w:type="dxa"/>
            <w:vAlign w:val="center"/>
          </w:tcPr>
          <w:p w14:paraId="409C6BF7" w14:textId="15AEED98" w:rsidR="003B78CB" w:rsidRPr="00C806F7" w:rsidRDefault="003B78CB" w:rsidP="006A7500">
            <w:pPr>
              <w:spacing w:before="60" w:after="60"/>
              <w:rPr>
                <w:rFonts w:ascii="Arial" w:hAnsi="Arial" w:cs="Arial"/>
                <w:sz w:val="22"/>
                <w:szCs w:val="22"/>
              </w:rPr>
            </w:pPr>
            <w:r w:rsidRPr="00C806F7">
              <w:rPr>
                <w:rFonts w:ascii="Arial" w:hAnsi="Arial" w:cs="Arial"/>
                <w:sz w:val="22"/>
                <w:szCs w:val="22"/>
              </w:rPr>
              <w:t xml:space="preserve">Time Limited </w:t>
            </w:r>
          </w:p>
        </w:tc>
        <w:tc>
          <w:tcPr>
            <w:tcW w:w="6946" w:type="dxa"/>
            <w:vAlign w:val="center"/>
          </w:tcPr>
          <w:p w14:paraId="4BE6A6C4" w14:textId="77777777" w:rsidR="003B78CB" w:rsidRPr="00C806F7" w:rsidRDefault="003B78CB" w:rsidP="006A7500">
            <w:pPr>
              <w:spacing w:before="60" w:after="60"/>
              <w:rPr>
                <w:rFonts w:ascii="Arial" w:hAnsi="Arial" w:cs="Arial"/>
                <w:sz w:val="22"/>
                <w:szCs w:val="22"/>
              </w:rPr>
            </w:pPr>
          </w:p>
        </w:tc>
      </w:tr>
      <w:tr w:rsidR="003B78CB" w:rsidRPr="00C806F7" w14:paraId="2E2EAAE2" w14:textId="77777777" w:rsidTr="00DB24BA">
        <w:trPr>
          <w:trHeight w:val="255"/>
        </w:trPr>
        <w:tc>
          <w:tcPr>
            <w:tcW w:w="2268" w:type="dxa"/>
            <w:vAlign w:val="center"/>
          </w:tcPr>
          <w:p w14:paraId="0A03CF4E" w14:textId="28CAB1B8" w:rsidR="003B78CB" w:rsidRPr="00C806F7" w:rsidRDefault="006E26BA" w:rsidP="006A7500">
            <w:pPr>
              <w:spacing w:before="60" w:after="60"/>
              <w:rPr>
                <w:rFonts w:ascii="Arial" w:hAnsi="Arial" w:cs="Arial"/>
                <w:sz w:val="22"/>
                <w:szCs w:val="22"/>
              </w:rPr>
            </w:pPr>
            <w:r w:rsidRPr="00C806F7">
              <w:rPr>
                <w:rFonts w:ascii="Arial" w:hAnsi="Arial" w:cs="Arial"/>
                <w:sz w:val="22"/>
                <w:szCs w:val="22"/>
              </w:rPr>
              <w:t>RTR Expiry</w:t>
            </w:r>
          </w:p>
        </w:tc>
        <w:tc>
          <w:tcPr>
            <w:tcW w:w="6946" w:type="dxa"/>
            <w:vAlign w:val="center"/>
          </w:tcPr>
          <w:p w14:paraId="4F348DBF" w14:textId="4455E460" w:rsidR="003B78CB" w:rsidRPr="00C806F7" w:rsidRDefault="006E26BA" w:rsidP="006A7500">
            <w:pPr>
              <w:spacing w:before="60" w:after="60"/>
              <w:rPr>
                <w:rFonts w:ascii="Arial" w:hAnsi="Arial" w:cs="Arial"/>
                <w:sz w:val="22"/>
                <w:szCs w:val="22"/>
              </w:rPr>
            </w:pPr>
            <w:r w:rsidRPr="00C806F7">
              <w:rPr>
                <w:rFonts w:ascii="Arial" w:hAnsi="Arial" w:cs="Arial"/>
                <w:sz w:val="22"/>
                <w:szCs w:val="22"/>
              </w:rPr>
              <w:t xml:space="preserve">Only applicable where RTR is </w:t>
            </w:r>
            <w:r w:rsidR="004D6FA1" w:rsidRPr="00C806F7">
              <w:rPr>
                <w:rFonts w:ascii="Arial" w:hAnsi="Arial" w:cs="Arial"/>
                <w:sz w:val="22"/>
                <w:szCs w:val="22"/>
              </w:rPr>
              <w:t>t</w:t>
            </w:r>
            <w:r w:rsidRPr="00C806F7">
              <w:rPr>
                <w:rFonts w:ascii="Arial" w:hAnsi="Arial" w:cs="Arial"/>
                <w:sz w:val="22"/>
                <w:szCs w:val="22"/>
              </w:rPr>
              <w:t>ime-limited</w:t>
            </w:r>
          </w:p>
        </w:tc>
      </w:tr>
      <w:tr w:rsidR="003B78CB" w:rsidRPr="00C806F7" w14:paraId="58356F83" w14:textId="77777777" w:rsidTr="00DB24BA">
        <w:trPr>
          <w:trHeight w:val="255"/>
        </w:trPr>
        <w:tc>
          <w:tcPr>
            <w:tcW w:w="2268" w:type="dxa"/>
            <w:vAlign w:val="center"/>
          </w:tcPr>
          <w:p w14:paraId="621C5AD9" w14:textId="6FCDADC1" w:rsidR="003B78CB" w:rsidRPr="00C806F7" w:rsidRDefault="003B78CB" w:rsidP="006A7500">
            <w:pPr>
              <w:spacing w:before="60" w:after="60"/>
              <w:rPr>
                <w:rFonts w:ascii="Arial" w:hAnsi="Arial" w:cs="Arial"/>
                <w:sz w:val="22"/>
                <w:szCs w:val="22"/>
              </w:rPr>
            </w:pPr>
            <w:r w:rsidRPr="00C806F7">
              <w:rPr>
                <w:rFonts w:ascii="Arial" w:hAnsi="Arial" w:cs="Arial"/>
                <w:sz w:val="22"/>
                <w:szCs w:val="22"/>
              </w:rPr>
              <w:t>Document Type</w:t>
            </w:r>
          </w:p>
        </w:tc>
        <w:tc>
          <w:tcPr>
            <w:tcW w:w="6946" w:type="dxa"/>
            <w:vAlign w:val="center"/>
          </w:tcPr>
          <w:p w14:paraId="74D6317D" w14:textId="77777777" w:rsidR="003B78CB" w:rsidRPr="00C806F7" w:rsidRDefault="003B78CB" w:rsidP="006A7500">
            <w:pPr>
              <w:spacing w:before="60" w:after="60"/>
              <w:rPr>
                <w:rFonts w:ascii="Arial" w:hAnsi="Arial" w:cs="Arial"/>
                <w:sz w:val="22"/>
                <w:szCs w:val="22"/>
              </w:rPr>
            </w:pPr>
          </w:p>
        </w:tc>
      </w:tr>
      <w:tr w:rsidR="003B78CB" w:rsidRPr="00C806F7" w14:paraId="5B68FAF4" w14:textId="77777777" w:rsidTr="00DB24BA">
        <w:trPr>
          <w:trHeight w:val="255"/>
        </w:trPr>
        <w:tc>
          <w:tcPr>
            <w:tcW w:w="2268" w:type="dxa"/>
            <w:vAlign w:val="center"/>
          </w:tcPr>
          <w:p w14:paraId="5445BCE3" w14:textId="575CB3D3" w:rsidR="003B78CB" w:rsidRPr="00C806F7" w:rsidRDefault="003B78CB" w:rsidP="006A7500">
            <w:pPr>
              <w:spacing w:before="60" w:after="60"/>
              <w:rPr>
                <w:rFonts w:ascii="Arial" w:hAnsi="Arial" w:cs="Arial"/>
                <w:sz w:val="22"/>
                <w:szCs w:val="22"/>
              </w:rPr>
            </w:pPr>
            <w:r w:rsidRPr="00C806F7">
              <w:rPr>
                <w:rFonts w:ascii="Arial" w:hAnsi="Arial" w:cs="Arial"/>
                <w:sz w:val="22"/>
                <w:szCs w:val="22"/>
              </w:rPr>
              <w:t>Additional Document Type</w:t>
            </w:r>
          </w:p>
        </w:tc>
        <w:tc>
          <w:tcPr>
            <w:tcW w:w="6946" w:type="dxa"/>
            <w:vAlign w:val="center"/>
          </w:tcPr>
          <w:p w14:paraId="126C2F8D" w14:textId="1CF07483" w:rsidR="003B78CB" w:rsidRPr="00C806F7" w:rsidRDefault="003B0DA2" w:rsidP="006A7500">
            <w:pPr>
              <w:spacing w:before="60" w:after="60"/>
              <w:rPr>
                <w:rFonts w:ascii="Arial" w:hAnsi="Arial" w:cs="Arial"/>
                <w:sz w:val="22"/>
                <w:szCs w:val="22"/>
              </w:rPr>
            </w:pPr>
            <w:r w:rsidRPr="00C806F7">
              <w:rPr>
                <w:rFonts w:ascii="Arial" w:hAnsi="Arial" w:cs="Arial"/>
                <w:sz w:val="22"/>
                <w:szCs w:val="22"/>
              </w:rPr>
              <w:t xml:space="preserve">Some </w:t>
            </w:r>
            <w:r w:rsidRPr="00C806F7">
              <w:rPr>
                <w:rFonts w:ascii="Arial" w:hAnsi="Arial" w:cs="Arial"/>
                <w:i/>
                <w:iCs/>
                <w:sz w:val="22"/>
                <w:szCs w:val="22"/>
              </w:rPr>
              <w:t>Document Types</w:t>
            </w:r>
            <w:r w:rsidRPr="00C806F7">
              <w:rPr>
                <w:rFonts w:ascii="Arial" w:hAnsi="Arial" w:cs="Arial"/>
                <w:sz w:val="22"/>
                <w:szCs w:val="22"/>
              </w:rPr>
              <w:t xml:space="preserve"> should be corroborated with a second document.</w:t>
            </w:r>
          </w:p>
        </w:tc>
      </w:tr>
      <w:tr w:rsidR="003B78CB" w:rsidRPr="00C806F7" w14:paraId="727C06AE" w14:textId="77777777" w:rsidTr="00DB24BA">
        <w:trPr>
          <w:trHeight w:val="255"/>
        </w:trPr>
        <w:tc>
          <w:tcPr>
            <w:tcW w:w="2268" w:type="dxa"/>
            <w:vAlign w:val="center"/>
          </w:tcPr>
          <w:p w14:paraId="014E7A06" w14:textId="1FEAA3E5" w:rsidR="003B78CB" w:rsidRPr="00C806F7" w:rsidRDefault="003B78CB" w:rsidP="006A7500">
            <w:pPr>
              <w:spacing w:before="60" w:after="60"/>
              <w:rPr>
                <w:rFonts w:ascii="Arial" w:hAnsi="Arial" w:cs="Arial"/>
                <w:sz w:val="22"/>
                <w:szCs w:val="22"/>
              </w:rPr>
            </w:pPr>
            <w:r w:rsidRPr="00C806F7">
              <w:rPr>
                <w:rFonts w:ascii="Arial" w:hAnsi="Arial" w:cs="Arial"/>
                <w:sz w:val="22"/>
                <w:szCs w:val="22"/>
              </w:rPr>
              <w:t>Document Saved</w:t>
            </w:r>
          </w:p>
        </w:tc>
        <w:tc>
          <w:tcPr>
            <w:tcW w:w="6946" w:type="dxa"/>
            <w:vAlign w:val="center"/>
          </w:tcPr>
          <w:p w14:paraId="6BA9CE48" w14:textId="2C5CF64A" w:rsidR="00E52B4A" w:rsidRPr="00C806F7" w:rsidRDefault="00A14907" w:rsidP="008E364B">
            <w:pPr>
              <w:spacing w:before="60" w:after="60"/>
              <w:rPr>
                <w:rFonts w:ascii="Arial" w:hAnsi="Arial" w:cs="Arial"/>
                <w:sz w:val="22"/>
                <w:szCs w:val="22"/>
              </w:rPr>
            </w:pPr>
            <w:r>
              <w:rPr>
                <w:rFonts w:ascii="Arial" w:hAnsi="Arial" w:cs="Arial"/>
                <w:sz w:val="22"/>
                <w:szCs w:val="22"/>
              </w:rPr>
              <w:t>Tick</w:t>
            </w:r>
            <w:r w:rsidR="003B0DA2" w:rsidRPr="00C806F7">
              <w:rPr>
                <w:rFonts w:ascii="Arial" w:hAnsi="Arial" w:cs="Arial"/>
                <w:sz w:val="22"/>
                <w:szCs w:val="22"/>
              </w:rPr>
              <w:t xml:space="preserve"> this to confirm </w:t>
            </w:r>
            <w:r w:rsidR="008E364B" w:rsidRPr="00C806F7">
              <w:rPr>
                <w:rFonts w:ascii="Arial" w:hAnsi="Arial" w:cs="Arial"/>
                <w:sz w:val="22"/>
                <w:szCs w:val="22"/>
              </w:rPr>
              <w:t xml:space="preserve">that the </w:t>
            </w:r>
            <w:r w:rsidR="003B0DA2" w:rsidRPr="00C806F7">
              <w:rPr>
                <w:rFonts w:ascii="Arial" w:hAnsi="Arial" w:cs="Arial"/>
                <w:sz w:val="22"/>
                <w:szCs w:val="22"/>
              </w:rPr>
              <w:t xml:space="preserve">document(s) have been </w:t>
            </w:r>
            <w:r w:rsidR="00ED0983" w:rsidRPr="00C806F7">
              <w:rPr>
                <w:rFonts w:ascii="Arial" w:hAnsi="Arial" w:cs="Arial"/>
                <w:sz w:val="22"/>
                <w:szCs w:val="22"/>
              </w:rPr>
              <w:t xml:space="preserve">saved </w:t>
            </w:r>
            <w:r w:rsidR="00E52B4A" w:rsidRPr="00C806F7">
              <w:rPr>
                <w:rFonts w:ascii="Arial" w:hAnsi="Arial" w:cs="Arial"/>
                <w:sz w:val="22"/>
                <w:szCs w:val="22"/>
              </w:rPr>
              <w:t>on</w:t>
            </w:r>
            <w:r w:rsidR="00ED0983" w:rsidRPr="00C806F7">
              <w:rPr>
                <w:rFonts w:ascii="Arial" w:hAnsi="Arial" w:cs="Arial"/>
                <w:sz w:val="22"/>
                <w:szCs w:val="22"/>
              </w:rPr>
              <w:t xml:space="preserve"> the RTR.</w:t>
            </w:r>
            <w:r w:rsidR="0073366E" w:rsidRPr="00C806F7">
              <w:rPr>
                <w:rFonts w:ascii="Arial" w:hAnsi="Arial" w:cs="Arial"/>
                <w:sz w:val="22"/>
                <w:szCs w:val="22"/>
              </w:rPr>
              <w:t xml:space="preserve"> </w:t>
            </w:r>
          </w:p>
          <w:p w14:paraId="3AABF8FE" w14:textId="6C5B8A7A" w:rsidR="003B78CB" w:rsidRPr="00C806F7" w:rsidRDefault="00E52B4A" w:rsidP="008E364B">
            <w:pPr>
              <w:spacing w:before="60" w:after="60"/>
              <w:rPr>
                <w:rFonts w:ascii="Arial" w:hAnsi="Arial" w:cs="Arial"/>
                <w:sz w:val="22"/>
                <w:szCs w:val="22"/>
              </w:rPr>
            </w:pPr>
            <w:r w:rsidRPr="00C806F7">
              <w:rPr>
                <w:rFonts w:ascii="Arial" w:hAnsi="Arial" w:cs="Arial"/>
                <w:sz w:val="22"/>
                <w:szCs w:val="22"/>
              </w:rPr>
              <w:t>D</w:t>
            </w:r>
            <w:r w:rsidR="0073366E" w:rsidRPr="00C806F7">
              <w:rPr>
                <w:rFonts w:ascii="Arial" w:hAnsi="Arial" w:cs="Arial"/>
                <w:sz w:val="22"/>
                <w:szCs w:val="22"/>
              </w:rPr>
              <w:t xml:space="preserve">ocuments are required </w:t>
            </w:r>
            <w:r w:rsidR="00133F8E" w:rsidRPr="00C806F7">
              <w:rPr>
                <w:rFonts w:ascii="Arial" w:hAnsi="Arial" w:cs="Arial"/>
                <w:sz w:val="22"/>
                <w:szCs w:val="22"/>
              </w:rPr>
              <w:t xml:space="preserve">where the RTR </w:t>
            </w:r>
            <w:r w:rsidR="00322DC2" w:rsidRPr="00C806F7">
              <w:rPr>
                <w:rFonts w:ascii="Arial" w:hAnsi="Arial" w:cs="Arial"/>
                <w:sz w:val="22"/>
                <w:szCs w:val="22"/>
              </w:rPr>
              <w:t xml:space="preserve">status </w:t>
            </w:r>
            <w:r w:rsidR="00133F8E" w:rsidRPr="00C806F7">
              <w:rPr>
                <w:rFonts w:ascii="Arial" w:hAnsi="Arial" w:cs="Arial"/>
                <w:sz w:val="22"/>
                <w:szCs w:val="22"/>
              </w:rPr>
              <w:t xml:space="preserve">is </w:t>
            </w:r>
            <w:r w:rsidR="00133F8E" w:rsidRPr="00C806F7">
              <w:rPr>
                <w:rFonts w:ascii="Arial" w:hAnsi="Arial" w:cs="Arial"/>
                <w:i/>
                <w:iCs/>
                <w:sz w:val="22"/>
                <w:szCs w:val="22"/>
              </w:rPr>
              <w:t>Completed</w:t>
            </w:r>
            <w:r w:rsidR="00133F8E" w:rsidRPr="00C806F7">
              <w:rPr>
                <w:rFonts w:ascii="Arial" w:hAnsi="Arial" w:cs="Arial"/>
                <w:sz w:val="22"/>
                <w:szCs w:val="22"/>
              </w:rPr>
              <w:t xml:space="preserve"> or </w:t>
            </w:r>
            <w:r w:rsidR="00133F8E" w:rsidRPr="00C806F7">
              <w:rPr>
                <w:rFonts w:ascii="Arial" w:hAnsi="Arial" w:cs="Arial"/>
                <w:i/>
                <w:iCs/>
                <w:sz w:val="22"/>
                <w:szCs w:val="22"/>
              </w:rPr>
              <w:t>Reported to Home Office</w:t>
            </w:r>
            <w:r w:rsidR="00133F8E" w:rsidRPr="00C806F7">
              <w:rPr>
                <w:rFonts w:ascii="Arial" w:hAnsi="Arial" w:cs="Arial"/>
                <w:sz w:val="22"/>
                <w:szCs w:val="22"/>
              </w:rPr>
              <w:t>.</w:t>
            </w:r>
          </w:p>
        </w:tc>
      </w:tr>
    </w:tbl>
    <w:p w14:paraId="06493242" w14:textId="77777777" w:rsidR="002A7DD5" w:rsidRPr="00F7064E" w:rsidRDefault="002A7DD5" w:rsidP="00F8275C">
      <w:pPr>
        <w:pStyle w:val="ListParagraph"/>
        <w:spacing w:after="240"/>
        <w:rPr>
          <w:rFonts w:asciiTheme="minorHAnsi" w:hAnsiTheme="minorHAnsi" w:cstheme="minorHAnsi"/>
        </w:rPr>
      </w:pPr>
    </w:p>
    <w:p w14:paraId="524ECDE9" w14:textId="77777777" w:rsidR="00831786" w:rsidRDefault="00831786" w:rsidP="0084436A">
      <w:pPr>
        <w:spacing w:after="240"/>
        <w:rPr>
          <w:rFonts w:asciiTheme="minorHAnsi" w:hAnsiTheme="minorHAnsi" w:cstheme="minorHAnsi"/>
          <w:sz w:val="22"/>
          <w:szCs w:val="22"/>
        </w:rPr>
      </w:pPr>
    </w:p>
    <w:p w14:paraId="7778404B" w14:textId="084CB9DB" w:rsidR="00540FE2" w:rsidRDefault="00AC5082" w:rsidP="00AC5082">
      <w:pPr>
        <w:spacing w:after="240"/>
        <w:ind w:left="-709"/>
        <w:rPr>
          <w:rFonts w:asciiTheme="minorHAnsi" w:hAnsiTheme="minorHAnsi" w:cstheme="minorHAnsi"/>
          <w:sz w:val="22"/>
          <w:szCs w:val="22"/>
          <w:highlight w:val="green"/>
        </w:rPr>
      </w:pPr>
      <w:r w:rsidRPr="00570A10">
        <w:rPr>
          <w:noProof/>
        </w:rPr>
        <w:lastRenderedPageBreak/>
        <mc:AlternateContent>
          <mc:Choice Requires="wps">
            <w:drawing>
              <wp:anchor distT="0" distB="0" distL="114300" distR="114300" simplePos="0" relativeHeight="251658252" behindDoc="0" locked="0" layoutInCell="1" allowOverlap="1" wp14:anchorId="2C24AC31" wp14:editId="5584BE59">
                <wp:simplePos x="0" y="0"/>
                <wp:positionH relativeFrom="column">
                  <wp:posOffset>2905125</wp:posOffset>
                </wp:positionH>
                <wp:positionV relativeFrom="paragraph">
                  <wp:posOffset>1395730</wp:posOffset>
                </wp:positionV>
                <wp:extent cx="1695450" cy="876300"/>
                <wp:effectExtent l="0" t="0" r="19050" b="19050"/>
                <wp:wrapNone/>
                <wp:docPr id="1200494623" name="Rectangle 3"/>
                <wp:cNvGraphicFramePr/>
                <a:graphic xmlns:a="http://schemas.openxmlformats.org/drawingml/2006/main">
                  <a:graphicData uri="http://schemas.microsoft.com/office/word/2010/wordprocessingShape">
                    <wps:wsp>
                      <wps:cNvSpPr/>
                      <wps:spPr>
                        <a:xfrm>
                          <a:off x="0" y="0"/>
                          <a:ext cx="1695450" cy="876300"/>
                        </a:xfrm>
                        <a:prstGeom prst="rect">
                          <a:avLst/>
                        </a:prstGeom>
                        <a:noFill/>
                        <a:ln w="19050">
                          <a:solidFill>
                            <a:schemeClr val="accent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FFB4C2" id="Rectangle 3" o:spid="_x0000_s1026" style="position:absolute;margin-left:228.75pt;margin-top:109.9pt;width:133.5pt;height:69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" filled="f" strokecolor="#e16a2f [3206]" strokeweight="1.5pt"/>
            </w:pict>
          </mc:Fallback>
        </mc:AlternateContent>
      </w:r>
      <w:r w:rsidRPr="00570A10">
        <w:rPr>
          <w:noProof/>
        </w:rPr>
        <mc:AlternateContent>
          <mc:Choice Requires="wps">
            <w:drawing>
              <wp:anchor distT="0" distB="0" distL="114300" distR="114300" simplePos="0" relativeHeight="251658245" behindDoc="0" locked="0" layoutInCell="1" allowOverlap="1" wp14:anchorId="61336A28" wp14:editId="017019D7">
                <wp:simplePos x="0" y="0"/>
                <wp:positionH relativeFrom="column">
                  <wp:posOffset>-311150</wp:posOffset>
                </wp:positionH>
                <wp:positionV relativeFrom="paragraph">
                  <wp:posOffset>1551305</wp:posOffset>
                </wp:positionV>
                <wp:extent cx="1612900" cy="352425"/>
                <wp:effectExtent l="0" t="0" r="25400" b="28575"/>
                <wp:wrapNone/>
                <wp:docPr id="1291934970" name="Rectangle 3"/>
                <wp:cNvGraphicFramePr/>
                <a:graphic xmlns:a="http://schemas.openxmlformats.org/drawingml/2006/main">
                  <a:graphicData uri="http://schemas.microsoft.com/office/word/2010/wordprocessingShape">
                    <wps:wsp>
                      <wps:cNvSpPr/>
                      <wps:spPr>
                        <a:xfrm>
                          <a:off x="0" y="0"/>
                          <a:ext cx="1612900" cy="352425"/>
                        </a:xfrm>
                        <a:prstGeom prst="rect">
                          <a:avLst/>
                        </a:prstGeom>
                        <a:noFill/>
                        <a:ln w="19050">
                          <a:solidFill>
                            <a:schemeClr val="accent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09C661" id="Rectangle 3" o:spid="_x0000_s1026" style="position:absolute;margin-left:-24.5pt;margin-top:122.15pt;width:127pt;height:27.7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" filled="f" strokecolor="#e16a2f [3206]" strokeweight="1.5pt"/>
            </w:pict>
          </mc:Fallback>
        </mc:AlternateContent>
      </w:r>
      <w:r w:rsidR="0025742A" w:rsidRPr="00570A10">
        <w:rPr>
          <w:noProof/>
        </w:rPr>
        <w:drawing>
          <wp:inline distT="0" distB="0" distL="0" distR="0" wp14:anchorId="56F25BFA" wp14:editId="26AE5370">
            <wp:extent cx="6633089" cy="2362200"/>
            <wp:effectExtent l="0" t="0" r="0" b="0"/>
            <wp:docPr id="14547732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73277" name="Picture 1" descr="A screenshot of a computer&#10;&#10;Description automatically generated"/>
                    <pic:cNvPicPr/>
                  </pic:nvPicPr>
                  <pic:blipFill>
                    <a:blip r:embed="rId24"/>
                    <a:stretch>
                      <a:fillRect/>
                    </a:stretch>
                  </pic:blipFill>
                  <pic:spPr>
                    <a:xfrm>
                      <a:off x="0" y="0"/>
                      <a:ext cx="6691400" cy="2382966"/>
                    </a:xfrm>
                    <a:prstGeom prst="rect">
                      <a:avLst/>
                    </a:prstGeom>
                  </pic:spPr>
                </pic:pic>
              </a:graphicData>
            </a:graphic>
          </wp:inline>
        </w:drawing>
      </w:r>
    </w:p>
    <w:p w14:paraId="77AF7F25" w14:textId="77777777" w:rsidR="0084436A" w:rsidRDefault="0084436A" w:rsidP="004A5B3B">
      <w:pPr>
        <w:pStyle w:val="GraingerText"/>
        <w:rPr>
          <w:rFonts w:asciiTheme="minorHAnsi" w:hAnsiTheme="minorHAnsi" w:cstheme="minorHAnsi"/>
        </w:rPr>
      </w:pPr>
    </w:p>
    <w:p w14:paraId="12A5D969" w14:textId="6B3BFEEB" w:rsidR="00613F19" w:rsidRPr="00B507C3" w:rsidRDefault="00821472" w:rsidP="004A5B3B">
      <w:pPr>
        <w:pStyle w:val="GraingerText"/>
        <w:rPr>
          <w:rFonts w:asciiTheme="minorHAnsi" w:hAnsiTheme="minorHAnsi" w:cstheme="minorHAnsi"/>
        </w:rPr>
      </w:pPr>
      <w:r w:rsidRPr="00B507C3">
        <w:rPr>
          <w:rFonts w:asciiTheme="minorHAnsi" w:hAnsiTheme="minorHAnsi" w:cstheme="minorHAnsi"/>
        </w:rPr>
        <w:t xml:space="preserve">Where sufficient information has been captured, the </w:t>
      </w:r>
      <w:r w:rsidR="00613F19" w:rsidRPr="00B507C3">
        <w:rPr>
          <w:rFonts w:asciiTheme="minorHAnsi" w:hAnsiTheme="minorHAnsi" w:cstheme="minorHAnsi"/>
          <w:b/>
          <w:bCs/>
          <w:color w:val="65BCAB" w:themeColor="accent2"/>
        </w:rPr>
        <w:t>RTR Validity</w:t>
      </w:r>
      <w:r w:rsidR="00613F19" w:rsidRPr="00B507C3">
        <w:rPr>
          <w:rFonts w:asciiTheme="minorHAnsi" w:hAnsiTheme="minorHAnsi" w:cstheme="minorHAnsi"/>
          <w:color w:val="65BCAB" w:themeColor="accent2"/>
        </w:rPr>
        <w:t xml:space="preserve"> </w:t>
      </w:r>
      <w:r w:rsidRPr="00B507C3">
        <w:rPr>
          <w:rFonts w:asciiTheme="minorHAnsi" w:hAnsiTheme="minorHAnsi" w:cstheme="minorHAnsi"/>
        </w:rPr>
        <w:t>will be indicated:</w:t>
      </w:r>
    </w:p>
    <w:p w14:paraId="3A83AC4F" w14:textId="77777777" w:rsidR="00B507C3" w:rsidRPr="00B507C3" w:rsidRDefault="00B507C3" w:rsidP="00B507C3">
      <w:pPr>
        <w:pStyle w:val="GraingerText"/>
        <w:rPr>
          <w:rFonts w:asciiTheme="minorHAnsi" w:hAnsiTheme="minorHAnsi" w:cstheme="minorHAnsi"/>
        </w:rPr>
      </w:pPr>
    </w:p>
    <w:p w14:paraId="35883731" w14:textId="6C049286" w:rsidR="00322DC2" w:rsidRPr="00B507C3" w:rsidRDefault="00607DAA" w:rsidP="004A5B3B">
      <w:pPr>
        <w:pStyle w:val="ListParagraph"/>
        <w:numPr>
          <w:ilvl w:val="0"/>
          <w:numId w:val="62"/>
        </w:numPr>
        <w:spacing w:after="240"/>
        <w:rPr>
          <w:rFonts w:asciiTheme="minorHAnsi" w:hAnsiTheme="minorHAnsi" w:cstheme="minorHAnsi"/>
        </w:rPr>
      </w:pPr>
      <w:r w:rsidRPr="00B507C3">
        <w:rPr>
          <w:rFonts w:asciiTheme="minorHAnsi" w:hAnsiTheme="minorHAnsi" w:cstheme="minorHAnsi"/>
          <w:noProof/>
        </w:rPr>
        <w:drawing>
          <wp:inline distT="0" distB="0" distL="0" distR="0" wp14:anchorId="4390F479" wp14:editId="4A2356D1">
            <wp:extent cx="240749" cy="196215"/>
            <wp:effectExtent l="0" t="0" r="6985" b="0"/>
            <wp:docPr id="799971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71377" name=""/>
                    <pic:cNvPicPr/>
                  </pic:nvPicPr>
                  <pic:blipFill rotWithShape="1">
                    <a:blip r:embed="rId25"/>
                    <a:srcRect l="21474" t="1" b="-1"/>
                    <a:stretch/>
                  </pic:blipFill>
                  <pic:spPr bwMode="auto">
                    <a:xfrm>
                      <a:off x="0" y="0"/>
                      <a:ext cx="241807" cy="197077"/>
                    </a:xfrm>
                    <a:prstGeom prst="rect">
                      <a:avLst/>
                    </a:prstGeom>
                    <a:ln>
                      <a:noFill/>
                    </a:ln>
                    <a:extLst>
                      <a:ext uri="{53640926-AAD7-44D8-BBD7-CCE9431645EC}">
                        <a14:shadowObscured xmlns:a14="http://schemas.microsoft.com/office/drawing/2010/main"/>
                      </a:ext>
                    </a:extLst>
                  </pic:spPr>
                </pic:pic>
              </a:graphicData>
            </a:graphic>
          </wp:inline>
        </w:drawing>
      </w:r>
      <w:r w:rsidR="00C65779" w:rsidRPr="00B507C3">
        <w:rPr>
          <w:rFonts w:asciiTheme="minorHAnsi" w:hAnsiTheme="minorHAnsi" w:cstheme="minorHAnsi"/>
        </w:rPr>
        <w:t xml:space="preserve"> -</w:t>
      </w:r>
      <w:r w:rsidR="002B6D43" w:rsidRPr="00B507C3">
        <w:rPr>
          <w:rFonts w:asciiTheme="minorHAnsi" w:hAnsiTheme="minorHAnsi" w:cstheme="minorHAnsi"/>
        </w:rPr>
        <w:t xml:space="preserve"> Where</w:t>
      </w:r>
      <w:r w:rsidR="00C65779" w:rsidRPr="00B507C3">
        <w:rPr>
          <w:rFonts w:asciiTheme="minorHAnsi" w:hAnsiTheme="minorHAnsi" w:cstheme="minorHAnsi"/>
        </w:rPr>
        <w:t xml:space="preserve"> </w:t>
      </w:r>
      <w:r w:rsidR="0043496C" w:rsidRPr="00B507C3">
        <w:rPr>
          <w:rFonts w:asciiTheme="minorHAnsi" w:hAnsiTheme="minorHAnsi" w:cstheme="minorHAnsi"/>
          <w:i/>
          <w:iCs/>
        </w:rPr>
        <w:t>RTR Not Required</w:t>
      </w:r>
      <w:r w:rsidR="00AE36F9" w:rsidRPr="00B507C3">
        <w:rPr>
          <w:rFonts w:asciiTheme="minorHAnsi" w:hAnsiTheme="minorHAnsi" w:cstheme="minorHAnsi"/>
        </w:rPr>
        <w:t xml:space="preserve">, </w:t>
      </w:r>
      <w:r w:rsidR="0043496C" w:rsidRPr="00B507C3">
        <w:rPr>
          <w:rFonts w:asciiTheme="minorHAnsi" w:hAnsiTheme="minorHAnsi" w:cstheme="minorHAnsi"/>
        </w:rPr>
        <w:t>is not time limited</w:t>
      </w:r>
      <w:r w:rsidR="00AE36F9" w:rsidRPr="00B507C3">
        <w:rPr>
          <w:rFonts w:asciiTheme="minorHAnsi" w:hAnsiTheme="minorHAnsi" w:cstheme="minorHAnsi"/>
        </w:rPr>
        <w:t>,</w:t>
      </w:r>
      <w:r w:rsidR="0043496C" w:rsidRPr="00B507C3">
        <w:rPr>
          <w:rFonts w:asciiTheme="minorHAnsi" w:hAnsiTheme="minorHAnsi" w:cstheme="minorHAnsi"/>
        </w:rPr>
        <w:t xml:space="preserve"> or is still valid for more than 60 days</w:t>
      </w:r>
      <w:r w:rsidR="00AE36F9" w:rsidRPr="00B507C3">
        <w:rPr>
          <w:rFonts w:asciiTheme="minorHAnsi" w:hAnsiTheme="minorHAnsi" w:cstheme="minorHAnsi"/>
        </w:rPr>
        <w:t>.</w:t>
      </w:r>
    </w:p>
    <w:p w14:paraId="4A8CD872" w14:textId="5BBF3DF2" w:rsidR="00C65779" w:rsidRPr="00B507C3" w:rsidRDefault="00C65779" w:rsidP="004A5B3B">
      <w:pPr>
        <w:pStyle w:val="ListParagraph"/>
        <w:numPr>
          <w:ilvl w:val="0"/>
          <w:numId w:val="62"/>
        </w:numPr>
        <w:spacing w:after="240"/>
        <w:rPr>
          <w:rFonts w:asciiTheme="minorHAnsi" w:hAnsiTheme="minorHAnsi" w:cstheme="minorHAnsi"/>
        </w:rPr>
      </w:pPr>
      <w:r w:rsidRPr="00B507C3">
        <w:rPr>
          <w:rFonts w:asciiTheme="minorHAnsi" w:hAnsiTheme="minorHAnsi" w:cstheme="minorHAnsi"/>
          <w:noProof/>
        </w:rPr>
        <w:drawing>
          <wp:inline distT="0" distB="0" distL="0" distR="0" wp14:anchorId="218FDDF0" wp14:editId="274204AC">
            <wp:extent cx="209579" cy="228632"/>
            <wp:effectExtent l="0" t="0" r="0" b="0"/>
            <wp:docPr id="2108331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31143" name=""/>
                    <pic:cNvPicPr/>
                  </pic:nvPicPr>
                  <pic:blipFill>
                    <a:blip r:embed="rId26"/>
                    <a:stretch>
                      <a:fillRect/>
                    </a:stretch>
                  </pic:blipFill>
                  <pic:spPr>
                    <a:xfrm>
                      <a:off x="0" y="0"/>
                      <a:ext cx="209579" cy="228632"/>
                    </a:xfrm>
                    <a:prstGeom prst="rect">
                      <a:avLst/>
                    </a:prstGeom>
                  </pic:spPr>
                </pic:pic>
              </a:graphicData>
            </a:graphic>
          </wp:inline>
        </w:drawing>
      </w:r>
      <w:r w:rsidRPr="00B507C3">
        <w:rPr>
          <w:rFonts w:asciiTheme="minorHAnsi" w:hAnsiTheme="minorHAnsi" w:cstheme="minorHAnsi"/>
        </w:rPr>
        <w:t xml:space="preserve"> - </w:t>
      </w:r>
      <w:r w:rsidR="00AE36F9" w:rsidRPr="00B507C3">
        <w:rPr>
          <w:rFonts w:asciiTheme="minorHAnsi" w:hAnsiTheme="minorHAnsi" w:cstheme="minorHAnsi"/>
        </w:rPr>
        <w:t>T</w:t>
      </w:r>
      <w:r w:rsidRPr="00B507C3">
        <w:rPr>
          <w:rFonts w:asciiTheme="minorHAnsi" w:hAnsiTheme="minorHAnsi" w:cstheme="minorHAnsi"/>
        </w:rPr>
        <w:t>he next RTR is due within the next 60 days</w:t>
      </w:r>
      <w:r w:rsidR="00AE36F9" w:rsidRPr="00B507C3">
        <w:rPr>
          <w:rFonts w:asciiTheme="minorHAnsi" w:hAnsiTheme="minorHAnsi" w:cstheme="minorHAnsi"/>
        </w:rPr>
        <w:t>.</w:t>
      </w:r>
    </w:p>
    <w:p w14:paraId="04175F3C" w14:textId="5C3A522E" w:rsidR="00892674" w:rsidRPr="00B507C3" w:rsidRDefault="00892674" w:rsidP="004A5B3B">
      <w:pPr>
        <w:pStyle w:val="ListParagraph"/>
        <w:numPr>
          <w:ilvl w:val="0"/>
          <w:numId w:val="62"/>
        </w:numPr>
        <w:spacing w:after="240"/>
        <w:rPr>
          <w:rFonts w:asciiTheme="minorHAnsi" w:hAnsiTheme="minorHAnsi" w:cstheme="minorHAnsi"/>
        </w:rPr>
      </w:pPr>
      <w:r w:rsidRPr="00B507C3">
        <w:rPr>
          <w:rFonts w:asciiTheme="minorHAnsi" w:hAnsiTheme="minorHAnsi" w:cstheme="minorHAnsi"/>
          <w:noProof/>
        </w:rPr>
        <w:drawing>
          <wp:inline distT="0" distB="0" distL="0" distR="0" wp14:anchorId="41B927D5" wp14:editId="7739F9CE">
            <wp:extent cx="200053" cy="209579"/>
            <wp:effectExtent l="0" t="0" r="9525" b="0"/>
            <wp:docPr id="956389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89034" name=""/>
                    <pic:cNvPicPr/>
                  </pic:nvPicPr>
                  <pic:blipFill>
                    <a:blip r:embed="rId27"/>
                    <a:stretch>
                      <a:fillRect/>
                    </a:stretch>
                  </pic:blipFill>
                  <pic:spPr>
                    <a:xfrm>
                      <a:off x="0" y="0"/>
                      <a:ext cx="200053" cy="209579"/>
                    </a:xfrm>
                    <a:prstGeom prst="rect">
                      <a:avLst/>
                    </a:prstGeom>
                  </pic:spPr>
                </pic:pic>
              </a:graphicData>
            </a:graphic>
          </wp:inline>
        </w:drawing>
      </w:r>
      <w:r w:rsidR="0043496C" w:rsidRPr="00B507C3">
        <w:rPr>
          <w:rFonts w:asciiTheme="minorHAnsi" w:hAnsiTheme="minorHAnsi" w:cstheme="minorHAnsi"/>
        </w:rPr>
        <w:t xml:space="preserve">- The next RTR is </w:t>
      </w:r>
      <w:r w:rsidR="00AE36F9" w:rsidRPr="00B507C3">
        <w:rPr>
          <w:rFonts w:asciiTheme="minorHAnsi" w:hAnsiTheme="minorHAnsi" w:cstheme="minorHAnsi"/>
        </w:rPr>
        <w:t>overdue</w:t>
      </w:r>
      <w:r w:rsidR="0043496C" w:rsidRPr="00B507C3">
        <w:rPr>
          <w:rFonts w:asciiTheme="minorHAnsi" w:hAnsiTheme="minorHAnsi" w:cstheme="minorHAnsi"/>
        </w:rPr>
        <w:t xml:space="preserve">, or the tenant has been reported to the </w:t>
      </w:r>
      <w:r w:rsidR="00B507C3" w:rsidRPr="00B507C3">
        <w:rPr>
          <w:rFonts w:asciiTheme="minorHAnsi" w:hAnsiTheme="minorHAnsi" w:cstheme="minorHAnsi"/>
        </w:rPr>
        <w:t>H</w:t>
      </w:r>
      <w:r w:rsidR="0043496C" w:rsidRPr="00B507C3">
        <w:rPr>
          <w:rFonts w:asciiTheme="minorHAnsi" w:hAnsiTheme="minorHAnsi" w:cstheme="minorHAnsi"/>
        </w:rPr>
        <w:t xml:space="preserve">ome </w:t>
      </w:r>
      <w:r w:rsidR="00B507C3" w:rsidRPr="00B507C3">
        <w:rPr>
          <w:rFonts w:asciiTheme="minorHAnsi" w:hAnsiTheme="minorHAnsi" w:cstheme="minorHAnsi"/>
        </w:rPr>
        <w:t>O</w:t>
      </w:r>
      <w:r w:rsidR="0043496C" w:rsidRPr="00B507C3">
        <w:rPr>
          <w:rFonts w:asciiTheme="minorHAnsi" w:hAnsiTheme="minorHAnsi" w:cstheme="minorHAnsi"/>
        </w:rPr>
        <w:t xml:space="preserve">ffice. </w:t>
      </w:r>
    </w:p>
    <w:p w14:paraId="31E2F775" w14:textId="77777777" w:rsidR="0084436A" w:rsidRDefault="0084436A" w:rsidP="009D3F0F">
      <w:pPr>
        <w:pStyle w:val="GraingerText"/>
        <w:rPr>
          <w:rFonts w:asciiTheme="minorHAnsi" w:hAnsiTheme="minorHAnsi" w:cstheme="minorHAnsi"/>
        </w:rPr>
      </w:pPr>
    </w:p>
    <w:p w14:paraId="6AF4024C" w14:textId="28B138F6" w:rsidR="009D3F0F" w:rsidRPr="00B507C3" w:rsidRDefault="009D3F0F" w:rsidP="009D3F0F">
      <w:pPr>
        <w:pStyle w:val="GraingerText"/>
        <w:rPr>
          <w:rFonts w:asciiTheme="minorHAnsi" w:hAnsiTheme="minorHAnsi" w:cstheme="minorHAnsi"/>
        </w:rPr>
      </w:pPr>
      <w:r w:rsidRPr="00B507C3">
        <w:rPr>
          <w:rFonts w:asciiTheme="minorHAnsi" w:hAnsiTheme="minorHAnsi" w:cstheme="minorHAnsi"/>
        </w:rPr>
        <w:t xml:space="preserve">The follow information will also display where a RTR is </w:t>
      </w:r>
      <w:r w:rsidRPr="00B507C3">
        <w:rPr>
          <w:rFonts w:asciiTheme="minorHAnsi" w:hAnsiTheme="minorHAnsi" w:cstheme="minorHAnsi"/>
          <w:b/>
          <w:bCs/>
          <w:color w:val="65BCAB" w:themeColor="accent2"/>
        </w:rPr>
        <w:t>time-limited</w:t>
      </w:r>
      <w:r w:rsidRPr="00B507C3">
        <w:rPr>
          <w:rFonts w:asciiTheme="minorHAnsi" w:hAnsiTheme="minorHAnsi" w:cstheme="minorHAnsi"/>
        </w:rPr>
        <w:t>:</w:t>
      </w:r>
    </w:p>
    <w:p w14:paraId="2E0906BD" w14:textId="77777777" w:rsidR="009D3F0F" w:rsidRPr="00B507C3" w:rsidRDefault="009D3F0F" w:rsidP="009D3F0F">
      <w:pPr>
        <w:pStyle w:val="GraingerText"/>
        <w:rPr>
          <w:rFonts w:asciiTheme="minorHAnsi" w:hAnsiTheme="minorHAnsi" w:cstheme="minorHAnsi"/>
        </w:rPr>
      </w:pPr>
    </w:p>
    <w:p w14:paraId="5AEA9728" w14:textId="42446B62" w:rsidR="009D3F0F" w:rsidRPr="00FB2480" w:rsidRDefault="009D3F0F" w:rsidP="00247902">
      <w:pPr>
        <w:pStyle w:val="ListParagraph"/>
        <w:numPr>
          <w:ilvl w:val="0"/>
          <w:numId w:val="62"/>
        </w:numPr>
        <w:spacing w:after="120"/>
        <w:ind w:hanging="357"/>
        <w:rPr>
          <w:rFonts w:asciiTheme="minorHAnsi" w:hAnsiTheme="minorHAnsi" w:cstheme="minorHAnsi"/>
        </w:rPr>
      </w:pPr>
      <w:r w:rsidRPr="00FB2480">
        <w:rPr>
          <w:rFonts w:asciiTheme="minorHAnsi" w:hAnsiTheme="minorHAnsi" w:cstheme="minorHAnsi"/>
          <w:b/>
          <w:bCs/>
          <w:color w:val="246369" w:themeColor="accent1"/>
        </w:rPr>
        <w:t>Date Next RTR Required</w:t>
      </w:r>
      <w:r w:rsidR="00FB2480" w:rsidRPr="00FB2480">
        <w:rPr>
          <w:rFonts w:asciiTheme="minorHAnsi" w:hAnsiTheme="minorHAnsi" w:cstheme="minorHAnsi"/>
          <w:b/>
          <w:bCs/>
          <w:color w:val="246369" w:themeColor="accent1"/>
        </w:rPr>
        <w:t xml:space="preserve"> - </w:t>
      </w:r>
      <w:r w:rsidRPr="00FB2480">
        <w:rPr>
          <w:rFonts w:asciiTheme="minorHAnsi" w:hAnsiTheme="minorHAnsi" w:cstheme="minorHAnsi"/>
        </w:rPr>
        <w:t>This is the later of:</w:t>
      </w:r>
    </w:p>
    <w:p w14:paraId="74B5CEA4" w14:textId="77777777" w:rsidR="009D3F0F" w:rsidRPr="00B507C3" w:rsidRDefault="009D3F0F" w:rsidP="00247902">
      <w:pPr>
        <w:pStyle w:val="ListParagraph"/>
        <w:numPr>
          <w:ilvl w:val="1"/>
          <w:numId w:val="62"/>
        </w:numPr>
        <w:spacing w:after="120"/>
        <w:ind w:hanging="357"/>
        <w:rPr>
          <w:rFonts w:asciiTheme="minorHAnsi" w:hAnsiTheme="minorHAnsi" w:cstheme="minorHAnsi"/>
        </w:rPr>
      </w:pPr>
      <w:r w:rsidRPr="00B507C3">
        <w:rPr>
          <w:rFonts w:asciiTheme="minorHAnsi" w:hAnsiTheme="minorHAnsi" w:cstheme="minorHAnsi"/>
        </w:rPr>
        <w:t>The RTR expiry date, or</w:t>
      </w:r>
    </w:p>
    <w:p w14:paraId="7DC5661B" w14:textId="77777777" w:rsidR="009D3F0F" w:rsidRPr="00B507C3" w:rsidRDefault="009D3F0F" w:rsidP="00247902">
      <w:pPr>
        <w:pStyle w:val="ListParagraph"/>
        <w:numPr>
          <w:ilvl w:val="1"/>
          <w:numId w:val="62"/>
        </w:numPr>
        <w:spacing w:after="120"/>
        <w:contextualSpacing w:val="0"/>
        <w:rPr>
          <w:rFonts w:asciiTheme="minorHAnsi" w:hAnsiTheme="minorHAnsi" w:cstheme="minorHAnsi"/>
        </w:rPr>
      </w:pPr>
      <w:r w:rsidRPr="00B507C3">
        <w:rPr>
          <w:rFonts w:asciiTheme="minorHAnsi" w:hAnsiTheme="minorHAnsi" w:cstheme="minorHAnsi"/>
        </w:rPr>
        <w:t>The anniversary of the check date (i.e. 1 year after the check date).</w:t>
      </w:r>
    </w:p>
    <w:p w14:paraId="1C1E8237" w14:textId="77777777" w:rsidR="000657A9" w:rsidRPr="00B507C3" w:rsidRDefault="000657A9" w:rsidP="00247902">
      <w:pPr>
        <w:pStyle w:val="ListParagraph"/>
        <w:numPr>
          <w:ilvl w:val="0"/>
          <w:numId w:val="62"/>
        </w:numPr>
        <w:spacing w:after="120"/>
        <w:ind w:hanging="357"/>
        <w:contextualSpacing w:val="0"/>
        <w:rPr>
          <w:rFonts w:asciiTheme="minorHAnsi" w:hAnsiTheme="minorHAnsi" w:cstheme="minorHAnsi"/>
        </w:rPr>
      </w:pPr>
      <w:r w:rsidRPr="00B507C3">
        <w:rPr>
          <w:rFonts w:asciiTheme="minorHAnsi" w:hAnsiTheme="minorHAnsi" w:cstheme="minorHAnsi"/>
          <w:b/>
          <w:bCs/>
          <w:color w:val="246369" w:themeColor="accent1"/>
        </w:rPr>
        <w:t>Last Email Reminder Sent</w:t>
      </w:r>
      <w:r w:rsidRPr="00B507C3">
        <w:rPr>
          <w:rFonts w:asciiTheme="minorHAnsi" w:hAnsiTheme="minorHAnsi" w:cstheme="minorHAnsi"/>
        </w:rPr>
        <w:t xml:space="preserve"> –</w:t>
      </w:r>
      <w:r w:rsidRPr="00B507C3">
        <w:rPr>
          <w:rFonts w:asciiTheme="minorHAnsi" w:hAnsiTheme="minorHAnsi" w:cstheme="minorHAnsi"/>
          <w:b/>
          <w:bCs/>
          <w:color w:val="246369" w:themeColor="accent1"/>
        </w:rPr>
        <w:t xml:space="preserve"> </w:t>
      </w:r>
      <w:r w:rsidRPr="00B507C3">
        <w:rPr>
          <w:rFonts w:asciiTheme="minorHAnsi" w:hAnsiTheme="minorHAnsi" w:cstheme="minorHAnsi"/>
        </w:rPr>
        <w:t>Most recent automated email sent to the tenant.</w:t>
      </w:r>
    </w:p>
    <w:p w14:paraId="5976260F" w14:textId="77777777" w:rsidR="000657A9" w:rsidRPr="00B507C3" w:rsidRDefault="000657A9" w:rsidP="00247902">
      <w:pPr>
        <w:pStyle w:val="ListParagraph"/>
        <w:numPr>
          <w:ilvl w:val="0"/>
          <w:numId w:val="62"/>
        </w:numPr>
        <w:spacing w:after="120"/>
        <w:ind w:hanging="357"/>
        <w:contextualSpacing w:val="0"/>
        <w:rPr>
          <w:rFonts w:asciiTheme="minorHAnsi" w:hAnsiTheme="minorHAnsi" w:cstheme="minorHAnsi"/>
        </w:rPr>
      </w:pPr>
      <w:r w:rsidRPr="00B507C3">
        <w:rPr>
          <w:rFonts w:asciiTheme="minorHAnsi" w:hAnsiTheme="minorHAnsi" w:cstheme="minorHAnsi"/>
          <w:b/>
          <w:bCs/>
          <w:color w:val="246369" w:themeColor="accent1"/>
        </w:rPr>
        <w:t xml:space="preserve">Date Last Email Sent </w:t>
      </w:r>
      <w:r w:rsidRPr="00B507C3">
        <w:rPr>
          <w:rFonts w:asciiTheme="minorHAnsi" w:hAnsiTheme="minorHAnsi" w:cstheme="minorHAnsi"/>
        </w:rPr>
        <w:t>– Date on which the most recent automated email was sent.</w:t>
      </w:r>
    </w:p>
    <w:p w14:paraId="7358F7D0" w14:textId="180A4EBC" w:rsidR="00C04717" w:rsidRDefault="000657A9" w:rsidP="00247902">
      <w:pPr>
        <w:pStyle w:val="ListParagraph"/>
        <w:numPr>
          <w:ilvl w:val="0"/>
          <w:numId w:val="62"/>
        </w:numPr>
        <w:spacing w:after="120"/>
        <w:ind w:hanging="357"/>
        <w:rPr>
          <w:rFonts w:asciiTheme="minorHAnsi" w:hAnsiTheme="minorHAnsi" w:cstheme="minorHAnsi"/>
        </w:rPr>
      </w:pPr>
      <w:r w:rsidRPr="00B507C3">
        <w:rPr>
          <w:rFonts w:asciiTheme="minorHAnsi" w:hAnsiTheme="minorHAnsi" w:cstheme="minorHAnsi"/>
          <w:b/>
          <w:bCs/>
          <w:color w:val="246369" w:themeColor="accent1"/>
        </w:rPr>
        <w:t xml:space="preserve">Next Email Reminder Due </w:t>
      </w:r>
      <w:r w:rsidRPr="00B507C3">
        <w:rPr>
          <w:rFonts w:asciiTheme="minorHAnsi" w:hAnsiTheme="minorHAnsi" w:cstheme="minorHAnsi"/>
        </w:rPr>
        <w:t xml:space="preserve">– The date on which the next automated email will be sent, according to the </w:t>
      </w:r>
      <w:hyperlink w:anchor="_Reminder_&amp;_Follow" w:history="1">
        <w:r w:rsidR="00901170">
          <w:rPr>
            <w:rStyle w:val="Hyperlink"/>
            <w:rFonts w:asciiTheme="minorHAnsi" w:hAnsiTheme="minorHAnsi" w:cstheme="minorHAnsi"/>
          </w:rPr>
          <w:t>reminder &amp; follow up timelines</w:t>
        </w:r>
      </w:hyperlink>
      <w:r w:rsidRPr="00B507C3">
        <w:rPr>
          <w:rFonts w:asciiTheme="minorHAnsi" w:hAnsiTheme="minorHAnsi" w:cstheme="minorHAnsi"/>
        </w:rPr>
        <w:t xml:space="preserve">. </w:t>
      </w:r>
    </w:p>
    <w:p w14:paraId="249F027D" w14:textId="7FCCEACF" w:rsidR="000657A9" w:rsidRPr="00B507C3" w:rsidRDefault="000657A9" w:rsidP="00247902">
      <w:pPr>
        <w:pStyle w:val="ListParagraph"/>
        <w:numPr>
          <w:ilvl w:val="1"/>
          <w:numId w:val="62"/>
        </w:numPr>
        <w:spacing w:after="120"/>
        <w:contextualSpacing w:val="0"/>
        <w:rPr>
          <w:rFonts w:asciiTheme="minorHAnsi" w:hAnsiTheme="minorHAnsi" w:cstheme="minorHAnsi"/>
        </w:rPr>
      </w:pPr>
      <w:r w:rsidRPr="00B507C3">
        <w:rPr>
          <w:rFonts w:asciiTheme="minorHAnsi" w:hAnsiTheme="minorHAnsi" w:cstheme="minorHAnsi"/>
        </w:rPr>
        <w:t xml:space="preserve">If the date falls in the past, then the email will send tomorrow. </w:t>
      </w:r>
    </w:p>
    <w:p w14:paraId="032F449D" w14:textId="5C0A6F8E" w:rsidR="000657A9" w:rsidRPr="00B507C3" w:rsidRDefault="000657A9" w:rsidP="00247902">
      <w:pPr>
        <w:pStyle w:val="ListParagraph"/>
        <w:numPr>
          <w:ilvl w:val="0"/>
          <w:numId w:val="62"/>
        </w:numPr>
        <w:spacing w:after="120"/>
        <w:ind w:hanging="357"/>
        <w:contextualSpacing w:val="0"/>
        <w:rPr>
          <w:rFonts w:asciiTheme="minorHAnsi" w:hAnsiTheme="minorHAnsi" w:cstheme="minorHAnsi"/>
        </w:rPr>
      </w:pPr>
      <w:r w:rsidRPr="00B507C3">
        <w:rPr>
          <w:rFonts w:asciiTheme="minorHAnsi" w:hAnsiTheme="minorHAnsi" w:cstheme="minorHAnsi"/>
          <w:b/>
          <w:bCs/>
          <w:color w:val="246369" w:themeColor="accent1"/>
        </w:rPr>
        <w:t xml:space="preserve">Manual Follow Up Date </w:t>
      </w:r>
      <w:r w:rsidRPr="00B507C3">
        <w:rPr>
          <w:rFonts w:asciiTheme="minorHAnsi" w:hAnsiTheme="minorHAnsi" w:cstheme="minorHAnsi"/>
        </w:rPr>
        <w:t xml:space="preserve">– The date on which the Onsite Property Management team should start </w:t>
      </w:r>
      <w:hyperlink w:anchor="_Manual_Follow_Up" w:history="1">
        <w:r w:rsidRPr="00B507C3">
          <w:rPr>
            <w:rStyle w:val="Hyperlink"/>
            <w:rFonts w:asciiTheme="minorHAnsi" w:hAnsiTheme="minorHAnsi" w:cstheme="minorHAnsi"/>
          </w:rPr>
          <w:t>manual follow up</w:t>
        </w:r>
      </w:hyperlink>
      <w:r w:rsidRPr="00B507C3">
        <w:rPr>
          <w:rFonts w:asciiTheme="minorHAnsi" w:hAnsiTheme="minorHAnsi" w:cstheme="minorHAnsi"/>
        </w:rPr>
        <w:t xml:space="preserve"> if no response has been received from the tenant. </w:t>
      </w:r>
    </w:p>
    <w:p w14:paraId="31AC5764" w14:textId="77777777" w:rsidR="009D3F0F" w:rsidRDefault="009D3F0F">
      <w:pPr>
        <w:rPr>
          <w:rFonts w:ascii="Arial" w:hAnsi="Arial"/>
          <w:sz w:val="22"/>
          <w:szCs w:val="20"/>
          <w:lang w:eastAsia="en-US"/>
        </w:rPr>
      </w:pPr>
      <w:r>
        <w:br w:type="page"/>
      </w:r>
    </w:p>
    <w:p w14:paraId="6EF2D056" w14:textId="018393BB" w:rsidR="00BA7F14" w:rsidRDefault="00BA7F14" w:rsidP="00BA7F14">
      <w:pPr>
        <w:pStyle w:val="Heading2"/>
      </w:pPr>
      <w:bookmarkStart w:id="21" w:name="_Toc206060389"/>
      <w:r w:rsidRPr="00BA7F14">
        <w:lastRenderedPageBreak/>
        <w:t xml:space="preserve">Where to Find </w:t>
      </w:r>
      <w:r w:rsidR="00601103">
        <w:t>RTR</w:t>
      </w:r>
      <w:r w:rsidRPr="00BA7F14">
        <w:t xml:space="preserve"> Information</w:t>
      </w:r>
      <w:bookmarkEnd w:id="21"/>
    </w:p>
    <w:p w14:paraId="0C63E69C" w14:textId="3AD9D0C8" w:rsidR="00600CDE" w:rsidRPr="00600CDE" w:rsidRDefault="00600CDE" w:rsidP="00600CDE">
      <w:pPr>
        <w:spacing w:after="240"/>
        <w:rPr>
          <w:rFonts w:asciiTheme="minorHAnsi" w:hAnsiTheme="minorHAnsi" w:cstheme="minorHAnsi"/>
          <w:sz w:val="22"/>
          <w:szCs w:val="22"/>
        </w:rPr>
      </w:pPr>
      <w:r w:rsidRPr="00600CDE">
        <w:rPr>
          <w:rFonts w:asciiTheme="minorHAnsi" w:hAnsiTheme="minorHAnsi" w:cstheme="minorHAnsi"/>
          <w:sz w:val="22"/>
          <w:szCs w:val="22"/>
        </w:rPr>
        <w:t xml:space="preserve">RTR information </w:t>
      </w:r>
      <w:r w:rsidR="002B62A9">
        <w:rPr>
          <w:rFonts w:asciiTheme="minorHAnsi" w:hAnsiTheme="minorHAnsi" w:cstheme="minorHAnsi"/>
          <w:sz w:val="22"/>
          <w:szCs w:val="22"/>
        </w:rPr>
        <w:t xml:space="preserve">in Salesforce </w:t>
      </w:r>
      <w:r w:rsidRPr="00600CDE">
        <w:rPr>
          <w:rFonts w:asciiTheme="minorHAnsi" w:hAnsiTheme="minorHAnsi" w:cstheme="minorHAnsi"/>
          <w:sz w:val="22"/>
          <w:szCs w:val="22"/>
        </w:rPr>
        <w:t>can be accessed in from:</w:t>
      </w:r>
    </w:p>
    <w:p w14:paraId="450B6B22" w14:textId="1F2B36AA" w:rsidR="00600CDE" w:rsidRDefault="00600CDE" w:rsidP="00600CDE">
      <w:pPr>
        <w:pStyle w:val="ListParagraph"/>
        <w:numPr>
          <w:ilvl w:val="0"/>
          <w:numId w:val="69"/>
        </w:numPr>
        <w:spacing w:after="240"/>
        <w:rPr>
          <w:rFonts w:asciiTheme="minorHAnsi" w:hAnsiTheme="minorHAnsi" w:cstheme="minorHAnsi"/>
        </w:rPr>
      </w:pPr>
      <w:r w:rsidRPr="00036D14">
        <w:rPr>
          <w:rFonts w:asciiTheme="minorHAnsi" w:hAnsiTheme="minorHAnsi" w:cstheme="minorHAnsi"/>
          <w:b/>
          <w:bCs/>
          <w:color w:val="246369" w:themeColor="accent1"/>
        </w:rPr>
        <w:t>Person Account</w:t>
      </w:r>
      <w:r w:rsidRPr="00036D14">
        <w:rPr>
          <w:rFonts w:asciiTheme="minorHAnsi" w:hAnsiTheme="minorHAnsi" w:cstheme="minorHAnsi"/>
          <w:color w:val="246369" w:themeColor="accent1"/>
        </w:rPr>
        <w:t xml:space="preserve"> </w:t>
      </w:r>
      <w:r>
        <w:rPr>
          <w:rFonts w:asciiTheme="minorHAnsi" w:hAnsiTheme="minorHAnsi" w:cstheme="minorHAnsi"/>
        </w:rPr>
        <w:t xml:space="preserve">– </w:t>
      </w:r>
      <w:r w:rsidR="002B62A9">
        <w:rPr>
          <w:rFonts w:asciiTheme="minorHAnsi" w:hAnsiTheme="minorHAnsi" w:cstheme="minorHAnsi"/>
        </w:rPr>
        <w:t>S</w:t>
      </w:r>
      <w:r>
        <w:rPr>
          <w:rFonts w:asciiTheme="minorHAnsi" w:hAnsiTheme="minorHAnsi" w:cstheme="minorHAnsi"/>
        </w:rPr>
        <w:t>ee a summary of RTR information for an individual tenant</w:t>
      </w:r>
    </w:p>
    <w:p w14:paraId="2E6130DC" w14:textId="6153D0BC" w:rsidR="00600CDE" w:rsidRPr="001F28DB" w:rsidRDefault="00910B48" w:rsidP="00600CDE">
      <w:pPr>
        <w:pStyle w:val="ListParagraph"/>
        <w:numPr>
          <w:ilvl w:val="0"/>
          <w:numId w:val="69"/>
        </w:numPr>
        <w:spacing w:after="240"/>
        <w:rPr>
          <w:rFonts w:asciiTheme="minorHAnsi" w:hAnsiTheme="minorHAnsi" w:cstheme="minorHAnsi"/>
        </w:rPr>
      </w:pPr>
      <w:r w:rsidRPr="00036D14">
        <w:rPr>
          <w:rFonts w:asciiTheme="minorHAnsi" w:hAnsiTheme="minorHAnsi" w:cstheme="minorHAnsi"/>
          <w:b/>
          <w:bCs/>
          <w:color w:val="246369" w:themeColor="accent1"/>
        </w:rPr>
        <w:t>Opportunity</w:t>
      </w:r>
      <w:r w:rsidRPr="00036D14">
        <w:rPr>
          <w:rFonts w:asciiTheme="minorHAnsi" w:hAnsiTheme="minorHAnsi" w:cstheme="minorHAnsi"/>
          <w:color w:val="246369" w:themeColor="accent1"/>
        </w:rPr>
        <w:t xml:space="preserve"> </w:t>
      </w:r>
      <w:r w:rsidRPr="001F28DB">
        <w:rPr>
          <w:rFonts w:asciiTheme="minorHAnsi" w:hAnsiTheme="minorHAnsi" w:cstheme="minorHAnsi"/>
        </w:rPr>
        <w:t xml:space="preserve">– </w:t>
      </w:r>
      <w:r w:rsidR="008B11B9">
        <w:rPr>
          <w:rFonts w:asciiTheme="minorHAnsi" w:hAnsiTheme="minorHAnsi" w:cstheme="minorHAnsi"/>
        </w:rPr>
        <w:t xml:space="preserve">Users can </w:t>
      </w:r>
      <w:r w:rsidR="008B11B9">
        <w:fldChar w:fldCharType="begin"/>
      </w:r>
      <w:r w:rsidR="00F77E96">
        <w:instrText>HYPERLINK  \l "_Check_RTR_for"</w:instrText>
      </w:r>
      <w:r w:rsidR="008B11B9">
        <w:fldChar w:fldCharType="separate"/>
      </w:r>
      <w:del w:id="22" w:author="Nikki Papenfus" w:date="2025-08-08T16:15:00Z" w16du:dateUtc="2025-08-08T14:15:00Z">
        <w:r w:rsidR="008B11B9" w:rsidRPr="008B11B9" w:rsidDel="00C159A3">
          <w:rPr>
            <w:rStyle w:val="Hyperlink"/>
            <w:rFonts w:asciiTheme="minorHAnsi" w:hAnsiTheme="minorHAnsi" w:cstheme="minorHAnsi"/>
          </w:rPr>
          <w:delText>check RTR at new let or renewal</w:delText>
        </w:r>
      </w:del>
      <w:ins w:id="23" w:author="Nikki Papenfus" w:date="2025-08-08T16:15:00Z" w16du:dateUtc="2025-08-08T14:15:00Z">
        <w:r w:rsidR="00C159A3">
          <w:rPr>
            <w:rStyle w:val="Hyperlink"/>
            <w:rFonts w:asciiTheme="minorHAnsi" w:hAnsiTheme="minorHAnsi" w:cstheme="minorHAnsi"/>
          </w:rPr>
          <w:t>check RTR at new let, change of sharer, or tenancy review</w:t>
        </w:r>
      </w:ins>
      <w:r w:rsidR="008B11B9">
        <w:fldChar w:fldCharType="end"/>
      </w:r>
      <w:r w:rsidR="008B11B9">
        <w:rPr>
          <w:rFonts w:asciiTheme="minorHAnsi" w:hAnsiTheme="minorHAnsi" w:cstheme="minorHAnsi"/>
        </w:rPr>
        <w:t xml:space="preserve"> on the opportunity which will display </w:t>
      </w:r>
      <w:r w:rsidRPr="001F28DB">
        <w:rPr>
          <w:rFonts w:asciiTheme="minorHAnsi" w:hAnsiTheme="minorHAnsi" w:cstheme="minorHAnsi"/>
        </w:rPr>
        <w:t xml:space="preserve">the most recent RTR information for each </w:t>
      </w:r>
      <w:r w:rsidR="008B11B9" w:rsidRPr="001F28DB">
        <w:rPr>
          <w:rFonts w:asciiTheme="minorHAnsi" w:hAnsiTheme="minorHAnsi" w:cstheme="minorHAnsi"/>
        </w:rPr>
        <w:t xml:space="preserve">associated </w:t>
      </w:r>
      <w:r w:rsidRPr="001F28DB">
        <w:rPr>
          <w:rFonts w:asciiTheme="minorHAnsi" w:hAnsiTheme="minorHAnsi" w:cstheme="minorHAnsi"/>
        </w:rPr>
        <w:t>tenant</w:t>
      </w:r>
      <w:r w:rsidR="00D1114D" w:rsidRPr="001F28DB">
        <w:rPr>
          <w:rFonts w:asciiTheme="minorHAnsi" w:hAnsiTheme="minorHAnsi" w:cstheme="minorHAnsi"/>
        </w:rPr>
        <w:t xml:space="preserve">. </w:t>
      </w:r>
    </w:p>
    <w:p w14:paraId="0A7E269D" w14:textId="2995D75B" w:rsidR="009E55D5" w:rsidRDefault="00D1114D" w:rsidP="00600CDE">
      <w:pPr>
        <w:pStyle w:val="ListParagraph"/>
        <w:numPr>
          <w:ilvl w:val="0"/>
          <w:numId w:val="69"/>
        </w:numPr>
        <w:spacing w:after="240"/>
        <w:rPr>
          <w:rFonts w:asciiTheme="minorHAnsi" w:hAnsiTheme="minorHAnsi" w:cstheme="minorHAnsi"/>
        </w:rPr>
      </w:pPr>
      <w:r w:rsidRPr="00036D14">
        <w:rPr>
          <w:rFonts w:asciiTheme="minorHAnsi" w:hAnsiTheme="minorHAnsi" w:cstheme="minorHAnsi"/>
          <w:b/>
          <w:bCs/>
          <w:color w:val="246369" w:themeColor="accent1"/>
        </w:rPr>
        <w:t xml:space="preserve">Right to Rents </w:t>
      </w:r>
      <w:r w:rsidR="009E55D5" w:rsidRPr="00036D14">
        <w:rPr>
          <w:rFonts w:asciiTheme="minorHAnsi" w:hAnsiTheme="minorHAnsi" w:cstheme="minorHAnsi"/>
          <w:b/>
          <w:bCs/>
          <w:color w:val="246369" w:themeColor="accent1"/>
        </w:rPr>
        <w:t>menu option</w:t>
      </w:r>
      <w:r w:rsidR="004F3AB8" w:rsidRPr="00036D14">
        <w:rPr>
          <w:rFonts w:asciiTheme="minorHAnsi" w:hAnsiTheme="minorHAnsi" w:cstheme="minorHAnsi"/>
          <w:color w:val="246369" w:themeColor="accent1"/>
        </w:rPr>
        <w:t xml:space="preserve"> </w:t>
      </w:r>
      <w:r w:rsidR="004F3AB8">
        <w:rPr>
          <w:rFonts w:asciiTheme="minorHAnsi" w:hAnsiTheme="minorHAnsi" w:cstheme="minorHAnsi"/>
        </w:rPr>
        <w:t xml:space="preserve">– </w:t>
      </w:r>
      <w:r w:rsidR="003F0280">
        <w:rPr>
          <w:rFonts w:asciiTheme="minorHAnsi" w:hAnsiTheme="minorHAnsi" w:cstheme="minorHAnsi"/>
        </w:rPr>
        <w:t>Access</w:t>
      </w:r>
      <w:r w:rsidR="004F3AB8">
        <w:rPr>
          <w:rFonts w:asciiTheme="minorHAnsi" w:hAnsiTheme="minorHAnsi" w:cstheme="minorHAnsi"/>
        </w:rPr>
        <w:t xml:space="preserve"> various list views</w:t>
      </w:r>
      <w:r w:rsidR="003F0280">
        <w:rPr>
          <w:rFonts w:asciiTheme="minorHAnsi" w:hAnsiTheme="minorHAnsi" w:cstheme="minorHAnsi"/>
        </w:rPr>
        <w:t>:</w:t>
      </w:r>
    </w:p>
    <w:p w14:paraId="09A346FC" w14:textId="5AA49E3B" w:rsidR="00D1114D" w:rsidRPr="009E55D5" w:rsidRDefault="004F3AB8" w:rsidP="004F3AB8">
      <w:pPr>
        <w:spacing w:after="240"/>
        <w:ind w:left="-709"/>
        <w:rPr>
          <w:rFonts w:asciiTheme="minorHAnsi" w:hAnsiTheme="minorHAnsi" w:cstheme="minorHAnsi"/>
        </w:rPr>
      </w:pPr>
      <w:r w:rsidRPr="00570A10">
        <w:rPr>
          <w:noProof/>
          <w:color w:val="E16A2F"/>
        </w:rPr>
        <w:drawing>
          <wp:anchor distT="0" distB="0" distL="114300" distR="114300" simplePos="0" relativeHeight="251658250" behindDoc="0" locked="0" layoutInCell="1" allowOverlap="1" wp14:anchorId="3278DC98" wp14:editId="54FE84A9">
            <wp:simplePos x="0" y="0"/>
            <wp:positionH relativeFrom="column">
              <wp:posOffset>5359151</wp:posOffset>
            </wp:positionH>
            <wp:positionV relativeFrom="paragraph">
              <wp:posOffset>263967</wp:posOffset>
            </wp:positionV>
            <wp:extent cx="318053" cy="318053"/>
            <wp:effectExtent l="19050" t="38100" r="25400" b="25400"/>
            <wp:wrapNone/>
            <wp:docPr id="1845115902" name="Graphic 1845115902"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28" cstate="print">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a:xfrm>
                      <a:off x="0" y="0"/>
                      <a:ext cx="318053" cy="318053"/>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1308F5" w:rsidRPr="001308F5">
        <w:rPr>
          <w:rFonts w:asciiTheme="minorHAnsi" w:hAnsiTheme="minorHAnsi" w:cstheme="minorHAnsi"/>
          <w:noProof/>
        </w:rPr>
        <w:drawing>
          <wp:inline distT="0" distB="0" distL="0" distR="0" wp14:anchorId="78572728" wp14:editId="6588AE97">
            <wp:extent cx="6668135" cy="1431985"/>
            <wp:effectExtent l="0" t="0" r="0" b="0"/>
            <wp:docPr id="13321115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11535" name="Picture 1" descr="A screenshot of a computer&#10;&#10;Description automatically generated"/>
                    <pic:cNvPicPr/>
                  </pic:nvPicPr>
                  <pic:blipFill rotWithShape="1">
                    <a:blip r:embed="rId30"/>
                    <a:srcRect b="-9960"/>
                    <a:stretch>
                      <a:fillRect/>
                    </a:stretch>
                  </pic:blipFill>
                  <pic:spPr bwMode="auto">
                    <a:xfrm>
                      <a:off x="0" y="0"/>
                      <a:ext cx="6668666" cy="1432099"/>
                    </a:xfrm>
                    <a:prstGeom prst="rect">
                      <a:avLst/>
                    </a:prstGeom>
                    <a:ln>
                      <a:noFill/>
                    </a:ln>
                    <a:extLst>
                      <a:ext uri="{53640926-AAD7-44D8-BBD7-CCE9431645EC}">
                        <a14:shadowObscured xmlns:a14="http://schemas.microsoft.com/office/drawing/2010/main"/>
                      </a:ext>
                    </a:extLst>
                  </pic:spPr>
                </pic:pic>
              </a:graphicData>
            </a:graphic>
          </wp:inline>
        </w:drawing>
      </w:r>
    </w:p>
    <w:p w14:paraId="348A16BC" w14:textId="04CAFA56" w:rsidR="00E02695" w:rsidRDefault="00480730" w:rsidP="00E02695">
      <w:pPr>
        <w:pStyle w:val="Heading2"/>
      </w:pPr>
      <w:bookmarkStart w:id="24" w:name="_Person_Account"/>
      <w:bookmarkStart w:id="25" w:name="_Toc206060390"/>
      <w:bookmarkEnd w:id="24"/>
      <w:r>
        <w:t xml:space="preserve">Person </w:t>
      </w:r>
      <w:r w:rsidR="00E02695" w:rsidRPr="00570A10">
        <w:t>Account</w:t>
      </w:r>
      <w:bookmarkEnd w:id="25"/>
    </w:p>
    <w:p w14:paraId="632591AF" w14:textId="1581773F" w:rsidR="00480730" w:rsidRPr="00480730" w:rsidRDefault="00480730" w:rsidP="00480730">
      <w:pPr>
        <w:spacing w:after="240"/>
        <w:jc w:val="both"/>
        <w:rPr>
          <w:rFonts w:asciiTheme="minorHAnsi" w:hAnsiTheme="minorHAnsi" w:cstheme="minorHAnsi"/>
          <w:sz w:val="22"/>
          <w:szCs w:val="22"/>
        </w:rPr>
      </w:pPr>
      <w:r w:rsidRPr="00480730">
        <w:rPr>
          <w:rFonts w:asciiTheme="minorHAnsi" w:hAnsiTheme="minorHAnsi" w:cstheme="minorHAnsi"/>
          <w:sz w:val="22"/>
          <w:szCs w:val="22"/>
        </w:rPr>
        <w:t xml:space="preserve">A summary of </w:t>
      </w:r>
      <w:r w:rsidR="00D20C7F">
        <w:rPr>
          <w:rFonts w:asciiTheme="minorHAnsi" w:hAnsiTheme="minorHAnsi" w:cstheme="minorHAnsi"/>
          <w:sz w:val="22"/>
          <w:szCs w:val="22"/>
        </w:rPr>
        <w:t>right to rent</w:t>
      </w:r>
      <w:r>
        <w:rPr>
          <w:rFonts w:asciiTheme="minorHAnsi" w:hAnsiTheme="minorHAnsi" w:cstheme="minorHAnsi"/>
          <w:sz w:val="22"/>
          <w:szCs w:val="22"/>
        </w:rPr>
        <w:t xml:space="preserve"> information</w:t>
      </w:r>
      <w:r w:rsidR="00684273">
        <w:rPr>
          <w:rFonts w:asciiTheme="minorHAnsi" w:hAnsiTheme="minorHAnsi" w:cstheme="minorHAnsi"/>
          <w:sz w:val="22"/>
          <w:szCs w:val="22"/>
        </w:rPr>
        <w:t xml:space="preserve"> for a tenant</w:t>
      </w:r>
      <w:r>
        <w:rPr>
          <w:rFonts w:asciiTheme="minorHAnsi" w:hAnsiTheme="minorHAnsi" w:cstheme="minorHAnsi"/>
          <w:sz w:val="22"/>
          <w:szCs w:val="22"/>
        </w:rPr>
        <w:t xml:space="preserve"> can be viewed on</w:t>
      </w:r>
      <w:r w:rsidR="00684273">
        <w:rPr>
          <w:rFonts w:asciiTheme="minorHAnsi" w:hAnsiTheme="minorHAnsi" w:cstheme="minorHAnsi"/>
          <w:sz w:val="22"/>
          <w:szCs w:val="22"/>
        </w:rPr>
        <w:t xml:space="preserve"> the </w:t>
      </w:r>
      <w:r w:rsidRPr="000041A9">
        <w:rPr>
          <w:rFonts w:asciiTheme="minorHAnsi" w:hAnsiTheme="minorHAnsi" w:cstheme="minorHAnsi"/>
          <w:b/>
          <w:bCs/>
          <w:color w:val="65BCAB" w:themeColor="accent2"/>
          <w:sz w:val="22"/>
          <w:szCs w:val="20"/>
          <w:lang w:eastAsia="en-US"/>
        </w:rPr>
        <w:t>person account</w:t>
      </w:r>
      <w:r w:rsidR="00684273">
        <w:rPr>
          <w:rFonts w:asciiTheme="minorHAnsi" w:hAnsiTheme="minorHAnsi" w:cstheme="minorHAnsi"/>
          <w:sz w:val="22"/>
          <w:szCs w:val="22"/>
        </w:rPr>
        <w:t>.</w:t>
      </w:r>
    </w:p>
    <w:p w14:paraId="2F644553" w14:textId="72535AE0" w:rsidR="005616D8" w:rsidRPr="00480730" w:rsidRDefault="00F96D84" w:rsidP="00A020DD">
      <w:pPr>
        <w:pStyle w:val="ListParagraph"/>
        <w:numPr>
          <w:ilvl w:val="0"/>
          <w:numId w:val="63"/>
        </w:numPr>
        <w:spacing w:after="240"/>
        <w:jc w:val="both"/>
        <w:rPr>
          <w:rFonts w:asciiTheme="minorHAnsi" w:hAnsiTheme="minorHAnsi" w:cstheme="minorHAnsi"/>
        </w:rPr>
      </w:pPr>
      <w:r w:rsidRPr="00480730">
        <w:rPr>
          <w:rFonts w:asciiTheme="minorHAnsi" w:hAnsiTheme="minorHAnsi" w:cstheme="minorHAnsi"/>
        </w:rPr>
        <w:t xml:space="preserve">When </w:t>
      </w:r>
      <w:r w:rsidR="00E25001" w:rsidRPr="00480730">
        <w:rPr>
          <w:rFonts w:asciiTheme="minorHAnsi" w:hAnsiTheme="minorHAnsi" w:cstheme="minorHAnsi"/>
        </w:rPr>
        <w:t xml:space="preserve">a RTR is </w:t>
      </w:r>
      <w:r w:rsidR="00E25001" w:rsidRPr="000041A9">
        <w:rPr>
          <w:rFonts w:asciiTheme="minorHAnsi" w:hAnsiTheme="minorHAnsi" w:cstheme="minorHAnsi"/>
          <w:b/>
          <w:bCs/>
          <w:color w:val="246369" w:themeColor="text2"/>
        </w:rPr>
        <w:t>completed</w:t>
      </w:r>
      <w:ins w:id="26" w:author="Nikki Papenfus" w:date="2025-08-08T16:08:00Z" w16du:dateUtc="2025-08-08T14:08:00Z">
        <w:r w:rsidR="00E02109" w:rsidRPr="005D0BF3">
          <w:rPr>
            <w:rFonts w:asciiTheme="minorHAnsi" w:hAnsiTheme="minorHAnsi" w:cstheme="minorHAnsi"/>
            <w:color w:val="246369" w:themeColor="text2"/>
          </w:rPr>
          <w:t xml:space="preserve">, </w:t>
        </w:r>
        <w:r w:rsidR="00E02109" w:rsidRPr="005D0BF3">
          <w:rPr>
            <w:rFonts w:asciiTheme="minorHAnsi" w:hAnsiTheme="minorHAnsi" w:cstheme="minorHAnsi"/>
          </w:rPr>
          <w:t>marked</w:t>
        </w:r>
        <w:r w:rsidR="00E02109">
          <w:rPr>
            <w:rFonts w:asciiTheme="minorHAnsi" w:hAnsiTheme="minorHAnsi" w:cstheme="minorHAnsi"/>
            <w:b/>
            <w:bCs/>
            <w:color w:val="246369" w:themeColor="text2"/>
          </w:rPr>
          <w:t xml:space="preserve"> </w:t>
        </w:r>
      </w:ins>
      <w:ins w:id="27" w:author="Nikki Papenfus" w:date="2025-08-08T16:09:00Z" w16du:dateUtc="2025-08-08T14:09:00Z">
        <w:r w:rsidR="00E02109">
          <w:rPr>
            <w:rFonts w:asciiTheme="minorHAnsi" w:hAnsiTheme="minorHAnsi" w:cstheme="minorHAnsi"/>
            <w:b/>
            <w:bCs/>
            <w:color w:val="246369" w:themeColor="text2"/>
          </w:rPr>
          <w:t>‘</w:t>
        </w:r>
      </w:ins>
      <w:ins w:id="28" w:author="Nikki Papenfus" w:date="2025-08-08T16:08:00Z" w16du:dateUtc="2025-08-08T14:08:00Z">
        <w:r w:rsidR="00E02109">
          <w:rPr>
            <w:rFonts w:asciiTheme="minorHAnsi" w:hAnsiTheme="minorHAnsi" w:cstheme="minorHAnsi"/>
            <w:b/>
            <w:bCs/>
            <w:color w:val="246369" w:themeColor="text2"/>
          </w:rPr>
          <w:t>RTR not R</w:t>
        </w:r>
      </w:ins>
      <w:ins w:id="29" w:author="Nikki Papenfus" w:date="2025-08-08T16:09:00Z" w16du:dateUtc="2025-08-08T14:09:00Z">
        <w:r w:rsidR="00E02109">
          <w:rPr>
            <w:rFonts w:asciiTheme="minorHAnsi" w:hAnsiTheme="minorHAnsi" w:cstheme="minorHAnsi"/>
            <w:b/>
            <w:bCs/>
            <w:color w:val="246369" w:themeColor="text2"/>
          </w:rPr>
          <w:t>e</w:t>
        </w:r>
      </w:ins>
      <w:ins w:id="30" w:author="Nikki Papenfus" w:date="2025-08-08T16:08:00Z" w16du:dateUtc="2025-08-08T14:08:00Z">
        <w:r w:rsidR="00E02109">
          <w:rPr>
            <w:rFonts w:asciiTheme="minorHAnsi" w:hAnsiTheme="minorHAnsi" w:cstheme="minorHAnsi"/>
            <w:b/>
            <w:bCs/>
            <w:color w:val="246369" w:themeColor="text2"/>
          </w:rPr>
          <w:t>quired</w:t>
        </w:r>
      </w:ins>
      <w:ins w:id="31" w:author="Nikki Papenfus" w:date="2025-08-08T16:09:00Z" w16du:dateUtc="2025-08-08T14:09:00Z">
        <w:r w:rsidR="00E02109">
          <w:rPr>
            <w:rFonts w:asciiTheme="minorHAnsi" w:hAnsiTheme="minorHAnsi" w:cstheme="minorHAnsi"/>
            <w:b/>
            <w:bCs/>
            <w:color w:val="246369" w:themeColor="text2"/>
          </w:rPr>
          <w:t>’</w:t>
        </w:r>
      </w:ins>
      <w:del w:id="32" w:author="Nikki Papenfus" w:date="2025-08-08T16:08:00Z" w16du:dateUtc="2025-08-08T14:08:00Z">
        <w:r w:rsidR="00E25001" w:rsidRPr="000041A9" w:rsidDel="00E02109">
          <w:rPr>
            <w:rFonts w:asciiTheme="minorHAnsi" w:hAnsiTheme="minorHAnsi" w:cstheme="minorHAnsi"/>
            <w:color w:val="246369" w:themeColor="text2"/>
          </w:rPr>
          <w:delText xml:space="preserve"> </w:delText>
        </w:r>
        <w:r w:rsidR="00E25001" w:rsidRPr="00480730" w:rsidDel="00E02109">
          <w:rPr>
            <w:rFonts w:asciiTheme="minorHAnsi" w:hAnsiTheme="minorHAnsi" w:cstheme="minorHAnsi"/>
          </w:rPr>
          <w:delText>for a tenan</w:delText>
        </w:r>
      </w:del>
      <w:del w:id="33" w:author="Nikki Papenfus" w:date="2025-08-08T16:09:00Z" w16du:dateUtc="2025-08-08T14:09:00Z">
        <w:r w:rsidR="00E25001" w:rsidRPr="00480730" w:rsidDel="00E02109">
          <w:rPr>
            <w:rFonts w:asciiTheme="minorHAnsi" w:hAnsiTheme="minorHAnsi" w:cstheme="minorHAnsi"/>
          </w:rPr>
          <w:delText>t</w:delText>
        </w:r>
      </w:del>
      <w:r w:rsidRPr="00480730">
        <w:rPr>
          <w:rFonts w:asciiTheme="minorHAnsi" w:hAnsiTheme="minorHAnsi" w:cstheme="minorHAnsi"/>
        </w:rPr>
        <w:t>,</w:t>
      </w:r>
      <w:r w:rsidR="00E25001" w:rsidRPr="00480730">
        <w:rPr>
          <w:rFonts w:asciiTheme="minorHAnsi" w:hAnsiTheme="minorHAnsi" w:cstheme="minorHAnsi"/>
        </w:rPr>
        <w:t xml:space="preserve"> or the tenant is </w:t>
      </w:r>
      <w:r w:rsidR="00E25001" w:rsidRPr="000041A9">
        <w:rPr>
          <w:rFonts w:asciiTheme="minorHAnsi" w:hAnsiTheme="minorHAnsi" w:cstheme="minorHAnsi"/>
          <w:b/>
          <w:bCs/>
          <w:color w:val="246369" w:themeColor="text2"/>
        </w:rPr>
        <w:t>reported to the Home Office</w:t>
      </w:r>
      <w:r w:rsidR="00E25001" w:rsidRPr="00480730">
        <w:rPr>
          <w:rFonts w:asciiTheme="minorHAnsi" w:hAnsiTheme="minorHAnsi" w:cstheme="minorHAnsi"/>
        </w:rPr>
        <w:t xml:space="preserve">, the </w:t>
      </w:r>
      <w:r w:rsidR="00381F09" w:rsidRPr="000041A9">
        <w:rPr>
          <w:rFonts w:asciiTheme="minorHAnsi" w:hAnsiTheme="minorHAnsi" w:cstheme="minorHAnsi"/>
        </w:rPr>
        <w:t>person account</w:t>
      </w:r>
      <w:r w:rsidR="00381F09" w:rsidRPr="00480730">
        <w:rPr>
          <w:rFonts w:asciiTheme="minorHAnsi" w:hAnsiTheme="minorHAnsi" w:cstheme="minorHAnsi"/>
        </w:rPr>
        <w:t xml:space="preserve"> </w:t>
      </w:r>
      <w:del w:id="34" w:author="Nikki Papenfus" w:date="2025-08-14T10:45:00Z" w16du:dateUtc="2025-08-14T08:45:00Z">
        <w:r w:rsidR="00381F09" w:rsidRPr="00480730" w:rsidDel="00D82D60">
          <w:rPr>
            <w:rFonts w:asciiTheme="minorHAnsi" w:hAnsiTheme="minorHAnsi" w:cstheme="minorHAnsi"/>
          </w:rPr>
          <w:delText xml:space="preserve">screen </w:delText>
        </w:r>
      </w:del>
      <w:r w:rsidR="00381F09" w:rsidRPr="00480730">
        <w:rPr>
          <w:rFonts w:asciiTheme="minorHAnsi" w:hAnsiTheme="minorHAnsi" w:cstheme="minorHAnsi"/>
        </w:rPr>
        <w:t xml:space="preserve">will </w:t>
      </w:r>
      <w:r w:rsidR="00381F09" w:rsidRPr="000041A9">
        <w:rPr>
          <w:rFonts w:asciiTheme="minorHAnsi" w:hAnsiTheme="minorHAnsi" w:cstheme="minorHAnsi"/>
        </w:rPr>
        <w:t>automatically</w:t>
      </w:r>
      <w:r w:rsidR="00381F09" w:rsidRPr="00480730">
        <w:rPr>
          <w:rFonts w:asciiTheme="minorHAnsi" w:hAnsiTheme="minorHAnsi" w:cstheme="minorHAnsi"/>
        </w:rPr>
        <w:t xml:space="preserve"> </w:t>
      </w:r>
      <w:del w:id="35" w:author="Nikki Papenfus" w:date="2025-08-14T10:45:00Z" w16du:dateUtc="2025-08-14T08:45:00Z">
        <w:r w:rsidR="005F5157" w:rsidDel="00D82D60">
          <w:rPr>
            <w:rFonts w:asciiTheme="minorHAnsi" w:hAnsiTheme="minorHAnsi" w:cstheme="minorHAnsi"/>
          </w:rPr>
          <w:delText xml:space="preserve">update to </w:delText>
        </w:r>
      </w:del>
      <w:r w:rsidR="00570A10" w:rsidRPr="00480730">
        <w:rPr>
          <w:rFonts w:asciiTheme="minorHAnsi" w:hAnsiTheme="minorHAnsi" w:cstheme="minorHAnsi"/>
        </w:rPr>
        <w:t>reflect</w:t>
      </w:r>
      <w:r w:rsidR="00381F09" w:rsidRPr="00480730">
        <w:rPr>
          <w:rFonts w:asciiTheme="minorHAnsi" w:hAnsiTheme="minorHAnsi" w:cstheme="minorHAnsi"/>
        </w:rPr>
        <w:t xml:space="preserve"> the latest RTR </w:t>
      </w:r>
      <w:r w:rsidR="00570A10" w:rsidRPr="00480730">
        <w:rPr>
          <w:rFonts w:asciiTheme="minorHAnsi" w:hAnsiTheme="minorHAnsi" w:cstheme="minorHAnsi"/>
        </w:rPr>
        <w:t>information</w:t>
      </w:r>
      <w:r w:rsidR="00381F09" w:rsidRPr="00480730">
        <w:rPr>
          <w:rFonts w:asciiTheme="minorHAnsi" w:hAnsiTheme="minorHAnsi" w:cstheme="minorHAnsi"/>
        </w:rPr>
        <w:t>:</w:t>
      </w:r>
    </w:p>
    <w:p w14:paraId="3A695847" w14:textId="747E0761" w:rsidR="00247C40" w:rsidRPr="00570A10" w:rsidRDefault="00B33F15" w:rsidP="00D82D60">
      <w:pPr>
        <w:spacing w:after="240"/>
        <w:ind w:left="426"/>
      </w:pPr>
      <w:ins w:id="36" w:author="Nikki Papenfus" w:date="2025-08-14T10:43:00Z" w16du:dateUtc="2025-08-14T08:43:00Z">
        <w:r w:rsidRPr="00B33F15">
          <w:lastRenderedPageBreak/>
          <w:drawing>
            <wp:inline distT="0" distB="0" distL="0" distR="0" wp14:anchorId="166CB10D" wp14:editId="33131EE8">
              <wp:extent cx="5538158" cy="2202246"/>
              <wp:effectExtent l="0" t="0" r="5715" b="7620"/>
              <wp:docPr id="1657905028" name="Picture 1" descr="A screenshot of a medical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905028" name="Picture 1" descr="A screenshot of a medical form&#10;&#10;AI-generated content may be incorrect."/>
                      <pic:cNvPicPr/>
                    </pic:nvPicPr>
                    <pic:blipFill>
                      <a:blip r:embed="rId31"/>
                      <a:stretch>
                        <a:fillRect/>
                      </a:stretch>
                    </pic:blipFill>
                    <pic:spPr>
                      <a:xfrm>
                        <a:off x="0" y="0"/>
                        <a:ext cx="5607663" cy="2229885"/>
                      </a:xfrm>
                      <a:prstGeom prst="rect">
                        <a:avLst/>
                      </a:prstGeom>
                    </pic:spPr>
                  </pic:pic>
                </a:graphicData>
              </a:graphic>
            </wp:inline>
          </w:drawing>
        </w:r>
      </w:ins>
      <w:del w:id="37" w:author="Nikki Papenfus" w:date="2025-08-14T10:44:00Z" w16du:dateUtc="2025-08-14T08:44:00Z">
        <w:r w:rsidR="00BF33E0" w:rsidDel="00B33F15">
          <w:rPr>
            <w:noProof/>
          </w:rPr>
          <mc:AlternateContent>
            <mc:Choice Requires="wps">
              <w:drawing>
                <wp:anchor distT="0" distB="0" distL="114300" distR="114300" simplePos="0" relativeHeight="251658246" behindDoc="0" locked="0" layoutInCell="1" allowOverlap="1" wp14:anchorId="12ECB2F5" wp14:editId="21EE0635">
                  <wp:simplePos x="0" y="0"/>
                  <wp:positionH relativeFrom="column">
                    <wp:posOffset>1067699</wp:posOffset>
                  </wp:positionH>
                  <wp:positionV relativeFrom="paragraph">
                    <wp:posOffset>989965</wp:posOffset>
                  </wp:positionV>
                  <wp:extent cx="387706" cy="117043"/>
                  <wp:effectExtent l="0" t="0" r="0" b="0"/>
                  <wp:wrapNone/>
                  <wp:docPr id="24263567" name="Rectangle 5"/>
                  <wp:cNvGraphicFramePr/>
                  <a:graphic xmlns:a="http://schemas.openxmlformats.org/drawingml/2006/main">
                    <a:graphicData uri="http://schemas.microsoft.com/office/word/2010/wordprocessingShape">
                      <wps:wsp>
                        <wps:cNvSpPr/>
                        <wps:spPr>
                          <a:xfrm>
                            <a:off x="0" y="0"/>
                            <a:ext cx="387706" cy="117043"/>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48741E" id="Rectangle 5" o:spid="_x0000_s1026" style="position:absolute;margin-left:84.05pt;margin-top:77.95pt;width:30.55pt;height:9.2pt;z-index:25165824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" fillcolor="white [3212]" stroked="f" strokeweight="1pt"/>
              </w:pict>
            </mc:Fallback>
          </mc:AlternateContent>
        </w:r>
      </w:del>
      <w:del w:id="38" w:author="Nikki Papenfus" w:date="2025-08-08T16:10:00Z" w16du:dateUtc="2025-08-08T14:10:00Z">
        <w:r w:rsidR="005C0B63" w:rsidRPr="005C0B63" w:rsidDel="002932EB">
          <w:rPr>
            <w:noProof/>
          </w:rPr>
          <w:drawing>
            <wp:inline distT="0" distB="0" distL="0" distR="0" wp14:anchorId="754CE90A" wp14:editId="17A30FA0">
              <wp:extent cx="5905500" cy="2162871"/>
              <wp:effectExtent l="0" t="0" r="0" b="8890"/>
              <wp:docPr id="11744148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14821" name="Picture 1" descr="A screenshot of a computer&#10;&#10;Description automatically generated"/>
                      <pic:cNvPicPr/>
                    </pic:nvPicPr>
                    <pic:blipFill rotWithShape="1">
                      <a:blip r:embed="rId32"/>
                      <a:srcRect b="3135"/>
                      <a:stretch/>
                    </pic:blipFill>
                    <pic:spPr bwMode="auto">
                      <a:xfrm>
                        <a:off x="0" y="0"/>
                        <a:ext cx="5955025" cy="2181010"/>
                      </a:xfrm>
                      <a:prstGeom prst="rect">
                        <a:avLst/>
                      </a:prstGeom>
                      <a:ln>
                        <a:noFill/>
                      </a:ln>
                      <a:extLst>
                        <a:ext uri="{53640926-AAD7-44D8-BBD7-CCE9431645EC}">
                          <a14:shadowObscured xmlns:a14="http://schemas.microsoft.com/office/drawing/2010/main"/>
                        </a:ext>
                      </a:extLst>
                    </pic:spPr>
                  </pic:pic>
                </a:graphicData>
              </a:graphic>
            </wp:inline>
          </w:drawing>
        </w:r>
      </w:del>
    </w:p>
    <w:p w14:paraId="6B716291" w14:textId="469CF503" w:rsidR="00324DA9" w:rsidRDefault="00480730" w:rsidP="00A020DD">
      <w:pPr>
        <w:pStyle w:val="ListParagraph"/>
        <w:numPr>
          <w:ilvl w:val="0"/>
          <w:numId w:val="63"/>
        </w:numPr>
        <w:spacing w:after="240"/>
        <w:jc w:val="both"/>
        <w:rPr>
          <w:rFonts w:asciiTheme="minorHAnsi" w:hAnsiTheme="minorHAnsi" w:cstheme="minorHAnsi"/>
        </w:rPr>
      </w:pPr>
      <w:r w:rsidRPr="00A86158">
        <w:rPr>
          <w:rFonts w:asciiTheme="minorHAnsi" w:hAnsiTheme="minorHAnsi" w:cstheme="minorHAnsi"/>
        </w:rPr>
        <w:t>A list of all RTR records for the tenant can be seen on the Related tab</w:t>
      </w:r>
      <w:r w:rsidR="00324DA9" w:rsidRPr="00A86158">
        <w:rPr>
          <w:rFonts w:asciiTheme="minorHAnsi" w:hAnsiTheme="minorHAnsi" w:cstheme="minorHAnsi"/>
        </w:rPr>
        <w:t>:</w:t>
      </w:r>
    </w:p>
    <w:p w14:paraId="624E9525" w14:textId="5123E206" w:rsidR="00324DA9" w:rsidRDefault="007A7888" w:rsidP="00D82D60">
      <w:pPr>
        <w:spacing w:after="240"/>
        <w:ind w:left="426"/>
        <w:jc w:val="both"/>
        <w:rPr>
          <w:rFonts w:ascii="Arial" w:hAnsi="Arial"/>
          <w:kern w:val="28"/>
          <w:sz w:val="22"/>
          <w:szCs w:val="20"/>
          <w:lang w:eastAsia="en-US"/>
        </w:rPr>
      </w:pPr>
      <w:r w:rsidRPr="00570A10">
        <w:rPr>
          <w:noProof/>
          <w:sz w:val="16"/>
          <w:szCs w:val="16"/>
        </w:rPr>
        <mc:AlternateContent>
          <mc:Choice Requires="wps">
            <w:drawing>
              <wp:anchor distT="0" distB="0" distL="114300" distR="114300" simplePos="0" relativeHeight="251658249" behindDoc="0" locked="0" layoutInCell="1" allowOverlap="1" wp14:anchorId="0D9A4A81" wp14:editId="091BFE4B">
                <wp:simplePos x="0" y="0"/>
                <wp:positionH relativeFrom="column">
                  <wp:posOffset>3988040</wp:posOffset>
                </wp:positionH>
                <wp:positionV relativeFrom="paragraph">
                  <wp:posOffset>89055</wp:posOffset>
                </wp:positionV>
                <wp:extent cx="1471930" cy="450850"/>
                <wp:effectExtent l="38100" t="38100" r="147320" b="120650"/>
                <wp:wrapNone/>
                <wp:docPr id="1062231935" name="Speech Bubble: Rectangle 2"/>
                <wp:cNvGraphicFramePr/>
                <a:graphic xmlns:a="http://schemas.openxmlformats.org/drawingml/2006/main">
                  <a:graphicData uri="http://schemas.microsoft.com/office/word/2010/wordprocessingShape">
                    <wps:wsp>
                      <wps:cNvSpPr/>
                      <wps:spPr>
                        <a:xfrm>
                          <a:off x="0" y="0"/>
                          <a:ext cx="1471930" cy="450850"/>
                        </a:xfrm>
                        <a:prstGeom prst="wedgeRectCallout">
                          <a:avLst>
                            <a:gd name="adj1" fmla="val 56573"/>
                            <a:gd name="adj2" fmla="val 21511"/>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E686C74" w14:textId="4622AEF7" w:rsidR="00561E01" w:rsidRPr="00570A10" w:rsidRDefault="00E10F24" w:rsidP="00561E01">
                            <w:pPr>
                              <w:pStyle w:val="CommentText"/>
                              <w:spacing w:after="0" w:line="240" w:lineRule="auto"/>
                              <w:ind w:left="0"/>
                              <w:rPr>
                                <w:rStyle w:val="IntenseEmphasis"/>
                                <w:rFonts w:ascii="Arial" w:hAnsi="Arial" w:cs="Arial"/>
                                <w:i w:val="0"/>
                                <w:iCs w:val="0"/>
                                <w:color w:val="313435" w:themeColor="accent5" w:themeShade="80"/>
                                <w:lang w:val="en-GB"/>
                              </w:rPr>
                            </w:pPr>
                            <w:r>
                              <w:rPr>
                                <w:rStyle w:val="IntenseEmphasis"/>
                                <w:rFonts w:ascii="Arial" w:hAnsi="Arial" w:cs="Arial"/>
                                <w:i w:val="0"/>
                                <w:iCs w:val="0"/>
                                <w:color w:val="313435" w:themeColor="accent5" w:themeShade="80"/>
                                <w:lang w:val="en-GB"/>
                              </w:rPr>
                              <w:t>Create</w:t>
                            </w:r>
                            <w:r w:rsidR="00AA4DD6">
                              <w:rPr>
                                <w:rStyle w:val="IntenseEmphasis"/>
                                <w:rFonts w:ascii="Arial" w:hAnsi="Arial" w:cs="Arial"/>
                                <w:i w:val="0"/>
                                <w:iCs w:val="0"/>
                                <w:color w:val="313435" w:themeColor="accent5" w:themeShade="80"/>
                                <w:lang w:val="en-GB"/>
                              </w:rPr>
                              <w:t>s</w:t>
                            </w:r>
                            <w:r>
                              <w:rPr>
                                <w:rStyle w:val="IntenseEmphasis"/>
                                <w:rFonts w:ascii="Arial" w:hAnsi="Arial" w:cs="Arial"/>
                                <w:i w:val="0"/>
                                <w:iCs w:val="0"/>
                                <w:color w:val="313435" w:themeColor="accent5" w:themeShade="80"/>
                                <w:lang w:val="en-GB"/>
                              </w:rPr>
                              <w:t xml:space="preserve"> a new, blank RTR for the tenant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9A4A81" id="_x0000_s1029" type="#_x0000_t61" style="position:absolute;left:0;text-align:left;margin-left:314pt;margin-top:7pt;width:115.9pt;height:35.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" adj="23020,15446" fillcolor="white [3212]" strokecolor="#7f7f7f [1612]" strokeweight=".25pt">
                <v:shadow on="t" color="black" opacity="26214f" origin="-.5,-.5" offset=".74836mm,.74836mm"/>
                <v:textbox>
                  <w:txbxContent>
                    <w:p w14:paraId="2E686C74" w14:textId="4622AEF7" w:rsidR="00561E01" w:rsidRPr="00570A10" w:rsidRDefault="00E10F24" w:rsidP="00561E01">
                      <w:pPr>
                        <w:pStyle w:val="CommentText"/>
                        <w:spacing w:after="0" w:line="240" w:lineRule="auto"/>
                        <w:ind w:left="0"/>
                        <w:rPr>
                          <w:rStyle w:val="IntenseEmphasis"/>
                          <w:rFonts w:ascii="Arial" w:hAnsi="Arial" w:cs="Arial"/>
                          <w:i w:val="0"/>
                          <w:iCs w:val="0"/>
                          <w:color w:val="313435" w:themeColor="accent5" w:themeShade="80"/>
                          <w:lang w:val="en-GB"/>
                        </w:rPr>
                      </w:pPr>
                      <w:r>
                        <w:rPr>
                          <w:rStyle w:val="IntenseEmphasis"/>
                          <w:rFonts w:ascii="Arial" w:hAnsi="Arial" w:cs="Arial"/>
                          <w:i w:val="0"/>
                          <w:iCs w:val="0"/>
                          <w:color w:val="313435" w:themeColor="accent5" w:themeShade="80"/>
                          <w:lang w:val="en-GB"/>
                        </w:rPr>
                        <w:t>Create</w:t>
                      </w:r>
                      <w:r w:rsidR="00AA4DD6">
                        <w:rPr>
                          <w:rStyle w:val="IntenseEmphasis"/>
                          <w:rFonts w:ascii="Arial" w:hAnsi="Arial" w:cs="Arial"/>
                          <w:i w:val="0"/>
                          <w:iCs w:val="0"/>
                          <w:color w:val="313435" w:themeColor="accent5" w:themeShade="80"/>
                          <w:lang w:val="en-GB"/>
                        </w:rPr>
                        <w:t>s</w:t>
                      </w:r>
                      <w:r>
                        <w:rPr>
                          <w:rStyle w:val="IntenseEmphasis"/>
                          <w:rFonts w:ascii="Arial" w:hAnsi="Arial" w:cs="Arial"/>
                          <w:i w:val="0"/>
                          <w:iCs w:val="0"/>
                          <w:color w:val="313435" w:themeColor="accent5" w:themeShade="80"/>
                          <w:lang w:val="en-GB"/>
                        </w:rPr>
                        <w:t xml:space="preserve"> a new, blank RTR for the tenant</w:t>
                      </w:r>
                    </w:p>
                  </w:txbxContent>
                </v:textbox>
              </v:shape>
            </w:pict>
          </mc:Fallback>
        </mc:AlternateContent>
      </w:r>
      <w:r w:rsidR="007031EA" w:rsidRPr="007031EA">
        <w:rPr>
          <w:rFonts w:asciiTheme="minorHAnsi" w:hAnsiTheme="minorHAnsi" w:cstheme="minorHAnsi"/>
          <w:noProof/>
        </w:rPr>
        <w:drawing>
          <wp:inline distT="0" distB="0" distL="0" distR="0" wp14:anchorId="38984E2F" wp14:editId="2ADD5F21">
            <wp:extent cx="5771072" cy="1305890"/>
            <wp:effectExtent l="0" t="0" r="1270" b="8890"/>
            <wp:docPr id="8250366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36689" name="Picture 1" descr="A screenshot of a computer&#10;&#10;Description automatically generated"/>
                    <pic:cNvPicPr/>
                  </pic:nvPicPr>
                  <pic:blipFill>
                    <a:blip r:embed="rId33"/>
                    <a:stretch>
                      <a:fillRect/>
                    </a:stretch>
                  </pic:blipFill>
                  <pic:spPr>
                    <a:xfrm>
                      <a:off x="0" y="0"/>
                      <a:ext cx="5779038" cy="1307692"/>
                    </a:xfrm>
                    <a:prstGeom prst="rect">
                      <a:avLst/>
                    </a:prstGeom>
                  </pic:spPr>
                </pic:pic>
              </a:graphicData>
            </a:graphic>
          </wp:inline>
        </w:drawing>
      </w:r>
      <w:r w:rsidR="00324DA9">
        <w:br w:type="page"/>
      </w:r>
    </w:p>
    <w:p w14:paraId="757BD14F" w14:textId="7084D1A3" w:rsidR="00FE500E" w:rsidRDefault="007C6831" w:rsidP="00FE500E">
      <w:pPr>
        <w:pStyle w:val="Heading1"/>
      </w:pPr>
      <w:bookmarkStart w:id="39" w:name="_Check_RTR_for"/>
      <w:bookmarkStart w:id="40" w:name="_Check_RTR_at"/>
      <w:bookmarkStart w:id="41" w:name="_Toc206060391"/>
      <w:bookmarkEnd w:id="39"/>
      <w:bookmarkEnd w:id="40"/>
      <w:r>
        <w:lastRenderedPageBreak/>
        <w:t xml:space="preserve">Check RTR </w:t>
      </w:r>
      <w:r w:rsidR="0065727F">
        <w:t>at New Let</w:t>
      </w:r>
      <w:ins w:id="42" w:author="Nikki Papenfus" w:date="2025-08-08T16:13:00Z" w16du:dateUtc="2025-08-08T14:13:00Z">
        <w:r w:rsidR="00087C1A">
          <w:t>, Change or S</w:t>
        </w:r>
      </w:ins>
      <w:ins w:id="43" w:author="Nikki Papenfus" w:date="2025-08-08T16:14:00Z" w16du:dateUtc="2025-08-08T14:14:00Z">
        <w:r w:rsidR="00087C1A">
          <w:t>harer</w:t>
        </w:r>
      </w:ins>
      <w:r w:rsidR="0065727F">
        <w:t xml:space="preserve"> or </w:t>
      </w:r>
      <w:del w:id="44" w:author="Nikki Papenfus" w:date="2025-08-08T16:14:00Z" w16du:dateUtc="2025-08-08T14:14:00Z">
        <w:r w:rsidR="0065727F" w:rsidDel="00DE354E">
          <w:delText xml:space="preserve">Renewal </w:delText>
        </w:r>
      </w:del>
      <w:ins w:id="45" w:author="Nikki Papenfus" w:date="2025-08-08T16:14:00Z" w16du:dateUtc="2025-08-08T14:14:00Z">
        <w:r w:rsidR="00DE354E">
          <w:t>Tenancy Review</w:t>
        </w:r>
        <w:bookmarkEnd w:id="41"/>
        <w:r w:rsidR="00DE354E">
          <w:t xml:space="preserve"> </w:t>
        </w:r>
      </w:ins>
    </w:p>
    <w:p w14:paraId="7F611373" w14:textId="706A3B2C" w:rsidR="00682C69" w:rsidRPr="00911B9D" w:rsidRDefault="00682C69" w:rsidP="00911B9D">
      <w:pPr>
        <w:pStyle w:val="Heading2"/>
        <w:rPr>
          <w:ins w:id="46" w:author="Nikki Papenfus" w:date="2025-08-14T09:53:00Z" w16du:dateUtc="2025-08-14T07:53:00Z"/>
          <w:rFonts w:asciiTheme="minorHAnsi" w:hAnsiTheme="minorHAnsi" w:cstheme="minorHAnsi"/>
          <w:szCs w:val="22"/>
        </w:rPr>
      </w:pPr>
      <w:bookmarkStart w:id="47" w:name="_Toc206060392"/>
      <w:ins w:id="48" w:author="Nikki Papenfus" w:date="2025-08-14T09:53:00Z" w16du:dateUtc="2025-08-14T07:53:00Z">
        <w:r w:rsidRPr="00682C69">
          <w:rPr>
            <w:rFonts w:asciiTheme="minorHAnsi" w:hAnsiTheme="minorHAnsi" w:cstheme="minorHAnsi"/>
            <w:szCs w:val="22"/>
          </w:rPr>
          <w:t xml:space="preserve">Checking RTR for a </w:t>
        </w:r>
      </w:ins>
      <w:ins w:id="49" w:author="Nikki Papenfus" w:date="2025-08-14T09:54:00Z" w16du:dateUtc="2025-08-14T07:54:00Z">
        <w:r w:rsidRPr="00682C69">
          <w:rPr>
            <w:rFonts w:asciiTheme="minorHAnsi" w:hAnsiTheme="minorHAnsi" w:cstheme="minorHAnsi"/>
            <w:szCs w:val="22"/>
          </w:rPr>
          <w:t>New Lease or Mid-Term Change</w:t>
        </w:r>
        <w:bookmarkEnd w:id="47"/>
        <w:r w:rsidRPr="00682C69">
          <w:rPr>
            <w:rFonts w:asciiTheme="minorHAnsi" w:hAnsiTheme="minorHAnsi" w:cstheme="minorHAnsi"/>
            <w:szCs w:val="22"/>
          </w:rPr>
          <w:t xml:space="preserve"> </w:t>
        </w:r>
      </w:ins>
    </w:p>
    <w:p w14:paraId="7645FFD3" w14:textId="67F5C94A" w:rsidR="0003171A" w:rsidRDefault="00F7443A" w:rsidP="00F7443A">
      <w:pPr>
        <w:spacing w:after="240"/>
        <w:jc w:val="both"/>
        <w:rPr>
          <w:rFonts w:asciiTheme="minorHAnsi" w:hAnsiTheme="minorHAnsi" w:cstheme="minorHAnsi"/>
          <w:sz w:val="22"/>
          <w:szCs w:val="22"/>
        </w:rPr>
      </w:pPr>
      <w:r w:rsidRPr="00F7443A">
        <w:rPr>
          <w:rFonts w:asciiTheme="minorHAnsi" w:hAnsiTheme="minorHAnsi" w:cstheme="minorHAnsi"/>
          <w:sz w:val="22"/>
          <w:szCs w:val="22"/>
        </w:rPr>
        <w:t xml:space="preserve">When </w:t>
      </w:r>
      <w:r>
        <w:rPr>
          <w:rFonts w:asciiTheme="minorHAnsi" w:hAnsiTheme="minorHAnsi" w:cstheme="minorHAnsi"/>
          <w:sz w:val="22"/>
          <w:szCs w:val="22"/>
        </w:rPr>
        <w:t>reviewing an opportunity</w:t>
      </w:r>
      <w:r w:rsidR="00F2181F">
        <w:rPr>
          <w:rFonts w:asciiTheme="minorHAnsi" w:hAnsiTheme="minorHAnsi" w:cstheme="minorHAnsi"/>
          <w:sz w:val="22"/>
          <w:szCs w:val="22"/>
        </w:rPr>
        <w:t xml:space="preserve"> for a new lease, </w:t>
      </w:r>
      <w:del w:id="50" w:author="Nikki Papenfus" w:date="2025-08-08T16:14:00Z" w16du:dateUtc="2025-08-08T14:14:00Z">
        <w:r w:rsidR="00F2181F" w:rsidDel="00DE354E">
          <w:rPr>
            <w:rFonts w:asciiTheme="minorHAnsi" w:hAnsiTheme="minorHAnsi" w:cstheme="minorHAnsi"/>
            <w:sz w:val="22"/>
            <w:szCs w:val="22"/>
          </w:rPr>
          <w:delText xml:space="preserve">renewal </w:delText>
        </w:r>
      </w:del>
      <w:ins w:id="51" w:author="Nikki Papenfus" w:date="2025-08-08T16:14:00Z" w16du:dateUtc="2025-08-08T14:14:00Z">
        <w:r w:rsidR="00DE354E">
          <w:rPr>
            <w:rFonts w:asciiTheme="minorHAnsi" w:hAnsiTheme="minorHAnsi" w:cstheme="minorHAnsi"/>
            <w:sz w:val="22"/>
            <w:szCs w:val="22"/>
          </w:rPr>
          <w:t xml:space="preserve">tenancy review </w:t>
        </w:r>
      </w:ins>
      <w:r w:rsidR="00F2181F">
        <w:rPr>
          <w:rFonts w:asciiTheme="minorHAnsi" w:hAnsiTheme="minorHAnsi" w:cstheme="minorHAnsi"/>
          <w:sz w:val="22"/>
          <w:szCs w:val="22"/>
        </w:rPr>
        <w:t>or mid-term change</w:t>
      </w:r>
      <w:r>
        <w:rPr>
          <w:rFonts w:asciiTheme="minorHAnsi" w:hAnsiTheme="minorHAnsi" w:cstheme="minorHAnsi"/>
          <w:sz w:val="22"/>
          <w:szCs w:val="22"/>
        </w:rPr>
        <w:t xml:space="preserve">, </w:t>
      </w:r>
      <w:r w:rsidR="0003171A">
        <w:rPr>
          <w:rFonts w:asciiTheme="minorHAnsi" w:hAnsiTheme="minorHAnsi" w:cstheme="minorHAnsi"/>
          <w:sz w:val="22"/>
          <w:szCs w:val="22"/>
        </w:rPr>
        <w:t xml:space="preserve">check </w:t>
      </w:r>
      <w:r w:rsidR="000B1B26">
        <w:rPr>
          <w:rFonts w:asciiTheme="minorHAnsi" w:hAnsiTheme="minorHAnsi" w:cstheme="minorHAnsi"/>
          <w:sz w:val="22"/>
          <w:szCs w:val="22"/>
        </w:rPr>
        <w:t xml:space="preserve">the </w:t>
      </w:r>
      <w:r w:rsidR="000B1B26" w:rsidRPr="00E36833">
        <w:rPr>
          <w:rFonts w:asciiTheme="minorHAnsi" w:hAnsiTheme="minorHAnsi" w:cstheme="minorHAnsi"/>
          <w:b/>
          <w:bCs/>
          <w:color w:val="65BCAB" w:themeColor="accent2"/>
          <w:sz w:val="22"/>
          <w:szCs w:val="22"/>
        </w:rPr>
        <w:t>Right to Rents</w:t>
      </w:r>
      <w:r w:rsidR="000B1B26" w:rsidRPr="00E36833">
        <w:rPr>
          <w:rFonts w:asciiTheme="minorHAnsi" w:hAnsiTheme="minorHAnsi" w:cstheme="minorHAnsi"/>
          <w:color w:val="65BCAB" w:themeColor="accent2"/>
          <w:sz w:val="22"/>
          <w:szCs w:val="22"/>
        </w:rPr>
        <w:t xml:space="preserve"> </w:t>
      </w:r>
      <w:r w:rsidR="000B1B26">
        <w:rPr>
          <w:rFonts w:asciiTheme="minorHAnsi" w:hAnsiTheme="minorHAnsi" w:cstheme="minorHAnsi"/>
          <w:sz w:val="22"/>
          <w:szCs w:val="22"/>
        </w:rPr>
        <w:t xml:space="preserve">summary </w:t>
      </w:r>
      <w:r w:rsidR="00E36833">
        <w:rPr>
          <w:rFonts w:asciiTheme="minorHAnsi" w:hAnsiTheme="minorHAnsi" w:cstheme="minorHAnsi"/>
          <w:sz w:val="22"/>
          <w:szCs w:val="22"/>
        </w:rPr>
        <w:t xml:space="preserve">on the </w:t>
      </w:r>
      <w:r w:rsidR="00E36833" w:rsidRPr="0003171A">
        <w:rPr>
          <w:rFonts w:asciiTheme="minorHAnsi" w:hAnsiTheme="minorHAnsi" w:cstheme="minorHAnsi"/>
          <w:i/>
          <w:iCs/>
          <w:sz w:val="22"/>
          <w:szCs w:val="22"/>
        </w:rPr>
        <w:t>Related</w:t>
      </w:r>
      <w:r w:rsidR="00E36833">
        <w:rPr>
          <w:rFonts w:asciiTheme="minorHAnsi" w:hAnsiTheme="minorHAnsi" w:cstheme="minorHAnsi"/>
          <w:sz w:val="22"/>
          <w:szCs w:val="22"/>
        </w:rPr>
        <w:t xml:space="preserve"> tab</w:t>
      </w:r>
      <w:r w:rsidR="0003171A">
        <w:rPr>
          <w:rFonts w:asciiTheme="minorHAnsi" w:hAnsiTheme="minorHAnsi" w:cstheme="minorHAnsi"/>
          <w:sz w:val="22"/>
          <w:szCs w:val="22"/>
        </w:rPr>
        <w:t xml:space="preserve"> to see the latest RTR information for all tenants. </w:t>
      </w:r>
    </w:p>
    <w:p w14:paraId="06381BAA" w14:textId="5F7F5659" w:rsidR="00092DE4" w:rsidRPr="00063F69" w:rsidRDefault="00092DE4" w:rsidP="00063F69">
      <w:pPr>
        <w:pStyle w:val="ListParagraph"/>
        <w:numPr>
          <w:ilvl w:val="0"/>
          <w:numId w:val="63"/>
        </w:numPr>
        <w:spacing w:after="240"/>
        <w:rPr>
          <w:rFonts w:ascii="Arial" w:hAnsi="Arial"/>
          <w:kern w:val="28"/>
          <w:szCs w:val="20"/>
          <w:lang w:eastAsia="en-US"/>
        </w:rPr>
      </w:pPr>
      <w:r w:rsidRPr="00063F69">
        <w:rPr>
          <w:rFonts w:ascii="Arial" w:hAnsi="Arial"/>
          <w:kern w:val="28"/>
          <w:szCs w:val="20"/>
          <w:lang w:eastAsia="en-US"/>
        </w:rPr>
        <w:t xml:space="preserve">RTR information is not displayed for permitted occupiers or other roles as it is only necessary to check the right to rent for tenants. </w:t>
      </w:r>
      <w:r w:rsidR="00063F69" w:rsidRPr="00063F69">
        <w:rPr>
          <w:rFonts w:ascii="Arial" w:hAnsi="Arial"/>
          <w:kern w:val="28"/>
          <w:szCs w:val="20"/>
          <w:lang w:eastAsia="en-US"/>
        </w:rPr>
        <w:t>It is therefore important to e</w:t>
      </w:r>
      <w:r w:rsidRPr="00063F69">
        <w:rPr>
          <w:rFonts w:ascii="Arial" w:hAnsi="Arial"/>
          <w:kern w:val="28"/>
          <w:szCs w:val="20"/>
          <w:lang w:eastAsia="en-US"/>
        </w:rPr>
        <w:t>nsure that the correct</w:t>
      </w:r>
      <w:r w:rsidR="00063F69" w:rsidRPr="00063F69">
        <w:rPr>
          <w:rFonts w:ascii="Arial" w:hAnsi="Arial"/>
          <w:kern w:val="28"/>
          <w:szCs w:val="20"/>
          <w:lang w:eastAsia="en-US"/>
        </w:rPr>
        <w:t xml:space="preserve"> </w:t>
      </w:r>
      <w:r w:rsidR="00063F69" w:rsidRPr="00326F0E">
        <w:rPr>
          <w:rFonts w:ascii="Arial" w:hAnsi="Arial"/>
          <w:b/>
          <w:bCs/>
          <w:color w:val="246369" w:themeColor="accent1"/>
          <w:kern w:val="28"/>
          <w:szCs w:val="20"/>
          <w:lang w:eastAsia="en-US"/>
        </w:rPr>
        <w:t>contact</w:t>
      </w:r>
      <w:r w:rsidRPr="00326F0E">
        <w:rPr>
          <w:rFonts w:ascii="Arial" w:hAnsi="Arial"/>
          <w:b/>
          <w:bCs/>
          <w:color w:val="246369" w:themeColor="accent1"/>
          <w:kern w:val="28"/>
          <w:szCs w:val="20"/>
          <w:lang w:eastAsia="en-US"/>
        </w:rPr>
        <w:t xml:space="preserve"> roles</w:t>
      </w:r>
      <w:r w:rsidRPr="00326F0E">
        <w:rPr>
          <w:rFonts w:ascii="Arial" w:hAnsi="Arial"/>
          <w:color w:val="246369" w:themeColor="accent1"/>
          <w:kern w:val="28"/>
          <w:szCs w:val="20"/>
          <w:lang w:eastAsia="en-US"/>
        </w:rPr>
        <w:t xml:space="preserve"> </w:t>
      </w:r>
      <w:r w:rsidRPr="00063F69">
        <w:rPr>
          <w:rFonts w:ascii="Arial" w:hAnsi="Arial"/>
          <w:kern w:val="28"/>
          <w:szCs w:val="20"/>
          <w:lang w:eastAsia="en-US"/>
        </w:rPr>
        <w:t>have been selected.</w:t>
      </w:r>
    </w:p>
    <w:p w14:paraId="2976E6A0" w14:textId="77777777" w:rsidR="00911B9D" w:rsidRDefault="0055024A" w:rsidP="00911B9D">
      <w:pPr>
        <w:spacing w:after="240"/>
        <w:jc w:val="both"/>
        <w:rPr>
          <w:rFonts w:asciiTheme="minorHAnsi" w:hAnsiTheme="minorHAnsi" w:cstheme="minorHAnsi"/>
          <w:sz w:val="22"/>
          <w:szCs w:val="22"/>
        </w:rPr>
      </w:pPr>
      <w:r w:rsidRPr="00570A10">
        <w:rPr>
          <w:rFonts w:asciiTheme="minorHAnsi" w:hAnsiTheme="minorHAnsi" w:cstheme="minorHAnsi"/>
          <w:noProof/>
          <w:sz w:val="16"/>
          <w:szCs w:val="16"/>
        </w:rPr>
        <w:lastRenderedPageBreak/>
        <mc:AlternateContent>
          <mc:Choice Requires="wps">
            <w:drawing>
              <wp:anchor distT="0" distB="0" distL="114300" distR="114300" simplePos="0" relativeHeight="251658251" behindDoc="0" locked="0" layoutInCell="1" allowOverlap="1" wp14:anchorId="2070B3F4" wp14:editId="54BF9361">
                <wp:simplePos x="0" y="0"/>
                <wp:positionH relativeFrom="column">
                  <wp:posOffset>1180406</wp:posOffset>
                </wp:positionH>
                <wp:positionV relativeFrom="paragraph">
                  <wp:posOffset>1812290</wp:posOffset>
                </wp:positionV>
                <wp:extent cx="3301448" cy="461645"/>
                <wp:effectExtent l="38100" t="38100" r="108585" b="281305"/>
                <wp:wrapNone/>
                <wp:docPr id="1559209795" name="Speech Bubble: Rectangle 2"/>
                <wp:cNvGraphicFramePr/>
                <a:graphic xmlns:a="http://schemas.openxmlformats.org/drawingml/2006/main">
                  <a:graphicData uri="http://schemas.microsoft.com/office/word/2010/wordprocessingShape">
                    <wps:wsp>
                      <wps:cNvSpPr/>
                      <wps:spPr>
                        <a:xfrm>
                          <a:off x="0" y="0"/>
                          <a:ext cx="3301448" cy="461645"/>
                        </a:xfrm>
                        <a:prstGeom prst="wedgeRectCallout">
                          <a:avLst>
                            <a:gd name="adj1" fmla="val -20755"/>
                            <a:gd name="adj2" fmla="val 8721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4BE813E" w14:textId="5F436F7F" w:rsidR="002D22BB" w:rsidRPr="00570A10" w:rsidRDefault="00C67F12" w:rsidP="0055024A">
                            <w:pPr>
                              <w:pStyle w:val="CommentText"/>
                              <w:spacing w:after="0" w:line="240" w:lineRule="auto"/>
                              <w:ind w:left="0"/>
                              <w:rPr>
                                <w:rStyle w:val="IntenseEmphasis"/>
                                <w:rFonts w:ascii="Arial" w:hAnsi="Arial" w:cs="Arial"/>
                                <w:i w:val="0"/>
                                <w:iCs w:val="0"/>
                                <w:color w:val="313435" w:themeColor="accent5" w:themeShade="80"/>
                                <w:lang w:val="en-GB"/>
                              </w:rPr>
                            </w:pPr>
                            <w:r>
                              <w:rPr>
                                <w:rStyle w:val="IntenseEmphasis"/>
                                <w:rFonts w:ascii="Arial" w:hAnsi="Arial" w:cs="Arial"/>
                                <w:i w:val="0"/>
                                <w:iCs w:val="0"/>
                                <w:color w:val="313435" w:themeColor="accent5" w:themeShade="80"/>
                                <w:lang w:val="en-GB"/>
                              </w:rPr>
                              <w:t>Displays</w:t>
                            </w:r>
                            <w:r w:rsidR="001D6B22">
                              <w:rPr>
                                <w:rStyle w:val="IntenseEmphasis"/>
                                <w:rFonts w:ascii="Arial" w:hAnsi="Arial" w:cs="Arial"/>
                                <w:i w:val="0"/>
                                <w:iCs w:val="0"/>
                                <w:color w:val="313435" w:themeColor="accent5" w:themeShade="80"/>
                                <w:lang w:val="en-GB"/>
                              </w:rPr>
                              <w:t xml:space="preserve"> all </w:t>
                            </w:r>
                            <w:r w:rsidR="00812187">
                              <w:rPr>
                                <w:rStyle w:val="IntenseEmphasis"/>
                                <w:rFonts w:ascii="Arial" w:hAnsi="Arial" w:cs="Arial"/>
                                <w:i w:val="0"/>
                                <w:iCs w:val="0"/>
                                <w:color w:val="313435" w:themeColor="accent5" w:themeShade="80"/>
                                <w:lang w:val="en-GB"/>
                              </w:rPr>
                              <w:t xml:space="preserve">existing </w:t>
                            </w:r>
                            <w:r w:rsidR="001D6B22">
                              <w:rPr>
                                <w:rStyle w:val="IntenseEmphasis"/>
                                <w:rFonts w:ascii="Arial" w:hAnsi="Arial" w:cs="Arial"/>
                                <w:i w:val="0"/>
                                <w:iCs w:val="0"/>
                                <w:color w:val="313435" w:themeColor="accent5" w:themeShade="80"/>
                                <w:lang w:val="en-GB"/>
                              </w:rPr>
                              <w:t>RTR records</w:t>
                            </w:r>
                            <w:r w:rsidR="001A6B0E">
                              <w:rPr>
                                <w:rStyle w:val="IntenseEmphasis"/>
                                <w:rFonts w:ascii="Arial" w:hAnsi="Arial" w:cs="Arial"/>
                                <w:i w:val="0"/>
                                <w:iCs w:val="0"/>
                                <w:color w:val="313435" w:themeColor="accent5" w:themeShade="80"/>
                                <w:lang w:val="en-GB"/>
                              </w:rPr>
                              <w:t xml:space="preserve"> for</w:t>
                            </w:r>
                            <w:r w:rsidR="001D6B22">
                              <w:rPr>
                                <w:rStyle w:val="IntenseEmphasis"/>
                                <w:rFonts w:ascii="Arial" w:hAnsi="Arial" w:cs="Arial"/>
                                <w:i w:val="0"/>
                                <w:iCs w:val="0"/>
                                <w:color w:val="313435" w:themeColor="accent5" w:themeShade="80"/>
                                <w:lang w:val="en-GB"/>
                              </w:rPr>
                              <w:t xml:space="preserve"> </w:t>
                            </w:r>
                            <w:r w:rsidR="001D6B22" w:rsidRPr="002D22BB">
                              <w:rPr>
                                <w:rStyle w:val="IntenseEmphasis"/>
                                <w:rFonts w:ascii="Arial" w:hAnsi="Arial" w:cs="Arial"/>
                                <w:b/>
                                <w:bCs/>
                                <w:i w:val="0"/>
                                <w:iCs w:val="0"/>
                                <w:lang w:val="en-GB"/>
                              </w:rPr>
                              <w:t>Lead Tenant</w:t>
                            </w:r>
                            <w:r w:rsidR="00812187">
                              <w:rPr>
                                <w:rStyle w:val="IntenseEmphasis"/>
                                <w:rFonts w:ascii="Arial" w:hAnsi="Arial" w:cs="Arial"/>
                                <w:b/>
                                <w:bCs/>
                                <w:i w:val="0"/>
                                <w:iCs w:val="0"/>
                                <w:lang w:val="en-GB"/>
                              </w:rPr>
                              <w:t>s</w:t>
                            </w:r>
                            <w:r w:rsidR="001D6B22" w:rsidRPr="002D22BB">
                              <w:rPr>
                                <w:rStyle w:val="IntenseEmphasis"/>
                                <w:rFonts w:ascii="Arial" w:hAnsi="Arial" w:cs="Arial"/>
                                <w:i w:val="0"/>
                                <w:iCs w:val="0"/>
                                <w:lang w:val="en-GB"/>
                              </w:rPr>
                              <w:t xml:space="preserve"> </w:t>
                            </w:r>
                            <w:r w:rsidR="001D6B22">
                              <w:rPr>
                                <w:rStyle w:val="IntenseEmphasis"/>
                                <w:rFonts w:ascii="Arial" w:hAnsi="Arial" w:cs="Arial"/>
                                <w:i w:val="0"/>
                                <w:iCs w:val="0"/>
                                <w:color w:val="313435" w:themeColor="accent5" w:themeShade="80"/>
                                <w:lang w:val="en-GB"/>
                              </w:rPr>
                              <w:t xml:space="preserve">&amp; </w:t>
                            </w:r>
                            <w:r w:rsidR="001D6B22" w:rsidRPr="002D22BB">
                              <w:rPr>
                                <w:rStyle w:val="IntenseEmphasis"/>
                                <w:rFonts w:ascii="Arial" w:hAnsi="Arial" w:cs="Arial"/>
                                <w:b/>
                                <w:bCs/>
                                <w:i w:val="0"/>
                                <w:iCs w:val="0"/>
                                <w:lang w:val="en-GB"/>
                              </w:rPr>
                              <w:t>Tenants</w:t>
                            </w:r>
                            <w:r w:rsidR="001D6B22" w:rsidRPr="002D22BB">
                              <w:rPr>
                                <w:rStyle w:val="IntenseEmphasis"/>
                                <w:rFonts w:ascii="Arial" w:hAnsi="Arial" w:cs="Arial"/>
                                <w:i w:val="0"/>
                                <w:iCs w:val="0"/>
                                <w:lang w:val="en-GB"/>
                              </w:rPr>
                              <w:t xml:space="preserve"> </w:t>
                            </w:r>
                            <w:r w:rsidR="00F86E21">
                              <w:rPr>
                                <w:rStyle w:val="IntenseEmphasis"/>
                                <w:rFonts w:ascii="Arial" w:hAnsi="Arial" w:cs="Arial"/>
                                <w:i w:val="0"/>
                                <w:iCs w:val="0"/>
                                <w:color w:val="313435" w:themeColor="accent5" w:themeShade="80"/>
                                <w:lang w:val="en-GB"/>
                              </w:rPr>
                              <w:t xml:space="preserve">where the RTR is not </w:t>
                            </w:r>
                            <w:r w:rsidR="00B91029">
                              <w:rPr>
                                <w:rStyle w:val="IntenseEmphasis"/>
                                <w:rFonts w:ascii="Arial" w:hAnsi="Arial" w:cs="Arial"/>
                                <w:i w:val="0"/>
                                <w:iCs w:val="0"/>
                                <w:color w:val="313435" w:themeColor="accent5" w:themeShade="80"/>
                                <w:lang w:val="en-GB"/>
                              </w:rPr>
                              <w:t xml:space="preserve">in an </w:t>
                            </w:r>
                            <w:r w:rsidR="00B91029" w:rsidRPr="00F86E21">
                              <w:rPr>
                                <w:rStyle w:val="IntenseEmphasis"/>
                                <w:rFonts w:ascii="Arial" w:hAnsi="Arial" w:cs="Arial"/>
                                <w:color w:val="313435" w:themeColor="accent5" w:themeShade="80"/>
                                <w:lang w:val="en-GB"/>
                              </w:rPr>
                              <w:t>Archived</w:t>
                            </w:r>
                            <w:r w:rsidR="00B91029">
                              <w:rPr>
                                <w:rStyle w:val="IntenseEmphasis"/>
                                <w:rFonts w:ascii="Arial" w:hAnsi="Arial" w:cs="Arial"/>
                                <w:i w:val="0"/>
                                <w:iCs w:val="0"/>
                                <w:color w:val="313435" w:themeColor="accent5" w:themeShade="80"/>
                                <w:lang w:val="en-GB"/>
                              </w:rPr>
                              <w:t xml:space="preserve"> status.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70B3F4" id="_x0000_s1030" type="#_x0000_t61" style="position:absolute;left:0;text-align:left;margin-left:92.95pt;margin-top:142.7pt;width:259.95pt;height:36.3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" adj="6317,29637" fillcolor="white [3212]" strokecolor="#7f7f7f [1612]" strokeweight=".25pt">
                <v:shadow on="t" color="black" opacity="26214f" origin="-.5,-.5" offset=".74836mm,.74836mm"/>
                <v:textbox>
                  <w:txbxContent>
                    <w:p w14:paraId="54BE813E" w14:textId="5F436F7F" w:rsidR="002D22BB" w:rsidRPr="00570A10" w:rsidRDefault="00C67F12" w:rsidP="0055024A">
                      <w:pPr>
                        <w:pStyle w:val="CommentText"/>
                        <w:spacing w:after="0" w:line="240" w:lineRule="auto"/>
                        <w:ind w:left="0"/>
                        <w:rPr>
                          <w:rStyle w:val="IntenseEmphasis"/>
                          <w:rFonts w:ascii="Arial" w:hAnsi="Arial" w:cs="Arial"/>
                          <w:i w:val="0"/>
                          <w:iCs w:val="0"/>
                          <w:color w:val="313435" w:themeColor="accent5" w:themeShade="80"/>
                          <w:lang w:val="en-GB"/>
                        </w:rPr>
                      </w:pPr>
                      <w:r>
                        <w:rPr>
                          <w:rStyle w:val="IntenseEmphasis"/>
                          <w:rFonts w:ascii="Arial" w:hAnsi="Arial" w:cs="Arial"/>
                          <w:i w:val="0"/>
                          <w:iCs w:val="0"/>
                          <w:color w:val="313435" w:themeColor="accent5" w:themeShade="80"/>
                          <w:lang w:val="en-GB"/>
                        </w:rPr>
                        <w:t>Displays</w:t>
                      </w:r>
                      <w:r w:rsidR="001D6B22">
                        <w:rPr>
                          <w:rStyle w:val="IntenseEmphasis"/>
                          <w:rFonts w:ascii="Arial" w:hAnsi="Arial" w:cs="Arial"/>
                          <w:i w:val="0"/>
                          <w:iCs w:val="0"/>
                          <w:color w:val="313435" w:themeColor="accent5" w:themeShade="80"/>
                          <w:lang w:val="en-GB"/>
                        </w:rPr>
                        <w:t xml:space="preserve"> all </w:t>
                      </w:r>
                      <w:r w:rsidR="00812187">
                        <w:rPr>
                          <w:rStyle w:val="IntenseEmphasis"/>
                          <w:rFonts w:ascii="Arial" w:hAnsi="Arial" w:cs="Arial"/>
                          <w:i w:val="0"/>
                          <w:iCs w:val="0"/>
                          <w:color w:val="313435" w:themeColor="accent5" w:themeShade="80"/>
                          <w:lang w:val="en-GB"/>
                        </w:rPr>
                        <w:t xml:space="preserve">existing </w:t>
                      </w:r>
                      <w:r w:rsidR="001D6B22">
                        <w:rPr>
                          <w:rStyle w:val="IntenseEmphasis"/>
                          <w:rFonts w:ascii="Arial" w:hAnsi="Arial" w:cs="Arial"/>
                          <w:i w:val="0"/>
                          <w:iCs w:val="0"/>
                          <w:color w:val="313435" w:themeColor="accent5" w:themeShade="80"/>
                          <w:lang w:val="en-GB"/>
                        </w:rPr>
                        <w:t>RTR records</w:t>
                      </w:r>
                      <w:r w:rsidR="001A6B0E">
                        <w:rPr>
                          <w:rStyle w:val="IntenseEmphasis"/>
                          <w:rFonts w:ascii="Arial" w:hAnsi="Arial" w:cs="Arial"/>
                          <w:i w:val="0"/>
                          <w:iCs w:val="0"/>
                          <w:color w:val="313435" w:themeColor="accent5" w:themeShade="80"/>
                          <w:lang w:val="en-GB"/>
                        </w:rPr>
                        <w:t xml:space="preserve"> for</w:t>
                      </w:r>
                      <w:r w:rsidR="001D6B22">
                        <w:rPr>
                          <w:rStyle w:val="IntenseEmphasis"/>
                          <w:rFonts w:ascii="Arial" w:hAnsi="Arial" w:cs="Arial"/>
                          <w:i w:val="0"/>
                          <w:iCs w:val="0"/>
                          <w:color w:val="313435" w:themeColor="accent5" w:themeShade="80"/>
                          <w:lang w:val="en-GB"/>
                        </w:rPr>
                        <w:t xml:space="preserve"> </w:t>
                      </w:r>
                      <w:r w:rsidR="001D6B22" w:rsidRPr="002D22BB">
                        <w:rPr>
                          <w:rStyle w:val="IntenseEmphasis"/>
                          <w:rFonts w:ascii="Arial" w:hAnsi="Arial" w:cs="Arial"/>
                          <w:b/>
                          <w:bCs/>
                          <w:i w:val="0"/>
                          <w:iCs w:val="0"/>
                          <w:lang w:val="en-GB"/>
                        </w:rPr>
                        <w:t>Lead Tenant</w:t>
                      </w:r>
                      <w:r w:rsidR="00812187">
                        <w:rPr>
                          <w:rStyle w:val="IntenseEmphasis"/>
                          <w:rFonts w:ascii="Arial" w:hAnsi="Arial" w:cs="Arial"/>
                          <w:b/>
                          <w:bCs/>
                          <w:i w:val="0"/>
                          <w:iCs w:val="0"/>
                          <w:lang w:val="en-GB"/>
                        </w:rPr>
                        <w:t>s</w:t>
                      </w:r>
                      <w:r w:rsidR="001D6B22" w:rsidRPr="002D22BB">
                        <w:rPr>
                          <w:rStyle w:val="IntenseEmphasis"/>
                          <w:rFonts w:ascii="Arial" w:hAnsi="Arial" w:cs="Arial"/>
                          <w:i w:val="0"/>
                          <w:iCs w:val="0"/>
                          <w:lang w:val="en-GB"/>
                        </w:rPr>
                        <w:t xml:space="preserve"> </w:t>
                      </w:r>
                      <w:r w:rsidR="001D6B22">
                        <w:rPr>
                          <w:rStyle w:val="IntenseEmphasis"/>
                          <w:rFonts w:ascii="Arial" w:hAnsi="Arial" w:cs="Arial"/>
                          <w:i w:val="0"/>
                          <w:iCs w:val="0"/>
                          <w:color w:val="313435" w:themeColor="accent5" w:themeShade="80"/>
                          <w:lang w:val="en-GB"/>
                        </w:rPr>
                        <w:t xml:space="preserve">&amp; </w:t>
                      </w:r>
                      <w:r w:rsidR="001D6B22" w:rsidRPr="002D22BB">
                        <w:rPr>
                          <w:rStyle w:val="IntenseEmphasis"/>
                          <w:rFonts w:ascii="Arial" w:hAnsi="Arial" w:cs="Arial"/>
                          <w:b/>
                          <w:bCs/>
                          <w:i w:val="0"/>
                          <w:iCs w:val="0"/>
                          <w:lang w:val="en-GB"/>
                        </w:rPr>
                        <w:t>Tenants</w:t>
                      </w:r>
                      <w:r w:rsidR="001D6B22" w:rsidRPr="002D22BB">
                        <w:rPr>
                          <w:rStyle w:val="IntenseEmphasis"/>
                          <w:rFonts w:ascii="Arial" w:hAnsi="Arial" w:cs="Arial"/>
                          <w:i w:val="0"/>
                          <w:iCs w:val="0"/>
                          <w:lang w:val="en-GB"/>
                        </w:rPr>
                        <w:t xml:space="preserve"> </w:t>
                      </w:r>
                      <w:r w:rsidR="00F86E21">
                        <w:rPr>
                          <w:rStyle w:val="IntenseEmphasis"/>
                          <w:rFonts w:ascii="Arial" w:hAnsi="Arial" w:cs="Arial"/>
                          <w:i w:val="0"/>
                          <w:iCs w:val="0"/>
                          <w:color w:val="313435" w:themeColor="accent5" w:themeShade="80"/>
                          <w:lang w:val="en-GB"/>
                        </w:rPr>
                        <w:t xml:space="preserve">where the RTR is not </w:t>
                      </w:r>
                      <w:r w:rsidR="00B91029">
                        <w:rPr>
                          <w:rStyle w:val="IntenseEmphasis"/>
                          <w:rFonts w:ascii="Arial" w:hAnsi="Arial" w:cs="Arial"/>
                          <w:i w:val="0"/>
                          <w:iCs w:val="0"/>
                          <w:color w:val="313435" w:themeColor="accent5" w:themeShade="80"/>
                          <w:lang w:val="en-GB"/>
                        </w:rPr>
                        <w:t xml:space="preserve">in an </w:t>
                      </w:r>
                      <w:r w:rsidR="00B91029" w:rsidRPr="00F86E21">
                        <w:rPr>
                          <w:rStyle w:val="IntenseEmphasis"/>
                          <w:rFonts w:ascii="Arial" w:hAnsi="Arial" w:cs="Arial"/>
                          <w:color w:val="313435" w:themeColor="accent5" w:themeShade="80"/>
                          <w:lang w:val="en-GB"/>
                        </w:rPr>
                        <w:t>Archived</w:t>
                      </w:r>
                      <w:r w:rsidR="00B91029">
                        <w:rPr>
                          <w:rStyle w:val="IntenseEmphasis"/>
                          <w:rFonts w:ascii="Arial" w:hAnsi="Arial" w:cs="Arial"/>
                          <w:i w:val="0"/>
                          <w:iCs w:val="0"/>
                          <w:color w:val="313435" w:themeColor="accent5" w:themeShade="80"/>
                          <w:lang w:val="en-GB"/>
                        </w:rPr>
                        <w:t xml:space="preserve"> status. </w:t>
                      </w:r>
                    </w:p>
                  </w:txbxContent>
                </v:textbox>
              </v:shape>
            </w:pict>
          </mc:Fallback>
        </mc:AlternateContent>
      </w:r>
      <w:del w:id="52" w:author="Nikki Papenfus" w:date="2025-08-14T09:44:00Z" w16du:dateUtc="2025-08-14T07:44:00Z">
        <w:r w:rsidR="00E36833" w:rsidRPr="00E36833" w:rsidDel="00AC75C8">
          <w:rPr>
            <w:rFonts w:asciiTheme="minorHAnsi" w:hAnsiTheme="minorHAnsi" w:cstheme="minorHAnsi"/>
            <w:noProof/>
            <w:sz w:val="22"/>
            <w:szCs w:val="22"/>
          </w:rPr>
          <w:drawing>
            <wp:inline distT="0" distB="0" distL="0" distR="0" wp14:anchorId="509E4C99" wp14:editId="29DF190D">
              <wp:extent cx="5900509" cy="3763195"/>
              <wp:effectExtent l="0" t="0" r="5080" b="0"/>
              <wp:docPr id="7139519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51904" name="Picture 1" descr="A screenshot of a computer&#10;&#10;Description automatically generated"/>
                      <pic:cNvPicPr/>
                    </pic:nvPicPr>
                    <pic:blipFill rotWithShape="1">
                      <a:blip r:embed="rId34"/>
                      <a:srcRect t="1" r="32479" b="-1889"/>
                      <a:stretch/>
                    </pic:blipFill>
                    <pic:spPr bwMode="auto">
                      <a:xfrm>
                        <a:off x="0" y="0"/>
                        <a:ext cx="5904246" cy="3765578"/>
                      </a:xfrm>
                      <a:prstGeom prst="rect">
                        <a:avLst/>
                      </a:prstGeom>
                      <a:ln>
                        <a:noFill/>
                      </a:ln>
                      <a:extLst>
                        <a:ext uri="{53640926-AAD7-44D8-BBD7-CCE9431645EC}">
                          <a14:shadowObscured xmlns:a14="http://schemas.microsoft.com/office/drawing/2010/main"/>
                        </a:ext>
                      </a:extLst>
                    </pic:spPr>
                  </pic:pic>
                </a:graphicData>
              </a:graphic>
            </wp:inline>
          </w:drawing>
        </w:r>
      </w:del>
      <w:r w:rsidR="00AC75C8" w:rsidRPr="00AC75C8">
        <w:rPr>
          <w:rFonts w:asciiTheme="minorHAnsi" w:hAnsiTheme="minorHAnsi" w:cstheme="minorHAnsi"/>
          <w:sz w:val="22"/>
          <w:szCs w:val="22"/>
        </w:rPr>
        <w:drawing>
          <wp:inline distT="0" distB="0" distL="0" distR="0" wp14:anchorId="2CF52295" wp14:editId="695A1BA9">
            <wp:extent cx="5943600" cy="3006725"/>
            <wp:effectExtent l="0" t="0" r="0" b="3175"/>
            <wp:docPr id="1403408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08804" name=""/>
                    <pic:cNvPicPr/>
                  </pic:nvPicPr>
                  <pic:blipFill>
                    <a:blip r:embed="rId35"/>
                    <a:stretch>
                      <a:fillRect/>
                    </a:stretch>
                  </pic:blipFill>
                  <pic:spPr>
                    <a:xfrm>
                      <a:off x="0" y="0"/>
                      <a:ext cx="5943600" cy="3006725"/>
                    </a:xfrm>
                    <a:prstGeom prst="rect">
                      <a:avLst/>
                    </a:prstGeom>
                  </pic:spPr>
                </pic:pic>
              </a:graphicData>
            </a:graphic>
          </wp:inline>
        </w:drawing>
      </w:r>
      <w:r w:rsidR="00911B9D" w:rsidRPr="00911B9D">
        <w:rPr>
          <w:rFonts w:asciiTheme="minorHAnsi" w:hAnsiTheme="minorHAnsi" w:cstheme="minorHAnsi"/>
          <w:sz w:val="22"/>
          <w:szCs w:val="22"/>
        </w:rPr>
        <w:t xml:space="preserve"> </w:t>
      </w:r>
    </w:p>
    <w:p w14:paraId="3889C89E" w14:textId="77777777" w:rsidR="00890E35" w:rsidRDefault="00890E35" w:rsidP="00911B9D">
      <w:pPr>
        <w:spacing w:after="240"/>
        <w:jc w:val="both"/>
        <w:rPr>
          <w:rFonts w:asciiTheme="minorHAnsi" w:hAnsiTheme="minorHAnsi" w:cstheme="minorHAnsi"/>
          <w:sz w:val="22"/>
          <w:szCs w:val="22"/>
        </w:rPr>
      </w:pPr>
    </w:p>
    <w:p w14:paraId="2948DC66" w14:textId="2B66FFFA" w:rsidR="00911B9D" w:rsidRDefault="00911B9D" w:rsidP="00413FF9">
      <w:pPr>
        <w:pStyle w:val="ListParagraph"/>
        <w:numPr>
          <w:ilvl w:val="0"/>
          <w:numId w:val="70"/>
        </w:numPr>
        <w:spacing w:after="240"/>
        <w:jc w:val="both"/>
        <w:rPr>
          <w:rFonts w:asciiTheme="minorHAnsi" w:hAnsiTheme="minorHAnsi" w:cstheme="minorHAnsi"/>
        </w:rPr>
      </w:pPr>
      <w:r>
        <w:rPr>
          <w:rFonts w:asciiTheme="minorHAnsi" w:hAnsiTheme="minorHAnsi" w:cstheme="minorHAnsi"/>
        </w:rPr>
        <w:t xml:space="preserve">Note that when a new opportunity is created, or when a tenant / lead tenant is added to an opportunity, the system will </w:t>
      </w:r>
      <w:r w:rsidRPr="009673D3">
        <w:rPr>
          <w:rFonts w:asciiTheme="minorHAnsi" w:hAnsiTheme="minorHAnsi" w:cstheme="minorHAnsi"/>
          <w:b/>
          <w:bCs/>
          <w:color w:val="246369" w:themeColor="accent1"/>
        </w:rPr>
        <w:t xml:space="preserve">automatically create a new RTR </w:t>
      </w:r>
      <w:r>
        <w:rPr>
          <w:rFonts w:asciiTheme="minorHAnsi" w:hAnsiTheme="minorHAnsi" w:cstheme="minorHAnsi"/>
          <w:b/>
          <w:bCs/>
          <w:color w:val="246369" w:themeColor="accent1"/>
        </w:rPr>
        <w:t xml:space="preserve">&amp; linked task </w:t>
      </w:r>
      <w:r w:rsidRPr="009673D3">
        <w:rPr>
          <w:rFonts w:asciiTheme="minorHAnsi" w:hAnsiTheme="minorHAnsi" w:cstheme="minorHAnsi"/>
        </w:rPr>
        <w:t>for the tenant</w:t>
      </w:r>
      <w:r w:rsidRPr="009673D3">
        <w:rPr>
          <w:rFonts w:asciiTheme="minorHAnsi" w:hAnsiTheme="minorHAnsi" w:cstheme="minorHAnsi"/>
          <w:color w:val="246369" w:themeColor="accent1"/>
        </w:rPr>
        <w:t xml:space="preserve"> </w:t>
      </w:r>
      <w:r>
        <w:rPr>
          <w:rFonts w:asciiTheme="minorHAnsi" w:hAnsiTheme="minorHAnsi" w:cstheme="minorHAnsi"/>
        </w:rPr>
        <w:t>if:</w:t>
      </w:r>
    </w:p>
    <w:p w14:paraId="6B3BFCD5" w14:textId="77777777" w:rsidR="00911B9D" w:rsidRDefault="00911B9D" w:rsidP="00413FF9">
      <w:pPr>
        <w:pStyle w:val="ListParagraph"/>
        <w:numPr>
          <w:ilvl w:val="1"/>
          <w:numId w:val="70"/>
        </w:numPr>
        <w:spacing w:after="240"/>
        <w:jc w:val="both"/>
        <w:rPr>
          <w:rFonts w:asciiTheme="minorHAnsi" w:hAnsiTheme="minorHAnsi" w:cstheme="minorHAnsi"/>
        </w:rPr>
      </w:pPr>
      <w:r>
        <w:rPr>
          <w:rFonts w:asciiTheme="minorHAnsi" w:hAnsiTheme="minorHAnsi" w:cstheme="minorHAnsi"/>
        </w:rPr>
        <w:t xml:space="preserve">The tenant does not have any RTR records, or </w:t>
      </w:r>
    </w:p>
    <w:p w14:paraId="775F7807" w14:textId="77777777" w:rsidR="00911B9D" w:rsidRDefault="00911B9D" w:rsidP="00413FF9">
      <w:pPr>
        <w:pStyle w:val="ListParagraph"/>
        <w:numPr>
          <w:ilvl w:val="1"/>
          <w:numId w:val="70"/>
        </w:numPr>
        <w:spacing w:after="240"/>
        <w:jc w:val="both"/>
        <w:rPr>
          <w:rFonts w:asciiTheme="minorHAnsi" w:hAnsiTheme="minorHAnsi" w:cstheme="minorHAnsi"/>
        </w:rPr>
      </w:pPr>
      <w:r>
        <w:rPr>
          <w:rFonts w:asciiTheme="minorHAnsi" w:hAnsiTheme="minorHAnsi" w:cstheme="minorHAnsi"/>
        </w:rPr>
        <w:t xml:space="preserve">All of their RTR records have been </w:t>
      </w:r>
      <w:r w:rsidRPr="00D83E95">
        <w:rPr>
          <w:rFonts w:asciiTheme="minorHAnsi" w:hAnsiTheme="minorHAnsi" w:cstheme="minorHAnsi"/>
          <w:i/>
          <w:iCs/>
        </w:rPr>
        <w:t>Archived</w:t>
      </w:r>
      <w:r>
        <w:rPr>
          <w:rFonts w:asciiTheme="minorHAnsi" w:hAnsiTheme="minorHAnsi" w:cstheme="minorHAnsi"/>
        </w:rPr>
        <w:t>, or</w:t>
      </w:r>
    </w:p>
    <w:p w14:paraId="5B9B70CF" w14:textId="43846D39" w:rsidR="00890E35" w:rsidRPr="00413FF9" w:rsidRDefault="00911B9D" w:rsidP="00413FF9">
      <w:pPr>
        <w:pStyle w:val="ListParagraph"/>
        <w:numPr>
          <w:ilvl w:val="1"/>
          <w:numId w:val="70"/>
        </w:numPr>
        <w:spacing w:after="240"/>
        <w:jc w:val="both"/>
        <w:rPr>
          <w:rFonts w:asciiTheme="minorHAnsi" w:hAnsiTheme="minorHAnsi" w:cstheme="minorHAnsi"/>
        </w:rPr>
      </w:pPr>
      <w:r>
        <w:rPr>
          <w:rFonts w:asciiTheme="minorHAnsi" w:hAnsiTheme="minorHAnsi" w:cstheme="minorHAnsi"/>
        </w:rPr>
        <w:lastRenderedPageBreak/>
        <w:t xml:space="preserve">Their latest </w:t>
      </w:r>
      <w:r w:rsidRPr="00D83E95">
        <w:rPr>
          <w:rFonts w:asciiTheme="minorHAnsi" w:hAnsiTheme="minorHAnsi" w:cstheme="minorHAnsi"/>
          <w:i/>
          <w:iCs/>
        </w:rPr>
        <w:t>Completed</w:t>
      </w:r>
      <w:r>
        <w:rPr>
          <w:rFonts w:asciiTheme="minorHAnsi" w:hAnsiTheme="minorHAnsi" w:cstheme="minorHAnsi"/>
        </w:rPr>
        <w:t xml:space="preserve"> or </w:t>
      </w:r>
      <w:r w:rsidRPr="00D83E95">
        <w:rPr>
          <w:rFonts w:asciiTheme="minorHAnsi" w:hAnsiTheme="minorHAnsi" w:cstheme="minorHAnsi"/>
          <w:i/>
          <w:iCs/>
        </w:rPr>
        <w:t>Vacated</w:t>
      </w:r>
      <w:r>
        <w:rPr>
          <w:rFonts w:asciiTheme="minorHAnsi" w:hAnsiTheme="minorHAnsi" w:cstheme="minorHAnsi"/>
        </w:rPr>
        <w:t xml:space="preserve"> RTR is time-limited and a new RTR is required before the start / move-in date of the opportunity. </w:t>
      </w:r>
    </w:p>
    <w:p w14:paraId="085E0781" w14:textId="77777777" w:rsidR="00653C3C" w:rsidRDefault="00653C3C">
      <w:pPr>
        <w:rPr>
          <w:rFonts w:asciiTheme="minorHAnsi" w:hAnsiTheme="minorHAnsi" w:cstheme="minorHAnsi"/>
          <w:sz w:val="22"/>
          <w:szCs w:val="22"/>
          <w:lang w:eastAsia="en-US"/>
        </w:rPr>
      </w:pPr>
      <w:r>
        <w:rPr>
          <w:rFonts w:asciiTheme="minorHAnsi" w:hAnsiTheme="minorHAnsi" w:cstheme="minorHAnsi"/>
          <w:szCs w:val="22"/>
        </w:rPr>
        <w:br w:type="page"/>
      </w:r>
    </w:p>
    <w:p w14:paraId="6A753903" w14:textId="77777777" w:rsidR="00EE176D" w:rsidRPr="008746F7" w:rsidRDefault="00EE176D" w:rsidP="00EE176D">
      <w:pPr>
        <w:pStyle w:val="Heading2"/>
        <w:rPr>
          <w:ins w:id="53" w:author="Nikki Papenfus" w:date="2025-08-14T10:50:00Z" w16du:dateUtc="2025-08-14T08:50:00Z"/>
          <w:rFonts w:asciiTheme="minorHAnsi" w:hAnsiTheme="minorHAnsi" w:cstheme="minorHAnsi"/>
          <w:szCs w:val="22"/>
        </w:rPr>
      </w:pPr>
      <w:bookmarkStart w:id="54" w:name="_Toc206060393"/>
      <w:ins w:id="55" w:author="Nikki Papenfus" w:date="2025-08-14T10:50:00Z" w16du:dateUtc="2025-08-14T08:50:00Z">
        <w:r w:rsidRPr="00682C69">
          <w:rPr>
            <w:rFonts w:asciiTheme="minorHAnsi" w:hAnsiTheme="minorHAnsi" w:cstheme="minorHAnsi"/>
            <w:szCs w:val="22"/>
          </w:rPr>
          <w:lastRenderedPageBreak/>
          <w:t xml:space="preserve">Checking RTR for a </w:t>
        </w:r>
        <w:r>
          <w:rPr>
            <w:rFonts w:asciiTheme="minorHAnsi" w:hAnsiTheme="minorHAnsi" w:cstheme="minorHAnsi"/>
            <w:szCs w:val="22"/>
          </w:rPr>
          <w:t>Tenancy Review</w:t>
        </w:r>
        <w:bookmarkEnd w:id="54"/>
        <w:r w:rsidRPr="00682C69">
          <w:rPr>
            <w:rFonts w:asciiTheme="minorHAnsi" w:hAnsiTheme="minorHAnsi" w:cstheme="minorHAnsi"/>
            <w:szCs w:val="22"/>
          </w:rPr>
          <w:t xml:space="preserve"> </w:t>
        </w:r>
      </w:ins>
    </w:p>
    <w:p w14:paraId="2E1929F1" w14:textId="473C4C02" w:rsidR="00EE176D" w:rsidRDefault="00EE176D" w:rsidP="00EE176D">
      <w:pPr>
        <w:spacing w:after="240"/>
        <w:jc w:val="both"/>
        <w:rPr>
          <w:ins w:id="56" w:author="Nikki Papenfus" w:date="2025-08-14T10:50:00Z" w16du:dateUtc="2025-08-14T08:50:00Z"/>
          <w:rFonts w:asciiTheme="minorHAnsi" w:hAnsiTheme="minorHAnsi" w:cstheme="minorHAnsi"/>
          <w:sz w:val="22"/>
          <w:szCs w:val="22"/>
        </w:rPr>
      </w:pPr>
      <w:ins w:id="57" w:author="Nikki Papenfus" w:date="2025-08-14T10:50:00Z" w16du:dateUtc="2025-08-14T08:50:00Z">
        <w:r w:rsidRPr="00F7443A">
          <w:rPr>
            <w:rFonts w:asciiTheme="minorHAnsi" w:hAnsiTheme="minorHAnsi" w:cstheme="minorHAnsi"/>
            <w:sz w:val="22"/>
            <w:szCs w:val="22"/>
          </w:rPr>
          <w:t xml:space="preserve">When </w:t>
        </w:r>
        <w:r>
          <w:rPr>
            <w:rFonts w:asciiTheme="minorHAnsi" w:hAnsiTheme="minorHAnsi" w:cstheme="minorHAnsi"/>
            <w:sz w:val="22"/>
            <w:szCs w:val="22"/>
          </w:rPr>
          <w:t>reviewing a tenancy review</w:t>
        </w:r>
        <w:r w:rsidR="00DC4F7D" w:rsidRPr="00DC4F7D">
          <w:rPr>
            <w:rFonts w:asciiTheme="minorHAnsi" w:hAnsiTheme="minorHAnsi" w:cstheme="minorHAnsi"/>
            <w:sz w:val="22"/>
            <w:szCs w:val="22"/>
          </w:rPr>
          <w:t xml:space="preserve"> </w:t>
        </w:r>
        <w:r w:rsidR="00DC4F7D">
          <w:rPr>
            <w:rFonts w:asciiTheme="minorHAnsi" w:hAnsiTheme="minorHAnsi" w:cstheme="minorHAnsi"/>
            <w:sz w:val="22"/>
            <w:szCs w:val="22"/>
          </w:rPr>
          <w:t>opportunity</w:t>
        </w:r>
        <w:r>
          <w:rPr>
            <w:rFonts w:asciiTheme="minorHAnsi" w:hAnsiTheme="minorHAnsi" w:cstheme="minorHAnsi"/>
            <w:sz w:val="22"/>
            <w:szCs w:val="22"/>
          </w:rPr>
          <w:t>, RTR information can be checked in a number of places:</w:t>
        </w:r>
      </w:ins>
    </w:p>
    <w:p w14:paraId="166AD413" w14:textId="77777777" w:rsidR="00EE176D" w:rsidRDefault="00EE176D" w:rsidP="00EE176D">
      <w:pPr>
        <w:pStyle w:val="ListParagraph"/>
        <w:numPr>
          <w:ilvl w:val="0"/>
          <w:numId w:val="61"/>
        </w:numPr>
        <w:rPr>
          <w:ins w:id="58" w:author="Nikki Papenfus" w:date="2025-08-14T10:50:00Z" w16du:dateUtc="2025-08-14T08:50:00Z"/>
          <w:rFonts w:asciiTheme="minorHAnsi" w:hAnsiTheme="minorHAnsi" w:cstheme="minorHAnsi"/>
        </w:rPr>
      </w:pPr>
      <w:ins w:id="59" w:author="Nikki Papenfus" w:date="2025-08-14T10:50:00Z" w16du:dateUtc="2025-08-14T08:50:00Z">
        <w:r>
          <w:rPr>
            <w:rFonts w:asciiTheme="minorHAnsi" w:hAnsiTheme="minorHAnsi" w:cstheme="minorHAnsi"/>
            <w:b/>
            <w:bCs/>
            <w:color w:val="65BCAB" w:themeColor="accent2"/>
          </w:rPr>
          <w:t>RTR Outstanding</w:t>
        </w:r>
        <w:r w:rsidRPr="00E36833">
          <w:rPr>
            <w:rFonts w:asciiTheme="minorHAnsi" w:hAnsiTheme="minorHAnsi" w:cstheme="minorHAnsi"/>
            <w:color w:val="65BCAB" w:themeColor="accent2"/>
          </w:rPr>
          <w:t xml:space="preserve"> </w:t>
        </w:r>
        <w:r w:rsidRPr="008746F7">
          <w:rPr>
            <w:rFonts w:asciiTheme="minorHAnsi" w:hAnsiTheme="minorHAnsi" w:cstheme="minorHAnsi"/>
          </w:rPr>
          <w:t xml:space="preserve">– </w:t>
        </w:r>
        <w:r>
          <w:rPr>
            <w:rFonts w:asciiTheme="minorHAnsi" w:hAnsiTheme="minorHAnsi" w:cstheme="minorHAnsi"/>
          </w:rPr>
          <w:t xml:space="preserve">This can be viewed on the </w:t>
        </w:r>
        <w:r w:rsidRPr="00B42DC0">
          <w:rPr>
            <w:rFonts w:asciiTheme="minorHAnsi" w:hAnsiTheme="minorHAnsi" w:cstheme="minorHAnsi"/>
            <w:b/>
            <w:bCs/>
            <w:color w:val="246369" w:themeColor="accent1"/>
          </w:rPr>
          <w:t>Reviews in Progress</w:t>
        </w:r>
        <w:r w:rsidRPr="00B42DC0">
          <w:rPr>
            <w:rFonts w:asciiTheme="minorHAnsi" w:hAnsiTheme="minorHAnsi" w:cstheme="minorHAnsi"/>
            <w:color w:val="246369" w:themeColor="accent1"/>
          </w:rPr>
          <w:t xml:space="preserve"> </w:t>
        </w:r>
        <w:r>
          <w:rPr>
            <w:rFonts w:asciiTheme="minorHAnsi" w:hAnsiTheme="minorHAnsi" w:cstheme="minorHAnsi"/>
          </w:rPr>
          <w:t>list, as well as on the opportunity, and summarises the overall RTR status for the opportunity:</w:t>
        </w:r>
      </w:ins>
    </w:p>
    <w:p w14:paraId="1B56A85C" w14:textId="0F79A6E5" w:rsidR="00EE176D" w:rsidRDefault="00EE176D" w:rsidP="00EE176D">
      <w:pPr>
        <w:pStyle w:val="ListParagraph"/>
        <w:numPr>
          <w:ilvl w:val="1"/>
          <w:numId w:val="61"/>
        </w:numPr>
        <w:rPr>
          <w:ins w:id="60" w:author="Nikki Papenfus" w:date="2025-08-14T10:50:00Z" w16du:dateUtc="2025-08-14T08:50:00Z"/>
          <w:rFonts w:asciiTheme="minorHAnsi" w:hAnsiTheme="minorHAnsi" w:cstheme="minorHAnsi"/>
        </w:rPr>
      </w:pPr>
      <w:ins w:id="61" w:author="Nikki Papenfus" w:date="2025-08-14T10:50:00Z" w16du:dateUtc="2025-08-14T08:50:00Z">
        <w:r w:rsidRPr="003C0A21">
          <w:rPr>
            <w:noProof/>
          </w:rPr>
          <w:drawing>
            <wp:inline distT="0" distB="0" distL="0" distR="0" wp14:anchorId="5510395B" wp14:editId="04DEAEF7">
              <wp:extent cx="163830" cy="163830"/>
              <wp:effectExtent l="0" t="0" r="7620" b="7620"/>
              <wp:docPr id="193878854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63830" cy="163830"/>
                      </a:xfrm>
                      <a:prstGeom prst="rect">
                        <a:avLst/>
                      </a:prstGeom>
                      <a:noFill/>
                      <a:ln>
                        <a:noFill/>
                      </a:ln>
                    </pic:spPr>
                  </pic:pic>
                </a:graphicData>
              </a:graphic>
            </wp:inline>
          </w:drawing>
        </w:r>
        <w:r>
          <w:rPr>
            <w:rFonts w:asciiTheme="minorHAnsi" w:hAnsiTheme="minorHAnsi" w:cstheme="minorHAnsi"/>
          </w:rPr>
          <w:t xml:space="preserve"> - </w:t>
        </w:r>
      </w:ins>
      <w:ins w:id="62" w:author="Nikki Papenfus" w:date="2025-08-14T10:51:00Z" w16du:dateUtc="2025-08-14T08:51:00Z">
        <w:r w:rsidR="00904837">
          <w:rPr>
            <w:rFonts w:asciiTheme="minorHAnsi" w:hAnsiTheme="minorHAnsi" w:cstheme="minorHAnsi"/>
          </w:rPr>
          <w:t>A new RTR is required from o</w:t>
        </w:r>
      </w:ins>
      <w:ins w:id="63" w:author="Nikki Papenfus" w:date="2025-08-14T10:50:00Z" w16du:dateUtc="2025-08-14T08:50:00Z">
        <w:r>
          <w:rPr>
            <w:rFonts w:asciiTheme="minorHAnsi" w:hAnsiTheme="minorHAnsi" w:cstheme="minorHAnsi"/>
          </w:rPr>
          <w:t>ne or more</w:t>
        </w:r>
      </w:ins>
      <w:ins w:id="64" w:author="Nikki Papenfus" w:date="2025-08-14T10:51:00Z" w16du:dateUtc="2025-08-14T08:51:00Z">
        <w:r w:rsidR="00904837">
          <w:rPr>
            <w:rFonts w:asciiTheme="minorHAnsi" w:hAnsiTheme="minorHAnsi" w:cstheme="minorHAnsi"/>
          </w:rPr>
          <w:t xml:space="preserve"> tenants</w:t>
        </w:r>
      </w:ins>
      <w:ins w:id="65" w:author="Nikki Papenfus" w:date="2025-08-14T10:50:00Z" w16du:dateUtc="2025-08-14T08:50:00Z">
        <w:r>
          <w:rPr>
            <w:rFonts w:asciiTheme="minorHAnsi" w:hAnsiTheme="minorHAnsi" w:cstheme="minorHAnsi"/>
          </w:rPr>
          <w:t xml:space="preserve">. </w:t>
        </w:r>
      </w:ins>
    </w:p>
    <w:p w14:paraId="66858186" w14:textId="77777777" w:rsidR="00EE176D" w:rsidRDefault="00EE176D" w:rsidP="00EE176D">
      <w:pPr>
        <w:pStyle w:val="ListParagraph"/>
        <w:numPr>
          <w:ilvl w:val="1"/>
          <w:numId w:val="61"/>
        </w:numPr>
        <w:rPr>
          <w:ins w:id="66" w:author="Nikki Papenfus" w:date="2025-08-14T10:50:00Z" w16du:dateUtc="2025-08-14T08:50:00Z"/>
          <w:rFonts w:asciiTheme="minorHAnsi" w:hAnsiTheme="minorHAnsi" w:cstheme="minorHAnsi"/>
        </w:rPr>
      </w:pPr>
      <w:ins w:id="67" w:author="Nikki Papenfus" w:date="2025-08-14T10:50:00Z" w16du:dateUtc="2025-08-14T08:50:00Z">
        <w:r w:rsidRPr="00410603">
          <w:rPr>
            <w:rFonts w:ascii="Segoe UI" w:hAnsi="Segoe UI" w:cs="Segoe UI"/>
            <w:color w:val="292A2E"/>
            <w:sz w:val="21"/>
            <w:szCs w:val="21"/>
          </w:rPr>
          <w:drawing>
            <wp:inline distT="0" distB="0" distL="0" distR="0" wp14:anchorId="63C46AF7" wp14:editId="01487CDF">
              <wp:extent cx="152421" cy="161948"/>
              <wp:effectExtent l="0" t="0" r="0" b="9525"/>
              <wp:docPr id="1521628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628291" name=""/>
                      <pic:cNvPicPr/>
                    </pic:nvPicPr>
                    <pic:blipFill>
                      <a:blip r:embed="rId37"/>
                      <a:stretch>
                        <a:fillRect/>
                      </a:stretch>
                    </pic:blipFill>
                    <pic:spPr>
                      <a:xfrm>
                        <a:off x="0" y="0"/>
                        <a:ext cx="152421" cy="161948"/>
                      </a:xfrm>
                      <a:prstGeom prst="rect">
                        <a:avLst/>
                      </a:prstGeom>
                    </pic:spPr>
                  </pic:pic>
                </a:graphicData>
              </a:graphic>
            </wp:inline>
          </w:drawing>
        </w:r>
        <w:r>
          <w:rPr>
            <w:rFonts w:asciiTheme="minorHAnsi" w:hAnsiTheme="minorHAnsi" w:cstheme="minorHAnsi"/>
          </w:rPr>
          <w:t xml:space="preserve"> - One or more tenants have a RTR in ‘RTR Not Required’ status.</w:t>
        </w:r>
      </w:ins>
    </w:p>
    <w:p w14:paraId="2AC6E30C" w14:textId="77777777" w:rsidR="00EE176D" w:rsidRDefault="00EE176D" w:rsidP="00EE176D">
      <w:pPr>
        <w:pStyle w:val="ListParagraph"/>
        <w:numPr>
          <w:ilvl w:val="1"/>
          <w:numId w:val="61"/>
        </w:numPr>
        <w:rPr>
          <w:ins w:id="68" w:author="Nikki Papenfus" w:date="2025-08-14T10:50:00Z" w16du:dateUtc="2025-08-14T08:50:00Z"/>
          <w:rFonts w:asciiTheme="minorHAnsi" w:hAnsiTheme="minorHAnsi" w:cstheme="minorHAnsi"/>
        </w:rPr>
      </w:pPr>
      <w:ins w:id="69" w:author="Nikki Papenfus" w:date="2025-08-14T10:50:00Z" w16du:dateUtc="2025-08-14T08:50:00Z">
        <w:r w:rsidRPr="006F2656">
          <w:rPr>
            <w:rFonts w:asciiTheme="minorHAnsi" w:hAnsiTheme="minorHAnsi" w:cstheme="minorHAnsi"/>
          </w:rPr>
          <w:drawing>
            <wp:inline distT="0" distB="0" distL="0" distR="0" wp14:anchorId="54EB2325" wp14:editId="5BB01BC1">
              <wp:extent cx="161948" cy="190527"/>
              <wp:effectExtent l="0" t="0" r="9525" b="0"/>
              <wp:docPr id="1894588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88908" name=""/>
                      <pic:cNvPicPr/>
                    </pic:nvPicPr>
                    <pic:blipFill>
                      <a:blip r:embed="rId38"/>
                      <a:stretch>
                        <a:fillRect/>
                      </a:stretch>
                    </pic:blipFill>
                    <pic:spPr>
                      <a:xfrm>
                        <a:off x="0" y="0"/>
                        <a:ext cx="161948" cy="190527"/>
                      </a:xfrm>
                      <a:prstGeom prst="rect">
                        <a:avLst/>
                      </a:prstGeom>
                    </pic:spPr>
                  </pic:pic>
                </a:graphicData>
              </a:graphic>
            </wp:inline>
          </w:drawing>
        </w:r>
        <w:r>
          <w:rPr>
            <w:rFonts w:asciiTheme="minorHAnsi" w:hAnsiTheme="minorHAnsi" w:cstheme="minorHAnsi"/>
          </w:rPr>
          <w:t xml:space="preserve"> - All tenants have a RTR that is valid as at the opportunity’s start date (i.e. the date of the rent increase).</w:t>
        </w:r>
      </w:ins>
    </w:p>
    <w:p w14:paraId="2B011662" w14:textId="3D573224" w:rsidR="00EE176D" w:rsidRDefault="00EE176D" w:rsidP="00EE176D">
      <w:pPr>
        <w:pStyle w:val="ListParagraph"/>
        <w:numPr>
          <w:ilvl w:val="1"/>
          <w:numId w:val="61"/>
        </w:numPr>
        <w:rPr>
          <w:ins w:id="70" w:author="Nikki Papenfus" w:date="2025-08-14T10:50:00Z" w16du:dateUtc="2025-08-14T08:50:00Z"/>
          <w:rFonts w:asciiTheme="minorHAnsi" w:hAnsiTheme="minorHAnsi" w:cstheme="minorHAnsi"/>
        </w:rPr>
      </w:pPr>
      <w:ins w:id="71" w:author="Nikki Papenfus" w:date="2025-08-14T10:50:00Z" w16du:dateUtc="2025-08-14T08:50:00Z">
        <w:r>
          <w:rPr>
            <w:rFonts w:asciiTheme="minorHAnsi" w:hAnsiTheme="minorHAnsi" w:cstheme="minorHAnsi"/>
          </w:rPr>
          <w:t>This flag o</w:t>
        </w:r>
        <w:r w:rsidRPr="00B42DC0">
          <w:rPr>
            <w:rFonts w:asciiTheme="minorHAnsi" w:hAnsiTheme="minorHAnsi" w:cstheme="minorHAnsi"/>
          </w:rPr>
          <w:t>nly displays for Agreement Types that require RTR</w:t>
        </w:r>
      </w:ins>
      <w:ins w:id="72" w:author="Nikki Papenfus" w:date="2025-08-14T10:52:00Z" w16du:dateUtc="2025-08-14T08:52:00Z">
        <w:r w:rsidR="008A129F">
          <w:rPr>
            <w:rFonts w:asciiTheme="minorHAnsi" w:hAnsiTheme="minorHAnsi" w:cstheme="minorHAnsi"/>
          </w:rPr>
          <w:t xml:space="preserve"> information to be captured</w:t>
        </w:r>
      </w:ins>
      <w:ins w:id="73" w:author="Nikki Papenfus" w:date="2025-08-14T10:50:00Z" w16du:dateUtc="2025-08-14T08:50:00Z">
        <w:r w:rsidRPr="00B42DC0">
          <w:rPr>
            <w:rFonts w:asciiTheme="minorHAnsi" w:hAnsiTheme="minorHAnsi" w:cstheme="minorHAnsi"/>
          </w:rPr>
          <w:t>.</w:t>
        </w:r>
      </w:ins>
    </w:p>
    <w:p w14:paraId="6E87EBFD" w14:textId="77777777" w:rsidR="008168FB" w:rsidRPr="00B42DC0" w:rsidRDefault="008168FB" w:rsidP="00B42DC0">
      <w:pPr>
        <w:pStyle w:val="ListParagraph"/>
        <w:ind w:left="1440"/>
        <w:rPr>
          <w:rFonts w:asciiTheme="minorHAnsi" w:hAnsiTheme="minorHAnsi" w:cstheme="minorHAnsi"/>
        </w:rPr>
      </w:pPr>
    </w:p>
    <w:p w14:paraId="7F99B1F1" w14:textId="77BD2168" w:rsidR="005044F5" w:rsidRDefault="003F2BF8" w:rsidP="004C29A3">
      <w:pPr>
        <w:spacing w:after="240"/>
        <w:jc w:val="both"/>
        <w:rPr>
          <w:rFonts w:asciiTheme="minorHAnsi" w:hAnsiTheme="minorHAnsi" w:cstheme="minorHAnsi"/>
          <w:sz w:val="22"/>
          <w:szCs w:val="22"/>
        </w:rPr>
      </w:pPr>
      <w:r w:rsidRPr="00570A10">
        <w:rPr>
          <w:noProof/>
        </w:rPr>
        <mc:AlternateContent>
          <mc:Choice Requires="wps">
            <w:drawing>
              <wp:anchor distT="0" distB="0" distL="114300" distR="114300" simplePos="0" relativeHeight="251666448" behindDoc="0" locked="0" layoutInCell="1" allowOverlap="1" wp14:anchorId="0FC68D83" wp14:editId="53E17F73">
                <wp:simplePos x="0" y="0"/>
                <wp:positionH relativeFrom="column">
                  <wp:posOffset>4019910</wp:posOffset>
                </wp:positionH>
                <wp:positionV relativeFrom="paragraph">
                  <wp:posOffset>825548</wp:posOffset>
                </wp:positionV>
                <wp:extent cx="396816" cy="994314"/>
                <wp:effectExtent l="0" t="0" r="22860" b="15875"/>
                <wp:wrapNone/>
                <wp:docPr id="567657452" name="Rectangle 3"/>
                <wp:cNvGraphicFramePr/>
                <a:graphic xmlns:a="http://schemas.openxmlformats.org/drawingml/2006/main">
                  <a:graphicData uri="http://schemas.microsoft.com/office/word/2010/wordprocessingShape">
                    <wps:wsp>
                      <wps:cNvSpPr/>
                      <wps:spPr>
                        <a:xfrm>
                          <a:off x="0" y="0"/>
                          <a:ext cx="396816" cy="994314"/>
                        </a:xfrm>
                        <a:prstGeom prst="rect">
                          <a:avLst/>
                        </a:prstGeom>
                        <a:noFill/>
                        <a:ln w="19050">
                          <a:solidFill>
                            <a:schemeClr val="accent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6F5745" id="Rectangle 3" o:spid="_x0000_s1026" style="position:absolute;margin-left:316.55pt;margin-top:65pt;width:31.25pt;height:78.3pt;z-index:25166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" filled="f" strokecolor="#e16a2f [3206]" strokeweight="1.5pt"/>
            </w:pict>
          </mc:Fallback>
        </mc:AlternateContent>
      </w:r>
      <w:r w:rsidRPr="003F2BF8">
        <w:rPr>
          <w:rFonts w:asciiTheme="minorHAnsi" w:hAnsiTheme="minorHAnsi" w:cstheme="minorHAnsi"/>
          <w:sz w:val="22"/>
          <w:szCs w:val="22"/>
        </w:rPr>
        <w:drawing>
          <wp:inline distT="0" distB="0" distL="0" distR="0" wp14:anchorId="7E88BCF6" wp14:editId="419D40E2">
            <wp:extent cx="5943600" cy="1822450"/>
            <wp:effectExtent l="0" t="0" r="0" b="6350"/>
            <wp:docPr id="1296528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28055" name=""/>
                    <pic:cNvPicPr/>
                  </pic:nvPicPr>
                  <pic:blipFill>
                    <a:blip r:embed="rId39"/>
                    <a:stretch>
                      <a:fillRect/>
                    </a:stretch>
                  </pic:blipFill>
                  <pic:spPr>
                    <a:xfrm>
                      <a:off x="0" y="0"/>
                      <a:ext cx="5943600" cy="1822450"/>
                    </a:xfrm>
                    <a:prstGeom prst="rect">
                      <a:avLst/>
                    </a:prstGeom>
                  </pic:spPr>
                </pic:pic>
              </a:graphicData>
            </a:graphic>
          </wp:inline>
        </w:drawing>
      </w:r>
    </w:p>
    <w:p w14:paraId="47089FEB" w14:textId="55E4F7D6" w:rsidR="005044F5" w:rsidRDefault="008A129F" w:rsidP="004C29A3">
      <w:pPr>
        <w:spacing w:after="240"/>
        <w:jc w:val="both"/>
        <w:rPr>
          <w:rFonts w:asciiTheme="minorHAnsi" w:hAnsiTheme="minorHAnsi" w:cstheme="minorHAnsi"/>
          <w:sz w:val="22"/>
          <w:szCs w:val="22"/>
        </w:rPr>
      </w:pPr>
      <w:r w:rsidRPr="00570A10">
        <w:rPr>
          <w:rFonts w:asciiTheme="minorHAnsi" w:hAnsiTheme="minorHAnsi" w:cstheme="minorHAnsi"/>
          <w:noProof/>
          <w:sz w:val="16"/>
          <w:szCs w:val="16"/>
        </w:rPr>
        <mc:AlternateContent>
          <mc:Choice Requires="wps">
            <w:drawing>
              <wp:anchor distT="0" distB="0" distL="114300" distR="114300" simplePos="0" relativeHeight="251671568" behindDoc="0" locked="0" layoutInCell="1" allowOverlap="1" wp14:anchorId="596026D5" wp14:editId="365680D5">
                <wp:simplePos x="0" y="0"/>
                <wp:positionH relativeFrom="column">
                  <wp:posOffset>3454160</wp:posOffset>
                </wp:positionH>
                <wp:positionV relativeFrom="paragraph">
                  <wp:posOffset>1071197</wp:posOffset>
                </wp:positionV>
                <wp:extent cx="2092325" cy="699770"/>
                <wp:effectExtent l="38100" t="38100" r="117475" b="881380"/>
                <wp:wrapNone/>
                <wp:docPr id="628433796" name="Speech Bubble: Rectangle 2"/>
                <wp:cNvGraphicFramePr/>
                <a:graphic xmlns:a="http://schemas.openxmlformats.org/drawingml/2006/main">
                  <a:graphicData uri="http://schemas.microsoft.com/office/word/2010/wordprocessingShape">
                    <wps:wsp>
                      <wps:cNvSpPr/>
                      <wps:spPr>
                        <a:xfrm>
                          <a:off x="0" y="0"/>
                          <a:ext cx="2092325" cy="699770"/>
                        </a:xfrm>
                        <a:prstGeom prst="wedgeRectCallout">
                          <a:avLst>
                            <a:gd name="adj1" fmla="val 6722"/>
                            <a:gd name="adj2" fmla="val 15865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27DF1C5" w14:textId="77777777" w:rsidR="008A129F" w:rsidRPr="008A129F" w:rsidRDefault="008A129F" w:rsidP="00B42DC0">
                            <w:pPr>
                              <w:tabs>
                                <w:tab w:val="num" w:pos="360"/>
                              </w:tabs>
                              <w:ind w:left="360" w:hanging="360"/>
                              <w:rPr>
                                <w:ins w:id="74" w:author="Nikki Papenfus" w:date="2025-08-14T10:52:00Z" w16du:dateUtc="2025-08-14T08:52:00Z"/>
                                <w:sz w:val="12"/>
                                <w:szCs w:val="12"/>
                                <w:rPrChange w:id="75" w:author="Nikki Papenfus" w:date="2025-08-14T10:52:00Z" w16du:dateUtc="2025-08-14T08:52:00Z">
                                  <w:rPr>
                                    <w:ins w:id="76" w:author="Nikki Papenfus" w:date="2025-08-14T10:52:00Z" w16du:dateUtc="2025-08-14T08:52:00Z"/>
                                  </w:rPr>
                                </w:rPrChange>
                              </w:rPr>
                            </w:pPr>
                          </w:p>
                          <w:p w14:paraId="5AE024D5" w14:textId="6E7F5D52" w:rsidR="000E77D3" w:rsidRDefault="0045130D" w:rsidP="00B42DC0">
                            <w:pPr>
                              <w:pStyle w:val="CommentText"/>
                              <w:numPr>
                                <w:ilvl w:val="0"/>
                                <w:numId w:val="76"/>
                              </w:numPr>
                              <w:spacing w:after="0" w:line="240" w:lineRule="auto"/>
                              <w:rPr>
                                <w:ins w:id="77" w:author="Nikki Papenfus" w:date="2025-08-14T10:14:00Z" w16du:dateUtc="2025-08-14T08:14:00Z"/>
                                <w:rStyle w:val="IntenseEmphasis"/>
                                <w:rFonts w:ascii="Arial" w:hAnsi="Arial" w:cs="Arial"/>
                                <w:i w:val="0"/>
                                <w:iCs w:val="0"/>
                                <w:color w:val="313435" w:themeColor="accent5" w:themeShade="80"/>
                                <w:lang w:val="en-GB"/>
                              </w:rPr>
                            </w:pPr>
                            <w:ins w:id="78" w:author="Nikki Papenfus" w:date="2025-08-14T10:13:00Z" w16du:dateUtc="2025-08-14T08:13:00Z">
                              <w:r>
                                <w:rPr>
                                  <w:rStyle w:val="IntenseEmphasis"/>
                                  <w:rFonts w:ascii="Arial" w:hAnsi="Arial" w:cs="Arial"/>
                                  <w:i w:val="0"/>
                                  <w:iCs w:val="0"/>
                                  <w:color w:val="313435" w:themeColor="accent5" w:themeShade="80"/>
                                  <w:lang w:val="en-GB"/>
                                </w:rPr>
                                <w:t>RTRs are requ</w:t>
                              </w:r>
                            </w:ins>
                            <w:ins w:id="79" w:author="Nikki Papenfus" w:date="2025-08-14T10:14:00Z" w16du:dateUtc="2025-08-14T08:14:00Z">
                              <w:r>
                                <w:rPr>
                                  <w:rStyle w:val="IntenseEmphasis"/>
                                  <w:rFonts w:ascii="Arial" w:hAnsi="Arial" w:cs="Arial"/>
                                  <w:i w:val="0"/>
                                  <w:iCs w:val="0"/>
                                  <w:color w:val="313435" w:themeColor="accent5" w:themeShade="80"/>
                                  <w:lang w:val="en-GB"/>
                                </w:rPr>
                                <w:t xml:space="preserve">ired. </w:t>
                              </w:r>
                            </w:ins>
                          </w:p>
                          <w:p w14:paraId="6BE39332" w14:textId="49AC99B2" w:rsidR="00341B6A" w:rsidRDefault="002E59D0" w:rsidP="00B42DC0">
                            <w:pPr>
                              <w:pStyle w:val="CommentText"/>
                              <w:numPr>
                                <w:ilvl w:val="0"/>
                                <w:numId w:val="77"/>
                              </w:numPr>
                              <w:spacing w:after="0" w:line="240" w:lineRule="auto"/>
                              <w:rPr>
                                <w:rStyle w:val="IntenseEmphasis"/>
                                <w:rFonts w:ascii="Arial" w:hAnsi="Arial" w:cs="Arial"/>
                                <w:i w:val="0"/>
                                <w:iCs w:val="0"/>
                                <w:color w:val="313435" w:themeColor="accent5" w:themeShade="80"/>
                                <w:lang w:val="en-GB"/>
                              </w:rPr>
                            </w:pPr>
                            <w:ins w:id="80" w:author="Nikki Papenfus" w:date="2025-08-14T10:31:00Z" w16du:dateUtc="2025-08-14T08:31:00Z">
                              <w:r>
                                <w:rPr>
                                  <w:rStyle w:val="IntenseEmphasis"/>
                                  <w:rFonts w:ascii="Arial" w:hAnsi="Arial" w:cs="Arial"/>
                                  <w:i w:val="0"/>
                                  <w:iCs w:val="0"/>
                                  <w:color w:val="313435" w:themeColor="accent5" w:themeShade="80"/>
                                  <w:lang w:val="en-GB"/>
                                </w:rPr>
                                <w:t>T</w:t>
                              </w:r>
                            </w:ins>
                            <w:ins w:id="81" w:author="Nikki Papenfus" w:date="2025-08-14T10:14:00Z" w16du:dateUtc="2025-08-14T08:14:00Z">
                              <w:r w:rsidR="0045130D">
                                <w:rPr>
                                  <w:rStyle w:val="IntenseEmphasis"/>
                                  <w:rFonts w:ascii="Arial" w:hAnsi="Arial" w:cs="Arial"/>
                                  <w:i w:val="0"/>
                                  <w:iCs w:val="0"/>
                                  <w:color w:val="313435" w:themeColor="accent5" w:themeShade="80"/>
                                  <w:lang w:val="en-GB"/>
                                </w:rPr>
                                <w:t>enant(s) are flagged as ‘RTR Not Required’</w:t>
                              </w:r>
                            </w:ins>
                            <w:ins w:id="82" w:author="Nikki Papenfus" w:date="2025-08-14T10:48:00Z" w16du:dateUtc="2025-08-14T08:48:00Z">
                              <w:r w:rsidR="00B42DC0">
                                <w:rPr>
                                  <w:rStyle w:val="IntenseEmphasis"/>
                                  <w:rFonts w:ascii="Arial" w:hAnsi="Arial" w:cs="Arial"/>
                                  <w:i w:val="0"/>
                                  <w:iCs w:val="0"/>
                                  <w:color w:val="313435" w:themeColor="accent5" w:themeShade="80"/>
                                  <w:lang w:val="en-GB"/>
                                </w:rPr>
                                <w:t xml:space="preserve"> </w:t>
                              </w:r>
                            </w:ins>
                          </w:p>
                          <w:p w14:paraId="21EFD3E3" w14:textId="67D9E2C1" w:rsidR="003F2BF8" w:rsidRPr="00570A10" w:rsidRDefault="003F2BF8" w:rsidP="0045130D">
                            <w:pPr>
                              <w:pStyle w:val="CommentText"/>
                              <w:spacing w:after="0" w:line="240" w:lineRule="auto"/>
                              <w:ind w:left="0"/>
                              <w:rPr>
                                <w:rStyle w:val="IntenseEmphasis"/>
                                <w:rFonts w:ascii="Arial" w:hAnsi="Arial" w:cs="Arial"/>
                                <w:i w:val="0"/>
                                <w:iCs w:val="0"/>
                                <w:color w:val="313435" w:themeColor="accent5" w:themeShade="80"/>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6026D5" id="_x0000_s1031" type="#_x0000_t61" style="position:absolute;left:0;text-align:left;margin-left:272pt;margin-top:84.35pt;width:164.75pt;height:55.1pt;z-index:25167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" adj="12252,45069" fillcolor="white [3212]" strokecolor="#7f7f7f [1612]" strokeweight=".25pt">
                <v:shadow on="t" color="black" opacity="26214f" origin="-.5,-.5" offset=".74836mm,.74836mm"/>
                <v:textbox>
                  <w:txbxContent>
                    <w:p w14:paraId="027DF1C5" w14:textId="77777777" w:rsidR="008A129F" w:rsidRPr="008A129F" w:rsidRDefault="008A129F" w:rsidP="00B42DC0">
                      <w:pPr>
                        <w:tabs>
                          <w:tab w:val="num" w:pos="360"/>
                        </w:tabs>
                        <w:ind w:left="360" w:hanging="360"/>
                        <w:rPr>
                          <w:ins w:id="83" w:author="Nikki Papenfus" w:date="2025-08-14T10:52:00Z" w16du:dateUtc="2025-08-14T08:52:00Z"/>
                          <w:sz w:val="12"/>
                          <w:szCs w:val="12"/>
                          <w:rPrChange w:id="84" w:author="Nikki Papenfus" w:date="2025-08-14T10:52:00Z" w16du:dateUtc="2025-08-14T08:52:00Z">
                            <w:rPr>
                              <w:ins w:id="85" w:author="Nikki Papenfus" w:date="2025-08-14T10:52:00Z" w16du:dateUtc="2025-08-14T08:52:00Z"/>
                            </w:rPr>
                          </w:rPrChange>
                        </w:rPr>
                      </w:pPr>
                    </w:p>
                    <w:p w14:paraId="5AE024D5" w14:textId="6E7F5D52" w:rsidR="000E77D3" w:rsidRDefault="0045130D" w:rsidP="00B42DC0">
                      <w:pPr>
                        <w:pStyle w:val="CommentText"/>
                        <w:numPr>
                          <w:ilvl w:val="0"/>
                          <w:numId w:val="76"/>
                        </w:numPr>
                        <w:spacing w:after="0" w:line="240" w:lineRule="auto"/>
                        <w:rPr>
                          <w:ins w:id="86" w:author="Nikki Papenfus" w:date="2025-08-14T10:14:00Z" w16du:dateUtc="2025-08-14T08:14:00Z"/>
                          <w:rStyle w:val="IntenseEmphasis"/>
                          <w:rFonts w:ascii="Arial" w:hAnsi="Arial" w:cs="Arial"/>
                          <w:i w:val="0"/>
                          <w:iCs w:val="0"/>
                          <w:color w:val="313435" w:themeColor="accent5" w:themeShade="80"/>
                          <w:lang w:val="en-GB"/>
                        </w:rPr>
                      </w:pPr>
                      <w:ins w:id="87" w:author="Nikki Papenfus" w:date="2025-08-14T10:13:00Z" w16du:dateUtc="2025-08-14T08:13:00Z">
                        <w:r>
                          <w:rPr>
                            <w:rStyle w:val="IntenseEmphasis"/>
                            <w:rFonts w:ascii="Arial" w:hAnsi="Arial" w:cs="Arial"/>
                            <w:i w:val="0"/>
                            <w:iCs w:val="0"/>
                            <w:color w:val="313435" w:themeColor="accent5" w:themeShade="80"/>
                            <w:lang w:val="en-GB"/>
                          </w:rPr>
                          <w:t>RTRs are requ</w:t>
                        </w:r>
                      </w:ins>
                      <w:ins w:id="88" w:author="Nikki Papenfus" w:date="2025-08-14T10:14:00Z" w16du:dateUtc="2025-08-14T08:14:00Z">
                        <w:r>
                          <w:rPr>
                            <w:rStyle w:val="IntenseEmphasis"/>
                            <w:rFonts w:ascii="Arial" w:hAnsi="Arial" w:cs="Arial"/>
                            <w:i w:val="0"/>
                            <w:iCs w:val="0"/>
                            <w:color w:val="313435" w:themeColor="accent5" w:themeShade="80"/>
                            <w:lang w:val="en-GB"/>
                          </w:rPr>
                          <w:t xml:space="preserve">ired. </w:t>
                        </w:r>
                      </w:ins>
                    </w:p>
                    <w:p w14:paraId="6BE39332" w14:textId="49AC99B2" w:rsidR="00341B6A" w:rsidRDefault="002E59D0" w:rsidP="00B42DC0">
                      <w:pPr>
                        <w:pStyle w:val="CommentText"/>
                        <w:numPr>
                          <w:ilvl w:val="0"/>
                          <w:numId w:val="77"/>
                        </w:numPr>
                        <w:spacing w:after="0" w:line="240" w:lineRule="auto"/>
                        <w:rPr>
                          <w:rStyle w:val="IntenseEmphasis"/>
                          <w:rFonts w:ascii="Arial" w:hAnsi="Arial" w:cs="Arial"/>
                          <w:i w:val="0"/>
                          <w:iCs w:val="0"/>
                          <w:color w:val="313435" w:themeColor="accent5" w:themeShade="80"/>
                          <w:lang w:val="en-GB"/>
                        </w:rPr>
                      </w:pPr>
                      <w:ins w:id="89" w:author="Nikki Papenfus" w:date="2025-08-14T10:31:00Z" w16du:dateUtc="2025-08-14T08:31:00Z">
                        <w:r>
                          <w:rPr>
                            <w:rStyle w:val="IntenseEmphasis"/>
                            <w:rFonts w:ascii="Arial" w:hAnsi="Arial" w:cs="Arial"/>
                            <w:i w:val="0"/>
                            <w:iCs w:val="0"/>
                            <w:color w:val="313435" w:themeColor="accent5" w:themeShade="80"/>
                            <w:lang w:val="en-GB"/>
                          </w:rPr>
                          <w:t>T</w:t>
                        </w:r>
                      </w:ins>
                      <w:ins w:id="90" w:author="Nikki Papenfus" w:date="2025-08-14T10:14:00Z" w16du:dateUtc="2025-08-14T08:14:00Z">
                        <w:r w:rsidR="0045130D">
                          <w:rPr>
                            <w:rStyle w:val="IntenseEmphasis"/>
                            <w:rFonts w:ascii="Arial" w:hAnsi="Arial" w:cs="Arial"/>
                            <w:i w:val="0"/>
                            <w:iCs w:val="0"/>
                            <w:color w:val="313435" w:themeColor="accent5" w:themeShade="80"/>
                            <w:lang w:val="en-GB"/>
                          </w:rPr>
                          <w:t>enant(s) are flagged as ‘RTR Not Required’</w:t>
                        </w:r>
                      </w:ins>
                      <w:ins w:id="91" w:author="Nikki Papenfus" w:date="2025-08-14T10:48:00Z" w16du:dateUtc="2025-08-14T08:48:00Z">
                        <w:r w:rsidR="00B42DC0">
                          <w:rPr>
                            <w:rStyle w:val="IntenseEmphasis"/>
                            <w:rFonts w:ascii="Arial" w:hAnsi="Arial" w:cs="Arial"/>
                            <w:i w:val="0"/>
                            <w:iCs w:val="0"/>
                            <w:color w:val="313435" w:themeColor="accent5" w:themeShade="80"/>
                            <w:lang w:val="en-GB"/>
                          </w:rPr>
                          <w:t xml:space="preserve"> </w:t>
                        </w:r>
                      </w:ins>
                    </w:p>
                    <w:p w14:paraId="21EFD3E3" w14:textId="67D9E2C1" w:rsidR="003F2BF8" w:rsidRPr="00570A10" w:rsidRDefault="003F2BF8" w:rsidP="0045130D">
                      <w:pPr>
                        <w:pStyle w:val="CommentText"/>
                        <w:spacing w:after="0" w:line="240" w:lineRule="auto"/>
                        <w:ind w:left="0"/>
                        <w:rPr>
                          <w:rStyle w:val="IntenseEmphasis"/>
                          <w:rFonts w:ascii="Arial" w:hAnsi="Arial" w:cs="Arial"/>
                          <w:i w:val="0"/>
                          <w:iCs w:val="0"/>
                          <w:color w:val="313435" w:themeColor="accent5" w:themeShade="80"/>
                          <w:lang w:val="en-GB"/>
                        </w:rPr>
                      </w:pPr>
                    </w:p>
                  </w:txbxContent>
                </v:textbox>
              </v:shape>
            </w:pict>
          </mc:Fallback>
        </mc:AlternateContent>
      </w:r>
      <w:r w:rsidR="00B42DC0" w:rsidRPr="00570A10">
        <w:rPr>
          <w:rFonts w:asciiTheme="minorHAnsi" w:hAnsiTheme="minorHAnsi" w:cstheme="minorHAnsi"/>
          <w:noProof/>
          <w:sz w:val="16"/>
          <w:szCs w:val="16"/>
        </w:rPr>
        <mc:AlternateContent>
          <mc:Choice Requires="wps">
            <w:drawing>
              <wp:anchor distT="0" distB="0" distL="114300" distR="114300" simplePos="0" relativeHeight="251670544" behindDoc="0" locked="0" layoutInCell="1" allowOverlap="1" wp14:anchorId="47933EC7" wp14:editId="18CB38C2">
                <wp:simplePos x="0" y="0"/>
                <wp:positionH relativeFrom="column">
                  <wp:posOffset>3454160</wp:posOffset>
                </wp:positionH>
                <wp:positionV relativeFrom="paragraph">
                  <wp:posOffset>1190254</wp:posOffset>
                </wp:positionV>
                <wp:extent cx="2092325" cy="560705"/>
                <wp:effectExtent l="38100" t="1390650" r="117475" b="106045"/>
                <wp:wrapNone/>
                <wp:docPr id="661274453" name="Speech Bubble: Rectangle 2"/>
                <wp:cNvGraphicFramePr/>
                <a:graphic xmlns:a="http://schemas.openxmlformats.org/drawingml/2006/main">
                  <a:graphicData uri="http://schemas.microsoft.com/office/word/2010/wordprocessingShape">
                    <wps:wsp>
                      <wps:cNvSpPr/>
                      <wps:spPr>
                        <a:xfrm>
                          <a:off x="0" y="0"/>
                          <a:ext cx="2092325" cy="560705"/>
                        </a:xfrm>
                        <a:prstGeom prst="wedgeRectCallout">
                          <a:avLst>
                            <a:gd name="adj1" fmla="val -18767"/>
                            <a:gd name="adj2" fmla="val -29294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720C457" w14:textId="07C6732A" w:rsidR="00657230" w:rsidRPr="00657230" w:rsidRDefault="00657230" w:rsidP="00657230">
                            <w:pPr>
                              <w:pStyle w:val="CommentText"/>
                              <w:spacing w:after="0" w:line="240" w:lineRule="auto"/>
                              <w:ind w:left="0"/>
                              <w:rPr>
                                <w:rStyle w:val="IntenseEmphasis"/>
                                <w:rFonts w:ascii="Arial" w:hAnsi="Arial" w:cs="Arial"/>
                                <w:i w:val="0"/>
                                <w:iCs w:val="0"/>
                                <w:color w:val="313435" w:themeColor="accent5" w:themeShade="80"/>
                                <w:lang w:val="en-GB"/>
                              </w:rPr>
                            </w:pPr>
                            <w:del w:id="92" w:author="Nikki Papenfus" w:date="2025-08-14T10:13:00Z" w16du:dateUtc="2025-08-14T08:13:00Z">
                              <w:r w:rsidDel="0045130D">
                                <w:rPr>
                                  <w:rStyle w:val="IntenseEmphasis"/>
                                  <w:rFonts w:ascii="Arial" w:hAnsi="Arial" w:cs="Arial"/>
                                  <w:i w:val="0"/>
                                  <w:iCs w:val="0"/>
                                  <w:color w:val="313435" w:themeColor="accent5" w:themeShade="80"/>
                                  <w:lang w:val="en-GB"/>
                                </w:rPr>
                                <w:delText xml:space="preserve">Displays </w:delText>
                              </w:r>
                            </w:del>
                            <w:del w:id="93" w:author="Nikki Papenfus" w:date="2025-08-14T09:58:00Z" w16du:dateUtc="2025-08-14T07:58:00Z">
                              <w:r w:rsidRPr="00657230" w:rsidDel="00660AB3">
                                <w:rPr>
                                  <w:rStyle w:val="IntenseEmphasis"/>
                                  <w:rFonts w:ascii="Arial" w:hAnsi="Arial" w:cs="Arial"/>
                                  <w:i w:val="0"/>
                                  <w:iCs w:val="0"/>
                                  <w:color w:val="313435" w:themeColor="accent5" w:themeShade="80"/>
                                  <w:lang w:val="en-GB"/>
                                </w:rPr>
                                <w:delText xml:space="preserve">all existing </w:delText>
                              </w:r>
                            </w:del>
                            <w:del w:id="94" w:author="Nikki Papenfus" w:date="2025-08-14T10:14:00Z" w16du:dateUtc="2025-08-14T08:14:00Z">
                              <w:r w:rsidRPr="00657230" w:rsidDel="0045130D">
                                <w:rPr>
                                  <w:rStyle w:val="IntenseEmphasis"/>
                                  <w:rFonts w:ascii="Arial" w:hAnsi="Arial" w:cs="Arial"/>
                                  <w:i w:val="0"/>
                                  <w:iCs w:val="0"/>
                                  <w:color w:val="313435" w:themeColor="accent5" w:themeShade="80"/>
                                  <w:lang w:val="en-GB"/>
                                </w:rPr>
                                <w:delText xml:space="preserve">RTR </w:delText>
                              </w:r>
                            </w:del>
                            <w:del w:id="95" w:author="Nikki Papenfus" w:date="2025-08-14T09:58:00Z" w16du:dateUtc="2025-08-14T07:58:00Z">
                              <w:r w:rsidRPr="00657230" w:rsidDel="00660AB3">
                                <w:rPr>
                                  <w:rStyle w:val="IntenseEmphasis"/>
                                  <w:rFonts w:ascii="Arial" w:hAnsi="Arial" w:cs="Arial"/>
                                  <w:i w:val="0"/>
                                  <w:iCs w:val="0"/>
                                  <w:color w:val="313435" w:themeColor="accent5" w:themeShade="80"/>
                                  <w:lang w:val="en-GB"/>
                                </w:rPr>
                                <w:delText xml:space="preserve">records </w:delText>
                              </w:r>
                            </w:del>
                            <w:del w:id="96" w:author="Nikki Papenfus" w:date="2025-08-14T10:14:00Z" w16du:dateUtc="2025-08-14T08:14:00Z">
                              <w:r w:rsidRPr="00657230" w:rsidDel="0045130D">
                                <w:rPr>
                                  <w:rStyle w:val="IntenseEmphasis"/>
                                  <w:rFonts w:ascii="Arial" w:hAnsi="Arial" w:cs="Arial"/>
                                  <w:i w:val="0"/>
                                  <w:iCs w:val="0"/>
                                  <w:color w:val="313435" w:themeColor="accent5" w:themeShade="80"/>
                                  <w:lang w:val="en-GB"/>
                                </w:rPr>
                                <w:delText xml:space="preserve">for </w:delText>
                              </w:r>
                            </w:del>
                            <w:del w:id="97" w:author="Nikki Papenfus" w:date="2025-08-14T10:05:00Z" w16du:dateUtc="2025-08-14T08:05:00Z">
                              <w:r w:rsidRPr="00657230" w:rsidDel="003F2BF8">
                                <w:rPr>
                                  <w:rStyle w:val="IntenseEmphasis"/>
                                  <w:rFonts w:ascii="Arial" w:hAnsi="Arial" w:cs="Arial"/>
                                  <w:b/>
                                  <w:bCs/>
                                  <w:i w:val="0"/>
                                  <w:iCs w:val="0"/>
                                  <w:lang w:val="en-GB"/>
                                </w:rPr>
                                <w:delText>Lead Tenant</w:delText>
                              </w:r>
                            </w:del>
                            <w:del w:id="98" w:author="Nikki Papenfus" w:date="2025-08-14T09:58:00Z" w16du:dateUtc="2025-08-14T07:58:00Z">
                              <w:r w:rsidRPr="00657230" w:rsidDel="00660AB3">
                                <w:rPr>
                                  <w:rStyle w:val="IntenseEmphasis"/>
                                  <w:rFonts w:ascii="Arial" w:hAnsi="Arial" w:cs="Arial"/>
                                  <w:b/>
                                  <w:bCs/>
                                  <w:i w:val="0"/>
                                  <w:iCs w:val="0"/>
                                  <w:lang w:val="en-GB"/>
                                </w:rPr>
                                <w:delText>s</w:delText>
                              </w:r>
                            </w:del>
                            <w:del w:id="99" w:author="Nikki Papenfus" w:date="2025-08-14T10:05:00Z" w16du:dateUtc="2025-08-14T08:05:00Z">
                              <w:r w:rsidRPr="00657230" w:rsidDel="003F2BF8">
                                <w:rPr>
                                  <w:rStyle w:val="IntenseEmphasis"/>
                                  <w:rFonts w:ascii="Arial" w:hAnsi="Arial" w:cs="Arial"/>
                                  <w:i w:val="0"/>
                                  <w:iCs w:val="0"/>
                                  <w:lang w:val="en-GB"/>
                                </w:rPr>
                                <w:delText xml:space="preserve"> </w:delText>
                              </w:r>
                              <w:r w:rsidRPr="00657230" w:rsidDel="003F2BF8">
                                <w:rPr>
                                  <w:rStyle w:val="IntenseEmphasis"/>
                                  <w:rFonts w:ascii="Arial" w:hAnsi="Arial" w:cs="Arial"/>
                                  <w:i w:val="0"/>
                                  <w:iCs w:val="0"/>
                                  <w:color w:val="313435" w:themeColor="accent5" w:themeShade="80"/>
                                  <w:lang w:val="en-GB"/>
                                </w:rPr>
                                <w:delText xml:space="preserve">&amp; </w:delText>
                              </w:r>
                              <w:r w:rsidRPr="00657230" w:rsidDel="003F2BF8">
                                <w:rPr>
                                  <w:rStyle w:val="IntenseEmphasis"/>
                                  <w:rFonts w:ascii="Arial" w:hAnsi="Arial" w:cs="Arial"/>
                                  <w:b/>
                                  <w:bCs/>
                                  <w:i w:val="0"/>
                                  <w:iCs w:val="0"/>
                                  <w:lang w:val="en-GB"/>
                                </w:rPr>
                                <w:delText>Tenant</w:delText>
                              </w:r>
                            </w:del>
                            <w:del w:id="100" w:author="Nikki Papenfus" w:date="2025-08-14T09:58:00Z" w16du:dateUtc="2025-08-14T07:58:00Z">
                              <w:r w:rsidRPr="00657230" w:rsidDel="00660AB3">
                                <w:rPr>
                                  <w:rStyle w:val="IntenseEmphasis"/>
                                  <w:rFonts w:ascii="Arial" w:hAnsi="Arial" w:cs="Arial"/>
                                  <w:b/>
                                  <w:bCs/>
                                  <w:i w:val="0"/>
                                  <w:iCs w:val="0"/>
                                  <w:lang w:val="en-GB"/>
                                </w:rPr>
                                <w:delText>s</w:delText>
                              </w:r>
                            </w:del>
                            <w:del w:id="101" w:author="Nikki Papenfus" w:date="2025-08-14T10:14:00Z" w16du:dateUtc="2025-08-14T08:14:00Z">
                              <w:r w:rsidRPr="00657230" w:rsidDel="0045130D">
                                <w:rPr>
                                  <w:rStyle w:val="IntenseEmphasis"/>
                                  <w:rFonts w:ascii="Arial" w:hAnsi="Arial" w:cs="Arial"/>
                                  <w:i w:val="0"/>
                                  <w:iCs w:val="0"/>
                                  <w:lang w:val="en-GB"/>
                                </w:rPr>
                                <w:delText xml:space="preserve"> </w:delText>
                              </w:r>
                            </w:del>
                            <w:del w:id="102" w:author="Nikki Papenfus" w:date="2025-08-14T09:58:00Z" w16du:dateUtc="2025-08-14T07:58:00Z">
                              <w:r w:rsidRPr="00657230" w:rsidDel="00660AB3">
                                <w:rPr>
                                  <w:rStyle w:val="IntenseEmphasis"/>
                                  <w:rFonts w:ascii="Arial" w:hAnsi="Arial" w:cs="Arial"/>
                                  <w:i w:val="0"/>
                                  <w:iCs w:val="0"/>
                                  <w:color w:val="313435" w:themeColor="accent5" w:themeShade="80"/>
                                  <w:lang w:val="en-GB"/>
                                </w:rPr>
                                <w:delText xml:space="preserve">where the RTR is not in an </w:delText>
                              </w:r>
                              <w:r w:rsidRPr="00657230" w:rsidDel="00660AB3">
                                <w:rPr>
                                  <w:rStyle w:val="IntenseEmphasis"/>
                                  <w:rFonts w:ascii="Arial" w:hAnsi="Arial" w:cs="Arial"/>
                                  <w:color w:val="313435" w:themeColor="accent5" w:themeShade="80"/>
                                  <w:lang w:val="en-GB"/>
                                </w:rPr>
                                <w:delText>Archived</w:delText>
                              </w:r>
                              <w:r w:rsidRPr="00657230" w:rsidDel="00660AB3">
                                <w:rPr>
                                  <w:rStyle w:val="IntenseEmphasis"/>
                                  <w:rFonts w:ascii="Arial" w:hAnsi="Arial" w:cs="Arial"/>
                                  <w:i w:val="0"/>
                                  <w:iCs w:val="0"/>
                                  <w:color w:val="313435" w:themeColor="accent5" w:themeShade="80"/>
                                  <w:lang w:val="en-GB"/>
                                </w:rPr>
                                <w:delText xml:space="preserve"> status</w:delText>
                              </w:r>
                            </w:del>
                            <w:del w:id="103" w:author="Nikki Papenfus" w:date="2025-08-14T10:02:00Z" w16du:dateUtc="2025-08-14T08:02:00Z">
                              <w:r w:rsidRPr="00657230" w:rsidDel="006D144E">
                                <w:rPr>
                                  <w:rStyle w:val="IntenseEmphasis"/>
                                  <w:rFonts w:ascii="Arial" w:hAnsi="Arial" w:cs="Arial"/>
                                  <w:i w:val="0"/>
                                  <w:iCs w:val="0"/>
                                  <w:color w:val="313435" w:themeColor="accent5" w:themeShade="80"/>
                                  <w:lang w:val="en-GB"/>
                                </w:rPr>
                                <w:delText>.</w:delText>
                              </w:r>
                            </w:del>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933EC7" id="_x0000_s1032" type="#_x0000_t61" style="position:absolute;left:0;text-align:left;margin-left:272pt;margin-top:93.7pt;width:164.75pt;height:44.15pt;z-index:25167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" adj="6746,-52476" fillcolor="white [3212]" strokecolor="#7f7f7f [1612]" strokeweight=".25pt">
                <v:shadow on="t" color="black" opacity="26214f" origin="-.5,-.5" offset=".74836mm,.74836mm"/>
                <v:textbox>
                  <w:txbxContent>
                    <w:p w14:paraId="5720C457" w14:textId="07C6732A" w:rsidR="00657230" w:rsidRPr="00657230" w:rsidRDefault="00657230" w:rsidP="00657230">
                      <w:pPr>
                        <w:pStyle w:val="CommentText"/>
                        <w:spacing w:after="0" w:line="240" w:lineRule="auto"/>
                        <w:ind w:left="0"/>
                        <w:rPr>
                          <w:rStyle w:val="IntenseEmphasis"/>
                          <w:rFonts w:ascii="Arial" w:hAnsi="Arial" w:cs="Arial"/>
                          <w:i w:val="0"/>
                          <w:iCs w:val="0"/>
                          <w:color w:val="313435" w:themeColor="accent5" w:themeShade="80"/>
                          <w:lang w:val="en-GB"/>
                        </w:rPr>
                      </w:pPr>
                      <w:del w:id="104" w:author="Nikki Papenfus" w:date="2025-08-14T10:13:00Z" w16du:dateUtc="2025-08-14T08:13:00Z">
                        <w:r w:rsidDel="0045130D">
                          <w:rPr>
                            <w:rStyle w:val="IntenseEmphasis"/>
                            <w:rFonts w:ascii="Arial" w:hAnsi="Arial" w:cs="Arial"/>
                            <w:i w:val="0"/>
                            <w:iCs w:val="0"/>
                            <w:color w:val="313435" w:themeColor="accent5" w:themeShade="80"/>
                            <w:lang w:val="en-GB"/>
                          </w:rPr>
                          <w:delText xml:space="preserve">Displays </w:delText>
                        </w:r>
                      </w:del>
                      <w:del w:id="105" w:author="Nikki Papenfus" w:date="2025-08-14T09:58:00Z" w16du:dateUtc="2025-08-14T07:58:00Z">
                        <w:r w:rsidRPr="00657230" w:rsidDel="00660AB3">
                          <w:rPr>
                            <w:rStyle w:val="IntenseEmphasis"/>
                            <w:rFonts w:ascii="Arial" w:hAnsi="Arial" w:cs="Arial"/>
                            <w:i w:val="0"/>
                            <w:iCs w:val="0"/>
                            <w:color w:val="313435" w:themeColor="accent5" w:themeShade="80"/>
                            <w:lang w:val="en-GB"/>
                          </w:rPr>
                          <w:delText xml:space="preserve">all existing </w:delText>
                        </w:r>
                      </w:del>
                      <w:del w:id="106" w:author="Nikki Papenfus" w:date="2025-08-14T10:14:00Z" w16du:dateUtc="2025-08-14T08:14:00Z">
                        <w:r w:rsidRPr="00657230" w:rsidDel="0045130D">
                          <w:rPr>
                            <w:rStyle w:val="IntenseEmphasis"/>
                            <w:rFonts w:ascii="Arial" w:hAnsi="Arial" w:cs="Arial"/>
                            <w:i w:val="0"/>
                            <w:iCs w:val="0"/>
                            <w:color w:val="313435" w:themeColor="accent5" w:themeShade="80"/>
                            <w:lang w:val="en-GB"/>
                          </w:rPr>
                          <w:delText xml:space="preserve">RTR </w:delText>
                        </w:r>
                      </w:del>
                      <w:del w:id="107" w:author="Nikki Papenfus" w:date="2025-08-14T09:58:00Z" w16du:dateUtc="2025-08-14T07:58:00Z">
                        <w:r w:rsidRPr="00657230" w:rsidDel="00660AB3">
                          <w:rPr>
                            <w:rStyle w:val="IntenseEmphasis"/>
                            <w:rFonts w:ascii="Arial" w:hAnsi="Arial" w:cs="Arial"/>
                            <w:i w:val="0"/>
                            <w:iCs w:val="0"/>
                            <w:color w:val="313435" w:themeColor="accent5" w:themeShade="80"/>
                            <w:lang w:val="en-GB"/>
                          </w:rPr>
                          <w:delText xml:space="preserve">records </w:delText>
                        </w:r>
                      </w:del>
                      <w:del w:id="108" w:author="Nikki Papenfus" w:date="2025-08-14T10:14:00Z" w16du:dateUtc="2025-08-14T08:14:00Z">
                        <w:r w:rsidRPr="00657230" w:rsidDel="0045130D">
                          <w:rPr>
                            <w:rStyle w:val="IntenseEmphasis"/>
                            <w:rFonts w:ascii="Arial" w:hAnsi="Arial" w:cs="Arial"/>
                            <w:i w:val="0"/>
                            <w:iCs w:val="0"/>
                            <w:color w:val="313435" w:themeColor="accent5" w:themeShade="80"/>
                            <w:lang w:val="en-GB"/>
                          </w:rPr>
                          <w:delText xml:space="preserve">for </w:delText>
                        </w:r>
                      </w:del>
                      <w:del w:id="109" w:author="Nikki Papenfus" w:date="2025-08-14T10:05:00Z" w16du:dateUtc="2025-08-14T08:05:00Z">
                        <w:r w:rsidRPr="00657230" w:rsidDel="003F2BF8">
                          <w:rPr>
                            <w:rStyle w:val="IntenseEmphasis"/>
                            <w:rFonts w:ascii="Arial" w:hAnsi="Arial" w:cs="Arial"/>
                            <w:b/>
                            <w:bCs/>
                            <w:i w:val="0"/>
                            <w:iCs w:val="0"/>
                            <w:lang w:val="en-GB"/>
                          </w:rPr>
                          <w:delText>Lead Tenant</w:delText>
                        </w:r>
                      </w:del>
                      <w:del w:id="110" w:author="Nikki Papenfus" w:date="2025-08-14T09:58:00Z" w16du:dateUtc="2025-08-14T07:58:00Z">
                        <w:r w:rsidRPr="00657230" w:rsidDel="00660AB3">
                          <w:rPr>
                            <w:rStyle w:val="IntenseEmphasis"/>
                            <w:rFonts w:ascii="Arial" w:hAnsi="Arial" w:cs="Arial"/>
                            <w:b/>
                            <w:bCs/>
                            <w:i w:val="0"/>
                            <w:iCs w:val="0"/>
                            <w:lang w:val="en-GB"/>
                          </w:rPr>
                          <w:delText>s</w:delText>
                        </w:r>
                      </w:del>
                      <w:del w:id="111" w:author="Nikki Papenfus" w:date="2025-08-14T10:05:00Z" w16du:dateUtc="2025-08-14T08:05:00Z">
                        <w:r w:rsidRPr="00657230" w:rsidDel="003F2BF8">
                          <w:rPr>
                            <w:rStyle w:val="IntenseEmphasis"/>
                            <w:rFonts w:ascii="Arial" w:hAnsi="Arial" w:cs="Arial"/>
                            <w:i w:val="0"/>
                            <w:iCs w:val="0"/>
                            <w:lang w:val="en-GB"/>
                          </w:rPr>
                          <w:delText xml:space="preserve"> </w:delText>
                        </w:r>
                        <w:r w:rsidRPr="00657230" w:rsidDel="003F2BF8">
                          <w:rPr>
                            <w:rStyle w:val="IntenseEmphasis"/>
                            <w:rFonts w:ascii="Arial" w:hAnsi="Arial" w:cs="Arial"/>
                            <w:i w:val="0"/>
                            <w:iCs w:val="0"/>
                            <w:color w:val="313435" w:themeColor="accent5" w:themeShade="80"/>
                            <w:lang w:val="en-GB"/>
                          </w:rPr>
                          <w:delText xml:space="preserve">&amp; </w:delText>
                        </w:r>
                        <w:r w:rsidRPr="00657230" w:rsidDel="003F2BF8">
                          <w:rPr>
                            <w:rStyle w:val="IntenseEmphasis"/>
                            <w:rFonts w:ascii="Arial" w:hAnsi="Arial" w:cs="Arial"/>
                            <w:b/>
                            <w:bCs/>
                            <w:i w:val="0"/>
                            <w:iCs w:val="0"/>
                            <w:lang w:val="en-GB"/>
                          </w:rPr>
                          <w:delText>Tenant</w:delText>
                        </w:r>
                      </w:del>
                      <w:del w:id="112" w:author="Nikki Papenfus" w:date="2025-08-14T09:58:00Z" w16du:dateUtc="2025-08-14T07:58:00Z">
                        <w:r w:rsidRPr="00657230" w:rsidDel="00660AB3">
                          <w:rPr>
                            <w:rStyle w:val="IntenseEmphasis"/>
                            <w:rFonts w:ascii="Arial" w:hAnsi="Arial" w:cs="Arial"/>
                            <w:b/>
                            <w:bCs/>
                            <w:i w:val="0"/>
                            <w:iCs w:val="0"/>
                            <w:lang w:val="en-GB"/>
                          </w:rPr>
                          <w:delText>s</w:delText>
                        </w:r>
                      </w:del>
                      <w:del w:id="113" w:author="Nikki Papenfus" w:date="2025-08-14T10:14:00Z" w16du:dateUtc="2025-08-14T08:14:00Z">
                        <w:r w:rsidRPr="00657230" w:rsidDel="0045130D">
                          <w:rPr>
                            <w:rStyle w:val="IntenseEmphasis"/>
                            <w:rFonts w:ascii="Arial" w:hAnsi="Arial" w:cs="Arial"/>
                            <w:i w:val="0"/>
                            <w:iCs w:val="0"/>
                            <w:lang w:val="en-GB"/>
                          </w:rPr>
                          <w:delText xml:space="preserve"> </w:delText>
                        </w:r>
                      </w:del>
                      <w:del w:id="114" w:author="Nikki Papenfus" w:date="2025-08-14T09:58:00Z" w16du:dateUtc="2025-08-14T07:58:00Z">
                        <w:r w:rsidRPr="00657230" w:rsidDel="00660AB3">
                          <w:rPr>
                            <w:rStyle w:val="IntenseEmphasis"/>
                            <w:rFonts w:ascii="Arial" w:hAnsi="Arial" w:cs="Arial"/>
                            <w:i w:val="0"/>
                            <w:iCs w:val="0"/>
                            <w:color w:val="313435" w:themeColor="accent5" w:themeShade="80"/>
                            <w:lang w:val="en-GB"/>
                          </w:rPr>
                          <w:delText xml:space="preserve">where the RTR is not in an </w:delText>
                        </w:r>
                        <w:r w:rsidRPr="00657230" w:rsidDel="00660AB3">
                          <w:rPr>
                            <w:rStyle w:val="IntenseEmphasis"/>
                            <w:rFonts w:ascii="Arial" w:hAnsi="Arial" w:cs="Arial"/>
                            <w:color w:val="313435" w:themeColor="accent5" w:themeShade="80"/>
                            <w:lang w:val="en-GB"/>
                          </w:rPr>
                          <w:delText>Archived</w:delText>
                        </w:r>
                        <w:r w:rsidRPr="00657230" w:rsidDel="00660AB3">
                          <w:rPr>
                            <w:rStyle w:val="IntenseEmphasis"/>
                            <w:rFonts w:ascii="Arial" w:hAnsi="Arial" w:cs="Arial"/>
                            <w:i w:val="0"/>
                            <w:iCs w:val="0"/>
                            <w:color w:val="313435" w:themeColor="accent5" w:themeShade="80"/>
                            <w:lang w:val="en-GB"/>
                          </w:rPr>
                          <w:delText xml:space="preserve"> status</w:delText>
                        </w:r>
                      </w:del>
                      <w:del w:id="115" w:author="Nikki Papenfus" w:date="2025-08-14T10:02:00Z" w16du:dateUtc="2025-08-14T08:02:00Z">
                        <w:r w:rsidRPr="00657230" w:rsidDel="006D144E">
                          <w:rPr>
                            <w:rStyle w:val="IntenseEmphasis"/>
                            <w:rFonts w:ascii="Arial" w:hAnsi="Arial" w:cs="Arial"/>
                            <w:i w:val="0"/>
                            <w:iCs w:val="0"/>
                            <w:color w:val="313435" w:themeColor="accent5" w:themeShade="80"/>
                            <w:lang w:val="en-GB"/>
                          </w:rPr>
                          <w:delText>.</w:delText>
                        </w:r>
                      </w:del>
                    </w:p>
                  </w:txbxContent>
                </v:textbox>
              </v:shape>
            </w:pict>
          </mc:Fallback>
        </mc:AlternateContent>
      </w:r>
      <w:r w:rsidR="005044F5" w:rsidRPr="005044F5">
        <w:rPr>
          <w:rFonts w:asciiTheme="minorHAnsi" w:hAnsiTheme="minorHAnsi" w:cstheme="minorHAnsi"/>
          <w:sz w:val="22"/>
          <w:szCs w:val="22"/>
        </w:rPr>
        <w:drawing>
          <wp:inline distT="0" distB="0" distL="0" distR="0" wp14:anchorId="57FB6864" wp14:editId="3B20FC96">
            <wp:extent cx="5943600" cy="2738120"/>
            <wp:effectExtent l="0" t="0" r="0" b="5080"/>
            <wp:docPr id="21105074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07420" name="Picture 1" descr="A screenshot of a computer&#10;&#10;AI-generated content may be incorrect."/>
                    <pic:cNvPicPr/>
                  </pic:nvPicPr>
                  <pic:blipFill>
                    <a:blip r:embed="rId40"/>
                    <a:stretch>
                      <a:fillRect/>
                    </a:stretch>
                  </pic:blipFill>
                  <pic:spPr>
                    <a:xfrm>
                      <a:off x="0" y="0"/>
                      <a:ext cx="5943600" cy="2738120"/>
                    </a:xfrm>
                    <a:prstGeom prst="rect">
                      <a:avLst/>
                    </a:prstGeom>
                  </pic:spPr>
                </pic:pic>
              </a:graphicData>
            </a:graphic>
          </wp:inline>
        </w:drawing>
      </w:r>
    </w:p>
    <w:p w14:paraId="73E96AE0" w14:textId="77777777" w:rsidR="00653C3C" w:rsidRDefault="00653C3C">
      <w:pPr>
        <w:rPr>
          <w:rFonts w:asciiTheme="minorHAnsi" w:hAnsiTheme="minorHAnsi" w:cstheme="minorHAnsi"/>
          <w:b/>
          <w:bCs/>
          <w:color w:val="65BCAB" w:themeColor="accent2"/>
          <w:sz w:val="22"/>
          <w:szCs w:val="22"/>
        </w:rPr>
      </w:pPr>
      <w:r>
        <w:rPr>
          <w:rFonts w:asciiTheme="minorHAnsi" w:hAnsiTheme="minorHAnsi" w:cstheme="minorHAnsi"/>
          <w:b/>
          <w:bCs/>
          <w:color w:val="65BCAB" w:themeColor="accent2"/>
        </w:rPr>
        <w:br w:type="page"/>
      </w:r>
    </w:p>
    <w:p w14:paraId="57358A79" w14:textId="4B1963A0" w:rsidR="00B42DC0" w:rsidRDefault="00B42DC0" w:rsidP="00B42DC0">
      <w:pPr>
        <w:pStyle w:val="ListParagraph"/>
        <w:numPr>
          <w:ilvl w:val="0"/>
          <w:numId w:val="61"/>
        </w:numPr>
        <w:rPr>
          <w:ins w:id="116" w:author="Nikki Papenfus" w:date="2025-08-14T10:49:00Z" w16du:dateUtc="2025-08-14T08:49:00Z"/>
          <w:rFonts w:asciiTheme="minorHAnsi" w:hAnsiTheme="minorHAnsi" w:cstheme="minorHAnsi"/>
        </w:rPr>
      </w:pPr>
      <w:ins w:id="117" w:author="Nikki Papenfus" w:date="2025-08-14T10:49:00Z" w16du:dateUtc="2025-08-14T08:49:00Z">
        <w:r>
          <w:rPr>
            <w:rFonts w:asciiTheme="minorHAnsi" w:hAnsiTheme="minorHAnsi" w:cstheme="minorHAnsi"/>
            <w:b/>
            <w:bCs/>
            <w:color w:val="65BCAB" w:themeColor="accent2"/>
          </w:rPr>
          <w:lastRenderedPageBreak/>
          <w:t>Contact Roles</w:t>
        </w:r>
        <w:r w:rsidRPr="00E36833">
          <w:rPr>
            <w:rFonts w:asciiTheme="minorHAnsi" w:hAnsiTheme="minorHAnsi" w:cstheme="minorHAnsi"/>
            <w:color w:val="65BCAB" w:themeColor="accent2"/>
          </w:rPr>
          <w:t xml:space="preserve"> </w:t>
        </w:r>
        <w:r w:rsidRPr="008746F7">
          <w:rPr>
            <w:rFonts w:asciiTheme="minorHAnsi" w:hAnsiTheme="minorHAnsi" w:cstheme="minorHAnsi"/>
          </w:rPr>
          <w:t>–</w:t>
        </w:r>
        <w:r>
          <w:rPr>
            <w:rFonts w:asciiTheme="minorHAnsi" w:hAnsiTheme="minorHAnsi" w:cstheme="minorHAnsi"/>
          </w:rPr>
          <w:t xml:space="preserve"> The</w:t>
        </w:r>
        <w:r w:rsidRPr="008746F7">
          <w:rPr>
            <w:rFonts w:asciiTheme="minorHAnsi" w:hAnsiTheme="minorHAnsi" w:cstheme="minorHAnsi"/>
          </w:rPr>
          <w:t xml:space="preserve"> </w:t>
        </w:r>
        <w:r w:rsidRPr="008746F7">
          <w:rPr>
            <w:rFonts w:asciiTheme="minorHAnsi" w:hAnsiTheme="minorHAnsi" w:cstheme="minorHAnsi"/>
            <w:b/>
            <w:bCs/>
            <w:color w:val="65BCAB" w:themeColor="accent2"/>
          </w:rPr>
          <w:t>RTR Status</w:t>
        </w:r>
        <w:r w:rsidRPr="008746F7">
          <w:rPr>
            <w:rFonts w:asciiTheme="minorHAnsi" w:hAnsiTheme="minorHAnsi" w:cstheme="minorHAnsi"/>
            <w:color w:val="246369" w:themeColor="accent1"/>
          </w:rPr>
          <w:t xml:space="preserve"> </w:t>
        </w:r>
        <w:r>
          <w:rPr>
            <w:rFonts w:asciiTheme="minorHAnsi" w:hAnsiTheme="minorHAnsi" w:cstheme="minorHAnsi"/>
          </w:rPr>
          <w:t>displays for each individual tenant and lead tenant. Th</w:t>
        </w:r>
      </w:ins>
      <w:ins w:id="118" w:author="Nikki Papenfus" w:date="2025-08-14T10:53:00Z" w16du:dateUtc="2025-08-14T08:53:00Z">
        <w:r w:rsidR="00F57056">
          <w:rPr>
            <w:rFonts w:asciiTheme="minorHAnsi" w:hAnsiTheme="minorHAnsi" w:cstheme="minorHAnsi"/>
          </w:rPr>
          <w:t>e</w:t>
        </w:r>
      </w:ins>
      <w:ins w:id="119" w:author="Nikki Papenfus" w:date="2025-08-14T10:49:00Z" w16du:dateUtc="2025-08-14T08:49:00Z">
        <w:r>
          <w:rPr>
            <w:rFonts w:asciiTheme="minorHAnsi" w:hAnsiTheme="minorHAnsi" w:cstheme="minorHAnsi"/>
          </w:rPr>
          <w:t xml:space="preserve"> RTR status </w:t>
        </w:r>
      </w:ins>
      <w:ins w:id="120" w:author="Nikki Papenfus" w:date="2025-08-14T10:53:00Z" w16du:dateUtc="2025-08-14T08:53:00Z">
        <w:r w:rsidR="004C386C">
          <w:rPr>
            <w:rFonts w:asciiTheme="minorHAnsi" w:hAnsiTheme="minorHAnsi" w:cstheme="minorHAnsi"/>
          </w:rPr>
          <w:t>is</w:t>
        </w:r>
      </w:ins>
      <w:ins w:id="121" w:author="Nikki Papenfus" w:date="2025-08-14T10:49:00Z" w16du:dateUtc="2025-08-14T08:49:00Z">
        <w:r>
          <w:rPr>
            <w:rFonts w:asciiTheme="minorHAnsi" w:hAnsiTheme="minorHAnsi" w:cstheme="minorHAnsi"/>
          </w:rPr>
          <w:t xml:space="preserve"> relative to the opportunity’s start date (i.e. the date of the rent increase).</w:t>
        </w:r>
      </w:ins>
    </w:p>
    <w:p w14:paraId="3C0E35B3" w14:textId="77777777" w:rsidR="00B42DC0" w:rsidRDefault="00B42DC0" w:rsidP="00B42DC0">
      <w:pPr>
        <w:pStyle w:val="ListParagraph"/>
        <w:numPr>
          <w:ilvl w:val="0"/>
          <w:numId w:val="61"/>
        </w:numPr>
        <w:rPr>
          <w:ins w:id="122" w:author="Nikki Papenfus" w:date="2025-08-14T10:49:00Z" w16du:dateUtc="2025-08-14T08:49:00Z"/>
          <w:rFonts w:asciiTheme="minorHAnsi" w:hAnsiTheme="minorHAnsi" w:cstheme="minorHAnsi"/>
        </w:rPr>
      </w:pPr>
      <w:ins w:id="123" w:author="Nikki Papenfus" w:date="2025-08-14T10:49:00Z" w16du:dateUtc="2025-08-14T08:49:00Z">
        <w:r w:rsidRPr="00E36833">
          <w:rPr>
            <w:rFonts w:asciiTheme="minorHAnsi" w:hAnsiTheme="minorHAnsi" w:cstheme="minorHAnsi"/>
            <w:b/>
            <w:bCs/>
            <w:color w:val="65BCAB" w:themeColor="accent2"/>
          </w:rPr>
          <w:t>Right to Rents</w:t>
        </w:r>
        <w:r w:rsidRPr="00E36833">
          <w:rPr>
            <w:rFonts w:asciiTheme="minorHAnsi" w:hAnsiTheme="minorHAnsi" w:cstheme="minorHAnsi"/>
            <w:color w:val="65BCAB" w:themeColor="accent2"/>
          </w:rPr>
          <w:t xml:space="preserve"> </w:t>
        </w:r>
        <w:r>
          <w:rPr>
            <w:rFonts w:asciiTheme="minorHAnsi" w:hAnsiTheme="minorHAnsi" w:cstheme="minorHAnsi"/>
          </w:rPr>
          <w:t xml:space="preserve">summary on the </w:t>
        </w:r>
        <w:r w:rsidRPr="0003171A">
          <w:rPr>
            <w:rFonts w:asciiTheme="minorHAnsi" w:hAnsiTheme="minorHAnsi" w:cstheme="minorHAnsi"/>
            <w:i/>
            <w:iCs/>
          </w:rPr>
          <w:t>Related</w:t>
        </w:r>
        <w:r>
          <w:rPr>
            <w:rFonts w:asciiTheme="minorHAnsi" w:hAnsiTheme="minorHAnsi" w:cstheme="minorHAnsi"/>
          </w:rPr>
          <w:t xml:space="preserve"> tab - Displays the latest RTR records for all tenants. </w:t>
        </w:r>
      </w:ins>
    </w:p>
    <w:p w14:paraId="0A6D4928" w14:textId="0DD5CB6D" w:rsidR="00781243" w:rsidRDefault="001159FD" w:rsidP="0055024A">
      <w:pPr>
        <w:spacing w:after="240"/>
        <w:jc w:val="both"/>
        <w:rPr>
          <w:rFonts w:asciiTheme="minorHAnsi" w:hAnsiTheme="minorHAnsi" w:cstheme="minorHAnsi"/>
          <w:sz w:val="22"/>
          <w:szCs w:val="22"/>
        </w:rPr>
      </w:pPr>
      <w:r w:rsidRPr="00570A10">
        <w:rPr>
          <w:rFonts w:asciiTheme="minorHAnsi" w:hAnsiTheme="minorHAnsi" w:cstheme="minorHAnsi"/>
          <w:noProof/>
          <w:sz w:val="16"/>
          <w:szCs w:val="16"/>
        </w:rPr>
        <mc:AlternateContent>
          <mc:Choice Requires="wps">
            <w:drawing>
              <wp:anchor distT="0" distB="0" distL="114300" distR="114300" simplePos="0" relativeHeight="251664400" behindDoc="0" locked="0" layoutInCell="1" allowOverlap="1" wp14:anchorId="03698A6C" wp14:editId="3204221B">
                <wp:simplePos x="0" y="0"/>
                <wp:positionH relativeFrom="column">
                  <wp:posOffset>2798553</wp:posOffset>
                </wp:positionH>
                <wp:positionV relativeFrom="paragraph">
                  <wp:posOffset>278945</wp:posOffset>
                </wp:positionV>
                <wp:extent cx="2774111" cy="461645"/>
                <wp:effectExtent l="38100" t="38100" r="121920" b="281305"/>
                <wp:wrapNone/>
                <wp:docPr id="1593420861" name="Speech Bubble: Rectangle 2"/>
                <wp:cNvGraphicFramePr/>
                <a:graphic xmlns:a="http://schemas.openxmlformats.org/drawingml/2006/main">
                  <a:graphicData uri="http://schemas.microsoft.com/office/word/2010/wordprocessingShape">
                    <wps:wsp>
                      <wps:cNvSpPr/>
                      <wps:spPr>
                        <a:xfrm>
                          <a:off x="0" y="0"/>
                          <a:ext cx="2774111" cy="461645"/>
                        </a:xfrm>
                        <a:prstGeom prst="wedgeRectCallout">
                          <a:avLst>
                            <a:gd name="adj1" fmla="val -20755"/>
                            <a:gd name="adj2" fmla="val 8721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AA285B2" w14:textId="6EE628F7" w:rsidR="00B42DC0" w:rsidRPr="00570A10" w:rsidRDefault="00B42DC0" w:rsidP="00B42DC0">
                            <w:pPr>
                              <w:pStyle w:val="CommentText"/>
                              <w:spacing w:after="0" w:line="240" w:lineRule="auto"/>
                              <w:ind w:left="0"/>
                              <w:rPr>
                                <w:ins w:id="124" w:author="Nikki Papenfus" w:date="2025-08-14T10:49:00Z" w16du:dateUtc="2025-08-14T08:49:00Z"/>
                                <w:rStyle w:val="IntenseEmphasis"/>
                                <w:rFonts w:ascii="Arial" w:hAnsi="Arial" w:cs="Arial"/>
                                <w:i w:val="0"/>
                                <w:iCs w:val="0"/>
                                <w:color w:val="313435" w:themeColor="accent5" w:themeShade="80"/>
                                <w:lang w:val="en-GB"/>
                              </w:rPr>
                            </w:pPr>
                            <w:ins w:id="125" w:author="Nikki Papenfus" w:date="2025-08-14T10:49:00Z" w16du:dateUtc="2025-08-14T08:49:00Z">
                              <w:r>
                                <w:rPr>
                                  <w:rStyle w:val="IntenseEmphasis"/>
                                  <w:rFonts w:ascii="Arial" w:hAnsi="Arial" w:cs="Arial"/>
                                  <w:i w:val="0"/>
                                  <w:iCs w:val="0"/>
                                  <w:color w:val="313435" w:themeColor="accent5" w:themeShade="80"/>
                                  <w:lang w:val="en-GB"/>
                                </w:rPr>
                                <w:t xml:space="preserve">RTR status for each </w:t>
                              </w:r>
                              <w:r w:rsidRPr="002D22BB">
                                <w:rPr>
                                  <w:rStyle w:val="IntenseEmphasis"/>
                                  <w:rFonts w:ascii="Arial" w:hAnsi="Arial" w:cs="Arial"/>
                                  <w:b/>
                                  <w:bCs/>
                                  <w:i w:val="0"/>
                                  <w:iCs w:val="0"/>
                                  <w:lang w:val="en-GB"/>
                                </w:rPr>
                                <w:t>Lead Tenant</w:t>
                              </w:r>
                              <w:r w:rsidRPr="002D22BB">
                                <w:rPr>
                                  <w:rStyle w:val="IntenseEmphasis"/>
                                  <w:rFonts w:ascii="Arial" w:hAnsi="Arial" w:cs="Arial"/>
                                  <w:i w:val="0"/>
                                  <w:iCs w:val="0"/>
                                  <w:lang w:val="en-GB"/>
                                </w:rPr>
                                <w:t xml:space="preserve"> </w:t>
                              </w:r>
                              <w:r>
                                <w:rPr>
                                  <w:rStyle w:val="IntenseEmphasis"/>
                                  <w:rFonts w:ascii="Arial" w:hAnsi="Arial" w:cs="Arial"/>
                                  <w:i w:val="0"/>
                                  <w:iCs w:val="0"/>
                                  <w:color w:val="313435" w:themeColor="accent5" w:themeShade="80"/>
                                  <w:lang w:val="en-GB"/>
                                </w:rPr>
                                <w:t xml:space="preserve">&amp; </w:t>
                              </w:r>
                              <w:r w:rsidRPr="002D22BB">
                                <w:rPr>
                                  <w:rStyle w:val="IntenseEmphasis"/>
                                  <w:rFonts w:ascii="Arial" w:hAnsi="Arial" w:cs="Arial"/>
                                  <w:b/>
                                  <w:bCs/>
                                  <w:i w:val="0"/>
                                  <w:iCs w:val="0"/>
                                  <w:lang w:val="en-GB"/>
                                </w:rPr>
                                <w:t>Tenant</w:t>
                              </w:r>
                              <w:r w:rsidRPr="002D22BB">
                                <w:rPr>
                                  <w:rStyle w:val="IntenseEmphasis"/>
                                  <w:rFonts w:ascii="Arial" w:hAnsi="Arial" w:cs="Arial"/>
                                  <w:i w:val="0"/>
                                  <w:iCs w:val="0"/>
                                  <w:lang w:val="en-GB"/>
                                </w:rPr>
                                <w:t xml:space="preserve"> </w:t>
                              </w:r>
                              <w:r>
                                <w:rPr>
                                  <w:rStyle w:val="IntenseEmphasis"/>
                                  <w:rFonts w:ascii="Arial" w:hAnsi="Arial" w:cs="Arial"/>
                                  <w:i w:val="0"/>
                                  <w:iCs w:val="0"/>
                                  <w:color w:val="313435" w:themeColor="accent5" w:themeShade="80"/>
                                  <w:lang w:val="en-GB"/>
                                </w:rPr>
                                <w:t xml:space="preserve">relative to the date of rent increase. </w:t>
                              </w:r>
                            </w:ins>
                          </w:p>
                          <w:p w14:paraId="6FB92119" w14:textId="028D0EC8" w:rsidR="00660AB3" w:rsidRPr="00570A10" w:rsidRDefault="00660AB3" w:rsidP="00660AB3">
                            <w:pPr>
                              <w:pStyle w:val="CommentText"/>
                              <w:spacing w:after="0" w:line="240" w:lineRule="auto"/>
                              <w:ind w:left="0"/>
                              <w:rPr>
                                <w:rStyle w:val="IntenseEmphasis"/>
                                <w:rFonts w:ascii="Arial" w:hAnsi="Arial" w:cs="Arial"/>
                                <w:i w:val="0"/>
                                <w:iCs w:val="0"/>
                                <w:color w:val="313435" w:themeColor="accent5" w:themeShade="80"/>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698A6C" id="_x0000_s1033" type="#_x0000_t61" style="position:absolute;left:0;text-align:left;margin-left:220.35pt;margin-top:21.95pt;width:218.45pt;height:36.35pt;z-index:25166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" adj="6317,29637" fillcolor="white [3212]" strokecolor="#7f7f7f [1612]" strokeweight=".25pt">
                <v:shadow on="t" color="black" opacity="26214f" origin="-.5,-.5" offset=".74836mm,.74836mm"/>
                <v:textbox>
                  <w:txbxContent>
                    <w:p w14:paraId="7AA285B2" w14:textId="6EE628F7" w:rsidR="00B42DC0" w:rsidRPr="00570A10" w:rsidRDefault="00B42DC0" w:rsidP="00B42DC0">
                      <w:pPr>
                        <w:pStyle w:val="CommentText"/>
                        <w:spacing w:after="0" w:line="240" w:lineRule="auto"/>
                        <w:ind w:left="0"/>
                        <w:rPr>
                          <w:ins w:id="126" w:author="Nikki Papenfus" w:date="2025-08-14T10:49:00Z" w16du:dateUtc="2025-08-14T08:49:00Z"/>
                          <w:rStyle w:val="IntenseEmphasis"/>
                          <w:rFonts w:ascii="Arial" w:hAnsi="Arial" w:cs="Arial"/>
                          <w:i w:val="0"/>
                          <w:iCs w:val="0"/>
                          <w:color w:val="313435" w:themeColor="accent5" w:themeShade="80"/>
                          <w:lang w:val="en-GB"/>
                        </w:rPr>
                      </w:pPr>
                      <w:ins w:id="127" w:author="Nikki Papenfus" w:date="2025-08-14T10:49:00Z" w16du:dateUtc="2025-08-14T08:49:00Z">
                        <w:r>
                          <w:rPr>
                            <w:rStyle w:val="IntenseEmphasis"/>
                            <w:rFonts w:ascii="Arial" w:hAnsi="Arial" w:cs="Arial"/>
                            <w:i w:val="0"/>
                            <w:iCs w:val="0"/>
                            <w:color w:val="313435" w:themeColor="accent5" w:themeShade="80"/>
                            <w:lang w:val="en-GB"/>
                          </w:rPr>
                          <w:t xml:space="preserve">RTR status for each </w:t>
                        </w:r>
                        <w:r w:rsidRPr="002D22BB">
                          <w:rPr>
                            <w:rStyle w:val="IntenseEmphasis"/>
                            <w:rFonts w:ascii="Arial" w:hAnsi="Arial" w:cs="Arial"/>
                            <w:b/>
                            <w:bCs/>
                            <w:i w:val="0"/>
                            <w:iCs w:val="0"/>
                            <w:lang w:val="en-GB"/>
                          </w:rPr>
                          <w:t>Lead Tenant</w:t>
                        </w:r>
                        <w:r w:rsidRPr="002D22BB">
                          <w:rPr>
                            <w:rStyle w:val="IntenseEmphasis"/>
                            <w:rFonts w:ascii="Arial" w:hAnsi="Arial" w:cs="Arial"/>
                            <w:i w:val="0"/>
                            <w:iCs w:val="0"/>
                            <w:lang w:val="en-GB"/>
                          </w:rPr>
                          <w:t xml:space="preserve"> </w:t>
                        </w:r>
                        <w:r>
                          <w:rPr>
                            <w:rStyle w:val="IntenseEmphasis"/>
                            <w:rFonts w:ascii="Arial" w:hAnsi="Arial" w:cs="Arial"/>
                            <w:i w:val="0"/>
                            <w:iCs w:val="0"/>
                            <w:color w:val="313435" w:themeColor="accent5" w:themeShade="80"/>
                            <w:lang w:val="en-GB"/>
                          </w:rPr>
                          <w:t xml:space="preserve">&amp; </w:t>
                        </w:r>
                        <w:r w:rsidRPr="002D22BB">
                          <w:rPr>
                            <w:rStyle w:val="IntenseEmphasis"/>
                            <w:rFonts w:ascii="Arial" w:hAnsi="Arial" w:cs="Arial"/>
                            <w:b/>
                            <w:bCs/>
                            <w:i w:val="0"/>
                            <w:iCs w:val="0"/>
                            <w:lang w:val="en-GB"/>
                          </w:rPr>
                          <w:t>Tenant</w:t>
                        </w:r>
                        <w:r w:rsidRPr="002D22BB">
                          <w:rPr>
                            <w:rStyle w:val="IntenseEmphasis"/>
                            <w:rFonts w:ascii="Arial" w:hAnsi="Arial" w:cs="Arial"/>
                            <w:i w:val="0"/>
                            <w:iCs w:val="0"/>
                            <w:lang w:val="en-GB"/>
                          </w:rPr>
                          <w:t xml:space="preserve"> </w:t>
                        </w:r>
                        <w:r>
                          <w:rPr>
                            <w:rStyle w:val="IntenseEmphasis"/>
                            <w:rFonts w:ascii="Arial" w:hAnsi="Arial" w:cs="Arial"/>
                            <w:i w:val="0"/>
                            <w:iCs w:val="0"/>
                            <w:color w:val="313435" w:themeColor="accent5" w:themeShade="80"/>
                            <w:lang w:val="en-GB"/>
                          </w:rPr>
                          <w:t xml:space="preserve">relative to the date of rent increase. </w:t>
                        </w:r>
                      </w:ins>
                    </w:p>
                    <w:p w14:paraId="6FB92119" w14:textId="028D0EC8" w:rsidR="00660AB3" w:rsidRPr="00570A10" w:rsidRDefault="00660AB3" w:rsidP="00660AB3">
                      <w:pPr>
                        <w:pStyle w:val="CommentText"/>
                        <w:spacing w:after="0" w:line="240" w:lineRule="auto"/>
                        <w:ind w:left="0"/>
                        <w:rPr>
                          <w:rStyle w:val="IntenseEmphasis"/>
                          <w:rFonts w:ascii="Arial" w:hAnsi="Arial" w:cs="Arial"/>
                          <w:i w:val="0"/>
                          <w:iCs w:val="0"/>
                          <w:color w:val="313435" w:themeColor="accent5" w:themeShade="80"/>
                          <w:lang w:val="en-GB"/>
                        </w:rPr>
                      </w:pPr>
                    </w:p>
                  </w:txbxContent>
                </v:textbox>
              </v:shape>
            </w:pict>
          </mc:Fallback>
        </mc:AlternateContent>
      </w:r>
      <w:r w:rsidRPr="00570A10">
        <w:rPr>
          <w:rFonts w:asciiTheme="minorHAnsi" w:hAnsiTheme="minorHAnsi" w:cstheme="minorHAnsi"/>
          <w:noProof/>
          <w:sz w:val="16"/>
          <w:szCs w:val="16"/>
        </w:rPr>
        <mc:AlternateContent>
          <mc:Choice Requires="wps">
            <w:drawing>
              <wp:anchor distT="0" distB="0" distL="114300" distR="114300" simplePos="0" relativeHeight="251662352" behindDoc="0" locked="0" layoutInCell="1" allowOverlap="1" wp14:anchorId="6BD9D024" wp14:editId="4012ABA0">
                <wp:simplePos x="0" y="0"/>
                <wp:positionH relativeFrom="column">
                  <wp:posOffset>1978613</wp:posOffset>
                </wp:positionH>
                <wp:positionV relativeFrom="paragraph">
                  <wp:posOffset>2116131</wp:posOffset>
                </wp:positionV>
                <wp:extent cx="3301365" cy="461645"/>
                <wp:effectExtent l="38100" t="38100" r="108585" b="224155"/>
                <wp:wrapNone/>
                <wp:docPr id="1061601490" name="Speech Bubble: Rectangle 2"/>
                <wp:cNvGraphicFramePr/>
                <a:graphic xmlns:a="http://schemas.openxmlformats.org/drawingml/2006/main">
                  <a:graphicData uri="http://schemas.microsoft.com/office/word/2010/wordprocessingShape">
                    <wps:wsp>
                      <wps:cNvSpPr/>
                      <wps:spPr>
                        <a:xfrm>
                          <a:off x="0" y="0"/>
                          <a:ext cx="3301365" cy="461645"/>
                        </a:xfrm>
                        <a:prstGeom prst="wedgeRectCallout">
                          <a:avLst>
                            <a:gd name="adj1" fmla="val -20232"/>
                            <a:gd name="adj2" fmla="val 7599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38A1971" w14:textId="77777777" w:rsidR="00B42DC0" w:rsidRPr="00570A10" w:rsidRDefault="00B42DC0" w:rsidP="00B42DC0">
                            <w:pPr>
                              <w:pStyle w:val="CommentText"/>
                              <w:spacing w:after="0" w:line="240" w:lineRule="auto"/>
                              <w:ind w:left="0"/>
                              <w:rPr>
                                <w:ins w:id="128" w:author="Nikki Papenfus" w:date="2025-08-14T10:49:00Z" w16du:dateUtc="2025-08-14T08:49:00Z"/>
                                <w:rStyle w:val="IntenseEmphasis"/>
                                <w:rFonts w:ascii="Arial" w:hAnsi="Arial" w:cs="Arial"/>
                                <w:i w:val="0"/>
                                <w:iCs w:val="0"/>
                                <w:color w:val="313435" w:themeColor="accent5" w:themeShade="80"/>
                                <w:lang w:val="en-GB"/>
                              </w:rPr>
                            </w:pPr>
                            <w:ins w:id="129" w:author="Nikki Papenfus" w:date="2025-08-14T10:49:00Z" w16du:dateUtc="2025-08-14T08:49:00Z">
                              <w:r>
                                <w:rPr>
                                  <w:rStyle w:val="IntenseEmphasis"/>
                                  <w:rFonts w:ascii="Arial" w:hAnsi="Arial" w:cs="Arial"/>
                                  <w:i w:val="0"/>
                                  <w:iCs w:val="0"/>
                                  <w:color w:val="313435" w:themeColor="accent5" w:themeShade="80"/>
                                  <w:lang w:val="en-GB"/>
                                </w:rPr>
                                <w:t xml:space="preserve">Displays all existing RTR records for </w:t>
                              </w:r>
                              <w:r w:rsidRPr="002D22BB">
                                <w:rPr>
                                  <w:rStyle w:val="IntenseEmphasis"/>
                                  <w:rFonts w:ascii="Arial" w:hAnsi="Arial" w:cs="Arial"/>
                                  <w:b/>
                                  <w:bCs/>
                                  <w:i w:val="0"/>
                                  <w:iCs w:val="0"/>
                                  <w:lang w:val="en-GB"/>
                                </w:rPr>
                                <w:t>Lead Tenant</w:t>
                              </w:r>
                              <w:r>
                                <w:rPr>
                                  <w:rStyle w:val="IntenseEmphasis"/>
                                  <w:rFonts w:ascii="Arial" w:hAnsi="Arial" w:cs="Arial"/>
                                  <w:b/>
                                  <w:bCs/>
                                  <w:i w:val="0"/>
                                  <w:iCs w:val="0"/>
                                  <w:lang w:val="en-GB"/>
                                </w:rPr>
                                <w:t>s</w:t>
                              </w:r>
                              <w:r w:rsidRPr="002D22BB">
                                <w:rPr>
                                  <w:rStyle w:val="IntenseEmphasis"/>
                                  <w:rFonts w:ascii="Arial" w:hAnsi="Arial" w:cs="Arial"/>
                                  <w:i w:val="0"/>
                                  <w:iCs w:val="0"/>
                                  <w:lang w:val="en-GB"/>
                                </w:rPr>
                                <w:t xml:space="preserve"> </w:t>
                              </w:r>
                              <w:r>
                                <w:rPr>
                                  <w:rStyle w:val="IntenseEmphasis"/>
                                  <w:rFonts w:ascii="Arial" w:hAnsi="Arial" w:cs="Arial"/>
                                  <w:i w:val="0"/>
                                  <w:iCs w:val="0"/>
                                  <w:color w:val="313435" w:themeColor="accent5" w:themeShade="80"/>
                                  <w:lang w:val="en-GB"/>
                                </w:rPr>
                                <w:t xml:space="preserve">&amp; </w:t>
                              </w:r>
                              <w:r w:rsidRPr="002D22BB">
                                <w:rPr>
                                  <w:rStyle w:val="IntenseEmphasis"/>
                                  <w:rFonts w:ascii="Arial" w:hAnsi="Arial" w:cs="Arial"/>
                                  <w:b/>
                                  <w:bCs/>
                                  <w:i w:val="0"/>
                                  <w:iCs w:val="0"/>
                                  <w:lang w:val="en-GB"/>
                                </w:rPr>
                                <w:t>Tenants</w:t>
                              </w:r>
                              <w:r w:rsidRPr="002D22BB">
                                <w:rPr>
                                  <w:rStyle w:val="IntenseEmphasis"/>
                                  <w:rFonts w:ascii="Arial" w:hAnsi="Arial" w:cs="Arial"/>
                                  <w:i w:val="0"/>
                                  <w:iCs w:val="0"/>
                                  <w:lang w:val="en-GB"/>
                                </w:rPr>
                                <w:t xml:space="preserve"> </w:t>
                              </w:r>
                              <w:r>
                                <w:rPr>
                                  <w:rStyle w:val="IntenseEmphasis"/>
                                  <w:rFonts w:ascii="Arial" w:hAnsi="Arial" w:cs="Arial"/>
                                  <w:i w:val="0"/>
                                  <w:iCs w:val="0"/>
                                  <w:color w:val="313435" w:themeColor="accent5" w:themeShade="80"/>
                                  <w:lang w:val="en-GB"/>
                                </w:rPr>
                                <w:t xml:space="preserve">where the RTR is not in an </w:t>
                              </w:r>
                              <w:r w:rsidRPr="00F86E21">
                                <w:rPr>
                                  <w:rStyle w:val="IntenseEmphasis"/>
                                  <w:rFonts w:ascii="Arial" w:hAnsi="Arial" w:cs="Arial"/>
                                  <w:color w:val="313435" w:themeColor="accent5" w:themeShade="80"/>
                                  <w:lang w:val="en-GB"/>
                                </w:rPr>
                                <w:t>Archived</w:t>
                              </w:r>
                              <w:r>
                                <w:rPr>
                                  <w:rStyle w:val="IntenseEmphasis"/>
                                  <w:rFonts w:ascii="Arial" w:hAnsi="Arial" w:cs="Arial"/>
                                  <w:i w:val="0"/>
                                  <w:iCs w:val="0"/>
                                  <w:color w:val="313435" w:themeColor="accent5" w:themeShade="80"/>
                                  <w:lang w:val="en-GB"/>
                                </w:rPr>
                                <w:t xml:space="preserve"> status. </w:t>
                              </w:r>
                            </w:ins>
                          </w:p>
                          <w:p w14:paraId="6D1F688A" w14:textId="455ADD5C" w:rsidR="00660AB3" w:rsidRPr="00570A10" w:rsidRDefault="00660AB3" w:rsidP="00660AB3">
                            <w:pPr>
                              <w:pStyle w:val="CommentText"/>
                              <w:spacing w:after="0" w:line="240" w:lineRule="auto"/>
                              <w:ind w:left="0"/>
                              <w:rPr>
                                <w:rStyle w:val="IntenseEmphasis"/>
                                <w:rFonts w:ascii="Arial" w:hAnsi="Arial" w:cs="Arial"/>
                                <w:i w:val="0"/>
                                <w:iCs w:val="0"/>
                                <w:color w:val="313435" w:themeColor="accent5" w:themeShade="80"/>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D9D024" id="_x0000_s1034" type="#_x0000_t61" style="position:absolute;left:0;text-align:left;margin-left:155.8pt;margin-top:166.6pt;width:259.95pt;height:36.35pt;z-index:25166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" adj="6430,27216" fillcolor="white [3212]" strokecolor="#7f7f7f [1612]" strokeweight=".25pt">
                <v:shadow on="t" color="black" opacity="26214f" origin="-.5,-.5" offset=".74836mm,.74836mm"/>
                <v:textbox>
                  <w:txbxContent>
                    <w:p w14:paraId="638A1971" w14:textId="77777777" w:rsidR="00B42DC0" w:rsidRPr="00570A10" w:rsidRDefault="00B42DC0" w:rsidP="00B42DC0">
                      <w:pPr>
                        <w:pStyle w:val="CommentText"/>
                        <w:spacing w:after="0" w:line="240" w:lineRule="auto"/>
                        <w:ind w:left="0"/>
                        <w:rPr>
                          <w:ins w:id="130" w:author="Nikki Papenfus" w:date="2025-08-14T10:49:00Z" w16du:dateUtc="2025-08-14T08:49:00Z"/>
                          <w:rStyle w:val="IntenseEmphasis"/>
                          <w:rFonts w:ascii="Arial" w:hAnsi="Arial" w:cs="Arial"/>
                          <w:i w:val="0"/>
                          <w:iCs w:val="0"/>
                          <w:color w:val="313435" w:themeColor="accent5" w:themeShade="80"/>
                          <w:lang w:val="en-GB"/>
                        </w:rPr>
                      </w:pPr>
                      <w:ins w:id="131" w:author="Nikki Papenfus" w:date="2025-08-14T10:49:00Z" w16du:dateUtc="2025-08-14T08:49:00Z">
                        <w:r>
                          <w:rPr>
                            <w:rStyle w:val="IntenseEmphasis"/>
                            <w:rFonts w:ascii="Arial" w:hAnsi="Arial" w:cs="Arial"/>
                            <w:i w:val="0"/>
                            <w:iCs w:val="0"/>
                            <w:color w:val="313435" w:themeColor="accent5" w:themeShade="80"/>
                            <w:lang w:val="en-GB"/>
                          </w:rPr>
                          <w:t xml:space="preserve">Displays all existing RTR records for </w:t>
                        </w:r>
                        <w:r w:rsidRPr="002D22BB">
                          <w:rPr>
                            <w:rStyle w:val="IntenseEmphasis"/>
                            <w:rFonts w:ascii="Arial" w:hAnsi="Arial" w:cs="Arial"/>
                            <w:b/>
                            <w:bCs/>
                            <w:i w:val="0"/>
                            <w:iCs w:val="0"/>
                            <w:lang w:val="en-GB"/>
                          </w:rPr>
                          <w:t>Lead Tenant</w:t>
                        </w:r>
                        <w:r>
                          <w:rPr>
                            <w:rStyle w:val="IntenseEmphasis"/>
                            <w:rFonts w:ascii="Arial" w:hAnsi="Arial" w:cs="Arial"/>
                            <w:b/>
                            <w:bCs/>
                            <w:i w:val="0"/>
                            <w:iCs w:val="0"/>
                            <w:lang w:val="en-GB"/>
                          </w:rPr>
                          <w:t>s</w:t>
                        </w:r>
                        <w:r w:rsidRPr="002D22BB">
                          <w:rPr>
                            <w:rStyle w:val="IntenseEmphasis"/>
                            <w:rFonts w:ascii="Arial" w:hAnsi="Arial" w:cs="Arial"/>
                            <w:i w:val="0"/>
                            <w:iCs w:val="0"/>
                            <w:lang w:val="en-GB"/>
                          </w:rPr>
                          <w:t xml:space="preserve"> </w:t>
                        </w:r>
                        <w:r>
                          <w:rPr>
                            <w:rStyle w:val="IntenseEmphasis"/>
                            <w:rFonts w:ascii="Arial" w:hAnsi="Arial" w:cs="Arial"/>
                            <w:i w:val="0"/>
                            <w:iCs w:val="0"/>
                            <w:color w:val="313435" w:themeColor="accent5" w:themeShade="80"/>
                            <w:lang w:val="en-GB"/>
                          </w:rPr>
                          <w:t xml:space="preserve">&amp; </w:t>
                        </w:r>
                        <w:r w:rsidRPr="002D22BB">
                          <w:rPr>
                            <w:rStyle w:val="IntenseEmphasis"/>
                            <w:rFonts w:ascii="Arial" w:hAnsi="Arial" w:cs="Arial"/>
                            <w:b/>
                            <w:bCs/>
                            <w:i w:val="0"/>
                            <w:iCs w:val="0"/>
                            <w:lang w:val="en-GB"/>
                          </w:rPr>
                          <w:t>Tenants</w:t>
                        </w:r>
                        <w:r w:rsidRPr="002D22BB">
                          <w:rPr>
                            <w:rStyle w:val="IntenseEmphasis"/>
                            <w:rFonts w:ascii="Arial" w:hAnsi="Arial" w:cs="Arial"/>
                            <w:i w:val="0"/>
                            <w:iCs w:val="0"/>
                            <w:lang w:val="en-GB"/>
                          </w:rPr>
                          <w:t xml:space="preserve"> </w:t>
                        </w:r>
                        <w:r>
                          <w:rPr>
                            <w:rStyle w:val="IntenseEmphasis"/>
                            <w:rFonts w:ascii="Arial" w:hAnsi="Arial" w:cs="Arial"/>
                            <w:i w:val="0"/>
                            <w:iCs w:val="0"/>
                            <w:color w:val="313435" w:themeColor="accent5" w:themeShade="80"/>
                            <w:lang w:val="en-GB"/>
                          </w:rPr>
                          <w:t xml:space="preserve">where the RTR is not in an </w:t>
                        </w:r>
                        <w:r w:rsidRPr="00F86E21">
                          <w:rPr>
                            <w:rStyle w:val="IntenseEmphasis"/>
                            <w:rFonts w:ascii="Arial" w:hAnsi="Arial" w:cs="Arial"/>
                            <w:color w:val="313435" w:themeColor="accent5" w:themeShade="80"/>
                            <w:lang w:val="en-GB"/>
                          </w:rPr>
                          <w:t>Archived</w:t>
                        </w:r>
                        <w:r>
                          <w:rPr>
                            <w:rStyle w:val="IntenseEmphasis"/>
                            <w:rFonts w:ascii="Arial" w:hAnsi="Arial" w:cs="Arial"/>
                            <w:i w:val="0"/>
                            <w:iCs w:val="0"/>
                            <w:color w:val="313435" w:themeColor="accent5" w:themeShade="80"/>
                            <w:lang w:val="en-GB"/>
                          </w:rPr>
                          <w:t xml:space="preserve"> status. </w:t>
                        </w:r>
                      </w:ins>
                    </w:p>
                    <w:p w14:paraId="6D1F688A" w14:textId="455ADD5C" w:rsidR="00660AB3" w:rsidRPr="00570A10" w:rsidRDefault="00660AB3" w:rsidP="00660AB3">
                      <w:pPr>
                        <w:pStyle w:val="CommentText"/>
                        <w:spacing w:after="0" w:line="240" w:lineRule="auto"/>
                        <w:ind w:left="0"/>
                        <w:rPr>
                          <w:rStyle w:val="IntenseEmphasis"/>
                          <w:rFonts w:ascii="Arial" w:hAnsi="Arial" w:cs="Arial"/>
                          <w:i w:val="0"/>
                          <w:iCs w:val="0"/>
                          <w:color w:val="313435" w:themeColor="accent5" w:themeShade="80"/>
                          <w:lang w:val="en-GB"/>
                        </w:rPr>
                      </w:pPr>
                    </w:p>
                  </w:txbxContent>
                </v:textbox>
              </v:shape>
            </w:pict>
          </mc:Fallback>
        </mc:AlternateContent>
      </w:r>
      <w:r w:rsidRPr="00570A10">
        <w:rPr>
          <w:noProof/>
        </w:rPr>
        <mc:AlternateContent>
          <mc:Choice Requires="wps">
            <w:drawing>
              <wp:anchor distT="0" distB="0" distL="114300" distR="114300" simplePos="0" relativeHeight="251660304" behindDoc="0" locked="0" layoutInCell="1" allowOverlap="1" wp14:anchorId="79E4BA70" wp14:editId="4C424A12">
                <wp:simplePos x="0" y="0"/>
                <wp:positionH relativeFrom="column">
                  <wp:posOffset>3079630</wp:posOffset>
                </wp:positionH>
                <wp:positionV relativeFrom="paragraph">
                  <wp:posOffset>844694</wp:posOffset>
                </wp:positionV>
                <wp:extent cx="1017905" cy="1112807"/>
                <wp:effectExtent l="0" t="0" r="10795" b="11430"/>
                <wp:wrapNone/>
                <wp:docPr id="1398740321" name="Rectangle 3"/>
                <wp:cNvGraphicFramePr/>
                <a:graphic xmlns:a="http://schemas.openxmlformats.org/drawingml/2006/main">
                  <a:graphicData uri="http://schemas.microsoft.com/office/word/2010/wordprocessingShape">
                    <wps:wsp>
                      <wps:cNvSpPr/>
                      <wps:spPr>
                        <a:xfrm>
                          <a:off x="0" y="0"/>
                          <a:ext cx="1017905" cy="1112807"/>
                        </a:xfrm>
                        <a:prstGeom prst="rect">
                          <a:avLst/>
                        </a:prstGeom>
                        <a:noFill/>
                        <a:ln w="19050">
                          <a:solidFill>
                            <a:schemeClr val="accent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6AC276" id="Rectangle 3" o:spid="_x0000_s1026" style="position:absolute;margin-left:242.5pt;margin-top:66.5pt;width:80.15pt;height:87.6pt;z-index:25166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" filled="f" strokecolor="#e16a2f [3206]" strokeweight="1.5pt"/>
            </w:pict>
          </mc:Fallback>
        </mc:AlternateContent>
      </w:r>
      <w:r w:rsidRPr="001159FD">
        <w:rPr>
          <w:rFonts w:asciiTheme="minorHAnsi" w:hAnsiTheme="minorHAnsi" w:cstheme="minorHAnsi"/>
          <w:sz w:val="22"/>
          <w:szCs w:val="22"/>
        </w:rPr>
        <w:drawing>
          <wp:inline distT="0" distB="0" distL="0" distR="0" wp14:anchorId="752CE704" wp14:editId="729C63EA">
            <wp:extent cx="5943600" cy="3921125"/>
            <wp:effectExtent l="0" t="0" r="0" b="3175"/>
            <wp:docPr id="1693986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86083" name=""/>
                    <pic:cNvPicPr/>
                  </pic:nvPicPr>
                  <pic:blipFill>
                    <a:blip r:embed="rId41"/>
                    <a:stretch>
                      <a:fillRect/>
                    </a:stretch>
                  </pic:blipFill>
                  <pic:spPr>
                    <a:xfrm>
                      <a:off x="0" y="0"/>
                      <a:ext cx="5943600" cy="3921125"/>
                    </a:xfrm>
                    <a:prstGeom prst="rect">
                      <a:avLst/>
                    </a:prstGeom>
                  </pic:spPr>
                </pic:pic>
              </a:graphicData>
            </a:graphic>
          </wp:inline>
        </w:drawing>
      </w:r>
    </w:p>
    <w:p w14:paraId="7048A0A3" w14:textId="77777777" w:rsidR="00653C3C" w:rsidRDefault="00653C3C" w:rsidP="0055024A">
      <w:pPr>
        <w:spacing w:after="240"/>
        <w:jc w:val="both"/>
        <w:rPr>
          <w:rFonts w:asciiTheme="minorHAnsi" w:hAnsiTheme="minorHAnsi" w:cstheme="minorHAnsi"/>
          <w:sz w:val="22"/>
          <w:szCs w:val="22"/>
        </w:rPr>
      </w:pPr>
    </w:p>
    <w:p w14:paraId="5D8D34D5" w14:textId="6E47B70A" w:rsidR="00781243" w:rsidRDefault="006E45B8" w:rsidP="00B42DC0">
      <w:pPr>
        <w:pStyle w:val="Heading2"/>
        <w:rPr>
          <w:rFonts w:asciiTheme="minorHAnsi" w:hAnsiTheme="minorHAnsi" w:cstheme="minorHAnsi"/>
          <w:szCs w:val="22"/>
        </w:rPr>
      </w:pPr>
      <w:bookmarkStart w:id="132" w:name="_Toc206060394"/>
      <w:r>
        <w:rPr>
          <w:rFonts w:asciiTheme="minorHAnsi" w:hAnsiTheme="minorHAnsi" w:cstheme="minorHAnsi"/>
          <w:szCs w:val="22"/>
        </w:rPr>
        <w:t>Completing an Opportunity</w:t>
      </w:r>
      <w:bookmarkEnd w:id="132"/>
    </w:p>
    <w:p w14:paraId="2CEE700D" w14:textId="77B45DA2" w:rsidR="00812187" w:rsidRDefault="00C247B3" w:rsidP="00812187">
      <w:pPr>
        <w:spacing w:after="240"/>
        <w:rPr>
          <w:rFonts w:asciiTheme="minorHAnsi" w:hAnsiTheme="minorHAnsi" w:cstheme="minorHAnsi"/>
          <w:sz w:val="22"/>
          <w:szCs w:val="22"/>
        </w:rPr>
      </w:pPr>
      <w:r w:rsidRPr="00570A10">
        <w:rPr>
          <w:noProof/>
        </w:rPr>
        <w:drawing>
          <wp:anchor distT="0" distB="0" distL="114300" distR="114300" simplePos="0" relativeHeight="251658256" behindDoc="1" locked="0" layoutInCell="1" allowOverlap="1" wp14:anchorId="35189B5E" wp14:editId="6A6362B5">
            <wp:simplePos x="0" y="0"/>
            <wp:positionH relativeFrom="column">
              <wp:posOffset>49901</wp:posOffset>
            </wp:positionH>
            <wp:positionV relativeFrom="paragraph">
              <wp:posOffset>39370</wp:posOffset>
            </wp:positionV>
            <wp:extent cx="214630" cy="214630"/>
            <wp:effectExtent l="0" t="0" r="0" b="0"/>
            <wp:wrapTight wrapText="bothSides">
              <wp:wrapPolygon edited="0">
                <wp:start x="1917" y="0"/>
                <wp:lineTo x="0" y="5751"/>
                <wp:lineTo x="0" y="11503"/>
                <wp:lineTo x="1917" y="19172"/>
                <wp:lineTo x="17254" y="19172"/>
                <wp:lineTo x="19172" y="11503"/>
                <wp:lineTo x="19172" y="5751"/>
                <wp:lineTo x="17254" y="0"/>
                <wp:lineTo x="1917" y="0"/>
              </wp:wrapPolygon>
            </wp:wrapTight>
            <wp:docPr id="1768622128" name="Graphic 1" descr="Informatio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8371" name="Graphic 21938371" descr="Information with solid fill"/>
                    <pic:cNvPicPr/>
                  </pic:nvPicPr>
                  <pic:blipFill>
                    <a:blip r:embed="rId42" cstate="print">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a:xfrm>
                      <a:off x="0" y="0"/>
                      <a:ext cx="214630" cy="214630"/>
                    </a:xfrm>
                    <a:prstGeom prst="rect">
                      <a:avLst/>
                    </a:prstGeom>
                  </pic:spPr>
                </pic:pic>
              </a:graphicData>
            </a:graphic>
            <wp14:sizeRelH relativeFrom="margin">
              <wp14:pctWidth>0</wp14:pctWidth>
            </wp14:sizeRelH>
            <wp14:sizeRelV relativeFrom="margin">
              <wp14:pctHeight>0</wp14:pctHeight>
            </wp14:sizeRelV>
          </wp:anchor>
        </w:drawing>
      </w:r>
      <w:r w:rsidR="00B7439A">
        <w:rPr>
          <w:rFonts w:asciiTheme="minorHAnsi" w:hAnsiTheme="minorHAnsi" w:cstheme="minorHAnsi"/>
          <w:sz w:val="22"/>
          <w:szCs w:val="22"/>
        </w:rPr>
        <w:t>A</w:t>
      </w:r>
      <w:ins w:id="133" w:author="Nikki Papenfus" w:date="2025-08-08T16:11:00Z" w16du:dateUtc="2025-08-08T14:11:00Z">
        <w:r w:rsidR="00215971">
          <w:rPr>
            <w:rFonts w:asciiTheme="minorHAnsi" w:hAnsiTheme="minorHAnsi" w:cstheme="minorHAnsi"/>
            <w:sz w:val="22"/>
            <w:szCs w:val="22"/>
          </w:rPr>
          <w:t xml:space="preserve"> residentia</w:t>
        </w:r>
      </w:ins>
      <w:ins w:id="134" w:author="Nikki Papenfus" w:date="2025-08-08T16:12:00Z" w16du:dateUtc="2025-08-08T14:12:00Z">
        <w:r w:rsidR="00215971">
          <w:rPr>
            <w:rFonts w:asciiTheme="minorHAnsi" w:hAnsiTheme="minorHAnsi" w:cstheme="minorHAnsi"/>
            <w:sz w:val="22"/>
            <w:szCs w:val="22"/>
          </w:rPr>
          <w:t>l</w:t>
        </w:r>
      </w:ins>
      <w:del w:id="135" w:author="Nikki Papenfus" w:date="2025-08-08T16:11:00Z" w16du:dateUtc="2025-08-08T14:11:00Z">
        <w:r w:rsidR="00812187" w:rsidDel="00215971">
          <w:rPr>
            <w:rFonts w:asciiTheme="minorHAnsi" w:hAnsiTheme="minorHAnsi" w:cstheme="minorHAnsi"/>
            <w:sz w:val="22"/>
            <w:szCs w:val="22"/>
          </w:rPr>
          <w:delText>n</w:delText>
        </w:r>
      </w:del>
      <w:r w:rsidR="00812187">
        <w:rPr>
          <w:rFonts w:asciiTheme="minorHAnsi" w:hAnsiTheme="minorHAnsi" w:cstheme="minorHAnsi"/>
          <w:sz w:val="22"/>
          <w:szCs w:val="22"/>
        </w:rPr>
        <w:t xml:space="preserve"> </w:t>
      </w:r>
      <w:r w:rsidR="00812187" w:rsidRPr="00383326">
        <w:rPr>
          <w:rFonts w:asciiTheme="minorHAnsi" w:hAnsiTheme="minorHAnsi" w:cstheme="minorHAnsi"/>
          <w:sz w:val="22"/>
          <w:szCs w:val="22"/>
        </w:rPr>
        <w:t>opportunity</w:t>
      </w:r>
      <w:r w:rsidR="00812187">
        <w:rPr>
          <w:rFonts w:asciiTheme="minorHAnsi" w:hAnsiTheme="minorHAnsi" w:cstheme="minorHAnsi"/>
          <w:sz w:val="22"/>
          <w:szCs w:val="22"/>
        </w:rPr>
        <w:t xml:space="preserve"> </w:t>
      </w:r>
      <w:r w:rsidR="00B7439A">
        <w:rPr>
          <w:rFonts w:asciiTheme="minorHAnsi" w:hAnsiTheme="minorHAnsi" w:cstheme="minorHAnsi"/>
          <w:sz w:val="22"/>
          <w:szCs w:val="22"/>
        </w:rPr>
        <w:t xml:space="preserve">will be prevented </w:t>
      </w:r>
      <w:r w:rsidR="00812187">
        <w:rPr>
          <w:rFonts w:asciiTheme="minorHAnsi" w:hAnsiTheme="minorHAnsi" w:cstheme="minorHAnsi"/>
          <w:sz w:val="22"/>
          <w:szCs w:val="22"/>
        </w:rPr>
        <w:t xml:space="preserve">from moving to the </w:t>
      </w:r>
      <w:del w:id="136" w:author="Nikki Papenfus" w:date="2025-08-08T16:11:00Z" w16du:dateUtc="2025-08-08T14:11:00Z">
        <w:r w:rsidR="00812187" w:rsidRPr="00580421" w:rsidDel="00215971">
          <w:rPr>
            <w:rFonts w:asciiTheme="minorHAnsi" w:hAnsiTheme="minorHAnsi" w:cstheme="minorHAnsi"/>
            <w:b/>
            <w:bCs/>
            <w:color w:val="65BCAB" w:themeColor="accent2"/>
            <w:sz w:val="22"/>
            <w:szCs w:val="22"/>
          </w:rPr>
          <w:delText xml:space="preserve">Signing </w:delText>
        </w:r>
      </w:del>
      <w:ins w:id="137" w:author="Nikki Papenfus" w:date="2025-08-08T16:11:00Z" w16du:dateUtc="2025-08-08T14:11:00Z">
        <w:r w:rsidR="00215971">
          <w:rPr>
            <w:rFonts w:asciiTheme="minorHAnsi" w:hAnsiTheme="minorHAnsi" w:cstheme="minorHAnsi"/>
            <w:b/>
            <w:bCs/>
            <w:color w:val="65BCAB" w:themeColor="accent2"/>
            <w:sz w:val="22"/>
            <w:szCs w:val="22"/>
          </w:rPr>
          <w:t>Audit</w:t>
        </w:r>
        <w:r w:rsidR="00215971" w:rsidRPr="00580421">
          <w:rPr>
            <w:rFonts w:asciiTheme="minorHAnsi" w:hAnsiTheme="minorHAnsi" w:cstheme="minorHAnsi"/>
            <w:b/>
            <w:bCs/>
            <w:color w:val="65BCAB" w:themeColor="accent2"/>
            <w:sz w:val="22"/>
            <w:szCs w:val="22"/>
          </w:rPr>
          <w:t xml:space="preserve"> </w:t>
        </w:r>
      </w:ins>
      <w:r w:rsidR="00812187" w:rsidRPr="00383326">
        <w:rPr>
          <w:rFonts w:asciiTheme="minorHAnsi" w:hAnsiTheme="minorHAnsi" w:cstheme="minorHAnsi"/>
          <w:sz w:val="22"/>
          <w:szCs w:val="22"/>
        </w:rPr>
        <w:t xml:space="preserve">stage </w:t>
      </w:r>
      <w:r w:rsidR="00812187">
        <w:rPr>
          <w:rFonts w:asciiTheme="minorHAnsi" w:hAnsiTheme="minorHAnsi" w:cstheme="minorHAnsi"/>
          <w:sz w:val="22"/>
          <w:szCs w:val="22"/>
        </w:rPr>
        <w:t xml:space="preserve">until </w:t>
      </w:r>
      <w:r w:rsidR="00812187" w:rsidRPr="00580421">
        <w:rPr>
          <w:rFonts w:asciiTheme="minorHAnsi" w:hAnsiTheme="minorHAnsi" w:cstheme="minorHAnsi"/>
          <w:b/>
          <w:bCs/>
          <w:color w:val="246369" w:themeColor="text2"/>
          <w:sz w:val="22"/>
          <w:szCs w:val="22"/>
        </w:rPr>
        <w:t>all tenants have a valid RTR</w:t>
      </w:r>
      <w:r w:rsidR="00812187">
        <w:rPr>
          <w:rFonts w:asciiTheme="minorHAnsi" w:hAnsiTheme="minorHAnsi" w:cstheme="minorHAnsi"/>
          <w:sz w:val="22"/>
          <w:szCs w:val="22"/>
        </w:rPr>
        <w:t xml:space="preserve">. </w:t>
      </w:r>
    </w:p>
    <w:p w14:paraId="524D7EA9" w14:textId="6CDAFEB8" w:rsidR="00812187" w:rsidRPr="006603C1" w:rsidRDefault="00812187" w:rsidP="00812187">
      <w:pPr>
        <w:pStyle w:val="ListParagraph"/>
        <w:numPr>
          <w:ilvl w:val="0"/>
          <w:numId w:val="61"/>
        </w:numPr>
        <w:rPr>
          <w:rFonts w:asciiTheme="minorHAnsi" w:hAnsiTheme="minorHAnsi" w:cstheme="minorHAnsi"/>
        </w:rPr>
      </w:pPr>
      <w:r w:rsidRPr="006603C1">
        <w:rPr>
          <w:rFonts w:asciiTheme="minorHAnsi" w:hAnsiTheme="minorHAnsi" w:cstheme="minorHAnsi"/>
        </w:rPr>
        <w:t>This check will be applied to all opportunity’s for AST, AST (Affordable)</w:t>
      </w:r>
      <w:ins w:id="138" w:author="Nikki Papenfus" w:date="2025-08-08T16:12:00Z" w16du:dateUtc="2025-08-08T14:12:00Z">
        <w:r w:rsidR="00447A96" w:rsidRPr="006603C1">
          <w:rPr>
            <w:rFonts w:asciiTheme="minorHAnsi" w:hAnsiTheme="minorHAnsi" w:cstheme="minorHAnsi"/>
          </w:rPr>
          <w:t>, Assured, DMR, DMR Social</w:t>
        </w:r>
      </w:ins>
      <w:r w:rsidRPr="006603C1">
        <w:rPr>
          <w:rFonts w:asciiTheme="minorHAnsi" w:hAnsiTheme="minorHAnsi" w:cstheme="minorHAnsi"/>
        </w:rPr>
        <w:t xml:space="preserve"> or Live Work</w:t>
      </w:r>
      <w:r w:rsidRPr="006603C1">
        <w:rPr>
          <w:rFonts w:asciiTheme="minorHAnsi" w:hAnsiTheme="minorHAnsi" w:cstheme="minorHAnsi"/>
          <w:i/>
          <w:iCs/>
        </w:rPr>
        <w:t xml:space="preserve"> </w:t>
      </w:r>
      <w:r w:rsidRPr="006603C1">
        <w:rPr>
          <w:rFonts w:asciiTheme="minorHAnsi" w:hAnsiTheme="minorHAnsi" w:cstheme="minorHAnsi"/>
        </w:rPr>
        <w:t>agreement</w:t>
      </w:r>
      <w:ins w:id="139" w:author="Nikki Papenfus" w:date="2025-08-08T16:13:00Z" w16du:dateUtc="2025-08-08T14:13:00Z">
        <w:r w:rsidR="00447A96">
          <w:rPr>
            <w:rFonts w:asciiTheme="minorHAnsi" w:hAnsiTheme="minorHAnsi" w:cstheme="minorHAnsi"/>
          </w:rPr>
          <w:t xml:space="preserve"> type</w:t>
        </w:r>
      </w:ins>
      <w:r w:rsidRPr="006603C1">
        <w:rPr>
          <w:rFonts w:asciiTheme="minorHAnsi" w:hAnsiTheme="minorHAnsi" w:cstheme="minorHAnsi"/>
        </w:rPr>
        <w:t>s.</w:t>
      </w:r>
    </w:p>
    <w:p w14:paraId="0200EE5E" w14:textId="22C3906B" w:rsidR="00812187" w:rsidRDefault="00812187" w:rsidP="00812187">
      <w:pPr>
        <w:pStyle w:val="ListParagraph"/>
        <w:numPr>
          <w:ilvl w:val="0"/>
          <w:numId w:val="61"/>
        </w:numPr>
        <w:rPr>
          <w:rFonts w:asciiTheme="minorHAnsi" w:hAnsiTheme="minorHAnsi" w:cstheme="minorHAnsi"/>
        </w:rPr>
      </w:pPr>
      <w:r>
        <w:rPr>
          <w:rFonts w:asciiTheme="minorHAnsi" w:hAnsiTheme="minorHAnsi" w:cstheme="minorHAnsi"/>
        </w:rPr>
        <w:t>Each tenant must have a RTR that is</w:t>
      </w:r>
      <w:r w:rsidR="00896AF7">
        <w:rPr>
          <w:rFonts w:asciiTheme="minorHAnsi" w:hAnsiTheme="minorHAnsi" w:cstheme="minorHAnsi"/>
        </w:rPr>
        <w:t xml:space="preserve"> either</w:t>
      </w:r>
      <w:r>
        <w:rPr>
          <w:rFonts w:asciiTheme="minorHAnsi" w:hAnsiTheme="minorHAnsi" w:cstheme="minorHAnsi"/>
        </w:rPr>
        <w:t>:</w:t>
      </w:r>
    </w:p>
    <w:p w14:paraId="78C53EDF" w14:textId="77777777" w:rsidR="00812187" w:rsidRDefault="00812187" w:rsidP="00812187">
      <w:pPr>
        <w:pStyle w:val="ListParagraph"/>
        <w:numPr>
          <w:ilvl w:val="1"/>
          <w:numId w:val="61"/>
        </w:numPr>
        <w:rPr>
          <w:rFonts w:asciiTheme="minorHAnsi" w:hAnsiTheme="minorHAnsi" w:cstheme="minorHAnsi"/>
        </w:rPr>
      </w:pPr>
      <w:r>
        <w:rPr>
          <w:rFonts w:asciiTheme="minorHAnsi" w:hAnsiTheme="minorHAnsi" w:cstheme="minorHAnsi"/>
        </w:rPr>
        <w:t>Not t</w:t>
      </w:r>
      <w:r w:rsidRPr="00383326">
        <w:rPr>
          <w:rFonts w:asciiTheme="minorHAnsi" w:hAnsiTheme="minorHAnsi" w:cstheme="minorHAnsi"/>
        </w:rPr>
        <w:t>ime</w:t>
      </w:r>
      <w:r>
        <w:rPr>
          <w:rFonts w:asciiTheme="minorHAnsi" w:hAnsiTheme="minorHAnsi" w:cstheme="minorHAnsi"/>
        </w:rPr>
        <w:t>-l</w:t>
      </w:r>
      <w:r w:rsidRPr="00383326">
        <w:rPr>
          <w:rFonts w:asciiTheme="minorHAnsi" w:hAnsiTheme="minorHAnsi" w:cstheme="minorHAnsi"/>
        </w:rPr>
        <w:t>imited</w:t>
      </w:r>
      <w:r>
        <w:rPr>
          <w:rFonts w:asciiTheme="minorHAnsi" w:hAnsiTheme="minorHAnsi" w:cstheme="minorHAnsi"/>
        </w:rPr>
        <w:t xml:space="preserve"> and in a</w:t>
      </w:r>
      <w:r w:rsidRPr="00383326">
        <w:rPr>
          <w:rFonts w:asciiTheme="minorHAnsi" w:hAnsiTheme="minorHAnsi" w:cstheme="minorHAnsi"/>
        </w:rPr>
        <w:t xml:space="preserve"> ‘Completed’ </w:t>
      </w:r>
      <w:r>
        <w:rPr>
          <w:rFonts w:asciiTheme="minorHAnsi" w:hAnsiTheme="minorHAnsi" w:cstheme="minorHAnsi"/>
        </w:rPr>
        <w:t xml:space="preserve">status, or </w:t>
      </w:r>
    </w:p>
    <w:p w14:paraId="4209F018" w14:textId="2FF83A8A" w:rsidR="00812187" w:rsidRPr="00F47B90" w:rsidRDefault="00812187" w:rsidP="00812187">
      <w:pPr>
        <w:pStyle w:val="ListParagraph"/>
        <w:numPr>
          <w:ilvl w:val="1"/>
          <w:numId w:val="61"/>
        </w:numPr>
        <w:rPr>
          <w:rFonts w:asciiTheme="minorHAnsi" w:hAnsiTheme="minorHAnsi" w:cstheme="minorHAnsi"/>
        </w:rPr>
      </w:pPr>
      <w:r>
        <w:rPr>
          <w:rFonts w:asciiTheme="minorHAnsi" w:hAnsiTheme="minorHAnsi" w:cstheme="minorHAnsi"/>
        </w:rPr>
        <w:t>T</w:t>
      </w:r>
      <w:r w:rsidRPr="00F47B90">
        <w:rPr>
          <w:rFonts w:asciiTheme="minorHAnsi" w:hAnsiTheme="minorHAnsi" w:cstheme="minorHAnsi"/>
        </w:rPr>
        <w:t xml:space="preserve">ime-limited, in a ‘Completed’ status and the </w:t>
      </w:r>
      <w:r w:rsidRPr="00F47B90">
        <w:rPr>
          <w:rFonts w:asciiTheme="minorHAnsi" w:hAnsiTheme="minorHAnsi" w:cstheme="minorHAnsi"/>
          <w:i/>
          <w:iCs/>
        </w:rPr>
        <w:t>Date Next RTR Required</w:t>
      </w:r>
      <w:r w:rsidRPr="00F47B90">
        <w:rPr>
          <w:rFonts w:asciiTheme="minorHAnsi" w:hAnsiTheme="minorHAnsi" w:cstheme="minorHAnsi"/>
        </w:rPr>
        <w:t xml:space="preserve"> </w:t>
      </w:r>
      <w:r>
        <w:rPr>
          <w:rFonts w:asciiTheme="minorHAnsi" w:hAnsiTheme="minorHAnsi" w:cstheme="minorHAnsi"/>
        </w:rPr>
        <w:t xml:space="preserve">is after the </w:t>
      </w:r>
      <w:r w:rsidRPr="00F47B90">
        <w:rPr>
          <w:rFonts w:asciiTheme="minorHAnsi" w:hAnsiTheme="minorHAnsi" w:cstheme="minorHAnsi"/>
        </w:rPr>
        <w:t xml:space="preserve">opportunity’s </w:t>
      </w:r>
      <w:del w:id="140" w:author="Nikki Papenfus" w:date="2025-08-14T10:01:00Z" w16du:dateUtc="2025-08-14T08:01:00Z">
        <w:r w:rsidRPr="00F47B90" w:rsidDel="009348F4">
          <w:rPr>
            <w:rFonts w:asciiTheme="minorHAnsi" w:hAnsiTheme="minorHAnsi" w:cstheme="minorHAnsi"/>
            <w:i/>
            <w:iCs/>
          </w:rPr>
          <w:delText>Move-In</w:delText>
        </w:r>
      </w:del>
      <w:ins w:id="141" w:author="Nikki Papenfus" w:date="2025-08-14T10:01:00Z" w16du:dateUtc="2025-08-14T08:01:00Z">
        <w:r w:rsidR="009348F4">
          <w:rPr>
            <w:rFonts w:asciiTheme="minorHAnsi" w:hAnsiTheme="minorHAnsi" w:cstheme="minorHAnsi"/>
            <w:i/>
            <w:iCs/>
          </w:rPr>
          <w:t>Start</w:t>
        </w:r>
      </w:ins>
      <w:r w:rsidRPr="00F47B90">
        <w:rPr>
          <w:rFonts w:asciiTheme="minorHAnsi" w:hAnsiTheme="minorHAnsi" w:cstheme="minorHAnsi"/>
          <w:i/>
          <w:iCs/>
        </w:rPr>
        <w:t xml:space="preserve"> Date</w:t>
      </w:r>
      <w:r w:rsidRPr="00CC6A7E">
        <w:rPr>
          <w:rFonts w:asciiTheme="minorHAnsi" w:hAnsiTheme="minorHAnsi" w:cstheme="minorHAnsi"/>
        </w:rPr>
        <w:t xml:space="preserve">, or </w:t>
      </w:r>
    </w:p>
    <w:p w14:paraId="124C95AC" w14:textId="77777777" w:rsidR="00812187" w:rsidRPr="00383326" w:rsidDel="00660AB3" w:rsidRDefault="00812187" w:rsidP="00812187">
      <w:pPr>
        <w:pStyle w:val="ListParagraph"/>
        <w:numPr>
          <w:ilvl w:val="1"/>
          <w:numId w:val="61"/>
        </w:numPr>
        <w:rPr>
          <w:del w:id="142" w:author="Nikki Papenfus" w:date="2025-08-14T09:57:00Z" w16du:dateUtc="2025-08-14T07:57:00Z"/>
          <w:rFonts w:asciiTheme="minorHAnsi" w:hAnsiTheme="minorHAnsi" w:cstheme="minorHAnsi"/>
        </w:rPr>
      </w:pPr>
      <w:r>
        <w:rPr>
          <w:rFonts w:asciiTheme="minorHAnsi" w:hAnsiTheme="minorHAnsi" w:cstheme="minorHAnsi"/>
        </w:rPr>
        <w:t xml:space="preserve">For tenants in Wales &amp; Grainger Trust units </w:t>
      </w:r>
      <w:r w:rsidRPr="00580421">
        <w:rPr>
          <w:rFonts w:asciiTheme="minorHAnsi" w:hAnsiTheme="minorHAnsi" w:cstheme="minorHAnsi"/>
          <w:b/>
          <w:bCs/>
          <w:color w:val="246369" w:themeColor="accent1"/>
        </w:rPr>
        <w:t>only</w:t>
      </w:r>
      <w:r w:rsidRPr="00580421">
        <w:rPr>
          <w:rFonts w:asciiTheme="minorHAnsi" w:hAnsiTheme="minorHAnsi" w:cstheme="minorHAnsi"/>
        </w:rPr>
        <w:t>:</w:t>
      </w:r>
      <w:r>
        <w:rPr>
          <w:rFonts w:asciiTheme="minorHAnsi" w:hAnsiTheme="minorHAnsi" w:cstheme="minorHAnsi"/>
          <w:b/>
          <w:bCs/>
          <w:color w:val="65BCAB" w:themeColor="accent2"/>
        </w:rPr>
        <w:t xml:space="preserve"> </w:t>
      </w:r>
      <w:r>
        <w:rPr>
          <w:rFonts w:asciiTheme="minorHAnsi" w:hAnsiTheme="minorHAnsi" w:cstheme="minorHAnsi"/>
        </w:rPr>
        <w:t xml:space="preserve">In a </w:t>
      </w:r>
      <w:r w:rsidRPr="00383326">
        <w:rPr>
          <w:rFonts w:asciiTheme="minorHAnsi" w:hAnsiTheme="minorHAnsi" w:cstheme="minorHAnsi"/>
        </w:rPr>
        <w:t>'RTR Not Required'</w:t>
      </w:r>
      <w:r>
        <w:rPr>
          <w:rFonts w:asciiTheme="minorHAnsi" w:hAnsiTheme="minorHAnsi" w:cstheme="minorHAnsi"/>
        </w:rPr>
        <w:t xml:space="preserve"> status. </w:t>
      </w:r>
    </w:p>
    <w:p w14:paraId="1097E5A7" w14:textId="77777777" w:rsidR="00C60E99" w:rsidRDefault="00C60E99" w:rsidP="00660AB3">
      <w:pPr>
        <w:pStyle w:val="ListParagraph"/>
        <w:numPr>
          <w:ilvl w:val="1"/>
          <w:numId w:val="61"/>
        </w:numPr>
        <w:rPr>
          <w:ins w:id="143" w:author="Nikki Papenfus" w:date="2025-08-14T09:38:00Z" w16du:dateUtc="2025-08-14T07:38:00Z"/>
          <w:rFonts w:ascii="Arial" w:hAnsi="Arial"/>
          <w:kern w:val="28"/>
          <w:szCs w:val="20"/>
          <w:lang w:eastAsia="en-US"/>
        </w:rPr>
        <w:pPrChange w:id="144" w:author="Nikki Papenfus" w:date="2025-08-14T09:57:00Z" w16du:dateUtc="2025-08-14T07:57:00Z">
          <w:pPr/>
        </w:pPrChange>
      </w:pPr>
      <w:ins w:id="145" w:author="Nikki Papenfus" w:date="2025-08-14T09:38:00Z" w16du:dateUtc="2025-08-14T07:38:00Z">
        <w:r>
          <w:br w:type="page"/>
        </w:r>
      </w:ins>
    </w:p>
    <w:p w14:paraId="5085F150" w14:textId="50F2E068" w:rsidR="00D66AB4" w:rsidRPr="00570A10" w:rsidRDefault="00D66AB4" w:rsidP="005F0628">
      <w:pPr>
        <w:pStyle w:val="Heading1"/>
      </w:pPr>
      <w:bookmarkStart w:id="146" w:name="_Toc206060395"/>
      <w:r w:rsidRPr="00570A10">
        <w:lastRenderedPageBreak/>
        <w:t>Automated Email Reminders</w:t>
      </w:r>
      <w:bookmarkEnd w:id="146"/>
      <w:r w:rsidRPr="00570A10">
        <w:t xml:space="preserve"> </w:t>
      </w:r>
    </w:p>
    <w:p w14:paraId="04824987" w14:textId="562B5C09" w:rsidR="003749FB" w:rsidRDefault="008B4C31" w:rsidP="00400BA6">
      <w:pPr>
        <w:spacing w:after="240"/>
        <w:rPr>
          <w:rFonts w:asciiTheme="minorHAnsi" w:hAnsiTheme="minorHAnsi" w:cstheme="minorHAnsi"/>
          <w:sz w:val="22"/>
          <w:szCs w:val="22"/>
        </w:rPr>
      </w:pPr>
      <w:r w:rsidRPr="00570A10">
        <w:rPr>
          <w:noProof/>
        </w:rPr>
        <w:drawing>
          <wp:anchor distT="0" distB="0" distL="114300" distR="114300" simplePos="0" relativeHeight="251658241" behindDoc="1" locked="0" layoutInCell="1" allowOverlap="1" wp14:anchorId="3ABA0B59" wp14:editId="52C3B281">
            <wp:simplePos x="0" y="0"/>
            <wp:positionH relativeFrom="column">
              <wp:posOffset>-15240</wp:posOffset>
            </wp:positionH>
            <wp:positionV relativeFrom="paragraph">
              <wp:posOffset>608026</wp:posOffset>
            </wp:positionV>
            <wp:extent cx="214630" cy="214630"/>
            <wp:effectExtent l="0" t="0" r="0" b="0"/>
            <wp:wrapTight wrapText="bothSides">
              <wp:wrapPolygon edited="0">
                <wp:start x="1917" y="0"/>
                <wp:lineTo x="0" y="5751"/>
                <wp:lineTo x="0" y="11503"/>
                <wp:lineTo x="1917" y="19172"/>
                <wp:lineTo x="17254" y="19172"/>
                <wp:lineTo x="19172" y="11503"/>
                <wp:lineTo x="19172" y="5751"/>
                <wp:lineTo x="17254" y="0"/>
                <wp:lineTo x="1917" y="0"/>
              </wp:wrapPolygon>
            </wp:wrapTight>
            <wp:docPr id="460255322" name="Graphic 1" descr="Informatio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8371" name="Graphic 21938371" descr="Information with solid fill"/>
                    <pic:cNvPicPr/>
                  </pic:nvPicPr>
                  <pic:blipFill>
                    <a:blip r:embed="rId42" cstate="print">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a:xfrm>
                      <a:off x="0" y="0"/>
                      <a:ext cx="214630" cy="214630"/>
                    </a:xfrm>
                    <a:prstGeom prst="rect">
                      <a:avLst/>
                    </a:prstGeom>
                  </pic:spPr>
                </pic:pic>
              </a:graphicData>
            </a:graphic>
            <wp14:sizeRelH relativeFrom="margin">
              <wp14:pctWidth>0</wp14:pctWidth>
            </wp14:sizeRelH>
            <wp14:sizeRelV relativeFrom="margin">
              <wp14:pctHeight>0</wp14:pctHeight>
            </wp14:sizeRelV>
          </wp:anchor>
        </w:drawing>
      </w:r>
      <w:r w:rsidR="00E14F53">
        <w:rPr>
          <w:rFonts w:asciiTheme="minorHAnsi" w:hAnsiTheme="minorHAnsi" w:cstheme="minorHAnsi"/>
          <w:sz w:val="22"/>
          <w:szCs w:val="22"/>
        </w:rPr>
        <w:t>Where</w:t>
      </w:r>
      <w:r>
        <w:rPr>
          <w:rFonts w:asciiTheme="minorHAnsi" w:hAnsiTheme="minorHAnsi" w:cstheme="minorHAnsi"/>
          <w:sz w:val="22"/>
          <w:szCs w:val="22"/>
        </w:rPr>
        <w:t xml:space="preserve"> a</w:t>
      </w:r>
      <w:r w:rsidR="00E14F53">
        <w:rPr>
          <w:rFonts w:asciiTheme="minorHAnsi" w:hAnsiTheme="minorHAnsi" w:cstheme="minorHAnsi"/>
          <w:sz w:val="22"/>
          <w:szCs w:val="22"/>
        </w:rPr>
        <w:t xml:space="preserve"> </w:t>
      </w:r>
      <w:r w:rsidR="00E14F53" w:rsidRPr="00672B1B">
        <w:rPr>
          <w:rFonts w:asciiTheme="minorHAnsi" w:hAnsiTheme="minorHAnsi" w:cstheme="minorHAnsi"/>
          <w:b/>
          <w:bCs/>
          <w:color w:val="246369" w:themeColor="accent1"/>
          <w:sz w:val="22"/>
          <w:szCs w:val="22"/>
        </w:rPr>
        <w:t>time-limited</w:t>
      </w:r>
      <w:r w:rsidR="00E14F53">
        <w:rPr>
          <w:rFonts w:asciiTheme="minorHAnsi" w:hAnsiTheme="minorHAnsi" w:cstheme="minorHAnsi"/>
          <w:sz w:val="22"/>
          <w:szCs w:val="22"/>
        </w:rPr>
        <w:t xml:space="preserve"> RTR</w:t>
      </w:r>
      <w:r>
        <w:rPr>
          <w:rFonts w:asciiTheme="minorHAnsi" w:hAnsiTheme="minorHAnsi" w:cstheme="minorHAnsi"/>
          <w:sz w:val="22"/>
          <w:szCs w:val="22"/>
        </w:rPr>
        <w:t xml:space="preserve"> is </w:t>
      </w:r>
      <w:r w:rsidR="00E14F53">
        <w:rPr>
          <w:rFonts w:asciiTheme="minorHAnsi" w:hAnsiTheme="minorHAnsi" w:cstheme="minorHAnsi"/>
          <w:sz w:val="22"/>
          <w:szCs w:val="22"/>
        </w:rPr>
        <w:t xml:space="preserve">approaching </w:t>
      </w:r>
      <w:r>
        <w:rPr>
          <w:rFonts w:asciiTheme="minorHAnsi" w:hAnsiTheme="minorHAnsi" w:cstheme="minorHAnsi"/>
          <w:sz w:val="22"/>
          <w:szCs w:val="22"/>
        </w:rPr>
        <w:t xml:space="preserve">its </w:t>
      </w:r>
      <w:r w:rsidR="00E14F53">
        <w:rPr>
          <w:rFonts w:asciiTheme="minorHAnsi" w:hAnsiTheme="minorHAnsi" w:cstheme="minorHAnsi"/>
          <w:sz w:val="22"/>
          <w:szCs w:val="22"/>
        </w:rPr>
        <w:t>e</w:t>
      </w:r>
      <w:r w:rsidR="00FE500E" w:rsidRPr="00570A10">
        <w:rPr>
          <w:rFonts w:asciiTheme="minorHAnsi" w:hAnsiTheme="minorHAnsi" w:cstheme="minorHAnsi"/>
          <w:sz w:val="22"/>
          <w:szCs w:val="22"/>
        </w:rPr>
        <w:t>xpir</w:t>
      </w:r>
      <w:r w:rsidR="00E14F53">
        <w:rPr>
          <w:rFonts w:asciiTheme="minorHAnsi" w:hAnsiTheme="minorHAnsi" w:cstheme="minorHAnsi"/>
          <w:sz w:val="22"/>
          <w:szCs w:val="22"/>
        </w:rPr>
        <w:t xml:space="preserve">y date, Salesforce will automatically send the tenant </w:t>
      </w:r>
      <w:r w:rsidR="00752875">
        <w:rPr>
          <w:rFonts w:asciiTheme="minorHAnsi" w:hAnsiTheme="minorHAnsi" w:cstheme="minorHAnsi"/>
          <w:sz w:val="22"/>
          <w:szCs w:val="22"/>
        </w:rPr>
        <w:t xml:space="preserve">a series of </w:t>
      </w:r>
      <w:r w:rsidR="00400BA6">
        <w:rPr>
          <w:rFonts w:asciiTheme="minorHAnsi" w:hAnsiTheme="minorHAnsi" w:cstheme="minorHAnsi"/>
          <w:sz w:val="22"/>
          <w:szCs w:val="22"/>
        </w:rPr>
        <w:t xml:space="preserve">reminder emails according to the </w:t>
      </w:r>
      <w:r w:rsidR="00752875">
        <w:rPr>
          <w:rFonts w:asciiTheme="minorHAnsi" w:hAnsiTheme="minorHAnsi" w:cstheme="minorHAnsi"/>
          <w:sz w:val="22"/>
          <w:szCs w:val="22"/>
        </w:rPr>
        <w:t>below</w:t>
      </w:r>
      <w:r w:rsidR="00400BA6">
        <w:rPr>
          <w:rFonts w:asciiTheme="minorHAnsi" w:hAnsiTheme="minorHAnsi" w:cstheme="minorHAnsi"/>
          <w:sz w:val="22"/>
          <w:szCs w:val="22"/>
        </w:rPr>
        <w:t xml:space="preserve"> schedule</w:t>
      </w:r>
      <w:r w:rsidR="001F48C3">
        <w:rPr>
          <w:rFonts w:asciiTheme="minorHAnsi" w:hAnsiTheme="minorHAnsi" w:cstheme="minorHAnsi"/>
          <w:sz w:val="22"/>
          <w:szCs w:val="22"/>
        </w:rPr>
        <w:t>.</w:t>
      </w:r>
      <w:r w:rsidR="00026497">
        <w:rPr>
          <w:rFonts w:asciiTheme="minorHAnsi" w:hAnsiTheme="minorHAnsi" w:cstheme="minorHAnsi"/>
          <w:sz w:val="22"/>
          <w:szCs w:val="22"/>
        </w:rPr>
        <w:t xml:space="preserve"> Reminder emails are sent each morning. </w:t>
      </w:r>
    </w:p>
    <w:p w14:paraId="071326CC" w14:textId="1E484DD7" w:rsidR="001F48C3" w:rsidRDefault="00672B1B" w:rsidP="00EE37C9">
      <w:pPr>
        <w:spacing w:before="120" w:after="240"/>
        <w:rPr>
          <w:rFonts w:asciiTheme="minorHAnsi" w:hAnsiTheme="minorHAnsi" w:cstheme="minorHAnsi"/>
          <w:sz w:val="22"/>
          <w:szCs w:val="22"/>
        </w:rPr>
      </w:pPr>
      <w:r>
        <w:rPr>
          <w:rFonts w:asciiTheme="minorHAnsi" w:hAnsiTheme="minorHAnsi" w:cstheme="minorHAnsi"/>
          <w:sz w:val="22"/>
          <w:szCs w:val="22"/>
        </w:rPr>
        <w:t xml:space="preserve">Reminder </w:t>
      </w:r>
      <w:r w:rsidR="00752875">
        <w:rPr>
          <w:rFonts w:asciiTheme="minorHAnsi" w:hAnsiTheme="minorHAnsi" w:cstheme="minorHAnsi"/>
          <w:sz w:val="22"/>
          <w:szCs w:val="22"/>
        </w:rPr>
        <w:t>emails will only be sent where the RTR is in a ‘</w:t>
      </w:r>
      <w:r w:rsidR="00752875" w:rsidRPr="00752875">
        <w:rPr>
          <w:rFonts w:asciiTheme="minorHAnsi" w:hAnsiTheme="minorHAnsi" w:cstheme="minorHAnsi"/>
          <w:b/>
          <w:bCs/>
          <w:color w:val="65BCAB" w:themeColor="accent2"/>
          <w:sz w:val="22"/>
          <w:szCs w:val="22"/>
        </w:rPr>
        <w:t>Completed</w:t>
      </w:r>
      <w:r w:rsidR="00752875" w:rsidRPr="00752875">
        <w:rPr>
          <w:rFonts w:asciiTheme="minorHAnsi" w:hAnsiTheme="minorHAnsi" w:cstheme="minorHAnsi"/>
          <w:sz w:val="22"/>
          <w:szCs w:val="22"/>
        </w:rPr>
        <w:t>’</w:t>
      </w:r>
      <w:r w:rsidR="00752875" w:rsidRPr="00752875">
        <w:rPr>
          <w:rFonts w:asciiTheme="minorHAnsi" w:hAnsiTheme="minorHAnsi" w:cstheme="minorHAnsi"/>
          <w:b/>
          <w:bCs/>
          <w:color w:val="65BCAB" w:themeColor="accent2"/>
          <w:sz w:val="22"/>
          <w:szCs w:val="22"/>
        </w:rPr>
        <w:t xml:space="preserve"> </w:t>
      </w:r>
      <w:r w:rsidR="00752875">
        <w:rPr>
          <w:rFonts w:asciiTheme="minorHAnsi" w:hAnsiTheme="minorHAnsi" w:cstheme="minorHAnsi"/>
          <w:sz w:val="22"/>
          <w:szCs w:val="22"/>
        </w:rPr>
        <w:t>status.</w:t>
      </w:r>
    </w:p>
    <w:p w14:paraId="413BAB0F" w14:textId="77777777" w:rsidR="00DD3E95" w:rsidRPr="00B2002B" w:rsidRDefault="00DD3E95" w:rsidP="00DD3E95">
      <w:pPr>
        <w:pStyle w:val="NoParagraphStyle"/>
        <w:rPr>
          <w:sz w:val="14"/>
          <w:szCs w:val="14"/>
        </w:rPr>
      </w:pPr>
    </w:p>
    <w:tbl>
      <w:tblPr>
        <w:tblW w:w="7371" w:type="dxa"/>
        <w:tblInd w:w="284" w:type="dxa"/>
        <w:tblLook w:val="04A0" w:firstRow="1" w:lastRow="0" w:firstColumn="1" w:lastColumn="0" w:noHBand="0" w:noVBand="1"/>
      </w:tblPr>
      <w:tblGrid>
        <w:gridCol w:w="4394"/>
        <w:gridCol w:w="2977"/>
      </w:tblGrid>
      <w:tr w:rsidR="00DD3E95" w:rsidRPr="00C806F7" w14:paraId="268D1897" w14:textId="77777777" w:rsidTr="00C806F7">
        <w:trPr>
          <w:trHeight w:val="397"/>
        </w:trPr>
        <w:tc>
          <w:tcPr>
            <w:tcW w:w="7371" w:type="dxa"/>
            <w:gridSpan w:val="2"/>
            <w:tcBorders>
              <w:top w:val="nil"/>
              <w:left w:val="nil"/>
              <w:bottom w:val="nil"/>
              <w:right w:val="nil"/>
            </w:tcBorders>
            <w:shd w:val="clear" w:color="auto" w:fill="C7E8EC" w:themeFill="text2" w:themeFillTint="33"/>
            <w:noWrap/>
            <w:vAlign w:val="center"/>
            <w:hideMark/>
          </w:tcPr>
          <w:p w14:paraId="4D1E82CF" w14:textId="77777777" w:rsidR="00DD3E95" w:rsidRPr="00C806F7" w:rsidRDefault="00DD3E95" w:rsidP="00AE331C">
            <w:pPr>
              <w:contextualSpacing/>
              <w:rPr>
                <w:rFonts w:asciiTheme="minorHAnsi" w:hAnsiTheme="minorHAnsi" w:cstheme="minorHAnsi"/>
                <w:b/>
                <w:bCs/>
                <w:color w:val="000000"/>
                <w:sz w:val="20"/>
                <w:szCs w:val="20"/>
              </w:rPr>
            </w:pPr>
            <w:r w:rsidRPr="00C806F7">
              <w:rPr>
                <w:rFonts w:asciiTheme="minorHAnsi" w:hAnsiTheme="minorHAnsi" w:cstheme="minorHAnsi"/>
                <w:i/>
                <w:iCs/>
                <w:color w:val="000000"/>
                <w:sz w:val="20"/>
                <w:szCs w:val="20"/>
              </w:rPr>
              <w:t xml:space="preserve">If RTR Expires before Check Date Anniversary </w:t>
            </w:r>
          </w:p>
        </w:tc>
      </w:tr>
      <w:tr w:rsidR="00DD3E95" w:rsidRPr="00C806F7" w14:paraId="59F2A794" w14:textId="77777777" w:rsidTr="00C806F7">
        <w:trPr>
          <w:trHeight w:val="397"/>
        </w:trPr>
        <w:tc>
          <w:tcPr>
            <w:tcW w:w="4394" w:type="dxa"/>
            <w:tcBorders>
              <w:top w:val="nil"/>
              <w:left w:val="nil"/>
              <w:bottom w:val="nil"/>
              <w:right w:val="nil"/>
            </w:tcBorders>
            <w:noWrap/>
            <w:vAlign w:val="center"/>
            <w:hideMark/>
          </w:tcPr>
          <w:p w14:paraId="0DF52716"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 xml:space="preserve">21 days before Expiry Date </w:t>
            </w:r>
          </w:p>
        </w:tc>
        <w:tc>
          <w:tcPr>
            <w:tcW w:w="2977" w:type="dxa"/>
            <w:tcBorders>
              <w:top w:val="nil"/>
              <w:left w:val="nil"/>
              <w:bottom w:val="nil"/>
              <w:right w:val="nil"/>
            </w:tcBorders>
            <w:noWrap/>
            <w:vAlign w:val="center"/>
            <w:hideMark/>
          </w:tcPr>
          <w:p w14:paraId="10E91C62"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Reminder Email 1</w:t>
            </w:r>
          </w:p>
        </w:tc>
      </w:tr>
      <w:tr w:rsidR="00DD3E95" w:rsidRPr="00C806F7" w14:paraId="2BA8194C" w14:textId="77777777" w:rsidTr="00C806F7">
        <w:trPr>
          <w:trHeight w:val="397"/>
        </w:trPr>
        <w:tc>
          <w:tcPr>
            <w:tcW w:w="4394" w:type="dxa"/>
            <w:tcBorders>
              <w:top w:val="nil"/>
              <w:left w:val="nil"/>
              <w:bottom w:val="nil"/>
              <w:right w:val="nil"/>
            </w:tcBorders>
            <w:noWrap/>
            <w:vAlign w:val="center"/>
            <w:hideMark/>
          </w:tcPr>
          <w:p w14:paraId="4D13B9A6"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14 days before Expiry Date</w:t>
            </w:r>
          </w:p>
        </w:tc>
        <w:tc>
          <w:tcPr>
            <w:tcW w:w="2977" w:type="dxa"/>
            <w:tcBorders>
              <w:top w:val="nil"/>
              <w:left w:val="nil"/>
              <w:bottom w:val="nil"/>
              <w:right w:val="nil"/>
            </w:tcBorders>
            <w:noWrap/>
            <w:vAlign w:val="center"/>
            <w:hideMark/>
          </w:tcPr>
          <w:p w14:paraId="08C5E9D4"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Reminder Email 2</w:t>
            </w:r>
          </w:p>
        </w:tc>
      </w:tr>
      <w:tr w:rsidR="00DD3E95" w:rsidRPr="00C806F7" w14:paraId="05A8B3C9" w14:textId="77777777" w:rsidTr="00C806F7">
        <w:trPr>
          <w:trHeight w:val="397"/>
        </w:trPr>
        <w:tc>
          <w:tcPr>
            <w:tcW w:w="4394" w:type="dxa"/>
            <w:tcBorders>
              <w:top w:val="nil"/>
              <w:left w:val="nil"/>
              <w:bottom w:val="nil"/>
              <w:right w:val="nil"/>
            </w:tcBorders>
            <w:noWrap/>
            <w:vAlign w:val="center"/>
            <w:hideMark/>
          </w:tcPr>
          <w:p w14:paraId="6ADF43AF"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10 days before Expiry Date</w:t>
            </w:r>
          </w:p>
        </w:tc>
        <w:tc>
          <w:tcPr>
            <w:tcW w:w="2977" w:type="dxa"/>
            <w:tcBorders>
              <w:top w:val="nil"/>
              <w:left w:val="nil"/>
              <w:bottom w:val="nil"/>
              <w:right w:val="nil"/>
            </w:tcBorders>
            <w:noWrap/>
            <w:vAlign w:val="center"/>
            <w:hideMark/>
          </w:tcPr>
          <w:p w14:paraId="123490EE"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Reminder Email 3</w:t>
            </w:r>
          </w:p>
        </w:tc>
      </w:tr>
      <w:tr w:rsidR="00DD3E95" w:rsidRPr="00C806F7" w14:paraId="586C911A" w14:textId="77777777" w:rsidTr="00C806F7">
        <w:trPr>
          <w:trHeight w:val="397"/>
        </w:trPr>
        <w:tc>
          <w:tcPr>
            <w:tcW w:w="4394" w:type="dxa"/>
            <w:tcBorders>
              <w:top w:val="nil"/>
              <w:left w:val="nil"/>
              <w:bottom w:val="nil"/>
              <w:right w:val="nil"/>
            </w:tcBorders>
            <w:noWrap/>
            <w:vAlign w:val="center"/>
            <w:hideMark/>
          </w:tcPr>
          <w:p w14:paraId="3405D7C6"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 xml:space="preserve">60 days before Check Date Anniversary </w:t>
            </w:r>
          </w:p>
        </w:tc>
        <w:tc>
          <w:tcPr>
            <w:tcW w:w="2977" w:type="dxa"/>
            <w:tcBorders>
              <w:top w:val="nil"/>
              <w:left w:val="nil"/>
              <w:bottom w:val="nil"/>
              <w:right w:val="nil"/>
            </w:tcBorders>
            <w:noWrap/>
            <w:vAlign w:val="center"/>
            <w:hideMark/>
          </w:tcPr>
          <w:p w14:paraId="5F3391C8"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Reminder Email 4</w:t>
            </w:r>
          </w:p>
        </w:tc>
      </w:tr>
      <w:tr w:rsidR="00DD3E95" w:rsidRPr="00C806F7" w14:paraId="64A190BB" w14:textId="77777777" w:rsidTr="00C806F7">
        <w:trPr>
          <w:trHeight w:val="397"/>
        </w:trPr>
        <w:tc>
          <w:tcPr>
            <w:tcW w:w="4394" w:type="dxa"/>
            <w:tcBorders>
              <w:top w:val="nil"/>
              <w:left w:val="nil"/>
              <w:bottom w:val="nil"/>
              <w:right w:val="nil"/>
            </w:tcBorders>
            <w:noWrap/>
            <w:vAlign w:val="center"/>
            <w:hideMark/>
          </w:tcPr>
          <w:p w14:paraId="58077E6A"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42 days before Check Date Anniversary</w:t>
            </w:r>
          </w:p>
        </w:tc>
        <w:tc>
          <w:tcPr>
            <w:tcW w:w="2977" w:type="dxa"/>
            <w:tcBorders>
              <w:top w:val="nil"/>
              <w:left w:val="nil"/>
              <w:bottom w:val="nil"/>
              <w:right w:val="nil"/>
            </w:tcBorders>
            <w:noWrap/>
            <w:vAlign w:val="center"/>
            <w:hideMark/>
          </w:tcPr>
          <w:p w14:paraId="32899EE5"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Reminder Email 5</w:t>
            </w:r>
          </w:p>
        </w:tc>
      </w:tr>
      <w:tr w:rsidR="00DD3E95" w:rsidRPr="00C806F7" w14:paraId="630A0FF2" w14:textId="77777777" w:rsidTr="00C806F7">
        <w:trPr>
          <w:trHeight w:val="397"/>
        </w:trPr>
        <w:tc>
          <w:tcPr>
            <w:tcW w:w="4394" w:type="dxa"/>
            <w:tcBorders>
              <w:top w:val="nil"/>
              <w:left w:val="nil"/>
              <w:bottom w:val="nil"/>
              <w:right w:val="nil"/>
            </w:tcBorders>
            <w:noWrap/>
            <w:vAlign w:val="center"/>
            <w:hideMark/>
          </w:tcPr>
          <w:p w14:paraId="253A3219"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30 days before Check Date Anniversary</w:t>
            </w:r>
          </w:p>
        </w:tc>
        <w:tc>
          <w:tcPr>
            <w:tcW w:w="2977" w:type="dxa"/>
            <w:tcBorders>
              <w:top w:val="nil"/>
              <w:left w:val="nil"/>
              <w:bottom w:val="nil"/>
              <w:right w:val="nil"/>
            </w:tcBorders>
            <w:noWrap/>
            <w:vAlign w:val="center"/>
            <w:hideMark/>
          </w:tcPr>
          <w:p w14:paraId="44A0AC98"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Final Reminder Email</w:t>
            </w:r>
          </w:p>
        </w:tc>
      </w:tr>
      <w:tr w:rsidR="00DD3E95" w:rsidRPr="00C806F7" w14:paraId="1245B169" w14:textId="77777777" w:rsidTr="00C806F7">
        <w:trPr>
          <w:trHeight w:val="397"/>
        </w:trPr>
        <w:tc>
          <w:tcPr>
            <w:tcW w:w="4394" w:type="dxa"/>
            <w:tcBorders>
              <w:top w:val="nil"/>
              <w:left w:val="nil"/>
              <w:bottom w:val="nil"/>
              <w:right w:val="nil"/>
            </w:tcBorders>
            <w:shd w:val="clear" w:color="000000" w:fill="F2F2F2"/>
            <w:noWrap/>
            <w:vAlign w:val="center"/>
          </w:tcPr>
          <w:p w14:paraId="141290C2" w14:textId="77777777" w:rsidR="00DD3E95" w:rsidRPr="00C806F7" w:rsidRDefault="00DD3E95" w:rsidP="00AE331C">
            <w:pPr>
              <w:spacing w:before="120" w:after="120"/>
              <w:contextualSpacing/>
              <w:rPr>
                <w:rFonts w:asciiTheme="minorHAnsi" w:hAnsiTheme="minorHAnsi" w:cstheme="minorHAnsi"/>
                <w:b/>
                <w:bCs/>
                <w:sz w:val="20"/>
                <w:szCs w:val="20"/>
              </w:rPr>
            </w:pPr>
            <w:r w:rsidRPr="00C806F7">
              <w:rPr>
                <w:rFonts w:asciiTheme="minorHAnsi" w:hAnsiTheme="minorHAnsi" w:cstheme="minorHAnsi"/>
                <w:sz w:val="20"/>
                <w:szCs w:val="20"/>
              </w:rPr>
              <w:t>28 days before Check Date Anniversary</w:t>
            </w:r>
          </w:p>
        </w:tc>
        <w:tc>
          <w:tcPr>
            <w:tcW w:w="2977" w:type="dxa"/>
            <w:tcBorders>
              <w:top w:val="nil"/>
              <w:left w:val="nil"/>
              <w:bottom w:val="nil"/>
              <w:right w:val="nil"/>
            </w:tcBorders>
            <w:shd w:val="clear" w:color="000000" w:fill="F2F2F2"/>
            <w:noWrap/>
            <w:vAlign w:val="center"/>
          </w:tcPr>
          <w:p w14:paraId="27480DC9"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 xml:space="preserve">Start Manual Follow Up </w:t>
            </w:r>
          </w:p>
        </w:tc>
      </w:tr>
      <w:tr w:rsidR="00DD3E95" w:rsidRPr="00C806F7" w14:paraId="7907B3AD" w14:textId="77777777" w:rsidTr="00C806F7">
        <w:trPr>
          <w:trHeight w:val="397"/>
        </w:trPr>
        <w:tc>
          <w:tcPr>
            <w:tcW w:w="4394" w:type="dxa"/>
            <w:tcBorders>
              <w:top w:val="nil"/>
              <w:left w:val="nil"/>
              <w:bottom w:val="nil"/>
              <w:right w:val="nil"/>
            </w:tcBorders>
            <w:shd w:val="clear" w:color="000000" w:fill="FFFFFF"/>
            <w:noWrap/>
            <w:vAlign w:val="center"/>
            <w:hideMark/>
          </w:tcPr>
          <w:p w14:paraId="16B3D75F"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 </w:t>
            </w:r>
          </w:p>
        </w:tc>
        <w:tc>
          <w:tcPr>
            <w:tcW w:w="2977" w:type="dxa"/>
            <w:tcBorders>
              <w:top w:val="nil"/>
              <w:left w:val="nil"/>
              <w:bottom w:val="nil"/>
              <w:right w:val="nil"/>
            </w:tcBorders>
            <w:shd w:val="clear" w:color="000000" w:fill="FFFFFF"/>
            <w:noWrap/>
            <w:vAlign w:val="center"/>
            <w:hideMark/>
          </w:tcPr>
          <w:p w14:paraId="0C5A2345"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 </w:t>
            </w:r>
          </w:p>
        </w:tc>
      </w:tr>
      <w:tr w:rsidR="00DD3E95" w:rsidRPr="00C806F7" w14:paraId="03A19C51" w14:textId="77777777" w:rsidTr="00C806F7">
        <w:trPr>
          <w:trHeight w:val="397"/>
        </w:trPr>
        <w:tc>
          <w:tcPr>
            <w:tcW w:w="7371" w:type="dxa"/>
            <w:gridSpan w:val="2"/>
            <w:tcBorders>
              <w:top w:val="nil"/>
              <w:left w:val="nil"/>
              <w:bottom w:val="nil"/>
              <w:right w:val="nil"/>
            </w:tcBorders>
            <w:shd w:val="clear" w:color="auto" w:fill="C7E8EC" w:themeFill="text2" w:themeFillTint="33"/>
            <w:noWrap/>
            <w:vAlign w:val="center"/>
            <w:hideMark/>
          </w:tcPr>
          <w:p w14:paraId="3784FB18" w14:textId="77777777" w:rsidR="00DD3E95" w:rsidRPr="00C806F7" w:rsidRDefault="00DD3E95" w:rsidP="00AE331C">
            <w:pPr>
              <w:spacing w:before="120" w:after="120"/>
              <w:contextualSpacing/>
              <w:rPr>
                <w:rFonts w:asciiTheme="minorHAnsi" w:hAnsiTheme="minorHAnsi" w:cstheme="minorHAnsi"/>
                <w:b/>
                <w:bCs/>
                <w:color w:val="000000"/>
                <w:sz w:val="20"/>
                <w:szCs w:val="20"/>
              </w:rPr>
            </w:pPr>
            <w:r w:rsidRPr="00C806F7">
              <w:rPr>
                <w:rFonts w:asciiTheme="minorHAnsi" w:hAnsiTheme="minorHAnsi" w:cstheme="minorHAnsi"/>
                <w:i/>
                <w:iCs/>
                <w:color w:val="000000"/>
                <w:sz w:val="20"/>
                <w:szCs w:val="20"/>
              </w:rPr>
              <w:t xml:space="preserve">If RTR Expires after Check Date Anniversary </w:t>
            </w:r>
            <w:r w:rsidRPr="00C806F7">
              <w:rPr>
                <w:rFonts w:asciiTheme="minorHAnsi" w:hAnsiTheme="minorHAnsi" w:cstheme="minorHAnsi"/>
                <w:b/>
                <w:bCs/>
                <w:color w:val="000000"/>
                <w:sz w:val="20"/>
                <w:szCs w:val="20"/>
              </w:rPr>
              <w:t>  </w:t>
            </w:r>
          </w:p>
        </w:tc>
      </w:tr>
      <w:tr w:rsidR="00DD3E95" w:rsidRPr="00C806F7" w14:paraId="248C2D34" w14:textId="77777777" w:rsidTr="00C806F7">
        <w:trPr>
          <w:trHeight w:val="397"/>
        </w:trPr>
        <w:tc>
          <w:tcPr>
            <w:tcW w:w="4394" w:type="dxa"/>
            <w:tcBorders>
              <w:top w:val="nil"/>
              <w:left w:val="nil"/>
              <w:bottom w:val="nil"/>
              <w:right w:val="nil"/>
            </w:tcBorders>
            <w:noWrap/>
            <w:vAlign w:val="center"/>
            <w:hideMark/>
          </w:tcPr>
          <w:p w14:paraId="69F685AC"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 xml:space="preserve">21 days before Expiry Date </w:t>
            </w:r>
          </w:p>
        </w:tc>
        <w:tc>
          <w:tcPr>
            <w:tcW w:w="2977" w:type="dxa"/>
            <w:tcBorders>
              <w:top w:val="nil"/>
              <w:left w:val="nil"/>
              <w:bottom w:val="nil"/>
              <w:right w:val="nil"/>
            </w:tcBorders>
            <w:noWrap/>
            <w:vAlign w:val="center"/>
            <w:hideMark/>
          </w:tcPr>
          <w:p w14:paraId="317304CE"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Reminder Email 1</w:t>
            </w:r>
          </w:p>
        </w:tc>
      </w:tr>
      <w:tr w:rsidR="00DD3E95" w:rsidRPr="00C806F7" w14:paraId="157E7467" w14:textId="77777777" w:rsidTr="00C806F7">
        <w:trPr>
          <w:trHeight w:val="397"/>
        </w:trPr>
        <w:tc>
          <w:tcPr>
            <w:tcW w:w="4394" w:type="dxa"/>
            <w:tcBorders>
              <w:top w:val="nil"/>
              <w:left w:val="nil"/>
              <w:bottom w:val="nil"/>
              <w:right w:val="nil"/>
            </w:tcBorders>
            <w:noWrap/>
            <w:vAlign w:val="center"/>
            <w:hideMark/>
          </w:tcPr>
          <w:p w14:paraId="30AED99E"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14 days before Expiry Date</w:t>
            </w:r>
          </w:p>
        </w:tc>
        <w:tc>
          <w:tcPr>
            <w:tcW w:w="2977" w:type="dxa"/>
            <w:tcBorders>
              <w:top w:val="nil"/>
              <w:left w:val="nil"/>
              <w:bottom w:val="nil"/>
              <w:right w:val="nil"/>
            </w:tcBorders>
            <w:noWrap/>
            <w:vAlign w:val="center"/>
            <w:hideMark/>
          </w:tcPr>
          <w:p w14:paraId="3EDF3EF1"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Reminder Email 2</w:t>
            </w:r>
          </w:p>
        </w:tc>
      </w:tr>
      <w:tr w:rsidR="00DD3E95" w:rsidRPr="00C806F7" w14:paraId="11423639" w14:textId="77777777" w:rsidTr="00C806F7">
        <w:trPr>
          <w:trHeight w:val="397"/>
        </w:trPr>
        <w:tc>
          <w:tcPr>
            <w:tcW w:w="4394" w:type="dxa"/>
            <w:tcBorders>
              <w:top w:val="nil"/>
              <w:left w:val="nil"/>
              <w:bottom w:val="nil"/>
              <w:right w:val="nil"/>
            </w:tcBorders>
            <w:noWrap/>
            <w:vAlign w:val="center"/>
            <w:hideMark/>
          </w:tcPr>
          <w:p w14:paraId="2F444685"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10 days before Expiry Date</w:t>
            </w:r>
          </w:p>
        </w:tc>
        <w:tc>
          <w:tcPr>
            <w:tcW w:w="2977" w:type="dxa"/>
            <w:tcBorders>
              <w:top w:val="nil"/>
              <w:left w:val="nil"/>
              <w:bottom w:val="nil"/>
              <w:right w:val="nil"/>
            </w:tcBorders>
            <w:noWrap/>
            <w:vAlign w:val="center"/>
            <w:hideMark/>
          </w:tcPr>
          <w:p w14:paraId="69523182"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Final Reminder Email</w:t>
            </w:r>
          </w:p>
        </w:tc>
      </w:tr>
      <w:tr w:rsidR="00DD3E95" w:rsidRPr="00C806F7" w14:paraId="2E48747A" w14:textId="77777777" w:rsidTr="00C806F7">
        <w:trPr>
          <w:trHeight w:val="397"/>
        </w:trPr>
        <w:tc>
          <w:tcPr>
            <w:tcW w:w="4394" w:type="dxa"/>
            <w:tcBorders>
              <w:top w:val="nil"/>
              <w:left w:val="nil"/>
              <w:bottom w:val="nil"/>
              <w:right w:val="nil"/>
            </w:tcBorders>
            <w:shd w:val="clear" w:color="000000" w:fill="F2F2F2"/>
            <w:noWrap/>
            <w:vAlign w:val="center"/>
            <w:hideMark/>
          </w:tcPr>
          <w:p w14:paraId="3426F50F" w14:textId="77777777" w:rsidR="00DD3E95" w:rsidRPr="00C806F7" w:rsidRDefault="00DD3E95" w:rsidP="00AE331C">
            <w:pPr>
              <w:spacing w:before="120" w:after="120"/>
              <w:contextualSpacing/>
              <w:rPr>
                <w:rFonts w:asciiTheme="minorHAnsi" w:hAnsiTheme="minorHAnsi" w:cstheme="minorHAnsi"/>
                <w:b/>
                <w:bCs/>
                <w:sz w:val="20"/>
                <w:szCs w:val="20"/>
              </w:rPr>
            </w:pPr>
            <w:r w:rsidRPr="00C806F7">
              <w:rPr>
                <w:rFonts w:asciiTheme="minorHAnsi" w:hAnsiTheme="minorHAnsi" w:cstheme="minorHAnsi"/>
                <w:sz w:val="20"/>
                <w:szCs w:val="20"/>
              </w:rPr>
              <w:t>7 days before Expiry Date</w:t>
            </w:r>
          </w:p>
        </w:tc>
        <w:tc>
          <w:tcPr>
            <w:tcW w:w="2977" w:type="dxa"/>
            <w:tcBorders>
              <w:top w:val="nil"/>
              <w:left w:val="nil"/>
              <w:bottom w:val="nil"/>
              <w:right w:val="nil"/>
            </w:tcBorders>
            <w:shd w:val="clear" w:color="000000" w:fill="F2F2F2"/>
            <w:noWrap/>
            <w:vAlign w:val="center"/>
            <w:hideMark/>
          </w:tcPr>
          <w:p w14:paraId="55941DCF"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 xml:space="preserve">Start Manual Follow Up </w:t>
            </w:r>
          </w:p>
        </w:tc>
      </w:tr>
    </w:tbl>
    <w:p w14:paraId="2CA943D7" w14:textId="77777777" w:rsidR="00DD3E95" w:rsidRPr="00570A10" w:rsidRDefault="00DD3E95" w:rsidP="00DD3E95">
      <w:pPr>
        <w:pStyle w:val="NoParagraphStyle"/>
      </w:pPr>
    </w:p>
    <w:p w14:paraId="26B7F2F1" w14:textId="77777777" w:rsidR="00B2002B" w:rsidRPr="00C4547B" w:rsidRDefault="00B2002B" w:rsidP="000B7612">
      <w:pPr>
        <w:spacing w:after="240"/>
        <w:rPr>
          <w:rFonts w:asciiTheme="minorHAnsi" w:hAnsiTheme="minorHAnsi" w:cstheme="minorHAnsi"/>
          <w:sz w:val="2"/>
          <w:szCs w:val="2"/>
        </w:rPr>
      </w:pPr>
    </w:p>
    <w:p w14:paraId="02984BD3" w14:textId="36ABD178" w:rsidR="00601103" w:rsidRDefault="00C4547B" w:rsidP="00E12EDB">
      <w:pPr>
        <w:spacing w:after="240"/>
        <w:ind w:left="-1134"/>
        <w:rPr>
          <w:rFonts w:ascii="Arial" w:hAnsi="Arial"/>
          <w:sz w:val="22"/>
          <w:szCs w:val="20"/>
          <w:lang w:eastAsia="en-US"/>
        </w:rPr>
      </w:pPr>
      <w:r w:rsidRPr="00570A10">
        <w:rPr>
          <w:noProof/>
        </w:rPr>
        <mc:AlternateContent>
          <mc:Choice Requires="wps">
            <w:drawing>
              <wp:anchor distT="0" distB="0" distL="114300" distR="114300" simplePos="0" relativeHeight="251658247" behindDoc="0" locked="0" layoutInCell="1" allowOverlap="1" wp14:anchorId="43494E5A" wp14:editId="788FB5EB">
                <wp:simplePos x="0" y="0"/>
                <wp:positionH relativeFrom="column">
                  <wp:posOffset>1677670</wp:posOffset>
                </wp:positionH>
                <wp:positionV relativeFrom="paragraph">
                  <wp:posOffset>1891665</wp:posOffset>
                </wp:positionV>
                <wp:extent cx="1495425" cy="247650"/>
                <wp:effectExtent l="0" t="0" r="28575" b="19050"/>
                <wp:wrapNone/>
                <wp:docPr id="271264319" name="Rectangle 3"/>
                <wp:cNvGraphicFramePr/>
                <a:graphic xmlns:a="http://schemas.openxmlformats.org/drawingml/2006/main">
                  <a:graphicData uri="http://schemas.microsoft.com/office/word/2010/wordprocessingShape">
                    <wps:wsp>
                      <wps:cNvSpPr/>
                      <wps:spPr>
                        <a:xfrm>
                          <a:off x="0" y="0"/>
                          <a:ext cx="1495425" cy="247650"/>
                        </a:xfrm>
                        <a:prstGeom prst="rect">
                          <a:avLst/>
                        </a:prstGeom>
                        <a:noFill/>
                        <a:ln w="19050">
                          <a:solidFill>
                            <a:schemeClr val="accent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5C435F" id="Rectangle 3" o:spid="_x0000_s1026" style="position:absolute;margin-left:132.1pt;margin-top:148.95pt;width:117.75pt;height:19.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" filled="f" strokecolor="#e16a2f [3206]" strokeweight="1.5pt"/>
            </w:pict>
          </mc:Fallback>
        </mc:AlternateContent>
      </w:r>
      <w:r w:rsidRPr="00570A10">
        <w:rPr>
          <w:rFonts w:asciiTheme="minorHAnsi" w:hAnsiTheme="minorHAnsi" w:cstheme="minorHAnsi"/>
          <w:noProof/>
          <w:sz w:val="16"/>
          <w:szCs w:val="16"/>
        </w:rPr>
        <mc:AlternateContent>
          <mc:Choice Requires="wps">
            <w:drawing>
              <wp:anchor distT="0" distB="0" distL="114300" distR="114300" simplePos="0" relativeHeight="251658254" behindDoc="0" locked="0" layoutInCell="1" allowOverlap="1" wp14:anchorId="20F50498" wp14:editId="684CAF5F">
                <wp:simplePos x="0" y="0"/>
                <wp:positionH relativeFrom="column">
                  <wp:posOffset>1181100</wp:posOffset>
                </wp:positionH>
                <wp:positionV relativeFrom="paragraph">
                  <wp:posOffset>2305421</wp:posOffset>
                </wp:positionV>
                <wp:extent cx="2381250" cy="684530"/>
                <wp:effectExtent l="38100" t="304800" r="114300" b="115570"/>
                <wp:wrapNone/>
                <wp:docPr id="690960356" name="Speech Bubble: Rectangle 2"/>
                <wp:cNvGraphicFramePr/>
                <a:graphic xmlns:a="http://schemas.openxmlformats.org/drawingml/2006/main">
                  <a:graphicData uri="http://schemas.microsoft.com/office/word/2010/wordprocessingShape">
                    <wps:wsp>
                      <wps:cNvSpPr/>
                      <wps:spPr>
                        <a:xfrm>
                          <a:off x="0" y="0"/>
                          <a:ext cx="2381250" cy="684530"/>
                        </a:xfrm>
                        <a:prstGeom prst="wedgeRectCallout">
                          <a:avLst>
                            <a:gd name="adj1" fmla="val 22879"/>
                            <a:gd name="adj2" fmla="val -90211"/>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F6A76B4" w14:textId="090E9596" w:rsidR="00F86F08" w:rsidRPr="00570A10" w:rsidRDefault="00F86F08" w:rsidP="00F86F08">
                            <w:pPr>
                              <w:pStyle w:val="CommentText"/>
                              <w:spacing w:after="0" w:line="240" w:lineRule="auto"/>
                              <w:ind w:left="0"/>
                              <w:jc w:val="center"/>
                              <w:rPr>
                                <w:rStyle w:val="IntenseEmphasis"/>
                                <w:rFonts w:ascii="Arial" w:hAnsi="Arial" w:cs="Arial"/>
                                <w:i w:val="0"/>
                                <w:iCs w:val="0"/>
                                <w:color w:val="313435" w:themeColor="accent5" w:themeShade="80"/>
                                <w:lang w:val="en-GB"/>
                              </w:rPr>
                            </w:pPr>
                            <w:r w:rsidRPr="00F86F08">
                              <w:rPr>
                                <w:rStyle w:val="IntenseEmphasis"/>
                                <w:rFonts w:ascii="Arial" w:hAnsi="Arial" w:cs="Arial"/>
                                <w:color w:val="313435" w:themeColor="accent5" w:themeShade="80"/>
                                <w:lang w:val="en-GB"/>
                              </w:rPr>
                              <w:t>Next Email Reminder Due</w:t>
                            </w:r>
                            <w:r>
                              <w:rPr>
                                <w:rStyle w:val="IntenseEmphasis"/>
                                <w:rFonts w:ascii="Arial" w:hAnsi="Arial" w:cs="Arial"/>
                                <w:i w:val="0"/>
                                <w:iCs w:val="0"/>
                                <w:color w:val="313435" w:themeColor="accent5" w:themeShade="80"/>
                                <w:lang w:val="en-GB"/>
                              </w:rPr>
                              <w:t xml:space="preserve"> date &amp; </w:t>
                            </w:r>
                            <w:r w:rsidRPr="00F86F08">
                              <w:rPr>
                                <w:rStyle w:val="IntenseEmphasis"/>
                                <w:rFonts w:ascii="Arial" w:hAnsi="Arial" w:cs="Arial"/>
                                <w:color w:val="313435" w:themeColor="accent5" w:themeShade="80"/>
                                <w:lang w:val="en-GB"/>
                              </w:rPr>
                              <w:t>Manual Follow Up Date</w:t>
                            </w:r>
                            <w:r>
                              <w:rPr>
                                <w:rStyle w:val="IntenseEmphasis"/>
                                <w:rFonts w:ascii="Arial" w:hAnsi="Arial" w:cs="Arial"/>
                                <w:i w:val="0"/>
                                <w:iCs w:val="0"/>
                                <w:color w:val="313435" w:themeColor="accent5" w:themeShade="80"/>
                                <w:lang w:val="en-GB"/>
                              </w:rPr>
                              <w:t xml:space="preserve"> are calculated according to the above timelines.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F50498" id="_x0000_s1035" type="#_x0000_t61" style="position:absolute;left:0;text-align:left;margin-left:93pt;margin-top:181.55pt;width:187.5pt;height:53.9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" adj="15742,-8686" fillcolor="white [3212]" strokecolor="#7f7f7f [1612]" strokeweight=".25pt">
                <v:shadow on="t" color="black" opacity="26214f" origin="-.5,-.5" offset=".74836mm,.74836mm"/>
                <v:textbox>
                  <w:txbxContent>
                    <w:p w14:paraId="6F6A76B4" w14:textId="090E9596" w:rsidR="00F86F08" w:rsidRPr="00570A10" w:rsidRDefault="00F86F08" w:rsidP="00F86F08">
                      <w:pPr>
                        <w:pStyle w:val="CommentText"/>
                        <w:spacing w:after="0" w:line="240" w:lineRule="auto"/>
                        <w:ind w:left="0"/>
                        <w:jc w:val="center"/>
                        <w:rPr>
                          <w:rStyle w:val="IntenseEmphasis"/>
                          <w:rFonts w:ascii="Arial" w:hAnsi="Arial" w:cs="Arial"/>
                          <w:i w:val="0"/>
                          <w:iCs w:val="0"/>
                          <w:color w:val="313435" w:themeColor="accent5" w:themeShade="80"/>
                          <w:lang w:val="en-GB"/>
                        </w:rPr>
                      </w:pPr>
                      <w:r w:rsidRPr="00F86F08">
                        <w:rPr>
                          <w:rStyle w:val="IntenseEmphasis"/>
                          <w:rFonts w:ascii="Arial" w:hAnsi="Arial" w:cs="Arial"/>
                          <w:color w:val="313435" w:themeColor="accent5" w:themeShade="80"/>
                          <w:lang w:val="en-GB"/>
                        </w:rPr>
                        <w:t>Next Email Reminder Due</w:t>
                      </w:r>
                      <w:r>
                        <w:rPr>
                          <w:rStyle w:val="IntenseEmphasis"/>
                          <w:rFonts w:ascii="Arial" w:hAnsi="Arial" w:cs="Arial"/>
                          <w:i w:val="0"/>
                          <w:iCs w:val="0"/>
                          <w:color w:val="313435" w:themeColor="accent5" w:themeShade="80"/>
                          <w:lang w:val="en-GB"/>
                        </w:rPr>
                        <w:t xml:space="preserve"> date &amp; </w:t>
                      </w:r>
                      <w:r w:rsidRPr="00F86F08">
                        <w:rPr>
                          <w:rStyle w:val="IntenseEmphasis"/>
                          <w:rFonts w:ascii="Arial" w:hAnsi="Arial" w:cs="Arial"/>
                          <w:color w:val="313435" w:themeColor="accent5" w:themeShade="80"/>
                          <w:lang w:val="en-GB"/>
                        </w:rPr>
                        <w:t>Manual Follow Up Date</w:t>
                      </w:r>
                      <w:r>
                        <w:rPr>
                          <w:rStyle w:val="IntenseEmphasis"/>
                          <w:rFonts w:ascii="Arial" w:hAnsi="Arial" w:cs="Arial"/>
                          <w:i w:val="0"/>
                          <w:iCs w:val="0"/>
                          <w:color w:val="313435" w:themeColor="accent5" w:themeShade="80"/>
                          <w:lang w:val="en-GB"/>
                        </w:rPr>
                        <w:t xml:space="preserve"> are calculated according to the above timelines.</w:t>
                      </w:r>
                    </w:p>
                  </w:txbxContent>
                </v:textbox>
              </v:shape>
            </w:pict>
          </mc:Fallback>
        </mc:AlternateContent>
      </w:r>
      <w:r w:rsidRPr="00570A10">
        <w:rPr>
          <w:rFonts w:asciiTheme="minorHAnsi" w:hAnsiTheme="minorHAnsi" w:cstheme="minorHAnsi"/>
          <w:noProof/>
          <w:sz w:val="16"/>
          <w:szCs w:val="16"/>
        </w:rPr>
        <mc:AlternateContent>
          <mc:Choice Requires="wps">
            <w:drawing>
              <wp:anchor distT="0" distB="0" distL="114300" distR="114300" simplePos="0" relativeHeight="251658248" behindDoc="0" locked="0" layoutInCell="1" allowOverlap="1" wp14:anchorId="7D75326D" wp14:editId="00C4C9F1">
                <wp:simplePos x="0" y="0"/>
                <wp:positionH relativeFrom="column">
                  <wp:posOffset>4151366</wp:posOffset>
                </wp:positionH>
                <wp:positionV relativeFrom="paragraph">
                  <wp:posOffset>751840</wp:posOffset>
                </wp:positionV>
                <wp:extent cx="2127131" cy="785495"/>
                <wp:effectExtent l="38100" t="38100" r="121285" b="338455"/>
                <wp:wrapNone/>
                <wp:docPr id="1315962916" name="Speech Bubble: Rectangle 2"/>
                <wp:cNvGraphicFramePr/>
                <a:graphic xmlns:a="http://schemas.openxmlformats.org/drawingml/2006/main">
                  <a:graphicData uri="http://schemas.microsoft.com/office/word/2010/wordprocessingShape">
                    <wps:wsp>
                      <wps:cNvSpPr/>
                      <wps:spPr>
                        <a:xfrm>
                          <a:off x="0" y="0"/>
                          <a:ext cx="2127131" cy="785495"/>
                        </a:xfrm>
                        <a:prstGeom prst="wedgeRectCallout">
                          <a:avLst>
                            <a:gd name="adj1" fmla="val -21035"/>
                            <a:gd name="adj2" fmla="val 80939"/>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3914B8D4" w14:textId="57A6FF2D" w:rsidR="00B20260" w:rsidRPr="00570A10" w:rsidRDefault="00B20260" w:rsidP="00B20260">
                            <w:pPr>
                              <w:pStyle w:val="CommentText"/>
                              <w:spacing w:after="0" w:line="240" w:lineRule="auto"/>
                              <w:ind w:left="0"/>
                              <w:jc w:val="center"/>
                              <w:rPr>
                                <w:rStyle w:val="IntenseEmphasis"/>
                                <w:rFonts w:ascii="Arial" w:hAnsi="Arial" w:cs="Arial"/>
                                <w:i w:val="0"/>
                                <w:iCs w:val="0"/>
                                <w:color w:val="313435" w:themeColor="accent5" w:themeShade="80"/>
                                <w:lang w:val="en-GB"/>
                              </w:rPr>
                            </w:pPr>
                            <w:r>
                              <w:rPr>
                                <w:rStyle w:val="IntenseEmphasis"/>
                                <w:rFonts w:ascii="Arial" w:hAnsi="Arial" w:cs="Arial"/>
                                <w:i w:val="0"/>
                                <w:iCs w:val="0"/>
                                <w:color w:val="313435" w:themeColor="accent5" w:themeShade="80"/>
                                <w:lang w:val="en-GB"/>
                              </w:rPr>
                              <w:t xml:space="preserve">Automated reminder emails sent &amp; any </w:t>
                            </w:r>
                            <w:r w:rsidR="008077B4">
                              <w:rPr>
                                <w:rStyle w:val="IntenseEmphasis"/>
                                <w:rFonts w:ascii="Arial" w:hAnsi="Arial" w:cs="Arial"/>
                                <w:i w:val="0"/>
                                <w:iCs w:val="0"/>
                                <w:color w:val="313435" w:themeColor="accent5" w:themeShade="80"/>
                                <w:lang w:val="en-GB"/>
                              </w:rPr>
                              <w:t xml:space="preserve">direct </w:t>
                            </w:r>
                            <w:r>
                              <w:rPr>
                                <w:rStyle w:val="IntenseEmphasis"/>
                                <w:rFonts w:ascii="Arial" w:hAnsi="Arial" w:cs="Arial"/>
                                <w:i w:val="0"/>
                                <w:iCs w:val="0"/>
                                <w:color w:val="313435" w:themeColor="accent5" w:themeShade="80"/>
                                <w:lang w:val="en-GB"/>
                              </w:rPr>
                              <w:t>replies will display here</w:t>
                            </w:r>
                            <w:r w:rsidR="00E12EDB">
                              <w:rPr>
                                <w:rStyle w:val="IntenseEmphasis"/>
                                <w:rFonts w:ascii="Arial" w:hAnsi="Arial" w:cs="Arial"/>
                                <w:i w:val="0"/>
                                <w:iCs w:val="0"/>
                                <w:color w:val="313435" w:themeColor="accent5" w:themeShade="80"/>
                                <w:lang w:val="en-GB"/>
                              </w:rPr>
                              <w:t xml:space="preserve">. Click on </w:t>
                            </w:r>
                            <w:r w:rsidR="00996F39">
                              <w:rPr>
                                <w:rStyle w:val="IntenseEmphasis"/>
                                <w:rFonts w:ascii="Arial" w:hAnsi="Arial" w:cs="Arial"/>
                                <w:i w:val="0"/>
                                <w:iCs w:val="0"/>
                                <w:color w:val="313435" w:themeColor="accent5" w:themeShade="80"/>
                                <w:lang w:val="en-GB"/>
                              </w:rPr>
                              <w:t xml:space="preserve">the </w:t>
                            </w:r>
                            <w:r w:rsidR="00E12EDB">
                              <w:rPr>
                                <w:rStyle w:val="IntenseEmphasis"/>
                                <w:rFonts w:ascii="Arial" w:hAnsi="Arial" w:cs="Arial"/>
                                <w:i w:val="0"/>
                                <w:iCs w:val="0"/>
                                <w:color w:val="313435" w:themeColor="accent5" w:themeShade="80"/>
                                <w:lang w:val="en-GB"/>
                              </w:rPr>
                              <w:t xml:space="preserve">email subject line to </w:t>
                            </w:r>
                            <w:r w:rsidR="00996F39">
                              <w:rPr>
                                <w:rStyle w:val="IntenseEmphasis"/>
                                <w:rFonts w:ascii="Arial" w:hAnsi="Arial" w:cs="Arial"/>
                                <w:i w:val="0"/>
                                <w:iCs w:val="0"/>
                                <w:color w:val="313435" w:themeColor="accent5" w:themeShade="80"/>
                                <w:lang w:val="en-GB"/>
                              </w:rPr>
                              <w:t>see attachments.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75326D" id="_x0000_s1036" type="#_x0000_t61" style="position:absolute;left:0;text-align:left;margin-left:326.9pt;margin-top:59.2pt;width:167.5pt;height:61.8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" adj="6256,28283" fillcolor="white [3212]" strokecolor="#7f7f7f [1612]" strokeweight=".25pt">
                <v:shadow on="t" color="black" opacity="26214f" origin="-.5,-.5" offset=".74836mm,.74836mm"/>
                <v:textbox>
                  <w:txbxContent>
                    <w:p w14:paraId="3914B8D4" w14:textId="57A6FF2D" w:rsidR="00B20260" w:rsidRPr="00570A10" w:rsidRDefault="00B20260" w:rsidP="00B20260">
                      <w:pPr>
                        <w:pStyle w:val="CommentText"/>
                        <w:spacing w:after="0" w:line="240" w:lineRule="auto"/>
                        <w:ind w:left="0"/>
                        <w:jc w:val="center"/>
                        <w:rPr>
                          <w:rStyle w:val="IntenseEmphasis"/>
                          <w:rFonts w:ascii="Arial" w:hAnsi="Arial" w:cs="Arial"/>
                          <w:i w:val="0"/>
                          <w:iCs w:val="0"/>
                          <w:color w:val="313435" w:themeColor="accent5" w:themeShade="80"/>
                          <w:lang w:val="en-GB"/>
                        </w:rPr>
                      </w:pPr>
                      <w:r>
                        <w:rPr>
                          <w:rStyle w:val="IntenseEmphasis"/>
                          <w:rFonts w:ascii="Arial" w:hAnsi="Arial" w:cs="Arial"/>
                          <w:i w:val="0"/>
                          <w:iCs w:val="0"/>
                          <w:color w:val="313435" w:themeColor="accent5" w:themeShade="80"/>
                          <w:lang w:val="en-GB"/>
                        </w:rPr>
                        <w:t xml:space="preserve">Automated reminder emails sent &amp; any </w:t>
                      </w:r>
                      <w:r w:rsidR="008077B4">
                        <w:rPr>
                          <w:rStyle w:val="IntenseEmphasis"/>
                          <w:rFonts w:ascii="Arial" w:hAnsi="Arial" w:cs="Arial"/>
                          <w:i w:val="0"/>
                          <w:iCs w:val="0"/>
                          <w:color w:val="313435" w:themeColor="accent5" w:themeShade="80"/>
                          <w:lang w:val="en-GB"/>
                        </w:rPr>
                        <w:t xml:space="preserve">direct </w:t>
                      </w:r>
                      <w:r>
                        <w:rPr>
                          <w:rStyle w:val="IntenseEmphasis"/>
                          <w:rFonts w:ascii="Arial" w:hAnsi="Arial" w:cs="Arial"/>
                          <w:i w:val="0"/>
                          <w:iCs w:val="0"/>
                          <w:color w:val="313435" w:themeColor="accent5" w:themeShade="80"/>
                          <w:lang w:val="en-GB"/>
                        </w:rPr>
                        <w:t>replies will display here</w:t>
                      </w:r>
                      <w:r w:rsidR="00E12EDB">
                        <w:rPr>
                          <w:rStyle w:val="IntenseEmphasis"/>
                          <w:rFonts w:ascii="Arial" w:hAnsi="Arial" w:cs="Arial"/>
                          <w:i w:val="0"/>
                          <w:iCs w:val="0"/>
                          <w:color w:val="313435" w:themeColor="accent5" w:themeShade="80"/>
                          <w:lang w:val="en-GB"/>
                        </w:rPr>
                        <w:t xml:space="preserve">. Click on </w:t>
                      </w:r>
                      <w:r w:rsidR="00996F39">
                        <w:rPr>
                          <w:rStyle w:val="IntenseEmphasis"/>
                          <w:rFonts w:ascii="Arial" w:hAnsi="Arial" w:cs="Arial"/>
                          <w:i w:val="0"/>
                          <w:iCs w:val="0"/>
                          <w:color w:val="313435" w:themeColor="accent5" w:themeShade="80"/>
                          <w:lang w:val="en-GB"/>
                        </w:rPr>
                        <w:t xml:space="preserve">the </w:t>
                      </w:r>
                      <w:r w:rsidR="00E12EDB">
                        <w:rPr>
                          <w:rStyle w:val="IntenseEmphasis"/>
                          <w:rFonts w:ascii="Arial" w:hAnsi="Arial" w:cs="Arial"/>
                          <w:i w:val="0"/>
                          <w:iCs w:val="0"/>
                          <w:color w:val="313435" w:themeColor="accent5" w:themeShade="80"/>
                          <w:lang w:val="en-GB"/>
                        </w:rPr>
                        <w:t xml:space="preserve">email subject line to </w:t>
                      </w:r>
                      <w:r w:rsidR="00996F39">
                        <w:rPr>
                          <w:rStyle w:val="IntenseEmphasis"/>
                          <w:rFonts w:ascii="Arial" w:hAnsi="Arial" w:cs="Arial"/>
                          <w:i w:val="0"/>
                          <w:iCs w:val="0"/>
                          <w:color w:val="313435" w:themeColor="accent5" w:themeShade="80"/>
                          <w:lang w:val="en-GB"/>
                        </w:rPr>
                        <w:t>see attachments.</w:t>
                      </w:r>
                    </w:p>
                  </w:txbxContent>
                </v:textbox>
              </v:shape>
            </w:pict>
          </mc:Fallback>
        </mc:AlternateContent>
      </w:r>
      <w:r w:rsidR="00E12EDB" w:rsidRPr="00E12EDB">
        <w:rPr>
          <w:noProof/>
        </w:rPr>
        <w:drawing>
          <wp:inline distT="0" distB="0" distL="0" distR="0" wp14:anchorId="4536F774" wp14:editId="32EF0ACE">
            <wp:extent cx="7168550" cy="3207467"/>
            <wp:effectExtent l="0" t="0" r="0" b="0"/>
            <wp:docPr id="897152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52212" name=""/>
                    <pic:cNvPicPr/>
                  </pic:nvPicPr>
                  <pic:blipFill>
                    <a:blip r:embed="rId44"/>
                    <a:stretch>
                      <a:fillRect/>
                    </a:stretch>
                  </pic:blipFill>
                  <pic:spPr>
                    <a:xfrm>
                      <a:off x="0" y="0"/>
                      <a:ext cx="7202728" cy="3222759"/>
                    </a:xfrm>
                    <a:prstGeom prst="rect">
                      <a:avLst/>
                    </a:prstGeom>
                  </pic:spPr>
                </pic:pic>
              </a:graphicData>
            </a:graphic>
          </wp:inline>
        </w:drawing>
      </w:r>
      <w:r w:rsidR="00601103">
        <w:br w:type="page"/>
      </w:r>
    </w:p>
    <w:p w14:paraId="489A9ABA" w14:textId="2FC70F07" w:rsidR="00053AE5" w:rsidRPr="00570A10" w:rsidRDefault="007F0B8E" w:rsidP="00D66AB4">
      <w:pPr>
        <w:pStyle w:val="Heading2"/>
      </w:pPr>
      <w:bookmarkStart w:id="147" w:name="_Toc206060396"/>
      <w:r w:rsidRPr="00570A10">
        <w:lastRenderedPageBreak/>
        <w:t xml:space="preserve">Tenant </w:t>
      </w:r>
      <w:r w:rsidR="00053AE5" w:rsidRPr="00570A10">
        <w:t>Replies</w:t>
      </w:r>
      <w:bookmarkEnd w:id="147"/>
    </w:p>
    <w:p w14:paraId="1872A203" w14:textId="00BDF9AD" w:rsidR="001F19D5" w:rsidRPr="001F19D5" w:rsidRDefault="005B3D61" w:rsidP="00D644C1">
      <w:pPr>
        <w:spacing w:after="240"/>
        <w:rPr>
          <w:rFonts w:asciiTheme="minorHAnsi" w:hAnsiTheme="minorHAnsi" w:cstheme="minorHAnsi"/>
          <w:sz w:val="22"/>
          <w:szCs w:val="22"/>
        </w:rPr>
      </w:pPr>
      <w:r w:rsidRPr="001F19D5">
        <w:rPr>
          <w:rFonts w:asciiTheme="minorHAnsi" w:hAnsiTheme="minorHAnsi" w:cstheme="minorHAnsi"/>
          <w:sz w:val="22"/>
          <w:szCs w:val="22"/>
        </w:rPr>
        <w:t>If</w:t>
      </w:r>
      <w:r w:rsidR="000C1152" w:rsidRPr="001F19D5">
        <w:rPr>
          <w:rFonts w:asciiTheme="minorHAnsi" w:hAnsiTheme="minorHAnsi" w:cstheme="minorHAnsi"/>
          <w:sz w:val="22"/>
          <w:szCs w:val="22"/>
        </w:rPr>
        <w:t xml:space="preserve"> a </w:t>
      </w:r>
      <w:r w:rsidR="000C1152" w:rsidRPr="002351E4">
        <w:rPr>
          <w:rFonts w:asciiTheme="minorHAnsi" w:hAnsiTheme="minorHAnsi" w:cstheme="minorHAnsi"/>
          <w:b/>
          <w:bCs/>
          <w:color w:val="65BCAB" w:themeColor="accent2"/>
          <w:sz w:val="22"/>
          <w:szCs w:val="22"/>
        </w:rPr>
        <w:t>tenant replies</w:t>
      </w:r>
      <w:r w:rsidR="000C1152" w:rsidRPr="002351E4">
        <w:rPr>
          <w:rFonts w:asciiTheme="minorHAnsi" w:hAnsiTheme="minorHAnsi" w:cstheme="minorHAnsi"/>
          <w:color w:val="65BCAB" w:themeColor="accent2"/>
          <w:sz w:val="22"/>
          <w:szCs w:val="22"/>
        </w:rPr>
        <w:t xml:space="preserve"> </w:t>
      </w:r>
      <w:r w:rsidR="000C1152" w:rsidRPr="001F19D5">
        <w:rPr>
          <w:rFonts w:asciiTheme="minorHAnsi" w:hAnsiTheme="minorHAnsi" w:cstheme="minorHAnsi"/>
          <w:sz w:val="22"/>
          <w:szCs w:val="22"/>
        </w:rPr>
        <w:t>to a</w:t>
      </w:r>
      <w:r w:rsidR="001F19D5" w:rsidRPr="001F19D5">
        <w:rPr>
          <w:rFonts w:asciiTheme="minorHAnsi" w:hAnsiTheme="minorHAnsi" w:cstheme="minorHAnsi"/>
          <w:sz w:val="22"/>
          <w:szCs w:val="22"/>
        </w:rPr>
        <w:t>n automated reminder email:</w:t>
      </w:r>
    </w:p>
    <w:p w14:paraId="514EFDC8" w14:textId="4EE5C639" w:rsidR="001F19D5" w:rsidRDefault="001F19D5" w:rsidP="00A020DD">
      <w:pPr>
        <w:pStyle w:val="ListParagraph"/>
        <w:numPr>
          <w:ilvl w:val="0"/>
          <w:numId w:val="67"/>
        </w:numPr>
        <w:spacing w:after="240"/>
        <w:rPr>
          <w:rFonts w:asciiTheme="minorHAnsi" w:hAnsiTheme="minorHAnsi" w:cstheme="minorHAnsi"/>
        </w:rPr>
      </w:pPr>
      <w:r w:rsidRPr="001F19D5">
        <w:rPr>
          <w:rFonts w:asciiTheme="minorHAnsi" w:hAnsiTheme="minorHAnsi" w:cstheme="minorHAnsi"/>
        </w:rPr>
        <w:t xml:space="preserve">The RTR record </w:t>
      </w:r>
      <w:r w:rsidRPr="00187645">
        <w:rPr>
          <w:rFonts w:asciiTheme="minorHAnsi" w:hAnsiTheme="minorHAnsi" w:cstheme="minorHAnsi"/>
          <w:b/>
          <w:bCs/>
          <w:color w:val="246369" w:themeColor="accent1"/>
        </w:rPr>
        <w:t>owner</w:t>
      </w:r>
      <w:r w:rsidRPr="00187645">
        <w:rPr>
          <w:rFonts w:asciiTheme="minorHAnsi" w:hAnsiTheme="minorHAnsi" w:cstheme="minorHAnsi"/>
          <w:color w:val="246369" w:themeColor="accent1"/>
        </w:rPr>
        <w:t xml:space="preserve"> </w:t>
      </w:r>
      <w:r w:rsidRPr="001F19D5">
        <w:rPr>
          <w:rFonts w:asciiTheme="minorHAnsi" w:hAnsiTheme="minorHAnsi" w:cstheme="minorHAnsi"/>
        </w:rPr>
        <w:t xml:space="preserve">will receive an </w:t>
      </w:r>
      <w:r w:rsidRPr="0089409C">
        <w:rPr>
          <w:rFonts w:asciiTheme="minorHAnsi" w:hAnsiTheme="minorHAnsi" w:cstheme="minorHAnsi"/>
          <w:b/>
          <w:bCs/>
          <w:color w:val="246369" w:themeColor="text2"/>
        </w:rPr>
        <w:t>email notific</w:t>
      </w:r>
      <w:r w:rsidR="00756B14" w:rsidRPr="0089409C">
        <w:rPr>
          <w:rFonts w:asciiTheme="minorHAnsi" w:hAnsiTheme="minorHAnsi" w:cstheme="minorHAnsi"/>
          <w:b/>
          <w:bCs/>
          <w:color w:val="246369" w:themeColor="text2"/>
        </w:rPr>
        <w:t>ation</w:t>
      </w:r>
      <w:r w:rsidR="00756B14" w:rsidRPr="0089409C">
        <w:rPr>
          <w:rFonts w:asciiTheme="minorHAnsi" w:hAnsiTheme="minorHAnsi" w:cstheme="minorHAnsi"/>
          <w:color w:val="246369" w:themeColor="text2"/>
        </w:rPr>
        <w:t xml:space="preserve"> </w:t>
      </w:r>
      <w:r w:rsidR="00756B14">
        <w:rPr>
          <w:rFonts w:asciiTheme="minorHAnsi" w:hAnsiTheme="minorHAnsi" w:cstheme="minorHAnsi"/>
        </w:rPr>
        <w:t>of the reply</w:t>
      </w:r>
      <w:r w:rsidRPr="001F19D5">
        <w:rPr>
          <w:rFonts w:asciiTheme="minorHAnsi" w:hAnsiTheme="minorHAnsi" w:cstheme="minorHAnsi"/>
        </w:rPr>
        <w:t xml:space="preserve">. </w:t>
      </w:r>
    </w:p>
    <w:p w14:paraId="413FFE7E" w14:textId="77777777" w:rsidR="00187645" w:rsidRDefault="00187645" w:rsidP="00A020DD">
      <w:pPr>
        <w:pStyle w:val="ListParagraph"/>
        <w:numPr>
          <w:ilvl w:val="1"/>
          <w:numId w:val="67"/>
        </w:numPr>
        <w:spacing w:after="240"/>
        <w:rPr>
          <w:rFonts w:asciiTheme="minorHAnsi" w:hAnsiTheme="minorHAnsi" w:cstheme="minorHAnsi"/>
        </w:rPr>
      </w:pPr>
      <w:r>
        <w:rPr>
          <w:rFonts w:asciiTheme="minorHAnsi" w:hAnsiTheme="minorHAnsi" w:cstheme="minorHAnsi"/>
        </w:rPr>
        <w:t>The email can be sent to a shared mailbox for the relevant team, otherwise</w:t>
      </w:r>
    </w:p>
    <w:p w14:paraId="1173E9E8" w14:textId="77777777" w:rsidR="00187645" w:rsidRDefault="00187645" w:rsidP="00A020DD">
      <w:pPr>
        <w:pStyle w:val="ListParagraph"/>
        <w:numPr>
          <w:ilvl w:val="1"/>
          <w:numId w:val="67"/>
        </w:numPr>
        <w:spacing w:after="240"/>
        <w:rPr>
          <w:rFonts w:asciiTheme="minorHAnsi" w:hAnsiTheme="minorHAnsi" w:cstheme="minorHAnsi"/>
        </w:rPr>
      </w:pPr>
      <w:r>
        <w:rPr>
          <w:rFonts w:asciiTheme="minorHAnsi" w:hAnsiTheme="minorHAnsi" w:cstheme="minorHAnsi"/>
        </w:rPr>
        <w:t xml:space="preserve">Each member of the team will receive an notification email. </w:t>
      </w:r>
    </w:p>
    <w:p w14:paraId="00A35A7A" w14:textId="1BA1114D" w:rsidR="00493760" w:rsidRPr="00F60105" w:rsidRDefault="00187645" w:rsidP="00F60105">
      <w:pPr>
        <w:pStyle w:val="ListParagraph"/>
        <w:numPr>
          <w:ilvl w:val="0"/>
          <w:numId w:val="67"/>
        </w:numPr>
        <w:spacing w:after="240"/>
        <w:rPr>
          <w:rFonts w:asciiTheme="minorHAnsi" w:hAnsiTheme="minorHAnsi" w:cstheme="minorHAnsi"/>
        </w:rPr>
      </w:pPr>
      <w:r w:rsidRPr="00F60105">
        <w:rPr>
          <w:rFonts w:asciiTheme="minorHAnsi" w:hAnsiTheme="minorHAnsi" w:cstheme="minorHAnsi"/>
        </w:rPr>
        <w:t xml:space="preserve">The reply can be </w:t>
      </w:r>
      <w:r w:rsidR="0089409C" w:rsidRPr="00F60105">
        <w:rPr>
          <w:rFonts w:asciiTheme="minorHAnsi" w:hAnsiTheme="minorHAnsi" w:cstheme="minorHAnsi"/>
        </w:rPr>
        <w:t>viewed</w:t>
      </w:r>
      <w:r w:rsidRPr="00F60105">
        <w:rPr>
          <w:rFonts w:asciiTheme="minorHAnsi" w:hAnsiTheme="minorHAnsi" w:cstheme="minorHAnsi"/>
        </w:rPr>
        <w:t xml:space="preserve"> in the RTR activity timeline (as above). </w:t>
      </w:r>
    </w:p>
    <w:p w14:paraId="19B55846" w14:textId="3575B6A7" w:rsidR="00053AE5" w:rsidRPr="00570A10" w:rsidRDefault="00053AE5" w:rsidP="00D66AB4">
      <w:pPr>
        <w:pStyle w:val="Heading2"/>
      </w:pPr>
      <w:bookmarkStart w:id="148" w:name="_Toc206060397"/>
      <w:r w:rsidRPr="00570A10">
        <w:t xml:space="preserve">Bounced </w:t>
      </w:r>
      <w:r w:rsidR="003B6C82">
        <w:t>E</w:t>
      </w:r>
      <w:r w:rsidRPr="00570A10">
        <w:t>mails</w:t>
      </w:r>
      <w:bookmarkEnd w:id="148"/>
    </w:p>
    <w:p w14:paraId="1EC18C91" w14:textId="07784117" w:rsidR="00DC23CC" w:rsidRPr="001F19D5" w:rsidRDefault="00DC23CC" w:rsidP="00DC23CC">
      <w:pPr>
        <w:spacing w:after="240"/>
        <w:rPr>
          <w:rFonts w:asciiTheme="minorHAnsi" w:hAnsiTheme="minorHAnsi" w:cstheme="minorHAnsi"/>
          <w:sz w:val="22"/>
          <w:szCs w:val="22"/>
        </w:rPr>
      </w:pPr>
      <w:r w:rsidRPr="001F19D5">
        <w:rPr>
          <w:rFonts w:asciiTheme="minorHAnsi" w:hAnsiTheme="minorHAnsi" w:cstheme="minorHAnsi"/>
          <w:sz w:val="22"/>
          <w:szCs w:val="22"/>
        </w:rPr>
        <w:t>If a</w:t>
      </w:r>
      <w:r w:rsidR="001F49F1">
        <w:rPr>
          <w:rFonts w:asciiTheme="minorHAnsi" w:hAnsiTheme="minorHAnsi" w:cstheme="minorHAnsi"/>
          <w:sz w:val="22"/>
          <w:szCs w:val="22"/>
        </w:rPr>
        <w:t xml:space="preserve">n automated reminder </w:t>
      </w:r>
      <w:r w:rsidR="001F49F1">
        <w:rPr>
          <w:rFonts w:asciiTheme="minorHAnsi" w:hAnsiTheme="minorHAnsi" w:cstheme="minorHAnsi"/>
          <w:b/>
          <w:bCs/>
          <w:color w:val="65BCAB" w:themeColor="accent2"/>
          <w:sz w:val="22"/>
          <w:szCs w:val="22"/>
        </w:rPr>
        <w:t>email</w:t>
      </w:r>
      <w:r w:rsidRPr="002351E4">
        <w:rPr>
          <w:rFonts w:asciiTheme="minorHAnsi" w:hAnsiTheme="minorHAnsi" w:cstheme="minorHAnsi"/>
          <w:b/>
          <w:bCs/>
          <w:color w:val="65BCAB" w:themeColor="accent2"/>
          <w:sz w:val="22"/>
          <w:szCs w:val="22"/>
        </w:rPr>
        <w:t xml:space="preserve"> </w:t>
      </w:r>
      <w:r w:rsidR="001F49F1">
        <w:rPr>
          <w:rFonts w:asciiTheme="minorHAnsi" w:hAnsiTheme="minorHAnsi" w:cstheme="minorHAnsi"/>
          <w:b/>
          <w:bCs/>
          <w:color w:val="65BCAB" w:themeColor="accent2"/>
          <w:sz w:val="22"/>
          <w:szCs w:val="22"/>
        </w:rPr>
        <w:t>bounces</w:t>
      </w:r>
      <w:r w:rsidRPr="001F19D5">
        <w:rPr>
          <w:rFonts w:asciiTheme="minorHAnsi" w:hAnsiTheme="minorHAnsi" w:cstheme="minorHAnsi"/>
          <w:sz w:val="22"/>
          <w:szCs w:val="22"/>
        </w:rPr>
        <w:t>:</w:t>
      </w:r>
    </w:p>
    <w:p w14:paraId="023A656E" w14:textId="2B65B798" w:rsidR="00DC23CC" w:rsidRDefault="00DC23CC" w:rsidP="00A020DD">
      <w:pPr>
        <w:pStyle w:val="ListParagraph"/>
        <w:numPr>
          <w:ilvl w:val="0"/>
          <w:numId w:val="67"/>
        </w:numPr>
        <w:spacing w:after="240"/>
        <w:rPr>
          <w:rFonts w:asciiTheme="minorHAnsi" w:hAnsiTheme="minorHAnsi" w:cstheme="minorHAnsi"/>
        </w:rPr>
      </w:pPr>
      <w:r w:rsidRPr="001F19D5">
        <w:rPr>
          <w:rFonts w:asciiTheme="minorHAnsi" w:hAnsiTheme="minorHAnsi" w:cstheme="minorHAnsi"/>
        </w:rPr>
        <w:t xml:space="preserve">The RTR record </w:t>
      </w:r>
      <w:r w:rsidRPr="00B04E5A">
        <w:rPr>
          <w:rFonts w:asciiTheme="minorHAnsi" w:hAnsiTheme="minorHAnsi" w:cstheme="minorHAnsi"/>
        </w:rPr>
        <w:t xml:space="preserve">owner </w:t>
      </w:r>
      <w:r w:rsidRPr="001F19D5">
        <w:rPr>
          <w:rFonts w:asciiTheme="minorHAnsi" w:hAnsiTheme="minorHAnsi" w:cstheme="minorHAnsi"/>
        </w:rPr>
        <w:t xml:space="preserve">will receive an </w:t>
      </w:r>
      <w:r w:rsidRPr="00B04E5A">
        <w:rPr>
          <w:rFonts w:asciiTheme="minorHAnsi" w:hAnsiTheme="minorHAnsi" w:cstheme="minorHAnsi"/>
        </w:rPr>
        <w:t>email notification</w:t>
      </w:r>
      <w:r w:rsidRPr="001F19D5">
        <w:rPr>
          <w:rFonts w:asciiTheme="minorHAnsi" w:hAnsiTheme="minorHAnsi" w:cstheme="minorHAnsi"/>
        </w:rPr>
        <w:t xml:space="preserve">. </w:t>
      </w:r>
    </w:p>
    <w:p w14:paraId="56453C26" w14:textId="66FD802A" w:rsidR="00DC23CC" w:rsidRPr="009E7370" w:rsidRDefault="00E10272" w:rsidP="009E7370">
      <w:pPr>
        <w:pStyle w:val="ListParagraph"/>
        <w:numPr>
          <w:ilvl w:val="0"/>
          <w:numId w:val="67"/>
        </w:numPr>
        <w:spacing w:after="240"/>
        <w:rPr>
          <w:rFonts w:asciiTheme="minorHAnsi" w:hAnsiTheme="minorHAnsi" w:cstheme="minorHAnsi"/>
        </w:rPr>
      </w:pPr>
      <w:r>
        <w:rPr>
          <w:rFonts w:asciiTheme="minorHAnsi" w:hAnsiTheme="minorHAnsi" w:cstheme="minorHAnsi"/>
        </w:rPr>
        <w:t xml:space="preserve">Automated reminder </w:t>
      </w:r>
      <w:r w:rsidRPr="00E10272">
        <w:rPr>
          <w:rFonts w:asciiTheme="minorHAnsi" w:hAnsiTheme="minorHAnsi" w:cstheme="minorHAnsi"/>
          <w:b/>
          <w:bCs/>
          <w:color w:val="246369" w:themeColor="text2"/>
        </w:rPr>
        <w:t>emails will no longer be sent</w:t>
      </w:r>
      <w:r w:rsidRPr="00E10272">
        <w:rPr>
          <w:rFonts w:asciiTheme="minorHAnsi" w:hAnsiTheme="minorHAnsi" w:cstheme="minorHAnsi"/>
          <w:color w:val="246369" w:themeColor="text2"/>
        </w:rPr>
        <w:t xml:space="preserve"> </w:t>
      </w:r>
      <w:r>
        <w:rPr>
          <w:rFonts w:asciiTheme="minorHAnsi" w:hAnsiTheme="minorHAnsi" w:cstheme="minorHAnsi"/>
        </w:rPr>
        <w:t>to the tenant.</w:t>
      </w:r>
    </w:p>
    <w:p w14:paraId="0CD1226E" w14:textId="262AA6AC" w:rsidR="00AF5681" w:rsidRDefault="00C81931" w:rsidP="00A020DD">
      <w:pPr>
        <w:spacing w:after="240"/>
        <w:rPr>
          <w:rFonts w:asciiTheme="minorHAnsi" w:hAnsiTheme="minorHAnsi" w:cstheme="minorHAnsi"/>
        </w:rPr>
      </w:pPr>
      <w:r w:rsidRPr="00570A10">
        <w:rPr>
          <w:rFonts w:asciiTheme="minorHAnsi" w:hAnsiTheme="minorHAnsi" w:cstheme="minorHAnsi"/>
          <w:noProof/>
          <w:sz w:val="16"/>
          <w:szCs w:val="16"/>
        </w:rPr>
        <mc:AlternateContent>
          <mc:Choice Requires="wps">
            <w:drawing>
              <wp:anchor distT="0" distB="0" distL="114300" distR="114300" simplePos="0" relativeHeight="251658255" behindDoc="0" locked="0" layoutInCell="1" allowOverlap="1" wp14:anchorId="3DF0E4FF" wp14:editId="0C061153">
                <wp:simplePos x="0" y="0"/>
                <wp:positionH relativeFrom="column">
                  <wp:posOffset>3051594</wp:posOffset>
                </wp:positionH>
                <wp:positionV relativeFrom="paragraph">
                  <wp:posOffset>128833</wp:posOffset>
                </wp:positionV>
                <wp:extent cx="2331289" cy="587375"/>
                <wp:effectExtent l="400050" t="38100" r="107315" b="117475"/>
                <wp:wrapNone/>
                <wp:docPr id="982264422" name="Speech Bubble: Rectangle 2"/>
                <wp:cNvGraphicFramePr/>
                <a:graphic xmlns:a="http://schemas.openxmlformats.org/drawingml/2006/main">
                  <a:graphicData uri="http://schemas.microsoft.com/office/word/2010/wordprocessingShape">
                    <wps:wsp>
                      <wps:cNvSpPr/>
                      <wps:spPr>
                        <a:xfrm>
                          <a:off x="0" y="0"/>
                          <a:ext cx="2331289" cy="587375"/>
                        </a:xfrm>
                        <a:prstGeom prst="wedgeRectCallout">
                          <a:avLst>
                            <a:gd name="adj1" fmla="val -65605"/>
                            <a:gd name="adj2" fmla="val 21011"/>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6A5D1EB" w14:textId="028FD69D" w:rsidR="009E7370" w:rsidRPr="00570A10" w:rsidRDefault="009E7370" w:rsidP="009E7370">
                            <w:pPr>
                              <w:pStyle w:val="CommentText"/>
                              <w:spacing w:after="0" w:line="240" w:lineRule="auto"/>
                              <w:ind w:left="0"/>
                              <w:jc w:val="center"/>
                              <w:rPr>
                                <w:rStyle w:val="IntenseEmphasis"/>
                                <w:rFonts w:ascii="Arial" w:hAnsi="Arial" w:cs="Arial"/>
                                <w:i w:val="0"/>
                                <w:iCs w:val="0"/>
                                <w:color w:val="313435" w:themeColor="accent5" w:themeShade="80"/>
                                <w:lang w:val="en-GB"/>
                              </w:rPr>
                            </w:pPr>
                            <w:r w:rsidRPr="009E7370">
                              <w:rPr>
                                <w:rStyle w:val="IntenseEmphasis"/>
                                <w:rFonts w:ascii="Arial" w:hAnsi="Arial" w:cs="Arial"/>
                                <w:i w:val="0"/>
                                <w:iCs w:val="0"/>
                                <w:color w:val="313435" w:themeColor="accent5" w:themeShade="80"/>
                                <w:lang w:val="en-GB"/>
                              </w:rPr>
                              <w:t xml:space="preserve">If </w:t>
                            </w:r>
                            <w:r w:rsidR="00C81931">
                              <w:rPr>
                                <w:rStyle w:val="IntenseEmphasis"/>
                                <w:rFonts w:ascii="Arial" w:hAnsi="Arial" w:cs="Arial"/>
                                <w:i w:val="0"/>
                                <w:iCs w:val="0"/>
                                <w:color w:val="313435" w:themeColor="accent5" w:themeShade="80"/>
                                <w:lang w:val="en-GB"/>
                              </w:rPr>
                              <w:t xml:space="preserve">the </w:t>
                            </w:r>
                            <w:r w:rsidRPr="009E7370">
                              <w:rPr>
                                <w:rStyle w:val="IntenseEmphasis"/>
                                <w:rFonts w:ascii="Arial" w:hAnsi="Arial" w:cs="Arial"/>
                                <w:i w:val="0"/>
                                <w:iCs w:val="0"/>
                                <w:color w:val="313435" w:themeColor="accent5" w:themeShade="80"/>
                                <w:lang w:val="en-GB"/>
                              </w:rPr>
                              <w:t>tenant</w:t>
                            </w:r>
                            <w:r w:rsidR="00C81931">
                              <w:rPr>
                                <w:rStyle w:val="IntenseEmphasis"/>
                                <w:rFonts w:ascii="Arial" w:hAnsi="Arial" w:cs="Arial"/>
                                <w:i w:val="0"/>
                                <w:iCs w:val="0"/>
                                <w:color w:val="313435" w:themeColor="accent5" w:themeShade="80"/>
                                <w:lang w:val="en-GB"/>
                              </w:rPr>
                              <w:t xml:space="preserve">’s email is </w:t>
                            </w:r>
                            <w:r w:rsidR="00697FFB">
                              <w:rPr>
                                <w:rStyle w:val="IntenseEmphasis"/>
                                <w:rFonts w:ascii="Arial" w:hAnsi="Arial" w:cs="Arial"/>
                                <w:i w:val="0"/>
                                <w:iCs w:val="0"/>
                                <w:color w:val="313435" w:themeColor="accent5" w:themeShade="80"/>
                                <w:lang w:val="en-GB"/>
                              </w:rPr>
                              <w:t xml:space="preserve">subsequently </w:t>
                            </w:r>
                            <w:r w:rsidR="00C81931">
                              <w:rPr>
                                <w:rStyle w:val="IntenseEmphasis"/>
                                <w:rFonts w:ascii="Arial" w:hAnsi="Arial" w:cs="Arial"/>
                                <w:i w:val="0"/>
                                <w:iCs w:val="0"/>
                                <w:color w:val="313435" w:themeColor="accent5" w:themeShade="80"/>
                                <w:lang w:val="en-GB"/>
                              </w:rPr>
                              <w:t xml:space="preserve">updated, </w:t>
                            </w:r>
                            <w:r w:rsidRPr="009E7370">
                              <w:rPr>
                                <w:rStyle w:val="IntenseEmphasis"/>
                                <w:rFonts w:ascii="Arial" w:hAnsi="Arial" w:cs="Arial"/>
                                <w:i w:val="0"/>
                                <w:iCs w:val="0"/>
                                <w:color w:val="313435" w:themeColor="accent5" w:themeShade="80"/>
                                <w:lang w:val="en-GB"/>
                              </w:rPr>
                              <w:t>the automated reminder email sending will resume</w:t>
                            </w:r>
                            <w:r>
                              <w:rPr>
                                <w:rStyle w:val="IntenseEmphasis"/>
                                <w:rFonts w:ascii="Arial" w:hAnsi="Arial" w:cs="Arial"/>
                                <w:i w:val="0"/>
                                <w:iCs w:val="0"/>
                                <w:color w:val="313435" w:themeColor="accent5" w:themeShade="80"/>
                                <w:lang w:val="en-GB"/>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F0E4FF" id="_x0000_s1037" type="#_x0000_t61" style="position:absolute;margin-left:240.3pt;margin-top:10.15pt;width:183.55pt;height:46.25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" adj="-3371,15338" fillcolor="white [3212]" strokecolor="#7f7f7f [1612]" strokeweight=".25pt">
                <v:shadow on="t" color="black" opacity="26214f" origin="-.5,-.5" offset=".74836mm,.74836mm"/>
                <v:textbox>
                  <w:txbxContent>
                    <w:p w14:paraId="46A5D1EB" w14:textId="028FD69D" w:rsidR="009E7370" w:rsidRPr="00570A10" w:rsidRDefault="009E7370" w:rsidP="009E7370">
                      <w:pPr>
                        <w:pStyle w:val="CommentText"/>
                        <w:spacing w:after="0" w:line="240" w:lineRule="auto"/>
                        <w:ind w:left="0"/>
                        <w:jc w:val="center"/>
                        <w:rPr>
                          <w:rStyle w:val="IntenseEmphasis"/>
                          <w:rFonts w:ascii="Arial" w:hAnsi="Arial" w:cs="Arial"/>
                          <w:i w:val="0"/>
                          <w:iCs w:val="0"/>
                          <w:color w:val="313435" w:themeColor="accent5" w:themeShade="80"/>
                          <w:lang w:val="en-GB"/>
                        </w:rPr>
                      </w:pPr>
                      <w:r w:rsidRPr="009E7370">
                        <w:rPr>
                          <w:rStyle w:val="IntenseEmphasis"/>
                          <w:rFonts w:ascii="Arial" w:hAnsi="Arial" w:cs="Arial"/>
                          <w:i w:val="0"/>
                          <w:iCs w:val="0"/>
                          <w:color w:val="313435" w:themeColor="accent5" w:themeShade="80"/>
                          <w:lang w:val="en-GB"/>
                        </w:rPr>
                        <w:t xml:space="preserve">If </w:t>
                      </w:r>
                      <w:r w:rsidR="00C81931">
                        <w:rPr>
                          <w:rStyle w:val="IntenseEmphasis"/>
                          <w:rFonts w:ascii="Arial" w:hAnsi="Arial" w:cs="Arial"/>
                          <w:i w:val="0"/>
                          <w:iCs w:val="0"/>
                          <w:color w:val="313435" w:themeColor="accent5" w:themeShade="80"/>
                          <w:lang w:val="en-GB"/>
                        </w:rPr>
                        <w:t xml:space="preserve">the </w:t>
                      </w:r>
                      <w:r w:rsidRPr="009E7370">
                        <w:rPr>
                          <w:rStyle w:val="IntenseEmphasis"/>
                          <w:rFonts w:ascii="Arial" w:hAnsi="Arial" w:cs="Arial"/>
                          <w:i w:val="0"/>
                          <w:iCs w:val="0"/>
                          <w:color w:val="313435" w:themeColor="accent5" w:themeShade="80"/>
                          <w:lang w:val="en-GB"/>
                        </w:rPr>
                        <w:t>tenant</w:t>
                      </w:r>
                      <w:r w:rsidR="00C81931">
                        <w:rPr>
                          <w:rStyle w:val="IntenseEmphasis"/>
                          <w:rFonts w:ascii="Arial" w:hAnsi="Arial" w:cs="Arial"/>
                          <w:i w:val="0"/>
                          <w:iCs w:val="0"/>
                          <w:color w:val="313435" w:themeColor="accent5" w:themeShade="80"/>
                          <w:lang w:val="en-GB"/>
                        </w:rPr>
                        <w:t xml:space="preserve">’s email is </w:t>
                      </w:r>
                      <w:r w:rsidR="00697FFB">
                        <w:rPr>
                          <w:rStyle w:val="IntenseEmphasis"/>
                          <w:rFonts w:ascii="Arial" w:hAnsi="Arial" w:cs="Arial"/>
                          <w:i w:val="0"/>
                          <w:iCs w:val="0"/>
                          <w:color w:val="313435" w:themeColor="accent5" w:themeShade="80"/>
                          <w:lang w:val="en-GB"/>
                        </w:rPr>
                        <w:t xml:space="preserve">subsequently </w:t>
                      </w:r>
                      <w:r w:rsidR="00C81931">
                        <w:rPr>
                          <w:rStyle w:val="IntenseEmphasis"/>
                          <w:rFonts w:ascii="Arial" w:hAnsi="Arial" w:cs="Arial"/>
                          <w:i w:val="0"/>
                          <w:iCs w:val="0"/>
                          <w:color w:val="313435" w:themeColor="accent5" w:themeShade="80"/>
                          <w:lang w:val="en-GB"/>
                        </w:rPr>
                        <w:t xml:space="preserve">updated, </w:t>
                      </w:r>
                      <w:r w:rsidRPr="009E7370">
                        <w:rPr>
                          <w:rStyle w:val="IntenseEmphasis"/>
                          <w:rFonts w:ascii="Arial" w:hAnsi="Arial" w:cs="Arial"/>
                          <w:i w:val="0"/>
                          <w:iCs w:val="0"/>
                          <w:color w:val="313435" w:themeColor="accent5" w:themeShade="80"/>
                          <w:lang w:val="en-GB"/>
                        </w:rPr>
                        <w:t>the automated reminder email sending will resume</w:t>
                      </w:r>
                      <w:r>
                        <w:rPr>
                          <w:rStyle w:val="IntenseEmphasis"/>
                          <w:rFonts w:ascii="Arial" w:hAnsi="Arial" w:cs="Arial"/>
                          <w:i w:val="0"/>
                          <w:iCs w:val="0"/>
                          <w:color w:val="313435" w:themeColor="accent5" w:themeShade="80"/>
                          <w:lang w:val="en-GB"/>
                        </w:rPr>
                        <w:t>.</w:t>
                      </w:r>
                    </w:p>
                  </w:txbxContent>
                </v:textbox>
              </v:shape>
            </w:pict>
          </mc:Fallback>
        </mc:AlternateContent>
      </w:r>
      <w:r w:rsidR="00060B14" w:rsidRPr="00060B14">
        <w:rPr>
          <w:rFonts w:asciiTheme="minorHAnsi" w:hAnsiTheme="minorHAnsi" w:cstheme="minorHAnsi"/>
          <w:noProof/>
        </w:rPr>
        <w:drawing>
          <wp:inline distT="0" distB="0" distL="0" distR="0" wp14:anchorId="78A9DCA5" wp14:editId="696E45F5">
            <wp:extent cx="3138596" cy="931652"/>
            <wp:effectExtent l="0" t="0" r="5080" b="0"/>
            <wp:docPr id="10888484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848410" name="Picture 1" descr="A screenshot of a computer&#10;&#10;Description automatically generated"/>
                    <pic:cNvPicPr/>
                  </pic:nvPicPr>
                  <pic:blipFill rotWithShape="1">
                    <a:blip r:embed="rId45"/>
                    <a:srcRect b="-8840"/>
                    <a:stretch/>
                  </pic:blipFill>
                  <pic:spPr bwMode="auto">
                    <a:xfrm>
                      <a:off x="0" y="0"/>
                      <a:ext cx="3163434" cy="939025"/>
                    </a:xfrm>
                    <a:prstGeom prst="rect">
                      <a:avLst/>
                    </a:prstGeom>
                    <a:ln>
                      <a:noFill/>
                    </a:ln>
                    <a:extLst>
                      <a:ext uri="{53640926-AAD7-44D8-BBD7-CCE9431645EC}">
                        <a14:shadowObscured xmlns:a14="http://schemas.microsoft.com/office/drawing/2010/main"/>
                      </a:ext>
                    </a:extLst>
                  </pic:spPr>
                </pic:pic>
              </a:graphicData>
            </a:graphic>
          </wp:inline>
        </w:drawing>
      </w:r>
    </w:p>
    <w:p w14:paraId="596516B5" w14:textId="153DC383" w:rsidR="0011741E" w:rsidRDefault="00011EF2" w:rsidP="003B6C82">
      <w:pPr>
        <w:spacing w:before="120" w:after="240"/>
        <w:rPr>
          <w:rFonts w:asciiTheme="minorHAnsi" w:hAnsiTheme="minorHAnsi" w:cstheme="minorHAnsi"/>
          <w:sz w:val="22"/>
          <w:szCs w:val="22"/>
        </w:rPr>
      </w:pPr>
      <w:r w:rsidRPr="00570A10">
        <w:rPr>
          <w:rFonts w:asciiTheme="minorHAnsi" w:hAnsiTheme="minorHAnsi" w:cstheme="minorHAnsi"/>
          <w:noProof/>
          <w:szCs w:val="22"/>
        </w:rPr>
        <w:drawing>
          <wp:anchor distT="0" distB="0" distL="114300" distR="114300" simplePos="0" relativeHeight="251658242" behindDoc="1" locked="0" layoutInCell="1" allowOverlap="1" wp14:anchorId="790AD5ED" wp14:editId="506D3956">
            <wp:simplePos x="0" y="0"/>
            <wp:positionH relativeFrom="column">
              <wp:posOffset>68580</wp:posOffset>
            </wp:positionH>
            <wp:positionV relativeFrom="paragraph">
              <wp:posOffset>49794</wp:posOffset>
            </wp:positionV>
            <wp:extent cx="223520" cy="223520"/>
            <wp:effectExtent l="0" t="0" r="5080" b="5080"/>
            <wp:wrapTight wrapText="bothSides">
              <wp:wrapPolygon edited="0">
                <wp:start x="5523" y="0"/>
                <wp:lineTo x="0" y="14727"/>
                <wp:lineTo x="0" y="20250"/>
                <wp:lineTo x="20250" y="20250"/>
                <wp:lineTo x="20250" y="16568"/>
                <wp:lineTo x="14727" y="0"/>
                <wp:lineTo x="5523" y="0"/>
              </wp:wrapPolygon>
            </wp:wrapTight>
            <wp:docPr id="944440849" name="Graphic 944440849" descr="Warnin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51237" name="Graphic 1256251237" descr="Warning with solid fill"/>
                    <pic:cNvPicPr/>
                  </pic:nvPicPr>
                  <pic:blipFill>
                    <a:blip r:embed="rId46" cstate="print">
                      <a:extLst>
                        <a:ext uri="{28A0092B-C50C-407E-A947-70E740481C1C}">
                          <a14:useLocalDpi xmlns:a14="http://schemas.microsoft.com/office/drawing/2010/main" val="0"/>
                        </a:ext>
                        <a:ext uri="{96DAC541-7B7A-43D3-8B79-37D633B846F1}">
                          <asvg:svgBlip xmlns:asvg="http://schemas.microsoft.com/office/drawing/2016/SVG/main" r:embed="rId47"/>
                        </a:ext>
                      </a:extLst>
                    </a:blip>
                    <a:stretch>
                      <a:fillRect/>
                    </a:stretch>
                  </pic:blipFill>
                  <pic:spPr>
                    <a:xfrm>
                      <a:off x="0" y="0"/>
                      <a:ext cx="223520" cy="223520"/>
                    </a:xfrm>
                    <a:prstGeom prst="rect">
                      <a:avLst/>
                    </a:prstGeom>
                  </pic:spPr>
                </pic:pic>
              </a:graphicData>
            </a:graphic>
            <wp14:sizeRelH relativeFrom="page">
              <wp14:pctWidth>0</wp14:pctWidth>
            </wp14:sizeRelH>
            <wp14:sizeRelV relativeFrom="page">
              <wp14:pctHeight>0</wp14:pctHeight>
            </wp14:sizeRelV>
          </wp:anchor>
        </w:drawing>
      </w:r>
      <w:r w:rsidR="0035461D">
        <w:rPr>
          <w:rFonts w:asciiTheme="minorHAnsi" w:hAnsiTheme="minorHAnsi" w:cstheme="minorHAnsi"/>
          <w:sz w:val="22"/>
          <w:szCs w:val="22"/>
        </w:rPr>
        <w:t xml:space="preserve"> </w:t>
      </w:r>
      <w:r w:rsidR="003B6C82">
        <w:rPr>
          <w:rFonts w:asciiTheme="minorHAnsi" w:hAnsiTheme="minorHAnsi" w:cstheme="minorHAnsi"/>
          <w:sz w:val="22"/>
          <w:szCs w:val="22"/>
        </w:rPr>
        <w:t xml:space="preserve">Not all invalid email addresses will result in a bounced email notification. </w:t>
      </w:r>
      <w:r w:rsidR="001A3CF0">
        <w:rPr>
          <w:rFonts w:asciiTheme="minorHAnsi" w:hAnsiTheme="minorHAnsi" w:cstheme="minorHAnsi"/>
          <w:sz w:val="22"/>
          <w:szCs w:val="22"/>
        </w:rPr>
        <w:br/>
      </w:r>
      <w:r w:rsidR="0011741E">
        <w:rPr>
          <w:rFonts w:asciiTheme="minorHAnsi" w:hAnsiTheme="minorHAnsi" w:cstheme="minorHAnsi"/>
          <w:sz w:val="22"/>
          <w:szCs w:val="22"/>
        </w:rPr>
        <w:t>It is important to ensure all tenant</w:t>
      </w:r>
      <w:r w:rsidR="001A3CF0">
        <w:rPr>
          <w:rFonts w:asciiTheme="minorHAnsi" w:hAnsiTheme="minorHAnsi" w:cstheme="minorHAnsi"/>
          <w:sz w:val="22"/>
          <w:szCs w:val="22"/>
        </w:rPr>
        <w:t>’s</w:t>
      </w:r>
      <w:r w:rsidR="0011741E">
        <w:rPr>
          <w:rFonts w:asciiTheme="minorHAnsi" w:hAnsiTheme="minorHAnsi" w:cstheme="minorHAnsi"/>
          <w:sz w:val="22"/>
          <w:szCs w:val="22"/>
        </w:rPr>
        <w:t xml:space="preserve"> </w:t>
      </w:r>
      <w:r w:rsidR="003B6C82">
        <w:rPr>
          <w:rFonts w:asciiTheme="minorHAnsi" w:hAnsiTheme="minorHAnsi" w:cstheme="minorHAnsi"/>
          <w:sz w:val="22"/>
          <w:szCs w:val="22"/>
        </w:rPr>
        <w:t>email</w:t>
      </w:r>
      <w:r w:rsidR="001A3CF0">
        <w:rPr>
          <w:rFonts w:asciiTheme="minorHAnsi" w:hAnsiTheme="minorHAnsi" w:cstheme="minorHAnsi"/>
          <w:sz w:val="22"/>
          <w:szCs w:val="22"/>
        </w:rPr>
        <w:t xml:space="preserve">s </w:t>
      </w:r>
      <w:r w:rsidR="00210CCC">
        <w:rPr>
          <w:rFonts w:asciiTheme="minorHAnsi" w:hAnsiTheme="minorHAnsi" w:cstheme="minorHAnsi"/>
          <w:sz w:val="22"/>
          <w:szCs w:val="22"/>
        </w:rPr>
        <w:t>on Salesforce</w:t>
      </w:r>
      <w:r w:rsidR="0011741E">
        <w:rPr>
          <w:rFonts w:asciiTheme="minorHAnsi" w:hAnsiTheme="minorHAnsi" w:cstheme="minorHAnsi"/>
          <w:sz w:val="22"/>
          <w:szCs w:val="22"/>
        </w:rPr>
        <w:t xml:space="preserve"> are correct and up-to-date.</w:t>
      </w:r>
    </w:p>
    <w:p w14:paraId="4CDA19E2" w14:textId="77777777" w:rsidR="00C81931" w:rsidRDefault="00C81931" w:rsidP="003B6C82">
      <w:pPr>
        <w:spacing w:before="120" w:after="240"/>
        <w:rPr>
          <w:rFonts w:asciiTheme="minorHAnsi" w:hAnsiTheme="minorHAnsi" w:cstheme="minorHAnsi"/>
          <w:sz w:val="22"/>
          <w:szCs w:val="22"/>
        </w:rPr>
      </w:pPr>
    </w:p>
    <w:p w14:paraId="1D445629" w14:textId="2E33BE48" w:rsidR="003749FB" w:rsidRDefault="00FD1796" w:rsidP="005F0628">
      <w:pPr>
        <w:pStyle w:val="Heading1"/>
      </w:pPr>
      <w:bookmarkStart w:id="149" w:name="_Manual_Follow_Up"/>
      <w:bookmarkStart w:id="150" w:name="_Toc206060398"/>
      <w:bookmarkEnd w:id="149"/>
      <w:r w:rsidRPr="00570A10">
        <w:t>Manual Follow Up</w:t>
      </w:r>
      <w:bookmarkEnd w:id="150"/>
    </w:p>
    <w:p w14:paraId="69B12101" w14:textId="5A3B5B38" w:rsidR="00474875" w:rsidRDefault="00FB46B1" w:rsidP="00DD5033">
      <w:pPr>
        <w:spacing w:after="240"/>
        <w:rPr>
          <w:rFonts w:asciiTheme="minorHAnsi" w:hAnsiTheme="minorHAnsi" w:cstheme="minorHAnsi"/>
          <w:sz w:val="22"/>
          <w:szCs w:val="22"/>
        </w:rPr>
      </w:pPr>
      <w:r>
        <w:rPr>
          <w:rFonts w:asciiTheme="minorHAnsi" w:hAnsiTheme="minorHAnsi" w:cstheme="minorHAnsi"/>
          <w:sz w:val="22"/>
          <w:szCs w:val="22"/>
        </w:rPr>
        <w:t xml:space="preserve">A list of </w:t>
      </w:r>
      <w:r w:rsidR="00DD5033">
        <w:rPr>
          <w:rFonts w:asciiTheme="minorHAnsi" w:hAnsiTheme="minorHAnsi" w:cstheme="minorHAnsi"/>
          <w:sz w:val="22"/>
          <w:szCs w:val="22"/>
        </w:rPr>
        <w:t xml:space="preserve">RTRs that need to be </w:t>
      </w:r>
      <w:r w:rsidR="00B3128E">
        <w:rPr>
          <w:rFonts w:asciiTheme="minorHAnsi" w:hAnsiTheme="minorHAnsi" w:cstheme="minorHAnsi"/>
          <w:sz w:val="22"/>
          <w:szCs w:val="22"/>
        </w:rPr>
        <w:t>worke</w:t>
      </w:r>
      <w:r>
        <w:rPr>
          <w:rFonts w:asciiTheme="minorHAnsi" w:hAnsiTheme="minorHAnsi" w:cstheme="minorHAnsi"/>
          <w:sz w:val="22"/>
          <w:szCs w:val="22"/>
        </w:rPr>
        <w:t xml:space="preserve">d on can be accessed </w:t>
      </w:r>
      <w:r w:rsidR="00901170">
        <w:rPr>
          <w:rFonts w:asciiTheme="minorHAnsi" w:hAnsiTheme="minorHAnsi" w:cstheme="minorHAnsi"/>
          <w:sz w:val="22"/>
          <w:szCs w:val="22"/>
        </w:rPr>
        <w:t>under</w:t>
      </w:r>
      <w:r>
        <w:rPr>
          <w:rFonts w:asciiTheme="minorHAnsi" w:hAnsiTheme="minorHAnsi" w:cstheme="minorHAnsi"/>
          <w:sz w:val="22"/>
          <w:szCs w:val="22"/>
        </w:rPr>
        <w:t xml:space="preserve"> </w:t>
      </w:r>
      <w:r w:rsidRPr="00474875">
        <w:rPr>
          <w:rFonts w:asciiTheme="minorHAnsi" w:hAnsiTheme="minorHAnsi" w:cstheme="minorHAnsi"/>
          <w:sz w:val="22"/>
          <w:szCs w:val="22"/>
        </w:rPr>
        <w:t>the</w:t>
      </w:r>
      <w:r>
        <w:rPr>
          <w:rFonts w:asciiTheme="minorHAnsi" w:hAnsiTheme="minorHAnsi" w:cstheme="minorHAnsi"/>
          <w:sz w:val="22"/>
          <w:szCs w:val="22"/>
        </w:rPr>
        <w:t xml:space="preserve"> </w:t>
      </w:r>
      <w:r w:rsidRPr="003F3404">
        <w:rPr>
          <w:rFonts w:asciiTheme="minorHAnsi" w:hAnsiTheme="minorHAnsi" w:cstheme="minorHAnsi"/>
          <w:i/>
          <w:iCs/>
          <w:sz w:val="22"/>
          <w:szCs w:val="22"/>
        </w:rPr>
        <w:t>Right to Rents</w:t>
      </w:r>
      <w:r w:rsidR="00474875" w:rsidRPr="00474875">
        <w:rPr>
          <w:rFonts w:asciiTheme="minorHAnsi" w:hAnsiTheme="minorHAnsi" w:cstheme="minorHAnsi"/>
          <w:color w:val="246369" w:themeColor="accent1"/>
          <w:sz w:val="22"/>
          <w:szCs w:val="22"/>
        </w:rPr>
        <w:t xml:space="preserve"> </w:t>
      </w:r>
      <w:r w:rsidR="00474875">
        <w:rPr>
          <w:rFonts w:asciiTheme="minorHAnsi" w:hAnsiTheme="minorHAnsi" w:cstheme="minorHAnsi"/>
          <w:sz w:val="22"/>
          <w:szCs w:val="22"/>
        </w:rPr>
        <w:t xml:space="preserve">menu option, in the </w:t>
      </w:r>
      <w:r w:rsidRPr="00474875">
        <w:rPr>
          <w:rFonts w:asciiTheme="minorHAnsi" w:hAnsiTheme="minorHAnsi" w:cstheme="minorHAnsi"/>
          <w:b/>
          <w:bCs/>
          <w:color w:val="65BCAB" w:themeColor="accent2"/>
          <w:sz w:val="22"/>
          <w:szCs w:val="22"/>
        </w:rPr>
        <w:t>Follow Up Required</w:t>
      </w:r>
      <w:r>
        <w:rPr>
          <w:rFonts w:asciiTheme="minorHAnsi" w:hAnsiTheme="minorHAnsi" w:cstheme="minorHAnsi"/>
          <w:sz w:val="22"/>
          <w:szCs w:val="22"/>
        </w:rPr>
        <w:t xml:space="preserve"> list. </w:t>
      </w:r>
    </w:p>
    <w:p w14:paraId="5B759436" w14:textId="22E8C34B" w:rsidR="00AF6B6F" w:rsidRDefault="00FB46B1" w:rsidP="00DD5033">
      <w:pPr>
        <w:spacing w:after="240"/>
        <w:rPr>
          <w:rFonts w:asciiTheme="minorHAnsi" w:hAnsiTheme="minorHAnsi" w:cstheme="minorHAnsi"/>
          <w:sz w:val="22"/>
          <w:szCs w:val="22"/>
        </w:rPr>
      </w:pPr>
      <w:r>
        <w:rPr>
          <w:rFonts w:asciiTheme="minorHAnsi" w:hAnsiTheme="minorHAnsi" w:cstheme="minorHAnsi"/>
          <w:sz w:val="22"/>
          <w:szCs w:val="22"/>
        </w:rPr>
        <w:t xml:space="preserve">This </w:t>
      </w:r>
      <w:r w:rsidR="00474875">
        <w:rPr>
          <w:rFonts w:asciiTheme="minorHAnsi" w:hAnsiTheme="minorHAnsi" w:cstheme="minorHAnsi"/>
          <w:sz w:val="22"/>
          <w:szCs w:val="22"/>
        </w:rPr>
        <w:t>list displays</w:t>
      </w:r>
      <w:r w:rsidR="00A47D87">
        <w:rPr>
          <w:rFonts w:asciiTheme="minorHAnsi" w:hAnsiTheme="minorHAnsi" w:cstheme="minorHAnsi"/>
          <w:sz w:val="22"/>
          <w:szCs w:val="22"/>
        </w:rPr>
        <w:t>:</w:t>
      </w:r>
    </w:p>
    <w:p w14:paraId="18E4EBDA" w14:textId="794F3E5A" w:rsidR="0043513A" w:rsidRDefault="00FB46B1" w:rsidP="00A020DD">
      <w:pPr>
        <w:pStyle w:val="ListParagraph"/>
        <w:numPr>
          <w:ilvl w:val="0"/>
          <w:numId w:val="61"/>
        </w:numPr>
        <w:rPr>
          <w:rFonts w:asciiTheme="minorHAnsi" w:hAnsiTheme="minorHAnsi" w:cstheme="minorHAnsi"/>
        </w:rPr>
      </w:pPr>
      <w:r w:rsidRPr="0043513A">
        <w:rPr>
          <w:rFonts w:asciiTheme="minorHAnsi" w:hAnsiTheme="minorHAnsi" w:cstheme="minorHAnsi"/>
        </w:rPr>
        <w:t xml:space="preserve">All </w:t>
      </w:r>
      <w:r w:rsidR="00EA2EF3" w:rsidRPr="00EA2EF3">
        <w:rPr>
          <w:rFonts w:asciiTheme="minorHAnsi" w:hAnsiTheme="minorHAnsi" w:cstheme="minorHAnsi"/>
          <w:b/>
          <w:bCs/>
          <w:color w:val="246369" w:themeColor="accent1"/>
        </w:rPr>
        <w:t>incomplete</w:t>
      </w:r>
      <w:r w:rsidR="00EA2EF3" w:rsidRPr="00EA2EF3">
        <w:rPr>
          <w:rFonts w:asciiTheme="minorHAnsi" w:hAnsiTheme="minorHAnsi" w:cstheme="minorHAnsi"/>
          <w:color w:val="246369" w:themeColor="accent1"/>
        </w:rPr>
        <w:t xml:space="preserve"> </w:t>
      </w:r>
      <w:r w:rsidRPr="0043513A">
        <w:rPr>
          <w:rFonts w:asciiTheme="minorHAnsi" w:hAnsiTheme="minorHAnsi" w:cstheme="minorHAnsi"/>
        </w:rPr>
        <w:t>RTR</w:t>
      </w:r>
      <w:r w:rsidR="00EA2EF3">
        <w:rPr>
          <w:rFonts w:asciiTheme="minorHAnsi" w:hAnsiTheme="minorHAnsi" w:cstheme="minorHAnsi"/>
        </w:rPr>
        <w:t xml:space="preserve"> records (i.e. in </w:t>
      </w:r>
      <w:r w:rsidR="0043513A">
        <w:rPr>
          <w:rFonts w:asciiTheme="minorHAnsi" w:hAnsiTheme="minorHAnsi" w:cstheme="minorHAnsi"/>
        </w:rPr>
        <w:t>status</w:t>
      </w:r>
      <w:r w:rsidR="0043513A" w:rsidRPr="00EA2EF3">
        <w:rPr>
          <w:rFonts w:asciiTheme="minorHAnsi" w:hAnsiTheme="minorHAnsi" w:cstheme="minorHAnsi"/>
          <w:i/>
          <w:iCs/>
        </w:rPr>
        <w:t xml:space="preserve"> Not Started, In Progress</w:t>
      </w:r>
      <w:r w:rsidR="0043513A" w:rsidRPr="0043513A">
        <w:rPr>
          <w:rFonts w:asciiTheme="minorHAnsi" w:hAnsiTheme="minorHAnsi" w:cstheme="minorHAnsi"/>
        </w:rPr>
        <w:t xml:space="preserve"> or </w:t>
      </w:r>
      <w:r w:rsidR="0043513A" w:rsidRPr="00EA2EF3">
        <w:rPr>
          <w:rFonts w:asciiTheme="minorHAnsi" w:hAnsiTheme="minorHAnsi" w:cstheme="minorHAnsi"/>
          <w:i/>
          <w:iCs/>
        </w:rPr>
        <w:t>EOT in Progress</w:t>
      </w:r>
      <w:r w:rsidR="00EA2EF3">
        <w:rPr>
          <w:rFonts w:asciiTheme="minorHAnsi" w:hAnsiTheme="minorHAnsi" w:cstheme="minorHAnsi"/>
        </w:rPr>
        <w:t>)</w:t>
      </w:r>
      <w:r w:rsidR="0043513A">
        <w:rPr>
          <w:rFonts w:asciiTheme="minorHAnsi" w:hAnsiTheme="minorHAnsi" w:cstheme="minorHAnsi"/>
        </w:rPr>
        <w:t>.</w:t>
      </w:r>
    </w:p>
    <w:p w14:paraId="717349B1" w14:textId="414B7F16" w:rsidR="00FB46B1" w:rsidRPr="00BC4189" w:rsidRDefault="0043513A" w:rsidP="00A020DD">
      <w:pPr>
        <w:pStyle w:val="ListParagraph"/>
        <w:numPr>
          <w:ilvl w:val="0"/>
          <w:numId w:val="61"/>
        </w:numPr>
        <w:rPr>
          <w:rFonts w:asciiTheme="minorHAnsi" w:hAnsiTheme="minorHAnsi" w:cstheme="minorHAnsi"/>
        </w:rPr>
      </w:pPr>
      <w:r>
        <w:rPr>
          <w:rFonts w:asciiTheme="minorHAnsi" w:hAnsiTheme="minorHAnsi" w:cstheme="minorHAnsi"/>
        </w:rPr>
        <w:t>All completed RTR</w:t>
      </w:r>
      <w:r w:rsidR="00AF00A7">
        <w:rPr>
          <w:rFonts w:asciiTheme="minorHAnsi" w:hAnsiTheme="minorHAnsi" w:cstheme="minorHAnsi"/>
        </w:rPr>
        <w:t>s</w:t>
      </w:r>
      <w:r>
        <w:rPr>
          <w:rFonts w:asciiTheme="minorHAnsi" w:hAnsiTheme="minorHAnsi" w:cstheme="minorHAnsi"/>
        </w:rPr>
        <w:t xml:space="preserve"> that </w:t>
      </w:r>
      <w:r w:rsidR="00BC4189">
        <w:rPr>
          <w:rFonts w:asciiTheme="minorHAnsi" w:hAnsiTheme="minorHAnsi" w:cstheme="minorHAnsi"/>
        </w:rPr>
        <w:t xml:space="preserve">are expiring soon and require </w:t>
      </w:r>
      <w:r w:rsidR="00BC4189" w:rsidRPr="00EA2EF3">
        <w:rPr>
          <w:rFonts w:asciiTheme="minorHAnsi" w:hAnsiTheme="minorHAnsi" w:cstheme="minorHAnsi"/>
          <w:b/>
          <w:bCs/>
          <w:color w:val="246369" w:themeColor="accent1"/>
        </w:rPr>
        <w:t>manual follow up</w:t>
      </w:r>
      <w:r w:rsidR="0089649C" w:rsidRPr="00EA2EF3">
        <w:rPr>
          <w:rFonts w:asciiTheme="minorHAnsi" w:hAnsiTheme="minorHAnsi" w:cstheme="minorHAnsi"/>
          <w:color w:val="246369" w:themeColor="accent1"/>
        </w:rPr>
        <w:t xml:space="preserve"> </w:t>
      </w:r>
      <w:r w:rsidR="0089649C">
        <w:rPr>
          <w:rFonts w:asciiTheme="minorHAnsi" w:hAnsiTheme="minorHAnsi" w:cstheme="minorHAnsi"/>
        </w:rPr>
        <w:t xml:space="preserve">(see </w:t>
      </w:r>
      <w:hyperlink w:anchor="_Reminder_&amp;_Follow" w:history="1">
        <w:r w:rsidR="0089649C" w:rsidRPr="00EA2EF3">
          <w:rPr>
            <w:rStyle w:val="Hyperlink"/>
            <w:rFonts w:asciiTheme="minorHAnsi" w:hAnsiTheme="minorHAnsi" w:cstheme="minorHAnsi"/>
          </w:rPr>
          <w:t>Reminder &amp; Follow Up Timelines</w:t>
        </w:r>
      </w:hyperlink>
      <w:r w:rsidR="0089649C">
        <w:rPr>
          <w:rFonts w:asciiTheme="minorHAnsi" w:hAnsiTheme="minorHAnsi" w:cstheme="minorHAnsi"/>
        </w:rPr>
        <w:t>)</w:t>
      </w:r>
      <w:r w:rsidR="00BC4189">
        <w:rPr>
          <w:rFonts w:asciiTheme="minorHAnsi" w:hAnsiTheme="minorHAnsi" w:cstheme="minorHAnsi"/>
        </w:rPr>
        <w:t xml:space="preserve">. </w:t>
      </w:r>
    </w:p>
    <w:p w14:paraId="13954CF1" w14:textId="2F57E3FF" w:rsidR="008D39E2" w:rsidRPr="00570A10" w:rsidRDefault="00B33080" w:rsidP="00C81931">
      <w:pPr>
        <w:pStyle w:val="NoParagraphStyle"/>
        <w:ind w:hanging="1134"/>
        <w:rPr>
          <w:rFonts w:ascii="Arial" w:hAnsi="Arial"/>
          <w:kern w:val="28"/>
          <w:sz w:val="22"/>
          <w:szCs w:val="20"/>
        </w:rPr>
      </w:pPr>
      <w:r w:rsidRPr="00570A10">
        <w:rPr>
          <w:noProof/>
          <w:color w:val="E16A2F"/>
        </w:rPr>
        <w:drawing>
          <wp:anchor distT="0" distB="0" distL="114300" distR="114300" simplePos="0" relativeHeight="251658253" behindDoc="0" locked="0" layoutInCell="1" allowOverlap="1" wp14:anchorId="217589E7" wp14:editId="30D04328">
            <wp:simplePos x="0" y="0"/>
            <wp:positionH relativeFrom="column">
              <wp:posOffset>5176520</wp:posOffset>
            </wp:positionH>
            <wp:positionV relativeFrom="paragraph">
              <wp:posOffset>87894</wp:posOffset>
            </wp:positionV>
            <wp:extent cx="317500" cy="317500"/>
            <wp:effectExtent l="19050" t="38100" r="25400" b="25400"/>
            <wp:wrapNone/>
            <wp:docPr id="649556324" name="Graphic 649556324"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28" cstate="print">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2D7D92" w:rsidRPr="002D7D92">
        <w:rPr>
          <w:noProof/>
        </w:rPr>
        <w:drawing>
          <wp:inline distT="0" distB="0" distL="0" distR="0" wp14:anchorId="290A364C" wp14:editId="615763B9">
            <wp:extent cx="7142671" cy="1971866"/>
            <wp:effectExtent l="0" t="0" r="1270" b="9525"/>
            <wp:docPr id="18524539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453985" name="Picture 1" descr="A screenshot of a computer&#10;&#10;Description automatically generated"/>
                    <pic:cNvPicPr/>
                  </pic:nvPicPr>
                  <pic:blipFill>
                    <a:blip r:embed="rId48"/>
                    <a:stretch>
                      <a:fillRect/>
                    </a:stretch>
                  </pic:blipFill>
                  <pic:spPr>
                    <a:xfrm>
                      <a:off x="0" y="0"/>
                      <a:ext cx="7186722" cy="1984027"/>
                    </a:xfrm>
                    <a:prstGeom prst="rect">
                      <a:avLst/>
                    </a:prstGeom>
                  </pic:spPr>
                </pic:pic>
              </a:graphicData>
            </a:graphic>
          </wp:inline>
        </w:drawing>
      </w:r>
      <w:bookmarkEnd w:id="20"/>
    </w:p>
    <w:sectPr w:rsidR="008D39E2" w:rsidRPr="00570A10" w:rsidSect="00524CC0">
      <w:headerReference w:type="default" r:id="rId49"/>
      <w:footerReference w:type="default" r:id="rId50"/>
      <w:headerReference w:type="first" r:id="rId51"/>
      <w:footerReference w:type="first" r:id="rId52"/>
      <w:type w:val="continuous"/>
      <w:pgSz w:w="11900" w:h="16820"/>
      <w:pgMar w:top="1440" w:right="1100" w:bottom="1334" w:left="1440"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Nikki Papenfus" w:date="2025-08-14T09:34:00Z" w:initials="NP">
    <w:p w14:paraId="3E444193" w14:textId="77777777" w:rsidR="006C243A" w:rsidRDefault="006C243A" w:rsidP="006C243A">
      <w:pPr>
        <w:pStyle w:val="CommentText"/>
        <w:ind w:left="0"/>
      </w:pPr>
      <w:r>
        <w:rPr>
          <w:rStyle w:val="CommentReference"/>
        </w:rPr>
        <w:annotationRef/>
      </w:r>
      <w:r>
        <w:t xml:space="preserve">Update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44419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7908AAC" w16cex:dateUtc="2025-08-14T07: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444193" w16cid:durableId="17908AA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E705C" w14:textId="77777777" w:rsidR="00394092" w:rsidRPr="00570A10" w:rsidRDefault="00394092" w:rsidP="000C2943">
      <w:r w:rsidRPr="00570A10">
        <w:separator/>
      </w:r>
    </w:p>
    <w:p w14:paraId="7A794240" w14:textId="77777777" w:rsidR="00394092" w:rsidRPr="00570A10" w:rsidRDefault="00394092"/>
    <w:p w14:paraId="18EF805F" w14:textId="77777777" w:rsidR="00394092" w:rsidRPr="00570A10" w:rsidRDefault="00394092"/>
  </w:endnote>
  <w:endnote w:type="continuationSeparator" w:id="0">
    <w:p w14:paraId="5B28F5C0" w14:textId="77777777" w:rsidR="00394092" w:rsidRPr="00570A10" w:rsidRDefault="00394092" w:rsidP="000C2943">
      <w:r w:rsidRPr="00570A10">
        <w:continuationSeparator/>
      </w:r>
    </w:p>
    <w:p w14:paraId="4D68AE86" w14:textId="77777777" w:rsidR="00394092" w:rsidRPr="00570A10" w:rsidRDefault="00394092"/>
    <w:p w14:paraId="43FC3A79" w14:textId="77777777" w:rsidR="00394092" w:rsidRPr="00570A10" w:rsidRDefault="00394092"/>
  </w:endnote>
  <w:endnote w:type="continuationNotice" w:id="1">
    <w:p w14:paraId="6C959C43" w14:textId="77777777" w:rsidR="00394092" w:rsidRPr="00570A10" w:rsidRDefault="0039409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0000000000000000000"/>
    <w:charset w:val="00"/>
    <w:family w:val="roman"/>
    <w:notTrueType/>
    <w:pitch w:val="default"/>
  </w:font>
  <w:font w:name="Minion Pro">
    <w:altName w:val="Cambria"/>
    <w:panose1 w:val="00000000000000000000"/>
    <w:charset w:val="00"/>
    <w:family w:val="roman"/>
    <w:notTrueType/>
    <w:pitch w:val="variable"/>
    <w:sig w:usb0="E00002AF" w:usb1="5000607B" w:usb2="00000000" w:usb3="00000000" w:csb0="0000009F" w:csb1="00000000"/>
  </w:font>
  <w:font w:name="Verdana">
    <w:panose1 w:val="020B0604030504040204"/>
    <w:charset w:val="00"/>
    <w:family w:val="swiss"/>
    <w:pitch w:val="variable"/>
    <w:sig w:usb0="A00006FF" w:usb1="4000205B" w:usb2="00000010" w:usb3="00000000" w:csb0="0000019F" w:csb1="00000000"/>
  </w:font>
  <w:font w:name="Aptos Narrow">
    <w:charset w:val="00"/>
    <w:family w:val="swiss"/>
    <w:pitch w:val="variable"/>
    <w:sig w:usb0="20000287" w:usb1="00000003" w:usb2="00000000" w:usb3="00000000" w:csb0="0000019F" w:csb1="00000000"/>
  </w:font>
  <w:font w:name="Corbel">
    <w:panose1 w:val="020B0503020204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6774764"/>
      <w:docPartObj>
        <w:docPartGallery w:val="Page Numbers (Bottom of Page)"/>
        <w:docPartUnique/>
      </w:docPartObj>
    </w:sdtPr>
    <w:sdtEndPr>
      <w:rPr>
        <w:color w:val="7F7F7F" w:themeColor="background1" w:themeShade="7F"/>
        <w:spacing w:val="60"/>
      </w:rPr>
    </w:sdtEndPr>
    <w:sdtContent>
      <w:p w14:paraId="75E1D7D3" w14:textId="0FAF2CBC" w:rsidR="009865C3" w:rsidRPr="00570A10" w:rsidRDefault="009865C3">
        <w:pPr>
          <w:pStyle w:val="Footer"/>
          <w:pBdr>
            <w:top w:val="single" w:sz="4" w:space="1" w:color="D9D9D9" w:themeColor="background1" w:themeShade="D9"/>
          </w:pBdr>
          <w:jc w:val="right"/>
        </w:pPr>
        <w:r w:rsidRPr="00570A10">
          <w:fldChar w:fldCharType="begin"/>
        </w:r>
        <w:r w:rsidRPr="00570A10">
          <w:instrText xml:space="preserve"> PAGE   \* MERGEFORMAT </w:instrText>
        </w:r>
        <w:r w:rsidRPr="00570A10">
          <w:fldChar w:fldCharType="separate"/>
        </w:r>
        <w:r w:rsidRPr="00570A10">
          <w:t>2</w:t>
        </w:r>
        <w:r w:rsidRPr="00570A10">
          <w:fldChar w:fldCharType="end"/>
        </w:r>
        <w:r w:rsidRPr="00570A10">
          <w:t xml:space="preserve"> | </w:t>
        </w:r>
        <w:r w:rsidRPr="00570A10">
          <w:rPr>
            <w:color w:val="7F7F7F" w:themeColor="background1" w:themeShade="7F"/>
            <w:spacing w:val="60"/>
          </w:rPr>
          <w:t>Page</w:t>
        </w:r>
      </w:p>
    </w:sdtContent>
  </w:sdt>
  <w:p w14:paraId="0B73492A" w14:textId="77777777" w:rsidR="00C95DB2" w:rsidRPr="00570A10" w:rsidRDefault="00C95DB2"/>
  <w:p w14:paraId="3C1A2F53" w14:textId="77777777" w:rsidR="005F31DF" w:rsidRPr="00570A10" w:rsidRDefault="005F31D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13516" w14:textId="77777777" w:rsidR="007C49A9" w:rsidRPr="00570A10" w:rsidRDefault="007C49A9" w:rsidP="006037A3">
    <w:pPr>
      <w:pStyle w:val="Footer"/>
      <w:tabs>
        <w:tab w:val="clear" w:pos="4513"/>
        <w:tab w:val="clear" w:pos="9026"/>
        <w:tab w:val="left" w:pos="1296"/>
      </w:tabs>
    </w:pPr>
    <w:r w:rsidRPr="00570A10">
      <w:rPr>
        <w:noProof/>
      </w:rPr>
      <mc:AlternateContent>
        <mc:Choice Requires="wps">
          <w:drawing>
            <wp:anchor distT="0" distB="0" distL="114300" distR="114300" simplePos="0" relativeHeight="251658242" behindDoc="0" locked="1" layoutInCell="1" allowOverlap="1" wp14:anchorId="12355F11" wp14:editId="248CC653">
              <wp:simplePos x="0" y="0"/>
              <wp:positionH relativeFrom="page">
                <wp:posOffset>924560</wp:posOffset>
              </wp:positionH>
              <wp:positionV relativeFrom="page">
                <wp:posOffset>9875520</wp:posOffset>
              </wp:positionV>
              <wp:extent cx="2377440" cy="402590"/>
              <wp:effectExtent l="0" t="0" r="0" b="3810"/>
              <wp:wrapNone/>
              <wp:docPr id="12" name="Text Box 12"/>
              <wp:cNvGraphicFramePr/>
              <a:graphic xmlns:a="http://schemas.openxmlformats.org/drawingml/2006/main">
                <a:graphicData uri="http://schemas.microsoft.com/office/word/2010/wordprocessingShape">
                  <wps:wsp>
                    <wps:cNvSpPr txBox="1"/>
                    <wps:spPr>
                      <a:xfrm>
                        <a:off x="0" y="0"/>
                        <a:ext cx="2377440" cy="402590"/>
                      </a:xfrm>
                      <a:prstGeom prst="rect">
                        <a:avLst/>
                      </a:prstGeom>
                      <a:noFill/>
                      <a:ln w="6350">
                        <a:noFill/>
                      </a:ln>
                    </wps:spPr>
                    <wps:txbx>
                      <w:txbxContent>
                        <w:p w14:paraId="6C1FAFA2" w14:textId="77777777" w:rsidR="007C49A9" w:rsidRPr="00570A10" w:rsidRDefault="007C49A9" w:rsidP="009E3D06">
                          <w:pPr>
                            <w:pStyle w:val="GraingerRegisteredOffice"/>
                          </w:pPr>
                          <w:r w:rsidRPr="00570A10">
                            <w:t>Grainger plc, Registered in England. No: 125575.</w:t>
                          </w:r>
                        </w:p>
                        <w:p w14:paraId="16A1BB0A" w14:textId="77777777" w:rsidR="007C49A9" w:rsidRPr="00570A10" w:rsidRDefault="007C49A9" w:rsidP="009E3D06">
                          <w:pPr>
                            <w:pStyle w:val="GraingerRegisteredOffice"/>
                          </w:pPr>
                          <w:r w:rsidRPr="00570A10">
                            <w:t xml:space="preserve">Registered office: Citygate, St James’ Boulevard, </w:t>
                          </w:r>
                          <w:r w:rsidRPr="00570A10">
                            <w:br/>
                            <w:t>Newcastle upon Tyne, UK, NE1 4JE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355F11" id="_x0000_t202" coordsize="21600,21600" o:spt="202" path="m,l,21600r21600,l21600,xe">
              <v:stroke joinstyle="miter"/>
              <v:path gradientshapeok="t" o:connecttype="rect"/>
            </v:shapetype>
            <v:shape id="Text Box 12" o:spid="_x0000_s1038" type="#_x0000_t202" style="position:absolute;margin-left:72.8pt;margin-top:777.6pt;width:187.2pt;height:31.7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" filled="f" stroked="f" strokeweight=".5pt">
              <v:textbox inset="0,0,0,0">
                <w:txbxContent>
                  <w:p w14:paraId="6C1FAFA2" w14:textId="77777777" w:rsidR="007C49A9" w:rsidRPr="00570A10" w:rsidRDefault="007C49A9" w:rsidP="009E3D06">
                    <w:pPr>
                      <w:pStyle w:val="GraingerRegisteredOffice"/>
                    </w:pPr>
                    <w:r w:rsidRPr="00570A10">
                      <w:t>Grainger plc, Registered in England. No: 125575.</w:t>
                    </w:r>
                  </w:p>
                  <w:p w14:paraId="16A1BB0A" w14:textId="77777777" w:rsidR="007C49A9" w:rsidRPr="00570A10" w:rsidRDefault="007C49A9" w:rsidP="009E3D06">
                    <w:pPr>
                      <w:pStyle w:val="GraingerRegisteredOffice"/>
                    </w:pPr>
                    <w:r w:rsidRPr="00570A10">
                      <w:t xml:space="preserve">Registered office: Citygate, St James’ Boulevard, </w:t>
                    </w:r>
                    <w:r w:rsidRPr="00570A10">
                      <w:br/>
                      <w:t>Newcastle upon Tyne, UK, NE1 4JE</w:t>
                    </w:r>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43A40" w14:textId="77777777" w:rsidR="00394092" w:rsidRPr="00570A10" w:rsidRDefault="00394092" w:rsidP="000C2943">
      <w:r w:rsidRPr="00570A10">
        <w:separator/>
      </w:r>
    </w:p>
    <w:p w14:paraId="3B8BAFBF" w14:textId="77777777" w:rsidR="00394092" w:rsidRPr="00570A10" w:rsidRDefault="00394092"/>
    <w:p w14:paraId="78E20E05" w14:textId="77777777" w:rsidR="00394092" w:rsidRPr="00570A10" w:rsidRDefault="00394092"/>
  </w:footnote>
  <w:footnote w:type="continuationSeparator" w:id="0">
    <w:p w14:paraId="3A36E5F0" w14:textId="77777777" w:rsidR="00394092" w:rsidRPr="00570A10" w:rsidRDefault="00394092" w:rsidP="000C2943">
      <w:r w:rsidRPr="00570A10">
        <w:continuationSeparator/>
      </w:r>
    </w:p>
    <w:p w14:paraId="67200D57" w14:textId="77777777" w:rsidR="00394092" w:rsidRPr="00570A10" w:rsidRDefault="00394092"/>
    <w:p w14:paraId="53ACA4B0" w14:textId="77777777" w:rsidR="00394092" w:rsidRPr="00570A10" w:rsidRDefault="00394092"/>
  </w:footnote>
  <w:footnote w:type="continuationNotice" w:id="1">
    <w:p w14:paraId="4D2B0C5B" w14:textId="77777777" w:rsidR="00394092" w:rsidRPr="00570A10" w:rsidRDefault="0039409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6A8DA" w14:textId="3F6B5140" w:rsidR="003F49F0" w:rsidRPr="00570A10" w:rsidRDefault="00472DD5" w:rsidP="003F49F0">
    <w:pPr>
      <w:rPr>
        <w:rFonts w:asciiTheme="minorHAnsi" w:hAnsiTheme="minorHAnsi" w:cstheme="minorHAnsi"/>
        <w:b/>
        <w:sz w:val="22"/>
        <w:szCs w:val="22"/>
      </w:rPr>
    </w:pPr>
    <w:r w:rsidRPr="00570A10">
      <w:rPr>
        <w:rFonts w:asciiTheme="minorHAnsi" w:hAnsiTheme="minorHAnsi" w:cstheme="minorHAnsi"/>
        <w:b/>
        <w:sz w:val="22"/>
        <w:szCs w:val="22"/>
      </w:rPr>
      <w:t>U</w:t>
    </w:r>
    <w:r w:rsidR="003F49F0" w:rsidRPr="00570A10">
      <w:rPr>
        <w:rFonts w:asciiTheme="minorHAnsi" w:hAnsiTheme="minorHAnsi" w:cstheme="minorHAnsi"/>
        <w:b/>
        <w:sz w:val="22"/>
        <w:szCs w:val="22"/>
      </w:rPr>
      <w:t>SER GUIDE (</w:t>
    </w:r>
    <w:r w:rsidR="00CD4C46" w:rsidRPr="00570A10">
      <w:rPr>
        <w:rFonts w:asciiTheme="minorHAnsi" w:hAnsiTheme="minorHAnsi" w:cstheme="minorHAnsi"/>
        <w:b/>
        <w:sz w:val="22"/>
        <w:szCs w:val="22"/>
      </w:rPr>
      <w:t xml:space="preserve">SALESFORCE </w:t>
    </w:r>
    <w:r w:rsidR="00AC10E1" w:rsidRPr="00570A10">
      <w:rPr>
        <w:rFonts w:asciiTheme="minorHAnsi" w:hAnsiTheme="minorHAnsi" w:cstheme="minorHAnsi"/>
        <w:b/>
        <w:sz w:val="22"/>
        <w:szCs w:val="22"/>
      </w:rPr>
      <w:t>RIGHT TO RENT</w:t>
    </w:r>
    <w:r w:rsidR="003F49F0" w:rsidRPr="00570A10">
      <w:rPr>
        <w:rFonts w:asciiTheme="minorHAnsi" w:hAnsiTheme="minorHAnsi" w:cstheme="minorHAnsi"/>
        <w:b/>
        <w:sz w:val="22"/>
        <w:szCs w:val="22"/>
      </w:rPr>
      <w:t>)</w:t>
    </w:r>
  </w:p>
  <w:p w14:paraId="3299C65A" w14:textId="77777777" w:rsidR="007C49A9" w:rsidRPr="00570A10" w:rsidRDefault="007C49A9">
    <w:pPr>
      <w:pStyle w:val="Header"/>
    </w:pPr>
    <w:r w:rsidRPr="00570A10">
      <w:rPr>
        <w:noProof/>
      </w:rPr>
      <w:drawing>
        <wp:anchor distT="0" distB="0" distL="114300" distR="114300" simplePos="0" relativeHeight="251658240" behindDoc="0" locked="1" layoutInCell="1" allowOverlap="1" wp14:anchorId="53D1FF58" wp14:editId="3A3DAC82">
          <wp:simplePos x="0" y="0"/>
          <wp:positionH relativeFrom="page">
            <wp:posOffset>5234305</wp:posOffset>
          </wp:positionH>
          <wp:positionV relativeFrom="page">
            <wp:posOffset>417195</wp:posOffset>
          </wp:positionV>
          <wp:extent cx="1583690" cy="316230"/>
          <wp:effectExtent l="0" t="0" r="3810" b="1270"/>
          <wp:wrapNone/>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583690" cy="316230"/>
                  </a:xfrm>
                  <a:prstGeom prst="rect">
                    <a:avLst/>
                  </a:prstGeom>
                </pic:spPr>
              </pic:pic>
            </a:graphicData>
          </a:graphic>
          <wp14:sizeRelH relativeFrom="margin">
            <wp14:pctWidth>0</wp14:pctWidth>
          </wp14:sizeRelH>
          <wp14:sizeRelV relativeFrom="margin">
            <wp14:pctHeight>0</wp14:pctHeight>
          </wp14:sizeRelV>
        </wp:anchor>
      </w:drawing>
    </w:r>
  </w:p>
  <w:p w14:paraId="6DF7876A" w14:textId="77777777" w:rsidR="00C95DB2" w:rsidRPr="00570A10" w:rsidRDefault="00C95DB2"/>
  <w:p w14:paraId="1FBD31C5" w14:textId="77777777" w:rsidR="005F31DF" w:rsidRPr="00570A10" w:rsidRDefault="005F31D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A7D78" w14:textId="77777777" w:rsidR="007C49A9" w:rsidRPr="00570A10" w:rsidRDefault="00C67125">
    <w:pPr>
      <w:pStyle w:val="Header"/>
    </w:pPr>
    <w:r w:rsidRPr="00570A10">
      <w:rPr>
        <w:noProof/>
      </w:rPr>
      <w:drawing>
        <wp:anchor distT="0" distB="0" distL="114300" distR="114300" simplePos="0" relativeHeight="251658243" behindDoc="1" locked="1" layoutInCell="1" allowOverlap="1" wp14:anchorId="3DCF12E8" wp14:editId="6D7632C7">
          <wp:simplePos x="0" y="0"/>
          <wp:positionH relativeFrom="page">
            <wp:posOffset>0</wp:posOffset>
          </wp:positionH>
          <wp:positionV relativeFrom="page">
            <wp:posOffset>13970</wp:posOffset>
          </wp:positionV>
          <wp:extent cx="7554595" cy="10687685"/>
          <wp:effectExtent l="0" t="0" r="0" b="0"/>
          <wp:wrapNone/>
          <wp:docPr id="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6"/>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554595" cy="10687685"/>
                  </a:xfrm>
                  <a:prstGeom prst="rect">
                    <a:avLst/>
                  </a:prstGeom>
                </pic:spPr>
              </pic:pic>
            </a:graphicData>
          </a:graphic>
          <wp14:sizeRelH relativeFrom="margin">
            <wp14:pctWidth>0</wp14:pctWidth>
          </wp14:sizeRelH>
          <wp14:sizeRelV relativeFrom="margin">
            <wp14:pctHeight>0</wp14:pctHeight>
          </wp14:sizeRelV>
        </wp:anchor>
      </w:drawing>
    </w:r>
    <w:r w:rsidR="007C49A9" w:rsidRPr="00570A10">
      <w:rPr>
        <w:noProof/>
      </w:rPr>
      <w:drawing>
        <wp:anchor distT="0" distB="0" distL="114300" distR="114300" simplePos="0" relativeHeight="251658241" behindDoc="0" locked="1" layoutInCell="1" allowOverlap="1" wp14:anchorId="63BC52E8" wp14:editId="4AC5680C">
          <wp:simplePos x="0" y="0"/>
          <wp:positionH relativeFrom="page">
            <wp:posOffset>5234305</wp:posOffset>
          </wp:positionH>
          <wp:positionV relativeFrom="page">
            <wp:posOffset>417195</wp:posOffset>
          </wp:positionV>
          <wp:extent cx="1583690" cy="316230"/>
          <wp:effectExtent l="0" t="0" r="3810" b="1270"/>
          <wp:wrapNone/>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1583690" cy="31623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19" type="#_x0000_t75" style="width:12.25pt;height:12.9pt;visibility:visible;mso-wrap-style:square" o:bullet="t">
        <v:imagedata r:id="rId1" o:title=""/>
      </v:shape>
    </w:pict>
  </w:numPicBullet>
  <w:numPicBullet w:numPicBulletId="1">
    <w:pict>
      <v:shape id="_x0000_i1220" type="#_x0000_t75" style="width:30.55pt;height:30.55pt;visibility:visible;mso-wrap-style:square" o:bullet="t">
        <v:imagedata r:id="rId2" o:title=""/>
      </v:shape>
    </w:pict>
  </w:numPicBullet>
  <w:abstractNum w:abstractNumId="0" w15:restartNumberingAfterBreak="0">
    <w:nsid w:val="04F0112B"/>
    <w:multiLevelType w:val="multilevel"/>
    <w:tmpl w:val="6C20973C"/>
    <w:styleLink w:val="CurrentList41"/>
    <w:lvl w:ilvl="0">
      <w:start w:val="1"/>
      <w:numFmt w:val="decimal"/>
      <w:lvlText w:val="%1."/>
      <w:lvlJc w:val="left"/>
      <w:pPr>
        <w:ind w:left="1171" w:hanging="567"/>
      </w:pPr>
      <w:rPr>
        <w:rFonts w:ascii="Arial" w:hAnsi="Arial" w:hint="default"/>
        <w:b w:val="0"/>
        <w:i w:val="0"/>
        <w:color w:val="25646A"/>
        <w:sz w:val="22"/>
      </w:rPr>
    </w:lvl>
    <w:lvl w:ilvl="1">
      <w:start w:val="1"/>
      <w:numFmt w:val="decimal"/>
      <w:lvlText w:val="%1.%2."/>
      <w:lvlJc w:val="left"/>
      <w:pPr>
        <w:tabs>
          <w:tab w:val="num" w:pos="2135"/>
        </w:tabs>
        <w:ind w:left="1568" w:hanging="397"/>
      </w:pPr>
      <w:rPr>
        <w:rFonts w:ascii="Arial" w:hAnsi="Arial" w:hint="default"/>
        <w:b w:val="0"/>
        <w:i w:val="0"/>
        <w:color w:val="25646A"/>
        <w:sz w:val="22"/>
      </w:rPr>
    </w:lvl>
    <w:lvl w:ilvl="2">
      <w:start w:val="1"/>
      <w:numFmt w:val="decimal"/>
      <w:lvlText w:val="%1.%2.%3."/>
      <w:lvlJc w:val="left"/>
      <w:pPr>
        <w:ind w:left="1965" w:hanging="397"/>
      </w:pPr>
      <w:rPr>
        <w:rFonts w:ascii="Arial" w:hAnsi="Arial" w:hint="default"/>
        <w:b w:val="0"/>
        <w:i w:val="0"/>
        <w:color w:val="25646A"/>
        <w:sz w:val="22"/>
      </w:rPr>
    </w:lvl>
    <w:lvl w:ilvl="3">
      <w:start w:val="1"/>
      <w:numFmt w:val="decimal"/>
      <w:lvlText w:val="%1.%2.%3.%4."/>
      <w:lvlJc w:val="left"/>
      <w:pPr>
        <w:ind w:left="3609" w:hanging="737"/>
      </w:pPr>
      <w:rPr>
        <w:rFonts w:ascii="Arial" w:hAnsi="Arial" w:hint="default"/>
        <w:b w:val="0"/>
        <w:i w:val="0"/>
        <w:color w:val="25646A"/>
        <w:sz w:val="22"/>
      </w:rPr>
    </w:lvl>
    <w:lvl w:ilvl="4">
      <w:start w:val="1"/>
      <w:numFmt w:val="decimal"/>
      <w:lvlText w:val="%1.%2.%3.%4.%5."/>
      <w:lvlJc w:val="left"/>
      <w:pPr>
        <w:ind w:left="3155" w:hanging="396"/>
      </w:pPr>
      <w:rPr>
        <w:rFonts w:hint="default"/>
      </w:rPr>
    </w:lvl>
    <w:lvl w:ilvl="5">
      <w:start w:val="1"/>
      <w:numFmt w:val="decimal"/>
      <w:lvlText w:val="%1.%2.%3.%4.%5.%6."/>
      <w:lvlJc w:val="left"/>
      <w:pPr>
        <w:ind w:left="3907" w:hanging="936"/>
      </w:pPr>
      <w:rPr>
        <w:rFonts w:hint="default"/>
      </w:rPr>
    </w:lvl>
    <w:lvl w:ilvl="6">
      <w:start w:val="1"/>
      <w:numFmt w:val="decimal"/>
      <w:lvlText w:val="%1.%2.%3.%4.%5.%6.%7."/>
      <w:lvlJc w:val="left"/>
      <w:pPr>
        <w:ind w:left="4411" w:hanging="1080"/>
      </w:pPr>
      <w:rPr>
        <w:rFonts w:hint="default"/>
      </w:rPr>
    </w:lvl>
    <w:lvl w:ilvl="7">
      <w:start w:val="1"/>
      <w:numFmt w:val="decimal"/>
      <w:lvlText w:val="%1.%2.%3.%4.%5.%6.%7.%8."/>
      <w:lvlJc w:val="left"/>
      <w:pPr>
        <w:ind w:left="4915" w:hanging="1224"/>
      </w:pPr>
      <w:rPr>
        <w:rFonts w:hint="default"/>
      </w:rPr>
    </w:lvl>
    <w:lvl w:ilvl="8">
      <w:start w:val="1"/>
      <w:numFmt w:val="decimal"/>
      <w:lvlText w:val="%1.%2.%3.%4.%5.%6.%7.%8.%9."/>
      <w:lvlJc w:val="left"/>
      <w:pPr>
        <w:ind w:left="5491" w:hanging="1440"/>
      </w:pPr>
      <w:rPr>
        <w:rFonts w:hint="default"/>
      </w:rPr>
    </w:lvl>
  </w:abstractNum>
  <w:abstractNum w:abstractNumId="1" w15:restartNumberingAfterBreak="0">
    <w:nsid w:val="084B4F69"/>
    <w:multiLevelType w:val="multilevel"/>
    <w:tmpl w:val="10CA637E"/>
    <w:styleLink w:val="CurrentList6"/>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86D7B99"/>
    <w:multiLevelType w:val="multilevel"/>
    <w:tmpl w:val="D4C2A9EA"/>
    <w:styleLink w:val="CurrentList10"/>
    <w:lvl w:ilvl="0">
      <w:start w:val="1"/>
      <w:numFmt w:val="decimal"/>
      <w:lvlText w:val="%1."/>
      <w:lvlJc w:val="left"/>
      <w:pPr>
        <w:ind w:left="794" w:hanging="397"/>
      </w:pPr>
      <w:rPr>
        <w:rFonts w:hint="default"/>
        <w:color w:val="65BCAB" w:themeColor="accen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B2C5B5E"/>
    <w:multiLevelType w:val="singleLevel"/>
    <w:tmpl w:val="98626CA2"/>
    <w:lvl w:ilvl="0">
      <w:start w:val="1"/>
      <w:numFmt w:val="decimal"/>
      <w:pStyle w:val="ReferenceNumber"/>
      <w:lvlText w:val="[Ref. %1]"/>
      <w:lvlJc w:val="left"/>
      <w:pPr>
        <w:tabs>
          <w:tab w:val="num" w:pos="1571"/>
        </w:tabs>
        <w:ind w:left="1211" w:hanging="360"/>
      </w:pPr>
      <w:rPr>
        <w:rFonts w:ascii="Garamond" w:hAnsi="Garamond"/>
        <w:b w:val="0"/>
        <w:i w:val="0"/>
        <w:sz w:val="20"/>
      </w:rPr>
    </w:lvl>
  </w:abstractNum>
  <w:abstractNum w:abstractNumId="4" w15:restartNumberingAfterBreak="0">
    <w:nsid w:val="0C1530A8"/>
    <w:multiLevelType w:val="multilevel"/>
    <w:tmpl w:val="0F1291A6"/>
    <w:styleLink w:val="CurrentList45"/>
    <w:lvl w:ilvl="0">
      <w:start w:val="1"/>
      <w:numFmt w:val="bullet"/>
      <w:lvlText w:val=""/>
      <w:lvlJc w:val="left"/>
      <w:pPr>
        <w:ind w:left="397" w:hanging="397"/>
      </w:pPr>
      <w:rPr>
        <w:rFonts w:ascii="Symbol" w:hAnsi="Symbol" w:hint="default"/>
        <w:b/>
        <w:i w:val="0"/>
        <w:color w:val="246369" w:themeColor="accent1"/>
        <w:sz w:val="22"/>
      </w:rPr>
    </w:lvl>
    <w:lvl w:ilvl="1">
      <w:start w:val="1"/>
      <w:numFmt w:val="bullet"/>
      <w:lvlRestart w:val="0"/>
      <w:lvlText w:val=""/>
      <w:lvlJc w:val="left"/>
      <w:pPr>
        <w:ind w:left="1021" w:hanging="624"/>
      </w:pPr>
      <w:rPr>
        <w:rFonts w:ascii="Symbol" w:hAnsi="Symbol" w:hint="default"/>
        <w:b w:val="0"/>
        <w:i w:val="0"/>
        <w:color w:val="25646A"/>
        <w:sz w:val="22"/>
      </w:rPr>
    </w:lvl>
    <w:lvl w:ilvl="2">
      <w:start w:val="1"/>
      <w:numFmt w:val="bullet"/>
      <w:lvlRestart w:val="0"/>
      <w:lvlText w:val=""/>
      <w:lvlJc w:val="left"/>
      <w:pPr>
        <w:ind w:left="1644" w:hanging="623"/>
      </w:pPr>
      <w:rPr>
        <w:rFonts w:ascii="Symbol" w:hAnsi="Symbol" w:hint="default"/>
        <w:b w:val="0"/>
        <w:i w:val="0"/>
        <w:color w:val="25646A"/>
        <w:sz w:val="22"/>
      </w:rPr>
    </w:lvl>
    <w:lvl w:ilvl="3">
      <w:start w:val="1"/>
      <w:numFmt w:val="bullet"/>
      <w:lvlRestart w:val="0"/>
      <w:lvlText w:val=""/>
      <w:lvlJc w:val="left"/>
      <w:pPr>
        <w:ind w:left="2268" w:hanging="624"/>
      </w:pPr>
      <w:rPr>
        <w:rFonts w:ascii="Symbol" w:hAnsi="Symbol" w:hint="default"/>
        <w:b w:val="0"/>
        <w:i w:val="0"/>
        <w:color w:val="25646A"/>
        <w:sz w:val="22"/>
      </w:rPr>
    </w:lvl>
    <w:lvl w:ilvl="4">
      <w:start w:val="1"/>
      <w:numFmt w:val="decimal"/>
      <w:lvlText w:val="%1.%2.%3.%4.%5."/>
      <w:lvlJc w:val="left"/>
      <w:pPr>
        <w:ind w:left="3277" w:hanging="396"/>
      </w:pPr>
      <w:rPr>
        <w:rFonts w:hint="default"/>
      </w:rPr>
    </w:lvl>
    <w:lvl w:ilvl="5">
      <w:start w:val="1"/>
      <w:numFmt w:val="decimal"/>
      <w:lvlText w:val="%1.%2.%3.%4.%5.%6."/>
      <w:lvlJc w:val="left"/>
      <w:pPr>
        <w:ind w:left="4029" w:hanging="936"/>
      </w:pPr>
      <w:rPr>
        <w:rFonts w:hint="default"/>
      </w:rPr>
    </w:lvl>
    <w:lvl w:ilvl="6">
      <w:start w:val="1"/>
      <w:numFmt w:val="decimal"/>
      <w:lvlText w:val="%1.%2.%3.%4.%5.%6.%7."/>
      <w:lvlJc w:val="left"/>
      <w:pPr>
        <w:ind w:left="4533" w:hanging="1080"/>
      </w:pPr>
      <w:rPr>
        <w:rFonts w:hint="default"/>
      </w:rPr>
    </w:lvl>
    <w:lvl w:ilvl="7">
      <w:start w:val="1"/>
      <w:numFmt w:val="decimal"/>
      <w:lvlText w:val="%1.%2.%3.%4.%5.%6.%7.%8."/>
      <w:lvlJc w:val="left"/>
      <w:pPr>
        <w:ind w:left="5037" w:hanging="1224"/>
      </w:pPr>
      <w:rPr>
        <w:rFonts w:hint="default"/>
      </w:rPr>
    </w:lvl>
    <w:lvl w:ilvl="8">
      <w:start w:val="1"/>
      <w:numFmt w:val="decimal"/>
      <w:lvlText w:val="%1.%2.%3.%4.%5.%6.%7.%8.%9."/>
      <w:lvlJc w:val="left"/>
      <w:pPr>
        <w:ind w:left="5613" w:hanging="1440"/>
      </w:pPr>
      <w:rPr>
        <w:rFonts w:hint="default"/>
      </w:rPr>
    </w:lvl>
  </w:abstractNum>
  <w:abstractNum w:abstractNumId="5" w15:restartNumberingAfterBreak="0">
    <w:nsid w:val="0D2F7ED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0D4546D7"/>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0DA92D66"/>
    <w:multiLevelType w:val="multilevel"/>
    <w:tmpl w:val="D892D2B4"/>
    <w:lvl w:ilvl="0">
      <w:start w:val="1"/>
      <w:numFmt w:val="decimal"/>
      <w:pStyle w:val="GraingerNumberbullets"/>
      <w:lvlText w:val="%1."/>
      <w:lvlJc w:val="left"/>
      <w:pPr>
        <w:ind w:left="397" w:hanging="397"/>
      </w:pPr>
      <w:rPr>
        <w:rFonts w:ascii="Arial" w:hAnsi="Arial" w:hint="default"/>
        <w:b w:val="0"/>
        <w:i w:val="0"/>
        <w:color w:val="25646A"/>
        <w:sz w:val="22"/>
      </w:rPr>
    </w:lvl>
    <w:lvl w:ilvl="1">
      <w:start w:val="1"/>
      <w:numFmt w:val="decimal"/>
      <w:lvlText w:val="%1.%2."/>
      <w:lvlJc w:val="left"/>
      <w:pPr>
        <w:tabs>
          <w:tab w:val="num" w:pos="1531"/>
        </w:tabs>
        <w:ind w:left="1021" w:hanging="624"/>
      </w:pPr>
      <w:rPr>
        <w:rFonts w:ascii="Arial" w:hAnsi="Arial" w:hint="default"/>
        <w:b w:val="0"/>
        <w:i w:val="0"/>
        <w:color w:val="25646A"/>
        <w:sz w:val="22"/>
      </w:rPr>
    </w:lvl>
    <w:lvl w:ilvl="2">
      <w:start w:val="1"/>
      <w:numFmt w:val="decimal"/>
      <w:lvlText w:val="%1.%2.%3."/>
      <w:lvlJc w:val="left"/>
      <w:pPr>
        <w:ind w:left="1644" w:hanging="623"/>
      </w:pPr>
      <w:rPr>
        <w:rFonts w:ascii="Arial" w:hAnsi="Arial" w:hint="default"/>
        <w:b w:val="0"/>
        <w:i w:val="0"/>
        <w:color w:val="25646A"/>
        <w:sz w:val="22"/>
      </w:rPr>
    </w:lvl>
    <w:lvl w:ilvl="3">
      <w:start w:val="1"/>
      <w:numFmt w:val="decimal"/>
      <w:lvlText w:val="%1.%2.%3.%4."/>
      <w:lvlJc w:val="left"/>
      <w:pPr>
        <w:ind w:left="3005" w:hanging="737"/>
      </w:pPr>
      <w:rPr>
        <w:rFonts w:ascii="Arial" w:hAnsi="Arial" w:hint="default"/>
        <w:b w:val="0"/>
        <w:i w:val="0"/>
        <w:color w:val="25646A"/>
        <w:sz w:val="22"/>
      </w:rPr>
    </w:lvl>
    <w:lvl w:ilvl="4">
      <w:start w:val="1"/>
      <w:numFmt w:val="decimal"/>
      <w:lvlText w:val="%1.%2.%3.%4.%5."/>
      <w:lvlJc w:val="left"/>
      <w:pPr>
        <w:ind w:left="2551" w:hanging="396"/>
      </w:pPr>
      <w:rPr>
        <w:rFonts w:hint="default"/>
      </w:rPr>
    </w:lvl>
    <w:lvl w:ilvl="5">
      <w:start w:val="1"/>
      <w:numFmt w:val="decimal"/>
      <w:lvlText w:val="%1.%2.%3.%4.%5.%6."/>
      <w:lvlJc w:val="left"/>
      <w:pPr>
        <w:ind w:left="3303" w:hanging="936"/>
      </w:pPr>
      <w:rPr>
        <w:rFonts w:hint="default"/>
      </w:rPr>
    </w:lvl>
    <w:lvl w:ilvl="6">
      <w:start w:val="1"/>
      <w:numFmt w:val="decimal"/>
      <w:lvlText w:val="%1.%2.%3.%4.%5.%6.%7."/>
      <w:lvlJc w:val="left"/>
      <w:pPr>
        <w:ind w:left="3807" w:hanging="1080"/>
      </w:pPr>
      <w:rPr>
        <w:rFonts w:hint="default"/>
      </w:rPr>
    </w:lvl>
    <w:lvl w:ilvl="7">
      <w:start w:val="1"/>
      <w:numFmt w:val="decimal"/>
      <w:lvlText w:val="%1.%2.%3.%4.%5.%6.%7.%8."/>
      <w:lvlJc w:val="left"/>
      <w:pPr>
        <w:ind w:left="4311" w:hanging="1224"/>
      </w:pPr>
      <w:rPr>
        <w:rFonts w:hint="default"/>
      </w:rPr>
    </w:lvl>
    <w:lvl w:ilvl="8">
      <w:start w:val="1"/>
      <w:numFmt w:val="decimal"/>
      <w:lvlText w:val="%1.%2.%3.%4.%5.%6.%7.%8.%9."/>
      <w:lvlJc w:val="left"/>
      <w:pPr>
        <w:ind w:left="4887" w:hanging="1440"/>
      </w:pPr>
      <w:rPr>
        <w:rFonts w:hint="default"/>
      </w:rPr>
    </w:lvl>
  </w:abstractNum>
  <w:abstractNum w:abstractNumId="8" w15:restartNumberingAfterBreak="0">
    <w:nsid w:val="11976EE6"/>
    <w:multiLevelType w:val="multilevel"/>
    <w:tmpl w:val="A484E498"/>
    <w:styleLink w:val="CurrentList48"/>
    <w:lvl w:ilvl="0">
      <w:start w:val="1"/>
      <w:numFmt w:val="bullet"/>
      <w:lvlText w:val=""/>
      <w:lvlJc w:val="left"/>
      <w:pPr>
        <w:ind w:left="1514" w:hanging="397"/>
      </w:pPr>
      <w:rPr>
        <w:rFonts w:ascii="Symbol" w:hAnsi="Symbol" w:hint="default"/>
        <w:b/>
        <w:i w:val="0"/>
        <w:color w:val="246369" w:themeColor="accent1"/>
        <w:sz w:val="22"/>
      </w:rPr>
    </w:lvl>
    <w:lvl w:ilvl="1">
      <w:start w:val="1"/>
      <w:numFmt w:val="bullet"/>
      <w:lvlRestart w:val="0"/>
      <w:lvlText w:val=""/>
      <w:lvlJc w:val="left"/>
      <w:pPr>
        <w:ind w:left="1911" w:hanging="397"/>
      </w:pPr>
      <w:rPr>
        <w:rFonts w:ascii="Symbol" w:hAnsi="Symbol" w:hint="default"/>
        <w:b w:val="0"/>
        <w:i w:val="0"/>
        <w:color w:val="25646A"/>
        <w:sz w:val="22"/>
      </w:rPr>
    </w:lvl>
    <w:lvl w:ilvl="2">
      <w:start w:val="1"/>
      <w:numFmt w:val="bullet"/>
      <w:lvlRestart w:val="0"/>
      <w:lvlText w:val=""/>
      <w:lvlJc w:val="left"/>
      <w:pPr>
        <w:ind w:left="2648" w:hanging="397"/>
      </w:pPr>
      <w:rPr>
        <w:rFonts w:ascii="Symbol" w:hAnsi="Symbol" w:hint="default"/>
        <w:b w:val="0"/>
        <w:i w:val="0"/>
        <w:color w:val="25646A"/>
        <w:sz w:val="22"/>
      </w:rPr>
    </w:lvl>
    <w:lvl w:ilvl="3">
      <w:start w:val="1"/>
      <w:numFmt w:val="bullet"/>
      <w:lvlRestart w:val="0"/>
      <w:lvlText w:val=""/>
      <w:lvlJc w:val="left"/>
      <w:pPr>
        <w:ind w:left="3725" w:hanging="73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9" w15:restartNumberingAfterBreak="0">
    <w:nsid w:val="131C414E"/>
    <w:multiLevelType w:val="multilevel"/>
    <w:tmpl w:val="B4E896C6"/>
    <w:styleLink w:val="CurrentList27"/>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10" w15:restartNumberingAfterBreak="0">
    <w:nsid w:val="13875A1B"/>
    <w:multiLevelType w:val="hybridMultilevel"/>
    <w:tmpl w:val="21E827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56162F4"/>
    <w:multiLevelType w:val="multilevel"/>
    <w:tmpl w:val="C80ABCC6"/>
    <w:styleLink w:val="CurrentList32"/>
    <w:lvl w:ilvl="0">
      <w:start w:val="1"/>
      <w:numFmt w:val="bullet"/>
      <w:lvlText w:val=""/>
      <w:lvlJc w:val="left"/>
      <w:pPr>
        <w:ind w:left="794" w:hanging="397"/>
      </w:pPr>
      <w:rPr>
        <w:rFonts w:ascii="Symbol" w:hAnsi="Symbol" w:hint="default"/>
        <w:b/>
        <w:i w:val="0"/>
        <w:color w:val="246369" w:themeColor="accent1"/>
        <w:sz w:val="22"/>
      </w:rPr>
    </w:lvl>
    <w:lvl w:ilvl="1">
      <w:start w:val="1"/>
      <w:numFmt w:val="bullet"/>
      <w:lvlRestart w:val="0"/>
      <w:lvlText w:val=""/>
      <w:lvlJc w:val="left"/>
      <w:pPr>
        <w:ind w:left="1191" w:hanging="397"/>
      </w:pPr>
      <w:rPr>
        <w:rFonts w:ascii="Symbol" w:hAnsi="Symbol" w:hint="default"/>
        <w:b w:val="0"/>
        <w:i w:val="0"/>
        <w:color w:val="25646A"/>
        <w:sz w:val="22"/>
      </w:rPr>
    </w:lvl>
    <w:lvl w:ilvl="2">
      <w:start w:val="1"/>
      <w:numFmt w:val="bullet"/>
      <w:lvlRestart w:val="0"/>
      <w:lvlText w:val=""/>
      <w:lvlJc w:val="left"/>
      <w:pPr>
        <w:tabs>
          <w:tab w:val="num" w:pos="1588"/>
        </w:tabs>
        <w:ind w:left="1588" w:hanging="397"/>
      </w:pPr>
      <w:rPr>
        <w:rFonts w:ascii="Symbol" w:hAnsi="Symbol" w:hint="default"/>
        <w:b w:val="0"/>
        <w:i w:val="0"/>
        <w:color w:val="25646A"/>
        <w:sz w:val="22"/>
      </w:rPr>
    </w:lvl>
    <w:lvl w:ilvl="3">
      <w:start w:val="1"/>
      <w:numFmt w:val="bullet"/>
      <w:lvlRestart w:val="0"/>
      <w:lvlText w:val=""/>
      <w:lvlJc w:val="left"/>
      <w:pPr>
        <w:ind w:left="2705" w:hanging="397"/>
      </w:pPr>
      <w:rPr>
        <w:rFonts w:ascii="Symbol" w:hAnsi="Symbol" w:hint="default"/>
        <w:b w:val="0"/>
        <w:i w:val="0"/>
        <w:color w:val="25646A"/>
        <w:sz w:val="22"/>
      </w:rPr>
    </w:lvl>
    <w:lvl w:ilvl="4">
      <w:start w:val="1"/>
      <w:numFmt w:val="decimal"/>
      <w:lvlText w:val="%1.%2.%3.%4.%5."/>
      <w:lvlJc w:val="left"/>
      <w:pPr>
        <w:ind w:left="3107" w:hanging="396"/>
      </w:pPr>
      <w:rPr>
        <w:rFonts w:hint="default"/>
      </w:rPr>
    </w:lvl>
    <w:lvl w:ilvl="5">
      <w:start w:val="1"/>
      <w:numFmt w:val="decimal"/>
      <w:lvlText w:val="%1.%2.%3.%4.%5.%6."/>
      <w:lvlJc w:val="left"/>
      <w:pPr>
        <w:ind w:left="3859" w:hanging="936"/>
      </w:pPr>
      <w:rPr>
        <w:rFonts w:hint="default"/>
      </w:rPr>
    </w:lvl>
    <w:lvl w:ilvl="6">
      <w:start w:val="1"/>
      <w:numFmt w:val="decimal"/>
      <w:lvlText w:val="%1.%2.%3.%4.%5.%6.%7."/>
      <w:lvlJc w:val="left"/>
      <w:pPr>
        <w:ind w:left="4363" w:hanging="1080"/>
      </w:pPr>
      <w:rPr>
        <w:rFonts w:hint="default"/>
      </w:rPr>
    </w:lvl>
    <w:lvl w:ilvl="7">
      <w:start w:val="1"/>
      <w:numFmt w:val="decimal"/>
      <w:lvlText w:val="%1.%2.%3.%4.%5.%6.%7.%8."/>
      <w:lvlJc w:val="left"/>
      <w:pPr>
        <w:ind w:left="4867" w:hanging="1224"/>
      </w:pPr>
      <w:rPr>
        <w:rFonts w:hint="default"/>
      </w:rPr>
    </w:lvl>
    <w:lvl w:ilvl="8">
      <w:start w:val="1"/>
      <w:numFmt w:val="decimal"/>
      <w:lvlText w:val="%1.%2.%3.%4.%5.%6.%7.%8.%9."/>
      <w:lvlJc w:val="left"/>
      <w:pPr>
        <w:ind w:left="5443" w:hanging="1440"/>
      </w:pPr>
      <w:rPr>
        <w:rFonts w:hint="default"/>
      </w:rPr>
    </w:lvl>
  </w:abstractNum>
  <w:abstractNum w:abstractNumId="12" w15:restartNumberingAfterBreak="0">
    <w:nsid w:val="172A6558"/>
    <w:multiLevelType w:val="multilevel"/>
    <w:tmpl w:val="B3BE21CA"/>
    <w:styleLink w:val="CurrentList21"/>
    <w:lvl w:ilvl="0">
      <w:start w:val="1"/>
      <w:numFmt w:val="bullet"/>
      <w:lvlText w:val=""/>
      <w:lvlJc w:val="left"/>
      <w:pPr>
        <w:ind w:left="3438" w:hanging="360"/>
      </w:pPr>
      <w:rPr>
        <w:rFonts w:ascii="Symbol" w:hAnsi="Symbol" w:hint="default"/>
        <w:color w:val="246369" w:themeColor="accent1"/>
      </w:rPr>
    </w:lvl>
    <w:lvl w:ilvl="1">
      <w:start w:val="1"/>
      <w:numFmt w:val="bullet"/>
      <w:lvlText w:val="o"/>
      <w:lvlJc w:val="left"/>
      <w:pPr>
        <w:ind w:left="2431" w:hanging="360"/>
      </w:pPr>
      <w:rPr>
        <w:rFonts w:ascii="Courier New" w:hAnsi="Courier New" w:hint="default"/>
      </w:rPr>
    </w:lvl>
    <w:lvl w:ilvl="2">
      <w:start w:val="1"/>
      <w:numFmt w:val="bullet"/>
      <w:lvlText w:val=""/>
      <w:lvlJc w:val="left"/>
      <w:pPr>
        <w:ind w:left="3151" w:hanging="360"/>
      </w:pPr>
      <w:rPr>
        <w:rFonts w:ascii="Wingdings" w:hAnsi="Wingdings" w:hint="default"/>
      </w:rPr>
    </w:lvl>
    <w:lvl w:ilvl="3">
      <w:start w:val="1"/>
      <w:numFmt w:val="bullet"/>
      <w:lvlText w:val=""/>
      <w:lvlJc w:val="left"/>
      <w:pPr>
        <w:ind w:left="3871" w:hanging="360"/>
      </w:pPr>
      <w:rPr>
        <w:rFonts w:ascii="Symbol" w:hAnsi="Symbol" w:hint="default"/>
      </w:rPr>
    </w:lvl>
    <w:lvl w:ilvl="4">
      <w:start w:val="1"/>
      <w:numFmt w:val="bullet"/>
      <w:lvlText w:val="o"/>
      <w:lvlJc w:val="left"/>
      <w:pPr>
        <w:ind w:left="4591" w:hanging="360"/>
      </w:pPr>
      <w:rPr>
        <w:rFonts w:ascii="Courier New" w:hAnsi="Courier New" w:hint="default"/>
      </w:rPr>
    </w:lvl>
    <w:lvl w:ilvl="5">
      <w:start w:val="1"/>
      <w:numFmt w:val="bullet"/>
      <w:lvlText w:val=""/>
      <w:lvlJc w:val="left"/>
      <w:pPr>
        <w:ind w:left="5311" w:hanging="360"/>
      </w:pPr>
      <w:rPr>
        <w:rFonts w:ascii="Wingdings" w:hAnsi="Wingdings" w:hint="default"/>
      </w:rPr>
    </w:lvl>
    <w:lvl w:ilvl="6">
      <w:start w:val="1"/>
      <w:numFmt w:val="bullet"/>
      <w:lvlText w:val=""/>
      <w:lvlJc w:val="left"/>
      <w:pPr>
        <w:ind w:left="6031" w:hanging="360"/>
      </w:pPr>
      <w:rPr>
        <w:rFonts w:ascii="Symbol" w:hAnsi="Symbol" w:hint="default"/>
      </w:rPr>
    </w:lvl>
    <w:lvl w:ilvl="7">
      <w:start w:val="1"/>
      <w:numFmt w:val="bullet"/>
      <w:lvlText w:val="o"/>
      <w:lvlJc w:val="left"/>
      <w:pPr>
        <w:ind w:left="6751" w:hanging="360"/>
      </w:pPr>
      <w:rPr>
        <w:rFonts w:ascii="Courier New" w:hAnsi="Courier New" w:hint="default"/>
      </w:rPr>
    </w:lvl>
    <w:lvl w:ilvl="8">
      <w:start w:val="1"/>
      <w:numFmt w:val="bullet"/>
      <w:lvlText w:val=""/>
      <w:lvlJc w:val="left"/>
      <w:pPr>
        <w:ind w:left="7471" w:hanging="360"/>
      </w:pPr>
      <w:rPr>
        <w:rFonts w:ascii="Wingdings" w:hAnsi="Wingdings" w:hint="default"/>
      </w:rPr>
    </w:lvl>
  </w:abstractNum>
  <w:abstractNum w:abstractNumId="13" w15:restartNumberingAfterBreak="0">
    <w:nsid w:val="185F23F8"/>
    <w:multiLevelType w:val="multilevel"/>
    <w:tmpl w:val="63AC4C68"/>
    <w:styleLink w:val="CurrentList43"/>
    <w:lvl w:ilvl="0">
      <w:start w:val="1"/>
      <w:numFmt w:val="decimal"/>
      <w:lvlText w:val="%1."/>
      <w:lvlJc w:val="left"/>
      <w:pPr>
        <w:ind w:left="1361" w:hanging="397"/>
      </w:pPr>
      <w:rPr>
        <w:rFonts w:ascii="Arial" w:hAnsi="Arial" w:hint="default"/>
        <w:b w:val="0"/>
        <w:i w:val="0"/>
        <w:color w:val="25646A"/>
        <w:sz w:val="22"/>
      </w:rPr>
    </w:lvl>
    <w:lvl w:ilvl="1">
      <w:start w:val="1"/>
      <w:numFmt w:val="decimal"/>
      <w:lvlText w:val="%1.%2."/>
      <w:lvlJc w:val="left"/>
      <w:pPr>
        <w:tabs>
          <w:tab w:val="num" w:pos="2495"/>
        </w:tabs>
        <w:ind w:left="1928" w:hanging="397"/>
      </w:pPr>
      <w:rPr>
        <w:rFonts w:ascii="Arial" w:hAnsi="Arial" w:hint="default"/>
        <w:b w:val="0"/>
        <w:i w:val="0"/>
        <w:color w:val="25646A"/>
        <w:sz w:val="22"/>
      </w:rPr>
    </w:lvl>
    <w:lvl w:ilvl="2">
      <w:start w:val="1"/>
      <w:numFmt w:val="decimal"/>
      <w:lvlText w:val="%1.%2.%3."/>
      <w:lvlJc w:val="left"/>
      <w:pPr>
        <w:ind w:left="2325" w:hanging="397"/>
      </w:pPr>
      <w:rPr>
        <w:rFonts w:ascii="Arial" w:hAnsi="Arial" w:hint="default"/>
        <w:b w:val="0"/>
        <w:i w:val="0"/>
        <w:color w:val="25646A"/>
        <w:sz w:val="22"/>
      </w:rPr>
    </w:lvl>
    <w:lvl w:ilvl="3">
      <w:start w:val="1"/>
      <w:numFmt w:val="decimal"/>
      <w:lvlText w:val="%1.%2.%3.%4."/>
      <w:lvlJc w:val="left"/>
      <w:pPr>
        <w:ind w:left="3969" w:hanging="737"/>
      </w:pPr>
      <w:rPr>
        <w:rFonts w:ascii="Arial" w:hAnsi="Arial" w:hint="default"/>
        <w:b w:val="0"/>
        <w:i w:val="0"/>
        <w:color w:val="25646A"/>
        <w:sz w:val="22"/>
      </w:rPr>
    </w:lvl>
    <w:lvl w:ilvl="4">
      <w:start w:val="1"/>
      <w:numFmt w:val="decimal"/>
      <w:lvlText w:val="%1.%2.%3.%4.%5."/>
      <w:lvlJc w:val="left"/>
      <w:pPr>
        <w:ind w:left="3515" w:hanging="396"/>
      </w:pPr>
      <w:rPr>
        <w:rFonts w:hint="default"/>
      </w:rPr>
    </w:lvl>
    <w:lvl w:ilvl="5">
      <w:start w:val="1"/>
      <w:numFmt w:val="decimal"/>
      <w:lvlText w:val="%1.%2.%3.%4.%5.%6."/>
      <w:lvlJc w:val="left"/>
      <w:pPr>
        <w:ind w:left="4267" w:hanging="936"/>
      </w:pPr>
      <w:rPr>
        <w:rFonts w:hint="default"/>
      </w:rPr>
    </w:lvl>
    <w:lvl w:ilvl="6">
      <w:start w:val="1"/>
      <w:numFmt w:val="decimal"/>
      <w:lvlText w:val="%1.%2.%3.%4.%5.%6.%7."/>
      <w:lvlJc w:val="left"/>
      <w:pPr>
        <w:ind w:left="4771" w:hanging="1080"/>
      </w:pPr>
      <w:rPr>
        <w:rFonts w:hint="default"/>
      </w:rPr>
    </w:lvl>
    <w:lvl w:ilvl="7">
      <w:start w:val="1"/>
      <w:numFmt w:val="decimal"/>
      <w:lvlText w:val="%1.%2.%3.%4.%5.%6.%7.%8."/>
      <w:lvlJc w:val="left"/>
      <w:pPr>
        <w:ind w:left="5275" w:hanging="1224"/>
      </w:pPr>
      <w:rPr>
        <w:rFonts w:hint="default"/>
      </w:rPr>
    </w:lvl>
    <w:lvl w:ilvl="8">
      <w:start w:val="1"/>
      <w:numFmt w:val="decimal"/>
      <w:lvlText w:val="%1.%2.%3.%4.%5.%6.%7.%8.%9."/>
      <w:lvlJc w:val="left"/>
      <w:pPr>
        <w:ind w:left="5851" w:hanging="1440"/>
      </w:pPr>
      <w:rPr>
        <w:rFonts w:hint="default"/>
      </w:rPr>
    </w:lvl>
  </w:abstractNum>
  <w:abstractNum w:abstractNumId="14" w15:restartNumberingAfterBreak="0">
    <w:nsid w:val="18FE1048"/>
    <w:multiLevelType w:val="hybridMultilevel"/>
    <w:tmpl w:val="7ED4F4C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B79164E"/>
    <w:multiLevelType w:val="multilevel"/>
    <w:tmpl w:val="7BB0AD94"/>
    <w:styleLink w:val="CurrentList17"/>
    <w:lvl w:ilvl="0">
      <w:start w:val="1"/>
      <w:numFmt w:val="decimal"/>
      <w:lvlText w:val="%1."/>
      <w:lvlJc w:val="left"/>
      <w:pPr>
        <w:tabs>
          <w:tab w:val="num" w:pos="397"/>
        </w:tabs>
        <w:ind w:left="397" w:hanging="397"/>
      </w:pPr>
      <w:rPr>
        <w:rFonts w:ascii="Arial" w:hAnsi="Arial" w:hint="default"/>
        <w:b w:val="0"/>
        <w:i w:val="0"/>
        <w:color w:val="25646A"/>
        <w:sz w:val="22"/>
      </w:rPr>
    </w:lvl>
    <w:lvl w:ilvl="1">
      <w:start w:val="1"/>
      <w:numFmt w:val="decimal"/>
      <w:lvlText w:val="%1.%2."/>
      <w:lvlJc w:val="left"/>
      <w:pPr>
        <w:tabs>
          <w:tab w:val="num" w:pos="964"/>
        </w:tabs>
        <w:ind w:left="964" w:hanging="567"/>
      </w:pPr>
      <w:rPr>
        <w:rFonts w:ascii="Arial" w:hAnsi="Arial" w:hint="default"/>
        <w:b w:val="0"/>
        <w:i w:val="0"/>
        <w:color w:val="25646A"/>
        <w:sz w:val="22"/>
      </w:rPr>
    </w:lvl>
    <w:lvl w:ilvl="2">
      <w:start w:val="1"/>
      <w:numFmt w:val="decimal"/>
      <w:lvlText w:val="%1.%2.%3."/>
      <w:lvlJc w:val="left"/>
      <w:pPr>
        <w:ind w:left="1701" w:hanging="737"/>
      </w:pPr>
      <w:rPr>
        <w:rFonts w:ascii="Arial" w:hAnsi="Arial" w:hint="default"/>
        <w:b w:val="0"/>
        <w:i w:val="0"/>
        <w:color w:val="25646A"/>
        <w:sz w:val="22"/>
      </w:rPr>
    </w:lvl>
    <w:lvl w:ilvl="3">
      <w:start w:val="1"/>
      <w:numFmt w:val="decimal"/>
      <w:lvlText w:val="%1.%2.%3.%4."/>
      <w:lvlJc w:val="left"/>
      <w:pPr>
        <w:ind w:left="2438" w:hanging="737"/>
      </w:pPr>
      <w:rPr>
        <w:rFonts w:ascii="Arial" w:hAnsi="Arial" w:hint="default"/>
        <w:b w:val="0"/>
        <w:i w:val="0"/>
        <w:color w:val="25646A"/>
        <w:sz w:val="22"/>
      </w:rPr>
    </w:lvl>
    <w:lvl w:ilvl="4">
      <w:start w:val="1"/>
      <w:numFmt w:val="decimal"/>
      <w:lvlText w:val="%1.%2.%3.%4.%5."/>
      <w:lvlJc w:val="left"/>
      <w:pPr>
        <w:ind w:left="1984" w:hanging="396"/>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1D964D11"/>
    <w:multiLevelType w:val="multilevel"/>
    <w:tmpl w:val="B126A2B4"/>
    <w:lvl w:ilvl="0">
      <w:start w:val="1"/>
      <w:numFmt w:val="bullet"/>
      <w:pStyle w:val="GraingerBullets"/>
      <w:lvlText w:val=""/>
      <w:lvlJc w:val="left"/>
      <w:pPr>
        <w:ind w:left="1531" w:hanging="39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2722" w:hanging="39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17" w15:restartNumberingAfterBreak="0">
    <w:nsid w:val="1FED6CD0"/>
    <w:multiLevelType w:val="hybridMultilevel"/>
    <w:tmpl w:val="4D7AD8D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19D3BEC"/>
    <w:multiLevelType w:val="multilevel"/>
    <w:tmpl w:val="53CE7676"/>
    <w:styleLink w:val="CurrentList51"/>
    <w:lvl w:ilvl="0">
      <w:start w:val="1"/>
      <w:numFmt w:val="bullet"/>
      <w:lvlText w:val=""/>
      <w:lvlJc w:val="left"/>
      <w:pPr>
        <w:ind w:left="397" w:hanging="397"/>
      </w:pPr>
      <w:rPr>
        <w:rFonts w:ascii="Symbol" w:hAnsi="Symbol" w:hint="default"/>
        <w:b/>
        <w:i w:val="0"/>
        <w:color w:val="25646A"/>
        <w:sz w:val="22"/>
      </w:rPr>
    </w:lvl>
    <w:lvl w:ilvl="1">
      <w:start w:val="1"/>
      <w:numFmt w:val="bullet"/>
      <w:lvlRestart w:val="0"/>
      <w:lvlText w:val=""/>
      <w:lvlJc w:val="left"/>
      <w:pPr>
        <w:ind w:left="794" w:hanging="397"/>
      </w:pPr>
      <w:rPr>
        <w:rFonts w:ascii="Symbol" w:hAnsi="Symbol" w:hint="default"/>
        <w:b w:val="0"/>
        <w:i w:val="0"/>
        <w:color w:val="25646A"/>
        <w:sz w:val="22"/>
      </w:rPr>
    </w:lvl>
    <w:lvl w:ilvl="2">
      <w:start w:val="1"/>
      <w:numFmt w:val="bullet"/>
      <w:lvlRestart w:val="0"/>
      <w:lvlText w:val=""/>
      <w:lvlJc w:val="left"/>
      <w:pPr>
        <w:ind w:left="1191" w:hanging="397"/>
      </w:pPr>
      <w:rPr>
        <w:rFonts w:ascii="Symbol" w:hAnsi="Symbol" w:hint="default"/>
        <w:b w:val="0"/>
        <w:i w:val="0"/>
        <w:color w:val="25646A"/>
        <w:sz w:val="22"/>
      </w:rPr>
    </w:lvl>
    <w:lvl w:ilvl="3">
      <w:start w:val="1"/>
      <w:numFmt w:val="bullet"/>
      <w:lvlRestart w:val="0"/>
      <w:lvlText w:val=""/>
      <w:lvlJc w:val="left"/>
      <w:pPr>
        <w:ind w:left="1588" w:hanging="397"/>
      </w:pPr>
      <w:rPr>
        <w:rFonts w:ascii="Symbol" w:hAnsi="Symbol" w:hint="default"/>
        <w:b w:val="0"/>
        <w:i w:val="0"/>
        <w:color w:val="25646A"/>
        <w:sz w:val="22"/>
      </w:rPr>
    </w:lvl>
    <w:lvl w:ilvl="4">
      <w:start w:val="1"/>
      <w:numFmt w:val="decimal"/>
      <w:lvlText w:val="%1.%2.%3.%4.%5."/>
      <w:lvlJc w:val="left"/>
      <w:pPr>
        <w:ind w:left="3260" w:hanging="396"/>
      </w:pPr>
      <w:rPr>
        <w:rFonts w:hint="default"/>
      </w:rPr>
    </w:lvl>
    <w:lvl w:ilvl="5">
      <w:start w:val="1"/>
      <w:numFmt w:val="decimal"/>
      <w:lvlText w:val="%1.%2.%3.%4.%5.%6."/>
      <w:lvlJc w:val="left"/>
      <w:pPr>
        <w:ind w:left="4012" w:hanging="936"/>
      </w:pPr>
      <w:rPr>
        <w:rFonts w:hint="default"/>
      </w:rPr>
    </w:lvl>
    <w:lvl w:ilvl="6">
      <w:start w:val="1"/>
      <w:numFmt w:val="decimal"/>
      <w:lvlText w:val="%1.%2.%3.%4.%5.%6.%7."/>
      <w:lvlJc w:val="left"/>
      <w:pPr>
        <w:ind w:left="4516" w:hanging="1080"/>
      </w:pPr>
      <w:rPr>
        <w:rFonts w:hint="default"/>
      </w:rPr>
    </w:lvl>
    <w:lvl w:ilvl="7">
      <w:start w:val="1"/>
      <w:numFmt w:val="decimal"/>
      <w:lvlText w:val="%1.%2.%3.%4.%5.%6.%7.%8."/>
      <w:lvlJc w:val="left"/>
      <w:pPr>
        <w:ind w:left="5020" w:hanging="1224"/>
      </w:pPr>
      <w:rPr>
        <w:rFonts w:hint="default"/>
      </w:rPr>
    </w:lvl>
    <w:lvl w:ilvl="8">
      <w:start w:val="1"/>
      <w:numFmt w:val="decimal"/>
      <w:lvlText w:val="%1.%2.%3.%4.%5.%6.%7.%8.%9."/>
      <w:lvlJc w:val="left"/>
      <w:pPr>
        <w:ind w:left="5596" w:hanging="1440"/>
      </w:pPr>
      <w:rPr>
        <w:rFonts w:hint="default"/>
      </w:rPr>
    </w:lvl>
  </w:abstractNum>
  <w:abstractNum w:abstractNumId="19" w15:restartNumberingAfterBreak="0">
    <w:nsid w:val="27604831"/>
    <w:multiLevelType w:val="multilevel"/>
    <w:tmpl w:val="44B42DAC"/>
    <w:styleLink w:val="CurrentList8"/>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7C27275"/>
    <w:multiLevelType w:val="hybridMultilevel"/>
    <w:tmpl w:val="914807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8660068"/>
    <w:multiLevelType w:val="multilevel"/>
    <w:tmpl w:val="E2009AFE"/>
    <w:styleLink w:val="CurrentList28"/>
    <w:lvl w:ilvl="0">
      <w:start w:val="1"/>
      <w:numFmt w:val="bullet"/>
      <w:lvlText w:val=""/>
      <w:lvlJc w:val="left"/>
      <w:pPr>
        <w:ind w:left="868" w:hanging="397"/>
      </w:pPr>
      <w:rPr>
        <w:rFonts w:ascii="Symbol" w:hAnsi="Symbol" w:hint="default"/>
        <w:b/>
        <w:i w:val="0"/>
        <w:color w:val="25646A"/>
        <w:sz w:val="22"/>
      </w:rPr>
    </w:lvl>
    <w:lvl w:ilvl="1">
      <w:start w:val="1"/>
      <w:numFmt w:val="bullet"/>
      <w:lvlRestart w:val="0"/>
      <w:lvlText w:val=""/>
      <w:lvlJc w:val="left"/>
      <w:pPr>
        <w:tabs>
          <w:tab w:val="num" w:pos="-2628"/>
        </w:tabs>
        <w:ind w:left="-2628" w:hanging="397"/>
      </w:pPr>
      <w:rPr>
        <w:rFonts w:ascii="Symbol" w:hAnsi="Symbol" w:hint="default"/>
        <w:b w:val="0"/>
        <w:i w:val="0"/>
        <w:color w:val="25646A"/>
        <w:sz w:val="22"/>
      </w:rPr>
    </w:lvl>
    <w:lvl w:ilvl="2">
      <w:start w:val="1"/>
      <w:numFmt w:val="bullet"/>
      <w:lvlRestart w:val="0"/>
      <w:lvlText w:val=""/>
      <w:lvlJc w:val="left"/>
      <w:pPr>
        <w:tabs>
          <w:tab w:val="num" w:pos="1662"/>
        </w:tabs>
        <w:ind w:left="1662" w:hanging="397"/>
      </w:pPr>
      <w:rPr>
        <w:rFonts w:ascii="Symbol" w:hAnsi="Symbol" w:hint="default"/>
        <w:b w:val="0"/>
        <w:i w:val="0"/>
        <w:color w:val="25646A"/>
        <w:sz w:val="22"/>
      </w:rPr>
    </w:lvl>
    <w:lvl w:ilvl="3">
      <w:start w:val="1"/>
      <w:numFmt w:val="bullet"/>
      <w:lvlRestart w:val="0"/>
      <w:lvlText w:val=""/>
      <w:lvlJc w:val="left"/>
      <w:pPr>
        <w:ind w:left="2059" w:hanging="397"/>
      </w:pPr>
      <w:rPr>
        <w:rFonts w:ascii="Symbol" w:hAnsi="Symbol" w:hint="default"/>
        <w:b w:val="0"/>
        <w:i w:val="0"/>
        <w:color w:val="25646A"/>
        <w:sz w:val="22"/>
      </w:rPr>
    </w:lvl>
    <w:lvl w:ilvl="4">
      <w:start w:val="1"/>
      <w:numFmt w:val="decimal"/>
      <w:lvlText w:val="%1.%2.%3.%4.%5."/>
      <w:lvlJc w:val="left"/>
      <w:pPr>
        <w:ind w:left="2461" w:hanging="396"/>
      </w:pPr>
      <w:rPr>
        <w:rFonts w:hint="default"/>
      </w:rPr>
    </w:lvl>
    <w:lvl w:ilvl="5">
      <w:start w:val="1"/>
      <w:numFmt w:val="decimal"/>
      <w:lvlText w:val="%1.%2.%3.%4.%5.%6."/>
      <w:lvlJc w:val="left"/>
      <w:pPr>
        <w:ind w:left="3213" w:hanging="936"/>
      </w:pPr>
      <w:rPr>
        <w:rFonts w:hint="default"/>
      </w:rPr>
    </w:lvl>
    <w:lvl w:ilvl="6">
      <w:start w:val="1"/>
      <w:numFmt w:val="decimal"/>
      <w:lvlText w:val="%1.%2.%3.%4.%5.%6.%7."/>
      <w:lvlJc w:val="left"/>
      <w:pPr>
        <w:ind w:left="3717" w:hanging="1080"/>
      </w:pPr>
      <w:rPr>
        <w:rFonts w:hint="default"/>
      </w:rPr>
    </w:lvl>
    <w:lvl w:ilvl="7">
      <w:start w:val="1"/>
      <w:numFmt w:val="decimal"/>
      <w:lvlText w:val="%1.%2.%3.%4.%5.%6.%7.%8."/>
      <w:lvlJc w:val="left"/>
      <w:pPr>
        <w:ind w:left="4221" w:hanging="1224"/>
      </w:pPr>
      <w:rPr>
        <w:rFonts w:hint="default"/>
      </w:rPr>
    </w:lvl>
    <w:lvl w:ilvl="8">
      <w:start w:val="1"/>
      <w:numFmt w:val="decimal"/>
      <w:lvlText w:val="%1.%2.%3.%4.%5.%6.%7.%8.%9."/>
      <w:lvlJc w:val="left"/>
      <w:pPr>
        <w:ind w:left="4797" w:hanging="1440"/>
      </w:pPr>
      <w:rPr>
        <w:rFonts w:hint="default"/>
      </w:rPr>
    </w:lvl>
  </w:abstractNum>
  <w:abstractNum w:abstractNumId="22" w15:restartNumberingAfterBreak="0">
    <w:nsid w:val="28864FBD"/>
    <w:multiLevelType w:val="multilevel"/>
    <w:tmpl w:val="6CDA7318"/>
    <w:styleLink w:val="CurrentList40"/>
    <w:lvl w:ilvl="0">
      <w:start w:val="1"/>
      <w:numFmt w:val="decimal"/>
      <w:lvlText w:val="%1."/>
      <w:lvlJc w:val="left"/>
      <w:pPr>
        <w:ind w:left="1117" w:hanging="397"/>
      </w:pPr>
      <w:rPr>
        <w:rFonts w:ascii="Arial" w:hAnsi="Arial" w:hint="default"/>
        <w:b w:val="0"/>
        <w:i w:val="0"/>
        <w:color w:val="25646A"/>
        <w:sz w:val="22"/>
      </w:rPr>
    </w:lvl>
    <w:lvl w:ilvl="1">
      <w:start w:val="1"/>
      <w:numFmt w:val="decimal"/>
      <w:lvlText w:val="%1.%2."/>
      <w:lvlJc w:val="left"/>
      <w:pPr>
        <w:tabs>
          <w:tab w:val="num" w:pos="1684"/>
        </w:tabs>
        <w:ind w:left="1684" w:hanging="567"/>
      </w:pPr>
      <w:rPr>
        <w:rFonts w:ascii="Arial" w:hAnsi="Arial" w:hint="default"/>
        <w:b w:val="0"/>
        <w:i w:val="0"/>
        <w:color w:val="25646A"/>
        <w:sz w:val="22"/>
      </w:rPr>
    </w:lvl>
    <w:lvl w:ilvl="2">
      <w:start w:val="1"/>
      <w:numFmt w:val="decimal"/>
      <w:lvlText w:val="%1.%2.%3."/>
      <w:lvlJc w:val="left"/>
      <w:pPr>
        <w:ind w:left="2421" w:hanging="737"/>
      </w:pPr>
      <w:rPr>
        <w:rFonts w:ascii="Arial" w:hAnsi="Arial" w:hint="default"/>
        <w:b w:val="0"/>
        <w:i w:val="0"/>
        <w:color w:val="25646A"/>
        <w:sz w:val="22"/>
      </w:rPr>
    </w:lvl>
    <w:lvl w:ilvl="3">
      <w:start w:val="1"/>
      <w:numFmt w:val="decimal"/>
      <w:lvlText w:val="%1.%2.%3.%4."/>
      <w:lvlJc w:val="left"/>
      <w:pPr>
        <w:ind w:left="3158" w:hanging="737"/>
      </w:pPr>
      <w:rPr>
        <w:rFonts w:ascii="Arial" w:hAnsi="Arial" w:hint="default"/>
        <w:b w:val="0"/>
        <w:i w:val="0"/>
        <w:color w:val="25646A"/>
        <w:sz w:val="22"/>
      </w:rPr>
    </w:lvl>
    <w:lvl w:ilvl="4">
      <w:start w:val="1"/>
      <w:numFmt w:val="decimal"/>
      <w:lvlText w:val="%1.%2.%3.%4.%5."/>
      <w:lvlJc w:val="left"/>
      <w:pPr>
        <w:ind w:left="2704" w:hanging="396"/>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23" w15:restartNumberingAfterBreak="0">
    <w:nsid w:val="2BB87FEC"/>
    <w:multiLevelType w:val="hybridMultilevel"/>
    <w:tmpl w:val="C3CAB4CE"/>
    <w:lvl w:ilvl="0" w:tplc="E1786A3A">
      <w:start w:val="1"/>
      <w:numFmt w:val="bullet"/>
      <w:lvlText w:val=""/>
      <w:lvlPicBulletId w:val="0"/>
      <w:lvlJc w:val="left"/>
      <w:pPr>
        <w:tabs>
          <w:tab w:val="num" w:pos="360"/>
        </w:tabs>
        <w:ind w:left="360" w:hanging="360"/>
      </w:pPr>
      <w:rPr>
        <w:rFonts w:ascii="Symbol" w:hAnsi="Symbol" w:hint="default"/>
      </w:rPr>
    </w:lvl>
    <w:lvl w:ilvl="1" w:tplc="9A64632E" w:tentative="1">
      <w:start w:val="1"/>
      <w:numFmt w:val="bullet"/>
      <w:lvlText w:val=""/>
      <w:lvlJc w:val="left"/>
      <w:pPr>
        <w:tabs>
          <w:tab w:val="num" w:pos="1080"/>
        </w:tabs>
        <w:ind w:left="1080" w:hanging="360"/>
      </w:pPr>
      <w:rPr>
        <w:rFonts w:ascii="Symbol" w:hAnsi="Symbol" w:hint="default"/>
      </w:rPr>
    </w:lvl>
    <w:lvl w:ilvl="2" w:tplc="46082CD4" w:tentative="1">
      <w:start w:val="1"/>
      <w:numFmt w:val="bullet"/>
      <w:lvlText w:val=""/>
      <w:lvlJc w:val="left"/>
      <w:pPr>
        <w:tabs>
          <w:tab w:val="num" w:pos="1800"/>
        </w:tabs>
        <w:ind w:left="1800" w:hanging="360"/>
      </w:pPr>
      <w:rPr>
        <w:rFonts w:ascii="Symbol" w:hAnsi="Symbol" w:hint="default"/>
      </w:rPr>
    </w:lvl>
    <w:lvl w:ilvl="3" w:tplc="4DC4ECAA" w:tentative="1">
      <w:start w:val="1"/>
      <w:numFmt w:val="bullet"/>
      <w:lvlText w:val=""/>
      <w:lvlJc w:val="left"/>
      <w:pPr>
        <w:tabs>
          <w:tab w:val="num" w:pos="2520"/>
        </w:tabs>
        <w:ind w:left="2520" w:hanging="360"/>
      </w:pPr>
      <w:rPr>
        <w:rFonts w:ascii="Symbol" w:hAnsi="Symbol" w:hint="default"/>
      </w:rPr>
    </w:lvl>
    <w:lvl w:ilvl="4" w:tplc="C9EAAFE0" w:tentative="1">
      <w:start w:val="1"/>
      <w:numFmt w:val="bullet"/>
      <w:lvlText w:val=""/>
      <w:lvlJc w:val="left"/>
      <w:pPr>
        <w:tabs>
          <w:tab w:val="num" w:pos="3240"/>
        </w:tabs>
        <w:ind w:left="3240" w:hanging="360"/>
      </w:pPr>
      <w:rPr>
        <w:rFonts w:ascii="Symbol" w:hAnsi="Symbol" w:hint="default"/>
      </w:rPr>
    </w:lvl>
    <w:lvl w:ilvl="5" w:tplc="D6143646" w:tentative="1">
      <w:start w:val="1"/>
      <w:numFmt w:val="bullet"/>
      <w:lvlText w:val=""/>
      <w:lvlJc w:val="left"/>
      <w:pPr>
        <w:tabs>
          <w:tab w:val="num" w:pos="3960"/>
        </w:tabs>
        <w:ind w:left="3960" w:hanging="360"/>
      </w:pPr>
      <w:rPr>
        <w:rFonts w:ascii="Symbol" w:hAnsi="Symbol" w:hint="default"/>
      </w:rPr>
    </w:lvl>
    <w:lvl w:ilvl="6" w:tplc="8BE65CB2" w:tentative="1">
      <w:start w:val="1"/>
      <w:numFmt w:val="bullet"/>
      <w:lvlText w:val=""/>
      <w:lvlJc w:val="left"/>
      <w:pPr>
        <w:tabs>
          <w:tab w:val="num" w:pos="4680"/>
        </w:tabs>
        <w:ind w:left="4680" w:hanging="360"/>
      </w:pPr>
      <w:rPr>
        <w:rFonts w:ascii="Symbol" w:hAnsi="Symbol" w:hint="default"/>
      </w:rPr>
    </w:lvl>
    <w:lvl w:ilvl="7" w:tplc="9198EAB4" w:tentative="1">
      <w:start w:val="1"/>
      <w:numFmt w:val="bullet"/>
      <w:lvlText w:val=""/>
      <w:lvlJc w:val="left"/>
      <w:pPr>
        <w:tabs>
          <w:tab w:val="num" w:pos="5400"/>
        </w:tabs>
        <w:ind w:left="5400" w:hanging="360"/>
      </w:pPr>
      <w:rPr>
        <w:rFonts w:ascii="Symbol" w:hAnsi="Symbol" w:hint="default"/>
      </w:rPr>
    </w:lvl>
    <w:lvl w:ilvl="8" w:tplc="7E40C020" w:tentative="1">
      <w:start w:val="1"/>
      <w:numFmt w:val="bullet"/>
      <w:lvlText w:val=""/>
      <w:lvlJc w:val="left"/>
      <w:pPr>
        <w:tabs>
          <w:tab w:val="num" w:pos="6120"/>
        </w:tabs>
        <w:ind w:left="6120" w:hanging="360"/>
      </w:pPr>
      <w:rPr>
        <w:rFonts w:ascii="Symbol" w:hAnsi="Symbol" w:hint="default"/>
      </w:rPr>
    </w:lvl>
  </w:abstractNum>
  <w:abstractNum w:abstractNumId="24" w15:restartNumberingAfterBreak="0">
    <w:nsid w:val="2E786C0D"/>
    <w:multiLevelType w:val="multilevel"/>
    <w:tmpl w:val="1FDEED72"/>
    <w:styleLink w:val="CurrentList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EAF374A"/>
    <w:multiLevelType w:val="multilevel"/>
    <w:tmpl w:val="77EE69BC"/>
    <w:styleLink w:val="CurrentList5"/>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EE25BFE"/>
    <w:multiLevelType w:val="multilevel"/>
    <w:tmpl w:val="B0B8F4D6"/>
    <w:lvl w:ilvl="0">
      <w:start w:val="1"/>
      <w:numFmt w:val="bullet"/>
      <w:pStyle w:val="GraingerTableBullets"/>
      <w:lvlText w:val=""/>
      <w:lvlJc w:val="left"/>
      <w:pPr>
        <w:ind w:left="170" w:hanging="170"/>
      </w:pPr>
      <w:rPr>
        <w:rFonts w:ascii="Symbol" w:hAnsi="Symbol" w:hint="default"/>
        <w:b/>
        <w:i w:val="0"/>
        <w:color w:val="25646A"/>
        <w:sz w:val="22"/>
      </w:rPr>
    </w:lvl>
    <w:lvl w:ilvl="1">
      <w:start w:val="1"/>
      <w:numFmt w:val="bullet"/>
      <w:lvlRestart w:val="0"/>
      <w:lvlText w:val=""/>
      <w:lvlJc w:val="left"/>
      <w:pPr>
        <w:ind w:left="794" w:hanging="397"/>
      </w:pPr>
      <w:rPr>
        <w:rFonts w:ascii="Symbol" w:hAnsi="Symbol" w:hint="default"/>
        <w:b w:val="0"/>
        <w:i w:val="0"/>
        <w:color w:val="25646A"/>
        <w:sz w:val="22"/>
      </w:rPr>
    </w:lvl>
    <w:lvl w:ilvl="2">
      <w:start w:val="1"/>
      <w:numFmt w:val="bullet"/>
      <w:lvlRestart w:val="0"/>
      <w:lvlText w:val=""/>
      <w:lvlJc w:val="left"/>
      <w:pPr>
        <w:ind w:left="1191" w:hanging="397"/>
      </w:pPr>
      <w:rPr>
        <w:rFonts w:ascii="Symbol" w:hAnsi="Symbol" w:hint="default"/>
        <w:b w:val="0"/>
        <w:i w:val="0"/>
        <w:color w:val="25646A"/>
        <w:sz w:val="22"/>
      </w:rPr>
    </w:lvl>
    <w:lvl w:ilvl="3">
      <w:start w:val="1"/>
      <w:numFmt w:val="bullet"/>
      <w:lvlRestart w:val="0"/>
      <w:lvlText w:val=""/>
      <w:lvlJc w:val="left"/>
      <w:pPr>
        <w:ind w:left="1588" w:hanging="397"/>
      </w:pPr>
      <w:rPr>
        <w:rFonts w:ascii="Symbol" w:hAnsi="Symbol" w:hint="default"/>
        <w:b w:val="0"/>
        <w:i w:val="0"/>
        <w:color w:val="25646A"/>
        <w:sz w:val="22"/>
      </w:rPr>
    </w:lvl>
    <w:lvl w:ilvl="4">
      <w:start w:val="1"/>
      <w:numFmt w:val="decimal"/>
      <w:lvlText w:val="%1.%2.%3.%4.%5."/>
      <w:lvlJc w:val="left"/>
      <w:pPr>
        <w:ind w:left="3260" w:hanging="396"/>
      </w:pPr>
      <w:rPr>
        <w:rFonts w:hint="default"/>
      </w:rPr>
    </w:lvl>
    <w:lvl w:ilvl="5">
      <w:start w:val="1"/>
      <w:numFmt w:val="decimal"/>
      <w:lvlText w:val="%1.%2.%3.%4.%5.%6."/>
      <w:lvlJc w:val="left"/>
      <w:pPr>
        <w:ind w:left="4012" w:hanging="936"/>
      </w:pPr>
      <w:rPr>
        <w:rFonts w:hint="default"/>
      </w:rPr>
    </w:lvl>
    <w:lvl w:ilvl="6">
      <w:start w:val="1"/>
      <w:numFmt w:val="decimal"/>
      <w:lvlText w:val="%1.%2.%3.%4.%5.%6.%7."/>
      <w:lvlJc w:val="left"/>
      <w:pPr>
        <w:ind w:left="4516" w:hanging="1080"/>
      </w:pPr>
      <w:rPr>
        <w:rFonts w:hint="default"/>
      </w:rPr>
    </w:lvl>
    <w:lvl w:ilvl="7">
      <w:start w:val="1"/>
      <w:numFmt w:val="decimal"/>
      <w:lvlText w:val="%1.%2.%3.%4.%5.%6.%7.%8."/>
      <w:lvlJc w:val="left"/>
      <w:pPr>
        <w:ind w:left="5020" w:hanging="1224"/>
      </w:pPr>
      <w:rPr>
        <w:rFonts w:hint="default"/>
      </w:rPr>
    </w:lvl>
    <w:lvl w:ilvl="8">
      <w:start w:val="1"/>
      <w:numFmt w:val="decimal"/>
      <w:lvlText w:val="%1.%2.%3.%4.%5.%6.%7.%8.%9."/>
      <w:lvlJc w:val="left"/>
      <w:pPr>
        <w:ind w:left="5596" w:hanging="1440"/>
      </w:pPr>
      <w:rPr>
        <w:rFonts w:hint="default"/>
      </w:rPr>
    </w:lvl>
  </w:abstractNum>
  <w:abstractNum w:abstractNumId="27" w15:restartNumberingAfterBreak="0">
    <w:nsid w:val="30AF6483"/>
    <w:multiLevelType w:val="multilevel"/>
    <w:tmpl w:val="F07ECD5E"/>
    <w:styleLink w:val="CurrentList13"/>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328F4430"/>
    <w:multiLevelType w:val="hybridMultilevel"/>
    <w:tmpl w:val="F07ECD5E"/>
    <w:lvl w:ilvl="0" w:tplc="13863CE8">
      <w:start w:val="1"/>
      <w:numFmt w:val="lowerLetter"/>
      <w:pStyle w:val="GraingerLetterBullets"/>
      <w:lvlText w:val="%1."/>
      <w:lvlJc w:val="left"/>
      <w:pPr>
        <w:ind w:left="360" w:hanging="360"/>
      </w:pPr>
      <w:rPr>
        <w:rFonts w:ascii="Arial" w:hAnsi="Arial" w:hint="default"/>
        <w:b w:val="0"/>
        <w:i w:val="0"/>
        <w:color w:val="246369" w:themeColor="accent1"/>
        <w:sz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32F04C28"/>
    <w:multiLevelType w:val="multilevel"/>
    <w:tmpl w:val="01A2FCEA"/>
    <w:styleLink w:val="CurrentList42"/>
    <w:lvl w:ilvl="0">
      <w:start w:val="1"/>
      <w:numFmt w:val="bullet"/>
      <w:lvlText w:val=""/>
      <w:lvlJc w:val="left"/>
      <w:pPr>
        <w:ind w:left="4273" w:hanging="397"/>
      </w:pPr>
      <w:rPr>
        <w:rFonts w:ascii="Symbol" w:hAnsi="Symbol" w:hint="default"/>
        <w:b/>
        <w:i w:val="0"/>
        <w:color w:val="246369" w:themeColor="accent1"/>
        <w:sz w:val="22"/>
      </w:rPr>
    </w:lvl>
    <w:lvl w:ilvl="1">
      <w:start w:val="1"/>
      <w:numFmt w:val="bullet"/>
      <w:lvlRestart w:val="0"/>
      <w:lvlText w:val=""/>
      <w:lvlJc w:val="left"/>
      <w:pPr>
        <w:ind w:left="4670" w:hanging="397"/>
      </w:pPr>
      <w:rPr>
        <w:rFonts w:ascii="Symbol" w:hAnsi="Symbol" w:hint="default"/>
        <w:b w:val="0"/>
        <w:i w:val="0"/>
        <w:color w:val="25646A"/>
        <w:sz w:val="22"/>
      </w:rPr>
    </w:lvl>
    <w:lvl w:ilvl="2">
      <w:start w:val="1"/>
      <w:numFmt w:val="bullet"/>
      <w:lvlRestart w:val="0"/>
      <w:lvlText w:val=""/>
      <w:lvlJc w:val="left"/>
      <w:pPr>
        <w:ind w:left="5067" w:hanging="397"/>
      </w:pPr>
      <w:rPr>
        <w:rFonts w:ascii="Symbol" w:hAnsi="Symbol" w:hint="default"/>
        <w:b w:val="0"/>
        <w:i w:val="0"/>
        <w:color w:val="25646A"/>
        <w:sz w:val="22"/>
      </w:rPr>
    </w:lvl>
    <w:lvl w:ilvl="3">
      <w:start w:val="1"/>
      <w:numFmt w:val="bullet"/>
      <w:lvlRestart w:val="0"/>
      <w:lvlText w:val=""/>
      <w:lvlJc w:val="left"/>
      <w:pPr>
        <w:ind w:left="6201" w:hanging="397"/>
      </w:pPr>
      <w:rPr>
        <w:rFonts w:ascii="Symbol" w:hAnsi="Symbol" w:hint="default"/>
        <w:b w:val="0"/>
        <w:i w:val="0"/>
        <w:color w:val="25646A"/>
        <w:sz w:val="22"/>
      </w:rPr>
    </w:lvl>
    <w:lvl w:ilvl="4">
      <w:start w:val="1"/>
      <w:numFmt w:val="decimal"/>
      <w:lvlText w:val="%1.%2.%3.%4.%5."/>
      <w:lvlJc w:val="left"/>
      <w:pPr>
        <w:ind w:left="7153" w:hanging="396"/>
      </w:pPr>
      <w:rPr>
        <w:rFonts w:hint="default"/>
      </w:rPr>
    </w:lvl>
    <w:lvl w:ilvl="5">
      <w:start w:val="1"/>
      <w:numFmt w:val="decimal"/>
      <w:lvlText w:val="%1.%2.%3.%4.%5.%6."/>
      <w:lvlJc w:val="left"/>
      <w:pPr>
        <w:ind w:left="7905" w:hanging="936"/>
      </w:pPr>
      <w:rPr>
        <w:rFonts w:hint="default"/>
      </w:rPr>
    </w:lvl>
    <w:lvl w:ilvl="6">
      <w:start w:val="1"/>
      <w:numFmt w:val="decimal"/>
      <w:lvlText w:val="%1.%2.%3.%4.%5.%6.%7."/>
      <w:lvlJc w:val="left"/>
      <w:pPr>
        <w:ind w:left="8409" w:hanging="1080"/>
      </w:pPr>
      <w:rPr>
        <w:rFonts w:hint="default"/>
      </w:rPr>
    </w:lvl>
    <w:lvl w:ilvl="7">
      <w:start w:val="1"/>
      <w:numFmt w:val="decimal"/>
      <w:lvlText w:val="%1.%2.%3.%4.%5.%6.%7.%8."/>
      <w:lvlJc w:val="left"/>
      <w:pPr>
        <w:ind w:left="8913" w:hanging="1224"/>
      </w:pPr>
      <w:rPr>
        <w:rFonts w:hint="default"/>
      </w:rPr>
    </w:lvl>
    <w:lvl w:ilvl="8">
      <w:start w:val="1"/>
      <w:numFmt w:val="decimal"/>
      <w:lvlText w:val="%1.%2.%3.%4.%5.%6.%7.%8.%9."/>
      <w:lvlJc w:val="left"/>
      <w:pPr>
        <w:ind w:left="9489" w:hanging="1440"/>
      </w:pPr>
      <w:rPr>
        <w:rFonts w:hint="default"/>
      </w:rPr>
    </w:lvl>
  </w:abstractNum>
  <w:abstractNum w:abstractNumId="30" w15:restartNumberingAfterBreak="0">
    <w:nsid w:val="3962331B"/>
    <w:multiLevelType w:val="multilevel"/>
    <w:tmpl w:val="77EE69BC"/>
    <w:styleLink w:val="CurrentList4"/>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3BEB661E"/>
    <w:multiLevelType w:val="multilevel"/>
    <w:tmpl w:val="B3BE21CA"/>
    <w:styleLink w:val="CurrentList22"/>
    <w:lvl w:ilvl="0">
      <w:start w:val="1"/>
      <w:numFmt w:val="bullet"/>
      <w:lvlText w:val=""/>
      <w:lvlJc w:val="left"/>
      <w:pPr>
        <w:ind w:left="3438" w:hanging="360"/>
      </w:pPr>
      <w:rPr>
        <w:rFonts w:ascii="Symbol" w:hAnsi="Symbol" w:hint="default"/>
        <w:color w:val="246369" w:themeColor="accent1"/>
      </w:rPr>
    </w:lvl>
    <w:lvl w:ilvl="1">
      <w:start w:val="1"/>
      <w:numFmt w:val="bullet"/>
      <w:lvlText w:val="o"/>
      <w:lvlJc w:val="left"/>
      <w:pPr>
        <w:ind w:left="2431" w:hanging="360"/>
      </w:pPr>
      <w:rPr>
        <w:rFonts w:ascii="Courier New" w:hAnsi="Courier New" w:hint="default"/>
      </w:rPr>
    </w:lvl>
    <w:lvl w:ilvl="2">
      <w:start w:val="1"/>
      <w:numFmt w:val="bullet"/>
      <w:lvlText w:val=""/>
      <w:lvlJc w:val="left"/>
      <w:pPr>
        <w:ind w:left="3151" w:hanging="360"/>
      </w:pPr>
      <w:rPr>
        <w:rFonts w:ascii="Wingdings" w:hAnsi="Wingdings" w:hint="default"/>
      </w:rPr>
    </w:lvl>
    <w:lvl w:ilvl="3">
      <w:start w:val="1"/>
      <w:numFmt w:val="bullet"/>
      <w:lvlText w:val=""/>
      <w:lvlJc w:val="left"/>
      <w:pPr>
        <w:ind w:left="3871" w:hanging="360"/>
      </w:pPr>
      <w:rPr>
        <w:rFonts w:ascii="Symbol" w:hAnsi="Symbol" w:hint="default"/>
      </w:rPr>
    </w:lvl>
    <w:lvl w:ilvl="4">
      <w:start w:val="1"/>
      <w:numFmt w:val="bullet"/>
      <w:lvlText w:val="o"/>
      <w:lvlJc w:val="left"/>
      <w:pPr>
        <w:ind w:left="4591" w:hanging="360"/>
      </w:pPr>
      <w:rPr>
        <w:rFonts w:ascii="Courier New" w:hAnsi="Courier New" w:hint="default"/>
      </w:rPr>
    </w:lvl>
    <w:lvl w:ilvl="5">
      <w:start w:val="1"/>
      <w:numFmt w:val="bullet"/>
      <w:lvlText w:val=""/>
      <w:lvlJc w:val="left"/>
      <w:pPr>
        <w:ind w:left="5311" w:hanging="360"/>
      </w:pPr>
      <w:rPr>
        <w:rFonts w:ascii="Wingdings" w:hAnsi="Wingdings" w:hint="default"/>
      </w:rPr>
    </w:lvl>
    <w:lvl w:ilvl="6">
      <w:start w:val="1"/>
      <w:numFmt w:val="bullet"/>
      <w:lvlText w:val=""/>
      <w:lvlJc w:val="left"/>
      <w:pPr>
        <w:ind w:left="6031" w:hanging="360"/>
      </w:pPr>
      <w:rPr>
        <w:rFonts w:ascii="Symbol" w:hAnsi="Symbol" w:hint="default"/>
      </w:rPr>
    </w:lvl>
    <w:lvl w:ilvl="7">
      <w:start w:val="1"/>
      <w:numFmt w:val="bullet"/>
      <w:lvlText w:val="o"/>
      <w:lvlJc w:val="left"/>
      <w:pPr>
        <w:ind w:left="6751" w:hanging="360"/>
      </w:pPr>
      <w:rPr>
        <w:rFonts w:ascii="Courier New" w:hAnsi="Courier New" w:hint="default"/>
      </w:rPr>
    </w:lvl>
    <w:lvl w:ilvl="8">
      <w:start w:val="1"/>
      <w:numFmt w:val="bullet"/>
      <w:lvlText w:val=""/>
      <w:lvlJc w:val="left"/>
      <w:pPr>
        <w:ind w:left="7471" w:hanging="360"/>
      </w:pPr>
      <w:rPr>
        <w:rFonts w:ascii="Wingdings" w:hAnsi="Wingdings" w:hint="default"/>
      </w:rPr>
    </w:lvl>
  </w:abstractNum>
  <w:abstractNum w:abstractNumId="32" w15:restartNumberingAfterBreak="0">
    <w:nsid w:val="3C831AFA"/>
    <w:multiLevelType w:val="multilevel"/>
    <w:tmpl w:val="F9E20AB8"/>
    <w:styleLink w:val="CurrentList14"/>
    <w:lvl w:ilvl="0">
      <w:start w:val="1"/>
      <w:numFmt w:val="decimal"/>
      <w:lvlText w:val="%1."/>
      <w:lvlJc w:val="left"/>
      <w:pPr>
        <w:ind w:left="714" w:hanging="357"/>
      </w:pPr>
      <w:rPr>
        <w:rFonts w:ascii="Arial" w:hAnsi="Arial" w:hint="default"/>
        <w:b w:val="0"/>
        <w:i w:val="0"/>
        <w:color w:val="65BCAC"/>
        <w:sz w:val="22"/>
      </w:rPr>
    </w:lvl>
    <w:lvl w:ilvl="1">
      <w:start w:val="1"/>
      <w:numFmt w:val="decimal"/>
      <w:lvlText w:val="%1.%2."/>
      <w:lvlJc w:val="left"/>
      <w:pPr>
        <w:ind w:left="1069" w:hanging="355"/>
      </w:pPr>
      <w:rPr>
        <w:rFonts w:ascii="Arial" w:hAnsi="Arial" w:hint="default"/>
        <w:b w:val="0"/>
        <w:i w:val="0"/>
        <w:color w:val="65BCAC"/>
        <w:sz w:val="22"/>
      </w:rPr>
    </w:lvl>
    <w:lvl w:ilvl="2">
      <w:start w:val="1"/>
      <w:numFmt w:val="decimal"/>
      <w:lvlText w:val="%1.%2.%3."/>
      <w:lvlJc w:val="left"/>
      <w:pPr>
        <w:ind w:left="1429" w:hanging="360"/>
      </w:pPr>
      <w:rPr>
        <w:rFonts w:ascii="Arial" w:hAnsi="Arial" w:hint="default"/>
        <w:b w:val="0"/>
        <w:i w:val="0"/>
        <w:color w:val="65BCAC"/>
        <w:sz w:val="22"/>
      </w:rPr>
    </w:lvl>
    <w:lvl w:ilvl="3">
      <w:start w:val="1"/>
      <w:numFmt w:val="decimal"/>
      <w:lvlText w:val="%1.%2.%3.%4."/>
      <w:lvlJc w:val="left"/>
      <w:pPr>
        <w:tabs>
          <w:tab w:val="num" w:pos="2123"/>
        </w:tabs>
        <w:ind w:left="1789" w:hanging="357"/>
      </w:pPr>
      <w:rPr>
        <w:rFonts w:ascii="Arial" w:hAnsi="Arial" w:hint="default"/>
        <w:b w:val="0"/>
        <w:i w:val="0"/>
        <w:color w:val="65BCAC"/>
        <w:sz w:val="22"/>
      </w:rPr>
    </w:lvl>
    <w:lvl w:ilvl="4">
      <w:start w:val="1"/>
      <w:numFmt w:val="decimal"/>
      <w:lvlText w:val="%1.%2.%3.%4.%5."/>
      <w:lvlJc w:val="left"/>
      <w:pPr>
        <w:ind w:left="2629" w:hanging="792"/>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33" w15:restartNumberingAfterBreak="0">
    <w:nsid w:val="3CE43F54"/>
    <w:multiLevelType w:val="hybridMultilevel"/>
    <w:tmpl w:val="582AC4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3ED246CC"/>
    <w:multiLevelType w:val="hybridMultilevel"/>
    <w:tmpl w:val="82E069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4C03689"/>
    <w:multiLevelType w:val="multilevel"/>
    <w:tmpl w:val="451210FC"/>
    <w:styleLink w:val="CurrentList29"/>
    <w:lvl w:ilvl="0">
      <w:start w:val="1"/>
      <w:numFmt w:val="bullet"/>
      <w:lvlText w:val=""/>
      <w:lvlJc w:val="left"/>
      <w:pPr>
        <w:ind w:left="794" w:hanging="397"/>
      </w:pPr>
      <w:rPr>
        <w:rFonts w:ascii="Symbol" w:hAnsi="Symbol" w:hint="default"/>
        <w:b/>
        <w:i w:val="0"/>
        <w:color w:val="25646A"/>
        <w:sz w:val="22"/>
      </w:rPr>
    </w:lvl>
    <w:lvl w:ilvl="1">
      <w:start w:val="1"/>
      <w:numFmt w:val="bullet"/>
      <w:lvlRestart w:val="0"/>
      <w:lvlText w:val=""/>
      <w:lvlJc w:val="left"/>
      <w:pPr>
        <w:ind w:left="1191" w:hanging="397"/>
      </w:pPr>
      <w:rPr>
        <w:rFonts w:ascii="Arial" w:hAnsi="Arial" w:hint="default"/>
        <w:b w:val="0"/>
        <w:i w:val="0"/>
        <w:color w:val="25646A"/>
        <w:sz w:val="22"/>
      </w:rPr>
    </w:lvl>
    <w:lvl w:ilvl="2">
      <w:start w:val="1"/>
      <w:numFmt w:val="bullet"/>
      <w:lvlRestart w:val="0"/>
      <w:lvlText w:val=""/>
      <w:lvlJc w:val="left"/>
      <w:pPr>
        <w:tabs>
          <w:tab w:val="num" w:pos="1588"/>
        </w:tabs>
        <w:ind w:left="1588" w:hanging="397"/>
      </w:pPr>
      <w:rPr>
        <w:rFonts w:ascii="Symbol" w:hAnsi="Symbol" w:hint="default"/>
        <w:b w:val="0"/>
        <w:i w:val="0"/>
        <w:color w:val="25646A"/>
        <w:sz w:val="22"/>
      </w:rPr>
    </w:lvl>
    <w:lvl w:ilvl="3">
      <w:start w:val="1"/>
      <w:numFmt w:val="bullet"/>
      <w:lvlRestart w:val="0"/>
      <w:lvlText w:val=""/>
      <w:lvlJc w:val="left"/>
      <w:pPr>
        <w:ind w:left="1985" w:hanging="397"/>
      </w:pPr>
      <w:rPr>
        <w:rFonts w:ascii="Symbol" w:hAnsi="Symbol" w:hint="default"/>
        <w:b w:val="0"/>
        <w:i w:val="0"/>
        <w:color w:val="25646A"/>
        <w:sz w:val="22"/>
      </w:rPr>
    </w:lvl>
    <w:lvl w:ilvl="4">
      <w:start w:val="1"/>
      <w:numFmt w:val="decimal"/>
      <w:lvlText w:val="%1.%2.%3.%4.%5."/>
      <w:lvlJc w:val="left"/>
      <w:pPr>
        <w:ind w:left="2387" w:hanging="396"/>
      </w:pPr>
      <w:rPr>
        <w:rFonts w:hint="default"/>
      </w:rPr>
    </w:lvl>
    <w:lvl w:ilvl="5">
      <w:start w:val="1"/>
      <w:numFmt w:val="decimal"/>
      <w:lvlText w:val="%1.%2.%3.%4.%5.%6."/>
      <w:lvlJc w:val="left"/>
      <w:pPr>
        <w:ind w:left="3139" w:hanging="936"/>
      </w:pPr>
      <w:rPr>
        <w:rFonts w:hint="default"/>
      </w:rPr>
    </w:lvl>
    <w:lvl w:ilvl="6">
      <w:start w:val="1"/>
      <w:numFmt w:val="decimal"/>
      <w:lvlText w:val="%1.%2.%3.%4.%5.%6.%7."/>
      <w:lvlJc w:val="left"/>
      <w:pPr>
        <w:ind w:left="3643" w:hanging="1080"/>
      </w:pPr>
      <w:rPr>
        <w:rFonts w:hint="default"/>
      </w:rPr>
    </w:lvl>
    <w:lvl w:ilvl="7">
      <w:start w:val="1"/>
      <w:numFmt w:val="decimal"/>
      <w:lvlText w:val="%1.%2.%3.%4.%5.%6.%7.%8."/>
      <w:lvlJc w:val="left"/>
      <w:pPr>
        <w:ind w:left="4147" w:hanging="1224"/>
      </w:pPr>
      <w:rPr>
        <w:rFonts w:hint="default"/>
      </w:rPr>
    </w:lvl>
    <w:lvl w:ilvl="8">
      <w:start w:val="1"/>
      <w:numFmt w:val="decimal"/>
      <w:lvlText w:val="%1.%2.%3.%4.%5.%6.%7.%8.%9."/>
      <w:lvlJc w:val="left"/>
      <w:pPr>
        <w:ind w:left="4723" w:hanging="1440"/>
      </w:pPr>
      <w:rPr>
        <w:rFonts w:hint="default"/>
      </w:rPr>
    </w:lvl>
  </w:abstractNum>
  <w:abstractNum w:abstractNumId="36" w15:restartNumberingAfterBreak="0">
    <w:nsid w:val="465F711D"/>
    <w:multiLevelType w:val="multilevel"/>
    <w:tmpl w:val="35C40A2E"/>
    <w:styleLink w:val="CurrentList26"/>
    <w:lvl w:ilvl="0">
      <w:start w:val="1"/>
      <w:numFmt w:val="decimal"/>
      <w:lvlText w:val="%1."/>
      <w:lvlJc w:val="left"/>
      <w:pPr>
        <w:tabs>
          <w:tab w:val="num" w:pos="800"/>
        </w:tabs>
        <w:ind w:left="800" w:hanging="397"/>
      </w:pPr>
      <w:rPr>
        <w:rFonts w:ascii="Arial" w:hAnsi="Arial" w:hint="default"/>
        <w:b w:val="0"/>
        <w:i w:val="0"/>
        <w:color w:val="25646A"/>
        <w:sz w:val="22"/>
      </w:rPr>
    </w:lvl>
    <w:lvl w:ilvl="1">
      <w:start w:val="1"/>
      <w:numFmt w:val="decimal"/>
      <w:lvlText w:val="%1.%2."/>
      <w:lvlJc w:val="left"/>
      <w:pPr>
        <w:tabs>
          <w:tab w:val="num" w:pos="1367"/>
        </w:tabs>
        <w:ind w:left="1367" w:hanging="567"/>
      </w:pPr>
      <w:rPr>
        <w:rFonts w:ascii="Arial" w:hAnsi="Arial" w:hint="default"/>
        <w:b w:val="0"/>
        <w:i w:val="0"/>
        <w:color w:val="25646A"/>
        <w:sz w:val="22"/>
      </w:rPr>
    </w:lvl>
    <w:lvl w:ilvl="2">
      <w:start w:val="1"/>
      <w:numFmt w:val="decimal"/>
      <w:lvlText w:val="%1.%2.%3."/>
      <w:lvlJc w:val="left"/>
      <w:pPr>
        <w:ind w:left="2104" w:hanging="737"/>
      </w:pPr>
      <w:rPr>
        <w:rFonts w:ascii="Arial" w:hAnsi="Arial" w:hint="default"/>
        <w:b w:val="0"/>
        <w:i w:val="0"/>
        <w:color w:val="25646A"/>
        <w:sz w:val="22"/>
      </w:rPr>
    </w:lvl>
    <w:lvl w:ilvl="3">
      <w:start w:val="1"/>
      <w:numFmt w:val="decimal"/>
      <w:lvlText w:val="%1.%2.%3.%4."/>
      <w:lvlJc w:val="left"/>
      <w:pPr>
        <w:ind w:left="2841" w:hanging="737"/>
      </w:pPr>
      <w:rPr>
        <w:rFonts w:ascii="Arial" w:hAnsi="Arial" w:hint="default"/>
        <w:b w:val="0"/>
        <w:i w:val="0"/>
        <w:color w:val="25646A"/>
        <w:sz w:val="22"/>
      </w:rPr>
    </w:lvl>
    <w:lvl w:ilvl="4">
      <w:start w:val="1"/>
      <w:numFmt w:val="decimal"/>
      <w:lvlText w:val="%1.%2.%3.%4.%5."/>
      <w:lvlJc w:val="left"/>
      <w:pPr>
        <w:ind w:left="2387" w:hanging="396"/>
      </w:pPr>
      <w:rPr>
        <w:rFonts w:hint="default"/>
      </w:rPr>
    </w:lvl>
    <w:lvl w:ilvl="5">
      <w:start w:val="1"/>
      <w:numFmt w:val="decimal"/>
      <w:lvlText w:val="%1.%2.%3.%4.%5.%6."/>
      <w:lvlJc w:val="left"/>
      <w:pPr>
        <w:ind w:left="3139" w:hanging="936"/>
      </w:pPr>
      <w:rPr>
        <w:rFonts w:hint="default"/>
      </w:rPr>
    </w:lvl>
    <w:lvl w:ilvl="6">
      <w:start w:val="1"/>
      <w:numFmt w:val="decimal"/>
      <w:lvlText w:val="%1.%2.%3.%4.%5.%6.%7."/>
      <w:lvlJc w:val="left"/>
      <w:pPr>
        <w:ind w:left="3643" w:hanging="1080"/>
      </w:pPr>
      <w:rPr>
        <w:rFonts w:hint="default"/>
      </w:rPr>
    </w:lvl>
    <w:lvl w:ilvl="7">
      <w:start w:val="1"/>
      <w:numFmt w:val="decimal"/>
      <w:lvlText w:val="%1.%2.%3.%4.%5.%6.%7.%8."/>
      <w:lvlJc w:val="left"/>
      <w:pPr>
        <w:ind w:left="4147" w:hanging="1224"/>
      </w:pPr>
      <w:rPr>
        <w:rFonts w:hint="default"/>
      </w:rPr>
    </w:lvl>
    <w:lvl w:ilvl="8">
      <w:start w:val="1"/>
      <w:numFmt w:val="decimal"/>
      <w:lvlText w:val="%1.%2.%3.%4.%5.%6.%7.%8.%9."/>
      <w:lvlJc w:val="left"/>
      <w:pPr>
        <w:ind w:left="4723" w:hanging="1440"/>
      </w:pPr>
      <w:rPr>
        <w:rFonts w:hint="default"/>
      </w:rPr>
    </w:lvl>
  </w:abstractNum>
  <w:abstractNum w:abstractNumId="37" w15:restartNumberingAfterBreak="0">
    <w:nsid w:val="46AC027A"/>
    <w:multiLevelType w:val="multilevel"/>
    <w:tmpl w:val="16FE5B22"/>
    <w:styleLink w:val="CurrentList47"/>
    <w:lvl w:ilvl="0">
      <w:start w:val="1"/>
      <w:numFmt w:val="bullet"/>
      <w:lvlText w:val=""/>
      <w:lvlJc w:val="left"/>
      <w:pPr>
        <w:ind w:left="1514" w:hanging="397"/>
      </w:pPr>
      <w:rPr>
        <w:rFonts w:ascii="Symbol" w:hAnsi="Symbol" w:hint="default"/>
        <w:b/>
        <w:i w:val="0"/>
        <w:color w:val="246369" w:themeColor="accent1"/>
        <w:sz w:val="22"/>
      </w:rPr>
    </w:lvl>
    <w:lvl w:ilvl="1">
      <w:start w:val="1"/>
      <w:numFmt w:val="bullet"/>
      <w:lvlRestart w:val="0"/>
      <w:lvlText w:val=""/>
      <w:lvlJc w:val="left"/>
      <w:pPr>
        <w:ind w:left="1911" w:hanging="397"/>
      </w:pPr>
      <w:rPr>
        <w:rFonts w:ascii="Symbol" w:hAnsi="Symbol" w:hint="default"/>
        <w:b w:val="0"/>
        <w:i w:val="0"/>
        <w:color w:val="25646A"/>
        <w:sz w:val="22"/>
      </w:rPr>
    </w:lvl>
    <w:lvl w:ilvl="2">
      <w:start w:val="1"/>
      <w:numFmt w:val="bullet"/>
      <w:lvlRestart w:val="0"/>
      <w:lvlText w:val=""/>
      <w:lvlJc w:val="left"/>
      <w:pPr>
        <w:ind w:left="2648" w:hanging="397"/>
      </w:pPr>
      <w:rPr>
        <w:rFonts w:ascii="Symbol" w:hAnsi="Symbol" w:hint="default"/>
        <w:b w:val="0"/>
        <w:i w:val="0"/>
        <w:color w:val="25646A"/>
        <w:sz w:val="22"/>
      </w:rPr>
    </w:lvl>
    <w:lvl w:ilvl="3">
      <w:start w:val="1"/>
      <w:numFmt w:val="bullet"/>
      <w:lvlRestart w:val="0"/>
      <w:lvlText w:val=""/>
      <w:lvlJc w:val="left"/>
      <w:pPr>
        <w:ind w:left="3725" w:hanging="73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38" w15:restartNumberingAfterBreak="0">
    <w:nsid w:val="488E3974"/>
    <w:multiLevelType w:val="multilevel"/>
    <w:tmpl w:val="42C4A6E2"/>
    <w:styleLink w:val="CurrentList37"/>
    <w:lvl w:ilvl="0">
      <w:start w:val="1"/>
      <w:numFmt w:val="bullet"/>
      <w:lvlText w:val=""/>
      <w:lvlJc w:val="left"/>
      <w:pPr>
        <w:ind w:left="927" w:hanging="567"/>
      </w:pPr>
      <w:rPr>
        <w:rFonts w:ascii="Symbol" w:hAnsi="Symbol" w:hint="default"/>
        <w:b/>
        <w:i w:val="0"/>
        <w:color w:val="246369" w:themeColor="accent1"/>
        <w:sz w:val="22"/>
      </w:rPr>
    </w:lvl>
    <w:lvl w:ilvl="1">
      <w:start w:val="1"/>
      <w:numFmt w:val="bullet"/>
      <w:lvlRestart w:val="0"/>
      <w:lvlText w:val=""/>
      <w:lvlJc w:val="left"/>
      <w:pPr>
        <w:ind w:left="1494" w:hanging="567"/>
      </w:pPr>
      <w:rPr>
        <w:rFonts w:ascii="Symbol" w:hAnsi="Symbol" w:hint="default"/>
        <w:b w:val="0"/>
        <w:i w:val="0"/>
        <w:color w:val="25646A"/>
        <w:sz w:val="22"/>
      </w:rPr>
    </w:lvl>
    <w:lvl w:ilvl="2">
      <w:start w:val="1"/>
      <w:numFmt w:val="bullet"/>
      <w:lvlRestart w:val="0"/>
      <w:lvlText w:val=""/>
      <w:lvlJc w:val="left"/>
      <w:pPr>
        <w:ind w:left="2288" w:hanging="397"/>
      </w:pPr>
      <w:rPr>
        <w:rFonts w:ascii="Symbol" w:hAnsi="Symbol" w:hint="default"/>
        <w:b w:val="0"/>
        <w:i w:val="0"/>
        <w:color w:val="25646A"/>
        <w:sz w:val="22"/>
      </w:rPr>
    </w:lvl>
    <w:lvl w:ilvl="3">
      <w:start w:val="1"/>
      <w:numFmt w:val="bullet"/>
      <w:lvlRestart w:val="0"/>
      <w:lvlText w:val=""/>
      <w:lvlJc w:val="left"/>
      <w:pPr>
        <w:ind w:left="2685" w:hanging="397"/>
      </w:pPr>
      <w:rPr>
        <w:rFonts w:ascii="Symbol" w:hAnsi="Symbol" w:hint="default"/>
        <w:b w:val="0"/>
        <w:i w:val="0"/>
        <w:color w:val="25646A"/>
        <w:sz w:val="22"/>
      </w:rPr>
    </w:lvl>
    <w:lvl w:ilvl="4">
      <w:start w:val="1"/>
      <w:numFmt w:val="decimal"/>
      <w:lvlText w:val="%1.%2.%3.%4.%5."/>
      <w:lvlJc w:val="left"/>
      <w:pPr>
        <w:ind w:left="3637" w:hanging="396"/>
      </w:pPr>
      <w:rPr>
        <w:rFonts w:hint="default"/>
      </w:rPr>
    </w:lvl>
    <w:lvl w:ilvl="5">
      <w:start w:val="1"/>
      <w:numFmt w:val="decimal"/>
      <w:lvlText w:val="%1.%2.%3.%4.%5.%6."/>
      <w:lvlJc w:val="left"/>
      <w:pPr>
        <w:ind w:left="4389" w:hanging="936"/>
      </w:pPr>
      <w:rPr>
        <w:rFonts w:hint="default"/>
      </w:rPr>
    </w:lvl>
    <w:lvl w:ilvl="6">
      <w:start w:val="1"/>
      <w:numFmt w:val="decimal"/>
      <w:lvlText w:val="%1.%2.%3.%4.%5.%6.%7."/>
      <w:lvlJc w:val="left"/>
      <w:pPr>
        <w:ind w:left="4893" w:hanging="1080"/>
      </w:pPr>
      <w:rPr>
        <w:rFonts w:hint="default"/>
      </w:rPr>
    </w:lvl>
    <w:lvl w:ilvl="7">
      <w:start w:val="1"/>
      <w:numFmt w:val="decimal"/>
      <w:lvlText w:val="%1.%2.%3.%4.%5.%6.%7.%8."/>
      <w:lvlJc w:val="left"/>
      <w:pPr>
        <w:ind w:left="5397" w:hanging="1224"/>
      </w:pPr>
      <w:rPr>
        <w:rFonts w:hint="default"/>
      </w:rPr>
    </w:lvl>
    <w:lvl w:ilvl="8">
      <w:start w:val="1"/>
      <w:numFmt w:val="decimal"/>
      <w:lvlText w:val="%1.%2.%3.%4.%5.%6.%7.%8.%9."/>
      <w:lvlJc w:val="left"/>
      <w:pPr>
        <w:ind w:left="5973" w:hanging="1440"/>
      </w:pPr>
      <w:rPr>
        <w:rFonts w:hint="default"/>
      </w:rPr>
    </w:lvl>
  </w:abstractNum>
  <w:abstractNum w:abstractNumId="39" w15:restartNumberingAfterBreak="0">
    <w:nsid w:val="4B094EC9"/>
    <w:multiLevelType w:val="hybridMultilevel"/>
    <w:tmpl w:val="6004EF0E"/>
    <w:lvl w:ilvl="0" w:tplc="A4582D78">
      <w:start w:val="1"/>
      <w:numFmt w:val="bullet"/>
      <w:lvlText w:val=""/>
      <w:lvlPicBulletId w:val="1"/>
      <w:lvlJc w:val="left"/>
      <w:pPr>
        <w:tabs>
          <w:tab w:val="num" w:pos="360"/>
        </w:tabs>
        <w:ind w:left="360" w:hanging="360"/>
      </w:pPr>
      <w:rPr>
        <w:rFonts w:ascii="Symbol" w:hAnsi="Symbol" w:hint="default"/>
      </w:rPr>
    </w:lvl>
    <w:lvl w:ilvl="1" w:tplc="A7749AE6" w:tentative="1">
      <w:start w:val="1"/>
      <w:numFmt w:val="bullet"/>
      <w:lvlText w:val=""/>
      <w:lvlJc w:val="left"/>
      <w:pPr>
        <w:tabs>
          <w:tab w:val="num" w:pos="1080"/>
        </w:tabs>
        <w:ind w:left="1080" w:hanging="360"/>
      </w:pPr>
      <w:rPr>
        <w:rFonts w:ascii="Symbol" w:hAnsi="Symbol" w:hint="default"/>
      </w:rPr>
    </w:lvl>
    <w:lvl w:ilvl="2" w:tplc="094E6A40" w:tentative="1">
      <w:start w:val="1"/>
      <w:numFmt w:val="bullet"/>
      <w:lvlText w:val=""/>
      <w:lvlJc w:val="left"/>
      <w:pPr>
        <w:tabs>
          <w:tab w:val="num" w:pos="1800"/>
        </w:tabs>
        <w:ind w:left="1800" w:hanging="360"/>
      </w:pPr>
      <w:rPr>
        <w:rFonts w:ascii="Symbol" w:hAnsi="Symbol" w:hint="default"/>
      </w:rPr>
    </w:lvl>
    <w:lvl w:ilvl="3" w:tplc="711E0348" w:tentative="1">
      <w:start w:val="1"/>
      <w:numFmt w:val="bullet"/>
      <w:lvlText w:val=""/>
      <w:lvlJc w:val="left"/>
      <w:pPr>
        <w:tabs>
          <w:tab w:val="num" w:pos="2520"/>
        </w:tabs>
        <w:ind w:left="2520" w:hanging="360"/>
      </w:pPr>
      <w:rPr>
        <w:rFonts w:ascii="Symbol" w:hAnsi="Symbol" w:hint="default"/>
      </w:rPr>
    </w:lvl>
    <w:lvl w:ilvl="4" w:tplc="189A484C" w:tentative="1">
      <w:start w:val="1"/>
      <w:numFmt w:val="bullet"/>
      <w:lvlText w:val=""/>
      <w:lvlJc w:val="left"/>
      <w:pPr>
        <w:tabs>
          <w:tab w:val="num" w:pos="3240"/>
        </w:tabs>
        <w:ind w:left="3240" w:hanging="360"/>
      </w:pPr>
      <w:rPr>
        <w:rFonts w:ascii="Symbol" w:hAnsi="Symbol" w:hint="default"/>
      </w:rPr>
    </w:lvl>
    <w:lvl w:ilvl="5" w:tplc="EADA3654" w:tentative="1">
      <w:start w:val="1"/>
      <w:numFmt w:val="bullet"/>
      <w:lvlText w:val=""/>
      <w:lvlJc w:val="left"/>
      <w:pPr>
        <w:tabs>
          <w:tab w:val="num" w:pos="3960"/>
        </w:tabs>
        <w:ind w:left="3960" w:hanging="360"/>
      </w:pPr>
      <w:rPr>
        <w:rFonts w:ascii="Symbol" w:hAnsi="Symbol" w:hint="default"/>
      </w:rPr>
    </w:lvl>
    <w:lvl w:ilvl="6" w:tplc="BE52DF3A" w:tentative="1">
      <w:start w:val="1"/>
      <w:numFmt w:val="bullet"/>
      <w:lvlText w:val=""/>
      <w:lvlJc w:val="left"/>
      <w:pPr>
        <w:tabs>
          <w:tab w:val="num" w:pos="4680"/>
        </w:tabs>
        <w:ind w:left="4680" w:hanging="360"/>
      </w:pPr>
      <w:rPr>
        <w:rFonts w:ascii="Symbol" w:hAnsi="Symbol" w:hint="default"/>
      </w:rPr>
    </w:lvl>
    <w:lvl w:ilvl="7" w:tplc="4D148EC0" w:tentative="1">
      <w:start w:val="1"/>
      <w:numFmt w:val="bullet"/>
      <w:lvlText w:val=""/>
      <w:lvlJc w:val="left"/>
      <w:pPr>
        <w:tabs>
          <w:tab w:val="num" w:pos="5400"/>
        </w:tabs>
        <w:ind w:left="5400" w:hanging="360"/>
      </w:pPr>
      <w:rPr>
        <w:rFonts w:ascii="Symbol" w:hAnsi="Symbol" w:hint="default"/>
      </w:rPr>
    </w:lvl>
    <w:lvl w:ilvl="8" w:tplc="E5CA159C" w:tentative="1">
      <w:start w:val="1"/>
      <w:numFmt w:val="bullet"/>
      <w:lvlText w:val=""/>
      <w:lvlJc w:val="left"/>
      <w:pPr>
        <w:tabs>
          <w:tab w:val="num" w:pos="6120"/>
        </w:tabs>
        <w:ind w:left="6120" w:hanging="360"/>
      </w:pPr>
      <w:rPr>
        <w:rFonts w:ascii="Symbol" w:hAnsi="Symbol" w:hint="default"/>
      </w:rPr>
    </w:lvl>
  </w:abstractNum>
  <w:abstractNum w:abstractNumId="40" w15:restartNumberingAfterBreak="0">
    <w:nsid w:val="4D613512"/>
    <w:multiLevelType w:val="multilevel"/>
    <w:tmpl w:val="35266930"/>
    <w:styleLink w:val="CurrentList39"/>
    <w:lvl w:ilvl="0">
      <w:start w:val="1"/>
      <w:numFmt w:val="bullet"/>
      <w:lvlText w:val=""/>
      <w:lvlJc w:val="left"/>
      <w:pPr>
        <w:ind w:left="1191" w:hanging="397"/>
      </w:pPr>
      <w:rPr>
        <w:rFonts w:ascii="Symbol" w:hAnsi="Symbol" w:hint="default"/>
        <w:b/>
        <w:i w:val="0"/>
        <w:color w:val="246369" w:themeColor="accent1"/>
        <w:sz w:val="22"/>
      </w:rPr>
    </w:lvl>
    <w:lvl w:ilvl="1">
      <w:start w:val="1"/>
      <w:numFmt w:val="bullet"/>
      <w:lvlRestart w:val="0"/>
      <w:lvlText w:val=""/>
      <w:lvlJc w:val="left"/>
      <w:pPr>
        <w:ind w:left="1588" w:hanging="397"/>
      </w:pPr>
      <w:rPr>
        <w:rFonts w:ascii="Symbol" w:hAnsi="Symbol" w:hint="default"/>
        <w:b w:val="0"/>
        <w:i w:val="0"/>
        <w:color w:val="25646A"/>
        <w:sz w:val="22"/>
      </w:rPr>
    </w:lvl>
    <w:lvl w:ilvl="2">
      <w:start w:val="1"/>
      <w:numFmt w:val="bullet"/>
      <w:lvlRestart w:val="0"/>
      <w:lvlText w:val=""/>
      <w:lvlJc w:val="left"/>
      <w:pPr>
        <w:ind w:left="1985" w:hanging="397"/>
      </w:pPr>
      <w:rPr>
        <w:rFonts w:ascii="Symbol" w:hAnsi="Symbol" w:hint="default"/>
        <w:b w:val="0"/>
        <w:i w:val="0"/>
        <w:color w:val="25646A"/>
        <w:sz w:val="22"/>
      </w:rPr>
    </w:lvl>
    <w:lvl w:ilvl="3">
      <w:start w:val="1"/>
      <w:numFmt w:val="bullet"/>
      <w:lvlRestart w:val="0"/>
      <w:lvlText w:val=""/>
      <w:lvlJc w:val="left"/>
      <w:pPr>
        <w:ind w:left="3119" w:hanging="397"/>
      </w:pPr>
      <w:rPr>
        <w:rFonts w:ascii="Symbol" w:hAnsi="Symbol" w:hint="default"/>
        <w:b w:val="0"/>
        <w:i w:val="0"/>
        <w:color w:val="25646A"/>
        <w:sz w:val="22"/>
      </w:rPr>
    </w:lvl>
    <w:lvl w:ilvl="4">
      <w:start w:val="1"/>
      <w:numFmt w:val="decimal"/>
      <w:lvlText w:val="%1.%2.%3.%4.%5."/>
      <w:lvlJc w:val="left"/>
      <w:pPr>
        <w:ind w:left="4071" w:hanging="396"/>
      </w:pPr>
      <w:rPr>
        <w:rFonts w:hint="default"/>
      </w:rPr>
    </w:lvl>
    <w:lvl w:ilvl="5">
      <w:start w:val="1"/>
      <w:numFmt w:val="decimal"/>
      <w:lvlText w:val="%1.%2.%3.%4.%5.%6."/>
      <w:lvlJc w:val="left"/>
      <w:pPr>
        <w:ind w:left="4823" w:hanging="936"/>
      </w:pPr>
      <w:rPr>
        <w:rFonts w:hint="default"/>
      </w:rPr>
    </w:lvl>
    <w:lvl w:ilvl="6">
      <w:start w:val="1"/>
      <w:numFmt w:val="decimal"/>
      <w:lvlText w:val="%1.%2.%3.%4.%5.%6.%7."/>
      <w:lvlJc w:val="left"/>
      <w:pPr>
        <w:ind w:left="5327" w:hanging="1080"/>
      </w:pPr>
      <w:rPr>
        <w:rFonts w:hint="default"/>
      </w:rPr>
    </w:lvl>
    <w:lvl w:ilvl="7">
      <w:start w:val="1"/>
      <w:numFmt w:val="decimal"/>
      <w:lvlText w:val="%1.%2.%3.%4.%5.%6.%7.%8."/>
      <w:lvlJc w:val="left"/>
      <w:pPr>
        <w:ind w:left="5831" w:hanging="1224"/>
      </w:pPr>
      <w:rPr>
        <w:rFonts w:hint="default"/>
      </w:rPr>
    </w:lvl>
    <w:lvl w:ilvl="8">
      <w:start w:val="1"/>
      <w:numFmt w:val="decimal"/>
      <w:lvlText w:val="%1.%2.%3.%4.%5.%6.%7.%8.%9."/>
      <w:lvlJc w:val="left"/>
      <w:pPr>
        <w:ind w:left="6407" w:hanging="1440"/>
      </w:pPr>
      <w:rPr>
        <w:rFonts w:hint="default"/>
      </w:rPr>
    </w:lvl>
  </w:abstractNum>
  <w:abstractNum w:abstractNumId="41" w15:restartNumberingAfterBreak="0">
    <w:nsid w:val="4ED879CF"/>
    <w:multiLevelType w:val="multilevel"/>
    <w:tmpl w:val="8356EC04"/>
    <w:styleLink w:val="CurrentList18"/>
    <w:lvl w:ilvl="0">
      <w:start w:val="1"/>
      <w:numFmt w:val="decimal"/>
      <w:lvlText w:val="%1."/>
      <w:lvlJc w:val="left"/>
      <w:pPr>
        <w:tabs>
          <w:tab w:val="num" w:pos="794"/>
        </w:tabs>
        <w:ind w:left="794" w:hanging="397"/>
      </w:pPr>
      <w:rPr>
        <w:rFonts w:ascii="Arial" w:hAnsi="Arial" w:hint="default"/>
        <w:b w:val="0"/>
        <w:i w:val="0"/>
        <w:color w:val="25646A"/>
        <w:sz w:val="22"/>
      </w:rPr>
    </w:lvl>
    <w:lvl w:ilvl="1">
      <w:start w:val="1"/>
      <w:numFmt w:val="decimal"/>
      <w:lvlText w:val="%1.%2."/>
      <w:lvlJc w:val="left"/>
      <w:pPr>
        <w:tabs>
          <w:tab w:val="num" w:pos="1361"/>
        </w:tabs>
        <w:ind w:left="1361" w:hanging="567"/>
      </w:pPr>
      <w:rPr>
        <w:rFonts w:ascii="Arial" w:hAnsi="Arial" w:hint="default"/>
        <w:b w:val="0"/>
        <w:i w:val="0"/>
        <w:color w:val="25646A"/>
        <w:sz w:val="22"/>
      </w:rPr>
    </w:lvl>
    <w:lvl w:ilvl="2">
      <w:start w:val="1"/>
      <w:numFmt w:val="decimal"/>
      <w:lvlText w:val="%1.%2.%3."/>
      <w:lvlJc w:val="left"/>
      <w:pPr>
        <w:ind w:left="2098" w:hanging="737"/>
      </w:pPr>
      <w:rPr>
        <w:rFonts w:ascii="Arial" w:hAnsi="Arial" w:hint="default"/>
        <w:b w:val="0"/>
        <w:i w:val="0"/>
        <w:color w:val="25646A"/>
        <w:sz w:val="22"/>
      </w:rPr>
    </w:lvl>
    <w:lvl w:ilvl="3">
      <w:start w:val="1"/>
      <w:numFmt w:val="decimal"/>
      <w:lvlText w:val="%1.%2.%3.%4."/>
      <w:lvlJc w:val="left"/>
      <w:pPr>
        <w:ind w:left="2835" w:hanging="737"/>
      </w:pPr>
      <w:rPr>
        <w:rFonts w:ascii="Arial" w:hAnsi="Arial" w:hint="default"/>
        <w:b w:val="0"/>
        <w:i w:val="0"/>
        <w:color w:val="25646A"/>
        <w:sz w:val="22"/>
      </w:rPr>
    </w:lvl>
    <w:lvl w:ilvl="4">
      <w:start w:val="1"/>
      <w:numFmt w:val="decimal"/>
      <w:lvlText w:val="%1.%2.%3.%4.%5."/>
      <w:lvlJc w:val="left"/>
      <w:pPr>
        <w:ind w:left="2381" w:hanging="396"/>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42" w15:restartNumberingAfterBreak="0">
    <w:nsid w:val="4FE8454C"/>
    <w:multiLevelType w:val="multilevel"/>
    <w:tmpl w:val="B30EA624"/>
    <w:lvl w:ilvl="0">
      <w:start w:val="1"/>
      <w:numFmt w:val="decimal"/>
      <w:pStyle w:val="GraingerNumberbulletsbold"/>
      <w:lvlText w:val="%1."/>
      <w:lvlJc w:val="left"/>
      <w:pPr>
        <w:tabs>
          <w:tab w:val="num" w:pos="397"/>
        </w:tabs>
        <w:ind w:left="397" w:hanging="397"/>
      </w:pPr>
      <w:rPr>
        <w:rFonts w:ascii="Arial" w:hAnsi="Arial" w:hint="default"/>
        <w:b/>
        <w:i w:val="0"/>
        <w:color w:val="25646A"/>
        <w:sz w:val="22"/>
      </w:rPr>
    </w:lvl>
    <w:lvl w:ilvl="1">
      <w:start w:val="1"/>
      <w:numFmt w:val="decimal"/>
      <w:lvlText w:val="%1.%2."/>
      <w:lvlJc w:val="left"/>
      <w:pPr>
        <w:ind w:left="964" w:hanging="567"/>
      </w:pPr>
      <w:rPr>
        <w:rFonts w:ascii="Arial" w:hAnsi="Arial" w:hint="default"/>
        <w:b/>
        <w:i w:val="0"/>
        <w:color w:val="25646A"/>
        <w:sz w:val="22"/>
      </w:rPr>
    </w:lvl>
    <w:lvl w:ilvl="2">
      <w:start w:val="1"/>
      <w:numFmt w:val="decimal"/>
      <w:lvlText w:val="%1.%2.%3."/>
      <w:lvlJc w:val="left"/>
      <w:pPr>
        <w:ind w:left="1701" w:hanging="737"/>
      </w:pPr>
      <w:rPr>
        <w:rFonts w:ascii="Arial" w:hAnsi="Arial" w:hint="default"/>
        <w:b w:val="0"/>
        <w:i w:val="0"/>
        <w:color w:val="25646A"/>
        <w:sz w:val="22"/>
      </w:rPr>
    </w:lvl>
    <w:lvl w:ilvl="3">
      <w:start w:val="1"/>
      <w:numFmt w:val="decimal"/>
      <w:lvlText w:val="%1.%2.%3.%4."/>
      <w:lvlJc w:val="left"/>
      <w:pPr>
        <w:ind w:left="2438" w:hanging="737"/>
      </w:pPr>
      <w:rPr>
        <w:rFonts w:ascii="Arial" w:hAnsi="Arial" w:hint="default"/>
        <w:b w:val="0"/>
        <w:i w:val="0"/>
        <w:color w:val="25646A"/>
        <w:sz w:val="22"/>
      </w:rPr>
    </w:lvl>
    <w:lvl w:ilvl="4">
      <w:start w:val="1"/>
      <w:numFmt w:val="decimal"/>
      <w:lvlText w:val="%1.%2.%3.%4.%5."/>
      <w:lvlJc w:val="left"/>
      <w:pPr>
        <w:ind w:left="1984" w:hanging="396"/>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52030B5F"/>
    <w:multiLevelType w:val="multilevel"/>
    <w:tmpl w:val="03C4B2D8"/>
    <w:styleLink w:val="CurrentList11"/>
    <w:lvl w:ilvl="0">
      <w:start w:val="1"/>
      <w:numFmt w:val="decimal"/>
      <w:lvlText w:val="%1."/>
      <w:lvlJc w:val="left"/>
      <w:pPr>
        <w:tabs>
          <w:tab w:val="num" w:pos="794"/>
        </w:tabs>
        <w:ind w:left="794" w:hanging="397"/>
      </w:pPr>
      <w:rPr>
        <w:rFonts w:hint="default"/>
        <w:color w:val="65BCAB" w:themeColor="accen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5262478C"/>
    <w:multiLevelType w:val="multilevel"/>
    <w:tmpl w:val="2FDEC6EE"/>
    <w:lvl w:ilvl="0">
      <w:start w:val="1"/>
      <w:numFmt w:val="decimal"/>
      <w:pStyle w:val="Heading1"/>
      <w:lvlText w:val="%1."/>
      <w:lvlJc w:val="left"/>
      <w:pPr>
        <w:tabs>
          <w:tab w:val="num" w:pos="720"/>
        </w:tabs>
        <w:ind w:left="720" w:hanging="720"/>
      </w:pPr>
      <w:rPr>
        <w:rFonts w:cs="Times New Roman"/>
        <w:u w:val="none"/>
      </w:rPr>
    </w:lvl>
    <w:lvl w:ilvl="1">
      <w:start w:val="1"/>
      <w:numFmt w:val="decimal"/>
      <w:pStyle w:val="Heading2"/>
      <w:lvlText w:val="%1.%2"/>
      <w:lvlJc w:val="left"/>
      <w:pPr>
        <w:tabs>
          <w:tab w:val="num" w:pos="720"/>
        </w:tabs>
        <w:ind w:left="720" w:hanging="720"/>
      </w:pPr>
      <w:rPr>
        <w:rFonts w:cs="Times New Roman"/>
        <w:u w:val="none"/>
      </w:rPr>
    </w:lvl>
    <w:lvl w:ilvl="2">
      <w:start w:val="1"/>
      <w:numFmt w:val="lowerLetter"/>
      <w:pStyle w:val="Heading3"/>
      <w:lvlText w:val="(%3)"/>
      <w:lvlJc w:val="left"/>
      <w:pPr>
        <w:tabs>
          <w:tab w:val="num" w:pos="1440"/>
        </w:tabs>
        <w:ind w:left="1440" w:hanging="720"/>
      </w:pPr>
      <w:rPr>
        <w:rFonts w:cs="Times New Roman"/>
        <w:u w:val="none"/>
      </w:rPr>
    </w:lvl>
    <w:lvl w:ilvl="3">
      <w:start w:val="1"/>
      <w:numFmt w:val="lowerRoman"/>
      <w:pStyle w:val="Heading4"/>
      <w:lvlText w:val="(%4)"/>
      <w:lvlJc w:val="left"/>
      <w:pPr>
        <w:tabs>
          <w:tab w:val="num" w:pos="2160"/>
        </w:tabs>
        <w:ind w:left="2160" w:hanging="720"/>
      </w:pPr>
      <w:rPr>
        <w:rFonts w:cs="Times New Roman"/>
        <w:u w:val="none"/>
      </w:rPr>
    </w:lvl>
    <w:lvl w:ilvl="4">
      <w:start w:val="1"/>
      <w:numFmt w:val="decimal"/>
      <w:pStyle w:val="Heading5"/>
      <w:lvlText w:val="(%5)"/>
      <w:lvlJc w:val="left"/>
      <w:pPr>
        <w:tabs>
          <w:tab w:val="num" w:pos="2880"/>
        </w:tabs>
        <w:ind w:left="2880" w:hanging="720"/>
      </w:pPr>
      <w:rPr>
        <w:rFonts w:cs="Times New Roman"/>
        <w:u w:val="none"/>
      </w:rPr>
    </w:lvl>
    <w:lvl w:ilvl="5">
      <w:start w:val="1"/>
      <w:numFmt w:val="upperLetter"/>
      <w:pStyle w:val="Heading6"/>
      <w:lvlText w:val="(%6)"/>
      <w:lvlJc w:val="left"/>
      <w:pPr>
        <w:tabs>
          <w:tab w:val="num" w:pos="3600"/>
        </w:tabs>
        <w:ind w:left="3600" w:hanging="720"/>
      </w:pPr>
      <w:rPr>
        <w:rFonts w:cs="Times New Roman"/>
        <w:u w:val="none"/>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45" w15:restartNumberingAfterBreak="0">
    <w:nsid w:val="52D27E57"/>
    <w:multiLevelType w:val="multilevel"/>
    <w:tmpl w:val="91A2872C"/>
    <w:styleLink w:val="CurrentList7"/>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53C446DB"/>
    <w:multiLevelType w:val="multilevel"/>
    <w:tmpl w:val="97B0C7B2"/>
    <w:styleLink w:val="CurrentList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5560057C"/>
    <w:multiLevelType w:val="multilevel"/>
    <w:tmpl w:val="0809001D"/>
    <w:styleLink w:val="CurrentList1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8" w15:restartNumberingAfterBreak="0">
    <w:nsid w:val="573557DE"/>
    <w:multiLevelType w:val="multilevel"/>
    <w:tmpl w:val="B28878C6"/>
    <w:styleLink w:val="CurrentList23"/>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49" w15:restartNumberingAfterBreak="0">
    <w:nsid w:val="575179EA"/>
    <w:multiLevelType w:val="multilevel"/>
    <w:tmpl w:val="F07ECD5E"/>
    <w:styleLink w:val="CurrentList16"/>
    <w:lvl w:ilvl="0">
      <w:start w:val="1"/>
      <w:numFmt w:val="lowerLetter"/>
      <w:lvlText w:val="%1."/>
      <w:lvlJc w:val="left"/>
      <w:pPr>
        <w:ind w:left="360" w:hanging="360"/>
      </w:pPr>
      <w:rPr>
        <w:rFonts w:ascii="Arial" w:hAnsi="Arial" w:hint="default"/>
        <w:b w:val="0"/>
        <w:i w:val="0"/>
        <w:color w:val="246369" w:themeColor="accent1"/>
        <w:sz w:val="2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0" w15:restartNumberingAfterBreak="0">
    <w:nsid w:val="5BE94B1C"/>
    <w:multiLevelType w:val="multilevel"/>
    <w:tmpl w:val="1D7EE438"/>
    <w:styleLink w:val="CurrentList34"/>
    <w:lvl w:ilvl="0">
      <w:start w:val="1"/>
      <w:numFmt w:val="bullet"/>
      <w:lvlText w:val=""/>
      <w:lvlJc w:val="left"/>
      <w:pPr>
        <w:ind w:left="1531" w:hanging="56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2722" w:hanging="397"/>
      </w:pPr>
      <w:rPr>
        <w:rFonts w:ascii="Symbol" w:hAnsi="Symbol" w:hint="default"/>
        <w:b w:val="0"/>
        <w:i w:val="0"/>
        <w:color w:val="25646A"/>
        <w:sz w:val="22"/>
      </w:rPr>
    </w:lvl>
    <w:lvl w:ilvl="4">
      <w:start w:val="1"/>
      <w:numFmt w:val="decimal"/>
      <w:lvlText w:val="%1.%2.%3.%4.%5."/>
      <w:lvlJc w:val="left"/>
      <w:pPr>
        <w:ind w:left="3674" w:hanging="396"/>
      </w:pPr>
      <w:rPr>
        <w:rFonts w:hint="default"/>
      </w:rPr>
    </w:lvl>
    <w:lvl w:ilvl="5">
      <w:start w:val="1"/>
      <w:numFmt w:val="decimal"/>
      <w:lvlText w:val="%1.%2.%3.%4.%5.%6."/>
      <w:lvlJc w:val="left"/>
      <w:pPr>
        <w:ind w:left="4426" w:hanging="936"/>
      </w:pPr>
      <w:rPr>
        <w:rFonts w:hint="default"/>
      </w:rPr>
    </w:lvl>
    <w:lvl w:ilvl="6">
      <w:start w:val="1"/>
      <w:numFmt w:val="decimal"/>
      <w:lvlText w:val="%1.%2.%3.%4.%5.%6.%7."/>
      <w:lvlJc w:val="left"/>
      <w:pPr>
        <w:ind w:left="4930" w:hanging="1080"/>
      </w:pPr>
      <w:rPr>
        <w:rFonts w:hint="default"/>
      </w:rPr>
    </w:lvl>
    <w:lvl w:ilvl="7">
      <w:start w:val="1"/>
      <w:numFmt w:val="decimal"/>
      <w:lvlText w:val="%1.%2.%3.%4.%5.%6.%7.%8."/>
      <w:lvlJc w:val="left"/>
      <w:pPr>
        <w:ind w:left="5434" w:hanging="1224"/>
      </w:pPr>
      <w:rPr>
        <w:rFonts w:hint="default"/>
      </w:rPr>
    </w:lvl>
    <w:lvl w:ilvl="8">
      <w:start w:val="1"/>
      <w:numFmt w:val="decimal"/>
      <w:lvlText w:val="%1.%2.%3.%4.%5.%6.%7.%8.%9."/>
      <w:lvlJc w:val="left"/>
      <w:pPr>
        <w:ind w:left="6010" w:hanging="1440"/>
      </w:pPr>
      <w:rPr>
        <w:rFonts w:hint="default"/>
      </w:rPr>
    </w:lvl>
  </w:abstractNum>
  <w:abstractNum w:abstractNumId="51" w15:restartNumberingAfterBreak="0">
    <w:nsid w:val="5E1F1FA5"/>
    <w:multiLevelType w:val="multilevel"/>
    <w:tmpl w:val="ED14CC6C"/>
    <w:styleLink w:val="CurrentList31"/>
    <w:lvl w:ilvl="0">
      <w:start w:val="1"/>
      <w:numFmt w:val="bullet"/>
      <w:lvlText w:val=""/>
      <w:lvlJc w:val="left"/>
      <w:pPr>
        <w:ind w:left="1235" w:hanging="397"/>
      </w:pPr>
      <w:rPr>
        <w:rFonts w:ascii="Symbol" w:hAnsi="Symbol" w:hint="default"/>
        <w:b/>
        <w:i w:val="0"/>
        <w:color w:val="246369" w:themeColor="accent1"/>
        <w:sz w:val="22"/>
      </w:rPr>
    </w:lvl>
    <w:lvl w:ilvl="1">
      <w:start w:val="1"/>
      <w:numFmt w:val="bullet"/>
      <w:lvlRestart w:val="0"/>
      <w:lvlText w:val=""/>
      <w:lvlJc w:val="left"/>
      <w:pPr>
        <w:ind w:left="2352" w:hanging="397"/>
      </w:pPr>
      <w:rPr>
        <w:rFonts w:ascii="Symbol" w:hAnsi="Symbol" w:hint="default"/>
        <w:b w:val="0"/>
        <w:i w:val="0"/>
        <w:color w:val="25646A"/>
        <w:sz w:val="22"/>
      </w:rPr>
    </w:lvl>
    <w:lvl w:ilvl="2">
      <w:start w:val="1"/>
      <w:numFmt w:val="bullet"/>
      <w:lvlRestart w:val="0"/>
      <w:lvlText w:val=""/>
      <w:lvlJc w:val="left"/>
      <w:pPr>
        <w:tabs>
          <w:tab w:val="num" w:pos="2749"/>
        </w:tabs>
        <w:ind w:left="2749" w:hanging="397"/>
      </w:pPr>
      <w:rPr>
        <w:rFonts w:ascii="Symbol" w:hAnsi="Symbol" w:hint="default"/>
        <w:b w:val="0"/>
        <w:i w:val="0"/>
        <w:color w:val="25646A"/>
        <w:sz w:val="22"/>
      </w:rPr>
    </w:lvl>
    <w:lvl w:ilvl="3">
      <w:start w:val="1"/>
      <w:numFmt w:val="bullet"/>
      <w:lvlRestart w:val="0"/>
      <w:lvlText w:val=""/>
      <w:lvlJc w:val="left"/>
      <w:pPr>
        <w:ind w:left="3146" w:hanging="397"/>
      </w:pPr>
      <w:rPr>
        <w:rFonts w:ascii="Symbol" w:hAnsi="Symbol" w:hint="default"/>
        <w:b w:val="0"/>
        <w:i w:val="0"/>
        <w:color w:val="25646A"/>
        <w:sz w:val="22"/>
      </w:rPr>
    </w:lvl>
    <w:lvl w:ilvl="4">
      <w:start w:val="1"/>
      <w:numFmt w:val="decimal"/>
      <w:lvlText w:val="%1.%2.%3.%4.%5."/>
      <w:lvlJc w:val="left"/>
      <w:pPr>
        <w:ind w:left="3548" w:hanging="396"/>
      </w:pPr>
      <w:rPr>
        <w:rFonts w:hint="default"/>
      </w:rPr>
    </w:lvl>
    <w:lvl w:ilvl="5">
      <w:start w:val="1"/>
      <w:numFmt w:val="decimal"/>
      <w:lvlText w:val="%1.%2.%3.%4.%5.%6."/>
      <w:lvlJc w:val="left"/>
      <w:pPr>
        <w:ind w:left="4300" w:hanging="936"/>
      </w:pPr>
      <w:rPr>
        <w:rFonts w:hint="default"/>
      </w:rPr>
    </w:lvl>
    <w:lvl w:ilvl="6">
      <w:start w:val="1"/>
      <w:numFmt w:val="decimal"/>
      <w:lvlText w:val="%1.%2.%3.%4.%5.%6.%7."/>
      <w:lvlJc w:val="left"/>
      <w:pPr>
        <w:ind w:left="4804" w:hanging="1080"/>
      </w:pPr>
      <w:rPr>
        <w:rFonts w:hint="default"/>
      </w:rPr>
    </w:lvl>
    <w:lvl w:ilvl="7">
      <w:start w:val="1"/>
      <w:numFmt w:val="decimal"/>
      <w:lvlText w:val="%1.%2.%3.%4.%5.%6.%7.%8."/>
      <w:lvlJc w:val="left"/>
      <w:pPr>
        <w:ind w:left="5308" w:hanging="1224"/>
      </w:pPr>
      <w:rPr>
        <w:rFonts w:hint="default"/>
      </w:rPr>
    </w:lvl>
    <w:lvl w:ilvl="8">
      <w:start w:val="1"/>
      <w:numFmt w:val="decimal"/>
      <w:lvlText w:val="%1.%2.%3.%4.%5.%6.%7.%8.%9."/>
      <w:lvlJc w:val="left"/>
      <w:pPr>
        <w:ind w:left="5884" w:hanging="1440"/>
      </w:pPr>
      <w:rPr>
        <w:rFonts w:hint="default"/>
      </w:rPr>
    </w:lvl>
  </w:abstractNum>
  <w:abstractNum w:abstractNumId="52" w15:restartNumberingAfterBreak="0">
    <w:nsid w:val="5F5F0310"/>
    <w:multiLevelType w:val="hybridMultilevel"/>
    <w:tmpl w:val="63B0F2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61FA0F07"/>
    <w:multiLevelType w:val="hybridMultilevel"/>
    <w:tmpl w:val="55A29D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63A45153"/>
    <w:multiLevelType w:val="multilevel"/>
    <w:tmpl w:val="74B487EA"/>
    <w:styleLink w:val="CurrentList19"/>
    <w:lvl w:ilvl="0">
      <w:start w:val="1"/>
      <w:numFmt w:val="decimal"/>
      <w:lvlText w:val="%1."/>
      <w:lvlJc w:val="left"/>
      <w:pPr>
        <w:tabs>
          <w:tab w:val="num" w:pos="794"/>
        </w:tabs>
        <w:ind w:left="794" w:hanging="397"/>
      </w:pPr>
      <w:rPr>
        <w:rFonts w:ascii="Arial" w:hAnsi="Arial" w:hint="default"/>
        <w:b w:val="0"/>
        <w:i w:val="0"/>
        <w:color w:val="25646A"/>
        <w:sz w:val="22"/>
      </w:rPr>
    </w:lvl>
    <w:lvl w:ilvl="1">
      <w:start w:val="1"/>
      <w:numFmt w:val="decimal"/>
      <w:lvlRestart w:val="0"/>
      <w:lvlText w:val="%1.%2."/>
      <w:lvlJc w:val="left"/>
      <w:pPr>
        <w:tabs>
          <w:tab w:val="num" w:pos="1361"/>
        </w:tabs>
        <w:ind w:left="1361" w:hanging="567"/>
      </w:pPr>
      <w:rPr>
        <w:rFonts w:ascii="Arial" w:hAnsi="Arial" w:hint="default"/>
        <w:b w:val="0"/>
        <w:i w:val="0"/>
        <w:color w:val="25646A"/>
        <w:sz w:val="22"/>
      </w:rPr>
    </w:lvl>
    <w:lvl w:ilvl="2">
      <w:start w:val="1"/>
      <w:numFmt w:val="decimal"/>
      <w:lvlRestart w:val="0"/>
      <w:lvlText w:val="%1.%2.%3."/>
      <w:lvlJc w:val="left"/>
      <w:pPr>
        <w:ind w:left="2098" w:hanging="737"/>
      </w:pPr>
      <w:rPr>
        <w:rFonts w:ascii="Arial" w:hAnsi="Arial" w:hint="default"/>
        <w:b w:val="0"/>
        <w:i w:val="0"/>
        <w:color w:val="25646A"/>
        <w:sz w:val="22"/>
      </w:rPr>
    </w:lvl>
    <w:lvl w:ilvl="3">
      <w:start w:val="1"/>
      <w:numFmt w:val="decimal"/>
      <w:lvlRestart w:val="0"/>
      <w:lvlText w:val="%1.%2.%3.%4."/>
      <w:lvlJc w:val="left"/>
      <w:pPr>
        <w:ind w:left="2835" w:hanging="737"/>
      </w:pPr>
      <w:rPr>
        <w:rFonts w:ascii="Arial" w:hAnsi="Arial" w:hint="default"/>
        <w:b w:val="0"/>
        <w:i w:val="0"/>
        <w:color w:val="25646A"/>
        <w:sz w:val="22"/>
      </w:rPr>
    </w:lvl>
    <w:lvl w:ilvl="4">
      <w:start w:val="1"/>
      <w:numFmt w:val="decimal"/>
      <w:lvlText w:val="%1.%2.%3.%4.%5."/>
      <w:lvlJc w:val="left"/>
      <w:pPr>
        <w:ind w:left="2381" w:hanging="396"/>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55" w15:restartNumberingAfterBreak="0">
    <w:nsid w:val="6541322C"/>
    <w:multiLevelType w:val="multilevel"/>
    <w:tmpl w:val="B4E896C6"/>
    <w:styleLink w:val="CurrentList24"/>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56" w15:restartNumberingAfterBreak="0">
    <w:nsid w:val="66BC1285"/>
    <w:multiLevelType w:val="multilevel"/>
    <w:tmpl w:val="3724EE4A"/>
    <w:styleLink w:val="CurrentList38"/>
    <w:lvl w:ilvl="0">
      <w:start w:val="1"/>
      <w:numFmt w:val="decimal"/>
      <w:lvlText w:val="%1."/>
      <w:lvlJc w:val="left"/>
      <w:pPr>
        <w:ind w:left="360" w:hanging="360"/>
      </w:pPr>
      <w:rPr>
        <w:rFonts w:hint="default"/>
      </w:rPr>
    </w:lvl>
    <w:lvl w:ilvl="1">
      <w:start w:val="1"/>
      <w:numFmt w:val="decimal"/>
      <w:isLgl/>
      <w:lvlText w:val="%1.%2"/>
      <w:lvlJc w:val="left"/>
      <w:pPr>
        <w:ind w:left="797" w:hanging="400"/>
      </w:pPr>
      <w:rPr>
        <w:rFonts w:hint="default"/>
      </w:rPr>
    </w:lvl>
    <w:lvl w:ilvl="2">
      <w:start w:val="1"/>
      <w:numFmt w:val="decimal"/>
      <w:isLgl/>
      <w:lvlText w:val="%1.%2.%3"/>
      <w:lvlJc w:val="left"/>
      <w:pPr>
        <w:ind w:left="1514" w:hanging="720"/>
      </w:pPr>
      <w:rPr>
        <w:rFonts w:hint="default"/>
      </w:rPr>
    </w:lvl>
    <w:lvl w:ilvl="3">
      <w:start w:val="1"/>
      <w:numFmt w:val="decimal"/>
      <w:isLgl/>
      <w:lvlText w:val="%1.%2.%3.%4"/>
      <w:lvlJc w:val="left"/>
      <w:pPr>
        <w:ind w:left="1911" w:hanging="720"/>
      </w:pPr>
      <w:rPr>
        <w:rFonts w:hint="default"/>
      </w:rPr>
    </w:lvl>
    <w:lvl w:ilvl="4">
      <w:start w:val="1"/>
      <w:numFmt w:val="decimal"/>
      <w:isLgl/>
      <w:lvlText w:val="%1.%2.%3.%4.%5"/>
      <w:lvlJc w:val="left"/>
      <w:pPr>
        <w:ind w:left="2668" w:hanging="1080"/>
      </w:pPr>
      <w:rPr>
        <w:rFonts w:hint="default"/>
      </w:rPr>
    </w:lvl>
    <w:lvl w:ilvl="5">
      <w:start w:val="1"/>
      <w:numFmt w:val="decimal"/>
      <w:isLgl/>
      <w:lvlText w:val="%1.%2.%3.%4.%5.%6"/>
      <w:lvlJc w:val="left"/>
      <w:pPr>
        <w:ind w:left="3065" w:hanging="1080"/>
      </w:pPr>
      <w:rPr>
        <w:rFonts w:hint="default"/>
      </w:rPr>
    </w:lvl>
    <w:lvl w:ilvl="6">
      <w:start w:val="1"/>
      <w:numFmt w:val="decimal"/>
      <w:isLgl/>
      <w:lvlText w:val="%1.%2.%3.%4.%5.%6.%7"/>
      <w:lvlJc w:val="left"/>
      <w:pPr>
        <w:ind w:left="3822" w:hanging="1440"/>
      </w:pPr>
      <w:rPr>
        <w:rFonts w:hint="default"/>
      </w:rPr>
    </w:lvl>
    <w:lvl w:ilvl="7">
      <w:start w:val="1"/>
      <w:numFmt w:val="decimal"/>
      <w:isLgl/>
      <w:lvlText w:val="%1.%2.%3.%4.%5.%6.%7.%8"/>
      <w:lvlJc w:val="left"/>
      <w:pPr>
        <w:ind w:left="4219" w:hanging="1440"/>
      </w:pPr>
      <w:rPr>
        <w:rFonts w:hint="default"/>
      </w:rPr>
    </w:lvl>
    <w:lvl w:ilvl="8">
      <w:start w:val="1"/>
      <w:numFmt w:val="decimal"/>
      <w:isLgl/>
      <w:lvlText w:val="%1.%2.%3.%4.%5.%6.%7.%8.%9"/>
      <w:lvlJc w:val="left"/>
      <w:pPr>
        <w:ind w:left="4976" w:hanging="1800"/>
      </w:pPr>
      <w:rPr>
        <w:rFonts w:hint="default"/>
      </w:rPr>
    </w:lvl>
  </w:abstractNum>
  <w:abstractNum w:abstractNumId="57" w15:restartNumberingAfterBreak="0">
    <w:nsid w:val="68D91B99"/>
    <w:multiLevelType w:val="hybridMultilevel"/>
    <w:tmpl w:val="7DC6B4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68EC7ADC"/>
    <w:multiLevelType w:val="multilevel"/>
    <w:tmpl w:val="E12E2126"/>
    <w:styleLink w:val="CurrentList50"/>
    <w:lvl w:ilvl="0">
      <w:start w:val="1"/>
      <w:numFmt w:val="bullet"/>
      <w:lvlText w:val=""/>
      <w:lvlJc w:val="left"/>
      <w:pPr>
        <w:ind w:left="397" w:hanging="397"/>
      </w:pPr>
      <w:rPr>
        <w:rFonts w:ascii="Symbol" w:hAnsi="Symbol" w:hint="default"/>
        <w:b/>
        <w:i w:val="0"/>
        <w:color w:val="25646A"/>
        <w:sz w:val="22"/>
      </w:rPr>
    </w:lvl>
    <w:lvl w:ilvl="1">
      <w:start w:val="1"/>
      <w:numFmt w:val="bullet"/>
      <w:lvlRestart w:val="0"/>
      <w:lvlText w:val=""/>
      <w:lvlJc w:val="left"/>
      <w:pPr>
        <w:ind w:left="794" w:hanging="397"/>
      </w:pPr>
      <w:rPr>
        <w:rFonts w:ascii="Symbol" w:hAnsi="Symbol" w:hint="default"/>
        <w:b w:val="0"/>
        <w:i w:val="0"/>
        <w:color w:val="25646A"/>
        <w:sz w:val="22"/>
      </w:rPr>
    </w:lvl>
    <w:lvl w:ilvl="2">
      <w:start w:val="1"/>
      <w:numFmt w:val="bullet"/>
      <w:lvlRestart w:val="0"/>
      <w:lvlText w:val=""/>
      <w:lvlJc w:val="left"/>
      <w:pPr>
        <w:ind w:left="1191" w:hanging="397"/>
      </w:pPr>
      <w:rPr>
        <w:rFonts w:ascii="Symbol" w:hAnsi="Symbol" w:hint="default"/>
        <w:b w:val="0"/>
        <w:i w:val="0"/>
        <w:color w:val="25646A"/>
        <w:sz w:val="22"/>
      </w:rPr>
    </w:lvl>
    <w:lvl w:ilvl="3">
      <w:start w:val="1"/>
      <w:numFmt w:val="bullet"/>
      <w:lvlRestart w:val="0"/>
      <w:lvlText w:val=""/>
      <w:lvlJc w:val="left"/>
      <w:pPr>
        <w:ind w:left="1588" w:hanging="397"/>
      </w:pPr>
      <w:rPr>
        <w:rFonts w:ascii="Symbol" w:hAnsi="Symbol" w:hint="default"/>
        <w:b w:val="0"/>
        <w:i w:val="0"/>
        <w:color w:val="25646A"/>
        <w:sz w:val="22"/>
      </w:rPr>
    </w:lvl>
    <w:lvl w:ilvl="4">
      <w:start w:val="1"/>
      <w:numFmt w:val="decimal"/>
      <w:lvlText w:val="%1.%2.%3.%4.%5."/>
      <w:lvlJc w:val="left"/>
      <w:pPr>
        <w:ind w:left="3260" w:hanging="396"/>
      </w:pPr>
      <w:rPr>
        <w:rFonts w:hint="default"/>
      </w:rPr>
    </w:lvl>
    <w:lvl w:ilvl="5">
      <w:start w:val="1"/>
      <w:numFmt w:val="decimal"/>
      <w:lvlText w:val="%1.%2.%3.%4.%5.%6."/>
      <w:lvlJc w:val="left"/>
      <w:pPr>
        <w:ind w:left="4012" w:hanging="936"/>
      </w:pPr>
      <w:rPr>
        <w:rFonts w:hint="default"/>
      </w:rPr>
    </w:lvl>
    <w:lvl w:ilvl="6">
      <w:start w:val="1"/>
      <w:numFmt w:val="decimal"/>
      <w:lvlText w:val="%1.%2.%3.%4.%5.%6.%7."/>
      <w:lvlJc w:val="left"/>
      <w:pPr>
        <w:ind w:left="4516" w:hanging="1080"/>
      </w:pPr>
      <w:rPr>
        <w:rFonts w:hint="default"/>
      </w:rPr>
    </w:lvl>
    <w:lvl w:ilvl="7">
      <w:start w:val="1"/>
      <w:numFmt w:val="decimal"/>
      <w:lvlText w:val="%1.%2.%3.%4.%5.%6.%7.%8."/>
      <w:lvlJc w:val="left"/>
      <w:pPr>
        <w:ind w:left="5020" w:hanging="1224"/>
      </w:pPr>
      <w:rPr>
        <w:rFonts w:hint="default"/>
      </w:rPr>
    </w:lvl>
    <w:lvl w:ilvl="8">
      <w:start w:val="1"/>
      <w:numFmt w:val="decimal"/>
      <w:lvlText w:val="%1.%2.%3.%4.%5.%6.%7.%8.%9."/>
      <w:lvlJc w:val="left"/>
      <w:pPr>
        <w:ind w:left="5596" w:hanging="1440"/>
      </w:pPr>
      <w:rPr>
        <w:rFonts w:hint="default"/>
      </w:rPr>
    </w:lvl>
  </w:abstractNum>
  <w:abstractNum w:abstractNumId="59" w15:restartNumberingAfterBreak="0">
    <w:nsid w:val="6C124252"/>
    <w:multiLevelType w:val="multilevel"/>
    <w:tmpl w:val="6A325642"/>
    <w:styleLink w:val="CurrentList35"/>
    <w:lvl w:ilvl="0">
      <w:start w:val="1"/>
      <w:numFmt w:val="bullet"/>
      <w:lvlText w:val=""/>
      <w:lvlJc w:val="left"/>
      <w:pPr>
        <w:ind w:left="799" w:hanging="567"/>
      </w:pPr>
      <w:rPr>
        <w:rFonts w:ascii="Symbol" w:hAnsi="Symbol" w:hint="default"/>
        <w:b/>
        <w:i w:val="0"/>
        <w:color w:val="246369" w:themeColor="accent1"/>
        <w:sz w:val="22"/>
      </w:rPr>
    </w:lvl>
    <w:lvl w:ilvl="1">
      <w:start w:val="1"/>
      <w:numFmt w:val="bullet"/>
      <w:lvlRestart w:val="0"/>
      <w:lvlText w:val=""/>
      <w:lvlJc w:val="left"/>
      <w:pPr>
        <w:ind w:left="1196" w:hanging="397"/>
      </w:pPr>
      <w:rPr>
        <w:rFonts w:ascii="Symbol" w:hAnsi="Symbol" w:hint="default"/>
        <w:b w:val="0"/>
        <w:i w:val="0"/>
        <w:color w:val="25646A"/>
        <w:sz w:val="22"/>
      </w:rPr>
    </w:lvl>
    <w:lvl w:ilvl="2">
      <w:start w:val="1"/>
      <w:numFmt w:val="bullet"/>
      <w:lvlRestart w:val="0"/>
      <w:lvlText w:val=""/>
      <w:lvlJc w:val="left"/>
      <w:pPr>
        <w:ind w:left="1593" w:hanging="397"/>
      </w:pPr>
      <w:rPr>
        <w:rFonts w:ascii="Symbol" w:hAnsi="Symbol" w:hint="default"/>
        <w:b w:val="0"/>
        <w:i w:val="0"/>
        <w:color w:val="25646A"/>
        <w:sz w:val="22"/>
      </w:rPr>
    </w:lvl>
    <w:lvl w:ilvl="3">
      <w:start w:val="1"/>
      <w:numFmt w:val="bullet"/>
      <w:lvlRestart w:val="0"/>
      <w:lvlText w:val=""/>
      <w:lvlJc w:val="left"/>
      <w:pPr>
        <w:ind w:left="1990" w:hanging="397"/>
      </w:pPr>
      <w:rPr>
        <w:rFonts w:ascii="Symbol" w:hAnsi="Symbol" w:hint="default"/>
        <w:b w:val="0"/>
        <w:i w:val="0"/>
        <w:color w:val="25646A"/>
        <w:sz w:val="22"/>
      </w:rPr>
    </w:lvl>
    <w:lvl w:ilvl="4">
      <w:start w:val="1"/>
      <w:numFmt w:val="decimal"/>
      <w:lvlText w:val="%1.%2.%3.%4.%5."/>
      <w:lvlJc w:val="left"/>
      <w:pPr>
        <w:ind w:left="2942" w:hanging="396"/>
      </w:pPr>
      <w:rPr>
        <w:rFonts w:hint="default"/>
      </w:rPr>
    </w:lvl>
    <w:lvl w:ilvl="5">
      <w:start w:val="1"/>
      <w:numFmt w:val="decimal"/>
      <w:lvlText w:val="%1.%2.%3.%4.%5.%6."/>
      <w:lvlJc w:val="left"/>
      <w:pPr>
        <w:ind w:left="3694" w:hanging="936"/>
      </w:pPr>
      <w:rPr>
        <w:rFonts w:hint="default"/>
      </w:rPr>
    </w:lvl>
    <w:lvl w:ilvl="6">
      <w:start w:val="1"/>
      <w:numFmt w:val="decimal"/>
      <w:lvlText w:val="%1.%2.%3.%4.%5.%6.%7."/>
      <w:lvlJc w:val="left"/>
      <w:pPr>
        <w:ind w:left="4198" w:hanging="1080"/>
      </w:pPr>
      <w:rPr>
        <w:rFonts w:hint="default"/>
      </w:rPr>
    </w:lvl>
    <w:lvl w:ilvl="7">
      <w:start w:val="1"/>
      <w:numFmt w:val="decimal"/>
      <w:lvlText w:val="%1.%2.%3.%4.%5.%6.%7.%8."/>
      <w:lvlJc w:val="left"/>
      <w:pPr>
        <w:ind w:left="4702" w:hanging="1224"/>
      </w:pPr>
      <w:rPr>
        <w:rFonts w:hint="default"/>
      </w:rPr>
    </w:lvl>
    <w:lvl w:ilvl="8">
      <w:start w:val="1"/>
      <w:numFmt w:val="decimal"/>
      <w:lvlText w:val="%1.%2.%3.%4.%5.%6.%7.%8.%9."/>
      <w:lvlJc w:val="left"/>
      <w:pPr>
        <w:ind w:left="5278" w:hanging="1440"/>
      </w:pPr>
      <w:rPr>
        <w:rFonts w:hint="default"/>
      </w:rPr>
    </w:lvl>
  </w:abstractNum>
  <w:abstractNum w:abstractNumId="60" w15:restartNumberingAfterBreak="0">
    <w:nsid w:val="6E7F57CC"/>
    <w:multiLevelType w:val="hybridMultilevel"/>
    <w:tmpl w:val="CD4A1B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6F2664AB"/>
    <w:multiLevelType w:val="hybridMultilevel"/>
    <w:tmpl w:val="9208D30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721C629A"/>
    <w:multiLevelType w:val="multilevel"/>
    <w:tmpl w:val="9080E614"/>
    <w:styleLink w:val="CurrentList44"/>
    <w:lvl w:ilvl="0">
      <w:start w:val="1"/>
      <w:numFmt w:val="bullet"/>
      <w:lvlText w:val=""/>
      <w:lvlJc w:val="left"/>
      <w:pPr>
        <w:ind w:left="397" w:hanging="397"/>
      </w:pPr>
      <w:rPr>
        <w:rFonts w:ascii="Symbol" w:hAnsi="Symbol" w:hint="default"/>
        <w:b/>
        <w:i w:val="0"/>
        <w:color w:val="246369" w:themeColor="accent1"/>
        <w:sz w:val="22"/>
      </w:rPr>
    </w:lvl>
    <w:lvl w:ilvl="1">
      <w:start w:val="1"/>
      <w:numFmt w:val="bullet"/>
      <w:lvlRestart w:val="0"/>
      <w:lvlText w:val=""/>
      <w:lvlJc w:val="left"/>
      <w:pPr>
        <w:ind w:left="1021" w:hanging="624"/>
      </w:pPr>
      <w:rPr>
        <w:rFonts w:ascii="Symbol" w:hAnsi="Symbol" w:hint="default"/>
        <w:b w:val="0"/>
        <w:i w:val="0"/>
        <w:color w:val="25646A"/>
        <w:sz w:val="22"/>
      </w:rPr>
    </w:lvl>
    <w:lvl w:ilvl="2">
      <w:start w:val="1"/>
      <w:numFmt w:val="bullet"/>
      <w:lvlRestart w:val="0"/>
      <w:lvlText w:val=""/>
      <w:lvlJc w:val="left"/>
      <w:pPr>
        <w:ind w:left="1644" w:hanging="623"/>
      </w:pPr>
      <w:rPr>
        <w:rFonts w:ascii="Symbol" w:hAnsi="Symbol" w:hint="default"/>
        <w:b w:val="0"/>
        <w:i w:val="0"/>
        <w:color w:val="25646A"/>
        <w:sz w:val="22"/>
      </w:rPr>
    </w:lvl>
    <w:lvl w:ilvl="3">
      <w:start w:val="1"/>
      <w:numFmt w:val="bullet"/>
      <w:lvlRestart w:val="0"/>
      <w:lvlText w:val=""/>
      <w:lvlJc w:val="left"/>
      <w:pPr>
        <w:ind w:left="2325" w:hanging="397"/>
      </w:pPr>
      <w:rPr>
        <w:rFonts w:ascii="Symbol" w:hAnsi="Symbol" w:hint="default"/>
        <w:b w:val="0"/>
        <w:i w:val="0"/>
        <w:color w:val="25646A"/>
        <w:sz w:val="22"/>
      </w:rPr>
    </w:lvl>
    <w:lvl w:ilvl="4">
      <w:start w:val="1"/>
      <w:numFmt w:val="decimal"/>
      <w:lvlText w:val="%1.%2.%3.%4.%5."/>
      <w:lvlJc w:val="left"/>
      <w:pPr>
        <w:ind w:left="3277" w:hanging="396"/>
      </w:pPr>
      <w:rPr>
        <w:rFonts w:hint="default"/>
      </w:rPr>
    </w:lvl>
    <w:lvl w:ilvl="5">
      <w:start w:val="1"/>
      <w:numFmt w:val="decimal"/>
      <w:lvlText w:val="%1.%2.%3.%4.%5.%6."/>
      <w:lvlJc w:val="left"/>
      <w:pPr>
        <w:ind w:left="4029" w:hanging="936"/>
      </w:pPr>
      <w:rPr>
        <w:rFonts w:hint="default"/>
      </w:rPr>
    </w:lvl>
    <w:lvl w:ilvl="6">
      <w:start w:val="1"/>
      <w:numFmt w:val="decimal"/>
      <w:lvlText w:val="%1.%2.%3.%4.%5.%6.%7."/>
      <w:lvlJc w:val="left"/>
      <w:pPr>
        <w:ind w:left="4533" w:hanging="1080"/>
      </w:pPr>
      <w:rPr>
        <w:rFonts w:hint="default"/>
      </w:rPr>
    </w:lvl>
    <w:lvl w:ilvl="7">
      <w:start w:val="1"/>
      <w:numFmt w:val="decimal"/>
      <w:lvlText w:val="%1.%2.%3.%4.%5.%6.%7.%8."/>
      <w:lvlJc w:val="left"/>
      <w:pPr>
        <w:ind w:left="5037" w:hanging="1224"/>
      </w:pPr>
      <w:rPr>
        <w:rFonts w:hint="default"/>
      </w:rPr>
    </w:lvl>
    <w:lvl w:ilvl="8">
      <w:start w:val="1"/>
      <w:numFmt w:val="decimal"/>
      <w:lvlText w:val="%1.%2.%3.%4.%5.%6.%7.%8.%9."/>
      <w:lvlJc w:val="left"/>
      <w:pPr>
        <w:ind w:left="5613" w:hanging="1440"/>
      </w:pPr>
      <w:rPr>
        <w:rFonts w:hint="default"/>
      </w:rPr>
    </w:lvl>
  </w:abstractNum>
  <w:abstractNum w:abstractNumId="63" w15:restartNumberingAfterBreak="0">
    <w:nsid w:val="74D14A10"/>
    <w:multiLevelType w:val="multilevel"/>
    <w:tmpl w:val="BD420682"/>
    <w:styleLink w:val="CurrentList46"/>
    <w:lvl w:ilvl="0">
      <w:start w:val="1"/>
      <w:numFmt w:val="bullet"/>
      <w:lvlText w:val=""/>
      <w:lvlJc w:val="left"/>
      <w:pPr>
        <w:ind w:left="397" w:hanging="397"/>
      </w:pPr>
      <w:rPr>
        <w:rFonts w:ascii="Symbol" w:hAnsi="Symbol" w:hint="default"/>
        <w:b/>
        <w:i w:val="0"/>
        <w:color w:val="246369" w:themeColor="accent1"/>
        <w:sz w:val="22"/>
      </w:rPr>
    </w:lvl>
    <w:lvl w:ilvl="1">
      <w:start w:val="1"/>
      <w:numFmt w:val="bullet"/>
      <w:lvlRestart w:val="0"/>
      <w:lvlText w:val=""/>
      <w:lvlJc w:val="left"/>
      <w:pPr>
        <w:ind w:left="1134" w:hanging="737"/>
      </w:pPr>
      <w:rPr>
        <w:rFonts w:ascii="Symbol" w:hAnsi="Symbol" w:hint="default"/>
        <w:b w:val="0"/>
        <w:i w:val="0"/>
        <w:color w:val="25646A"/>
        <w:sz w:val="22"/>
      </w:rPr>
    </w:lvl>
    <w:lvl w:ilvl="2">
      <w:start w:val="1"/>
      <w:numFmt w:val="bullet"/>
      <w:lvlRestart w:val="0"/>
      <w:lvlText w:val=""/>
      <w:lvlJc w:val="left"/>
      <w:pPr>
        <w:ind w:left="1871" w:hanging="737"/>
      </w:pPr>
      <w:rPr>
        <w:rFonts w:ascii="Symbol" w:hAnsi="Symbol" w:hint="default"/>
        <w:b w:val="0"/>
        <w:i w:val="0"/>
        <w:color w:val="25646A"/>
        <w:sz w:val="22"/>
      </w:rPr>
    </w:lvl>
    <w:lvl w:ilvl="3">
      <w:start w:val="1"/>
      <w:numFmt w:val="bullet"/>
      <w:lvlRestart w:val="0"/>
      <w:lvlText w:val=""/>
      <w:lvlJc w:val="left"/>
      <w:pPr>
        <w:ind w:left="2608" w:hanging="737"/>
      </w:pPr>
      <w:rPr>
        <w:rFonts w:ascii="Symbol" w:hAnsi="Symbol" w:hint="default"/>
        <w:b w:val="0"/>
        <w:i w:val="0"/>
        <w:color w:val="25646A"/>
        <w:sz w:val="22"/>
      </w:rPr>
    </w:lvl>
    <w:lvl w:ilvl="4">
      <w:start w:val="1"/>
      <w:numFmt w:val="decimal"/>
      <w:lvlText w:val="%1.%2.%3.%4.%5."/>
      <w:lvlJc w:val="left"/>
      <w:pPr>
        <w:ind w:left="3277" w:hanging="396"/>
      </w:pPr>
      <w:rPr>
        <w:rFonts w:hint="default"/>
      </w:rPr>
    </w:lvl>
    <w:lvl w:ilvl="5">
      <w:start w:val="1"/>
      <w:numFmt w:val="decimal"/>
      <w:lvlText w:val="%1.%2.%3.%4.%5.%6."/>
      <w:lvlJc w:val="left"/>
      <w:pPr>
        <w:ind w:left="4029" w:hanging="936"/>
      </w:pPr>
      <w:rPr>
        <w:rFonts w:hint="default"/>
      </w:rPr>
    </w:lvl>
    <w:lvl w:ilvl="6">
      <w:start w:val="1"/>
      <w:numFmt w:val="decimal"/>
      <w:lvlText w:val="%1.%2.%3.%4.%5.%6.%7."/>
      <w:lvlJc w:val="left"/>
      <w:pPr>
        <w:ind w:left="4533" w:hanging="1080"/>
      </w:pPr>
      <w:rPr>
        <w:rFonts w:hint="default"/>
      </w:rPr>
    </w:lvl>
    <w:lvl w:ilvl="7">
      <w:start w:val="1"/>
      <w:numFmt w:val="decimal"/>
      <w:lvlText w:val="%1.%2.%3.%4.%5.%6.%7.%8."/>
      <w:lvlJc w:val="left"/>
      <w:pPr>
        <w:ind w:left="5037" w:hanging="1224"/>
      </w:pPr>
      <w:rPr>
        <w:rFonts w:hint="default"/>
      </w:rPr>
    </w:lvl>
    <w:lvl w:ilvl="8">
      <w:start w:val="1"/>
      <w:numFmt w:val="decimal"/>
      <w:lvlText w:val="%1.%2.%3.%4.%5.%6.%7.%8.%9."/>
      <w:lvlJc w:val="left"/>
      <w:pPr>
        <w:ind w:left="5613" w:hanging="1440"/>
      </w:pPr>
      <w:rPr>
        <w:rFonts w:hint="default"/>
      </w:rPr>
    </w:lvl>
  </w:abstractNum>
  <w:abstractNum w:abstractNumId="64" w15:restartNumberingAfterBreak="0">
    <w:nsid w:val="75D07ADC"/>
    <w:multiLevelType w:val="multilevel"/>
    <w:tmpl w:val="B4E896C6"/>
    <w:styleLink w:val="CurrentList25"/>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65" w15:restartNumberingAfterBreak="0">
    <w:nsid w:val="761848BE"/>
    <w:multiLevelType w:val="multilevel"/>
    <w:tmpl w:val="65A61B5C"/>
    <w:styleLink w:val="CurrentList3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6" w15:restartNumberingAfterBreak="0">
    <w:nsid w:val="76B838F0"/>
    <w:multiLevelType w:val="hybridMultilevel"/>
    <w:tmpl w:val="394ECC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78B22037"/>
    <w:multiLevelType w:val="multilevel"/>
    <w:tmpl w:val="DE7A7B0A"/>
    <w:styleLink w:val="CurrentList30"/>
    <w:lvl w:ilvl="0">
      <w:start w:val="1"/>
      <w:numFmt w:val="bullet"/>
      <w:lvlText w:val=""/>
      <w:lvlJc w:val="left"/>
      <w:pPr>
        <w:ind w:left="1117" w:hanging="397"/>
      </w:pPr>
      <w:rPr>
        <w:rFonts w:ascii="Symbol" w:hAnsi="Symbol" w:hint="default"/>
        <w:b/>
        <w:i w:val="0"/>
        <w:color w:val="25646A"/>
        <w:sz w:val="22"/>
      </w:rPr>
    </w:lvl>
    <w:lvl w:ilvl="1">
      <w:start w:val="1"/>
      <w:numFmt w:val="bullet"/>
      <w:lvlRestart w:val="0"/>
      <w:lvlText w:val=""/>
      <w:lvlJc w:val="left"/>
      <w:pPr>
        <w:ind w:left="1514" w:hanging="397"/>
      </w:pPr>
      <w:rPr>
        <w:rFonts w:ascii="Symbol" w:hAnsi="Symbol" w:hint="default"/>
        <w:b w:val="0"/>
        <w:i w:val="0"/>
        <w:color w:val="25646A"/>
        <w:sz w:val="22"/>
      </w:rPr>
    </w:lvl>
    <w:lvl w:ilvl="2">
      <w:start w:val="1"/>
      <w:numFmt w:val="bullet"/>
      <w:lvlRestart w:val="0"/>
      <w:lvlText w:val=""/>
      <w:lvlJc w:val="left"/>
      <w:pPr>
        <w:tabs>
          <w:tab w:val="num" w:pos="1911"/>
        </w:tabs>
        <w:ind w:left="1911" w:hanging="397"/>
      </w:pPr>
      <w:rPr>
        <w:rFonts w:ascii="Symbol" w:hAnsi="Symbol" w:hint="default"/>
        <w:b w:val="0"/>
        <w:i w:val="0"/>
        <w:color w:val="25646A"/>
        <w:sz w:val="22"/>
      </w:rPr>
    </w:lvl>
    <w:lvl w:ilvl="3">
      <w:start w:val="1"/>
      <w:numFmt w:val="bullet"/>
      <w:lvlRestart w:val="0"/>
      <w:lvlText w:val=""/>
      <w:lvlJc w:val="left"/>
      <w:pPr>
        <w:ind w:left="2308" w:hanging="397"/>
      </w:pPr>
      <w:rPr>
        <w:rFonts w:ascii="Symbol" w:hAnsi="Symbol" w:hint="default"/>
        <w:b w:val="0"/>
        <w:i w:val="0"/>
        <w:color w:val="25646A"/>
        <w:sz w:val="22"/>
      </w:rPr>
    </w:lvl>
    <w:lvl w:ilvl="4">
      <w:start w:val="1"/>
      <w:numFmt w:val="decimal"/>
      <w:lvlText w:val="%1.%2.%3.%4.%5."/>
      <w:lvlJc w:val="left"/>
      <w:pPr>
        <w:ind w:left="2710" w:hanging="396"/>
      </w:pPr>
      <w:rPr>
        <w:rFonts w:hint="default"/>
      </w:rPr>
    </w:lvl>
    <w:lvl w:ilvl="5">
      <w:start w:val="1"/>
      <w:numFmt w:val="decimal"/>
      <w:lvlText w:val="%1.%2.%3.%4.%5.%6."/>
      <w:lvlJc w:val="left"/>
      <w:pPr>
        <w:ind w:left="3462" w:hanging="936"/>
      </w:pPr>
      <w:rPr>
        <w:rFonts w:hint="default"/>
      </w:rPr>
    </w:lvl>
    <w:lvl w:ilvl="6">
      <w:start w:val="1"/>
      <w:numFmt w:val="decimal"/>
      <w:lvlText w:val="%1.%2.%3.%4.%5.%6.%7."/>
      <w:lvlJc w:val="left"/>
      <w:pPr>
        <w:ind w:left="3966" w:hanging="1080"/>
      </w:pPr>
      <w:rPr>
        <w:rFonts w:hint="default"/>
      </w:rPr>
    </w:lvl>
    <w:lvl w:ilvl="7">
      <w:start w:val="1"/>
      <w:numFmt w:val="decimal"/>
      <w:lvlText w:val="%1.%2.%3.%4.%5.%6.%7.%8."/>
      <w:lvlJc w:val="left"/>
      <w:pPr>
        <w:ind w:left="4470" w:hanging="1224"/>
      </w:pPr>
      <w:rPr>
        <w:rFonts w:hint="default"/>
      </w:rPr>
    </w:lvl>
    <w:lvl w:ilvl="8">
      <w:start w:val="1"/>
      <w:numFmt w:val="decimal"/>
      <w:lvlText w:val="%1.%2.%3.%4.%5.%6.%7.%8.%9."/>
      <w:lvlJc w:val="left"/>
      <w:pPr>
        <w:ind w:left="5046" w:hanging="1440"/>
      </w:pPr>
      <w:rPr>
        <w:rFonts w:hint="default"/>
      </w:rPr>
    </w:lvl>
  </w:abstractNum>
  <w:abstractNum w:abstractNumId="68" w15:restartNumberingAfterBreak="0">
    <w:nsid w:val="78FD4E59"/>
    <w:multiLevelType w:val="multilevel"/>
    <w:tmpl w:val="B126A2B4"/>
    <w:styleLink w:val="CurrentList49"/>
    <w:lvl w:ilvl="0">
      <w:start w:val="1"/>
      <w:numFmt w:val="bullet"/>
      <w:lvlText w:val=""/>
      <w:lvlJc w:val="left"/>
      <w:pPr>
        <w:ind w:left="1531" w:hanging="39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2722" w:hanging="39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69" w15:restartNumberingAfterBreak="0">
    <w:nsid w:val="794E7F5B"/>
    <w:multiLevelType w:val="multilevel"/>
    <w:tmpl w:val="08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0" w15:restartNumberingAfterBreak="0">
    <w:nsid w:val="7B0D7034"/>
    <w:multiLevelType w:val="multilevel"/>
    <w:tmpl w:val="B3BE21CA"/>
    <w:styleLink w:val="CurrentList20"/>
    <w:lvl w:ilvl="0">
      <w:start w:val="1"/>
      <w:numFmt w:val="bullet"/>
      <w:lvlText w:val=""/>
      <w:lvlJc w:val="left"/>
      <w:pPr>
        <w:ind w:left="3438" w:hanging="360"/>
      </w:pPr>
      <w:rPr>
        <w:rFonts w:ascii="Symbol" w:hAnsi="Symbol" w:hint="default"/>
        <w:color w:val="246369" w:themeColor="accent1"/>
      </w:rPr>
    </w:lvl>
    <w:lvl w:ilvl="1">
      <w:start w:val="1"/>
      <w:numFmt w:val="bullet"/>
      <w:lvlText w:val="o"/>
      <w:lvlJc w:val="left"/>
      <w:pPr>
        <w:ind w:left="2431" w:hanging="360"/>
      </w:pPr>
      <w:rPr>
        <w:rFonts w:ascii="Courier New" w:hAnsi="Courier New" w:hint="default"/>
      </w:rPr>
    </w:lvl>
    <w:lvl w:ilvl="2">
      <w:start w:val="1"/>
      <w:numFmt w:val="bullet"/>
      <w:lvlText w:val=""/>
      <w:lvlJc w:val="left"/>
      <w:pPr>
        <w:ind w:left="3151" w:hanging="360"/>
      </w:pPr>
      <w:rPr>
        <w:rFonts w:ascii="Wingdings" w:hAnsi="Wingdings" w:hint="default"/>
      </w:rPr>
    </w:lvl>
    <w:lvl w:ilvl="3">
      <w:start w:val="1"/>
      <w:numFmt w:val="bullet"/>
      <w:lvlText w:val=""/>
      <w:lvlJc w:val="left"/>
      <w:pPr>
        <w:ind w:left="3871" w:hanging="360"/>
      </w:pPr>
      <w:rPr>
        <w:rFonts w:ascii="Symbol" w:hAnsi="Symbol" w:hint="default"/>
      </w:rPr>
    </w:lvl>
    <w:lvl w:ilvl="4">
      <w:start w:val="1"/>
      <w:numFmt w:val="bullet"/>
      <w:lvlText w:val="o"/>
      <w:lvlJc w:val="left"/>
      <w:pPr>
        <w:ind w:left="4591" w:hanging="360"/>
      </w:pPr>
      <w:rPr>
        <w:rFonts w:ascii="Courier New" w:hAnsi="Courier New" w:hint="default"/>
      </w:rPr>
    </w:lvl>
    <w:lvl w:ilvl="5">
      <w:start w:val="1"/>
      <w:numFmt w:val="bullet"/>
      <w:lvlText w:val=""/>
      <w:lvlJc w:val="left"/>
      <w:pPr>
        <w:ind w:left="5311" w:hanging="360"/>
      </w:pPr>
      <w:rPr>
        <w:rFonts w:ascii="Wingdings" w:hAnsi="Wingdings" w:hint="default"/>
      </w:rPr>
    </w:lvl>
    <w:lvl w:ilvl="6">
      <w:start w:val="1"/>
      <w:numFmt w:val="bullet"/>
      <w:lvlText w:val=""/>
      <w:lvlJc w:val="left"/>
      <w:pPr>
        <w:ind w:left="6031" w:hanging="360"/>
      </w:pPr>
      <w:rPr>
        <w:rFonts w:ascii="Symbol" w:hAnsi="Symbol" w:hint="default"/>
      </w:rPr>
    </w:lvl>
    <w:lvl w:ilvl="7">
      <w:start w:val="1"/>
      <w:numFmt w:val="bullet"/>
      <w:lvlText w:val="o"/>
      <w:lvlJc w:val="left"/>
      <w:pPr>
        <w:ind w:left="6751" w:hanging="360"/>
      </w:pPr>
      <w:rPr>
        <w:rFonts w:ascii="Courier New" w:hAnsi="Courier New" w:hint="default"/>
      </w:rPr>
    </w:lvl>
    <w:lvl w:ilvl="8">
      <w:start w:val="1"/>
      <w:numFmt w:val="bullet"/>
      <w:lvlText w:val=""/>
      <w:lvlJc w:val="left"/>
      <w:pPr>
        <w:ind w:left="7471" w:hanging="360"/>
      </w:pPr>
      <w:rPr>
        <w:rFonts w:ascii="Wingdings" w:hAnsi="Wingdings" w:hint="default"/>
      </w:rPr>
    </w:lvl>
  </w:abstractNum>
  <w:abstractNum w:abstractNumId="71" w15:restartNumberingAfterBreak="0">
    <w:nsid w:val="7E1C3E14"/>
    <w:multiLevelType w:val="multilevel"/>
    <w:tmpl w:val="D4D82496"/>
    <w:styleLink w:val="CurrentList33"/>
    <w:lvl w:ilvl="0">
      <w:start w:val="1"/>
      <w:numFmt w:val="bullet"/>
      <w:lvlText w:val=""/>
      <w:lvlJc w:val="left"/>
      <w:pPr>
        <w:ind w:left="1531" w:hanging="56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3272" w:hanging="397"/>
      </w:pPr>
      <w:rPr>
        <w:rFonts w:ascii="Symbol" w:hAnsi="Symbol" w:hint="default"/>
        <w:b w:val="0"/>
        <w:i w:val="0"/>
        <w:color w:val="25646A"/>
        <w:sz w:val="22"/>
      </w:rPr>
    </w:lvl>
    <w:lvl w:ilvl="4">
      <w:start w:val="1"/>
      <w:numFmt w:val="decimal"/>
      <w:lvlText w:val="%1.%2.%3.%4.%5."/>
      <w:lvlJc w:val="left"/>
      <w:pPr>
        <w:ind w:left="3674" w:hanging="396"/>
      </w:pPr>
      <w:rPr>
        <w:rFonts w:hint="default"/>
      </w:rPr>
    </w:lvl>
    <w:lvl w:ilvl="5">
      <w:start w:val="1"/>
      <w:numFmt w:val="decimal"/>
      <w:lvlText w:val="%1.%2.%3.%4.%5.%6."/>
      <w:lvlJc w:val="left"/>
      <w:pPr>
        <w:ind w:left="4426" w:hanging="936"/>
      </w:pPr>
      <w:rPr>
        <w:rFonts w:hint="default"/>
      </w:rPr>
    </w:lvl>
    <w:lvl w:ilvl="6">
      <w:start w:val="1"/>
      <w:numFmt w:val="decimal"/>
      <w:lvlText w:val="%1.%2.%3.%4.%5.%6.%7."/>
      <w:lvlJc w:val="left"/>
      <w:pPr>
        <w:ind w:left="4930" w:hanging="1080"/>
      </w:pPr>
      <w:rPr>
        <w:rFonts w:hint="default"/>
      </w:rPr>
    </w:lvl>
    <w:lvl w:ilvl="7">
      <w:start w:val="1"/>
      <w:numFmt w:val="decimal"/>
      <w:lvlText w:val="%1.%2.%3.%4.%5.%6.%7.%8."/>
      <w:lvlJc w:val="left"/>
      <w:pPr>
        <w:ind w:left="5434" w:hanging="1224"/>
      </w:pPr>
      <w:rPr>
        <w:rFonts w:hint="default"/>
      </w:rPr>
    </w:lvl>
    <w:lvl w:ilvl="8">
      <w:start w:val="1"/>
      <w:numFmt w:val="decimal"/>
      <w:lvlText w:val="%1.%2.%3.%4.%5.%6.%7.%8.%9."/>
      <w:lvlJc w:val="left"/>
      <w:pPr>
        <w:ind w:left="6010" w:hanging="1440"/>
      </w:pPr>
      <w:rPr>
        <w:rFonts w:hint="default"/>
      </w:rPr>
    </w:lvl>
  </w:abstractNum>
  <w:num w:numId="1" w16cid:durableId="219364153">
    <w:abstractNumId w:val="16"/>
  </w:num>
  <w:num w:numId="2" w16cid:durableId="96340761">
    <w:abstractNumId w:val="46"/>
  </w:num>
  <w:num w:numId="3" w16cid:durableId="927038755">
    <w:abstractNumId w:val="69"/>
  </w:num>
  <w:num w:numId="4" w16cid:durableId="1929384964">
    <w:abstractNumId w:val="6"/>
  </w:num>
  <w:num w:numId="5" w16cid:durableId="1045838689">
    <w:abstractNumId w:val="30"/>
  </w:num>
  <w:num w:numId="6" w16cid:durableId="1227838422">
    <w:abstractNumId w:val="25"/>
  </w:num>
  <w:num w:numId="7" w16cid:durableId="1105155869">
    <w:abstractNumId w:val="1"/>
  </w:num>
  <w:num w:numId="8" w16cid:durableId="713309116">
    <w:abstractNumId w:val="28"/>
  </w:num>
  <w:num w:numId="9" w16cid:durableId="328140196">
    <w:abstractNumId w:val="45"/>
  </w:num>
  <w:num w:numId="10" w16cid:durableId="1022122843">
    <w:abstractNumId w:val="19"/>
  </w:num>
  <w:num w:numId="11" w16cid:durableId="72432427">
    <w:abstractNumId w:val="24"/>
  </w:num>
  <w:num w:numId="12" w16cid:durableId="2044597272">
    <w:abstractNumId w:val="2"/>
  </w:num>
  <w:num w:numId="13" w16cid:durableId="1627203264">
    <w:abstractNumId w:val="43"/>
  </w:num>
  <w:num w:numId="14" w16cid:durableId="905606734">
    <w:abstractNumId w:val="47"/>
  </w:num>
  <w:num w:numId="15" w16cid:durableId="877276247">
    <w:abstractNumId w:val="27"/>
  </w:num>
  <w:num w:numId="16" w16cid:durableId="386730598">
    <w:abstractNumId w:val="7"/>
  </w:num>
  <w:num w:numId="17" w16cid:durableId="795149276">
    <w:abstractNumId w:val="32"/>
  </w:num>
  <w:num w:numId="18" w16cid:durableId="333722637">
    <w:abstractNumId w:val="5"/>
  </w:num>
  <w:num w:numId="19" w16cid:durableId="1469785307">
    <w:abstractNumId w:val="49"/>
  </w:num>
  <w:num w:numId="20" w16cid:durableId="1440679629">
    <w:abstractNumId w:val="15"/>
  </w:num>
  <w:num w:numId="21" w16cid:durableId="131674163">
    <w:abstractNumId w:val="42"/>
  </w:num>
  <w:num w:numId="22" w16cid:durableId="1141918996">
    <w:abstractNumId w:val="41"/>
  </w:num>
  <w:num w:numId="23" w16cid:durableId="901906720">
    <w:abstractNumId w:val="54"/>
  </w:num>
  <w:num w:numId="24" w16cid:durableId="1416703637">
    <w:abstractNumId w:val="70"/>
  </w:num>
  <w:num w:numId="25" w16cid:durableId="1072392757">
    <w:abstractNumId w:val="12"/>
  </w:num>
  <w:num w:numId="26" w16cid:durableId="1282035004">
    <w:abstractNumId w:val="31"/>
  </w:num>
  <w:num w:numId="27" w16cid:durableId="823201733">
    <w:abstractNumId w:val="48"/>
  </w:num>
  <w:num w:numId="28" w16cid:durableId="211384531">
    <w:abstractNumId w:val="55"/>
  </w:num>
  <w:num w:numId="29" w16cid:durableId="715934371">
    <w:abstractNumId w:val="64"/>
  </w:num>
  <w:num w:numId="30" w16cid:durableId="751127727">
    <w:abstractNumId w:val="36"/>
  </w:num>
  <w:num w:numId="31" w16cid:durableId="78211932">
    <w:abstractNumId w:val="9"/>
  </w:num>
  <w:num w:numId="32" w16cid:durableId="1432093368">
    <w:abstractNumId w:val="21"/>
  </w:num>
  <w:num w:numId="33" w16cid:durableId="1972249518">
    <w:abstractNumId w:val="35"/>
  </w:num>
  <w:num w:numId="34" w16cid:durableId="421924429">
    <w:abstractNumId w:val="67"/>
  </w:num>
  <w:num w:numId="35" w16cid:durableId="917594820">
    <w:abstractNumId w:val="51"/>
  </w:num>
  <w:num w:numId="36" w16cid:durableId="1734234492">
    <w:abstractNumId w:val="11"/>
  </w:num>
  <w:num w:numId="37" w16cid:durableId="1050038164">
    <w:abstractNumId w:val="71"/>
  </w:num>
  <w:num w:numId="38" w16cid:durableId="802189932">
    <w:abstractNumId w:val="50"/>
  </w:num>
  <w:num w:numId="39" w16cid:durableId="18969362">
    <w:abstractNumId w:val="59"/>
  </w:num>
  <w:num w:numId="40" w16cid:durableId="211888365">
    <w:abstractNumId w:val="44"/>
  </w:num>
  <w:num w:numId="41" w16cid:durableId="1682970393">
    <w:abstractNumId w:val="65"/>
  </w:num>
  <w:num w:numId="42" w16cid:durableId="1167985586">
    <w:abstractNumId w:val="38"/>
  </w:num>
  <w:num w:numId="43" w16cid:durableId="615059650">
    <w:abstractNumId w:val="56"/>
  </w:num>
  <w:num w:numId="44" w16cid:durableId="665936969">
    <w:abstractNumId w:val="40"/>
  </w:num>
  <w:num w:numId="45" w16cid:durableId="1009331936">
    <w:abstractNumId w:val="22"/>
  </w:num>
  <w:num w:numId="46" w16cid:durableId="1642268279">
    <w:abstractNumId w:val="0"/>
  </w:num>
  <w:num w:numId="47" w16cid:durableId="1827697240">
    <w:abstractNumId w:val="29"/>
  </w:num>
  <w:num w:numId="48" w16cid:durableId="430051645">
    <w:abstractNumId w:val="13"/>
  </w:num>
  <w:num w:numId="49" w16cid:durableId="2119786258">
    <w:abstractNumId w:val="62"/>
  </w:num>
  <w:num w:numId="50" w16cid:durableId="1605727743">
    <w:abstractNumId w:val="4"/>
  </w:num>
  <w:num w:numId="51" w16cid:durableId="393742022">
    <w:abstractNumId w:val="63"/>
  </w:num>
  <w:num w:numId="52" w16cid:durableId="646201152">
    <w:abstractNumId w:val="37"/>
  </w:num>
  <w:num w:numId="53" w16cid:durableId="1107307574">
    <w:abstractNumId w:val="8"/>
  </w:num>
  <w:num w:numId="54" w16cid:durableId="2061709640">
    <w:abstractNumId w:val="68"/>
  </w:num>
  <w:num w:numId="55" w16cid:durableId="12732284">
    <w:abstractNumId w:val="26"/>
  </w:num>
  <w:num w:numId="56" w16cid:durableId="320692453">
    <w:abstractNumId w:val="58"/>
  </w:num>
  <w:num w:numId="57" w16cid:durableId="472455762">
    <w:abstractNumId w:val="18"/>
  </w:num>
  <w:num w:numId="58" w16cid:durableId="1716079623">
    <w:abstractNumId w:val="3"/>
  </w:num>
  <w:num w:numId="59" w16cid:durableId="332031203">
    <w:abstractNumId w:val="14"/>
  </w:num>
  <w:num w:numId="60" w16cid:durableId="562527367">
    <w:abstractNumId w:val="10"/>
  </w:num>
  <w:num w:numId="61" w16cid:durableId="611398625">
    <w:abstractNumId w:val="60"/>
  </w:num>
  <w:num w:numId="62" w16cid:durableId="1292829929">
    <w:abstractNumId w:val="17"/>
  </w:num>
  <w:num w:numId="63" w16cid:durableId="560753837">
    <w:abstractNumId w:val="57"/>
  </w:num>
  <w:num w:numId="64" w16cid:durableId="2065832408">
    <w:abstractNumId w:val="20"/>
  </w:num>
  <w:num w:numId="65" w16cid:durableId="149055429">
    <w:abstractNumId w:val="33"/>
  </w:num>
  <w:num w:numId="66" w16cid:durableId="1322809828">
    <w:abstractNumId w:val="66"/>
  </w:num>
  <w:num w:numId="67" w16cid:durableId="11343244">
    <w:abstractNumId w:val="53"/>
  </w:num>
  <w:num w:numId="68" w16cid:durableId="1705982074">
    <w:abstractNumId w:val="44"/>
  </w:num>
  <w:num w:numId="69" w16cid:durableId="1572689804">
    <w:abstractNumId w:val="52"/>
  </w:num>
  <w:num w:numId="70" w16cid:durableId="2102942655">
    <w:abstractNumId w:val="61"/>
  </w:num>
  <w:num w:numId="71" w16cid:durableId="452094323">
    <w:abstractNumId w:val="34"/>
  </w:num>
  <w:num w:numId="72" w16cid:durableId="1224754995">
    <w:abstractNumId w:val="44"/>
  </w:num>
  <w:num w:numId="73" w16cid:durableId="1624539121">
    <w:abstractNumId w:val="44"/>
  </w:num>
  <w:num w:numId="74" w16cid:durableId="97875091">
    <w:abstractNumId w:val="44"/>
  </w:num>
  <w:num w:numId="75" w16cid:durableId="1723401470">
    <w:abstractNumId w:val="44"/>
  </w:num>
  <w:num w:numId="76" w16cid:durableId="1130244241">
    <w:abstractNumId w:val="39"/>
  </w:num>
  <w:num w:numId="77" w16cid:durableId="411972773">
    <w:abstractNumId w:val="23"/>
  </w:num>
  <w:numIdMacAtCleanup w:val="6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kki Papenfus">
    <w15:presenceInfo w15:providerId="AD" w15:userId="S::npapenfus@openboxsoftware.com::2a405823-0c8b-419b-afb6-8159926c2e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trackRevisions/>
  <w:documentProtection w:edit="forms" w:enforcement="0"/>
  <w:defaultTabStop w:val="720"/>
  <w:doNotShadeFormData/>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0A4"/>
    <w:rsid w:val="000007BC"/>
    <w:rsid w:val="00000804"/>
    <w:rsid w:val="00000CB8"/>
    <w:rsid w:val="00000E32"/>
    <w:rsid w:val="00001847"/>
    <w:rsid w:val="000018F0"/>
    <w:rsid w:val="00003A5F"/>
    <w:rsid w:val="000041A9"/>
    <w:rsid w:val="00004B78"/>
    <w:rsid w:val="00004EFF"/>
    <w:rsid w:val="0000535A"/>
    <w:rsid w:val="00006E1B"/>
    <w:rsid w:val="00010E2A"/>
    <w:rsid w:val="00011602"/>
    <w:rsid w:val="00011EF2"/>
    <w:rsid w:val="00015F5E"/>
    <w:rsid w:val="00021643"/>
    <w:rsid w:val="00023542"/>
    <w:rsid w:val="000256F5"/>
    <w:rsid w:val="00025719"/>
    <w:rsid w:val="00026497"/>
    <w:rsid w:val="00030B6F"/>
    <w:rsid w:val="0003171A"/>
    <w:rsid w:val="000317EF"/>
    <w:rsid w:val="00031ABB"/>
    <w:rsid w:val="0003201A"/>
    <w:rsid w:val="000332EB"/>
    <w:rsid w:val="00035F24"/>
    <w:rsid w:val="00036D14"/>
    <w:rsid w:val="00037D67"/>
    <w:rsid w:val="00041852"/>
    <w:rsid w:val="000418DF"/>
    <w:rsid w:val="00042302"/>
    <w:rsid w:val="0004258F"/>
    <w:rsid w:val="00042821"/>
    <w:rsid w:val="00047496"/>
    <w:rsid w:val="000513A8"/>
    <w:rsid w:val="0005326B"/>
    <w:rsid w:val="00053AE5"/>
    <w:rsid w:val="00054883"/>
    <w:rsid w:val="00054D11"/>
    <w:rsid w:val="00055F1B"/>
    <w:rsid w:val="000572FE"/>
    <w:rsid w:val="00057992"/>
    <w:rsid w:val="00060B14"/>
    <w:rsid w:val="00062826"/>
    <w:rsid w:val="000630A4"/>
    <w:rsid w:val="00063412"/>
    <w:rsid w:val="00063F69"/>
    <w:rsid w:val="00064403"/>
    <w:rsid w:val="000657A9"/>
    <w:rsid w:val="0006605E"/>
    <w:rsid w:val="00072896"/>
    <w:rsid w:val="00072E61"/>
    <w:rsid w:val="00074348"/>
    <w:rsid w:val="00074746"/>
    <w:rsid w:val="000757BD"/>
    <w:rsid w:val="00076622"/>
    <w:rsid w:val="00080DA7"/>
    <w:rsid w:val="000811F3"/>
    <w:rsid w:val="00086A56"/>
    <w:rsid w:val="00087C1A"/>
    <w:rsid w:val="0009118C"/>
    <w:rsid w:val="0009155D"/>
    <w:rsid w:val="00092DE4"/>
    <w:rsid w:val="00093D34"/>
    <w:rsid w:val="00093EB0"/>
    <w:rsid w:val="00094D71"/>
    <w:rsid w:val="00095DD2"/>
    <w:rsid w:val="00095E83"/>
    <w:rsid w:val="000968DA"/>
    <w:rsid w:val="000A0017"/>
    <w:rsid w:val="000A0159"/>
    <w:rsid w:val="000A0433"/>
    <w:rsid w:val="000A0481"/>
    <w:rsid w:val="000A071E"/>
    <w:rsid w:val="000A0DF6"/>
    <w:rsid w:val="000A1BF8"/>
    <w:rsid w:val="000A54D0"/>
    <w:rsid w:val="000A62D0"/>
    <w:rsid w:val="000A6CC5"/>
    <w:rsid w:val="000A708D"/>
    <w:rsid w:val="000A78A0"/>
    <w:rsid w:val="000B09B4"/>
    <w:rsid w:val="000B159D"/>
    <w:rsid w:val="000B1B26"/>
    <w:rsid w:val="000B1FA7"/>
    <w:rsid w:val="000B412D"/>
    <w:rsid w:val="000B58E2"/>
    <w:rsid w:val="000B6E6B"/>
    <w:rsid w:val="000B7612"/>
    <w:rsid w:val="000C05C8"/>
    <w:rsid w:val="000C1152"/>
    <w:rsid w:val="000C21C0"/>
    <w:rsid w:val="000C2943"/>
    <w:rsid w:val="000C2C75"/>
    <w:rsid w:val="000C5AA8"/>
    <w:rsid w:val="000C5D10"/>
    <w:rsid w:val="000C6D75"/>
    <w:rsid w:val="000D0210"/>
    <w:rsid w:val="000D5D49"/>
    <w:rsid w:val="000D65F5"/>
    <w:rsid w:val="000D70BA"/>
    <w:rsid w:val="000D723B"/>
    <w:rsid w:val="000E08CB"/>
    <w:rsid w:val="000E4DA6"/>
    <w:rsid w:val="000E58C6"/>
    <w:rsid w:val="000E77D3"/>
    <w:rsid w:val="000E7D9A"/>
    <w:rsid w:val="000E7DB3"/>
    <w:rsid w:val="000F350E"/>
    <w:rsid w:val="000F3ACF"/>
    <w:rsid w:val="000F3C60"/>
    <w:rsid w:val="000F4EB7"/>
    <w:rsid w:val="000F541C"/>
    <w:rsid w:val="000F54F3"/>
    <w:rsid w:val="000F5BFD"/>
    <w:rsid w:val="00100577"/>
    <w:rsid w:val="001068EE"/>
    <w:rsid w:val="00107773"/>
    <w:rsid w:val="00107CE0"/>
    <w:rsid w:val="0011116D"/>
    <w:rsid w:val="00111BED"/>
    <w:rsid w:val="00113FFC"/>
    <w:rsid w:val="0011440C"/>
    <w:rsid w:val="0011529E"/>
    <w:rsid w:val="001152D7"/>
    <w:rsid w:val="0011552C"/>
    <w:rsid w:val="001159FD"/>
    <w:rsid w:val="0011741E"/>
    <w:rsid w:val="00125FA7"/>
    <w:rsid w:val="001271E3"/>
    <w:rsid w:val="001308F5"/>
    <w:rsid w:val="00130D33"/>
    <w:rsid w:val="001314B3"/>
    <w:rsid w:val="0013157E"/>
    <w:rsid w:val="0013311F"/>
    <w:rsid w:val="00133F8E"/>
    <w:rsid w:val="00135A57"/>
    <w:rsid w:val="00136240"/>
    <w:rsid w:val="001402FF"/>
    <w:rsid w:val="00140CB9"/>
    <w:rsid w:val="00141303"/>
    <w:rsid w:val="00141CD5"/>
    <w:rsid w:val="00152A27"/>
    <w:rsid w:val="0015522C"/>
    <w:rsid w:val="00160135"/>
    <w:rsid w:val="00162530"/>
    <w:rsid w:val="00173AF5"/>
    <w:rsid w:val="00180E4F"/>
    <w:rsid w:val="00181E3F"/>
    <w:rsid w:val="001821E7"/>
    <w:rsid w:val="0018332F"/>
    <w:rsid w:val="00184E5D"/>
    <w:rsid w:val="00185B1D"/>
    <w:rsid w:val="0018743C"/>
    <w:rsid w:val="00187645"/>
    <w:rsid w:val="001877F5"/>
    <w:rsid w:val="00187F0D"/>
    <w:rsid w:val="001900DF"/>
    <w:rsid w:val="00190F41"/>
    <w:rsid w:val="00191CF9"/>
    <w:rsid w:val="00193A9A"/>
    <w:rsid w:val="00195C5A"/>
    <w:rsid w:val="0019625C"/>
    <w:rsid w:val="00196719"/>
    <w:rsid w:val="00196879"/>
    <w:rsid w:val="001A03FE"/>
    <w:rsid w:val="001A1119"/>
    <w:rsid w:val="001A1B96"/>
    <w:rsid w:val="001A37BD"/>
    <w:rsid w:val="001A3CF0"/>
    <w:rsid w:val="001A46D0"/>
    <w:rsid w:val="001A4EA0"/>
    <w:rsid w:val="001A5146"/>
    <w:rsid w:val="001A5CC7"/>
    <w:rsid w:val="001A68EE"/>
    <w:rsid w:val="001A6B0E"/>
    <w:rsid w:val="001A7614"/>
    <w:rsid w:val="001A7C59"/>
    <w:rsid w:val="001B09D7"/>
    <w:rsid w:val="001B2485"/>
    <w:rsid w:val="001B2FEA"/>
    <w:rsid w:val="001C2F0B"/>
    <w:rsid w:val="001C3D62"/>
    <w:rsid w:val="001C4531"/>
    <w:rsid w:val="001C5F38"/>
    <w:rsid w:val="001C73BF"/>
    <w:rsid w:val="001D0184"/>
    <w:rsid w:val="001D07F3"/>
    <w:rsid w:val="001D252D"/>
    <w:rsid w:val="001D29D6"/>
    <w:rsid w:val="001D377D"/>
    <w:rsid w:val="001D59DC"/>
    <w:rsid w:val="001D5A11"/>
    <w:rsid w:val="001D6B22"/>
    <w:rsid w:val="001E0488"/>
    <w:rsid w:val="001E0859"/>
    <w:rsid w:val="001E74C8"/>
    <w:rsid w:val="001F19D5"/>
    <w:rsid w:val="001F271C"/>
    <w:rsid w:val="001F28DB"/>
    <w:rsid w:val="001F48C3"/>
    <w:rsid w:val="001F49F1"/>
    <w:rsid w:val="001F49FF"/>
    <w:rsid w:val="001F521E"/>
    <w:rsid w:val="001F57E2"/>
    <w:rsid w:val="00201E95"/>
    <w:rsid w:val="00203B6F"/>
    <w:rsid w:val="00204DDF"/>
    <w:rsid w:val="00207321"/>
    <w:rsid w:val="002073D0"/>
    <w:rsid w:val="00207E0E"/>
    <w:rsid w:val="002106EB"/>
    <w:rsid w:val="002107CF"/>
    <w:rsid w:val="00210B51"/>
    <w:rsid w:val="00210CCC"/>
    <w:rsid w:val="0021260C"/>
    <w:rsid w:val="00213520"/>
    <w:rsid w:val="00213C88"/>
    <w:rsid w:val="00215373"/>
    <w:rsid w:val="00215971"/>
    <w:rsid w:val="00216CA3"/>
    <w:rsid w:val="00220E18"/>
    <w:rsid w:val="002219F2"/>
    <w:rsid w:val="0022558E"/>
    <w:rsid w:val="002257FB"/>
    <w:rsid w:val="00226560"/>
    <w:rsid w:val="002314C4"/>
    <w:rsid w:val="002319F3"/>
    <w:rsid w:val="00234276"/>
    <w:rsid w:val="002351E4"/>
    <w:rsid w:val="0023666B"/>
    <w:rsid w:val="00237049"/>
    <w:rsid w:val="0023738A"/>
    <w:rsid w:val="002378FA"/>
    <w:rsid w:val="0024156F"/>
    <w:rsid w:val="002416F2"/>
    <w:rsid w:val="00241957"/>
    <w:rsid w:val="0024222E"/>
    <w:rsid w:val="00245877"/>
    <w:rsid w:val="002459B3"/>
    <w:rsid w:val="00245E20"/>
    <w:rsid w:val="00246852"/>
    <w:rsid w:val="00247902"/>
    <w:rsid w:val="00247C40"/>
    <w:rsid w:val="00250030"/>
    <w:rsid w:val="0025059F"/>
    <w:rsid w:val="002508DE"/>
    <w:rsid w:val="0025405E"/>
    <w:rsid w:val="00254997"/>
    <w:rsid w:val="00255761"/>
    <w:rsid w:val="00255805"/>
    <w:rsid w:val="0025742A"/>
    <w:rsid w:val="00257AD6"/>
    <w:rsid w:val="00260573"/>
    <w:rsid w:val="0026164F"/>
    <w:rsid w:val="00261EE9"/>
    <w:rsid w:val="00263FE3"/>
    <w:rsid w:val="00267144"/>
    <w:rsid w:val="00267503"/>
    <w:rsid w:val="0027422F"/>
    <w:rsid w:val="00277C29"/>
    <w:rsid w:val="002803BF"/>
    <w:rsid w:val="00282E80"/>
    <w:rsid w:val="00284B5F"/>
    <w:rsid w:val="0028619A"/>
    <w:rsid w:val="00290151"/>
    <w:rsid w:val="00290CEE"/>
    <w:rsid w:val="0029161D"/>
    <w:rsid w:val="002931E5"/>
    <w:rsid w:val="002932EB"/>
    <w:rsid w:val="00296841"/>
    <w:rsid w:val="002A0511"/>
    <w:rsid w:val="002A353B"/>
    <w:rsid w:val="002A363B"/>
    <w:rsid w:val="002A4675"/>
    <w:rsid w:val="002A6D8E"/>
    <w:rsid w:val="002A7DD5"/>
    <w:rsid w:val="002B1E47"/>
    <w:rsid w:val="002B41F3"/>
    <w:rsid w:val="002B4B53"/>
    <w:rsid w:val="002B4FB3"/>
    <w:rsid w:val="002B5BB2"/>
    <w:rsid w:val="002B62A9"/>
    <w:rsid w:val="002B6D43"/>
    <w:rsid w:val="002B6F88"/>
    <w:rsid w:val="002C08A5"/>
    <w:rsid w:val="002C2510"/>
    <w:rsid w:val="002C5C1A"/>
    <w:rsid w:val="002C5E73"/>
    <w:rsid w:val="002C6619"/>
    <w:rsid w:val="002C673A"/>
    <w:rsid w:val="002C717F"/>
    <w:rsid w:val="002C7239"/>
    <w:rsid w:val="002C7888"/>
    <w:rsid w:val="002D056F"/>
    <w:rsid w:val="002D1100"/>
    <w:rsid w:val="002D1303"/>
    <w:rsid w:val="002D22BB"/>
    <w:rsid w:val="002D23D5"/>
    <w:rsid w:val="002D6DC6"/>
    <w:rsid w:val="002D7D92"/>
    <w:rsid w:val="002E003D"/>
    <w:rsid w:val="002E05E7"/>
    <w:rsid w:val="002E0867"/>
    <w:rsid w:val="002E103F"/>
    <w:rsid w:val="002E33E4"/>
    <w:rsid w:val="002E4CD0"/>
    <w:rsid w:val="002E4D69"/>
    <w:rsid w:val="002E59D0"/>
    <w:rsid w:val="002E70B7"/>
    <w:rsid w:val="002F1109"/>
    <w:rsid w:val="002F14BE"/>
    <w:rsid w:val="002F188E"/>
    <w:rsid w:val="002F1A65"/>
    <w:rsid w:val="002F2D3A"/>
    <w:rsid w:val="002F2ED4"/>
    <w:rsid w:val="002F7FEA"/>
    <w:rsid w:val="0030017E"/>
    <w:rsid w:val="0030077E"/>
    <w:rsid w:val="00303E60"/>
    <w:rsid w:val="003040B1"/>
    <w:rsid w:val="00304845"/>
    <w:rsid w:val="00305654"/>
    <w:rsid w:val="00310167"/>
    <w:rsid w:val="003117F8"/>
    <w:rsid w:val="00314291"/>
    <w:rsid w:val="003155D9"/>
    <w:rsid w:val="0032005F"/>
    <w:rsid w:val="00320445"/>
    <w:rsid w:val="00320EBA"/>
    <w:rsid w:val="003215F8"/>
    <w:rsid w:val="00322C0D"/>
    <w:rsid w:val="00322DC2"/>
    <w:rsid w:val="003244F7"/>
    <w:rsid w:val="00324DA9"/>
    <w:rsid w:val="00326F0E"/>
    <w:rsid w:val="003273BE"/>
    <w:rsid w:val="0033173F"/>
    <w:rsid w:val="0033184C"/>
    <w:rsid w:val="00331D09"/>
    <w:rsid w:val="003323FF"/>
    <w:rsid w:val="0033384B"/>
    <w:rsid w:val="003418E6"/>
    <w:rsid w:val="00341B6A"/>
    <w:rsid w:val="00342F52"/>
    <w:rsid w:val="00343B7A"/>
    <w:rsid w:val="00350C5E"/>
    <w:rsid w:val="00352592"/>
    <w:rsid w:val="00353C77"/>
    <w:rsid w:val="0035461D"/>
    <w:rsid w:val="0035489F"/>
    <w:rsid w:val="00355271"/>
    <w:rsid w:val="003553D3"/>
    <w:rsid w:val="00357978"/>
    <w:rsid w:val="00357ABD"/>
    <w:rsid w:val="00360FE6"/>
    <w:rsid w:val="003616F4"/>
    <w:rsid w:val="00362AF7"/>
    <w:rsid w:val="00362F0E"/>
    <w:rsid w:val="003632B1"/>
    <w:rsid w:val="00365A57"/>
    <w:rsid w:val="00365EB7"/>
    <w:rsid w:val="003670D9"/>
    <w:rsid w:val="0037189B"/>
    <w:rsid w:val="003749FB"/>
    <w:rsid w:val="00374A0A"/>
    <w:rsid w:val="00380D36"/>
    <w:rsid w:val="00381F09"/>
    <w:rsid w:val="0038211A"/>
    <w:rsid w:val="00383326"/>
    <w:rsid w:val="0038610A"/>
    <w:rsid w:val="0038701A"/>
    <w:rsid w:val="00392EFE"/>
    <w:rsid w:val="00394092"/>
    <w:rsid w:val="003A04D7"/>
    <w:rsid w:val="003A08DB"/>
    <w:rsid w:val="003A187C"/>
    <w:rsid w:val="003A1A1A"/>
    <w:rsid w:val="003A49C9"/>
    <w:rsid w:val="003A4D63"/>
    <w:rsid w:val="003A62E1"/>
    <w:rsid w:val="003B085B"/>
    <w:rsid w:val="003B0C71"/>
    <w:rsid w:val="003B0DA2"/>
    <w:rsid w:val="003B3A4E"/>
    <w:rsid w:val="003B6C82"/>
    <w:rsid w:val="003B78CB"/>
    <w:rsid w:val="003C0C4E"/>
    <w:rsid w:val="003C156B"/>
    <w:rsid w:val="003C15AB"/>
    <w:rsid w:val="003C7CD5"/>
    <w:rsid w:val="003C7E8D"/>
    <w:rsid w:val="003D018C"/>
    <w:rsid w:val="003D23EE"/>
    <w:rsid w:val="003D2A43"/>
    <w:rsid w:val="003D5697"/>
    <w:rsid w:val="003D60FF"/>
    <w:rsid w:val="003D6A26"/>
    <w:rsid w:val="003E0458"/>
    <w:rsid w:val="003E1B39"/>
    <w:rsid w:val="003E1BC4"/>
    <w:rsid w:val="003E27ED"/>
    <w:rsid w:val="003E2D97"/>
    <w:rsid w:val="003E3094"/>
    <w:rsid w:val="003E3DD8"/>
    <w:rsid w:val="003E41BE"/>
    <w:rsid w:val="003E50EF"/>
    <w:rsid w:val="003E5858"/>
    <w:rsid w:val="003E6327"/>
    <w:rsid w:val="003F0280"/>
    <w:rsid w:val="003F0D1E"/>
    <w:rsid w:val="003F1C3A"/>
    <w:rsid w:val="003F2BF8"/>
    <w:rsid w:val="003F3404"/>
    <w:rsid w:val="003F3B52"/>
    <w:rsid w:val="003F3CD1"/>
    <w:rsid w:val="003F3CDB"/>
    <w:rsid w:val="003F49F0"/>
    <w:rsid w:val="003F4C2B"/>
    <w:rsid w:val="003F4EDC"/>
    <w:rsid w:val="003F69B0"/>
    <w:rsid w:val="004000AB"/>
    <w:rsid w:val="0040065A"/>
    <w:rsid w:val="00400BA6"/>
    <w:rsid w:val="00400BE8"/>
    <w:rsid w:val="0040487B"/>
    <w:rsid w:val="0040788E"/>
    <w:rsid w:val="00407A35"/>
    <w:rsid w:val="00410603"/>
    <w:rsid w:val="00410B0A"/>
    <w:rsid w:val="00411BF2"/>
    <w:rsid w:val="004139B9"/>
    <w:rsid w:val="00413FF9"/>
    <w:rsid w:val="00414AFB"/>
    <w:rsid w:val="004171BF"/>
    <w:rsid w:val="0042078D"/>
    <w:rsid w:val="00423B8A"/>
    <w:rsid w:val="00423FCC"/>
    <w:rsid w:val="00426251"/>
    <w:rsid w:val="00426904"/>
    <w:rsid w:val="0043187D"/>
    <w:rsid w:val="00432052"/>
    <w:rsid w:val="00432D52"/>
    <w:rsid w:val="00433B05"/>
    <w:rsid w:val="0043496C"/>
    <w:rsid w:val="0043513A"/>
    <w:rsid w:val="004351B9"/>
    <w:rsid w:val="00435F70"/>
    <w:rsid w:val="004378A0"/>
    <w:rsid w:val="00441621"/>
    <w:rsid w:val="004425E0"/>
    <w:rsid w:val="00443706"/>
    <w:rsid w:val="004438E6"/>
    <w:rsid w:val="00444C6A"/>
    <w:rsid w:val="00446602"/>
    <w:rsid w:val="00446BEB"/>
    <w:rsid w:val="004474C5"/>
    <w:rsid w:val="0044791E"/>
    <w:rsid w:val="00447A96"/>
    <w:rsid w:val="004511C4"/>
    <w:rsid w:val="0045130D"/>
    <w:rsid w:val="00451461"/>
    <w:rsid w:val="00452E29"/>
    <w:rsid w:val="00460090"/>
    <w:rsid w:val="00460F7C"/>
    <w:rsid w:val="00461EAD"/>
    <w:rsid w:val="0046488F"/>
    <w:rsid w:val="00467C42"/>
    <w:rsid w:val="00470064"/>
    <w:rsid w:val="00470A00"/>
    <w:rsid w:val="00470EB8"/>
    <w:rsid w:val="00472DD5"/>
    <w:rsid w:val="00473719"/>
    <w:rsid w:val="00473E55"/>
    <w:rsid w:val="00474875"/>
    <w:rsid w:val="004760ED"/>
    <w:rsid w:val="00477587"/>
    <w:rsid w:val="0048034D"/>
    <w:rsid w:val="00480730"/>
    <w:rsid w:val="004816BC"/>
    <w:rsid w:val="004821C2"/>
    <w:rsid w:val="0048332A"/>
    <w:rsid w:val="004849C3"/>
    <w:rsid w:val="00485223"/>
    <w:rsid w:val="00485C91"/>
    <w:rsid w:val="00485DFF"/>
    <w:rsid w:val="00486E63"/>
    <w:rsid w:val="00492B29"/>
    <w:rsid w:val="00492CAE"/>
    <w:rsid w:val="00493760"/>
    <w:rsid w:val="00495DCB"/>
    <w:rsid w:val="00497681"/>
    <w:rsid w:val="004A1E18"/>
    <w:rsid w:val="004A27C4"/>
    <w:rsid w:val="004A35B8"/>
    <w:rsid w:val="004A3B3F"/>
    <w:rsid w:val="004A5152"/>
    <w:rsid w:val="004A5B3B"/>
    <w:rsid w:val="004A749F"/>
    <w:rsid w:val="004B11CA"/>
    <w:rsid w:val="004B1FEA"/>
    <w:rsid w:val="004B3249"/>
    <w:rsid w:val="004B3955"/>
    <w:rsid w:val="004B62C8"/>
    <w:rsid w:val="004B7738"/>
    <w:rsid w:val="004C058D"/>
    <w:rsid w:val="004C1196"/>
    <w:rsid w:val="004C157B"/>
    <w:rsid w:val="004C29A3"/>
    <w:rsid w:val="004C2C93"/>
    <w:rsid w:val="004C30D7"/>
    <w:rsid w:val="004C386C"/>
    <w:rsid w:val="004C48CE"/>
    <w:rsid w:val="004C57E3"/>
    <w:rsid w:val="004C591F"/>
    <w:rsid w:val="004C6BAE"/>
    <w:rsid w:val="004C753C"/>
    <w:rsid w:val="004D2A05"/>
    <w:rsid w:val="004D4305"/>
    <w:rsid w:val="004D5AD8"/>
    <w:rsid w:val="004D5B11"/>
    <w:rsid w:val="004D6FA1"/>
    <w:rsid w:val="004D7C49"/>
    <w:rsid w:val="004D7CAA"/>
    <w:rsid w:val="004E520A"/>
    <w:rsid w:val="004E5C79"/>
    <w:rsid w:val="004E6547"/>
    <w:rsid w:val="004F2FAA"/>
    <w:rsid w:val="004F3A71"/>
    <w:rsid w:val="004F3AB8"/>
    <w:rsid w:val="004F4E6D"/>
    <w:rsid w:val="004F526D"/>
    <w:rsid w:val="004F59ED"/>
    <w:rsid w:val="004F7BF1"/>
    <w:rsid w:val="005012B2"/>
    <w:rsid w:val="005013AF"/>
    <w:rsid w:val="00502C7C"/>
    <w:rsid w:val="005033E5"/>
    <w:rsid w:val="00503DA2"/>
    <w:rsid w:val="005044F5"/>
    <w:rsid w:val="00504FDD"/>
    <w:rsid w:val="005054FD"/>
    <w:rsid w:val="0050554A"/>
    <w:rsid w:val="00506319"/>
    <w:rsid w:val="00506B10"/>
    <w:rsid w:val="0051036E"/>
    <w:rsid w:val="00510D10"/>
    <w:rsid w:val="00510D79"/>
    <w:rsid w:val="00511124"/>
    <w:rsid w:val="005136DB"/>
    <w:rsid w:val="00514D79"/>
    <w:rsid w:val="0052119E"/>
    <w:rsid w:val="00524CC0"/>
    <w:rsid w:val="0052550C"/>
    <w:rsid w:val="005276FA"/>
    <w:rsid w:val="00527D26"/>
    <w:rsid w:val="00530B05"/>
    <w:rsid w:val="00530D24"/>
    <w:rsid w:val="00530E73"/>
    <w:rsid w:val="00534C47"/>
    <w:rsid w:val="00536E80"/>
    <w:rsid w:val="00536F10"/>
    <w:rsid w:val="00537A86"/>
    <w:rsid w:val="00540FE2"/>
    <w:rsid w:val="0054171B"/>
    <w:rsid w:val="00544CB5"/>
    <w:rsid w:val="005461A8"/>
    <w:rsid w:val="00546772"/>
    <w:rsid w:val="00547947"/>
    <w:rsid w:val="0055024A"/>
    <w:rsid w:val="0055299E"/>
    <w:rsid w:val="00553804"/>
    <w:rsid w:val="00554F42"/>
    <w:rsid w:val="00560C3B"/>
    <w:rsid w:val="005616D8"/>
    <w:rsid w:val="00561E01"/>
    <w:rsid w:val="005620E5"/>
    <w:rsid w:val="00562A87"/>
    <w:rsid w:val="005632CA"/>
    <w:rsid w:val="0056477B"/>
    <w:rsid w:val="005647EF"/>
    <w:rsid w:val="0056730D"/>
    <w:rsid w:val="00570A10"/>
    <w:rsid w:val="00571348"/>
    <w:rsid w:val="005713BD"/>
    <w:rsid w:val="00574467"/>
    <w:rsid w:val="005745D5"/>
    <w:rsid w:val="005759BE"/>
    <w:rsid w:val="00577229"/>
    <w:rsid w:val="00577747"/>
    <w:rsid w:val="00580421"/>
    <w:rsid w:val="005815CA"/>
    <w:rsid w:val="00582650"/>
    <w:rsid w:val="0058333C"/>
    <w:rsid w:val="0058604E"/>
    <w:rsid w:val="00587168"/>
    <w:rsid w:val="00590437"/>
    <w:rsid w:val="0059095D"/>
    <w:rsid w:val="00593880"/>
    <w:rsid w:val="005979A4"/>
    <w:rsid w:val="005A15A6"/>
    <w:rsid w:val="005A2C7D"/>
    <w:rsid w:val="005A415A"/>
    <w:rsid w:val="005B27BF"/>
    <w:rsid w:val="005B3D61"/>
    <w:rsid w:val="005B4DED"/>
    <w:rsid w:val="005B60A6"/>
    <w:rsid w:val="005B6968"/>
    <w:rsid w:val="005B6EEA"/>
    <w:rsid w:val="005C0B63"/>
    <w:rsid w:val="005C0D45"/>
    <w:rsid w:val="005C11F8"/>
    <w:rsid w:val="005C1ADA"/>
    <w:rsid w:val="005C2660"/>
    <w:rsid w:val="005C3052"/>
    <w:rsid w:val="005C489D"/>
    <w:rsid w:val="005C64F8"/>
    <w:rsid w:val="005C65C3"/>
    <w:rsid w:val="005C78D7"/>
    <w:rsid w:val="005D0BF3"/>
    <w:rsid w:val="005D137F"/>
    <w:rsid w:val="005D2290"/>
    <w:rsid w:val="005D372C"/>
    <w:rsid w:val="005D408C"/>
    <w:rsid w:val="005D5E7B"/>
    <w:rsid w:val="005D6447"/>
    <w:rsid w:val="005D6B10"/>
    <w:rsid w:val="005D7526"/>
    <w:rsid w:val="005D7F5E"/>
    <w:rsid w:val="005E010B"/>
    <w:rsid w:val="005E2673"/>
    <w:rsid w:val="005E580D"/>
    <w:rsid w:val="005E7379"/>
    <w:rsid w:val="005F0628"/>
    <w:rsid w:val="005F0D97"/>
    <w:rsid w:val="005F1B7D"/>
    <w:rsid w:val="005F220A"/>
    <w:rsid w:val="005F31DF"/>
    <w:rsid w:val="005F4646"/>
    <w:rsid w:val="005F5157"/>
    <w:rsid w:val="00600CDE"/>
    <w:rsid w:val="00601103"/>
    <w:rsid w:val="006031B0"/>
    <w:rsid w:val="006037A3"/>
    <w:rsid w:val="006056E3"/>
    <w:rsid w:val="006066D9"/>
    <w:rsid w:val="00607DAA"/>
    <w:rsid w:val="00611901"/>
    <w:rsid w:val="0061209E"/>
    <w:rsid w:val="006137D5"/>
    <w:rsid w:val="006138A6"/>
    <w:rsid w:val="00613F19"/>
    <w:rsid w:val="0061436C"/>
    <w:rsid w:val="00615919"/>
    <w:rsid w:val="0061674F"/>
    <w:rsid w:val="00622893"/>
    <w:rsid w:val="006239BE"/>
    <w:rsid w:val="006243DC"/>
    <w:rsid w:val="0063013A"/>
    <w:rsid w:val="00630EBD"/>
    <w:rsid w:val="00632026"/>
    <w:rsid w:val="00633EA5"/>
    <w:rsid w:val="00634CB6"/>
    <w:rsid w:val="00637CAF"/>
    <w:rsid w:val="00641B85"/>
    <w:rsid w:val="00642967"/>
    <w:rsid w:val="00642BE4"/>
    <w:rsid w:val="00644639"/>
    <w:rsid w:val="006453D0"/>
    <w:rsid w:val="0064638A"/>
    <w:rsid w:val="0065157C"/>
    <w:rsid w:val="00651D89"/>
    <w:rsid w:val="00651FCB"/>
    <w:rsid w:val="00653C3C"/>
    <w:rsid w:val="00656F6A"/>
    <w:rsid w:val="00657230"/>
    <w:rsid w:val="0065727F"/>
    <w:rsid w:val="00657C76"/>
    <w:rsid w:val="006603C1"/>
    <w:rsid w:val="00660AB3"/>
    <w:rsid w:val="00660AEF"/>
    <w:rsid w:val="00661664"/>
    <w:rsid w:val="00664323"/>
    <w:rsid w:val="00665255"/>
    <w:rsid w:val="00665592"/>
    <w:rsid w:val="00665B14"/>
    <w:rsid w:val="00671DC0"/>
    <w:rsid w:val="00672B1B"/>
    <w:rsid w:val="006735BB"/>
    <w:rsid w:val="00673B77"/>
    <w:rsid w:val="006746FE"/>
    <w:rsid w:val="00675282"/>
    <w:rsid w:val="00676048"/>
    <w:rsid w:val="006773EF"/>
    <w:rsid w:val="006802D4"/>
    <w:rsid w:val="00682C69"/>
    <w:rsid w:val="00683EC9"/>
    <w:rsid w:val="00684273"/>
    <w:rsid w:val="00685CE6"/>
    <w:rsid w:val="00687C1D"/>
    <w:rsid w:val="00687C4A"/>
    <w:rsid w:val="006909AC"/>
    <w:rsid w:val="0069317D"/>
    <w:rsid w:val="00693323"/>
    <w:rsid w:val="00693413"/>
    <w:rsid w:val="0069447D"/>
    <w:rsid w:val="00695245"/>
    <w:rsid w:val="0069706A"/>
    <w:rsid w:val="0069788B"/>
    <w:rsid w:val="00697FFB"/>
    <w:rsid w:val="006A116D"/>
    <w:rsid w:val="006A1A92"/>
    <w:rsid w:val="006A1BAD"/>
    <w:rsid w:val="006A3F28"/>
    <w:rsid w:val="006A4F50"/>
    <w:rsid w:val="006B3497"/>
    <w:rsid w:val="006B57F2"/>
    <w:rsid w:val="006B63F6"/>
    <w:rsid w:val="006B64D6"/>
    <w:rsid w:val="006B7B74"/>
    <w:rsid w:val="006C00CE"/>
    <w:rsid w:val="006C03E0"/>
    <w:rsid w:val="006C06DE"/>
    <w:rsid w:val="006C200E"/>
    <w:rsid w:val="006C243A"/>
    <w:rsid w:val="006C3E04"/>
    <w:rsid w:val="006C440E"/>
    <w:rsid w:val="006C4461"/>
    <w:rsid w:val="006C5537"/>
    <w:rsid w:val="006C6EAD"/>
    <w:rsid w:val="006D07EB"/>
    <w:rsid w:val="006D144E"/>
    <w:rsid w:val="006D18A5"/>
    <w:rsid w:val="006D1A9F"/>
    <w:rsid w:val="006D1ACB"/>
    <w:rsid w:val="006D1FC8"/>
    <w:rsid w:val="006D4273"/>
    <w:rsid w:val="006D5792"/>
    <w:rsid w:val="006E036C"/>
    <w:rsid w:val="006E26BA"/>
    <w:rsid w:val="006E3264"/>
    <w:rsid w:val="006E45B8"/>
    <w:rsid w:val="006E6C71"/>
    <w:rsid w:val="006E758E"/>
    <w:rsid w:val="006F0833"/>
    <w:rsid w:val="006F08B6"/>
    <w:rsid w:val="006F2656"/>
    <w:rsid w:val="006F340B"/>
    <w:rsid w:val="006F4E84"/>
    <w:rsid w:val="006F553D"/>
    <w:rsid w:val="006F6644"/>
    <w:rsid w:val="006F6B4C"/>
    <w:rsid w:val="006F7C81"/>
    <w:rsid w:val="007029E4"/>
    <w:rsid w:val="00702E70"/>
    <w:rsid w:val="007031EA"/>
    <w:rsid w:val="00703CA1"/>
    <w:rsid w:val="0070592B"/>
    <w:rsid w:val="00714346"/>
    <w:rsid w:val="007146FA"/>
    <w:rsid w:val="00715ECD"/>
    <w:rsid w:val="00720B7B"/>
    <w:rsid w:val="00720E12"/>
    <w:rsid w:val="0072238C"/>
    <w:rsid w:val="00722FDD"/>
    <w:rsid w:val="0072318C"/>
    <w:rsid w:val="00723B1E"/>
    <w:rsid w:val="007244CB"/>
    <w:rsid w:val="00725A36"/>
    <w:rsid w:val="007308A1"/>
    <w:rsid w:val="0073222D"/>
    <w:rsid w:val="00732678"/>
    <w:rsid w:val="0073366E"/>
    <w:rsid w:val="0073414F"/>
    <w:rsid w:val="00734FB9"/>
    <w:rsid w:val="007355CD"/>
    <w:rsid w:val="007365DE"/>
    <w:rsid w:val="0073762F"/>
    <w:rsid w:val="00742E7B"/>
    <w:rsid w:val="00752875"/>
    <w:rsid w:val="007545A1"/>
    <w:rsid w:val="00756B14"/>
    <w:rsid w:val="007571F0"/>
    <w:rsid w:val="00757F0B"/>
    <w:rsid w:val="0076195C"/>
    <w:rsid w:val="007623D1"/>
    <w:rsid w:val="0076339C"/>
    <w:rsid w:val="00764B74"/>
    <w:rsid w:val="007662D6"/>
    <w:rsid w:val="0076727A"/>
    <w:rsid w:val="00770291"/>
    <w:rsid w:val="00771EC8"/>
    <w:rsid w:val="00773805"/>
    <w:rsid w:val="00773A3F"/>
    <w:rsid w:val="0077460F"/>
    <w:rsid w:val="00774A99"/>
    <w:rsid w:val="007762E1"/>
    <w:rsid w:val="00781243"/>
    <w:rsid w:val="00782CAB"/>
    <w:rsid w:val="00784BBF"/>
    <w:rsid w:val="00790D12"/>
    <w:rsid w:val="00790D66"/>
    <w:rsid w:val="00792CBC"/>
    <w:rsid w:val="007945EB"/>
    <w:rsid w:val="007A0C00"/>
    <w:rsid w:val="007A0C33"/>
    <w:rsid w:val="007A2499"/>
    <w:rsid w:val="007A58F3"/>
    <w:rsid w:val="007A67B0"/>
    <w:rsid w:val="007A7222"/>
    <w:rsid w:val="007A7888"/>
    <w:rsid w:val="007B26BB"/>
    <w:rsid w:val="007B2EE3"/>
    <w:rsid w:val="007B3828"/>
    <w:rsid w:val="007B5E1F"/>
    <w:rsid w:val="007C0725"/>
    <w:rsid w:val="007C1142"/>
    <w:rsid w:val="007C2C58"/>
    <w:rsid w:val="007C32BE"/>
    <w:rsid w:val="007C38AC"/>
    <w:rsid w:val="007C3EA1"/>
    <w:rsid w:val="007C49A9"/>
    <w:rsid w:val="007C6831"/>
    <w:rsid w:val="007C7F76"/>
    <w:rsid w:val="007D0126"/>
    <w:rsid w:val="007D4D2A"/>
    <w:rsid w:val="007E238C"/>
    <w:rsid w:val="007E7FB9"/>
    <w:rsid w:val="007F0867"/>
    <w:rsid w:val="007F0B8E"/>
    <w:rsid w:val="007F1D2A"/>
    <w:rsid w:val="007F4C1C"/>
    <w:rsid w:val="00800401"/>
    <w:rsid w:val="00800E79"/>
    <w:rsid w:val="00801493"/>
    <w:rsid w:val="00805DCA"/>
    <w:rsid w:val="0080750B"/>
    <w:rsid w:val="008077B4"/>
    <w:rsid w:val="00807BB4"/>
    <w:rsid w:val="00810599"/>
    <w:rsid w:val="008111B2"/>
    <w:rsid w:val="00812187"/>
    <w:rsid w:val="008168FB"/>
    <w:rsid w:val="008172DD"/>
    <w:rsid w:val="00820BAE"/>
    <w:rsid w:val="00821472"/>
    <w:rsid w:val="00821655"/>
    <w:rsid w:val="00822FA8"/>
    <w:rsid w:val="00824A93"/>
    <w:rsid w:val="008257AA"/>
    <w:rsid w:val="0083132A"/>
    <w:rsid w:val="00831786"/>
    <w:rsid w:val="00831F23"/>
    <w:rsid w:val="00834810"/>
    <w:rsid w:val="00834AEA"/>
    <w:rsid w:val="008351AE"/>
    <w:rsid w:val="0083561C"/>
    <w:rsid w:val="0083657E"/>
    <w:rsid w:val="00840F83"/>
    <w:rsid w:val="00843DB4"/>
    <w:rsid w:val="0084436A"/>
    <w:rsid w:val="00844AA2"/>
    <w:rsid w:val="00850AF6"/>
    <w:rsid w:val="00850DD8"/>
    <w:rsid w:val="00851787"/>
    <w:rsid w:val="00852047"/>
    <w:rsid w:val="0085396A"/>
    <w:rsid w:val="00854E6E"/>
    <w:rsid w:val="00856A93"/>
    <w:rsid w:val="0086028E"/>
    <w:rsid w:val="00861BEA"/>
    <w:rsid w:val="008639AD"/>
    <w:rsid w:val="008651A5"/>
    <w:rsid w:val="0086643D"/>
    <w:rsid w:val="00866ABB"/>
    <w:rsid w:val="00866D01"/>
    <w:rsid w:val="0087042C"/>
    <w:rsid w:val="00872CB3"/>
    <w:rsid w:val="00873037"/>
    <w:rsid w:val="0087536A"/>
    <w:rsid w:val="00877BD9"/>
    <w:rsid w:val="008816B6"/>
    <w:rsid w:val="00881A18"/>
    <w:rsid w:val="008825AB"/>
    <w:rsid w:val="00883E94"/>
    <w:rsid w:val="008841E1"/>
    <w:rsid w:val="008907E7"/>
    <w:rsid w:val="00890C74"/>
    <w:rsid w:val="00890E35"/>
    <w:rsid w:val="00891FDE"/>
    <w:rsid w:val="00892674"/>
    <w:rsid w:val="008931CC"/>
    <w:rsid w:val="00893DC4"/>
    <w:rsid w:val="0089409C"/>
    <w:rsid w:val="0089649C"/>
    <w:rsid w:val="00896AC0"/>
    <w:rsid w:val="00896AF7"/>
    <w:rsid w:val="00897455"/>
    <w:rsid w:val="0089786D"/>
    <w:rsid w:val="0089790C"/>
    <w:rsid w:val="008A0EF1"/>
    <w:rsid w:val="008A129F"/>
    <w:rsid w:val="008A19C6"/>
    <w:rsid w:val="008A269E"/>
    <w:rsid w:val="008A26D0"/>
    <w:rsid w:val="008B0022"/>
    <w:rsid w:val="008B11B9"/>
    <w:rsid w:val="008B272C"/>
    <w:rsid w:val="008B2EB9"/>
    <w:rsid w:val="008B3305"/>
    <w:rsid w:val="008B4C31"/>
    <w:rsid w:val="008B5C25"/>
    <w:rsid w:val="008C1184"/>
    <w:rsid w:val="008C1C89"/>
    <w:rsid w:val="008C2D9F"/>
    <w:rsid w:val="008C3B6D"/>
    <w:rsid w:val="008C4288"/>
    <w:rsid w:val="008C5616"/>
    <w:rsid w:val="008C5E8A"/>
    <w:rsid w:val="008D055F"/>
    <w:rsid w:val="008D092D"/>
    <w:rsid w:val="008D2360"/>
    <w:rsid w:val="008D39E2"/>
    <w:rsid w:val="008D4A12"/>
    <w:rsid w:val="008D4A33"/>
    <w:rsid w:val="008D5CA3"/>
    <w:rsid w:val="008D6843"/>
    <w:rsid w:val="008D6D59"/>
    <w:rsid w:val="008E03AC"/>
    <w:rsid w:val="008E364B"/>
    <w:rsid w:val="008E718E"/>
    <w:rsid w:val="008F297C"/>
    <w:rsid w:val="0090057E"/>
    <w:rsid w:val="00900F61"/>
    <w:rsid w:val="00901170"/>
    <w:rsid w:val="00901694"/>
    <w:rsid w:val="009017AF"/>
    <w:rsid w:val="00901F15"/>
    <w:rsid w:val="00903BF9"/>
    <w:rsid w:val="00903DDE"/>
    <w:rsid w:val="00904837"/>
    <w:rsid w:val="00905793"/>
    <w:rsid w:val="0090665D"/>
    <w:rsid w:val="0090749D"/>
    <w:rsid w:val="00910B48"/>
    <w:rsid w:val="00911B9D"/>
    <w:rsid w:val="009149ED"/>
    <w:rsid w:val="0091666E"/>
    <w:rsid w:val="0092179C"/>
    <w:rsid w:val="00923229"/>
    <w:rsid w:val="00923936"/>
    <w:rsid w:val="009249D2"/>
    <w:rsid w:val="009255EE"/>
    <w:rsid w:val="009262CA"/>
    <w:rsid w:val="00932DD9"/>
    <w:rsid w:val="0093304E"/>
    <w:rsid w:val="009348F4"/>
    <w:rsid w:val="00935C25"/>
    <w:rsid w:val="00936B7F"/>
    <w:rsid w:val="009373AD"/>
    <w:rsid w:val="009402DD"/>
    <w:rsid w:val="00941019"/>
    <w:rsid w:val="00942E58"/>
    <w:rsid w:val="00943D83"/>
    <w:rsid w:val="00944308"/>
    <w:rsid w:val="00952494"/>
    <w:rsid w:val="00952A90"/>
    <w:rsid w:val="00953397"/>
    <w:rsid w:val="00954085"/>
    <w:rsid w:val="0095426E"/>
    <w:rsid w:val="00960D4B"/>
    <w:rsid w:val="00961D4C"/>
    <w:rsid w:val="00962486"/>
    <w:rsid w:val="00964EFB"/>
    <w:rsid w:val="00964F43"/>
    <w:rsid w:val="009658A6"/>
    <w:rsid w:val="0096733C"/>
    <w:rsid w:val="009673D3"/>
    <w:rsid w:val="009677D8"/>
    <w:rsid w:val="00967DD4"/>
    <w:rsid w:val="00970777"/>
    <w:rsid w:val="00971006"/>
    <w:rsid w:val="00975909"/>
    <w:rsid w:val="009765EF"/>
    <w:rsid w:val="00984BE1"/>
    <w:rsid w:val="009858BE"/>
    <w:rsid w:val="00985F88"/>
    <w:rsid w:val="009865C3"/>
    <w:rsid w:val="00990290"/>
    <w:rsid w:val="00993015"/>
    <w:rsid w:val="009939D5"/>
    <w:rsid w:val="00994BFE"/>
    <w:rsid w:val="009951E6"/>
    <w:rsid w:val="0099580C"/>
    <w:rsid w:val="009959E3"/>
    <w:rsid w:val="00996F39"/>
    <w:rsid w:val="009A00A1"/>
    <w:rsid w:val="009A1CC3"/>
    <w:rsid w:val="009A318F"/>
    <w:rsid w:val="009A35FE"/>
    <w:rsid w:val="009A4F5F"/>
    <w:rsid w:val="009A67C7"/>
    <w:rsid w:val="009B0A45"/>
    <w:rsid w:val="009B2343"/>
    <w:rsid w:val="009B37FE"/>
    <w:rsid w:val="009B5459"/>
    <w:rsid w:val="009B6D84"/>
    <w:rsid w:val="009B7541"/>
    <w:rsid w:val="009C0A9F"/>
    <w:rsid w:val="009C0FCB"/>
    <w:rsid w:val="009C123F"/>
    <w:rsid w:val="009C1681"/>
    <w:rsid w:val="009C2F6B"/>
    <w:rsid w:val="009C5CEC"/>
    <w:rsid w:val="009D03A6"/>
    <w:rsid w:val="009D11AF"/>
    <w:rsid w:val="009D122A"/>
    <w:rsid w:val="009D3152"/>
    <w:rsid w:val="009D3337"/>
    <w:rsid w:val="009D3F0F"/>
    <w:rsid w:val="009D5005"/>
    <w:rsid w:val="009D57C6"/>
    <w:rsid w:val="009D6300"/>
    <w:rsid w:val="009D673C"/>
    <w:rsid w:val="009D6AD6"/>
    <w:rsid w:val="009D6C55"/>
    <w:rsid w:val="009D7334"/>
    <w:rsid w:val="009E0DC3"/>
    <w:rsid w:val="009E1475"/>
    <w:rsid w:val="009E1AA6"/>
    <w:rsid w:val="009E220E"/>
    <w:rsid w:val="009E224C"/>
    <w:rsid w:val="009E3A49"/>
    <w:rsid w:val="009E3D06"/>
    <w:rsid w:val="009E4540"/>
    <w:rsid w:val="009E4921"/>
    <w:rsid w:val="009E55D5"/>
    <w:rsid w:val="009E7370"/>
    <w:rsid w:val="009E76D2"/>
    <w:rsid w:val="009E7B42"/>
    <w:rsid w:val="009F1972"/>
    <w:rsid w:val="009F1F4D"/>
    <w:rsid w:val="009F319B"/>
    <w:rsid w:val="009F3851"/>
    <w:rsid w:val="009F4C63"/>
    <w:rsid w:val="009F7FA3"/>
    <w:rsid w:val="00A00132"/>
    <w:rsid w:val="00A020DD"/>
    <w:rsid w:val="00A03E61"/>
    <w:rsid w:val="00A04AF8"/>
    <w:rsid w:val="00A05C44"/>
    <w:rsid w:val="00A05E0C"/>
    <w:rsid w:val="00A06103"/>
    <w:rsid w:val="00A06DC2"/>
    <w:rsid w:val="00A0796D"/>
    <w:rsid w:val="00A10E7E"/>
    <w:rsid w:val="00A11593"/>
    <w:rsid w:val="00A11FF5"/>
    <w:rsid w:val="00A14907"/>
    <w:rsid w:val="00A170A1"/>
    <w:rsid w:val="00A17D9E"/>
    <w:rsid w:val="00A210AD"/>
    <w:rsid w:val="00A21D50"/>
    <w:rsid w:val="00A22073"/>
    <w:rsid w:val="00A241C4"/>
    <w:rsid w:val="00A24F84"/>
    <w:rsid w:val="00A2701B"/>
    <w:rsid w:val="00A34F01"/>
    <w:rsid w:val="00A35656"/>
    <w:rsid w:val="00A35D02"/>
    <w:rsid w:val="00A36C10"/>
    <w:rsid w:val="00A3718D"/>
    <w:rsid w:val="00A403EB"/>
    <w:rsid w:val="00A40B30"/>
    <w:rsid w:val="00A453C8"/>
    <w:rsid w:val="00A47669"/>
    <w:rsid w:val="00A47D87"/>
    <w:rsid w:val="00A47DDA"/>
    <w:rsid w:val="00A56658"/>
    <w:rsid w:val="00A56A67"/>
    <w:rsid w:val="00A57BF6"/>
    <w:rsid w:val="00A61F15"/>
    <w:rsid w:val="00A629E7"/>
    <w:rsid w:val="00A6384E"/>
    <w:rsid w:val="00A64186"/>
    <w:rsid w:val="00A64844"/>
    <w:rsid w:val="00A669A0"/>
    <w:rsid w:val="00A71FE8"/>
    <w:rsid w:val="00A737AB"/>
    <w:rsid w:val="00A75085"/>
    <w:rsid w:val="00A751EB"/>
    <w:rsid w:val="00A8031F"/>
    <w:rsid w:val="00A806F5"/>
    <w:rsid w:val="00A80A9A"/>
    <w:rsid w:val="00A819F0"/>
    <w:rsid w:val="00A83108"/>
    <w:rsid w:val="00A83CA4"/>
    <w:rsid w:val="00A84419"/>
    <w:rsid w:val="00A84ACC"/>
    <w:rsid w:val="00A852BF"/>
    <w:rsid w:val="00A86158"/>
    <w:rsid w:val="00A924DF"/>
    <w:rsid w:val="00A92A72"/>
    <w:rsid w:val="00A92BCF"/>
    <w:rsid w:val="00A93D15"/>
    <w:rsid w:val="00A94719"/>
    <w:rsid w:val="00A94764"/>
    <w:rsid w:val="00A974E6"/>
    <w:rsid w:val="00A977E9"/>
    <w:rsid w:val="00A97E43"/>
    <w:rsid w:val="00AA4DD6"/>
    <w:rsid w:val="00AB167A"/>
    <w:rsid w:val="00AB520A"/>
    <w:rsid w:val="00AB528F"/>
    <w:rsid w:val="00AB67D0"/>
    <w:rsid w:val="00AB6B0A"/>
    <w:rsid w:val="00AB6E0E"/>
    <w:rsid w:val="00AC0CFA"/>
    <w:rsid w:val="00AC10E1"/>
    <w:rsid w:val="00AC31B0"/>
    <w:rsid w:val="00AC5082"/>
    <w:rsid w:val="00AC531F"/>
    <w:rsid w:val="00AC56FC"/>
    <w:rsid w:val="00AC58D9"/>
    <w:rsid w:val="00AC75C8"/>
    <w:rsid w:val="00AD0017"/>
    <w:rsid w:val="00AD02D6"/>
    <w:rsid w:val="00AD15B3"/>
    <w:rsid w:val="00AD1CE2"/>
    <w:rsid w:val="00AD2E4C"/>
    <w:rsid w:val="00AD3385"/>
    <w:rsid w:val="00AD3EC0"/>
    <w:rsid w:val="00AD4BC5"/>
    <w:rsid w:val="00AD5A88"/>
    <w:rsid w:val="00AD6B7F"/>
    <w:rsid w:val="00AD7597"/>
    <w:rsid w:val="00AE1C54"/>
    <w:rsid w:val="00AE36F9"/>
    <w:rsid w:val="00AE3857"/>
    <w:rsid w:val="00AE68FD"/>
    <w:rsid w:val="00AE6D74"/>
    <w:rsid w:val="00AF00A7"/>
    <w:rsid w:val="00AF33CF"/>
    <w:rsid w:val="00AF46F0"/>
    <w:rsid w:val="00AF5681"/>
    <w:rsid w:val="00AF6B6F"/>
    <w:rsid w:val="00AF742F"/>
    <w:rsid w:val="00AF76FC"/>
    <w:rsid w:val="00AF7DFB"/>
    <w:rsid w:val="00B00F7F"/>
    <w:rsid w:val="00B02288"/>
    <w:rsid w:val="00B035F6"/>
    <w:rsid w:val="00B043C7"/>
    <w:rsid w:val="00B048C6"/>
    <w:rsid w:val="00B04E5A"/>
    <w:rsid w:val="00B05CA0"/>
    <w:rsid w:val="00B0761D"/>
    <w:rsid w:val="00B118FE"/>
    <w:rsid w:val="00B14240"/>
    <w:rsid w:val="00B15541"/>
    <w:rsid w:val="00B15E79"/>
    <w:rsid w:val="00B16795"/>
    <w:rsid w:val="00B17FC8"/>
    <w:rsid w:val="00B2002B"/>
    <w:rsid w:val="00B20260"/>
    <w:rsid w:val="00B21F0C"/>
    <w:rsid w:val="00B22A65"/>
    <w:rsid w:val="00B26FC8"/>
    <w:rsid w:val="00B3128E"/>
    <w:rsid w:val="00B31AC1"/>
    <w:rsid w:val="00B323B2"/>
    <w:rsid w:val="00B32A33"/>
    <w:rsid w:val="00B33080"/>
    <w:rsid w:val="00B330B8"/>
    <w:rsid w:val="00B339C6"/>
    <w:rsid w:val="00B33A8F"/>
    <w:rsid w:val="00B33F15"/>
    <w:rsid w:val="00B34619"/>
    <w:rsid w:val="00B35D04"/>
    <w:rsid w:val="00B4131F"/>
    <w:rsid w:val="00B4294D"/>
    <w:rsid w:val="00B42DC0"/>
    <w:rsid w:val="00B42DF6"/>
    <w:rsid w:val="00B4377A"/>
    <w:rsid w:val="00B438BA"/>
    <w:rsid w:val="00B4552C"/>
    <w:rsid w:val="00B457C0"/>
    <w:rsid w:val="00B45EFC"/>
    <w:rsid w:val="00B47FC8"/>
    <w:rsid w:val="00B500CA"/>
    <w:rsid w:val="00B507C3"/>
    <w:rsid w:val="00B50D67"/>
    <w:rsid w:val="00B52F58"/>
    <w:rsid w:val="00B5443A"/>
    <w:rsid w:val="00B57206"/>
    <w:rsid w:val="00B60347"/>
    <w:rsid w:val="00B63AAD"/>
    <w:rsid w:val="00B64358"/>
    <w:rsid w:val="00B64BDE"/>
    <w:rsid w:val="00B65A1C"/>
    <w:rsid w:val="00B67210"/>
    <w:rsid w:val="00B67308"/>
    <w:rsid w:val="00B675D3"/>
    <w:rsid w:val="00B70775"/>
    <w:rsid w:val="00B720A3"/>
    <w:rsid w:val="00B729C1"/>
    <w:rsid w:val="00B72F72"/>
    <w:rsid w:val="00B7439A"/>
    <w:rsid w:val="00B74FED"/>
    <w:rsid w:val="00B751F2"/>
    <w:rsid w:val="00B75635"/>
    <w:rsid w:val="00B7662E"/>
    <w:rsid w:val="00B76C7A"/>
    <w:rsid w:val="00B8036A"/>
    <w:rsid w:val="00B803B7"/>
    <w:rsid w:val="00B80678"/>
    <w:rsid w:val="00B844C0"/>
    <w:rsid w:val="00B847E4"/>
    <w:rsid w:val="00B85501"/>
    <w:rsid w:val="00B85696"/>
    <w:rsid w:val="00B8586E"/>
    <w:rsid w:val="00B85C41"/>
    <w:rsid w:val="00B86DFF"/>
    <w:rsid w:val="00B8747C"/>
    <w:rsid w:val="00B91029"/>
    <w:rsid w:val="00B92D49"/>
    <w:rsid w:val="00B94770"/>
    <w:rsid w:val="00B95315"/>
    <w:rsid w:val="00B9659E"/>
    <w:rsid w:val="00BA0DAC"/>
    <w:rsid w:val="00BA5C93"/>
    <w:rsid w:val="00BA77B4"/>
    <w:rsid w:val="00BA7F14"/>
    <w:rsid w:val="00BB08D0"/>
    <w:rsid w:val="00BB0E5F"/>
    <w:rsid w:val="00BB2E9C"/>
    <w:rsid w:val="00BB367F"/>
    <w:rsid w:val="00BB391A"/>
    <w:rsid w:val="00BB598C"/>
    <w:rsid w:val="00BC09FB"/>
    <w:rsid w:val="00BC13D7"/>
    <w:rsid w:val="00BC4189"/>
    <w:rsid w:val="00BC4EB7"/>
    <w:rsid w:val="00BC56B1"/>
    <w:rsid w:val="00BC615D"/>
    <w:rsid w:val="00BC7AED"/>
    <w:rsid w:val="00BC7EB9"/>
    <w:rsid w:val="00BD2C76"/>
    <w:rsid w:val="00BD31E7"/>
    <w:rsid w:val="00BD34C2"/>
    <w:rsid w:val="00BD423F"/>
    <w:rsid w:val="00BD4D68"/>
    <w:rsid w:val="00BD7852"/>
    <w:rsid w:val="00BD799A"/>
    <w:rsid w:val="00BE2B88"/>
    <w:rsid w:val="00BE39F0"/>
    <w:rsid w:val="00BE4FFC"/>
    <w:rsid w:val="00BE6B91"/>
    <w:rsid w:val="00BE6CCF"/>
    <w:rsid w:val="00BE7B49"/>
    <w:rsid w:val="00BF25BA"/>
    <w:rsid w:val="00BF31C8"/>
    <w:rsid w:val="00BF33E0"/>
    <w:rsid w:val="00BF3FF3"/>
    <w:rsid w:val="00BF4626"/>
    <w:rsid w:val="00BF4C57"/>
    <w:rsid w:val="00BF5DA9"/>
    <w:rsid w:val="00BF73CB"/>
    <w:rsid w:val="00BF799F"/>
    <w:rsid w:val="00BF7D21"/>
    <w:rsid w:val="00C008DA"/>
    <w:rsid w:val="00C04717"/>
    <w:rsid w:val="00C04A9D"/>
    <w:rsid w:val="00C04F6D"/>
    <w:rsid w:val="00C07866"/>
    <w:rsid w:val="00C100C3"/>
    <w:rsid w:val="00C13864"/>
    <w:rsid w:val="00C13E00"/>
    <w:rsid w:val="00C14E1F"/>
    <w:rsid w:val="00C15209"/>
    <w:rsid w:val="00C159A3"/>
    <w:rsid w:val="00C1661A"/>
    <w:rsid w:val="00C2177C"/>
    <w:rsid w:val="00C217CE"/>
    <w:rsid w:val="00C21EEE"/>
    <w:rsid w:val="00C220BE"/>
    <w:rsid w:val="00C22F23"/>
    <w:rsid w:val="00C23092"/>
    <w:rsid w:val="00C237EF"/>
    <w:rsid w:val="00C247B3"/>
    <w:rsid w:val="00C25D7F"/>
    <w:rsid w:val="00C26864"/>
    <w:rsid w:val="00C31BAD"/>
    <w:rsid w:val="00C332A9"/>
    <w:rsid w:val="00C35612"/>
    <w:rsid w:val="00C3587E"/>
    <w:rsid w:val="00C411C3"/>
    <w:rsid w:val="00C416EE"/>
    <w:rsid w:val="00C41730"/>
    <w:rsid w:val="00C41C24"/>
    <w:rsid w:val="00C446B8"/>
    <w:rsid w:val="00C4547B"/>
    <w:rsid w:val="00C5139B"/>
    <w:rsid w:val="00C51504"/>
    <w:rsid w:val="00C526CB"/>
    <w:rsid w:val="00C52F23"/>
    <w:rsid w:val="00C532F9"/>
    <w:rsid w:val="00C53677"/>
    <w:rsid w:val="00C55941"/>
    <w:rsid w:val="00C60E99"/>
    <w:rsid w:val="00C60F2B"/>
    <w:rsid w:val="00C62751"/>
    <w:rsid w:val="00C63482"/>
    <w:rsid w:val="00C64A7C"/>
    <w:rsid w:val="00C65597"/>
    <w:rsid w:val="00C65779"/>
    <w:rsid w:val="00C6625F"/>
    <w:rsid w:val="00C67125"/>
    <w:rsid w:val="00C67F12"/>
    <w:rsid w:val="00C7204C"/>
    <w:rsid w:val="00C721C2"/>
    <w:rsid w:val="00C72E9E"/>
    <w:rsid w:val="00C7326A"/>
    <w:rsid w:val="00C73918"/>
    <w:rsid w:val="00C73C4E"/>
    <w:rsid w:val="00C75CE6"/>
    <w:rsid w:val="00C80116"/>
    <w:rsid w:val="00C806C2"/>
    <w:rsid w:val="00C806F7"/>
    <w:rsid w:val="00C807DB"/>
    <w:rsid w:val="00C80D98"/>
    <w:rsid w:val="00C81884"/>
    <w:rsid w:val="00C81931"/>
    <w:rsid w:val="00C81CF4"/>
    <w:rsid w:val="00C84F48"/>
    <w:rsid w:val="00C86F18"/>
    <w:rsid w:val="00C915AD"/>
    <w:rsid w:val="00C92A0F"/>
    <w:rsid w:val="00C92B06"/>
    <w:rsid w:val="00C93D0E"/>
    <w:rsid w:val="00C9472A"/>
    <w:rsid w:val="00C95DB2"/>
    <w:rsid w:val="00C9732D"/>
    <w:rsid w:val="00C979DE"/>
    <w:rsid w:val="00CA10B4"/>
    <w:rsid w:val="00CA1155"/>
    <w:rsid w:val="00CA1C37"/>
    <w:rsid w:val="00CA1E6B"/>
    <w:rsid w:val="00CA227C"/>
    <w:rsid w:val="00CA2A04"/>
    <w:rsid w:val="00CA2ACD"/>
    <w:rsid w:val="00CA56A3"/>
    <w:rsid w:val="00CA6F1B"/>
    <w:rsid w:val="00CB0103"/>
    <w:rsid w:val="00CB22D9"/>
    <w:rsid w:val="00CB3281"/>
    <w:rsid w:val="00CB4D48"/>
    <w:rsid w:val="00CB6562"/>
    <w:rsid w:val="00CB6A6C"/>
    <w:rsid w:val="00CB7AE4"/>
    <w:rsid w:val="00CC0583"/>
    <w:rsid w:val="00CC1BE8"/>
    <w:rsid w:val="00CC5E1D"/>
    <w:rsid w:val="00CC6A7E"/>
    <w:rsid w:val="00CC6EC2"/>
    <w:rsid w:val="00CC7722"/>
    <w:rsid w:val="00CD01F4"/>
    <w:rsid w:val="00CD370E"/>
    <w:rsid w:val="00CD4A94"/>
    <w:rsid w:val="00CD4C46"/>
    <w:rsid w:val="00CE0B51"/>
    <w:rsid w:val="00CE24AE"/>
    <w:rsid w:val="00CE28F4"/>
    <w:rsid w:val="00CE4DB8"/>
    <w:rsid w:val="00CF00BD"/>
    <w:rsid w:val="00CF0698"/>
    <w:rsid w:val="00CF15C0"/>
    <w:rsid w:val="00CF2342"/>
    <w:rsid w:val="00CF3CC3"/>
    <w:rsid w:val="00CF4B84"/>
    <w:rsid w:val="00CF4D5D"/>
    <w:rsid w:val="00CF68D1"/>
    <w:rsid w:val="00CF7330"/>
    <w:rsid w:val="00D00C8F"/>
    <w:rsid w:val="00D00CAA"/>
    <w:rsid w:val="00D01179"/>
    <w:rsid w:val="00D012E2"/>
    <w:rsid w:val="00D03E7E"/>
    <w:rsid w:val="00D04A4E"/>
    <w:rsid w:val="00D10696"/>
    <w:rsid w:val="00D1114D"/>
    <w:rsid w:val="00D11BFF"/>
    <w:rsid w:val="00D17F7A"/>
    <w:rsid w:val="00D20C7F"/>
    <w:rsid w:val="00D21249"/>
    <w:rsid w:val="00D22059"/>
    <w:rsid w:val="00D22808"/>
    <w:rsid w:val="00D2373F"/>
    <w:rsid w:val="00D237DB"/>
    <w:rsid w:val="00D23FB8"/>
    <w:rsid w:val="00D2528F"/>
    <w:rsid w:val="00D25870"/>
    <w:rsid w:val="00D25ED0"/>
    <w:rsid w:val="00D26FAC"/>
    <w:rsid w:val="00D27C03"/>
    <w:rsid w:val="00D344B4"/>
    <w:rsid w:val="00D34CCC"/>
    <w:rsid w:val="00D34FB5"/>
    <w:rsid w:val="00D35098"/>
    <w:rsid w:val="00D37890"/>
    <w:rsid w:val="00D43679"/>
    <w:rsid w:val="00D4445B"/>
    <w:rsid w:val="00D4562A"/>
    <w:rsid w:val="00D46AE7"/>
    <w:rsid w:val="00D47801"/>
    <w:rsid w:val="00D50715"/>
    <w:rsid w:val="00D53622"/>
    <w:rsid w:val="00D53720"/>
    <w:rsid w:val="00D54494"/>
    <w:rsid w:val="00D54F67"/>
    <w:rsid w:val="00D5551F"/>
    <w:rsid w:val="00D562E5"/>
    <w:rsid w:val="00D57ABF"/>
    <w:rsid w:val="00D61E7D"/>
    <w:rsid w:val="00D632C1"/>
    <w:rsid w:val="00D639C5"/>
    <w:rsid w:val="00D63E7F"/>
    <w:rsid w:val="00D644C1"/>
    <w:rsid w:val="00D644FB"/>
    <w:rsid w:val="00D64830"/>
    <w:rsid w:val="00D66008"/>
    <w:rsid w:val="00D66AB4"/>
    <w:rsid w:val="00D71ED4"/>
    <w:rsid w:val="00D7203E"/>
    <w:rsid w:val="00D7227E"/>
    <w:rsid w:val="00D728C1"/>
    <w:rsid w:val="00D7455D"/>
    <w:rsid w:val="00D77926"/>
    <w:rsid w:val="00D812C5"/>
    <w:rsid w:val="00D81B6F"/>
    <w:rsid w:val="00D82D60"/>
    <w:rsid w:val="00D83E95"/>
    <w:rsid w:val="00D90632"/>
    <w:rsid w:val="00D91382"/>
    <w:rsid w:val="00D92A73"/>
    <w:rsid w:val="00D93050"/>
    <w:rsid w:val="00D94362"/>
    <w:rsid w:val="00D94D7A"/>
    <w:rsid w:val="00D95015"/>
    <w:rsid w:val="00D95806"/>
    <w:rsid w:val="00D97674"/>
    <w:rsid w:val="00DA0766"/>
    <w:rsid w:val="00DA0D1D"/>
    <w:rsid w:val="00DA15A3"/>
    <w:rsid w:val="00DA3350"/>
    <w:rsid w:val="00DA514C"/>
    <w:rsid w:val="00DA6B31"/>
    <w:rsid w:val="00DA72E6"/>
    <w:rsid w:val="00DB0827"/>
    <w:rsid w:val="00DB24BA"/>
    <w:rsid w:val="00DB42BD"/>
    <w:rsid w:val="00DB5916"/>
    <w:rsid w:val="00DC1066"/>
    <w:rsid w:val="00DC11D4"/>
    <w:rsid w:val="00DC1802"/>
    <w:rsid w:val="00DC18CE"/>
    <w:rsid w:val="00DC23CC"/>
    <w:rsid w:val="00DC270F"/>
    <w:rsid w:val="00DC47CC"/>
    <w:rsid w:val="00DC4F7D"/>
    <w:rsid w:val="00DC5F89"/>
    <w:rsid w:val="00DC703B"/>
    <w:rsid w:val="00DC72C4"/>
    <w:rsid w:val="00DD15F9"/>
    <w:rsid w:val="00DD21DB"/>
    <w:rsid w:val="00DD360F"/>
    <w:rsid w:val="00DD3E95"/>
    <w:rsid w:val="00DD5033"/>
    <w:rsid w:val="00DD56D6"/>
    <w:rsid w:val="00DD693D"/>
    <w:rsid w:val="00DD6EB5"/>
    <w:rsid w:val="00DD78A7"/>
    <w:rsid w:val="00DE0496"/>
    <w:rsid w:val="00DE354E"/>
    <w:rsid w:val="00DE3F3F"/>
    <w:rsid w:val="00DF029F"/>
    <w:rsid w:val="00E000C9"/>
    <w:rsid w:val="00E02109"/>
    <w:rsid w:val="00E02695"/>
    <w:rsid w:val="00E038C8"/>
    <w:rsid w:val="00E0395B"/>
    <w:rsid w:val="00E06D89"/>
    <w:rsid w:val="00E0731F"/>
    <w:rsid w:val="00E10272"/>
    <w:rsid w:val="00E10F24"/>
    <w:rsid w:val="00E110F5"/>
    <w:rsid w:val="00E12EDB"/>
    <w:rsid w:val="00E1392E"/>
    <w:rsid w:val="00E13D86"/>
    <w:rsid w:val="00E14F53"/>
    <w:rsid w:val="00E15971"/>
    <w:rsid w:val="00E16224"/>
    <w:rsid w:val="00E17ACC"/>
    <w:rsid w:val="00E21A89"/>
    <w:rsid w:val="00E22C76"/>
    <w:rsid w:val="00E23BDE"/>
    <w:rsid w:val="00E2466D"/>
    <w:rsid w:val="00E25001"/>
    <w:rsid w:val="00E2514C"/>
    <w:rsid w:val="00E257A1"/>
    <w:rsid w:val="00E26865"/>
    <w:rsid w:val="00E32A9A"/>
    <w:rsid w:val="00E35103"/>
    <w:rsid w:val="00E36833"/>
    <w:rsid w:val="00E37108"/>
    <w:rsid w:val="00E403E8"/>
    <w:rsid w:val="00E40D38"/>
    <w:rsid w:val="00E4200E"/>
    <w:rsid w:val="00E42617"/>
    <w:rsid w:val="00E42996"/>
    <w:rsid w:val="00E42FC7"/>
    <w:rsid w:val="00E435E6"/>
    <w:rsid w:val="00E44C33"/>
    <w:rsid w:val="00E4541F"/>
    <w:rsid w:val="00E458B7"/>
    <w:rsid w:val="00E45C31"/>
    <w:rsid w:val="00E45E38"/>
    <w:rsid w:val="00E470C8"/>
    <w:rsid w:val="00E47DAE"/>
    <w:rsid w:val="00E5023B"/>
    <w:rsid w:val="00E502CB"/>
    <w:rsid w:val="00E510FB"/>
    <w:rsid w:val="00E51730"/>
    <w:rsid w:val="00E518CA"/>
    <w:rsid w:val="00E52B4A"/>
    <w:rsid w:val="00E55BA7"/>
    <w:rsid w:val="00E60C94"/>
    <w:rsid w:val="00E618EE"/>
    <w:rsid w:val="00E65817"/>
    <w:rsid w:val="00E66D7F"/>
    <w:rsid w:val="00E67AA0"/>
    <w:rsid w:val="00E67C7C"/>
    <w:rsid w:val="00E67E7B"/>
    <w:rsid w:val="00E727C0"/>
    <w:rsid w:val="00E73C20"/>
    <w:rsid w:val="00E7457C"/>
    <w:rsid w:val="00E74DE0"/>
    <w:rsid w:val="00E80311"/>
    <w:rsid w:val="00E80B52"/>
    <w:rsid w:val="00E820F5"/>
    <w:rsid w:val="00E8278A"/>
    <w:rsid w:val="00E82DF9"/>
    <w:rsid w:val="00E834EC"/>
    <w:rsid w:val="00E83DC9"/>
    <w:rsid w:val="00E857B8"/>
    <w:rsid w:val="00E87DE2"/>
    <w:rsid w:val="00E90313"/>
    <w:rsid w:val="00E9304A"/>
    <w:rsid w:val="00E934D9"/>
    <w:rsid w:val="00E93594"/>
    <w:rsid w:val="00EA0082"/>
    <w:rsid w:val="00EA1F05"/>
    <w:rsid w:val="00EA2EF3"/>
    <w:rsid w:val="00EA3123"/>
    <w:rsid w:val="00EA3720"/>
    <w:rsid w:val="00EA39A0"/>
    <w:rsid w:val="00EA4D22"/>
    <w:rsid w:val="00EA4FF6"/>
    <w:rsid w:val="00EA6176"/>
    <w:rsid w:val="00EA7154"/>
    <w:rsid w:val="00EB2E43"/>
    <w:rsid w:val="00EB4C3A"/>
    <w:rsid w:val="00EB4F2F"/>
    <w:rsid w:val="00EB5BFC"/>
    <w:rsid w:val="00EC38FD"/>
    <w:rsid w:val="00EC40A6"/>
    <w:rsid w:val="00EC4F7E"/>
    <w:rsid w:val="00ED0983"/>
    <w:rsid w:val="00ED16D4"/>
    <w:rsid w:val="00ED4CF5"/>
    <w:rsid w:val="00ED64EB"/>
    <w:rsid w:val="00EE176D"/>
    <w:rsid w:val="00EE2429"/>
    <w:rsid w:val="00EE2DD8"/>
    <w:rsid w:val="00EE2E9C"/>
    <w:rsid w:val="00EE37C9"/>
    <w:rsid w:val="00EE51B1"/>
    <w:rsid w:val="00EE5604"/>
    <w:rsid w:val="00EF0582"/>
    <w:rsid w:val="00EF7262"/>
    <w:rsid w:val="00EF740F"/>
    <w:rsid w:val="00EF785E"/>
    <w:rsid w:val="00F0592F"/>
    <w:rsid w:val="00F13A09"/>
    <w:rsid w:val="00F16378"/>
    <w:rsid w:val="00F16DF9"/>
    <w:rsid w:val="00F171ED"/>
    <w:rsid w:val="00F173AA"/>
    <w:rsid w:val="00F17E34"/>
    <w:rsid w:val="00F2086A"/>
    <w:rsid w:val="00F20FE4"/>
    <w:rsid w:val="00F2181F"/>
    <w:rsid w:val="00F23E4A"/>
    <w:rsid w:val="00F243BA"/>
    <w:rsid w:val="00F258AD"/>
    <w:rsid w:val="00F2798F"/>
    <w:rsid w:val="00F30DE3"/>
    <w:rsid w:val="00F347CF"/>
    <w:rsid w:val="00F35289"/>
    <w:rsid w:val="00F3586C"/>
    <w:rsid w:val="00F35D09"/>
    <w:rsid w:val="00F36757"/>
    <w:rsid w:val="00F37C65"/>
    <w:rsid w:val="00F4042B"/>
    <w:rsid w:val="00F43378"/>
    <w:rsid w:val="00F44519"/>
    <w:rsid w:val="00F463BA"/>
    <w:rsid w:val="00F46F57"/>
    <w:rsid w:val="00F47B90"/>
    <w:rsid w:val="00F47FFC"/>
    <w:rsid w:val="00F51445"/>
    <w:rsid w:val="00F51AE2"/>
    <w:rsid w:val="00F53259"/>
    <w:rsid w:val="00F56428"/>
    <w:rsid w:val="00F57056"/>
    <w:rsid w:val="00F60105"/>
    <w:rsid w:val="00F61135"/>
    <w:rsid w:val="00F61F48"/>
    <w:rsid w:val="00F61F5B"/>
    <w:rsid w:val="00F65658"/>
    <w:rsid w:val="00F6640F"/>
    <w:rsid w:val="00F7020D"/>
    <w:rsid w:val="00F7064E"/>
    <w:rsid w:val="00F72112"/>
    <w:rsid w:val="00F72C9B"/>
    <w:rsid w:val="00F73A4A"/>
    <w:rsid w:val="00F7443A"/>
    <w:rsid w:val="00F74D74"/>
    <w:rsid w:val="00F77E96"/>
    <w:rsid w:val="00F8218D"/>
    <w:rsid w:val="00F8275C"/>
    <w:rsid w:val="00F833F0"/>
    <w:rsid w:val="00F85342"/>
    <w:rsid w:val="00F86A41"/>
    <w:rsid w:val="00F86E21"/>
    <w:rsid w:val="00F86F08"/>
    <w:rsid w:val="00F87A18"/>
    <w:rsid w:val="00F94E36"/>
    <w:rsid w:val="00F959F9"/>
    <w:rsid w:val="00F96087"/>
    <w:rsid w:val="00F963B9"/>
    <w:rsid w:val="00F96D84"/>
    <w:rsid w:val="00F97884"/>
    <w:rsid w:val="00F97BD3"/>
    <w:rsid w:val="00F97CC0"/>
    <w:rsid w:val="00FA110E"/>
    <w:rsid w:val="00FA1B07"/>
    <w:rsid w:val="00FA347A"/>
    <w:rsid w:val="00FA4701"/>
    <w:rsid w:val="00FA5492"/>
    <w:rsid w:val="00FA60F9"/>
    <w:rsid w:val="00FA634F"/>
    <w:rsid w:val="00FA64A5"/>
    <w:rsid w:val="00FA7345"/>
    <w:rsid w:val="00FA7B7E"/>
    <w:rsid w:val="00FA7F81"/>
    <w:rsid w:val="00FB0D70"/>
    <w:rsid w:val="00FB2480"/>
    <w:rsid w:val="00FB24E8"/>
    <w:rsid w:val="00FB2D7D"/>
    <w:rsid w:val="00FB46B1"/>
    <w:rsid w:val="00FB61CF"/>
    <w:rsid w:val="00FB61ED"/>
    <w:rsid w:val="00FB71EB"/>
    <w:rsid w:val="00FB766C"/>
    <w:rsid w:val="00FB7C5C"/>
    <w:rsid w:val="00FC08ED"/>
    <w:rsid w:val="00FC09E4"/>
    <w:rsid w:val="00FC1944"/>
    <w:rsid w:val="00FC2AC4"/>
    <w:rsid w:val="00FC43C3"/>
    <w:rsid w:val="00FC47C3"/>
    <w:rsid w:val="00FC52E6"/>
    <w:rsid w:val="00FC669F"/>
    <w:rsid w:val="00FC796B"/>
    <w:rsid w:val="00FD1796"/>
    <w:rsid w:val="00FD30D7"/>
    <w:rsid w:val="00FD3937"/>
    <w:rsid w:val="00FD493A"/>
    <w:rsid w:val="00FD7334"/>
    <w:rsid w:val="00FE164B"/>
    <w:rsid w:val="00FE2025"/>
    <w:rsid w:val="00FE3659"/>
    <w:rsid w:val="00FE500E"/>
    <w:rsid w:val="00FE5F64"/>
    <w:rsid w:val="00FE6543"/>
    <w:rsid w:val="00FE7891"/>
    <w:rsid w:val="00FF1175"/>
    <w:rsid w:val="00FF1799"/>
    <w:rsid w:val="00FF2048"/>
    <w:rsid w:val="00FF48C4"/>
    <w:rsid w:val="00FF5F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0B3ACB"/>
  <w15:chartTrackingRefBased/>
  <w15:docId w15:val="{1D4996DB-15DD-E144-8C77-4B049B82E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717F"/>
    <w:rPr>
      <w:rFonts w:ascii="Times New Roman" w:eastAsia="Times New Roman" w:hAnsi="Times New Roman" w:cs="Times New Roman"/>
      <w:lang w:eastAsia="en-GB"/>
    </w:rPr>
  </w:style>
  <w:style w:type="paragraph" w:styleId="Heading1">
    <w:name w:val="heading 1"/>
    <w:basedOn w:val="Normal"/>
    <w:link w:val="Heading1Char"/>
    <w:qFormat/>
    <w:rsid w:val="0056477B"/>
    <w:pPr>
      <w:numPr>
        <w:numId w:val="40"/>
      </w:numPr>
      <w:overflowPunct w:val="0"/>
      <w:autoSpaceDE w:val="0"/>
      <w:autoSpaceDN w:val="0"/>
      <w:adjustRightInd w:val="0"/>
      <w:spacing w:after="240"/>
      <w:textAlignment w:val="baseline"/>
      <w:outlineLvl w:val="0"/>
    </w:pPr>
    <w:rPr>
      <w:rFonts w:ascii="Arial" w:hAnsi="Arial"/>
      <w:kern w:val="28"/>
      <w:sz w:val="22"/>
      <w:szCs w:val="20"/>
      <w:lang w:eastAsia="en-US"/>
    </w:rPr>
  </w:style>
  <w:style w:type="paragraph" w:styleId="Heading2">
    <w:name w:val="heading 2"/>
    <w:basedOn w:val="Normal"/>
    <w:link w:val="Heading2Char"/>
    <w:qFormat/>
    <w:rsid w:val="0056477B"/>
    <w:pPr>
      <w:numPr>
        <w:ilvl w:val="1"/>
        <w:numId w:val="40"/>
      </w:numPr>
      <w:overflowPunct w:val="0"/>
      <w:autoSpaceDE w:val="0"/>
      <w:autoSpaceDN w:val="0"/>
      <w:adjustRightInd w:val="0"/>
      <w:spacing w:after="240"/>
      <w:textAlignment w:val="baseline"/>
      <w:outlineLvl w:val="1"/>
    </w:pPr>
    <w:rPr>
      <w:rFonts w:ascii="Arial" w:hAnsi="Arial"/>
      <w:sz w:val="22"/>
      <w:szCs w:val="20"/>
      <w:lang w:eastAsia="en-US"/>
    </w:rPr>
  </w:style>
  <w:style w:type="paragraph" w:styleId="Heading3">
    <w:name w:val="heading 3"/>
    <w:basedOn w:val="Normal"/>
    <w:link w:val="Heading3Char"/>
    <w:qFormat/>
    <w:rsid w:val="0056477B"/>
    <w:pPr>
      <w:numPr>
        <w:ilvl w:val="2"/>
        <w:numId w:val="40"/>
      </w:numPr>
      <w:overflowPunct w:val="0"/>
      <w:autoSpaceDE w:val="0"/>
      <w:autoSpaceDN w:val="0"/>
      <w:adjustRightInd w:val="0"/>
      <w:spacing w:after="240"/>
      <w:textAlignment w:val="baseline"/>
      <w:outlineLvl w:val="2"/>
    </w:pPr>
    <w:rPr>
      <w:rFonts w:ascii="Arial" w:hAnsi="Arial"/>
      <w:sz w:val="22"/>
      <w:szCs w:val="20"/>
      <w:lang w:eastAsia="en-US"/>
    </w:rPr>
  </w:style>
  <w:style w:type="paragraph" w:styleId="Heading4">
    <w:name w:val="heading 4"/>
    <w:basedOn w:val="Normal"/>
    <w:link w:val="Heading4Char"/>
    <w:qFormat/>
    <w:rsid w:val="0056477B"/>
    <w:pPr>
      <w:keepNext/>
      <w:numPr>
        <w:ilvl w:val="3"/>
        <w:numId w:val="40"/>
      </w:numPr>
      <w:overflowPunct w:val="0"/>
      <w:autoSpaceDE w:val="0"/>
      <w:autoSpaceDN w:val="0"/>
      <w:adjustRightInd w:val="0"/>
      <w:spacing w:after="240"/>
      <w:textAlignment w:val="baseline"/>
      <w:outlineLvl w:val="3"/>
    </w:pPr>
    <w:rPr>
      <w:rFonts w:ascii="Arial" w:hAnsi="Arial"/>
      <w:sz w:val="22"/>
      <w:szCs w:val="20"/>
      <w:lang w:eastAsia="en-US"/>
    </w:rPr>
  </w:style>
  <w:style w:type="paragraph" w:styleId="Heading5">
    <w:name w:val="heading 5"/>
    <w:basedOn w:val="Normal"/>
    <w:link w:val="Heading5Char"/>
    <w:qFormat/>
    <w:rsid w:val="0056477B"/>
    <w:pPr>
      <w:numPr>
        <w:ilvl w:val="4"/>
        <w:numId w:val="40"/>
      </w:numPr>
      <w:overflowPunct w:val="0"/>
      <w:autoSpaceDE w:val="0"/>
      <w:autoSpaceDN w:val="0"/>
      <w:adjustRightInd w:val="0"/>
      <w:spacing w:after="240"/>
      <w:textAlignment w:val="baseline"/>
      <w:outlineLvl w:val="4"/>
    </w:pPr>
    <w:rPr>
      <w:rFonts w:ascii="Arial" w:hAnsi="Arial"/>
      <w:sz w:val="22"/>
      <w:szCs w:val="20"/>
      <w:lang w:eastAsia="en-US"/>
    </w:rPr>
  </w:style>
  <w:style w:type="paragraph" w:styleId="Heading6">
    <w:name w:val="heading 6"/>
    <w:basedOn w:val="Normal"/>
    <w:link w:val="Heading6Char"/>
    <w:qFormat/>
    <w:rsid w:val="0056477B"/>
    <w:pPr>
      <w:numPr>
        <w:ilvl w:val="5"/>
        <w:numId w:val="40"/>
      </w:numPr>
      <w:overflowPunct w:val="0"/>
      <w:autoSpaceDE w:val="0"/>
      <w:autoSpaceDN w:val="0"/>
      <w:adjustRightInd w:val="0"/>
      <w:spacing w:after="240"/>
      <w:textAlignment w:val="baseline"/>
      <w:outlineLvl w:val="5"/>
    </w:pPr>
    <w:rPr>
      <w:rFonts w:ascii="Arial" w:hAnsi="Arial"/>
      <w:sz w:val="22"/>
      <w:szCs w:val="20"/>
      <w:lang w:eastAsia="en-US"/>
    </w:rPr>
  </w:style>
  <w:style w:type="paragraph" w:styleId="Heading7">
    <w:name w:val="heading 7"/>
    <w:basedOn w:val="Normal"/>
    <w:next w:val="Normal"/>
    <w:link w:val="Heading7Char"/>
    <w:uiPriority w:val="99"/>
    <w:semiHidden/>
    <w:unhideWhenUsed/>
    <w:qFormat/>
    <w:rsid w:val="00B85696"/>
    <w:pPr>
      <w:tabs>
        <w:tab w:val="num" w:pos="1296"/>
      </w:tabs>
      <w:spacing w:before="240" w:after="60"/>
      <w:ind w:left="1296" w:hanging="1296"/>
      <w:jc w:val="both"/>
      <w:outlineLvl w:val="6"/>
    </w:pPr>
    <w:rPr>
      <w:rFonts w:eastAsia="Times"/>
      <w:lang w:eastAsia="en-US"/>
    </w:rPr>
  </w:style>
  <w:style w:type="paragraph" w:styleId="Heading8">
    <w:name w:val="heading 8"/>
    <w:basedOn w:val="Normal"/>
    <w:next w:val="Normal"/>
    <w:link w:val="Heading8Char"/>
    <w:uiPriority w:val="99"/>
    <w:semiHidden/>
    <w:unhideWhenUsed/>
    <w:qFormat/>
    <w:rsid w:val="00B85696"/>
    <w:pPr>
      <w:tabs>
        <w:tab w:val="num" w:pos="1440"/>
      </w:tabs>
      <w:spacing w:before="240" w:after="60"/>
      <w:ind w:left="1440" w:hanging="1440"/>
      <w:jc w:val="both"/>
      <w:outlineLvl w:val="7"/>
    </w:pPr>
    <w:rPr>
      <w:rFonts w:eastAsia="Times"/>
      <w:i/>
      <w:iCs/>
      <w:lang w:eastAsia="en-US"/>
    </w:rPr>
  </w:style>
  <w:style w:type="paragraph" w:styleId="Heading9">
    <w:name w:val="heading 9"/>
    <w:basedOn w:val="Normal"/>
    <w:next w:val="Normal"/>
    <w:link w:val="Heading9Char"/>
    <w:uiPriority w:val="99"/>
    <w:semiHidden/>
    <w:unhideWhenUsed/>
    <w:qFormat/>
    <w:rsid w:val="00B85696"/>
    <w:pPr>
      <w:tabs>
        <w:tab w:val="num" w:pos="1584"/>
      </w:tabs>
      <w:spacing w:before="240" w:after="60"/>
      <w:ind w:left="1584" w:hanging="1584"/>
      <w:jc w:val="both"/>
      <w:outlineLvl w:val="8"/>
    </w:pPr>
    <w:rPr>
      <w:rFonts w:ascii="Arial" w:eastAsia="Times" w:hAnsi="Arial" w:cs="Arial"/>
      <w:sz w:val="22"/>
      <w:szCs w:val="2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raingerText">
    <w:name w:val="Grainger | Text"/>
    <w:basedOn w:val="Normal"/>
    <w:qFormat/>
    <w:rsid w:val="007F1D2A"/>
    <w:pPr>
      <w:tabs>
        <w:tab w:val="left" w:pos="397"/>
        <w:tab w:val="left" w:pos="1134"/>
        <w:tab w:val="left" w:pos="1871"/>
        <w:tab w:val="left" w:pos="2608"/>
      </w:tabs>
    </w:pPr>
    <w:rPr>
      <w:rFonts w:ascii="Arial" w:eastAsiaTheme="minorHAnsi" w:hAnsi="Arial"/>
      <w:iCs/>
      <w:sz w:val="22"/>
      <w:szCs w:val="22"/>
    </w:rPr>
  </w:style>
  <w:style w:type="paragraph" w:customStyle="1" w:styleId="GraingerBoldtext">
    <w:name w:val="Grainger | Bold text"/>
    <w:basedOn w:val="GraingerText"/>
    <w:qFormat/>
    <w:rsid w:val="00DD15F9"/>
    <w:rPr>
      <w:b/>
    </w:rPr>
  </w:style>
  <w:style w:type="paragraph" w:styleId="Header">
    <w:name w:val="header"/>
    <w:basedOn w:val="Normal"/>
    <w:link w:val="HeaderChar"/>
    <w:uiPriority w:val="99"/>
    <w:unhideWhenUsed/>
    <w:rsid w:val="000C2943"/>
    <w:pPr>
      <w:tabs>
        <w:tab w:val="center" w:pos="4513"/>
        <w:tab w:val="right" w:pos="9026"/>
      </w:tabs>
      <w:spacing w:line="276" w:lineRule="auto"/>
    </w:pPr>
    <w:rPr>
      <w:rFonts w:ascii="Calibri" w:hAnsi="Calibri"/>
      <w:sz w:val="22"/>
      <w:szCs w:val="22"/>
    </w:rPr>
  </w:style>
  <w:style w:type="character" w:customStyle="1" w:styleId="HeaderChar">
    <w:name w:val="Header Char"/>
    <w:basedOn w:val="DefaultParagraphFont"/>
    <w:link w:val="Header"/>
    <w:uiPriority w:val="99"/>
    <w:rsid w:val="000C2943"/>
    <w:rPr>
      <w:rFonts w:ascii="Arial" w:hAnsi="Arial" w:cs="Times New Roman (Body CS)"/>
      <w:color w:val="004565" w:themeColor="text1"/>
      <w:sz w:val="20"/>
    </w:rPr>
  </w:style>
  <w:style w:type="paragraph" w:styleId="Footer">
    <w:name w:val="footer"/>
    <w:basedOn w:val="Normal"/>
    <w:link w:val="FooterChar"/>
    <w:uiPriority w:val="99"/>
    <w:unhideWhenUsed/>
    <w:rsid w:val="000C2943"/>
    <w:pPr>
      <w:tabs>
        <w:tab w:val="center" w:pos="4513"/>
        <w:tab w:val="right" w:pos="9026"/>
      </w:tabs>
      <w:spacing w:line="276" w:lineRule="auto"/>
    </w:pPr>
    <w:rPr>
      <w:rFonts w:ascii="Calibri" w:hAnsi="Calibri"/>
      <w:sz w:val="22"/>
      <w:szCs w:val="22"/>
    </w:rPr>
  </w:style>
  <w:style w:type="character" w:customStyle="1" w:styleId="FooterChar">
    <w:name w:val="Footer Char"/>
    <w:basedOn w:val="DefaultParagraphFont"/>
    <w:link w:val="Footer"/>
    <w:uiPriority w:val="99"/>
    <w:rsid w:val="000C2943"/>
    <w:rPr>
      <w:rFonts w:ascii="Arial" w:hAnsi="Arial" w:cs="Times New Roman (Body CS)"/>
      <w:color w:val="004565" w:themeColor="text1"/>
      <w:sz w:val="20"/>
    </w:rPr>
  </w:style>
  <w:style w:type="paragraph" w:customStyle="1" w:styleId="GraingerAddressHeader">
    <w:name w:val="Grainger | Address Header"/>
    <w:basedOn w:val="GraingerText"/>
    <w:autoRedefine/>
    <w:qFormat/>
    <w:rsid w:val="003E3094"/>
    <w:pPr>
      <w:spacing w:after="120"/>
      <w:jc w:val="right"/>
    </w:pPr>
    <w:rPr>
      <w:b/>
      <w:color w:val="246369" w:themeColor="text2"/>
      <w:sz w:val="17"/>
    </w:rPr>
  </w:style>
  <w:style w:type="paragraph" w:customStyle="1" w:styleId="GraingerAddressText">
    <w:name w:val="Grainger | Address Text"/>
    <w:basedOn w:val="GraingerAddressHeader"/>
    <w:autoRedefine/>
    <w:qFormat/>
    <w:rsid w:val="003E3094"/>
    <w:rPr>
      <w:b w:val="0"/>
      <w:color w:val="000000"/>
    </w:rPr>
  </w:style>
  <w:style w:type="paragraph" w:customStyle="1" w:styleId="GraingerAddresswebsite">
    <w:name w:val="Grainger | Address website"/>
    <w:basedOn w:val="GraingerAddressText"/>
    <w:autoRedefine/>
    <w:qFormat/>
    <w:rsid w:val="003E3094"/>
    <w:rPr>
      <w:color w:val="246369" w:themeColor="text2"/>
    </w:rPr>
  </w:style>
  <w:style w:type="character" w:customStyle="1" w:styleId="GraingerPrefixes">
    <w:name w:val="Grainger | Prefixes"/>
    <w:basedOn w:val="DefaultParagraphFont"/>
    <w:uiPriority w:val="1"/>
    <w:qFormat/>
    <w:rsid w:val="003E3094"/>
    <w:rPr>
      <w:rFonts w:ascii="Arial" w:hAnsi="Arial"/>
      <w:b w:val="0"/>
      <w:i w:val="0"/>
      <w:color w:val="246369" w:themeColor="text2"/>
      <w:sz w:val="17"/>
    </w:rPr>
  </w:style>
  <w:style w:type="paragraph" w:customStyle="1" w:styleId="GraingerRegisteredOffice">
    <w:name w:val="Grainger | Registered Office"/>
    <w:basedOn w:val="GraingerText"/>
    <w:autoRedefine/>
    <w:qFormat/>
    <w:rsid w:val="00A80A9A"/>
    <w:rPr>
      <w:color w:val="62696A" w:themeColor="accent5"/>
      <w:sz w:val="16"/>
    </w:rPr>
  </w:style>
  <w:style w:type="paragraph" w:customStyle="1" w:styleId="BasicParagraph">
    <w:name w:val="[Basic Paragraph]"/>
    <w:basedOn w:val="Normal"/>
    <w:uiPriority w:val="99"/>
    <w:rsid w:val="00320445"/>
    <w:pPr>
      <w:autoSpaceDE w:val="0"/>
      <w:autoSpaceDN w:val="0"/>
      <w:adjustRightInd w:val="0"/>
      <w:spacing w:line="288" w:lineRule="auto"/>
      <w:textAlignment w:val="center"/>
    </w:pPr>
    <w:rPr>
      <w:rFonts w:ascii="Minion Pro" w:eastAsiaTheme="minorHAnsi" w:hAnsi="Minion Pro" w:cs="Minion Pro"/>
      <w:color w:val="000000"/>
      <w:lang w:eastAsia="en-US"/>
    </w:rPr>
  </w:style>
  <w:style w:type="paragraph" w:customStyle="1" w:styleId="GraingerSubsidiarytext">
    <w:name w:val="Grainger | Subsidiary text"/>
    <w:basedOn w:val="GraingerText"/>
    <w:autoRedefine/>
    <w:qFormat/>
    <w:rsid w:val="000C2C75"/>
    <w:pPr>
      <w:jc w:val="right"/>
    </w:pPr>
    <w:rPr>
      <w:b/>
      <w:color w:val="000000"/>
      <w:sz w:val="17"/>
    </w:rPr>
  </w:style>
  <w:style w:type="paragraph" w:customStyle="1" w:styleId="GraingerTextItalic">
    <w:name w:val="Grainger | Text Italic"/>
    <w:basedOn w:val="GraingerText"/>
    <w:qFormat/>
    <w:rsid w:val="00B85696"/>
    <w:pPr>
      <w:spacing w:after="60"/>
    </w:pPr>
    <w:rPr>
      <w:i/>
      <w:color w:val="000000"/>
    </w:rPr>
  </w:style>
  <w:style w:type="table" w:styleId="TableGrid">
    <w:name w:val="Table Grid"/>
    <w:basedOn w:val="TableNormal"/>
    <w:uiPriority w:val="39"/>
    <w:rsid w:val="00F51A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raingerCoverTitleWhite">
    <w:name w:val="Grainger | Cover Title | White"/>
    <w:basedOn w:val="GraingerText"/>
    <w:autoRedefine/>
    <w:qFormat/>
    <w:rsid w:val="007C38AC"/>
    <w:rPr>
      <w:color w:val="246369" w:themeColor="accent1"/>
      <w:sz w:val="72"/>
      <w:szCs w:val="72"/>
      <w:lang w:eastAsia="en-US"/>
    </w:rPr>
  </w:style>
  <w:style w:type="paragraph" w:customStyle="1" w:styleId="GraingerCoverTitleTeal">
    <w:name w:val="Grainger | Cover Title | Teal"/>
    <w:basedOn w:val="GraingerCoverTitleWhite"/>
    <w:autoRedefine/>
    <w:qFormat/>
    <w:rsid w:val="00B4294D"/>
    <w:rPr>
      <w:color w:val="65BCAB" w:themeColor="accent2"/>
    </w:rPr>
  </w:style>
  <w:style w:type="paragraph" w:customStyle="1" w:styleId="GraingerCoverSub-headsTeal">
    <w:name w:val="Grainger | Cover Sub-heads | Teal"/>
    <w:basedOn w:val="BasicParagraph"/>
    <w:autoRedefine/>
    <w:qFormat/>
    <w:rsid w:val="0090665D"/>
    <w:pPr>
      <w:tabs>
        <w:tab w:val="left" w:pos="320"/>
        <w:tab w:val="right" w:pos="9580"/>
      </w:tabs>
      <w:suppressAutoHyphens/>
    </w:pPr>
    <w:rPr>
      <w:rFonts w:ascii="Arial" w:hAnsi="Arial" w:cs="Arial"/>
      <w:color w:val="246369" w:themeColor="accent1"/>
      <w:sz w:val="32"/>
      <w:szCs w:val="32"/>
    </w:rPr>
  </w:style>
  <w:style w:type="paragraph" w:customStyle="1" w:styleId="ReferenceNumber">
    <w:name w:val="Reference_Number"/>
    <w:basedOn w:val="Normal"/>
    <w:uiPriority w:val="99"/>
    <w:rsid w:val="00B85696"/>
    <w:pPr>
      <w:numPr>
        <w:numId w:val="58"/>
      </w:numPr>
      <w:spacing w:before="60" w:after="60"/>
      <w:jc w:val="center"/>
    </w:pPr>
    <w:rPr>
      <w:rFonts w:ascii="Garamond" w:hAnsi="Garamond"/>
      <w:sz w:val="20"/>
      <w:szCs w:val="20"/>
      <w:lang w:eastAsia="en-US"/>
    </w:rPr>
  </w:style>
  <w:style w:type="paragraph" w:customStyle="1" w:styleId="GraingerTableheadingsWhite">
    <w:name w:val="Grainger | Table headings White"/>
    <w:basedOn w:val="GraingerText"/>
    <w:qFormat/>
    <w:rsid w:val="00D53622"/>
    <w:pPr>
      <w:adjustRightInd w:val="0"/>
      <w:snapToGrid w:val="0"/>
    </w:pPr>
    <w:rPr>
      <w:b/>
      <w:color w:val="FFFFFF" w:themeColor="background1"/>
      <w:sz w:val="16"/>
    </w:rPr>
  </w:style>
  <w:style w:type="paragraph" w:customStyle="1" w:styleId="GraingerBullets">
    <w:name w:val="Grainger | Bullets"/>
    <w:basedOn w:val="GraingerText"/>
    <w:rsid w:val="000968DA"/>
    <w:pPr>
      <w:numPr>
        <w:numId w:val="1"/>
      </w:numPr>
      <w:tabs>
        <w:tab w:val="clear" w:pos="1134"/>
        <w:tab w:val="clear" w:pos="1871"/>
        <w:tab w:val="clear" w:pos="2608"/>
        <w:tab w:val="left" w:pos="794"/>
        <w:tab w:val="left" w:pos="1191"/>
      </w:tabs>
      <w:spacing w:before="120"/>
      <w:ind w:left="397"/>
    </w:pPr>
  </w:style>
  <w:style w:type="paragraph" w:customStyle="1" w:styleId="GraingerBoldTextTealRule">
    <w:name w:val="Grainger | Bold Text | Teal | Rule"/>
    <w:basedOn w:val="GraingerBoldtext"/>
    <w:qFormat/>
    <w:rsid w:val="00485DFF"/>
    <w:pPr>
      <w:pBdr>
        <w:bottom w:val="single" w:sz="4" w:space="4" w:color="AEAFB2" w:themeColor="background2"/>
      </w:pBdr>
    </w:pPr>
    <w:rPr>
      <w:color w:val="246369" w:themeColor="accent1"/>
    </w:rPr>
  </w:style>
  <w:style w:type="character" w:styleId="PageNumber">
    <w:name w:val="page number"/>
    <w:basedOn w:val="DefaultParagraphFont"/>
    <w:uiPriority w:val="99"/>
    <w:semiHidden/>
    <w:unhideWhenUsed/>
    <w:rsid w:val="008C3B6D"/>
  </w:style>
  <w:style w:type="paragraph" w:customStyle="1" w:styleId="GraingerPagenumbers">
    <w:name w:val="Grainger | Page numbers"/>
    <w:basedOn w:val="Footer"/>
    <w:autoRedefine/>
    <w:qFormat/>
    <w:rsid w:val="004F3A71"/>
    <w:pPr>
      <w:framePr w:wrap="none" w:vAnchor="text" w:hAnchor="margin" w:xAlign="center" w:y="1"/>
      <w:jc w:val="center"/>
    </w:pPr>
    <w:rPr>
      <w:rFonts w:ascii="Arial" w:hAnsi="Arial" w:cs="Arial"/>
      <w:color w:val="AEAFB2" w:themeColor="background2"/>
      <w:sz w:val="18"/>
    </w:rPr>
  </w:style>
  <w:style w:type="paragraph" w:customStyle="1" w:styleId="GraingerBoldTextTeal">
    <w:name w:val="Grainger | Bold Text | Teal"/>
    <w:basedOn w:val="GraingerBoldTextTealRule"/>
    <w:qFormat/>
    <w:rsid w:val="000968DA"/>
    <w:pPr>
      <w:pBdr>
        <w:bottom w:val="none" w:sz="0" w:space="0" w:color="auto"/>
      </w:pBdr>
      <w:tabs>
        <w:tab w:val="left" w:pos="1814"/>
      </w:tabs>
    </w:pPr>
    <w:rPr>
      <w:lang w:eastAsia="en-US"/>
    </w:rPr>
  </w:style>
  <w:style w:type="paragraph" w:customStyle="1" w:styleId="NoParagraphStyle">
    <w:name w:val="[No Paragraph Style]"/>
    <w:autoRedefine/>
    <w:qFormat/>
    <w:rsid w:val="00314291"/>
    <w:pPr>
      <w:autoSpaceDE w:val="0"/>
      <w:autoSpaceDN w:val="0"/>
      <w:adjustRightInd w:val="0"/>
      <w:spacing w:line="288" w:lineRule="auto"/>
      <w:textAlignment w:val="center"/>
    </w:pPr>
    <w:rPr>
      <w:rFonts w:ascii="Minion Pro" w:hAnsi="Minion Pro" w:cs="Minion Pro"/>
      <w:color w:val="000000"/>
      <w:sz w:val="18"/>
      <w:szCs w:val="18"/>
    </w:rPr>
  </w:style>
  <w:style w:type="numbering" w:customStyle="1" w:styleId="CurrentList49">
    <w:name w:val="Current List49"/>
    <w:uiPriority w:val="99"/>
    <w:rsid w:val="00EA39A0"/>
    <w:pPr>
      <w:numPr>
        <w:numId w:val="54"/>
      </w:numPr>
    </w:pPr>
  </w:style>
  <w:style w:type="paragraph" w:customStyle="1" w:styleId="Default">
    <w:name w:val="Default"/>
    <w:rsid w:val="00834AEA"/>
    <w:pPr>
      <w:autoSpaceDE w:val="0"/>
      <w:autoSpaceDN w:val="0"/>
      <w:adjustRightInd w:val="0"/>
    </w:pPr>
    <w:rPr>
      <w:rFonts w:ascii="Arial" w:hAnsi="Arial" w:cs="Arial"/>
      <w:color w:val="000000"/>
    </w:rPr>
  </w:style>
  <w:style w:type="numbering" w:customStyle="1" w:styleId="CurrentList50">
    <w:name w:val="Current List50"/>
    <w:uiPriority w:val="99"/>
    <w:rsid w:val="00EA39A0"/>
    <w:pPr>
      <w:numPr>
        <w:numId w:val="56"/>
      </w:numPr>
    </w:pPr>
  </w:style>
  <w:style w:type="paragraph" w:styleId="ListParagraph">
    <w:name w:val="List Paragraph"/>
    <w:basedOn w:val="Normal"/>
    <w:uiPriority w:val="34"/>
    <w:qFormat/>
    <w:rsid w:val="00BB0E5F"/>
    <w:pPr>
      <w:spacing w:after="200" w:line="276" w:lineRule="auto"/>
      <w:ind w:left="720"/>
      <w:contextualSpacing/>
    </w:pPr>
    <w:rPr>
      <w:rFonts w:ascii="Calibri" w:hAnsi="Calibri"/>
      <w:sz w:val="22"/>
      <w:szCs w:val="22"/>
    </w:rPr>
  </w:style>
  <w:style w:type="numbering" w:customStyle="1" w:styleId="CurrentList51">
    <w:name w:val="Current List51"/>
    <w:uiPriority w:val="99"/>
    <w:rsid w:val="00EA39A0"/>
    <w:pPr>
      <w:numPr>
        <w:numId w:val="57"/>
      </w:numPr>
    </w:pPr>
  </w:style>
  <w:style w:type="numbering" w:customStyle="1" w:styleId="CurrentList20">
    <w:name w:val="Current List20"/>
    <w:uiPriority w:val="99"/>
    <w:rsid w:val="007623D1"/>
    <w:pPr>
      <w:numPr>
        <w:numId w:val="24"/>
      </w:numPr>
    </w:pPr>
  </w:style>
  <w:style w:type="numbering" w:customStyle="1" w:styleId="CurrentList21">
    <w:name w:val="Current List21"/>
    <w:uiPriority w:val="99"/>
    <w:rsid w:val="007623D1"/>
    <w:pPr>
      <w:numPr>
        <w:numId w:val="25"/>
      </w:numPr>
    </w:pPr>
  </w:style>
  <w:style w:type="numbering" w:customStyle="1" w:styleId="CurrentList22">
    <w:name w:val="Current List22"/>
    <w:uiPriority w:val="99"/>
    <w:rsid w:val="007623D1"/>
    <w:pPr>
      <w:numPr>
        <w:numId w:val="26"/>
      </w:numPr>
    </w:pPr>
  </w:style>
  <w:style w:type="character" w:customStyle="1" w:styleId="Heading7Char">
    <w:name w:val="Heading 7 Char"/>
    <w:basedOn w:val="DefaultParagraphFont"/>
    <w:link w:val="Heading7"/>
    <w:uiPriority w:val="99"/>
    <w:semiHidden/>
    <w:rsid w:val="00B85696"/>
    <w:rPr>
      <w:rFonts w:ascii="Times New Roman" w:eastAsia="Times" w:hAnsi="Times New Roman" w:cs="Times New Roman"/>
    </w:rPr>
  </w:style>
  <w:style w:type="paragraph" w:customStyle="1" w:styleId="GraingerTextIndented">
    <w:name w:val="Grainger | Text Indented"/>
    <w:basedOn w:val="GraingerText"/>
    <w:qFormat/>
    <w:rsid w:val="00055F1B"/>
    <w:pPr>
      <w:ind w:left="737" w:hanging="737"/>
    </w:pPr>
  </w:style>
  <w:style w:type="paragraph" w:customStyle="1" w:styleId="GraingerLetterBullets">
    <w:name w:val="Grainger | Letter Bullets"/>
    <w:basedOn w:val="GraingerText"/>
    <w:autoRedefine/>
    <w:qFormat/>
    <w:rsid w:val="001402FF"/>
    <w:pPr>
      <w:numPr>
        <w:numId w:val="8"/>
      </w:numPr>
      <w:spacing w:before="120" w:after="120"/>
    </w:pPr>
    <w:rPr>
      <w:lang w:eastAsia="en-US"/>
    </w:rPr>
  </w:style>
  <w:style w:type="numbering" w:customStyle="1" w:styleId="CurrentList1">
    <w:name w:val="Current List1"/>
    <w:uiPriority w:val="99"/>
    <w:rsid w:val="00EA7154"/>
    <w:pPr>
      <w:numPr>
        <w:numId w:val="2"/>
      </w:numPr>
    </w:pPr>
  </w:style>
  <w:style w:type="numbering" w:customStyle="1" w:styleId="CurrentList4">
    <w:name w:val="Current List4"/>
    <w:uiPriority w:val="99"/>
    <w:rsid w:val="001402FF"/>
    <w:pPr>
      <w:numPr>
        <w:numId w:val="5"/>
      </w:numPr>
    </w:pPr>
  </w:style>
  <w:style w:type="numbering" w:customStyle="1" w:styleId="CurrentList2">
    <w:name w:val="Current List2"/>
    <w:uiPriority w:val="99"/>
    <w:rsid w:val="00EA7154"/>
    <w:pPr>
      <w:numPr>
        <w:numId w:val="3"/>
      </w:numPr>
    </w:pPr>
  </w:style>
  <w:style w:type="numbering" w:customStyle="1" w:styleId="CurrentList3">
    <w:name w:val="Current List3"/>
    <w:uiPriority w:val="99"/>
    <w:rsid w:val="00EA7154"/>
    <w:pPr>
      <w:numPr>
        <w:numId w:val="4"/>
      </w:numPr>
    </w:pPr>
  </w:style>
  <w:style w:type="numbering" w:customStyle="1" w:styleId="CurrentList5">
    <w:name w:val="Current List5"/>
    <w:uiPriority w:val="99"/>
    <w:rsid w:val="001402FF"/>
    <w:pPr>
      <w:numPr>
        <w:numId w:val="6"/>
      </w:numPr>
    </w:pPr>
  </w:style>
  <w:style w:type="numbering" w:customStyle="1" w:styleId="CurrentList6">
    <w:name w:val="Current List6"/>
    <w:uiPriority w:val="99"/>
    <w:rsid w:val="001402FF"/>
    <w:pPr>
      <w:numPr>
        <w:numId w:val="7"/>
      </w:numPr>
    </w:pPr>
  </w:style>
  <w:style w:type="numbering" w:customStyle="1" w:styleId="CurrentList7">
    <w:name w:val="Current List7"/>
    <w:uiPriority w:val="99"/>
    <w:rsid w:val="001402FF"/>
    <w:pPr>
      <w:numPr>
        <w:numId w:val="9"/>
      </w:numPr>
    </w:pPr>
  </w:style>
  <w:style w:type="paragraph" w:customStyle="1" w:styleId="GraingerNumberbullets">
    <w:name w:val="Grainger | Number bullets"/>
    <w:basedOn w:val="Normal"/>
    <w:qFormat/>
    <w:rsid w:val="00C52F23"/>
    <w:pPr>
      <w:numPr>
        <w:numId w:val="16"/>
      </w:numPr>
      <w:tabs>
        <w:tab w:val="left" w:pos="397"/>
        <w:tab w:val="left" w:pos="1021"/>
        <w:tab w:val="left" w:pos="1644"/>
      </w:tabs>
      <w:spacing w:after="120"/>
    </w:pPr>
    <w:rPr>
      <w:rFonts w:asciiTheme="minorHAnsi" w:hAnsiTheme="minorHAnsi"/>
      <w:sz w:val="22"/>
      <w:szCs w:val="22"/>
    </w:rPr>
  </w:style>
  <w:style w:type="character" w:styleId="Hyperlink">
    <w:name w:val="Hyperlink"/>
    <w:basedOn w:val="DefaultParagraphFont"/>
    <w:uiPriority w:val="99"/>
    <w:unhideWhenUsed/>
    <w:rsid w:val="00054D11"/>
    <w:rPr>
      <w:color w:val="65BCAC"/>
      <w:u w:val="single"/>
    </w:rPr>
  </w:style>
  <w:style w:type="numbering" w:customStyle="1" w:styleId="CurrentList8">
    <w:name w:val="Current List8"/>
    <w:uiPriority w:val="99"/>
    <w:rsid w:val="00A819F0"/>
    <w:pPr>
      <w:numPr>
        <w:numId w:val="10"/>
      </w:numPr>
    </w:pPr>
  </w:style>
  <w:style w:type="numbering" w:customStyle="1" w:styleId="CurrentList9">
    <w:name w:val="Current List9"/>
    <w:uiPriority w:val="99"/>
    <w:rsid w:val="00A819F0"/>
    <w:pPr>
      <w:numPr>
        <w:numId w:val="11"/>
      </w:numPr>
    </w:pPr>
  </w:style>
  <w:style w:type="character" w:styleId="UnresolvedMention">
    <w:name w:val="Unresolved Mention"/>
    <w:basedOn w:val="DefaultParagraphFont"/>
    <w:uiPriority w:val="99"/>
    <w:semiHidden/>
    <w:unhideWhenUsed/>
    <w:rsid w:val="00A819F0"/>
    <w:rPr>
      <w:color w:val="605E5C"/>
      <w:shd w:val="clear" w:color="auto" w:fill="E1DFDD"/>
    </w:rPr>
  </w:style>
  <w:style w:type="character" w:styleId="FollowedHyperlink">
    <w:name w:val="FollowedHyperlink"/>
    <w:basedOn w:val="DefaultParagraphFont"/>
    <w:uiPriority w:val="99"/>
    <w:semiHidden/>
    <w:unhideWhenUsed/>
    <w:rsid w:val="0029161D"/>
    <w:rPr>
      <w:color w:val="62696A" w:themeColor="followedHyperlink"/>
      <w:u w:val="single"/>
    </w:rPr>
  </w:style>
  <w:style w:type="numbering" w:customStyle="1" w:styleId="CurrentList10">
    <w:name w:val="Current List10"/>
    <w:uiPriority w:val="99"/>
    <w:rsid w:val="00A819F0"/>
    <w:pPr>
      <w:numPr>
        <w:numId w:val="12"/>
      </w:numPr>
    </w:pPr>
  </w:style>
  <w:style w:type="numbering" w:customStyle="1" w:styleId="CurrentList11">
    <w:name w:val="Current List11"/>
    <w:uiPriority w:val="99"/>
    <w:rsid w:val="00A819F0"/>
    <w:pPr>
      <w:numPr>
        <w:numId w:val="13"/>
      </w:numPr>
    </w:pPr>
  </w:style>
  <w:style w:type="numbering" w:customStyle="1" w:styleId="CurrentList12">
    <w:name w:val="Current List12"/>
    <w:uiPriority w:val="99"/>
    <w:rsid w:val="0029161D"/>
    <w:pPr>
      <w:numPr>
        <w:numId w:val="14"/>
      </w:numPr>
    </w:pPr>
  </w:style>
  <w:style w:type="numbering" w:customStyle="1" w:styleId="CurrentList13">
    <w:name w:val="Current List13"/>
    <w:uiPriority w:val="99"/>
    <w:rsid w:val="0029161D"/>
    <w:pPr>
      <w:numPr>
        <w:numId w:val="15"/>
      </w:numPr>
    </w:pPr>
  </w:style>
  <w:style w:type="numbering" w:customStyle="1" w:styleId="CurrentList14">
    <w:name w:val="Current List14"/>
    <w:uiPriority w:val="99"/>
    <w:rsid w:val="00F61135"/>
    <w:pPr>
      <w:numPr>
        <w:numId w:val="17"/>
      </w:numPr>
    </w:pPr>
  </w:style>
  <w:style w:type="numbering" w:customStyle="1" w:styleId="CurrentList15">
    <w:name w:val="Current List15"/>
    <w:uiPriority w:val="99"/>
    <w:rsid w:val="00EB4F2F"/>
    <w:pPr>
      <w:numPr>
        <w:numId w:val="18"/>
      </w:numPr>
    </w:pPr>
  </w:style>
  <w:style w:type="numbering" w:customStyle="1" w:styleId="CurrentList16">
    <w:name w:val="Current List16"/>
    <w:uiPriority w:val="99"/>
    <w:rsid w:val="003E3DD8"/>
    <w:pPr>
      <w:numPr>
        <w:numId w:val="19"/>
      </w:numPr>
    </w:pPr>
  </w:style>
  <w:style w:type="paragraph" w:customStyle="1" w:styleId="GraingerNumberbulletsbold">
    <w:name w:val="Grainger | Number bullets | bold"/>
    <w:basedOn w:val="GraingerNumberbullets"/>
    <w:qFormat/>
    <w:rsid w:val="00B15541"/>
    <w:pPr>
      <w:numPr>
        <w:numId w:val="21"/>
      </w:numPr>
      <w:tabs>
        <w:tab w:val="clear" w:pos="397"/>
      </w:tabs>
    </w:pPr>
    <w:rPr>
      <w:b/>
      <w:color w:val="25646A"/>
    </w:rPr>
  </w:style>
  <w:style w:type="numbering" w:customStyle="1" w:styleId="CurrentList17">
    <w:name w:val="Current List17"/>
    <w:uiPriority w:val="99"/>
    <w:rsid w:val="007C38AC"/>
    <w:pPr>
      <w:numPr>
        <w:numId w:val="20"/>
      </w:numPr>
    </w:pPr>
  </w:style>
  <w:style w:type="numbering" w:customStyle="1" w:styleId="CurrentList18">
    <w:name w:val="Current List18"/>
    <w:uiPriority w:val="99"/>
    <w:rsid w:val="007C38AC"/>
    <w:pPr>
      <w:numPr>
        <w:numId w:val="22"/>
      </w:numPr>
    </w:pPr>
  </w:style>
  <w:style w:type="numbering" w:customStyle="1" w:styleId="CurrentList19">
    <w:name w:val="Current List19"/>
    <w:uiPriority w:val="99"/>
    <w:rsid w:val="00054D11"/>
    <w:pPr>
      <w:numPr>
        <w:numId w:val="23"/>
      </w:numPr>
    </w:pPr>
  </w:style>
  <w:style w:type="paragraph" w:customStyle="1" w:styleId="GraingerTableBullets">
    <w:name w:val="Grainger | Table Bullets"/>
    <w:basedOn w:val="GraingerBullets"/>
    <w:qFormat/>
    <w:rsid w:val="00EA39A0"/>
    <w:pPr>
      <w:numPr>
        <w:numId w:val="55"/>
      </w:numPr>
      <w:tabs>
        <w:tab w:val="left" w:pos="170"/>
      </w:tabs>
      <w:spacing w:before="0" w:after="60"/>
    </w:pPr>
  </w:style>
  <w:style w:type="paragraph" w:customStyle="1" w:styleId="GraingerCoverSub-headsOrange">
    <w:name w:val="Grainger | Cover Sub-heads | Orange"/>
    <w:basedOn w:val="GraingerCoverSub-headsTeal"/>
    <w:autoRedefine/>
    <w:qFormat/>
    <w:rsid w:val="00AC58D9"/>
    <w:rPr>
      <w:color w:val="E16A2F" w:themeColor="accent3"/>
    </w:rPr>
  </w:style>
  <w:style w:type="character" w:customStyle="1" w:styleId="Heading8Char">
    <w:name w:val="Heading 8 Char"/>
    <w:basedOn w:val="DefaultParagraphFont"/>
    <w:link w:val="Heading8"/>
    <w:uiPriority w:val="99"/>
    <w:semiHidden/>
    <w:rsid w:val="00B85696"/>
    <w:rPr>
      <w:rFonts w:ascii="Times New Roman" w:eastAsia="Times" w:hAnsi="Times New Roman" w:cs="Times New Roman"/>
      <w:i/>
      <w:iCs/>
    </w:rPr>
  </w:style>
  <w:style w:type="numbering" w:customStyle="1" w:styleId="CurrentList23">
    <w:name w:val="Current List23"/>
    <w:uiPriority w:val="99"/>
    <w:rsid w:val="00B15541"/>
    <w:pPr>
      <w:numPr>
        <w:numId w:val="27"/>
      </w:numPr>
    </w:pPr>
  </w:style>
  <w:style w:type="numbering" w:customStyle="1" w:styleId="CurrentList24">
    <w:name w:val="Current List24"/>
    <w:uiPriority w:val="99"/>
    <w:rsid w:val="00B15541"/>
    <w:pPr>
      <w:numPr>
        <w:numId w:val="28"/>
      </w:numPr>
    </w:pPr>
  </w:style>
  <w:style w:type="numbering" w:customStyle="1" w:styleId="CurrentList25">
    <w:name w:val="Current List25"/>
    <w:uiPriority w:val="99"/>
    <w:rsid w:val="006E036C"/>
    <w:pPr>
      <w:numPr>
        <w:numId w:val="29"/>
      </w:numPr>
    </w:pPr>
  </w:style>
  <w:style w:type="character" w:customStyle="1" w:styleId="Heading9Char">
    <w:name w:val="Heading 9 Char"/>
    <w:basedOn w:val="DefaultParagraphFont"/>
    <w:link w:val="Heading9"/>
    <w:uiPriority w:val="99"/>
    <w:semiHidden/>
    <w:rsid w:val="00B85696"/>
    <w:rPr>
      <w:rFonts w:ascii="Arial" w:eastAsia="Times" w:hAnsi="Arial" w:cs="Arial"/>
      <w:sz w:val="22"/>
      <w:szCs w:val="22"/>
    </w:rPr>
  </w:style>
  <w:style w:type="paragraph" w:customStyle="1" w:styleId="GraingerTextTeal">
    <w:name w:val="Grainger | Text | Teal"/>
    <w:basedOn w:val="GraingerTextIndented"/>
    <w:qFormat/>
    <w:rsid w:val="000968DA"/>
    <w:pPr>
      <w:ind w:left="0" w:firstLine="0"/>
    </w:pPr>
    <w:rPr>
      <w:color w:val="246369" w:themeColor="accent1"/>
    </w:rPr>
  </w:style>
  <w:style w:type="numbering" w:customStyle="1" w:styleId="CurrentList26">
    <w:name w:val="Current List26"/>
    <w:uiPriority w:val="99"/>
    <w:rsid w:val="000E08CB"/>
    <w:pPr>
      <w:numPr>
        <w:numId w:val="30"/>
      </w:numPr>
    </w:pPr>
  </w:style>
  <w:style w:type="numbering" w:customStyle="1" w:styleId="CurrentList27">
    <w:name w:val="Current List27"/>
    <w:uiPriority w:val="99"/>
    <w:rsid w:val="009E3D06"/>
    <w:pPr>
      <w:numPr>
        <w:numId w:val="31"/>
      </w:numPr>
    </w:pPr>
  </w:style>
  <w:style w:type="numbering" w:customStyle="1" w:styleId="CurrentList28">
    <w:name w:val="Current List28"/>
    <w:uiPriority w:val="99"/>
    <w:rsid w:val="009E3D06"/>
    <w:pPr>
      <w:numPr>
        <w:numId w:val="32"/>
      </w:numPr>
    </w:pPr>
  </w:style>
  <w:style w:type="numbering" w:customStyle="1" w:styleId="CurrentList29">
    <w:name w:val="Current List29"/>
    <w:uiPriority w:val="99"/>
    <w:rsid w:val="009E3D06"/>
    <w:pPr>
      <w:numPr>
        <w:numId w:val="33"/>
      </w:numPr>
    </w:pPr>
  </w:style>
  <w:style w:type="numbering" w:customStyle="1" w:styleId="CurrentList30">
    <w:name w:val="Current List30"/>
    <w:uiPriority w:val="99"/>
    <w:rsid w:val="00D53622"/>
    <w:pPr>
      <w:numPr>
        <w:numId w:val="34"/>
      </w:numPr>
    </w:pPr>
  </w:style>
  <w:style w:type="character" w:customStyle="1" w:styleId="Heading1Char">
    <w:name w:val="Heading 1 Char"/>
    <w:basedOn w:val="DefaultParagraphFont"/>
    <w:link w:val="Heading1"/>
    <w:rsid w:val="0056477B"/>
    <w:rPr>
      <w:rFonts w:ascii="Arial" w:eastAsia="Times New Roman" w:hAnsi="Arial" w:cs="Times New Roman"/>
      <w:kern w:val="28"/>
      <w:sz w:val="22"/>
      <w:szCs w:val="20"/>
    </w:rPr>
  </w:style>
  <w:style w:type="numbering" w:customStyle="1" w:styleId="CurrentList31">
    <w:name w:val="Current List31"/>
    <w:uiPriority w:val="99"/>
    <w:rsid w:val="00E4200E"/>
    <w:pPr>
      <w:numPr>
        <w:numId w:val="35"/>
      </w:numPr>
    </w:pPr>
  </w:style>
  <w:style w:type="numbering" w:customStyle="1" w:styleId="CurrentList32">
    <w:name w:val="Current List32"/>
    <w:uiPriority w:val="99"/>
    <w:rsid w:val="00642BE4"/>
    <w:pPr>
      <w:numPr>
        <w:numId w:val="36"/>
      </w:numPr>
    </w:pPr>
  </w:style>
  <w:style w:type="numbering" w:customStyle="1" w:styleId="CurrentList33">
    <w:name w:val="Current List33"/>
    <w:uiPriority w:val="99"/>
    <w:rsid w:val="00E21A89"/>
    <w:pPr>
      <w:numPr>
        <w:numId w:val="37"/>
      </w:numPr>
    </w:pPr>
  </w:style>
  <w:style w:type="numbering" w:customStyle="1" w:styleId="CurrentList34">
    <w:name w:val="Current List34"/>
    <w:uiPriority w:val="99"/>
    <w:rsid w:val="00E21A89"/>
    <w:pPr>
      <w:numPr>
        <w:numId w:val="38"/>
      </w:numPr>
    </w:pPr>
  </w:style>
  <w:style w:type="numbering" w:customStyle="1" w:styleId="CurrentList35">
    <w:name w:val="Current List35"/>
    <w:uiPriority w:val="99"/>
    <w:rsid w:val="00BB2E9C"/>
    <w:pPr>
      <w:numPr>
        <w:numId w:val="39"/>
      </w:numPr>
    </w:pPr>
  </w:style>
  <w:style w:type="character" w:customStyle="1" w:styleId="Heading2Char">
    <w:name w:val="Heading 2 Char"/>
    <w:basedOn w:val="DefaultParagraphFont"/>
    <w:link w:val="Heading2"/>
    <w:rsid w:val="0056477B"/>
    <w:rPr>
      <w:rFonts w:ascii="Arial" w:eastAsia="Times New Roman" w:hAnsi="Arial" w:cs="Times New Roman"/>
      <w:sz w:val="22"/>
      <w:szCs w:val="20"/>
    </w:rPr>
  </w:style>
  <w:style w:type="character" w:customStyle="1" w:styleId="Heading3Char">
    <w:name w:val="Heading 3 Char"/>
    <w:basedOn w:val="DefaultParagraphFont"/>
    <w:link w:val="Heading3"/>
    <w:rsid w:val="0056477B"/>
    <w:rPr>
      <w:rFonts w:ascii="Arial" w:eastAsia="Times New Roman" w:hAnsi="Arial" w:cs="Times New Roman"/>
      <w:sz w:val="22"/>
      <w:szCs w:val="20"/>
    </w:rPr>
  </w:style>
  <w:style w:type="character" w:customStyle="1" w:styleId="Heading4Char">
    <w:name w:val="Heading 4 Char"/>
    <w:basedOn w:val="DefaultParagraphFont"/>
    <w:link w:val="Heading4"/>
    <w:rsid w:val="0056477B"/>
    <w:rPr>
      <w:rFonts w:ascii="Arial" w:eastAsia="Times New Roman" w:hAnsi="Arial" w:cs="Times New Roman"/>
      <w:sz w:val="22"/>
      <w:szCs w:val="20"/>
    </w:rPr>
  </w:style>
  <w:style w:type="character" w:customStyle="1" w:styleId="Heading5Char">
    <w:name w:val="Heading 5 Char"/>
    <w:basedOn w:val="DefaultParagraphFont"/>
    <w:link w:val="Heading5"/>
    <w:rsid w:val="0056477B"/>
    <w:rPr>
      <w:rFonts w:ascii="Arial" w:eastAsia="Times New Roman" w:hAnsi="Arial" w:cs="Times New Roman"/>
      <w:sz w:val="22"/>
      <w:szCs w:val="20"/>
    </w:rPr>
  </w:style>
  <w:style w:type="character" w:customStyle="1" w:styleId="Heading6Char">
    <w:name w:val="Heading 6 Char"/>
    <w:basedOn w:val="DefaultParagraphFont"/>
    <w:link w:val="Heading6"/>
    <w:rsid w:val="0056477B"/>
    <w:rPr>
      <w:rFonts w:ascii="Arial" w:eastAsia="Times New Roman" w:hAnsi="Arial" w:cs="Times New Roman"/>
      <w:sz w:val="22"/>
      <w:szCs w:val="20"/>
    </w:rPr>
  </w:style>
  <w:style w:type="numbering" w:customStyle="1" w:styleId="CurrentList36">
    <w:name w:val="Current List36"/>
    <w:uiPriority w:val="99"/>
    <w:rsid w:val="00AD1CE2"/>
    <w:pPr>
      <w:numPr>
        <w:numId w:val="41"/>
      </w:numPr>
    </w:pPr>
  </w:style>
  <w:style w:type="numbering" w:customStyle="1" w:styleId="CurrentList37">
    <w:name w:val="Current List37"/>
    <w:uiPriority w:val="99"/>
    <w:rsid w:val="00C721C2"/>
    <w:pPr>
      <w:numPr>
        <w:numId w:val="42"/>
      </w:numPr>
    </w:pPr>
  </w:style>
  <w:style w:type="numbering" w:customStyle="1" w:styleId="CurrentList38">
    <w:name w:val="Current List38"/>
    <w:uiPriority w:val="99"/>
    <w:rsid w:val="00485DFF"/>
    <w:pPr>
      <w:numPr>
        <w:numId w:val="43"/>
      </w:numPr>
    </w:pPr>
  </w:style>
  <w:style w:type="numbering" w:customStyle="1" w:styleId="CurrentList39">
    <w:name w:val="Current List39"/>
    <w:uiPriority w:val="99"/>
    <w:rsid w:val="00BF4C57"/>
    <w:pPr>
      <w:numPr>
        <w:numId w:val="44"/>
      </w:numPr>
    </w:pPr>
  </w:style>
  <w:style w:type="numbering" w:customStyle="1" w:styleId="CurrentList40">
    <w:name w:val="Current List40"/>
    <w:uiPriority w:val="99"/>
    <w:rsid w:val="00E80311"/>
    <w:pPr>
      <w:numPr>
        <w:numId w:val="45"/>
      </w:numPr>
    </w:pPr>
  </w:style>
  <w:style w:type="numbering" w:customStyle="1" w:styleId="CurrentList41">
    <w:name w:val="Current List41"/>
    <w:uiPriority w:val="99"/>
    <w:rsid w:val="0070592B"/>
    <w:pPr>
      <w:numPr>
        <w:numId w:val="46"/>
      </w:numPr>
    </w:pPr>
  </w:style>
  <w:style w:type="numbering" w:customStyle="1" w:styleId="CurrentList42">
    <w:name w:val="Current List42"/>
    <w:uiPriority w:val="99"/>
    <w:rsid w:val="00C52F23"/>
    <w:pPr>
      <w:numPr>
        <w:numId w:val="47"/>
      </w:numPr>
    </w:pPr>
  </w:style>
  <w:style w:type="numbering" w:customStyle="1" w:styleId="CurrentList43">
    <w:name w:val="Current List43"/>
    <w:uiPriority w:val="99"/>
    <w:rsid w:val="00C52F23"/>
    <w:pPr>
      <w:numPr>
        <w:numId w:val="48"/>
      </w:numPr>
    </w:pPr>
  </w:style>
  <w:style w:type="numbering" w:customStyle="1" w:styleId="CurrentList44">
    <w:name w:val="Current List44"/>
    <w:uiPriority w:val="99"/>
    <w:rsid w:val="00B60347"/>
    <w:pPr>
      <w:numPr>
        <w:numId w:val="49"/>
      </w:numPr>
    </w:pPr>
  </w:style>
  <w:style w:type="numbering" w:customStyle="1" w:styleId="CurrentList45">
    <w:name w:val="Current List45"/>
    <w:uiPriority w:val="99"/>
    <w:rsid w:val="007F1D2A"/>
    <w:pPr>
      <w:numPr>
        <w:numId w:val="50"/>
      </w:numPr>
    </w:pPr>
  </w:style>
  <w:style w:type="numbering" w:customStyle="1" w:styleId="CurrentList46">
    <w:name w:val="Current List46"/>
    <w:uiPriority w:val="99"/>
    <w:rsid w:val="007F1D2A"/>
    <w:pPr>
      <w:numPr>
        <w:numId w:val="51"/>
      </w:numPr>
    </w:pPr>
  </w:style>
  <w:style w:type="numbering" w:customStyle="1" w:styleId="CurrentList47">
    <w:name w:val="Current List47"/>
    <w:uiPriority w:val="99"/>
    <w:rsid w:val="007F1D2A"/>
    <w:pPr>
      <w:numPr>
        <w:numId w:val="52"/>
      </w:numPr>
    </w:pPr>
  </w:style>
  <w:style w:type="numbering" w:customStyle="1" w:styleId="CurrentList48">
    <w:name w:val="Current List48"/>
    <w:uiPriority w:val="99"/>
    <w:rsid w:val="007F1D2A"/>
    <w:pPr>
      <w:numPr>
        <w:numId w:val="53"/>
      </w:numPr>
    </w:pPr>
  </w:style>
  <w:style w:type="paragraph" w:styleId="TOC1">
    <w:name w:val="toc 1"/>
    <w:basedOn w:val="Normal"/>
    <w:next w:val="Normal"/>
    <w:autoRedefine/>
    <w:uiPriority w:val="39"/>
    <w:unhideWhenUsed/>
    <w:rsid w:val="00074746"/>
    <w:pPr>
      <w:spacing w:before="120" w:after="120"/>
      <w:jc w:val="both"/>
    </w:pPr>
    <w:rPr>
      <w:rFonts w:ascii="Arial" w:eastAsia="Times" w:hAnsi="Arial"/>
      <w:sz w:val="22"/>
      <w:szCs w:val="20"/>
      <w:lang w:eastAsia="en-US"/>
    </w:rPr>
  </w:style>
  <w:style w:type="paragraph" w:styleId="TOCHeading">
    <w:name w:val="TOC Heading"/>
    <w:basedOn w:val="Heading1"/>
    <w:next w:val="Normal"/>
    <w:uiPriority w:val="39"/>
    <w:unhideWhenUsed/>
    <w:qFormat/>
    <w:rsid w:val="00BC09FB"/>
    <w:pPr>
      <w:keepNext/>
      <w:keepLines/>
      <w:numPr>
        <w:numId w:val="0"/>
      </w:numPr>
      <w:overflowPunct/>
      <w:autoSpaceDE/>
      <w:autoSpaceDN/>
      <w:adjustRightInd/>
      <w:spacing w:before="240" w:after="0" w:line="259" w:lineRule="auto"/>
      <w:textAlignment w:val="auto"/>
      <w:outlineLvl w:val="9"/>
    </w:pPr>
    <w:rPr>
      <w:rFonts w:asciiTheme="majorHAnsi" w:eastAsiaTheme="majorEastAsia" w:hAnsiTheme="majorHAnsi" w:cstheme="majorBidi"/>
      <w:color w:val="1B494E" w:themeColor="accent1" w:themeShade="BF"/>
      <w:kern w:val="0"/>
      <w:sz w:val="32"/>
      <w:szCs w:val="32"/>
      <w:lang w:val="en-US"/>
    </w:rPr>
  </w:style>
  <w:style w:type="paragraph" w:styleId="TOC3">
    <w:name w:val="toc 3"/>
    <w:basedOn w:val="Normal"/>
    <w:next w:val="Normal"/>
    <w:autoRedefine/>
    <w:uiPriority w:val="39"/>
    <w:unhideWhenUsed/>
    <w:rsid w:val="00BC09FB"/>
    <w:pPr>
      <w:spacing w:after="100"/>
      <w:ind w:left="480"/>
    </w:pPr>
  </w:style>
  <w:style w:type="paragraph" w:styleId="TOC2">
    <w:name w:val="toc 2"/>
    <w:basedOn w:val="Normal"/>
    <w:next w:val="Normal"/>
    <w:autoRedefine/>
    <w:uiPriority w:val="39"/>
    <w:unhideWhenUsed/>
    <w:rsid w:val="009D673C"/>
    <w:pPr>
      <w:spacing w:after="100"/>
      <w:ind w:left="240"/>
    </w:pPr>
  </w:style>
  <w:style w:type="paragraph" w:styleId="CommentText">
    <w:name w:val="annotation text"/>
    <w:basedOn w:val="Normal"/>
    <w:link w:val="CommentTextChar"/>
    <w:qFormat/>
    <w:rsid w:val="00CD4C46"/>
    <w:pPr>
      <w:spacing w:after="180" w:line="300" w:lineRule="atLeast"/>
      <w:ind w:left="709"/>
    </w:pPr>
    <w:rPr>
      <w:sz w:val="20"/>
      <w:szCs w:val="20"/>
      <w:lang w:val="en-US" w:eastAsia="en-US"/>
    </w:rPr>
  </w:style>
  <w:style w:type="character" w:customStyle="1" w:styleId="CommentTextChar">
    <w:name w:val="Comment Text Char"/>
    <w:basedOn w:val="DefaultParagraphFont"/>
    <w:link w:val="CommentText"/>
    <w:rsid w:val="00CD4C46"/>
    <w:rPr>
      <w:rFonts w:ascii="Times New Roman" w:eastAsia="Times New Roman" w:hAnsi="Times New Roman" w:cs="Times New Roman"/>
      <w:sz w:val="20"/>
      <w:szCs w:val="20"/>
      <w:lang w:val="en-US"/>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CD4C46"/>
    <w:pPr>
      <w:spacing w:after="180" w:line="300" w:lineRule="atLeast"/>
      <w:ind w:left="709"/>
    </w:pPr>
    <w:rPr>
      <w:rFonts w:ascii="Verdana" w:hAnsi="Verdana"/>
      <w:sz w:val="20"/>
      <w:szCs w:val="20"/>
      <w:lang w:val="en-US" w:eastAsia="en-US"/>
    </w:rPr>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CD4C46"/>
    <w:rPr>
      <w:rFonts w:ascii="Verdana" w:eastAsia="Times New Roman" w:hAnsi="Verdana" w:cs="Times New Roman"/>
      <w:sz w:val="20"/>
      <w:szCs w:val="20"/>
      <w:lang w:val="en-US"/>
    </w:rPr>
  </w:style>
  <w:style w:type="character" w:styleId="IntenseEmphasis">
    <w:name w:val="Intense Emphasis"/>
    <w:basedOn w:val="DefaultParagraphFont"/>
    <w:uiPriority w:val="21"/>
    <w:qFormat/>
    <w:rsid w:val="00CD4C46"/>
    <w:rPr>
      <w:i/>
      <w:iCs/>
      <w:color w:val="246369" w:themeColor="accent1"/>
    </w:rPr>
  </w:style>
  <w:style w:type="paragraph" w:styleId="NormalWeb">
    <w:name w:val="Normal (Web)"/>
    <w:basedOn w:val="Normal"/>
    <w:uiPriority w:val="99"/>
    <w:unhideWhenUsed/>
    <w:rsid w:val="00901F15"/>
    <w:pPr>
      <w:spacing w:before="100" w:beforeAutospacing="1" w:after="100" w:afterAutospacing="1"/>
    </w:pPr>
  </w:style>
  <w:style w:type="character" w:styleId="Emphasis">
    <w:name w:val="Emphasis"/>
    <w:basedOn w:val="DefaultParagraphFont"/>
    <w:uiPriority w:val="20"/>
    <w:qFormat/>
    <w:rsid w:val="00901F15"/>
    <w:rPr>
      <w:i/>
      <w:iCs/>
    </w:rPr>
  </w:style>
  <w:style w:type="character" w:styleId="Strong">
    <w:name w:val="Strong"/>
    <w:basedOn w:val="DefaultParagraphFont"/>
    <w:uiPriority w:val="22"/>
    <w:qFormat/>
    <w:rsid w:val="00901F15"/>
    <w:rPr>
      <w:b/>
      <w:bCs/>
    </w:rPr>
  </w:style>
  <w:style w:type="character" w:customStyle="1" w:styleId="font281">
    <w:name w:val="font281"/>
    <w:basedOn w:val="DefaultParagraphFont"/>
    <w:rsid w:val="00F13A09"/>
    <w:rPr>
      <w:rFonts w:ascii="Aptos Narrow" w:hAnsi="Aptos Narrow" w:hint="default"/>
      <w:b/>
      <w:bCs/>
      <w:i w:val="0"/>
      <w:iCs w:val="0"/>
      <w:strike w:val="0"/>
      <w:dstrike w:val="0"/>
      <w:color w:val="000000"/>
      <w:sz w:val="22"/>
      <w:szCs w:val="22"/>
      <w:u w:val="none"/>
      <w:effect w:val="none"/>
    </w:rPr>
  </w:style>
  <w:style w:type="character" w:customStyle="1" w:styleId="fabric-text-color-mark">
    <w:name w:val="fabric-text-color-mark"/>
    <w:basedOn w:val="DefaultParagraphFont"/>
    <w:rsid w:val="00540FE2"/>
  </w:style>
  <w:style w:type="character" w:styleId="CommentReference">
    <w:name w:val="annotation reference"/>
    <w:basedOn w:val="DefaultParagraphFont"/>
    <w:uiPriority w:val="99"/>
    <w:semiHidden/>
    <w:unhideWhenUsed/>
    <w:rsid w:val="000B7612"/>
    <w:rPr>
      <w:sz w:val="16"/>
      <w:szCs w:val="16"/>
    </w:rPr>
  </w:style>
  <w:style w:type="paragraph" w:styleId="CommentSubject">
    <w:name w:val="annotation subject"/>
    <w:basedOn w:val="CommentText"/>
    <w:next w:val="CommentText"/>
    <w:link w:val="CommentSubjectChar"/>
    <w:uiPriority w:val="99"/>
    <w:semiHidden/>
    <w:unhideWhenUsed/>
    <w:rsid w:val="000B7612"/>
    <w:pPr>
      <w:spacing w:after="0" w:line="240" w:lineRule="auto"/>
      <w:ind w:left="0"/>
    </w:pPr>
    <w:rPr>
      <w:b/>
      <w:bCs/>
      <w:lang w:val="en-GB" w:eastAsia="en-GB"/>
    </w:rPr>
  </w:style>
  <w:style w:type="character" w:customStyle="1" w:styleId="CommentSubjectChar">
    <w:name w:val="Comment Subject Char"/>
    <w:basedOn w:val="CommentTextChar"/>
    <w:link w:val="CommentSubject"/>
    <w:uiPriority w:val="99"/>
    <w:semiHidden/>
    <w:rsid w:val="000B7612"/>
    <w:rPr>
      <w:rFonts w:ascii="Times New Roman" w:eastAsia="Times New Roman" w:hAnsi="Times New Roman" w:cs="Times New Roman"/>
      <w:b/>
      <w:bCs/>
      <w:sz w:val="20"/>
      <w:szCs w:val="20"/>
      <w:lang w:val="en-US" w:eastAsia="en-GB"/>
    </w:rPr>
  </w:style>
  <w:style w:type="paragraph" w:styleId="Revision">
    <w:name w:val="Revision"/>
    <w:hidden/>
    <w:uiPriority w:val="99"/>
    <w:semiHidden/>
    <w:rsid w:val="00AD2E4C"/>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469090">
      <w:bodyDiv w:val="1"/>
      <w:marLeft w:val="0"/>
      <w:marRight w:val="0"/>
      <w:marTop w:val="0"/>
      <w:marBottom w:val="0"/>
      <w:divBdr>
        <w:top w:val="none" w:sz="0" w:space="0" w:color="auto"/>
        <w:left w:val="none" w:sz="0" w:space="0" w:color="auto"/>
        <w:bottom w:val="none" w:sz="0" w:space="0" w:color="auto"/>
        <w:right w:val="none" w:sz="0" w:space="0" w:color="auto"/>
      </w:divBdr>
    </w:div>
    <w:div w:id="244195687">
      <w:bodyDiv w:val="1"/>
      <w:marLeft w:val="0"/>
      <w:marRight w:val="0"/>
      <w:marTop w:val="0"/>
      <w:marBottom w:val="0"/>
      <w:divBdr>
        <w:top w:val="none" w:sz="0" w:space="0" w:color="auto"/>
        <w:left w:val="none" w:sz="0" w:space="0" w:color="auto"/>
        <w:bottom w:val="none" w:sz="0" w:space="0" w:color="auto"/>
        <w:right w:val="none" w:sz="0" w:space="0" w:color="auto"/>
      </w:divBdr>
    </w:div>
    <w:div w:id="255286824">
      <w:bodyDiv w:val="1"/>
      <w:marLeft w:val="0"/>
      <w:marRight w:val="0"/>
      <w:marTop w:val="0"/>
      <w:marBottom w:val="0"/>
      <w:divBdr>
        <w:top w:val="none" w:sz="0" w:space="0" w:color="auto"/>
        <w:left w:val="none" w:sz="0" w:space="0" w:color="auto"/>
        <w:bottom w:val="none" w:sz="0" w:space="0" w:color="auto"/>
        <w:right w:val="none" w:sz="0" w:space="0" w:color="auto"/>
      </w:divBdr>
    </w:div>
    <w:div w:id="279606499">
      <w:bodyDiv w:val="1"/>
      <w:marLeft w:val="0"/>
      <w:marRight w:val="0"/>
      <w:marTop w:val="0"/>
      <w:marBottom w:val="0"/>
      <w:divBdr>
        <w:top w:val="none" w:sz="0" w:space="0" w:color="auto"/>
        <w:left w:val="none" w:sz="0" w:space="0" w:color="auto"/>
        <w:bottom w:val="none" w:sz="0" w:space="0" w:color="auto"/>
        <w:right w:val="none" w:sz="0" w:space="0" w:color="auto"/>
      </w:divBdr>
    </w:div>
    <w:div w:id="354693588">
      <w:bodyDiv w:val="1"/>
      <w:marLeft w:val="0"/>
      <w:marRight w:val="0"/>
      <w:marTop w:val="0"/>
      <w:marBottom w:val="0"/>
      <w:divBdr>
        <w:top w:val="none" w:sz="0" w:space="0" w:color="auto"/>
        <w:left w:val="none" w:sz="0" w:space="0" w:color="auto"/>
        <w:bottom w:val="none" w:sz="0" w:space="0" w:color="auto"/>
        <w:right w:val="none" w:sz="0" w:space="0" w:color="auto"/>
      </w:divBdr>
    </w:div>
    <w:div w:id="359747550">
      <w:bodyDiv w:val="1"/>
      <w:marLeft w:val="0"/>
      <w:marRight w:val="0"/>
      <w:marTop w:val="0"/>
      <w:marBottom w:val="0"/>
      <w:divBdr>
        <w:top w:val="none" w:sz="0" w:space="0" w:color="auto"/>
        <w:left w:val="none" w:sz="0" w:space="0" w:color="auto"/>
        <w:bottom w:val="none" w:sz="0" w:space="0" w:color="auto"/>
        <w:right w:val="none" w:sz="0" w:space="0" w:color="auto"/>
      </w:divBdr>
    </w:div>
    <w:div w:id="439422679">
      <w:bodyDiv w:val="1"/>
      <w:marLeft w:val="0"/>
      <w:marRight w:val="0"/>
      <w:marTop w:val="0"/>
      <w:marBottom w:val="0"/>
      <w:divBdr>
        <w:top w:val="none" w:sz="0" w:space="0" w:color="auto"/>
        <w:left w:val="none" w:sz="0" w:space="0" w:color="auto"/>
        <w:bottom w:val="none" w:sz="0" w:space="0" w:color="auto"/>
        <w:right w:val="none" w:sz="0" w:space="0" w:color="auto"/>
      </w:divBdr>
    </w:div>
    <w:div w:id="466433832">
      <w:bodyDiv w:val="1"/>
      <w:marLeft w:val="0"/>
      <w:marRight w:val="0"/>
      <w:marTop w:val="0"/>
      <w:marBottom w:val="0"/>
      <w:divBdr>
        <w:top w:val="none" w:sz="0" w:space="0" w:color="auto"/>
        <w:left w:val="none" w:sz="0" w:space="0" w:color="auto"/>
        <w:bottom w:val="none" w:sz="0" w:space="0" w:color="auto"/>
        <w:right w:val="none" w:sz="0" w:space="0" w:color="auto"/>
      </w:divBdr>
    </w:div>
    <w:div w:id="520631847">
      <w:bodyDiv w:val="1"/>
      <w:marLeft w:val="0"/>
      <w:marRight w:val="0"/>
      <w:marTop w:val="0"/>
      <w:marBottom w:val="0"/>
      <w:divBdr>
        <w:top w:val="none" w:sz="0" w:space="0" w:color="auto"/>
        <w:left w:val="none" w:sz="0" w:space="0" w:color="auto"/>
        <w:bottom w:val="none" w:sz="0" w:space="0" w:color="auto"/>
        <w:right w:val="none" w:sz="0" w:space="0" w:color="auto"/>
      </w:divBdr>
    </w:div>
    <w:div w:id="529757307">
      <w:bodyDiv w:val="1"/>
      <w:marLeft w:val="0"/>
      <w:marRight w:val="0"/>
      <w:marTop w:val="0"/>
      <w:marBottom w:val="0"/>
      <w:divBdr>
        <w:top w:val="none" w:sz="0" w:space="0" w:color="auto"/>
        <w:left w:val="none" w:sz="0" w:space="0" w:color="auto"/>
        <w:bottom w:val="none" w:sz="0" w:space="0" w:color="auto"/>
        <w:right w:val="none" w:sz="0" w:space="0" w:color="auto"/>
      </w:divBdr>
    </w:div>
    <w:div w:id="619262952">
      <w:bodyDiv w:val="1"/>
      <w:marLeft w:val="0"/>
      <w:marRight w:val="0"/>
      <w:marTop w:val="0"/>
      <w:marBottom w:val="0"/>
      <w:divBdr>
        <w:top w:val="none" w:sz="0" w:space="0" w:color="auto"/>
        <w:left w:val="none" w:sz="0" w:space="0" w:color="auto"/>
        <w:bottom w:val="none" w:sz="0" w:space="0" w:color="auto"/>
        <w:right w:val="none" w:sz="0" w:space="0" w:color="auto"/>
      </w:divBdr>
    </w:div>
    <w:div w:id="621226297">
      <w:bodyDiv w:val="1"/>
      <w:marLeft w:val="0"/>
      <w:marRight w:val="0"/>
      <w:marTop w:val="0"/>
      <w:marBottom w:val="0"/>
      <w:divBdr>
        <w:top w:val="none" w:sz="0" w:space="0" w:color="auto"/>
        <w:left w:val="none" w:sz="0" w:space="0" w:color="auto"/>
        <w:bottom w:val="none" w:sz="0" w:space="0" w:color="auto"/>
        <w:right w:val="none" w:sz="0" w:space="0" w:color="auto"/>
      </w:divBdr>
    </w:div>
    <w:div w:id="658464675">
      <w:bodyDiv w:val="1"/>
      <w:marLeft w:val="0"/>
      <w:marRight w:val="0"/>
      <w:marTop w:val="0"/>
      <w:marBottom w:val="0"/>
      <w:divBdr>
        <w:top w:val="none" w:sz="0" w:space="0" w:color="auto"/>
        <w:left w:val="none" w:sz="0" w:space="0" w:color="auto"/>
        <w:bottom w:val="none" w:sz="0" w:space="0" w:color="auto"/>
        <w:right w:val="none" w:sz="0" w:space="0" w:color="auto"/>
      </w:divBdr>
    </w:div>
    <w:div w:id="712075770">
      <w:bodyDiv w:val="1"/>
      <w:marLeft w:val="0"/>
      <w:marRight w:val="0"/>
      <w:marTop w:val="0"/>
      <w:marBottom w:val="0"/>
      <w:divBdr>
        <w:top w:val="none" w:sz="0" w:space="0" w:color="auto"/>
        <w:left w:val="none" w:sz="0" w:space="0" w:color="auto"/>
        <w:bottom w:val="none" w:sz="0" w:space="0" w:color="auto"/>
        <w:right w:val="none" w:sz="0" w:space="0" w:color="auto"/>
      </w:divBdr>
    </w:div>
    <w:div w:id="712844784">
      <w:bodyDiv w:val="1"/>
      <w:marLeft w:val="0"/>
      <w:marRight w:val="0"/>
      <w:marTop w:val="0"/>
      <w:marBottom w:val="0"/>
      <w:divBdr>
        <w:top w:val="none" w:sz="0" w:space="0" w:color="auto"/>
        <w:left w:val="none" w:sz="0" w:space="0" w:color="auto"/>
        <w:bottom w:val="none" w:sz="0" w:space="0" w:color="auto"/>
        <w:right w:val="none" w:sz="0" w:space="0" w:color="auto"/>
      </w:divBdr>
    </w:div>
    <w:div w:id="795682406">
      <w:bodyDiv w:val="1"/>
      <w:marLeft w:val="0"/>
      <w:marRight w:val="0"/>
      <w:marTop w:val="0"/>
      <w:marBottom w:val="0"/>
      <w:divBdr>
        <w:top w:val="none" w:sz="0" w:space="0" w:color="auto"/>
        <w:left w:val="none" w:sz="0" w:space="0" w:color="auto"/>
        <w:bottom w:val="none" w:sz="0" w:space="0" w:color="auto"/>
        <w:right w:val="none" w:sz="0" w:space="0" w:color="auto"/>
      </w:divBdr>
    </w:div>
    <w:div w:id="800882183">
      <w:bodyDiv w:val="1"/>
      <w:marLeft w:val="0"/>
      <w:marRight w:val="0"/>
      <w:marTop w:val="0"/>
      <w:marBottom w:val="0"/>
      <w:divBdr>
        <w:top w:val="none" w:sz="0" w:space="0" w:color="auto"/>
        <w:left w:val="none" w:sz="0" w:space="0" w:color="auto"/>
        <w:bottom w:val="none" w:sz="0" w:space="0" w:color="auto"/>
        <w:right w:val="none" w:sz="0" w:space="0" w:color="auto"/>
      </w:divBdr>
    </w:div>
    <w:div w:id="859514472">
      <w:bodyDiv w:val="1"/>
      <w:marLeft w:val="0"/>
      <w:marRight w:val="0"/>
      <w:marTop w:val="0"/>
      <w:marBottom w:val="0"/>
      <w:divBdr>
        <w:top w:val="none" w:sz="0" w:space="0" w:color="auto"/>
        <w:left w:val="none" w:sz="0" w:space="0" w:color="auto"/>
        <w:bottom w:val="none" w:sz="0" w:space="0" w:color="auto"/>
        <w:right w:val="none" w:sz="0" w:space="0" w:color="auto"/>
      </w:divBdr>
    </w:div>
    <w:div w:id="950357961">
      <w:bodyDiv w:val="1"/>
      <w:marLeft w:val="0"/>
      <w:marRight w:val="0"/>
      <w:marTop w:val="0"/>
      <w:marBottom w:val="0"/>
      <w:divBdr>
        <w:top w:val="none" w:sz="0" w:space="0" w:color="auto"/>
        <w:left w:val="none" w:sz="0" w:space="0" w:color="auto"/>
        <w:bottom w:val="none" w:sz="0" w:space="0" w:color="auto"/>
        <w:right w:val="none" w:sz="0" w:space="0" w:color="auto"/>
      </w:divBdr>
    </w:div>
    <w:div w:id="995765999">
      <w:bodyDiv w:val="1"/>
      <w:marLeft w:val="0"/>
      <w:marRight w:val="0"/>
      <w:marTop w:val="0"/>
      <w:marBottom w:val="0"/>
      <w:divBdr>
        <w:top w:val="none" w:sz="0" w:space="0" w:color="auto"/>
        <w:left w:val="none" w:sz="0" w:space="0" w:color="auto"/>
        <w:bottom w:val="none" w:sz="0" w:space="0" w:color="auto"/>
        <w:right w:val="none" w:sz="0" w:space="0" w:color="auto"/>
      </w:divBdr>
    </w:div>
    <w:div w:id="1022585590">
      <w:bodyDiv w:val="1"/>
      <w:marLeft w:val="0"/>
      <w:marRight w:val="0"/>
      <w:marTop w:val="0"/>
      <w:marBottom w:val="0"/>
      <w:divBdr>
        <w:top w:val="none" w:sz="0" w:space="0" w:color="auto"/>
        <w:left w:val="none" w:sz="0" w:space="0" w:color="auto"/>
        <w:bottom w:val="none" w:sz="0" w:space="0" w:color="auto"/>
        <w:right w:val="none" w:sz="0" w:space="0" w:color="auto"/>
      </w:divBdr>
    </w:div>
    <w:div w:id="1076780371">
      <w:bodyDiv w:val="1"/>
      <w:marLeft w:val="0"/>
      <w:marRight w:val="0"/>
      <w:marTop w:val="0"/>
      <w:marBottom w:val="0"/>
      <w:divBdr>
        <w:top w:val="none" w:sz="0" w:space="0" w:color="auto"/>
        <w:left w:val="none" w:sz="0" w:space="0" w:color="auto"/>
        <w:bottom w:val="none" w:sz="0" w:space="0" w:color="auto"/>
        <w:right w:val="none" w:sz="0" w:space="0" w:color="auto"/>
      </w:divBdr>
    </w:div>
    <w:div w:id="1095324340">
      <w:bodyDiv w:val="1"/>
      <w:marLeft w:val="0"/>
      <w:marRight w:val="0"/>
      <w:marTop w:val="0"/>
      <w:marBottom w:val="0"/>
      <w:divBdr>
        <w:top w:val="none" w:sz="0" w:space="0" w:color="auto"/>
        <w:left w:val="none" w:sz="0" w:space="0" w:color="auto"/>
        <w:bottom w:val="none" w:sz="0" w:space="0" w:color="auto"/>
        <w:right w:val="none" w:sz="0" w:space="0" w:color="auto"/>
      </w:divBdr>
      <w:divsChild>
        <w:div w:id="2119566452">
          <w:marLeft w:val="0"/>
          <w:marRight w:val="0"/>
          <w:marTop w:val="1080"/>
          <w:marBottom w:val="0"/>
          <w:divBdr>
            <w:top w:val="none" w:sz="0" w:space="0" w:color="auto"/>
            <w:left w:val="none" w:sz="0" w:space="0" w:color="auto"/>
            <w:bottom w:val="none" w:sz="0" w:space="0" w:color="auto"/>
            <w:right w:val="none" w:sz="0" w:space="0" w:color="auto"/>
          </w:divBdr>
          <w:divsChild>
            <w:div w:id="268002778">
              <w:marLeft w:val="0"/>
              <w:marRight w:val="0"/>
              <w:marTop w:val="0"/>
              <w:marBottom w:val="0"/>
              <w:divBdr>
                <w:top w:val="none" w:sz="0" w:space="0" w:color="auto"/>
                <w:left w:val="none" w:sz="0" w:space="0" w:color="auto"/>
                <w:bottom w:val="none" w:sz="0" w:space="0" w:color="auto"/>
                <w:right w:val="none" w:sz="0" w:space="0" w:color="auto"/>
              </w:divBdr>
              <w:divsChild>
                <w:div w:id="924455032">
                  <w:marLeft w:val="0"/>
                  <w:marRight w:val="0"/>
                  <w:marTop w:val="0"/>
                  <w:marBottom w:val="0"/>
                  <w:divBdr>
                    <w:top w:val="none" w:sz="0" w:space="0" w:color="auto"/>
                    <w:left w:val="none" w:sz="0" w:space="0" w:color="auto"/>
                    <w:bottom w:val="single" w:sz="18" w:space="27" w:color="D3DBE4"/>
                    <w:right w:val="none" w:sz="0" w:space="0" w:color="auto"/>
                  </w:divBdr>
                  <w:divsChild>
                    <w:div w:id="177420643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9728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358533">
          <w:marLeft w:val="0"/>
          <w:marRight w:val="0"/>
          <w:marTop w:val="1080"/>
          <w:marBottom w:val="0"/>
          <w:divBdr>
            <w:top w:val="none" w:sz="0" w:space="0" w:color="auto"/>
            <w:left w:val="none" w:sz="0" w:space="0" w:color="auto"/>
            <w:bottom w:val="none" w:sz="0" w:space="0" w:color="auto"/>
            <w:right w:val="none" w:sz="0" w:space="0" w:color="auto"/>
          </w:divBdr>
        </w:div>
        <w:div w:id="1451707618">
          <w:marLeft w:val="0"/>
          <w:marRight w:val="0"/>
          <w:marTop w:val="0"/>
          <w:marBottom w:val="0"/>
          <w:divBdr>
            <w:top w:val="none" w:sz="0" w:space="0" w:color="auto"/>
            <w:left w:val="none" w:sz="0" w:space="0" w:color="auto"/>
            <w:bottom w:val="none" w:sz="0" w:space="0" w:color="auto"/>
            <w:right w:val="none" w:sz="0" w:space="0" w:color="auto"/>
          </w:divBdr>
          <w:divsChild>
            <w:div w:id="832141399">
              <w:marLeft w:val="0"/>
              <w:marRight w:val="0"/>
              <w:marTop w:val="2340"/>
              <w:marBottom w:val="0"/>
              <w:divBdr>
                <w:top w:val="none" w:sz="0" w:space="0" w:color="auto"/>
                <w:left w:val="none" w:sz="0" w:space="0" w:color="auto"/>
                <w:bottom w:val="none" w:sz="0" w:space="0" w:color="auto"/>
                <w:right w:val="none" w:sz="0" w:space="0" w:color="auto"/>
              </w:divBdr>
            </w:div>
          </w:divsChild>
        </w:div>
        <w:div w:id="1567371480">
          <w:marLeft w:val="0"/>
          <w:marRight w:val="0"/>
          <w:marTop w:val="0"/>
          <w:marBottom w:val="0"/>
          <w:divBdr>
            <w:top w:val="none" w:sz="0" w:space="0" w:color="auto"/>
            <w:left w:val="none" w:sz="0" w:space="0" w:color="auto"/>
            <w:bottom w:val="none" w:sz="0" w:space="0" w:color="auto"/>
            <w:right w:val="none" w:sz="0" w:space="0" w:color="auto"/>
          </w:divBdr>
          <w:divsChild>
            <w:div w:id="1054310234">
              <w:marLeft w:val="0"/>
              <w:marRight w:val="0"/>
              <w:marTop w:val="0"/>
              <w:marBottom w:val="0"/>
              <w:divBdr>
                <w:top w:val="none" w:sz="0" w:space="0" w:color="auto"/>
                <w:left w:val="none" w:sz="0" w:space="0" w:color="auto"/>
                <w:bottom w:val="none" w:sz="0" w:space="0" w:color="auto"/>
                <w:right w:val="none" w:sz="0" w:space="0" w:color="auto"/>
              </w:divBdr>
              <w:divsChild>
                <w:div w:id="301153132">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1749377530">
          <w:marLeft w:val="0"/>
          <w:marRight w:val="0"/>
          <w:marTop w:val="0"/>
          <w:marBottom w:val="0"/>
          <w:divBdr>
            <w:top w:val="none" w:sz="0" w:space="0" w:color="auto"/>
            <w:left w:val="none" w:sz="0" w:space="0" w:color="auto"/>
            <w:bottom w:val="none" w:sz="0" w:space="0" w:color="auto"/>
            <w:right w:val="none" w:sz="0" w:space="0" w:color="auto"/>
          </w:divBdr>
          <w:divsChild>
            <w:div w:id="1608197859">
              <w:marLeft w:val="0"/>
              <w:marRight w:val="0"/>
              <w:marTop w:val="2340"/>
              <w:marBottom w:val="0"/>
              <w:divBdr>
                <w:top w:val="none" w:sz="0" w:space="0" w:color="auto"/>
                <w:left w:val="none" w:sz="0" w:space="0" w:color="auto"/>
                <w:bottom w:val="none" w:sz="0" w:space="0" w:color="auto"/>
                <w:right w:val="none" w:sz="0" w:space="0" w:color="auto"/>
              </w:divBdr>
            </w:div>
          </w:divsChild>
        </w:div>
        <w:div w:id="338117580">
          <w:marLeft w:val="0"/>
          <w:marRight w:val="0"/>
          <w:marTop w:val="0"/>
          <w:marBottom w:val="0"/>
          <w:divBdr>
            <w:top w:val="none" w:sz="0" w:space="0" w:color="auto"/>
            <w:left w:val="none" w:sz="0" w:space="0" w:color="auto"/>
            <w:bottom w:val="none" w:sz="0" w:space="0" w:color="auto"/>
            <w:right w:val="none" w:sz="0" w:space="0" w:color="auto"/>
          </w:divBdr>
          <w:divsChild>
            <w:div w:id="765731779">
              <w:marLeft w:val="0"/>
              <w:marRight w:val="0"/>
              <w:marTop w:val="0"/>
              <w:marBottom w:val="0"/>
              <w:divBdr>
                <w:top w:val="none" w:sz="0" w:space="0" w:color="auto"/>
                <w:left w:val="none" w:sz="0" w:space="0" w:color="auto"/>
                <w:bottom w:val="none" w:sz="0" w:space="0" w:color="auto"/>
                <w:right w:val="none" w:sz="0" w:space="0" w:color="auto"/>
              </w:divBdr>
              <w:divsChild>
                <w:div w:id="1455975574">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617717353">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2032217305">
          <w:marLeft w:val="0"/>
          <w:marRight w:val="0"/>
          <w:marTop w:val="0"/>
          <w:marBottom w:val="0"/>
          <w:divBdr>
            <w:top w:val="none" w:sz="0" w:space="0" w:color="auto"/>
            <w:left w:val="none" w:sz="0" w:space="0" w:color="auto"/>
            <w:bottom w:val="none" w:sz="0" w:space="0" w:color="auto"/>
            <w:right w:val="none" w:sz="0" w:space="0" w:color="auto"/>
          </w:divBdr>
          <w:divsChild>
            <w:div w:id="125853295">
              <w:marLeft w:val="0"/>
              <w:marRight w:val="0"/>
              <w:marTop w:val="2340"/>
              <w:marBottom w:val="0"/>
              <w:divBdr>
                <w:top w:val="none" w:sz="0" w:space="0" w:color="auto"/>
                <w:left w:val="none" w:sz="0" w:space="0" w:color="auto"/>
                <w:bottom w:val="none" w:sz="0" w:space="0" w:color="auto"/>
                <w:right w:val="none" w:sz="0" w:space="0" w:color="auto"/>
              </w:divBdr>
            </w:div>
          </w:divsChild>
        </w:div>
        <w:div w:id="1040593489">
          <w:marLeft w:val="0"/>
          <w:marRight w:val="0"/>
          <w:marTop w:val="0"/>
          <w:marBottom w:val="0"/>
          <w:divBdr>
            <w:top w:val="none" w:sz="0" w:space="0" w:color="auto"/>
            <w:left w:val="none" w:sz="0" w:space="0" w:color="auto"/>
            <w:bottom w:val="none" w:sz="0" w:space="0" w:color="auto"/>
            <w:right w:val="none" w:sz="0" w:space="0" w:color="auto"/>
          </w:divBdr>
          <w:divsChild>
            <w:div w:id="1622684654">
              <w:marLeft w:val="0"/>
              <w:marRight w:val="0"/>
              <w:marTop w:val="0"/>
              <w:marBottom w:val="0"/>
              <w:divBdr>
                <w:top w:val="none" w:sz="0" w:space="0" w:color="auto"/>
                <w:left w:val="none" w:sz="0" w:space="0" w:color="auto"/>
                <w:bottom w:val="none" w:sz="0" w:space="0" w:color="auto"/>
                <w:right w:val="none" w:sz="0" w:space="0" w:color="auto"/>
              </w:divBdr>
              <w:divsChild>
                <w:div w:id="142160041">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2135442626">
          <w:marLeft w:val="0"/>
          <w:marRight w:val="0"/>
          <w:marTop w:val="0"/>
          <w:marBottom w:val="0"/>
          <w:divBdr>
            <w:top w:val="none" w:sz="0" w:space="0" w:color="auto"/>
            <w:left w:val="none" w:sz="0" w:space="0" w:color="auto"/>
            <w:bottom w:val="none" w:sz="0" w:space="0" w:color="auto"/>
            <w:right w:val="none" w:sz="0" w:space="0" w:color="auto"/>
          </w:divBdr>
          <w:divsChild>
            <w:div w:id="2004359176">
              <w:marLeft w:val="0"/>
              <w:marRight w:val="0"/>
              <w:marTop w:val="2340"/>
              <w:marBottom w:val="0"/>
              <w:divBdr>
                <w:top w:val="none" w:sz="0" w:space="0" w:color="auto"/>
                <w:left w:val="none" w:sz="0" w:space="0" w:color="auto"/>
                <w:bottom w:val="none" w:sz="0" w:space="0" w:color="auto"/>
                <w:right w:val="none" w:sz="0" w:space="0" w:color="auto"/>
              </w:divBdr>
            </w:div>
          </w:divsChild>
        </w:div>
        <w:div w:id="2007242704">
          <w:marLeft w:val="0"/>
          <w:marRight w:val="0"/>
          <w:marTop w:val="0"/>
          <w:marBottom w:val="0"/>
          <w:divBdr>
            <w:top w:val="none" w:sz="0" w:space="0" w:color="auto"/>
            <w:left w:val="none" w:sz="0" w:space="0" w:color="auto"/>
            <w:bottom w:val="none" w:sz="0" w:space="0" w:color="auto"/>
            <w:right w:val="none" w:sz="0" w:space="0" w:color="auto"/>
          </w:divBdr>
          <w:divsChild>
            <w:div w:id="1886288154">
              <w:marLeft w:val="0"/>
              <w:marRight w:val="0"/>
              <w:marTop w:val="0"/>
              <w:marBottom w:val="0"/>
              <w:divBdr>
                <w:top w:val="none" w:sz="0" w:space="0" w:color="auto"/>
                <w:left w:val="none" w:sz="0" w:space="0" w:color="auto"/>
                <w:bottom w:val="none" w:sz="0" w:space="0" w:color="auto"/>
                <w:right w:val="none" w:sz="0" w:space="0" w:color="auto"/>
              </w:divBdr>
              <w:divsChild>
                <w:div w:id="1709984722">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598171819">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63375581">
          <w:marLeft w:val="0"/>
          <w:marRight w:val="0"/>
          <w:marTop w:val="0"/>
          <w:marBottom w:val="0"/>
          <w:divBdr>
            <w:top w:val="none" w:sz="0" w:space="0" w:color="auto"/>
            <w:left w:val="none" w:sz="0" w:space="0" w:color="auto"/>
            <w:bottom w:val="none" w:sz="0" w:space="0" w:color="auto"/>
            <w:right w:val="none" w:sz="0" w:space="0" w:color="auto"/>
          </w:divBdr>
          <w:divsChild>
            <w:div w:id="540674109">
              <w:marLeft w:val="0"/>
              <w:marRight w:val="0"/>
              <w:marTop w:val="2340"/>
              <w:marBottom w:val="0"/>
              <w:divBdr>
                <w:top w:val="none" w:sz="0" w:space="0" w:color="auto"/>
                <w:left w:val="none" w:sz="0" w:space="0" w:color="auto"/>
                <w:bottom w:val="none" w:sz="0" w:space="0" w:color="auto"/>
                <w:right w:val="none" w:sz="0" w:space="0" w:color="auto"/>
              </w:divBdr>
            </w:div>
          </w:divsChild>
        </w:div>
        <w:div w:id="1216967100">
          <w:marLeft w:val="0"/>
          <w:marRight w:val="0"/>
          <w:marTop w:val="0"/>
          <w:marBottom w:val="0"/>
          <w:divBdr>
            <w:top w:val="none" w:sz="0" w:space="0" w:color="auto"/>
            <w:left w:val="none" w:sz="0" w:space="0" w:color="auto"/>
            <w:bottom w:val="none" w:sz="0" w:space="0" w:color="auto"/>
            <w:right w:val="none" w:sz="0" w:space="0" w:color="auto"/>
          </w:divBdr>
          <w:divsChild>
            <w:div w:id="342438384">
              <w:marLeft w:val="0"/>
              <w:marRight w:val="0"/>
              <w:marTop w:val="0"/>
              <w:marBottom w:val="0"/>
              <w:divBdr>
                <w:top w:val="none" w:sz="0" w:space="0" w:color="auto"/>
                <w:left w:val="none" w:sz="0" w:space="0" w:color="auto"/>
                <w:bottom w:val="none" w:sz="0" w:space="0" w:color="auto"/>
                <w:right w:val="none" w:sz="0" w:space="0" w:color="auto"/>
              </w:divBdr>
            </w:div>
          </w:divsChild>
        </w:div>
        <w:div w:id="2004235268">
          <w:marLeft w:val="0"/>
          <w:marRight w:val="0"/>
          <w:marTop w:val="0"/>
          <w:marBottom w:val="0"/>
          <w:divBdr>
            <w:top w:val="none" w:sz="0" w:space="0" w:color="auto"/>
            <w:left w:val="none" w:sz="0" w:space="0" w:color="auto"/>
            <w:bottom w:val="none" w:sz="0" w:space="0" w:color="auto"/>
            <w:right w:val="none" w:sz="0" w:space="0" w:color="auto"/>
          </w:divBdr>
          <w:divsChild>
            <w:div w:id="1799178271">
              <w:marLeft w:val="0"/>
              <w:marRight w:val="0"/>
              <w:marTop w:val="2340"/>
              <w:marBottom w:val="0"/>
              <w:divBdr>
                <w:top w:val="none" w:sz="0" w:space="0" w:color="auto"/>
                <w:left w:val="none" w:sz="0" w:space="0" w:color="auto"/>
                <w:bottom w:val="none" w:sz="0" w:space="0" w:color="auto"/>
                <w:right w:val="none" w:sz="0" w:space="0" w:color="auto"/>
              </w:divBdr>
            </w:div>
          </w:divsChild>
        </w:div>
        <w:div w:id="681514182">
          <w:marLeft w:val="0"/>
          <w:marRight w:val="0"/>
          <w:marTop w:val="0"/>
          <w:marBottom w:val="0"/>
          <w:divBdr>
            <w:top w:val="none" w:sz="0" w:space="0" w:color="auto"/>
            <w:left w:val="none" w:sz="0" w:space="0" w:color="auto"/>
            <w:bottom w:val="none" w:sz="0" w:space="0" w:color="auto"/>
            <w:right w:val="none" w:sz="0" w:space="0" w:color="auto"/>
          </w:divBdr>
          <w:divsChild>
            <w:div w:id="1730304354">
              <w:marLeft w:val="0"/>
              <w:marRight w:val="0"/>
              <w:marTop w:val="0"/>
              <w:marBottom w:val="0"/>
              <w:divBdr>
                <w:top w:val="none" w:sz="0" w:space="0" w:color="auto"/>
                <w:left w:val="none" w:sz="0" w:space="0" w:color="auto"/>
                <w:bottom w:val="none" w:sz="0" w:space="0" w:color="auto"/>
                <w:right w:val="none" w:sz="0" w:space="0" w:color="auto"/>
              </w:divBdr>
              <w:divsChild>
                <w:div w:id="465200916">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2134591135">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398019760">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1421026436">
          <w:marLeft w:val="0"/>
          <w:marRight w:val="0"/>
          <w:marTop w:val="0"/>
          <w:marBottom w:val="0"/>
          <w:divBdr>
            <w:top w:val="none" w:sz="0" w:space="0" w:color="auto"/>
            <w:left w:val="none" w:sz="0" w:space="0" w:color="auto"/>
            <w:bottom w:val="none" w:sz="0" w:space="0" w:color="auto"/>
            <w:right w:val="none" w:sz="0" w:space="0" w:color="auto"/>
          </w:divBdr>
          <w:divsChild>
            <w:div w:id="106778208">
              <w:marLeft w:val="0"/>
              <w:marRight w:val="0"/>
              <w:marTop w:val="2340"/>
              <w:marBottom w:val="0"/>
              <w:divBdr>
                <w:top w:val="none" w:sz="0" w:space="0" w:color="auto"/>
                <w:left w:val="none" w:sz="0" w:space="0" w:color="auto"/>
                <w:bottom w:val="none" w:sz="0" w:space="0" w:color="auto"/>
                <w:right w:val="none" w:sz="0" w:space="0" w:color="auto"/>
              </w:divBdr>
            </w:div>
          </w:divsChild>
        </w:div>
        <w:div w:id="675612891">
          <w:marLeft w:val="0"/>
          <w:marRight w:val="0"/>
          <w:marTop w:val="0"/>
          <w:marBottom w:val="0"/>
          <w:divBdr>
            <w:top w:val="none" w:sz="0" w:space="0" w:color="auto"/>
            <w:left w:val="none" w:sz="0" w:space="0" w:color="auto"/>
            <w:bottom w:val="none" w:sz="0" w:space="0" w:color="auto"/>
            <w:right w:val="none" w:sz="0" w:space="0" w:color="auto"/>
          </w:divBdr>
          <w:divsChild>
            <w:div w:id="1736925939">
              <w:marLeft w:val="0"/>
              <w:marRight w:val="0"/>
              <w:marTop w:val="0"/>
              <w:marBottom w:val="0"/>
              <w:divBdr>
                <w:top w:val="none" w:sz="0" w:space="0" w:color="auto"/>
                <w:left w:val="none" w:sz="0" w:space="0" w:color="auto"/>
                <w:bottom w:val="none" w:sz="0" w:space="0" w:color="auto"/>
                <w:right w:val="none" w:sz="0" w:space="0" w:color="auto"/>
              </w:divBdr>
            </w:div>
          </w:divsChild>
        </w:div>
        <w:div w:id="1440953488">
          <w:marLeft w:val="0"/>
          <w:marRight w:val="0"/>
          <w:marTop w:val="0"/>
          <w:marBottom w:val="0"/>
          <w:divBdr>
            <w:top w:val="none" w:sz="0" w:space="0" w:color="auto"/>
            <w:left w:val="none" w:sz="0" w:space="0" w:color="auto"/>
            <w:bottom w:val="none" w:sz="0" w:space="0" w:color="auto"/>
            <w:right w:val="none" w:sz="0" w:space="0" w:color="auto"/>
          </w:divBdr>
          <w:divsChild>
            <w:div w:id="1191993139">
              <w:marLeft w:val="0"/>
              <w:marRight w:val="0"/>
              <w:marTop w:val="2340"/>
              <w:marBottom w:val="0"/>
              <w:divBdr>
                <w:top w:val="none" w:sz="0" w:space="0" w:color="auto"/>
                <w:left w:val="none" w:sz="0" w:space="0" w:color="auto"/>
                <w:bottom w:val="none" w:sz="0" w:space="0" w:color="auto"/>
                <w:right w:val="none" w:sz="0" w:space="0" w:color="auto"/>
              </w:divBdr>
            </w:div>
          </w:divsChild>
        </w:div>
        <w:div w:id="248857121">
          <w:marLeft w:val="0"/>
          <w:marRight w:val="0"/>
          <w:marTop w:val="0"/>
          <w:marBottom w:val="0"/>
          <w:divBdr>
            <w:top w:val="none" w:sz="0" w:space="0" w:color="auto"/>
            <w:left w:val="none" w:sz="0" w:space="0" w:color="auto"/>
            <w:bottom w:val="none" w:sz="0" w:space="0" w:color="auto"/>
            <w:right w:val="none" w:sz="0" w:space="0" w:color="auto"/>
          </w:divBdr>
          <w:divsChild>
            <w:div w:id="117918035">
              <w:marLeft w:val="0"/>
              <w:marRight w:val="0"/>
              <w:marTop w:val="0"/>
              <w:marBottom w:val="0"/>
              <w:divBdr>
                <w:top w:val="none" w:sz="0" w:space="0" w:color="auto"/>
                <w:left w:val="none" w:sz="0" w:space="0" w:color="auto"/>
                <w:bottom w:val="none" w:sz="0" w:space="0" w:color="auto"/>
                <w:right w:val="none" w:sz="0" w:space="0" w:color="auto"/>
              </w:divBdr>
            </w:div>
          </w:divsChild>
        </w:div>
        <w:div w:id="291987421">
          <w:marLeft w:val="0"/>
          <w:marRight w:val="0"/>
          <w:marTop w:val="0"/>
          <w:marBottom w:val="0"/>
          <w:divBdr>
            <w:top w:val="none" w:sz="0" w:space="0" w:color="auto"/>
            <w:left w:val="none" w:sz="0" w:space="0" w:color="auto"/>
            <w:bottom w:val="none" w:sz="0" w:space="0" w:color="auto"/>
            <w:right w:val="none" w:sz="0" w:space="0" w:color="auto"/>
          </w:divBdr>
          <w:divsChild>
            <w:div w:id="2098936373">
              <w:marLeft w:val="0"/>
              <w:marRight w:val="0"/>
              <w:marTop w:val="2340"/>
              <w:marBottom w:val="0"/>
              <w:divBdr>
                <w:top w:val="none" w:sz="0" w:space="0" w:color="auto"/>
                <w:left w:val="none" w:sz="0" w:space="0" w:color="auto"/>
                <w:bottom w:val="none" w:sz="0" w:space="0" w:color="auto"/>
                <w:right w:val="none" w:sz="0" w:space="0" w:color="auto"/>
              </w:divBdr>
            </w:div>
          </w:divsChild>
        </w:div>
        <w:div w:id="986327092">
          <w:marLeft w:val="0"/>
          <w:marRight w:val="0"/>
          <w:marTop w:val="0"/>
          <w:marBottom w:val="0"/>
          <w:divBdr>
            <w:top w:val="none" w:sz="0" w:space="0" w:color="auto"/>
            <w:left w:val="none" w:sz="0" w:space="0" w:color="auto"/>
            <w:bottom w:val="none" w:sz="0" w:space="0" w:color="auto"/>
            <w:right w:val="none" w:sz="0" w:space="0" w:color="auto"/>
          </w:divBdr>
          <w:divsChild>
            <w:div w:id="417869505">
              <w:marLeft w:val="0"/>
              <w:marRight w:val="0"/>
              <w:marTop w:val="0"/>
              <w:marBottom w:val="0"/>
              <w:divBdr>
                <w:top w:val="none" w:sz="0" w:space="0" w:color="auto"/>
                <w:left w:val="none" w:sz="0" w:space="0" w:color="auto"/>
                <w:bottom w:val="none" w:sz="0" w:space="0" w:color="auto"/>
                <w:right w:val="none" w:sz="0" w:space="0" w:color="auto"/>
              </w:divBdr>
              <w:divsChild>
                <w:div w:id="1178304055">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893274768">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281422815">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250697631">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1385325052">
          <w:marLeft w:val="0"/>
          <w:marRight w:val="0"/>
          <w:marTop w:val="0"/>
          <w:marBottom w:val="0"/>
          <w:divBdr>
            <w:top w:val="none" w:sz="0" w:space="0" w:color="auto"/>
            <w:left w:val="none" w:sz="0" w:space="0" w:color="auto"/>
            <w:bottom w:val="none" w:sz="0" w:space="0" w:color="auto"/>
            <w:right w:val="none" w:sz="0" w:space="0" w:color="auto"/>
          </w:divBdr>
          <w:divsChild>
            <w:div w:id="1827630636">
              <w:marLeft w:val="0"/>
              <w:marRight w:val="0"/>
              <w:marTop w:val="0"/>
              <w:marBottom w:val="0"/>
              <w:divBdr>
                <w:top w:val="none" w:sz="0" w:space="0" w:color="auto"/>
                <w:left w:val="none" w:sz="0" w:space="0" w:color="auto"/>
                <w:bottom w:val="none" w:sz="0" w:space="0" w:color="auto"/>
                <w:right w:val="none" w:sz="0" w:space="0" w:color="auto"/>
              </w:divBdr>
            </w:div>
            <w:div w:id="1800343480">
              <w:marLeft w:val="0"/>
              <w:marRight w:val="0"/>
              <w:marTop w:val="0"/>
              <w:marBottom w:val="0"/>
              <w:divBdr>
                <w:top w:val="none" w:sz="0" w:space="0" w:color="auto"/>
                <w:left w:val="none" w:sz="0" w:space="0" w:color="auto"/>
                <w:bottom w:val="none" w:sz="0" w:space="0" w:color="auto"/>
                <w:right w:val="none" w:sz="0" w:space="0" w:color="auto"/>
              </w:divBdr>
            </w:div>
            <w:div w:id="1088231363">
              <w:marLeft w:val="0"/>
              <w:marRight w:val="0"/>
              <w:marTop w:val="0"/>
              <w:marBottom w:val="0"/>
              <w:divBdr>
                <w:top w:val="none" w:sz="0" w:space="0" w:color="auto"/>
                <w:left w:val="none" w:sz="0" w:space="0" w:color="auto"/>
                <w:bottom w:val="none" w:sz="0" w:space="0" w:color="auto"/>
                <w:right w:val="none" w:sz="0" w:space="0" w:color="auto"/>
              </w:divBdr>
            </w:div>
            <w:div w:id="39867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478724">
      <w:bodyDiv w:val="1"/>
      <w:marLeft w:val="0"/>
      <w:marRight w:val="0"/>
      <w:marTop w:val="0"/>
      <w:marBottom w:val="0"/>
      <w:divBdr>
        <w:top w:val="none" w:sz="0" w:space="0" w:color="auto"/>
        <w:left w:val="none" w:sz="0" w:space="0" w:color="auto"/>
        <w:bottom w:val="none" w:sz="0" w:space="0" w:color="auto"/>
        <w:right w:val="none" w:sz="0" w:space="0" w:color="auto"/>
      </w:divBdr>
    </w:div>
    <w:div w:id="1200315214">
      <w:bodyDiv w:val="1"/>
      <w:marLeft w:val="0"/>
      <w:marRight w:val="0"/>
      <w:marTop w:val="0"/>
      <w:marBottom w:val="0"/>
      <w:divBdr>
        <w:top w:val="none" w:sz="0" w:space="0" w:color="auto"/>
        <w:left w:val="none" w:sz="0" w:space="0" w:color="auto"/>
        <w:bottom w:val="none" w:sz="0" w:space="0" w:color="auto"/>
        <w:right w:val="none" w:sz="0" w:space="0" w:color="auto"/>
      </w:divBdr>
    </w:div>
    <w:div w:id="1211192943">
      <w:bodyDiv w:val="1"/>
      <w:marLeft w:val="0"/>
      <w:marRight w:val="0"/>
      <w:marTop w:val="0"/>
      <w:marBottom w:val="0"/>
      <w:divBdr>
        <w:top w:val="none" w:sz="0" w:space="0" w:color="auto"/>
        <w:left w:val="none" w:sz="0" w:space="0" w:color="auto"/>
        <w:bottom w:val="none" w:sz="0" w:space="0" w:color="auto"/>
        <w:right w:val="none" w:sz="0" w:space="0" w:color="auto"/>
      </w:divBdr>
    </w:div>
    <w:div w:id="1220702399">
      <w:bodyDiv w:val="1"/>
      <w:marLeft w:val="0"/>
      <w:marRight w:val="0"/>
      <w:marTop w:val="0"/>
      <w:marBottom w:val="0"/>
      <w:divBdr>
        <w:top w:val="none" w:sz="0" w:space="0" w:color="auto"/>
        <w:left w:val="none" w:sz="0" w:space="0" w:color="auto"/>
        <w:bottom w:val="none" w:sz="0" w:space="0" w:color="auto"/>
        <w:right w:val="none" w:sz="0" w:space="0" w:color="auto"/>
      </w:divBdr>
    </w:div>
    <w:div w:id="1265187553">
      <w:bodyDiv w:val="1"/>
      <w:marLeft w:val="0"/>
      <w:marRight w:val="0"/>
      <w:marTop w:val="0"/>
      <w:marBottom w:val="0"/>
      <w:divBdr>
        <w:top w:val="none" w:sz="0" w:space="0" w:color="auto"/>
        <w:left w:val="none" w:sz="0" w:space="0" w:color="auto"/>
        <w:bottom w:val="none" w:sz="0" w:space="0" w:color="auto"/>
        <w:right w:val="none" w:sz="0" w:space="0" w:color="auto"/>
      </w:divBdr>
    </w:div>
    <w:div w:id="1281181942">
      <w:bodyDiv w:val="1"/>
      <w:marLeft w:val="0"/>
      <w:marRight w:val="0"/>
      <w:marTop w:val="0"/>
      <w:marBottom w:val="0"/>
      <w:divBdr>
        <w:top w:val="none" w:sz="0" w:space="0" w:color="auto"/>
        <w:left w:val="none" w:sz="0" w:space="0" w:color="auto"/>
        <w:bottom w:val="none" w:sz="0" w:space="0" w:color="auto"/>
        <w:right w:val="none" w:sz="0" w:space="0" w:color="auto"/>
      </w:divBdr>
    </w:div>
    <w:div w:id="1304580875">
      <w:bodyDiv w:val="1"/>
      <w:marLeft w:val="0"/>
      <w:marRight w:val="0"/>
      <w:marTop w:val="0"/>
      <w:marBottom w:val="0"/>
      <w:divBdr>
        <w:top w:val="none" w:sz="0" w:space="0" w:color="auto"/>
        <w:left w:val="none" w:sz="0" w:space="0" w:color="auto"/>
        <w:bottom w:val="none" w:sz="0" w:space="0" w:color="auto"/>
        <w:right w:val="none" w:sz="0" w:space="0" w:color="auto"/>
      </w:divBdr>
      <w:divsChild>
        <w:div w:id="270667846">
          <w:marLeft w:val="0"/>
          <w:marRight w:val="0"/>
          <w:marTop w:val="0"/>
          <w:marBottom w:val="0"/>
          <w:divBdr>
            <w:top w:val="none" w:sz="0" w:space="0" w:color="auto"/>
            <w:left w:val="none" w:sz="0" w:space="0" w:color="auto"/>
            <w:bottom w:val="none" w:sz="0" w:space="0" w:color="auto"/>
            <w:right w:val="none" w:sz="0" w:space="0" w:color="auto"/>
          </w:divBdr>
        </w:div>
      </w:divsChild>
    </w:div>
    <w:div w:id="1317758797">
      <w:bodyDiv w:val="1"/>
      <w:marLeft w:val="0"/>
      <w:marRight w:val="0"/>
      <w:marTop w:val="0"/>
      <w:marBottom w:val="0"/>
      <w:divBdr>
        <w:top w:val="none" w:sz="0" w:space="0" w:color="auto"/>
        <w:left w:val="none" w:sz="0" w:space="0" w:color="auto"/>
        <w:bottom w:val="none" w:sz="0" w:space="0" w:color="auto"/>
        <w:right w:val="none" w:sz="0" w:space="0" w:color="auto"/>
      </w:divBdr>
    </w:div>
    <w:div w:id="1338193679">
      <w:bodyDiv w:val="1"/>
      <w:marLeft w:val="0"/>
      <w:marRight w:val="0"/>
      <w:marTop w:val="0"/>
      <w:marBottom w:val="0"/>
      <w:divBdr>
        <w:top w:val="none" w:sz="0" w:space="0" w:color="auto"/>
        <w:left w:val="none" w:sz="0" w:space="0" w:color="auto"/>
        <w:bottom w:val="none" w:sz="0" w:space="0" w:color="auto"/>
        <w:right w:val="none" w:sz="0" w:space="0" w:color="auto"/>
      </w:divBdr>
    </w:div>
    <w:div w:id="1396778799">
      <w:bodyDiv w:val="1"/>
      <w:marLeft w:val="0"/>
      <w:marRight w:val="0"/>
      <w:marTop w:val="0"/>
      <w:marBottom w:val="0"/>
      <w:divBdr>
        <w:top w:val="none" w:sz="0" w:space="0" w:color="auto"/>
        <w:left w:val="none" w:sz="0" w:space="0" w:color="auto"/>
        <w:bottom w:val="none" w:sz="0" w:space="0" w:color="auto"/>
        <w:right w:val="none" w:sz="0" w:space="0" w:color="auto"/>
      </w:divBdr>
    </w:div>
    <w:div w:id="1461143488">
      <w:bodyDiv w:val="1"/>
      <w:marLeft w:val="0"/>
      <w:marRight w:val="0"/>
      <w:marTop w:val="0"/>
      <w:marBottom w:val="0"/>
      <w:divBdr>
        <w:top w:val="none" w:sz="0" w:space="0" w:color="auto"/>
        <w:left w:val="none" w:sz="0" w:space="0" w:color="auto"/>
        <w:bottom w:val="none" w:sz="0" w:space="0" w:color="auto"/>
        <w:right w:val="none" w:sz="0" w:space="0" w:color="auto"/>
      </w:divBdr>
    </w:div>
    <w:div w:id="1473981813">
      <w:bodyDiv w:val="1"/>
      <w:marLeft w:val="0"/>
      <w:marRight w:val="0"/>
      <w:marTop w:val="0"/>
      <w:marBottom w:val="0"/>
      <w:divBdr>
        <w:top w:val="none" w:sz="0" w:space="0" w:color="auto"/>
        <w:left w:val="none" w:sz="0" w:space="0" w:color="auto"/>
        <w:bottom w:val="none" w:sz="0" w:space="0" w:color="auto"/>
        <w:right w:val="none" w:sz="0" w:space="0" w:color="auto"/>
      </w:divBdr>
    </w:div>
    <w:div w:id="1562013283">
      <w:bodyDiv w:val="1"/>
      <w:marLeft w:val="0"/>
      <w:marRight w:val="0"/>
      <w:marTop w:val="0"/>
      <w:marBottom w:val="0"/>
      <w:divBdr>
        <w:top w:val="none" w:sz="0" w:space="0" w:color="auto"/>
        <w:left w:val="none" w:sz="0" w:space="0" w:color="auto"/>
        <w:bottom w:val="none" w:sz="0" w:space="0" w:color="auto"/>
        <w:right w:val="none" w:sz="0" w:space="0" w:color="auto"/>
      </w:divBdr>
    </w:div>
    <w:div w:id="1606300615">
      <w:bodyDiv w:val="1"/>
      <w:marLeft w:val="0"/>
      <w:marRight w:val="0"/>
      <w:marTop w:val="0"/>
      <w:marBottom w:val="0"/>
      <w:divBdr>
        <w:top w:val="none" w:sz="0" w:space="0" w:color="auto"/>
        <w:left w:val="none" w:sz="0" w:space="0" w:color="auto"/>
        <w:bottom w:val="none" w:sz="0" w:space="0" w:color="auto"/>
        <w:right w:val="none" w:sz="0" w:space="0" w:color="auto"/>
      </w:divBdr>
    </w:div>
    <w:div w:id="1886670744">
      <w:bodyDiv w:val="1"/>
      <w:marLeft w:val="0"/>
      <w:marRight w:val="0"/>
      <w:marTop w:val="0"/>
      <w:marBottom w:val="0"/>
      <w:divBdr>
        <w:top w:val="none" w:sz="0" w:space="0" w:color="auto"/>
        <w:left w:val="none" w:sz="0" w:space="0" w:color="auto"/>
        <w:bottom w:val="none" w:sz="0" w:space="0" w:color="auto"/>
        <w:right w:val="none" w:sz="0" w:space="0" w:color="auto"/>
      </w:divBdr>
    </w:div>
    <w:div w:id="1958481596">
      <w:bodyDiv w:val="1"/>
      <w:marLeft w:val="0"/>
      <w:marRight w:val="0"/>
      <w:marTop w:val="0"/>
      <w:marBottom w:val="0"/>
      <w:divBdr>
        <w:top w:val="none" w:sz="0" w:space="0" w:color="auto"/>
        <w:left w:val="none" w:sz="0" w:space="0" w:color="auto"/>
        <w:bottom w:val="none" w:sz="0" w:space="0" w:color="auto"/>
        <w:right w:val="none" w:sz="0" w:space="0" w:color="auto"/>
      </w:divBdr>
    </w:div>
    <w:div w:id="1994941519">
      <w:bodyDiv w:val="1"/>
      <w:marLeft w:val="0"/>
      <w:marRight w:val="0"/>
      <w:marTop w:val="0"/>
      <w:marBottom w:val="0"/>
      <w:divBdr>
        <w:top w:val="none" w:sz="0" w:space="0" w:color="auto"/>
        <w:left w:val="none" w:sz="0" w:space="0" w:color="auto"/>
        <w:bottom w:val="none" w:sz="0" w:space="0" w:color="auto"/>
        <w:right w:val="none" w:sz="0" w:space="0" w:color="auto"/>
      </w:divBdr>
    </w:div>
    <w:div w:id="2016690460">
      <w:bodyDiv w:val="1"/>
      <w:marLeft w:val="0"/>
      <w:marRight w:val="0"/>
      <w:marTop w:val="0"/>
      <w:marBottom w:val="0"/>
      <w:divBdr>
        <w:top w:val="none" w:sz="0" w:space="0" w:color="auto"/>
        <w:left w:val="none" w:sz="0" w:space="0" w:color="auto"/>
        <w:bottom w:val="none" w:sz="0" w:space="0" w:color="auto"/>
        <w:right w:val="none" w:sz="0" w:space="0" w:color="auto"/>
      </w:divBdr>
    </w:div>
    <w:div w:id="2034719207">
      <w:bodyDiv w:val="1"/>
      <w:marLeft w:val="0"/>
      <w:marRight w:val="0"/>
      <w:marTop w:val="0"/>
      <w:marBottom w:val="0"/>
      <w:divBdr>
        <w:top w:val="none" w:sz="0" w:space="0" w:color="auto"/>
        <w:left w:val="none" w:sz="0" w:space="0" w:color="auto"/>
        <w:bottom w:val="none" w:sz="0" w:space="0" w:color="auto"/>
        <w:right w:val="none" w:sz="0" w:space="0" w:color="auto"/>
      </w:divBdr>
    </w:div>
    <w:div w:id="2059671124">
      <w:bodyDiv w:val="1"/>
      <w:marLeft w:val="0"/>
      <w:marRight w:val="0"/>
      <w:marTop w:val="0"/>
      <w:marBottom w:val="0"/>
      <w:divBdr>
        <w:top w:val="none" w:sz="0" w:space="0" w:color="auto"/>
        <w:left w:val="none" w:sz="0" w:space="0" w:color="auto"/>
        <w:bottom w:val="none" w:sz="0" w:space="0" w:color="auto"/>
        <w:right w:val="none" w:sz="0" w:space="0" w:color="auto"/>
      </w:divBdr>
    </w:div>
    <w:div w:id="2075201756">
      <w:bodyDiv w:val="1"/>
      <w:marLeft w:val="0"/>
      <w:marRight w:val="0"/>
      <w:marTop w:val="0"/>
      <w:marBottom w:val="0"/>
      <w:divBdr>
        <w:top w:val="none" w:sz="0" w:space="0" w:color="auto"/>
        <w:left w:val="none" w:sz="0" w:space="0" w:color="auto"/>
        <w:bottom w:val="none" w:sz="0" w:space="0" w:color="auto"/>
        <w:right w:val="none" w:sz="0" w:space="0" w:color="auto"/>
      </w:divBdr>
    </w:div>
    <w:div w:id="2078284836">
      <w:bodyDiv w:val="1"/>
      <w:marLeft w:val="0"/>
      <w:marRight w:val="0"/>
      <w:marTop w:val="0"/>
      <w:marBottom w:val="0"/>
      <w:divBdr>
        <w:top w:val="none" w:sz="0" w:space="0" w:color="auto"/>
        <w:left w:val="none" w:sz="0" w:space="0" w:color="auto"/>
        <w:bottom w:val="none" w:sz="0" w:space="0" w:color="auto"/>
        <w:right w:val="none" w:sz="0" w:space="0" w:color="auto"/>
      </w:divBdr>
    </w:div>
    <w:div w:id="2087219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5.png"/><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diagramQuickStyle" Target="diagrams/quickStyle1.xml"/><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svg"/><Relationship Id="rId50" Type="http://schemas.openxmlformats.org/officeDocument/2006/relationships/footer" Target="footer1.xml"/><Relationship Id="rId55"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1.svg"/><Relationship Id="rId11" Type="http://schemas.openxmlformats.org/officeDocument/2006/relationships/endnotes" Target="endnotes.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fontTable" Target="fontTable.xml"/><Relationship Id="rId5" Type="http://schemas.openxmlformats.org/officeDocument/2006/relationships/customXml" Target="../customXml/item5.xml"/><Relationship Id="rId10" Type="http://schemas.openxmlformats.org/officeDocument/2006/relationships/footnotes" Target="footnotes.xml"/><Relationship Id="rId19" Type="http://schemas.openxmlformats.org/officeDocument/2006/relationships/diagramData" Target="diagrams/data1.xm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diagramColors" Target="diagrams/colors1.xm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svg"/><Relationship Id="rId48" Type="http://schemas.openxmlformats.org/officeDocument/2006/relationships/image" Target="media/image30.png"/><Relationship Id="rId8" Type="http://schemas.openxmlformats.org/officeDocument/2006/relationships/settings" Target="settings.xml"/><Relationship Id="rId51" Type="http://schemas.openxmlformats.org/officeDocument/2006/relationships/header" Target="header2.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4.png"/><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20" Type="http://schemas.openxmlformats.org/officeDocument/2006/relationships/diagramLayout" Target="diagrams/layout1.xml"/><Relationship Id="rId41" Type="http://schemas.openxmlformats.org/officeDocument/2006/relationships/image" Target="media/image23.png"/><Relationship Id="rId54"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8/08/relationships/commentsExtensible" Target="commentsExtensible.xml"/><Relationship Id="rId23" Type="http://schemas.microsoft.com/office/2007/relationships/diagramDrawing" Target="diagrams/drawing1.xml"/><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2.svg"/><Relationship Id="rId1" Type="http://schemas.openxmlformats.org/officeDocument/2006/relationships/image" Target="media/image31.png"/></Relationships>
</file>

<file path=word/_rels/header2.xml.rels><?xml version="1.0" encoding="UTF-8" standalone="yes"?>
<Relationships xmlns="http://schemas.openxmlformats.org/package/2006/relationships"><Relationship Id="rId3" Type="http://schemas.openxmlformats.org/officeDocument/2006/relationships/image" Target="media/image31.png"/><Relationship Id="rId2" Type="http://schemas.openxmlformats.org/officeDocument/2006/relationships/image" Target="media/image34.svg"/><Relationship Id="rId1" Type="http://schemas.openxmlformats.org/officeDocument/2006/relationships/image" Target="media/image33.png"/><Relationship Id="rId4" Type="http://schemas.openxmlformats.org/officeDocument/2006/relationships/image" Target="media/image32.sv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49257EC-90FF-4182-93D8-1790E808FA43}" type="doc">
      <dgm:prSet loTypeId="urn:microsoft.com/office/officeart/2005/8/layout/vList5" loCatId="list" qsTypeId="urn:microsoft.com/office/officeart/2005/8/quickstyle/simple2" qsCatId="simple" csTypeId="urn:microsoft.com/office/officeart/2005/8/colors/accent1_2" csCatId="accent1" phldr="1"/>
      <dgm:spPr/>
      <dgm:t>
        <a:bodyPr/>
        <a:lstStyle/>
        <a:p>
          <a:endParaRPr lang="en-GB"/>
        </a:p>
      </dgm:t>
    </dgm:pt>
    <dgm:pt modelId="{0A63338C-92C2-4ACB-BDCA-CD72259E2CE2}">
      <dgm:prSet phldrT="[Text]" custT="1"/>
      <dgm:spPr/>
      <dgm:t>
        <a:bodyPr/>
        <a:lstStyle/>
        <a:p>
          <a:r>
            <a:rPr lang="en-GB" sz="1050"/>
            <a:t>Not Started</a:t>
          </a:r>
        </a:p>
      </dgm:t>
    </dgm:pt>
    <dgm:pt modelId="{69850DBE-0D49-4973-8105-C4C950DCFA34}" type="parTrans" cxnId="{5D58E76A-FAB7-4345-BCB9-0EA9E0FE631E}">
      <dgm:prSet/>
      <dgm:spPr/>
      <dgm:t>
        <a:bodyPr/>
        <a:lstStyle/>
        <a:p>
          <a:endParaRPr lang="en-GB"/>
        </a:p>
      </dgm:t>
    </dgm:pt>
    <dgm:pt modelId="{C00FBAE8-5927-49ED-9AF9-66A7F913579F}" type="sibTrans" cxnId="{5D58E76A-FAB7-4345-BCB9-0EA9E0FE631E}">
      <dgm:prSet/>
      <dgm:spPr/>
      <dgm:t>
        <a:bodyPr/>
        <a:lstStyle/>
        <a:p>
          <a:endParaRPr lang="en-GB"/>
        </a:p>
      </dgm:t>
    </dgm:pt>
    <dgm:pt modelId="{997AE80F-8195-4325-B521-31F70A997A96}">
      <dgm:prSet phldrT="[Text]" custT="1"/>
      <dgm:spPr/>
      <dgm:t>
        <a:bodyPr/>
        <a:lstStyle/>
        <a:p>
          <a:r>
            <a:rPr lang="en-GB" sz="950">
              <a:solidFill>
                <a:sysClr val="windowText" lastClr="000000"/>
              </a:solidFill>
            </a:rPr>
            <a:t>Tenant has not been approached for their RTR.</a:t>
          </a:r>
        </a:p>
      </dgm:t>
    </dgm:pt>
    <dgm:pt modelId="{8846E55E-609E-4C3A-9D1E-D0786D4476B8}" type="parTrans" cxnId="{00515046-A7A6-4480-9316-52C2A4574DA8}">
      <dgm:prSet/>
      <dgm:spPr/>
      <dgm:t>
        <a:bodyPr/>
        <a:lstStyle/>
        <a:p>
          <a:endParaRPr lang="en-GB"/>
        </a:p>
      </dgm:t>
    </dgm:pt>
    <dgm:pt modelId="{6A2767E5-741C-44DB-926C-8C2701F6FB62}" type="sibTrans" cxnId="{00515046-A7A6-4480-9316-52C2A4574DA8}">
      <dgm:prSet/>
      <dgm:spPr/>
      <dgm:t>
        <a:bodyPr/>
        <a:lstStyle/>
        <a:p>
          <a:endParaRPr lang="en-GB"/>
        </a:p>
      </dgm:t>
    </dgm:pt>
    <dgm:pt modelId="{BD0BA2E0-F792-4056-9E7E-92CEF09B8D67}">
      <dgm:prSet phldrT="[Text]" custT="1"/>
      <dgm:spPr/>
      <dgm:t>
        <a:bodyPr/>
        <a:lstStyle/>
        <a:p>
          <a:r>
            <a:rPr lang="en-GB" sz="1050"/>
            <a:t>In Progress</a:t>
          </a:r>
        </a:p>
      </dgm:t>
    </dgm:pt>
    <dgm:pt modelId="{CF6D18F5-86CD-48FB-A878-44C1B7BA5FD4}" type="parTrans" cxnId="{4BAD3A34-F5D7-4DC9-B81B-AF6B9B76D5C9}">
      <dgm:prSet/>
      <dgm:spPr/>
      <dgm:t>
        <a:bodyPr/>
        <a:lstStyle/>
        <a:p>
          <a:endParaRPr lang="en-GB"/>
        </a:p>
      </dgm:t>
    </dgm:pt>
    <dgm:pt modelId="{C18E317E-0D59-4DC0-A232-7FD6B7B10F2A}" type="sibTrans" cxnId="{4BAD3A34-F5D7-4DC9-B81B-AF6B9B76D5C9}">
      <dgm:prSet/>
      <dgm:spPr/>
      <dgm:t>
        <a:bodyPr/>
        <a:lstStyle/>
        <a:p>
          <a:endParaRPr lang="en-GB"/>
        </a:p>
      </dgm:t>
    </dgm:pt>
    <dgm:pt modelId="{93B95AEC-2D82-414B-BC05-61DD2115B42D}">
      <dgm:prSet phldrT="[Text]" custT="1"/>
      <dgm:spPr/>
      <dgm:t>
        <a:bodyPr/>
        <a:lstStyle/>
        <a:p>
          <a:r>
            <a:rPr lang="en-GB" sz="950">
              <a:solidFill>
                <a:sysClr val="windowText" lastClr="000000"/>
              </a:solidFill>
            </a:rPr>
            <a:t>Tenant has been approached for their RTR but has not yet provided any or all required information. RTR can remain in this status while any information provided is being verified with the Home Office.</a:t>
          </a:r>
        </a:p>
      </dgm:t>
    </dgm:pt>
    <dgm:pt modelId="{4CBFA5C5-C291-4760-83E6-F763B71B4DC1}" type="parTrans" cxnId="{C0E67841-7081-4D4B-861A-6376CE53DD9C}">
      <dgm:prSet/>
      <dgm:spPr/>
      <dgm:t>
        <a:bodyPr/>
        <a:lstStyle/>
        <a:p>
          <a:endParaRPr lang="en-GB"/>
        </a:p>
      </dgm:t>
    </dgm:pt>
    <dgm:pt modelId="{E4742CB2-D9C0-4DAB-8F47-0EC60E54A8DC}" type="sibTrans" cxnId="{C0E67841-7081-4D4B-861A-6376CE53DD9C}">
      <dgm:prSet/>
      <dgm:spPr/>
      <dgm:t>
        <a:bodyPr/>
        <a:lstStyle/>
        <a:p>
          <a:endParaRPr lang="en-GB"/>
        </a:p>
      </dgm:t>
    </dgm:pt>
    <dgm:pt modelId="{52571B61-3AF5-4D5B-8D9B-D7E5185A1EAB}">
      <dgm:prSet phldrT="[Text]" custT="1"/>
      <dgm:spPr/>
      <dgm:t>
        <a:bodyPr/>
        <a:lstStyle/>
        <a:p>
          <a:r>
            <a:rPr lang="en-GB" sz="1050"/>
            <a:t>EOT in Progress</a:t>
          </a:r>
        </a:p>
      </dgm:t>
    </dgm:pt>
    <dgm:pt modelId="{7883E356-65A9-4855-BB34-3F1AE78E43C6}" type="parTrans" cxnId="{DB799B6C-D965-4AB7-8328-DA26069D1E66}">
      <dgm:prSet/>
      <dgm:spPr/>
      <dgm:t>
        <a:bodyPr/>
        <a:lstStyle/>
        <a:p>
          <a:endParaRPr lang="en-GB"/>
        </a:p>
      </dgm:t>
    </dgm:pt>
    <dgm:pt modelId="{77753B59-1DBD-4ABD-9A23-51D82144D87E}" type="sibTrans" cxnId="{DB799B6C-D965-4AB7-8328-DA26069D1E66}">
      <dgm:prSet/>
      <dgm:spPr/>
      <dgm:t>
        <a:bodyPr/>
        <a:lstStyle/>
        <a:p>
          <a:endParaRPr lang="en-GB"/>
        </a:p>
      </dgm:t>
    </dgm:pt>
    <dgm:pt modelId="{B268D770-FE9C-4592-935F-931B379865CD}">
      <dgm:prSet phldrT="[Text]" custT="1"/>
      <dgm:spPr/>
      <dgm:t>
        <a:bodyPr/>
        <a:lstStyle/>
        <a:p>
          <a:r>
            <a:rPr lang="en-GB" sz="950">
              <a:solidFill>
                <a:sysClr val="windowText" lastClr="000000"/>
              </a:solidFill>
            </a:rPr>
            <a:t>Old RTR where a newer RTR has been received from the tenant. </a:t>
          </a:r>
        </a:p>
      </dgm:t>
    </dgm:pt>
    <dgm:pt modelId="{90C95126-1A37-49B4-ABB0-5F10A5FB3A0E}" type="parTrans" cxnId="{A32C4DA4-F9DD-43C2-BAD8-1C148CA24F8E}">
      <dgm:prSet/>
      <dgm:spPr/>
      <dgm:t>
        <a:bodyPr/>
        <a:lstStyle/>
        <a:p>
          <a:endParaRPr lang="en-GB"/>
        </a:p>
      </dgm:t>
    </dgm:pt>
    <dgm:pt modelId="{72AAE702-DB98-47FB-B50D-786174A782C3}" type="sibTrans" cxnId="{A32C4DA4-F9DD-43C2-BAD8-1C148CA24F8E}">
      <dgm:prSet/>
      <dgm:spPr/>
      <dgm:t>
        <a:bodyPr/>
        <a:lstStyle/>
        <a:p>
          <a:endParaRPr lang="en-GB"/>
        </a:p>
      </dgm:t>
    </dgm:pt>
    <dgm:pt modelId="{4F32E187-CC34-497A-A9DB-634BEF506B87}">
      <dgm:prSet phldrT="[Text]" custT="1"/>
      <dgm:spPr/>
      <dgm:t>
        <a:bodyPr/>
        <a:lstStyle/>
        <a:p>
          <a:r>
            <a:rPr lang="en-GB" sz="1050"/>
            <a:t>Vacated</a:t>
          </a:r>
        </a:p>
      </dgm:t>
    </dgm:pt>
    <dgm:pt modelId="{29C8E934-7AD4-4399-8BEA-1981E2D34A3B}" type="parTrans" cxnId="{6F7B1C74-1E24-46A9-86D9-8ABD93D8ACF6}">
      <dgm:prSet/>
      <dgm:spPr/>
      <dgm:t>
        <a:bodyPr/>
        <a:lstStyle/>
        <a:p>
          <a:endParaRPr lang="en-GB"/>
        </a:p>
      </dgm:t>
    </dgm:pt>
    <dgm:pt modelId="{D3FBCE55-549E-4EEE-A0DC-9F378927692E}" type="sibTrans" cxnId="{6F7B1C74-1E24-46A9-86D9-8ABD93D8ACF6}">
      <dgm:prSet/>
      <dgm:spPr/>
      <dgm:t>
        <a:bodyPr/>
        <a:lstStyle/>
        <a:p>
          <a:endParaRPr lang="en-GB"/>
        </a:p>
      </dgm:t>
    </dgm:pt>
    <dgm:pt modelId="{5E221344-B8E3-4D81-91DB-56AE8E7425CD}">
      <dgm:prSet phldrT="[Text]" custT="1"/>
      <dgm:spPr/>
      <dgm:t>
        <a:bodyPr/>
        <a:lstStyle/>
        <a:p>
          <a:r>
            <a:rPr lang="en-GB" sz="1050"/>
            <a:t>Archived</a:t>
          </a:r>
        </a:p>
      </dgm:t>
    </dgm:pt>
    <dgm:pt modelId="{1E817BCD-3D8F-4295-B763-E341B0E2EAFC}" type="parTrans" cxnId="{29B41FEA-DC52-44D7-95E5-B4AF2180705F}">
      <dgm:prSet/>
      <dgm:spPr/>
      <dgm:t>
        <a:bodyPr/>
        <a:lstStyle/>
        <a:p>
          <a:endParaRPr lang="en-GB"/>
        </a:p>
      </dgm:t>
    </dgm:pt>
    <dgm:pt modelId="{83DE6114-FCF3-4E73-8DC4-BD30EB503BEF}" type="sibTrans" cxnId="{29B41FEA-DC52-44D7-95E5-B4AF2180705F}">
      <dgm:prSet/>
      <dgm:spPr/>
      <dgm:t>
        <a:bodyPr/>
        <a:lstStyle/>
        <a:p>
          <a:endParaRPr lang="en-GB"/>
        </a:p>
      </dgm:t>
    </dgm:pt>
    <dgm:pt modelId="{6E627217-8636-4CE4-A254-0063958A444E}">
      <dgm:prSet phldrT="[Text]" custT="1"/>
      <dgm:spPr/>
      <dgm:t>
        <a:bodyPr/>
        <a:lstStyle/>
        <a:p>
          <a:r>
            <a:rPr lang="en-GB" sz="950">
              <a:solidFill>
                <a:sysClr val="windowText" lastClr="000000"/>
              </a:solidFill>
            </a:rPr>
            <a:t>Tenant in a Grainger Trust or Welsh property has not provided a RTR. </a:t>
          </a:r>
        </a:p>
      </dgm:t>
    </dgm:pt>
    <dgm:pt modelId="{7FFC21F5-51CB-42E5-B1D5-7F62BA99DE74}" type="parTrans" cxnId="{B6289B26-90C7-4A82-BC86-C2B043955D79}">
      <dgm:prSet/>
      <dgm:spPr/>
      <dgm:t>
        <a:bodyPr/>
        <a:lstStyle/>
        <a:p>
          <a:endParaRPr lang="en-GB"/>
        </a:p>
      </dgm:t>
    </dgm:pt>
    <dgm:pt modelId="{5AF6D8F9-061C-439A-8342-5A9530E65551}" type="sibTrans" cxnId="{B6289B26-90C7-4A82-BC86-C2B043955D79}">
      <dgm:prSet/>
      <dgm:spPr/>
      <dgm:t>
        <a:bodyPr/>
        <a:lstStyle/>
        <a:p>
          <a:endParaRPr lang="en-GB"/>
        </a:p>
      </dgm:t>
    </dgm:pt>
    <dgm:pt modelId="{44397B88-52FC-4C45-A42C-61CC453313B3}">
      <dgm:prSet phldrT="[Text]" custT="1"/>
      <dgm:spPr/>
      <dgm:t>
        <a:bodyPr/>
        <a:lstStyle/>
        <a:p>
          <a:r>
            <a:rPr lang="en-GB" sz="950">
              <a:solidFill>
                <a:sysClr val="windowText" lastClr="000000"/>
              </a:solidFill>
            </a:rPr>
            <a:t>Tenant could not provide RTR and was reported to the Home Office. </a:t>
          </a:r>
        </a:p>
      </dgm:t>
    </dgm:pt>
    <dgm:pt modelId="{67EEFA26-C6E6-4A74-8BC3-1D004D771AEB}" type="parTrans" cxnId="{31FFEB95-C4E0-40B4-9BCD-943B5994F3CF}">
      <dgm:prSet/>
      <dgm:spPr/>
      <dgm:t>
        <a:bodyPr/>
        <a:lstStyle/>
        <a:p>
          <a:endParaRPr lang="en-GB"/>
        </a:p>
      </dgm:t>
    </dgm:pt>
    <dgm:pt modelId="{1EAE0FDA-AA0B-41CE-8917-DF1B5338B25F}" type="sibTrans" cxnId="{31FFEB95-C4E0-40B4-9BCD-943B5994F3CF}">
      <dgm:prSet/>
      <dgm:spPr/>
      <dgm:t>
        <a:bodyPr/>
        <a:lstStyle/>
        <a:p>
          <a:endParaRPr lang="en-GB"/>
        </a:p>
      </dgm:t>
    </dgm:pt>
    <dgm:pt modelId="{1BF6311A-76EC-419B-B97C-54BE322793B3}">
      <dgm:prSet phldrT="[Text]" custT="1"/>
      <dgm:spPr/>
      <dgm:t>
        <a:bodyPr/>
        <a:lstStyle/>
        <a:p>
          <a:r>
            <a:rPr lang="en-GB" sz="950">
              <a:solidFill>
                <a:sysClr val="windowText" lastClr="000000"/>
              </a:solidFill>
            </a:rPr>
            <a:t>RTR check was successfully completed for a tenant who has subsequently moved out. RTR is moved to this status to prevent system-generated reminder emails being sent to former tenants.</a:t>
          </a:r>
        </a:p>
      </dgm:t>
    </dgm:pt>
    <dgm:pt modelId="{2FE4F735-1296-4366-8585-4257947A9CA3}" type="parTrans" cxnId="{5BAC55E2-01DD-4BFF-9BA2-3954AE5199F4}">
      <dgm:prSet/>
      <dgm:spPr/>
      <dgm:t>
        <a:bodyPr/>
        <a:lstStyle/>
        <a:p>
          <a:endParaRPr lang="en-GB"/>
        </a:p>
      </dgm:t>
    </dgm:pt>
    <dgm:pt modelId="{58426EF9-2F5F-4981-BC7D-10D72B66B3B8}" type="sibTrans" cxnId="{5BAC55E2-01DD-4BFF-9BA2-3954AE5199F4}">
      <dgm:prSet/>
      <dgm:spPr/>
      <dgm:t>
        <a:bodyPr/>
        <a:lstStyle/>
        <a:p>
          <a:endParaRPr lang="en-GB"/>
        </a:p>
      </dgm:t>
    </dgm:pt>
    <dgm:pt modelId="{8A987246-6835-4AD9-8EF7-997E224283CB}">
      <dgm:prSet phldrT="[Text]" custT="1"/>
      <dgm:spPr/>
      <dgm:t>
        <a:bodyPr/>
        <a:lstStyle/>
        <a:p>
          <a:r>
            <a:rPr lang="en-GB" sz="950">
              <a:solidFill>
                <a:sysClr val="windowText" lastClr="000000"/>
              </a:solidFill>
            </a:rPr>
            <a:t>RTR check was successfully completed for a current tenant. </a:t>
          </a:r>
        </a:p>
      </dgm:t>
    </dgm:pt>
    <dgm:pt modelId="{5FE3FD95-8FCD-4478-83BD-6362599DAA35}" type="parTrans" cxnId="{832353DB-1DCC-411C-AFDA-16770D5F580B}">
      <dgm:prSet/>
      <dgm:spPr/>
      <dgm:t>
        <a:bodyPr/>
        <a:lstStyle/>
        <a:p>
          <a:endParaRPr lang="en-GB"/>
        </a:p>
      </dgm:t>
    </dgm:pt>
    <dgm:pt modelId="{2A8AD084-8831-49AA-B9E8-6764D4325BD7}" type="sibTrans" cxnId="{832353DB-1DCC-411C-AFDA-16770D5F580B}">
      <dgm:prSet/>
      <dgm:spPr/>
      <dgm:t>
        <a:bodyPr/>
        <a:lstStyle/>
        <a:p>
          <a:endParaRPr lang="en-GB"/>
        </a:p>
      </dgm:t>
    </dgm:pt>
    <dgm:pt modelId="{5028C05E-2428-4876-9E66-4D0CB9FF0B2C}">
      <dgm:prSet phldrT="[Text]" custT="1"/>
      <dgm:spPr/>
      <dgm:t>
        <a:bodyPr/>
        <a:lstStyle/>
        <a:p>
          <a:r>
            <a:rPr lang="en-GB" sz="1050"/>
            <a:t>Reported to Home Office</a:t>
          </a:r>
        </a:p>
      </dgm:t>
    </dgm:pt>
    <dgm:pt modelId="{3C1D2E59-DAD3-41CA-8D5E-71D86AF54451}" type="parTrans" cxnId="{2A097DF9-4D6B-4F18-88D9-FF0B14C4BD23}">
      <dgm:prSet/>
      <dgm:spPr/>
      <dgm:t>
        <a:bodyPr/>
        <a:lstStyle/>
        <a:p>
          <a:endParaRPr lang="en-GB"/>
        </a:p>
      </dgm:t>
    </dgm:pt>
    <dgm:pt modelId="{762863EF-06E1-4D63-90CE-55BD357FFBDC}" type="sibTrans" cxnId="{2A097DF9-4D6B-4F18-88D9-FF0B14C4BD23}">
      <dgm:prSet/>
      <dgm:spPr/>
      <dgm:t>
        <a:bodyPr/>
        <a:lstStyle/>
        <a:p>
          <a:endParaRPr lang="en-GB"/>
        </a:p>
      </dgm:t>
    </dgm:pt>
    <dgm:pt modelId="{5065B0C7-50A4-41C0-AF62-991394BED18B}">
      <dgm:prSet phldrT="[Text]" custT="1"/>
      <dgm:spPr/>
      <dgm:t>
        <a:bodyPr/>
        <a:lstStyle/>
        <a:p>
          <a:r>
            <a:rPr lang="en-GB" sz="950">
              <a:solidFill>
                <a:sysClr val="windowText" lastClr="000000"/>
              </a:solidFill>
            </a:rPr>
            <a:t>Tenant's RTR is expiring soon, however they have provided notice to quit or have been given notice to vacate.</a:t>
          </a:r>
        </a:p>
      </dgm:t>
    </dgm:pt>
    <dgm:pt modelId="{458544E1-E2C0-4CA0-B20B-8228A4149DBA}" type="parTrans" cxnId="{30CCB291-8B82-486D-BE4F-E87D3897570C}">
      <dgm:prSet/>
      <dgm:spPr/>
      <dgm:t>
        <a:bodyPr/>
        <a:lstStyle/>
        <a:p>
          <a:endParaRPr lang="en-GB"/>
        </a:p>
      </dgm:t>
    </dgm:pt>
    <dgm:pt modelId="{F4DCD617-8042-49F8-9EB4-65AD48B1DCC6}" type="sibTrans" cxnId="{30CCB291-8B82-486D-BE4F-E87D3897570C}">
      <dgm:prSet/>
      <dgm:spPr/>
      <dgm:t>
        <a:bodyPr/>
        <a:lstStyle/>
        <a:p>
          <a:endParaRPr lang="en-GB"/>
        </a:p>
      </dgm:t>
    </dgm:pt>
    <dgm:pt modelId="{A949857B-EF1B-4E5F-AAC0-49578141AB64}">
      <dgm:prSet phldrT="[Text]" custT="1"/>
      <dgm:spPr/>
      <dgm:t>
        <a:bodyPr/>
        <a:lstStyle/>
        <a:p>
          <a:r>
            <a:rPr lang="en-GB" sz="1050"/>
            <a:t>RTR Not Required</a:t>
          </a:r>
        </a:p>
      </dgm:t>
    </dgm:pt>
    <dgm:pt modelId="{CD42275B-A4A3-4E0D-9AFE-11FD59F48F82}" type="sibTrans" cxnId="{5B0125C8-6C3B-42E4-8E56-7CF8035746F6}">
      <dgm:prSet/>
      <dgm:spPr/>
      <dgm:t>
        <a:bodyPr/>
        <a:lstStyle/>
        <a:p>
          <a:endParaRPr lang="en-GB"/>
        </a:p>
      </dgm:t>
    </dgm:pt>
    <dgm:pt modelId="{8216175E-DB7C-437E-B2A6-A5A45B328F48}" type="parTrans" cxnId="{5B0125C8-6C3B-42E4-8E56-7CF8035746F6}">
      <dgm:prSet/>
      <dgm:spPr/>
      <dgm:t>
        <a:bodyPr/>
        <a:lstStyle/>
        <a:p>
          <a:endParaRPr lang="en-GB"/>
        </a:p>
      </dgm:t>
    </dgm:pt>
    <dgm:pt modelId="{3956EA5D-B876-42D4-A8CE-E68036468B38}">
      <dgm:prSet phldrT="[Text]" custT="1"/>
      <dgm:spPr/>
      <dgm:t>
        <a:bodyPr/>
        <a:lstStyle/>
        <a:p>
          <a:r>
            <a:rPr lang="en-GB" sz="1050"/>
            <a:t>Completed</a:t>
          </a:r>
        </a:p>
      </dgm:t>
    </dgm:pt>
    <dgm:pt modelId="{2F595AC1-5AC1-4EE5-8C05-CE89E5CE69A8}" type="sibTrans" cxnId="{D7952DA7-B3A8-4A2E-9F52-310687062533}">
      <dgm:prSet/>
      <dgm:spPr/>
      <dgm:t>
        <a:bodyPr/>
        <a:lstStyle/>
        <a:p>
          <a:endParaRPr lang="en-GB"/>
        </a:p>
      </dgm:t>
    </dgm:pt>
    <dgm:pt modelId="{4F8E252B-50E7-4F28-B7E5-B9938AE99E2F}" type="parTrans" cxnId="{D7952DA7-B3A8-4A2E-9F52-310687062533}">
      <dgm:prSet/>
      <dgm:spPr/>
      <dgm:t>
        <a:bodyPr/>
        <a:lstStyle/>
        <a:p>
          <a:endParaRPr lang="en-GB"/>
        </a:p>
      </dgm:t>
    </dgm:pt>
    <dgm:pt modelId="{BBEE13CA-4598-4DA4-9C22-464776FA7FDD}">
      <dgm:prSet phldrT="[Text]" custT="1"/>
      <dgm:spPr/>
      <dgm:t>
        <a:bodyPr/>
        <a:lstStyle/>
        <a:p>
          <a:r>
            <a:rPr lang="en-GB" sz="950">
              <a:solidFill>
                <a:sysClr val="windowText" lastClr="000000"/>
              </a:solidFill>
            </a:rPr>
            <a:t>RTR follow-up can be paused pending the outcome.   </a:t>
          </a:r>
        </a:p>
      </dgm:t>
    </dgm:pt>
    <dgm:pt modelId="{AB03B6BB-1D9C-44A5-99B6-50DD125860AA}" type="parTrans" cxnId="{ED8C91B5-E00A-4BAB-A534-5C9A0654F1B4}">
      <dgm:prSet/>
      <dgm:spPr/>
      <dgm:t>
        <a:bodyPr/>
        <a:lstStyle/>
        <a:p>
          <a:endParaRPr lang="en-GB"/>
        </a:p>
      </dgm:t>
    </dgm:pt>
    <dgm:pt modelId="{4D91F705-C0D9-49BB-8C88-4F1A464850FC}" type="sibTrans" cxnId="{ED8C91B5-E00A-4BAB-A534-5C9A0654F1B4}">
      <dgm:prSet/>
      <dgm:spPr/>
      <dgm:t>
        <a:bodyPr/>
        <a:lstStyle/>
        <a:p>
          <a:endParaRPr lang="en-GB"/>
        </a:p>
      </dgm:t>
    </dgm:pt>
    <dgm:pt modelId="{282A602F-5B40-4703-BA79-67EC4A3FAE8C}">
      <dgm:prSet phldrT="[Text]" custT="1"/>
      <dgm:spPr/>
      <dgm:t>
        <a:bodyPr/>
        <a:lstStyle/>
        <a:p>
          <a:r>
            <a:rPr lang="en-GB" sz="950">
              <a:solidFill>
                <a:sysClr val="windowText" lastClr="000000"/>
              </a:solidFill>
            </a:rPr>
            <a:t>These tenants are not legally required to provide RTR.</a:t>
          </a:r>
        </a:p>
      </dgm:t>
    </dgm:pt>
    <dgm:pt modelId="{516B6997-D7E8-4BBF-B6C7-B2AFBD5CB8CC}" type="parTrans" cxnId="{152A3117-318B-4115-ABAB-460D7C17DBF5}">
      <dgm:prSet/>
      <dgm:spPr/>
      <dgm:t>
        <a:bodyPr/>
        <a:lstStyle/>
        <a:p>
          <a:endParaRPr lang="en-GB"/>
        </a:p>
      </dgm:t>
    </dgm:pt>
    <dgm:pt modelId="{28770451-BC90-49E5-96FB-BE40515702D1}" type="sibTrans" cxnId="{152A3117-318B-4115-ABAB-460D7C17DBF5}">
      <dgm:prSet/>
      <dgm:spPr/>
      <dgm:t>
        <a:bodyPr/>
        <a:lstStyle/>
        <a:p>
          <a:endParaRPr lang="en-GB"/>
        </a:p>
      </dgm:t>
    </dgm:pt>
    <dgm:pt modelId="{DC264841-7BE7-4EA9-855A-E5FB7BDEC7E4}">
      <dgm:prSet phldrT="[Text]" custT="1"/>
      <dgm:spPr/>
      <dgm:t>
        <a:bodyPr/>
        <a:lstStyle/>
        <a:p>
          <a:r>
            <a:rPr lang="en-GB" sz="950">
              <a:solidFill>
                <a:sysClr val="windowText" lastClr="000000"/>
              </a:solidFill>
            </a:rPr>
            <a:t>System-generated reminder emails will be sent to the tenant for RTRs nearing their expiry, </a:t>
          </a:r>
          <a:r>
            <a:rPr lang="en-GB" sz="950" b="1">
              <a:solidFill>
                <a:sysClr val="windowText" lastClr="000000"/>
              </a:solidFill>
            </a:rPr>
            <a:t>only</a:t>
          </a:r>
          <a:r>
            <a:rPr lang="en-GB" sz="950">
              <a:solidFill>
                <a:sysClr val="windowText" lastClr="000000"/>
              </a:solidFill>
            </a:rPr>
            <a:t> when in this status.</a:t>
          </a:r>
        </a:p>
      </dgm:t>
    </dgm:pt>
    <dgm:pt modelId="{81F4BC4F-290C-4635-B0FF-71F4F2BED0E9}" type="parTrans" cxnId="{C0E91312-7078-423F-ADFE-179F5CE63272}">
      <dgm:prSet/>
      <dgm:spPr/>
      <dgm:t>
        <a:bodyPr/>
        <a:lstStyle/>
        <a:p>
          <a:endParaRPr lang="en-GB"/>
        </a:p>
      </dgm:t>
    </dgm:pt>
    <dgm:pt modelId="{3D104F2C-44FB-4FBC-B268-B62562FE5F44}" type="sibTrans" cxnId="{C0E91312-7078-423F-ADFE-179F5CE63272}">
      <dgm:prSet/>
      <dgm:spPr/>
      <dgm:t>
        <a:bodyPr/>
        <a:lstStyle/>
        <a:p>
          <a:endParaRPr lang="en-GB"/>
        </a:p>
      </dgm:t>
    </dgm:pt>
    <dgm:pt modelId="{1901EC0C-5832-4119-AFAD-23A99F070032}">
      <dgm:prSet phldrT="[Text]" custT="1"/>
      <dgm:spPr/>
      <dgm:t>
        <a:bodyPr/>
        <a:lstStyle/>
        <a:p>
          <a:r>
            <a:rPr lang="en-GB" sz="950">
              <a:solidFill>
                <a:sysClr val="windowText" lastClr="000000"/>
              </a:solidFill>
            </a:rPr>
            <a:t>Also used to close RTRs created in error, or close RTRs that were never completed and are no longer required.</a:t>
          </a:r>
        </a:p>
      </dgm:t>
    </dgm:pt>
    <dgm:pt modelId="{BE42B350-EFCD-4785-9403-3223F378D80B}" type="parTrans" cxnId="{F3BEE77A-EAAA-446A-9F88-3A39B046A755}">
      <dgm:prSet/>
      <dgm:spPr/>
      <dgm:t>
        <a:bodyPr/>
        <a:lstStyle/>
        <a:p>
          <a:endParaRPr lang="en-GB"/>
        </a:p>
      </dgm:t>
    </dgm:pt>
    <dgm:pt modelId="{014F3562-9545-41B7-A008-8ABD0F36E7ED}" type="sibTrans" cxnId="{F3BEE77A-EAAA-446A-9F88-3A39B046A755}">
      <dgm:prSet/>
      <dgm:spPr/>
      <dgm:t>
        <a:bodyPr/>
        <a:lstStyle/>
        <a:p>
          <a:endParaRPr lang="en-GB"/>
        </a:p>
      </dgm:t>
    </dgm:pt>
    <dgm:pt modelId="{7124A4A4-1531-4FD0-80AB-7A6D0C95A9BD}" type="pres">
      <dgm:prSet presAssocID="{F49257EC-90FF-4182-93D8-1790E808FA43}" presName="Name0" presStyleCnt="0">
        <dgm:presLayoutVars>
          <dgm:dir/>
          <dgm:animLvl val="lvl"/>
          <dgm:resizeHandles val="exact"/>
        </dgm:presLayoutVars>
      </dgm:prSet>
      <dgm:spPr/>
    </dgm:pt>
    <dgm:pt modelId="{B7D3A240-8321-4781-98A7-2C7B3A0C20ED}" type="pres">
      <dgm:prSet presAssocID="{0A63338C-92C2-4ACB-BDCA-CD72259E2CE2}" presName="linNode" presStyleCnt="0"/>
      <dgm:spPr/>
    </dgm:pt>
    <dgm:pt modelId="{654FAC0E-2595-49A4-93A7-36A4C3B8378C}" type="pres">
      <dgm:prSet presAssocID="{0A63338C-92C2-4ACB-BDCA-CD72259E2CE2}" presName="parentText" presStyleLbl="node1" presStyleIdx="0" presStyleCnt="8" custScaleX="57465">
        <dgm:presLayoutVars>
          <dgm:chMax val="1"/>
          <dgm:bulletEnabled val="1"/>
        </dgm:presLayoutVars>
      </dgm:prSet>
      <dgm:spPr/>
    </dgm:pt>
    <dgm:pt modelId="{3441A193-BAA4-4607-A2CC-0525230D5956}" type="pres">
      <dgm:prSet presAssocID="{0A63338C-92C2-4ACB-BDCA-CD72259E2CE2}" presName="descendantText" presStyleLbl="alignAccFollowNode1" presStyleIdx="0" presStyleCnt="8" custScaleX="125140">
        <dgm:presLayoutVars>
          <dgm:bulletEnabled val="1"/>
        </dgm:presLayoutVars>
      </dgm:prSet>
      <dgm:spPr/>
    </dgm:pt>
    <dgm:pt modelId="{4EF3EED4-DEF4-4357-9823-96D85F3FAF1D}" type="pres">
      <dgm:prSet presAssocID="{C00FBAE8-5927-49ED-9AF9-66A7F913579F}" presName="sp" presStyleCnt="0"/>
      <dgm:spPr/>
    </dgm:pt>
    <dgm:pt modelId="{6E639AED-1FAE-4413-8402-B8563FB6FD54}" type="pres">
      <dgm:prSet presAssocID="{BD0BA2E0-F792-4056-9E7E-92CEF09B8D67}" presName="linNode" presStyleCnt="0"/>
      <dgm:spPr/>
    </dgm:pt>
    <dgm:pt modelId="{CBAEFCE1-F6FC-4519-B091-65732CCD78CE}" type="pres">
      <dgm:prSet presAssocID="{BD0BA2E0-F792-4056-9E7E-92CEF09B8D67}" presName="parentText" presStyleLbl="node1" presStyleIdx="1" presStyleCnt="8" custScaleX="57465">
        <dgm:presLayoutVars>
          <dgm:chMax val="1"/>
          <dgm:bulletEnabled val="1"/>
        </dgm:presLayoutVars>
      </dgm:prSet>
      <dgm:spPr/>
    </dgm:pt>
    <dgm:pt modelId="{BE365CF9-E6DE-4BC1-9388-B308E9FAA8F0}" type="pres">
      <dgm:prSet presAssocID="{BD0BA2E0-F792-4056-9E7E-92CEF09B8D67}" presName="descendantText" presStyleLbl="alignAccFollowNode1" presStyleIdx="1" presStyleCnt="8" custScaleX="125140">
        <dgm:presLayoutVars>
          <dgm:bulletEnabled val="1"/>
        </dgm:presLayoutVars>
      </dgm:prSet>
      <dgm:spPr/>
    </dgm:pt>
    <dgm:pt modelId="{0685D93E-2717-4893-A589-9F0CA0D0762E}" type="pres">
      <dgm:prSet presAssocID="{C18E317E-0D59-4DC0-A232-7FD6B7B10F2A}" presName="sp" presStyleCnt="0"/>
      <dgm:spPr/>
    </dgm:pt>
    <dgm:pt modelId="{5B9407B0-7565-4C5B-999E-B629BF66176C}" type="pres">
      <dgm:prSet presAssocID="{52571B61-3AF5-4D5B-8D9B-D7E5185A1EAB}" presName="linNode" presStyleCnt="0"/>
      <dgm:spPr/>
    </dgm:pt>
    <dgm:pt modelId="{5565D7C5-0B0D-447A-8A35-201C30C8A40D}" type="pres">
      <dgm:prSet presAssocID="{52571B61-3AF5-4D5B-8D9B-D7E5185A1EAB}" presName="parentText" presStyleLbl="node1" presStyleIdx="2" presStyleCnt="8" custScaleX="57465">
        <dgm:presLayoutVars>
          <dgm:chMax val="1"/>
          <dgm:bulletEnabled val="1"/>
        </dgm:presLayoutVars>
      </dgm:prSet>
      <dgm:spPr/>
    </dgm:pt>
    <dgm:pt modelId="{D0B78E0F-48E3-44E9-B99E-7334028E220D}" type="pres">
      <dgm:prSet presAssocID="{52571B61-3AF5-4D5B-8D9B-D7E5185A1EAB}" presName="descendantText" presStyleLbl="alignAccFollowNode1" presStyleIdx="2" presStyleCnt="8" custScaleX="125140">
        <dgm:presLayoutVars>
          <dgm:bulletEnabled val="1"/>
        </dgm:presLayoutVars>
      </dgm:prSet>
      <dgm:spPr/>
    </dgm:pt>
    <dgm:pt modelId="{E9565270-F89E-4A53-9312-CE7DE11B26F0}" type="pres">
      <dgm:prSet presAssocID="{77753B59-1DBD-4ABD-9A23-51D82144D87E}" presName="sp" presStyleCnt="0"/>
      <dgm:spPr/>
    </dgm:pt>
    <dgm:pt modelId="{D796E6F8-8594-4BD6-BE93-2016E905BC1E}" type="pres">
      <dgm:prSet presAssocID="{A949857B-EF1B-4E5F-AAC0-49578141AB64}" presName="linNode" presStyleCnt="0"/>
      <dgm:spPr/>
    </dgm:pt>
    <dgm:pt modelId="{025E0B41-2FBE-404C-BBB0-0382189B3A1D}" type="pres">
      <dgm:prSet presAssocID="{A949857B-EF1B-4E5F-AAC0-49578141AB64}" presName="parentText" presStyleLbl="node1" presStyleIdx="3" presStyleCnt="8" custScaleX="57465">
        <dgm:presLayoutVars>
          <dgm:chMax val="1"/>
          <dgm:bulletEnabled val="1"/>
        </dgm:presLayoutVars>
      </dgm:prSet>
      <dgm:spPr/>
    </dgm:pt>
    <dgm:pt modelId="{47BA6A6E-69F4-4788-ACA0-6E57559FC47A}" type="pres">
      <dgm:prSet presAssocID="{A949857B-EF1B-4E5F-AAC0-49578141AB64}" presName="descendantText" presStyleLbl="alignAccFollowNode1" presStyleIdx="3" presStyleCnt="8" custScaleX="125140">
        <dgm:presLayoutVars>
          <dgm:bulletEnabled val="1"/>
        </dgm:presLayoutVars>
      </dgm:prSet>
      <dgm:spPr/>
    </dgm:pt>
    <dgm:pt modelId="{2FB7B779-200A-4CF4-B597-EB4A5CDFEBB9}" type="pres">
      <dgm:prSet presAssocID="{CD42275B-A4A3-4E0D-9AFE-11FD59F48F82}" presName="sp" presStyleCnt="0"/>
      <dgm:spPr/>
    </dgm:pt>
    <dgm:pt modelId="{1305AD7A-0D35-424B-BE90-64B1EF61E4FD}" type="pres">
      <dgm:prSet presAssocID="{3956EA5D-B876-42D4-A8CE-E68036468B38}" presName="linNode" presStyleCnt="0"/>
      <dgm:spPr/>
    </dgm:pt>
    <dgm:pt modelId="{744F9975-D5C3-4E81-A2D0-8112EE5836AF}" type="pres">
      <dgm:prSet presAssocID="{3956EA5D-B876-42D4-A8CE-E68036468B38}" presName="parentText" presStyleLbl="node1" presStyleIdx="4" presStyleCnt="8" custScaleX="57465">
        <dgm:presLayoutVars>
          <dgm:chMax val="1"/>
          <dgm:bulletEnabled val="1"/>
        </dgm:presLayoutVars>
      </dgm:prSet>
      <dgm:spPr/>
    </dgm:pt>
    <dgm:pt modelId="{73408F5A-C39B-4822-A207-724874427A65}" type="pres">
      <dgm:prSet presAssocID="{3956EA5D-B876-42D4-A8CE-E68036468B38}" presName="descendantText" presStyleLbl="alignAccFollowNode1" presStyleIdx="4" presStyleCnt="8" custScaleX="125140">
        <dgm:presLayoutVars>
          <dgm:bulletEnabled val="1"/>
        </dgm:presLayoutVars>
      </dgm:prSet>
      <dgm:spPr/>
    </dgm:pt>
    <dgm:pt modelId="{8EBD3334-B01D-4B91-8BFE-5782473FA931}" type="pres">
      <dgm:prSet presAssocID="{2F595AC1-5AC1-4EE5-8C05-CE89E5CE69A8}" presName="sp" presStyleCnt="0"/>
      <dgm:spPr/>
    </dgm:pt>
    <dgm:pt modelId="{0144FEB6-38A8-49E4-9128-CB1D89977BC4}" type="pres">
      <dgm:prSet presAssocID="{4F32E187-CC34-497A-A9DB-634BEF506B87}" presName="linNode" presStyleCnt="0"/>
      <dgm:spPr/>
    </dgm:pt>
    <dgm:pt modelId="{DDBB6393-8D9A-42D1-9BB6-9266B7DECEA7}" type="pres">
      <dgm:prSet presAssocID="{4F32E187-CC34-497A-A9DB-634BEF506B87}" presName="parentText" presStyleLbl="node1" presStyleIdx="5" presStyleCnt="8" custScaleX="57465">
        <dgm:presLayoutVars>
          <dgm:chMax val="1"/>
          <dgm:bulletEnabled val="1"/>
        </dgm:presLayoutVars>
      </dgm:prSet>
      <dgm:spPr/>
    </dgm:pt>
    <dgm:pt modelId="{19775490-FB2C-4D07-ABA0-506078BE00D3}" type="pres">
      <dgm:prSet presAssocID="{4F32E187-CC34-497A-A9DB-634BEF506B87}" presName="descendantText" presStyleLbl="alignAccFollowNode1" presStyleIdx="5" presStyleCnt="8" custScaleX="125140">
        <dgm:presLayoutVars>
          <dgm:bulletEnabled val="1"/>
        </dgm:presLayoutVars>
      </dgm:prSet>
      <dgm:spPr/>
    </dgm:pt>
    <dgm:pt modelId="{75571901-A7FD-4751-82AC-6769A6B01587}" type="pres">
      <dgm:prSet presAssocID="{D3FBCE55-549E-4EEE-A0DC-9F378927692E}" presName="sp" presStyleCnt="0"/>
      <dgm:spPr/>
    </dgm:pt>
    <dgm:pt modelId="{A3E8E0EF-C104-4345-9581-5A1D43A88C68}" type="pres">
      <dgm:prSet presAssocID="{5028C05E-2428-4876-9E66-4D0CB9FF0B2C}" presName="linNode" presStyleCnt="0"/>
      <dgm:spPr/>
    </dgm:pt>
    <dgm:pt modelId="{E0B09FEA-6505-458D-9FC3-684CC52906EB}" type="pres">
      <dgm:prSet presAssocID="{5028C05E-2428-4876-9E66-4D0CB9FF0B2C}" presName="parentText" presStyleLbl="node1" presStyleIdx="6" presStyleCnt="8" custScaleX="57465">
        <dgm:presLayoutVars>
          <dgm:chMax val="1"/>
          <dgm:bulletEnabled val="1"/>
        </dgm:presLayoutVars>
      </dgm:prSet>
      <dgm:spPr/>
    </dgm:pt>
    <dgm:pt modelId="{B7FC5404-C577-432D-AA19-8CD850651A32}" type="pres">
      <dgm:prSet presAssocID="{5028C05E-2428-4876-9E66-4D0CB9FF0B2C}" presName="descendantText" presStyleLbl="alignAccFollowNode1" presStyleIdx="6" presStyleCnt="8" custScaleX="125140">
        <dgm:presLayoutVars>
          <dgm:bulletEnabled val="1"/>
        </dgm:presLayoutVars>
      </dgm:prSet>
      <dgm:spPr/>
    </dgm:pt>
    <dgm:pt modelId="{33AB16B8-B1BA-48AA-92A5-973F2FC323CF}" type="pres">
      <dgm:prSet presAssocID="{762863EF-06E1-4D63-90CE-55BD357FFBDC}" presName="sp" presStyleCnt="0"/>
      <dgm:spPr/>
    </dgm:pt>
    <dgm:pt modelId="{DC4D4967-737F-49A1-A2FF-D720E17EE058}" type="pres">
      <dgm:prSet presAssocID="{5E221344-B8E3-4D81-91DB-56AE8E7425CD}" presName="linNode" presStyleCnt="0"/>
      <dgm:spPr/>
    </dgm:pt>
    <dgm:pt modelId="{FC80C2A6-A2BF-479C-B0E7-1BA2E6FCC3C1}" type="pres">
      <dgm:prSet presAssocID="{5E221344-B8E3-4D81-91DB-56AE8E7425CD}" presName="parentText" presStyleLbl="node1" presStyleIdx="7" presStyleCnt="8" custScaleX="57465">
        <dgm:presLayoutVars>
          <dgm:chMax val="1"/>
          <dgm:bulletEnabled val="1"/>
        </dgm:presLayoutVars>
      </dgm:prSet>
      <dgm:spPr/>
    </dgm:pt>
    <dgm:pt modelId="{7BD55B16-7183-420D-A35E-1A92CDE55AEE}" type="pres">
      <dgm:prSet presAssocID="{5E221344-B8E3-4D81-91DB-56AE8E7425CD}" presName="descendantText" presStyleLbl="alignAccFollowNode1" presStyleIdx="7" presStyleCnt="8" custScaleX="125140">
        <dgm:presLayoutVars>
          <dgm:bulletEnabled val="1"/>
        </dgm:presLayoutVars>
      </dgm:prSet>
      <dgm:spPr/>
    </dgm:pt>
  </dgm:ptLst>
  <dgm:cxnLst>
    <dgm:cxn modelId="{2269AF03-C56A-4635-9FCC-BE4C376444D6}" type="presOf" srcId="{4F32E187-CC34-497A-A9DB-634BEF506B87}" destId="{DDBB6393-8D9A-42D1-9BB6-9266B7DECEA7}" srcOrd="0" destOrd="0" presId="urn:microsoft.com/office/officeart/2005/8/layout/vList5"/>
    <dgm:cxn modelId="{C0E91312-7078-423F-ADFE-179F5CE63272}" srcId="{3956EA5D-B876-42D4-A8CE-E68036468B38}" destId="{DC264841-7BE7-4EA9-855A-E5FB7BDEC7E4}" srcOrd="1" destOrd="0" parTransId="{81F4BC4F-290C-4635-B0FF-71F4F2BED0E9}" sibTransId="{3D104F2C-44FB-4FBC-B268-B62562FE5F44}"/>
    <dgm:cxn modelId="{152A3117-318B-4115-ABAB-460D7C17DBF5}" srcId="{A949857B-EF1B-4E5F-AAC0-49578141AB64}" destId="{282A602F-5B40-4703-BA79-67EC4A3FAE8C}" srcOrd="1" destOrd="0" parTransId="{516B6997-D7E8-4BBF-B6C7-B2AFBD5CB8CC}" sibTransId="{28770451-BC90-49E5-96FB-BE40515702D1}"/>
    <dgm:cxn modelId="{656ADF18-7020-4567-9B29-3D9C970C602F}" type="presOf" srcId="{44397B88-52FC-4C45-A42C-61CC453313B3}" destId="{B7FC5404-C577-432D-AA19-8CD850651A32}" srcOrd="0" destOrd="0" presId="urn:microsoft.com/office/officeart/2005/8/layout/vList5"/>
    <dgm:cxn modelId="{2957631D-956A-4B8C-9F97-73395C124646}" type="presOf" srcId="{52571B61-3AF5-4D5B-8D9B-D7E5185A1EAB}" destId="{5565D7C5-0B0D-447A-8A35-201C30C8A40D}" srcOrd="0" destOrd="0" presId="urn:microsoft.com/office/officeart/2005/8/layout/vList5"/>
    <dgm:cxn modelId="{BA2F4F1E-25A3-4D0F-9E94-4D1DDF5D7065}" type="presOf" srcId="{5E221344-B8E3-4D81-91DB-56AE8E7425CD}" destId="{FC80C2A6-A2BF-479C-B0E7-1BA2E6FCC3C1}" srcOrd="0" destOrd="0" presId="urn:microsoft.com/office/officeart/2005/8/layout/vList5"/>
    <dgm:cxn modelId="{2DF17B25-2D11-4D51-AB40-17335E9C8FD8}" type="presOf" srcId="{BD0BA2E0-F792-4056-9E7E-92CEF09B8D67}" destId="{CBAEFCE1-F6FC-4519-B091-65732CCD78CE}" srcOrd="0" destOrd="0" presId="urn:microsoft.com/office/officeart/2005/8/layout/vList5"/>
    <dgm:cxn modelId="{B6289B26-90C7-4A82-BC86-C2B043955D79}" srcId="{A949857B-EF1B-4E5F-AAC0-49578141AB64}" destId="{6E627217-8636-4CE4-A254-0063958A444E}" srcOrd="0" destOrd="0" parTransId="{7FFC21F5-51CB-42E5-B1D5-7F62BA99DE74}" sibTransId="{5AF6D8F9-061C-439A-8342-5A9530E65551}"/>
    <dgm:cxn modelId="{A3DA9F28-E94F-4E7F-AA97-D960473076C9}" type="presOf" srcId="{5028C05E-2428-4876-9E66-4D0CB9FF0B2C}" destId="{E0B09FEA-6505-458D-9FC3-684CC52906EB}" srcOrd="0" destOrd="0" presId="urn:microsoft.com/office/officeart/2005/8/layout/vList5"/>
    <dgm:cxn modelId="{69AA8B2B-01C8-47A1-B2D5-A4CC2EDC0E6F}" type="presOf" srcId="{DC264841-7BE7-4EA9-855A-E5FB7BDEC7E4}" destId="{73408F5A-C39B-4822-A207-724874427A65}" srcOrd="0" destOrd="1" presId="urn:microsoft.com/office/officeart/2005/8/layout/vList5"/>
    <dgm:cxn modelId="{2095332C-265A-41C9-8F44-F5DF3FFB765C}" type="presOf" srcId="{A949857B-EF1B-4E5F-AAC0-49578141AB64}" destId="{025E0B41-2FBE-404C-BBB0-0382189B3A1D}" srcOrd="0" destOrd="0" presId="urn:microsoft.com/office/officeart/2005/8/layout/vList5"/>
    <dgm:cxn modelId="{4BAD3A34-F5D7-4DC9-B81B-AF6B9B76D5C9}" srcId="{F49257EC-90FF-4182-93D8-1790E808FA43}" destId="{BD0BA2E0-F792-4056-9E7E-92CEF09B8D67}" srcOrd="1" destOrd="0" parTransId="{CF6D18F5-86CD-48FB-A878-44C1B7BA5FD4}" sibTransId="{C18E317E-0D59-4DC0-A232-7FD6B7B10F2A}"/>
    <dgm:cxn modelId="{C0206D3C-FCC0-4452-8434-CB56B2CDB425}" type="presOf" srcId="{1901EC0C-5832-4119-AFAD-23A99F070032}" destId="{7BD55B16-7183-420D-A35E-1A92CDE55AEE}" srcOrd="0" destOrd="1" presId="urn:microsoft.com/office/officeart/2005/8/layout/vList5"/>
    <dgm:cxn modelId="{6A9AAE5B-49E3-4C03-836C-6EE25F403F9D}" type="presOf" srcId="{B268D770-FE9C-4592-935F-931B379865CD}" destId="{7BD55B16-7183-420D-A35E-1A92CDE55AEE}" srcOrd="0" destOrd="0" presId="urn:microsoft.com/office/officeart/2005/8/layout/vList5"/>
    <dgm:cxn modelId="{2A17085E-44F1-407C-93FB-0923D2EDBBAC}" type="presOf" srcId="{F49257EC-90FF-4182-93D8-1790E808FA43}" destId="{7124A4A4-1531-4FD0-80AB-7A6D0C95A9BD}" srcOrd="0" destOrd="0" presId="urn:microsoft.com/office/officeart/2005/8/layout/vList5"/>
    <dgm:cxn modelId="{C0E67841-7081-4D4B-861A-6376CE53DD9C}" srcId="{BD0BA2E0-F792-4056-9E7E-92CEF09B8D67}" destId="{93B95AEC-2D82-414B-BC05-61DD2115B42D}" srcOrd="0" destOrd="0" parTransId="{4CBFA5C5-C291-4760-83E6-F763B71B4DC1}" sibTransId="{E4742CB2-D9C0-4DAB-8F47-0EC60E54A8DC}"/>
    <dgm:cxn modelId="{E1008D43-E3E8-4874-843F-C13D3A80DC0F}" type="presOf" srcId="{6E627217-8636-4CE4-A254-0063958A444E}" destId="{47BA6A6E-69F4-4788-ACA0-6E57559FC47A}" srcOrd="0" destOrd="0" presId="urn:microsoft.com/office/officeart/2005/8/layout/vList5"/>
    <dgm:cxn modelId="{BFB69B43-DF95-40CC-B480-9DADBB943DAC}" type="presOf" srcId="{5065B0C7-50A4-41C0-AF62-991394BED18B}" destId="{D0B78E0F-48E3-44E9-B99E-7334028E220D}" srcOrd="0" destOrd="0" presId="urn:microsoft.com/office/officeart/2005/8/layout/vList5"/>
    <dgm:cxn modelId="{00515046-A7A6-4480-9316-52C2A4574DA8}" srcId="{0A63338C-92C2-4ACB-BDCA-CD72259E2CE2}" destId="{997AE80F-8195-4325-B521-31F70A997A96}" srcOrd="0" destOrd="0" parTransId="{8846E55E-609E-4C3A-9D1E-D0786D4476B8}" sibTransId="{6A2767E5-741C-44DB-926C-8C2701F6FB62}"/>
    <dgm:cxn modelId="{5D58E76A-FAB7-4345-BCB9-0EA9E0FE631E}" srcId="{F49257EC-90FF-4182-93D8-1790E808FA43}" destId="{0A63338C-92C2-4ACB-BDCA-CD72259E2CE2}" srcOrd="0" destOrd="0" parTransId="{69850DBE-0D49-4973-8105-C4C950DCFA34}" sibTransId="{C00FBAE8-5927-49ED-9AF9-66A7F913579F}"/>
    <dgm:cxn modelId="{DB799B6C-D965-4AB7-8328-DA26069D1E66}" srcId="{F49257EC-90FF-4182-93D8-1790E808FA43}" destId="{52571B61-3AF5-4D5B-8D9B-D7E5185A1EAB}" srcOrd="2" destOrd="0" parTransId="{7883E356-65A9-4855-BB34-3F1AE78E43C6}" sibTransId="{77753B59-1DBD-4ABD-9A23-51D82144D87E}"/>
    <dgm:cxn modelId="{616B2271-4A48-4024-9346-C88BE8FB3250}" type="presOf" srcId="{93B95AEC-2D82-414B-BC05-61DD2115B42D}" destId="{BE365CF9-E6DE-4BC1-9388-B308E9FAA8F0}" srcOrd="0" destOrd="0" presId="urn:microsoft.com/office/officeart/2005/8/layout/vList5"/>
    <dgm:cxn modelId="{6F7B1C74-1E24-46A9-86D9-8ABD93D8ACF6}" srcId="{F49257EC-90FF-4182-93D8-1790E808FA43}" destId="{4F32E187-CC34-497A-A9DB-634BEF506B87}" srcOrd="5" destOrd="0" parTransId="{29C8E934-7AD4-4399-8BEA-1981E2D34A3B}" sibTransId="{D3FBCE55-549E-4EEE-A0DC-9F378927692E}"/>
    <dgm:cxn modelId="{F3BEE77A-EAAA-446A-9F88-3A39B046A755}" srcId="{5E221344-B8E3-4D81-91DB-56AE8E7425CD}" destId="{1901EC0C-5832-4119-AFAD-23A99F070032}" srcOrd="1" destOrd="0" parTransId="{BE42B350-EFCD-4785-9403-3223F378D80B}" sibTransId="{014F3562-9545-41B7-A008-8ABD0F36E7ED}"/>
    <dgm:cxn modelId="{A6C15582-824E-4ECC-B959-EF1E41E53278}" type="presOf" srcId="{997AE80F-8195-4325-B521-31F70A997A96}" destId="{3441A193-BAA4-4607-A2CC-0525230D5956}" srcOrd="0" destOrd="0" presId="urn:microsoft.com/office/officeart/2005/8/layout/vList5"/>
    <dgm:cxn modelId="{85FF3790-0DBE-4855-BBB5-00C6BF3CCAD9}" type="presOf" srcId="{1BF6311A-76EC-419B-B97C-54BE322793B3}" destId="{19775490-FB2C-4D07-ABA0-506078BE00D3}" srcOrd="0" destOrd="0" presId="urn:microsoft.com/office/officeart/2005/8/layout/vList5"/>
    <dgm:cxn modelId="{30CCB291-8B82-486D-BE4F-E87D3897570C}" srcId="{52571B61-3AF5-4D5B-8D9B-D7E5185A1EAB}" destId="{5065B0C7-50A4-41C0-AF62-991394BED18B}" srcOrd="0" destOrd="0" parTransId="{458544E1-E2C0-4CA0-B20B-8228A4149DBA}" sibTransId="{F4DCD617-8042-49F8-9EB4-65AD48B1DCC6}"/>
    <dgm:cxn modelId="{31FFEB95-C4E0-40B4-9BCD-943B5994F3CF}" srcId="{5028C05E-2428-4876-9E66-4D0CB9FF0B2C}" destId="{44397B88-52FC-4C45-A42C-61CC453313B3}" srcOrd="0" destOrd="0" parTransId="{67EEFA26-C6E6-4A74-8BC3-1D004D771AEB}" sibTransId="{1EAE0FDA-AA0B-41CE-8917-DF1B5338B25F}"/>
    <dgm:cxn modelId="{A32C4DA4-F9DD-43C2-BAD8-1C148CA24F8E}" srcId="{5E221344-B8E3-4D81-91DB-56AE8E7425CD}" destId="{B268D770-FE9C-4592-935F-931B379865CD}" srcOrd="0" destOrd="0" parTransId="{90C95126-1A37-49B4-ABB0-5F10A5FB3A0E}" sibTransId="{72AAE702-DB98-47FB-B50D-786174A782C3}"/>
    <dgm:cxn modelId="{D7952DA7-B3A8-4A2E-9F52-310687062533}" srcId="{F49257EC-90FF-4182-93D8-1790E808FA43}" destId="{3956EA5D-B876-42D4-A8CE-E68036468B38}" srcOrd="4" destOrd="0" parTransId="{4F8E252B-50E7-4F28-B7E5-B9938AE99E2F}" sibTransId="{2F595AC1-5AC1-4EE5-8C05-CE89E5CE69A8}"/>
    <dgm:cxn modelId="{23DD3AB5-29B0-4B7E-B493-267B44BE75FC}" type="presOf" srcId="{8A987246-6835-4AD9-8EF7-997E224283CB}" destId="{73408F5A-C39B-4822-A207-724874427A65}" srcOrd="0" destOrd="0" presId="urn:microsoft.com/office/officeart/2005/8/layout/vList5"/>
    <dgm:cxn modelId="{ED8C91B5-E00A-4BAB-A534-5C9A0654F1B4}" srcId="{52571B61-3AF5-4D5B-8D9B-D7E5185A1EAB}" destId="{BBEE13CA-4598-4DA4-9C22-464776FA7FDD}" srcOrd="1" destOrd="0" parTransId="{AB03B6BB-1D9C-44A5-99B6-50DD125860AA}" sibTransId="{4D91F705-C0D9-49BB-8C88-4F1A464850FC}"/>
    <dgm:cxn modelId="{302450C0-6231-4155-B516-306FECA14234}" type="presOf" srcId="{282A602F-5B40-4703-BA79-67EC4A3FAE8C}" destId="{47BA6A6E-69F4-4788-ACA0-6E57559FC47A}" srcOrd="0" destOrd="1" presId="urn:microsoft.com/office/officeart/2005/8/layout/vList5"/>
    <dgm:cxn modelId="{5B0125C8-6C3B-42E4-8E56-7CF8035746F6}" srcId="{F49257EC-90FF-4182-93D8-1790E808FA43}" destId="{A949857B-EF1B-4E5F-AAC0-49578141AB64}" srcOrd="3" destOrd="0" parTransId="{8216175E-DB7C-437E-B2A6-A5A45B328F48}" sibTransId="{CD42275B-A4A3-4E0D-9AFE-11FD59F48F82}"/>
    <dgm:cxn modelId="{0F0DB9C8-EAE8-4E12-B090-19AC0EC06B64}" type="presOf" srcId="{0A63338C-92C2-4ACB-BDCA-CD72259E2CE2}" destId="{654FAC0E-2595-49A4-93A7-36A4C3B8378C}" srcOrd="0" destOrd="0" presId="urn:microsoft.com/office/officeart/2005/8/layout/vList5"/>
    <dgm:cxn modelId="{832353DB-1DCC-411C-AFDA-16770D5F580B}" srcId="{3956EA5D-B876-42D4-A8CE-E68036468B38}" destId="{8A987246-6835-4AD9-8EF7-997E224283CB}" srcOrd="0" destOrd="0" parTransId="{5FE3FD95-8FCD-4478-83BD-6362599DAA35}" sibTransId="{2A8AD084-8831-49AA-B9E8-6764D4325BD7}"/>
    <dgm:cxn modelId="{5BAC55E2-01DD-4BFF-9BA2-3954AE5199F4}" srcId="{4F32E187-CC34-497A-A9DB-634BEF506B87}" destId="{1BF6311A-76EC-419B-B97C-54BE322793B3}" srcOrd="0" destOrd="0" parTransId="{2FE4F735-1296-4366-8585-4257947A9CA3}" sibTransId="{58426EF9-2F5F-4981-BC7D-10D72B66B3B8}"/>
    <dgm:cxn modelId="{3EABA0E7-73A0-43CF-846B-C7A75FEF554F}" type="presOf" srcId="{3956EA5D-B876-42D4-A8CE-E68036468B38}" destId="{744F9975-D5C3-4E81-A2D0-8112EE5836AF}" srcOrd="0" destOrd="0" presId="urn:microsoft.com/office/officeart/2005/8/layout/vList5"/>
    <dgm:cxn modelId="{29B41FEA-DC52-44D7-95E5-B4AF2180705F}" srcId="{F49257EC-90FF-4182-93D8-1790E808FA43}" destId="{5E221344-B8E3-4D81-91DB-56AE8E7425CD}" srcOrd="7" destOrd="0" parTransId="{1E817BCD-3D8F-4295-B763-E341B0E2EAFC}" sibTransId="{83DE6114-FCF3-4E73-8DC4-BD30EB503BEF}"/>
    <dgm:cxn modelId="{3292A3EF-0FFB-4105-B44D-D5ED3CB1E29E}" type="presOf" srcId="{BBEE13CA-4598-4DA4-9C22-464776FA7FDD}" destId="{D0B78E0F-48E3-44E9-B99E-7334028E220D}" srcOrd="0" destOrd="1" presId="urn:microsoft.com/office/officeart/2005/8/layout/vList5"/>
    <dgm:cxn modelId="{2A097DF9-4D6B-4F18-88D9-FF0B14C4BD23}" srcId="{F49257EC-90FF-4182-93D8-1790E808FA43}" destId="{5028C05E-2428-4876-9E66-4D0CB9FF0B2C}" srcOrd="6" destOrd="0" parTransId="{3C1D2E59-DAD3-41CA-8D5E-71D86AF54451}" sibTransId="{762863EF-06E1-4D63-90CE-55BD357FFBDC}"/>
    <dgm:cxn modelId="{C3B938B7-A459-44C6-AFB8-BE89F9FF890A}" type="presParOf" srcId="{7124A4A4-1531-4FD0-80AB-7A6D0C95A9BD}" destId="{B7D3A240-8321-4781-98A7-2C7B3A0C20ED}" srcOrd="0" destOrd="0" presId="urn:microsoft.com/office/officeart/2005/8/layout/vList5"/>
    <dgm:cxn modelId="{35BB6193-9B7A-4AB0-A519-A04B1EC0F5DE}" type="presParOf" srcId="{B7D3A240-8321-4781-98A7-2C7B3A0C20ED}" destId="{654FAC0E-2595-49A4-93A7-36A4C3B8378C}" srcOrd="0" destOrd="0" presId="urn:microsoft.com/office/officeart/2005/8/layout/vList5"/>
    <dgm:cxn modelId="{531D2D2C-677E-4479-89F9-2372F4C72F86}" type="presParOf" srcId="{B7D3A240-8321-4781-98A7-2C7B3A0C20ED}" destId="{3441A193-BAA4-4607-A2CC-0525230D5956}" srcOrd="1" destOrd="0" presId="urn:microsoft.com/office/officeart/2005/8/layout/vList5"/>
    <dgm:cxn modelId="{7B85FDA5-C75F-4776-8636-93B0D2EF353B}" type="presParOf" srcId="{7124A4A4-1531-4FD0-80AB-7A6D0C95A9BD}" destId="{4EF3EED4-DEF4-4357-9823-96D85F3FAF1D}" srcOrd="1" destOrd="0" presId="urn:microsoft.com/office/officeart/2005/8/layout/vList5"/>
    <dgm:cxn modelId="{4A10DEAA-581E-41F8-8173-0060D2810C5E}" type="presParOf" srcId="{7124A4A4-1531-4FD0-80AB-7A6D0C95A9BD}" destId="{6E639AED-1FAE-4413-8402-B8563FB6FD54}" srcOrd="2" destOrd="0" presId="urn:microsoft.com/office/officeart/2005/8/layout/vList5"/>
    <dgm:cxn modelId="{294A3F77-0130-40DD-AF23-D0777C76DEA3}" type="presParOf" srcId="{6E639AED-1FAE-4413-8402-B8563FB6FD54}" destId="{CBAEFCE1-F6FC-4519-B091-65732CCD78CE}" srcOrd="0" destOrd="0" presId="urn:microsoft.com/office/officeart/2005/8/layout/vList5"/>
    <dgm:cxn modelId="{CF00458E-48CC-4EBB-8218-BEAF30E01CA9}" type="presParOf" srcId="{6E639AED-1FAE-4413-8402-B8563FB6FD54}" destId="{BE365CF9-E6DE-4BC1-9388-B308E9FAA8F0}" srcOrd="1" destOrd="0" presId="urn:microsoft.com/office/officeart/2005/8/layout/vList5"/>
    <dgm:cxn modelId="{CBF4692E-3328-4499-B4C0-C97607458996}" type="presParOf" srcId="{7124A4A4-1531-4FD0-80AB-7A6D0C95A9BD}" destId="{0685D93E-2717-4893-A589-9F0CA0D0762E}" srcOrd="3" destOrd="0" presId="urn:microsoft.com/office/officeart/2005/8/layout/vList5"/>
    <dgm:cxn modelId="{5E0CABB1-5BFD-477E-8F09-BED31CA6FC4E}" type="presParOf" srcId="{7124A4A4-1531-4FD0-80AB-7A6D0C95A9BD}" destId="{5B9407B0-7565-4C5B-999E-B629BF66176C}" srcOrd="4" destOrd="0" presId="urn:microsoft.com/office/officeart/2005/8/layout/vList5"/>
    <dgm:cxn modelId="{26577C60-A32A-4712-B84E-DED4F26A3E5D}" type="presParOf" srcId="{5B9407B0-7565-4C5B-999E-B629BF66176C}" destId="{5565D7C5-0B0D-447A-8A35-201C30C8A40D}" srcOrd="0" destOrd="0" presId="urn:microsoft.com/office/officeart/2005/8/layout/vList5"/>
    <dgm:cxn modelId="{91C61613-88CF-4A3F-BB15-A0C333C3D362}" type="presParOf" srcId="{5B9407B0-7565-4C5B-999E-B629BF66176C}" destId="{D0B78E0F-48E3-44E9-B99E-7334028E220D}" srcOrd="1" destOrd="0" presId="urn:microsoft.com/office/officeart/2005/8/layout/vList5"/>
    <dgm:cxn modelId="{E8D9F9C3-2556-4FC6-92E4-D0BABA1F5EC7}" type="presParOf" srcId="{7124A4A4-1531-4FD0-80AB-7A6D0C95A9BD}" destId="{E9565270-F89E-4A53-9312-CE7DE11B26F0}" srcOrd="5" destOrd="0" presId="urn:microsoft.com/office/officeart/2005/8/layout/vList5"/>
    <dgm:cxn modelId="{AD961B08-FF7E-497A-9773-E43DA43F53CE}" type="presParOf" srcId="{7124A4A4-1531-4FD0-80AB-7A6D0C95A9BD}" destId="{D796E6F8-8594-4BD6-BE93-2016E905BC1E}" srcOrd="6" destOrd="0" presId="urn:microsoft.com/office/officeart/2005/8/layout/vList5"/>
    <dgm:cxn modelId="{488C2D1C-B9C9-452B-8DE9-44713DBA8B79}" type="presParOf" srcId="{D796E6F8-8594-4BD6-BE93-2016E905BC1E}" destId="{025E0B41-2FBE-404C-BBB0-0382189B3A1D}" srcOrd="0" destOrd="0" presId="urn:microsoft.com/office/officeart/2005/8/layout/vList5"/>
    <dgm:cxn modelId="{26C0625A-9DD8-4F3A-84E2-787E5FCB55B6}" type="presParOf" srcId="{D796E6F8-8594-4BD6-BE93-2016E905BC1E}" destId="{47BA6A6E-69F4-4788-ACA0-6E57559FC47A}" srcOrd="1" destOrd="0" presId="urn:microsoft.com/office/officeart/2005/8/layout/vList5"/>
    <dgm:cxn modelId="{801C942F-8E5B-44EC-AF44-E7100837AFE8}" type="presParOf" srcId="{7124A4A4-1531-4FD0-80AB-7A6D0C95A9BD}" destId="{2FB7B779-200A-4CF4-B597-EB4A5CDFEBB9}" srcOrd="7" destOrd="0" presId="urn:microsoft.com/office/officeart/2005/8/layout/vList5"/>
    <dgm:cxn modelId="{0FEC3824-FA28-4429-B727-1DADD1829F75}" type="presParOf" srcId="{7124A4A4-1531-4FD0-80AB-7A6D0C95A9BD}" destId="{1305AD7A-0D35-424B-BE90-64B1EF61E4FD}" srcOrd="8" destOrd="0" presId="urn:microsoft.com/office/officeart/2005/8/layout/vList5"/>
    <dgm:cxn modelId="{85AA9215-A3B3-4D20-97D9-4A5A6AE63448}" type="presParOf" srcId="{1305AD7A-0D35-424B-BE90-64B1EF61E4FD}" destId="{744F9975-D5C3-4E81-A2D0-8112EE5836AF}" srcOrd="0" destOrd="0" presId="urn:microsoft.com/office/officeart/2005/8/layout/vList5"/>
    <dgm:cxn modelId="{12298285-FD88-4A15-8BE3-0ADE476BA705}" type="presParOf" srcId="{1305AD7A-0D35-424B-BE90-64B1EF61E4FD}" destId="{73408F5A-C39B-4822-A207-724874427A65}" srcOrd="1" destOrd="0" presId="urn:microsoft.com/office/officeart/2005/8/layout/vList5"/>
    <dgm:cxn modelId="{7B89F4A0-A258-4360-A9F5-7F51CFEAEEE5}" type="presParOf" srcId="{7124A4A4-1531-4FD0-80AB-7A6D0C95A9BD}" destId="{8EBD3334-B01D-4B91-8BFE-5782473FA931}" srcOrd="9" destOrd="0" presId="urn:microsoft.com/office/officeart/2005/8/layout/vList5"/>
    <dgm:cxn modelId="{00BF409F-D584-4750-93C8-FEFC2E3A2769}" type="presParOf" srcId="{7124A4A4-1531-4FD0-80AB-7A6D0C95A9BD}" destId="{0144FEB6-38A8-49E4-9128-CB1D89977BC4}" srcOrd="10" destOrd="0" presId="urn:microsoft.com/office/officeart/2005/8/layout/vList5"/>
    <dgm:cxn modelId="{3BF25F6A-548C-4BA9-B8C1-A03B17050A61}" type="presParOf" srcId="{0144FEB6-38A8-49E4-9128-CB1D89977BC4}" destId="{DDBB6393-8D9A-42D1-9BB6-9266B7DECEA7}" srcOrd="0" destOrd="0" presId="urn:microsoft.com/office/officeart/2005/8/layout/vList5"/>
    <dgm:cxn modelId="{517B2779-374C-4748-B331-2078179A9395}" type="presParOf" srcId="{0144FEB6-38A8-49E4-9128-CB1D89977BC4}" destId="{19775490-FB2C-4D07-ABA0-506078BE00D3}" srcOrd="1" destOrd="0" presId="urn:microsoft.com/office/officeart/2005/8/layout/vList5"/>
    <dgm:cxn modelId="{7FDEFEFE-D41A-4D81-AECA-85910688C8C5}" type="presParOf" srcId="{7124A4A4-1531-4FD0-80AB-7A6D0C95A9BD}" destId="{75571901-A7FD-4751-82AC-6769A6B01587}" srcOrd="11" destOrd="0" presId="urn:microsoft.com/office/officeart/2005/8/layout/vList5"/>
    <dgm:cxn modelId="{0BC03CC4-EC96-48A2-9252-6B09F14628D0}" type="presParOf" srcId="{7124A4A4-1531-4FD0-80AB-7A6D0C95A9BD}" destId="{A3E8E0EF-C104-4345-9581-5A1D43A88C68}" srcOrd="12" destOrd="0" presId="urn:microsoft.com/office/officeart/2005/8/layout/vList5"/>
    <dgm:cxn modelId="{1735B2FF-55AF-4D47-A04C-EC07F1AAA6C9}" type="presParOf" srcId="{A3E8E0EF-C104-4345-9581-5A1D43A88C68}" destId="{E0B09FEA-6505-458D-9FC3-684CC52906EB}" srcOrd="0" destOrd="0" presId="urn:microsoft.com/office/officeart/2005/8/layout/vList5"/>
    <dgm:cxn modelId="{92269171-3073-4C50-BCC4-551374A5419B}" type="presParOf" srcId="{A3E8E0EF-C104-4345-9581-5A1D43A88C68}" destId="{B7FC5404-C577-432D-AA19-8CD850651A32}" srcOrd="1" destOrd="0" presId="urn:microsoft.com/office/officeart/2005/8/layout/vList5"/>
    <dgm:cxn modelId="{6E392620-F92A-4227-A294-337B9E43DA9C}" type="presParOf" srcId="{7124A4A4-1531-4FD0-80AB-7A6D0C95A9BD}" destId="{33AB16B8-B1BA-48AA-92A5-973F2FC323CF}" srcOrd="13" destOrd="0" presId="urn:microsoft.com/office/officeart/2005/8/layout/vList5"/>
    <dgm:cxn modelId="{49653A93-6D7A-45E4-A987-E2A2237A543D}" type="presParOf" srcId="{7124A4A4-1531-4FD0-80AB-7A6D0C95A9BD}" destId="{DC4D4967-737F-49A1-A2FF-D720E17EE058}" srcOrd="14" destOrd="0" presId="urn:microsoft.com/office/officeart/2005/8/layout/vList5"/>
    <dgm:cxn modelId="{F408E5BE-5845-47E5-9254-911EB8A0ECCC}" type="presParOf" srcId="{DC4D4967-737F-49A1-A2FF-D720E17EE058}" destId="{FC80C2A6-A2BF-479C-B0E7-1BA2E6FCC3C1}" srcOrd="0" destOrd="0" presId="urn:microsoft.com/office/officeart/2005/8/layout/vList5"/>
    <dgm:cxn modelId="{747721C3-892B-4D4C-A7E1-52343D1DE4C8}" type="presParOf" srcId="{DC4D4967-737F-49A1-A2FF-D720E17EE058}" destId="{7BD55B16-7183-420D-A35E-1A92CDE55AEE}" srcOrd="1" destOrd="0" presId="urn:microsoft.com/office/officeart/2005/8/layout/vList5"/>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441A193-BAA4-4607-A2CC-0525230D5956}">
      <dsp:nvSpPr>
        <dsp:cNvPr id="0" name=""/>
        <dsp:cNvSpPr/>
      </dsp:nvSpPr>
      <dsp:spPr>
        <a:xfrm rot="5400000">
          <a:off x="3349128" y="-2085660"/>
          <a:ext cx="414035" cy="4689208"/>
        </a:xfrm>
        <a:prstGeom prst="round2Same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22275">
            <a:lnSpc>
              <a:spcPct val="90000"/>
            </a:lnSpc>
            <a:spcBef>
              <a:spcPct val="0"/>
            </a:spcBef>
            <a:spcAft>
              <a:spcPct val="15000"/>
            </a:spcAft>
            <a:buChar char="•"/>
          </a:pPr>
          <a:r>
            <a:rPr lang="en-GB" sz="950" kern="1200">
              <a:solidFill>
                <a:sysClr val="windowText" lastClr="000000"/>
              </a:solidFill>
            </a:rPr>
            <a:t>Tenant has not been approached for their RTR.</a:t>
          </a:r>
        </a:p>
      </dsp:txBody>
      <dsp:txXfrm rot="-5400000">
        <a:off x="1211542" y="72138"/>
        <a:ext cx="4668996" cy="373611"/>
      </dsp:txXfrm>
    </dsp:sp>
    <dsp:sp modelId="{654FAC0E-2595-49A4-93A7-36A4C3B8378C}">
      <dsp:nvSpPr>
        <dsp:cNvPr id="0" name=""/>
        <dsp:cNvSpPr/>
      </dsp:nvSpPr>
      <dsp:spPr>
        <a:xfrm>
          <a:off x="304" y="171"/>
          <a:ext cx="1211237" cy="517543"/>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1910" tIns="20955" rIns="41910" bIns="20955" numCol="1" spcCol="1270" anchor="ctr" anchorCtr="0">
          <a:noAutofit/>
        </a:bodyPr>
        <a:lstStyle/>
        <a:p>
          <a:pPr marL="0" lvl="0" indent="0" algn="ctr" defTabSz="466725">
            <a:lnSpc>
              <a:spcPct val="90000"/>
            </a:lnSpc>
            <a:spcBef>
              <a:spcPct val="0"/>
            </a:spcBef>
            <a:spcAft>
              <a:spcPct val="35000"/>
            </a:spcAft>
            <a:buNone/>
          </a:pPr>
          <a:r>
            <a:rPr lang="en-GB" sz="1050" kern="1200"/>
            <a:t>Not Started</a:t>
          </a:r>
        </a:p>
      </dsp:txBody>
      <dsp:txXfrm>
        <a:off x="25568" y="25435"/>
        <a:ext cx="1160709" cy="467015"/>
      </dsp:txXfrm>
    </dsp:sp>
    <dsp:sp modelId="{BE365CF9-E6DE-4BC1-9388-B308E9FAA8F0}">
      <dsp:nvSpPr>
        <dsp:cNvPr id="0" name=""/>
        <dsp:cNvSpPr/>
      </dsp:nvSpPr>
      <dsp:spPr>
        <a:xfrm rot="5400000">
          <a:off x="3349128" y="-1542239"/>
          <a:ext cx="414035" cy="4689208"/>
        </a:xfrm>
        <a:prstGeom prst="round2Same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22275">
            <a:lnSpc>
              <a:spcPct val="90000"/>
            </a:lnSpc>
            <a:spcBef>
              <a:spcPct val="0"/>
            </a:spcBef>
            <a:spcAft>
              <a:spcPct val="15000"/>
            </a:spcAft>
            <a:buChar char="•"/>
          </a:pPr>
          <a:r>
            <a:rPr lang="en-GB" sz="950" kern="1200">
              <a:solidFill>
                <a:sysClr val="windowText" lastClr="000000"/>
              </a:solidFill>
            </a:rPr>
            <a:t>Tenant has been approached for their RTR but has not yet provided any or all required information. RTR can remain in this status while any information provided is being verified with the Home Office.</a:t>
          </a:r>
        </a:p>
      </dsp:txBody>
      <dsp:txXfrm rot="-5400000">
        <a:off x="1211542" y="615559"/>
        <a:ext cx="4668996" cy="373611"/>
      </dsp:txXfrm>
    </dsp:sp>
    <dsp:sp modelId="{CBAEFCE1-F6FC-4519-B091-65732CCD78CE}">
      <dsp:nvSpPr>
        <dsp:cNvPr id="0" name=""/>
        <dsp:cNvSpPr/>
      </dsp:nvSpPr>
      <dsp:spPr>
        <a:xfrm>
          <a:off x="304" y="543592"/>
          <a:ext cx="1211237" cy="517543"/>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1910" tIns="20955" rIns="41910" bIns="20955" numCol="1" spcCol="1270" anchor="ctr" anchorCtr="0">
          <a:noAutofit/>
        </a:bodyPr>
        <a:lstStyle/>
        <a:p>
          <a:pPr marL="0" lvl="0" indent="0" algn="ctr" defTabSz="466725">
            <a:lnSpc>
              <a:spcPct val="90000"/>
            </a:lnSpc>
            <a:spcBef>
              <a:spcPct val="0"/>
            </a:spcBef>
            <a:spcAft>
              <a:spcPct val="35000"/>
            </a:spcAft>
            <a:buNone/>
          </a:pPr>
          <a:r>
            <a:rPr lang="en-GB" sz="1050" kern="1200"/>
            <a:t>In Progress</a:t>
          </a:r>
        </a:p>
      </dsp:txBody>
      <dsp:txXfrm>
        <a:off x="25568" y="568856"/>
        <a:ext cx="1160709" cy="467015"/>
      </dsp:txXfrm>
    </dsp:sp>
    <dsp:sp modelId="{D0B78E0F-48E3-44E9-B99E-7334028E220D}">
      <dsp:nvSpPr>
        <dsp:cNvPr id="0" name=""/>
        <dsp:cNvSpPr/>
      </dsp:nvSpPr>
      <dsp:spPr>
        <a:xfrm rot="5400000">
          <a:off x="3349128" y="-998818"/>
          <a:ext cx="414035" cy="4689208"/>
        </a:xfrm>
        <a:prstGeom prst="round2Same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22275">
            <a:lnSpc>
              <a:spcPct val="90000"/>
            </a:lnSpc>
            <a:spcBef>
              <a:spcPct val="0"/>
            </a:spcBef>
            <a:spcAft>
              <a:spcPct val="15000"/>
            </a:spcAft>
            <a:buChar char="•"/>
          </a:pPr>
          <a:r>
            <a:rPr lang="en-GB" sz="950" kern="1200">
              <a:solidFill>
                <a:sysClr val="windowText" lastClr="000000"/>
              </a:solidFill>
            </a:rPr>
            <a:t>Tenant's RTR is expiring soon, however they have provided notice to quit or have been given notice to vacate.</a:t>
          </a:r>
        </a:p>
        <a:p>
          <a:pPr marL="57150" lvl="1" indent="-57150" algn="l" defTabSz="422275">
            <a:lnSpc>
              <a:spcPct val="90000"/>
            </a:lnSpc>
            <a:spcBef>
              <a:spcPct val="0"/>
            </a:spcBef>
            <a:spcAft>
              <a:spcPct val="15000"/>
            </a:spcAft>
            <a:buChar char="•"/>
          </a:pPr>
          <a:r>
            <a:rPr lang="en-GB" sz="950" kern="1200">
              <a:solidFill>
                <a:sysClr val="windowText" lastClr="000000"/>
              </a:solidFill>
            </a:rPr>
            <a:t>RTR follow-up can be paused pending the outcome.   </a:t>
          </a:r>
        </a:p>
      </dsp:txBody>
      <dsp:txXfrm rot="-5400000">
        <a:off x="1211542" y="1158980"/>
        <a:ext cx="4668996" cy="373611"/>
      </dsp:txXfrm>
    </dsp:sp>
    <dsp:sp modelId="{5565D7C5-0B0D-447A-8A35-201C30C8A40D}">
      <dsp:nvSpPr>
        <dsp:cNvPr id="0" name=""/>
        <dsp:cNvSpPr/>
      </dsp:nvSpPr>
      <dsp:spPr>
        <a:xfrm>
          <a:off x="304" y="1087013"/>
          <a:ext cx="1211237" cy="517543"/>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1910" tIns="20955" rIns="41910" bIns="20955" numCol="1" spcCol="1270" anchor="ctr" anchorCtr="0">
          <a:noAutofit/>
        </a:bodyPr>
        <a:lstStyle/>
        <a:p>
          <a:pPr marL="0" lvl="0" indent="0" algn="ctr" defTabSz="466725">
            <a:lnSpc>
              <a:spcPct val="90000"/>
            </a:lnSpc>
            <a:spcBef>
              <a:spcPct val="0"/>
            </a:spcBef>
            <a:spcAft>
              <a:spcPct val="35000"/>
            </a:spcAft>
            <a:buNone/>
          </a:pPr>
          <a:r>
            <a:rPr lang="en-GB" sz="1050" kern="1200"/>
            <a:t>EOT in Progress</a:t>
          </a:r>
        </a:p>
      </dsp:txBody>
      <dsp:txXfrm>
        <a:off x="25568" y="1112277"/>
        <a:ext cx="1160709" cy="467015"/>
      </dsp:txXfrm>
    </dsp:sp>
    <dsp:sp modelId="{47BA6A6E-69F4-4788-ACA0-6E57559FC47A}">
      <dsp:nvSpPr>
        <dsp:cNvPr id="0" name=""/>
        <dsp:cNvSpPr/>
      </dsp:nvSpPr>
      <dsp:spPr>
        <a:xfrm rot="5400000">
          <a:off x="3349128" y="-455397"/>
          <a:ext cx="414035" cy="4689208"/>
        </a:xfrm>
        <a:prstGeom prst="round2Same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22275">
            <a:lnSpc>
              <a:spcPct val="90000"/>
            </a:lnSpc>
            <a:spcBef>
              <a:spcPct val="0"/>
            </a:spcBef>
            <a:spcAft>
              <a:spcPct val="15000"/>
            </a:spcAft>
            <a:buChar char="•"/>
          </a:pPr>
          <a:r>
            <a:rPr lang="en-GB" sz="950" kern="1200">
              <a:solidFill>
                <a:sysClr val="windowText" lastClr="000000"/>
              </a:solidFill>
            </a:rPr>
            <a:t>Tenant in a Grainger Trust or Welsh property has not provided a RTR. </a:t>
          </a:r>
        </a:p>
        <a:p>
          <a:pPr marL="57150" lvl="1" indent="-57150" algn="l" defTabSz="422275">
            <a:lnSpc>
              <a:spcPct val="90000"/>
            </a:lnSpc>
            <a:spcBef>
              <a:spcPct val="0"/>
            </a:spcBef>
            <a:spcAft>
              <a:spcPct val="15000"/>
            </a:spcAft>
            <a:buChar char="•"/>
          </a:pPr>
          <a:r>
            <a:rPr lang="en-GB" sz="950" kern="1200">
              <a:solidFill>
                <a:sysClr val="windowText" lastClr="000000"/>
              </a:solidFill>
            </a:rPr>
            <a:t>These tenants are not legally required to provide RTR.</a:t>
          </a:r>
        </a:p>
      </dsp:txBody>
      <dsp:txXfrm rot="-5400000">
        <a:off x="1211542" y="1702401"/>
        <a:ext cx="4668996" cy="373611"/>
      </dsp:txXfrm>
    </dsp:sp>
    <dsp:sp modelId="{025E0B41-2FBE-404C-BBB0-0382189B3A1D}">
      <dsp:nvSpPr>
        <dsp:cNvPr id="0" name=""/>
        <dsp:cNvSpPr/>
      </dsp:nvSpPr>
      <dsp:spPr>
        <a:xfrm>
          <a:off x="304" y="1630434"/>
          <a:ext cx="1211237" cy="517543"/>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1910" tIns="20955" rIns="41910" bIns="20955" numCol="1" spcCol="1270" anchor="ctr" anchorCtr="0">
          <a:noAutofit/>
        </a:bodyPr>
        <a:lstStyle/>
        <a:p>
          <a:pPr marL="0" lvl="0" indent="0" algn="ctr" defTabSz="466725">
            <a:lnSpc>
              <a:spcPct val="90000"/>
            </a:lnSpc>
            <a:spcBef>
              <a:spcPct val="0"/>
            </a:spcBef>
            <a:spcAft>
              <a:spcPct val="35000"/>
            </a:spcAft>
            <a:buNone/>
          </a:pPr>
          <a:r>
            <a:rPr lang="en-GB" sz="1050" kern="1200"/>
            <a:t>RTR Not Required</a:t>
          </a:r>
        </a:p>
      </dsp:txBody>
      <dsp:txXfrm>
        <a:off x="25568" y="1655698"/>
        <a:ext cx="1160709" cy="467015"/>
      </dsp:txXfrm>
    </dsp:sp>
    <dsp:sp modelId="{73408F5A-C39B-4822-A207-724874427A65}">
      <dsp:nvSpPr>
        <dsp:cNvPr id="0" name=""/>
        <dsp:cNvSpPr/>
      </dsp:nvSpPr>
      <dsp:spPr>
        <a:xfrm rot="5400000">
          <a:off x="3349128" y="88023"/>
          <a:ext cx="414035" cy="4689208"/>
        </a:xfrm>
        <a:prstGeom prst="round2Same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22275">
            <a:lnSpc>
              <a:spcPct val="90000"/>
            </a:lnSpc>
            <a:spcBef>
              <a:spcPct val="0"/>
            </a:spcBef>
            <a:spcAft>
              <a:spcPct val="15000"/>
            </a:spcAft>
            <a:buChar char="•"/>
          </a:pPr>
          <a:r>
            <a:rPr lang="en-GB" sz="950" kern="1200">
              <a:solidFill>
                <a:sysClr val="windowText" lastClr="000000"/>
              </a:solidFill>
            </a:rPr>
            <a:t>RTR check was successfully completed for a current tenant. </a:t>
          </a:r>
        </a:p>
        <a:p>
          <a:pPr marL="57150" lvl="1" indent="-57150" algn="l" defTabSz="422275">
            <a:lnSpc>
              <a:spcPct val="90000"/>
            </a:lnSpc>
            <a:spcBef>
              <a:spcPct val="0"/>
            </a:spcBef>
            <a:spcAft>
              <a:spcPct val="15000"/>
            </a:spcAft>
            <a:buChar char="•"/>
          </a:pPr>
          <a:r>
            <a:rPr lang="en-GB" sz="950" kern="1200">
              <a:solidFill>
                <a:sysClr val="windowText" lastClr="000000"/>
              </a:solidFill>
            </a:rPr>
            <a:t>System-generated reminder emails will be sent to the tenant for RTRs nearing their expiry, </a:t>
          </a:r>
          <a:r>
            <a:rPr lang="en-GB" sz="950" b="1" kern="1200">
              <a:solidFill>
                <a:sysClr val="windowText" lastClr="000000"/>
              </a:solidFill>
            </a:rPr>
            <a:t>only</a:t>
          </a:r>
          <a:r>
            <a:rPr lang="en-GB" sz="950" kern="1200">
              <a:solidFill>
                <a:sysClr val="windowText" lastClr="000000"/>
              </a:solidFill>
            </a:rPr>
            <a:t> when in this status.</a:t>
          </a:r>
        </a:p>
      </dsp:txBody>
      <dsp:txXfrm rot="-5400000">
        <a:off x="1211542" y="2245821"/>
        <a:ext cx="4668996" cy="373611"/>
      </dsp:txXfrm>
    </dsp:sp>
    <dsp:sp modelId="{744F9975-D5C3-4E81-A2D0-8112EE5836AF}">
      <dsp:nvSpPr>
        <dsp:cNvPr id="0" name=""/>
        <dsp:cNvSpPr/>
      </dsp:nvSpPr>
      <dsp:spPr>
        <a:xfrm>
          <a:off x="304" y="2173855"/>
          <a:ext cx="1211237" cy="517543"/>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1910" tIns="20955" rIns="41910" bIns="20955" numCol="1" spcCol="1270" anchor="ctr" anchorCtr="0">
          <a:noAutofit/>
        </a:bodyPr>
        <a:lstStyle/>
        <a:p>
          <a:pPr marL="0" lvl="0" indent="0" algn="ctr" defTabSz="466725">
            <a:lnSpc>
              <a:spcPct val="90000"/>
            </a:lnSpc>
            <a:spcBef>
              <a:spcPct val="0"/>
            </a:spcBef>
            <a:spcAft>
              <a:spcPct val="35000"/>
            </a:spcAft>
            <a:buNone/>
          </a:pPr>
          <a:r>
            <a:rPr lang="en-GB" sz="1050" kern="1200"/>
            <a:t>Completed</a:t>
          </a:r>
        </a:p>
      </dsp:txBody>
      <dsp:txXfrm>
        <a:off x="25568" y="2199119"/>
        <a:ext cx="1160709" cy="467015"/>
      </dsp:txXfrm>
    </dsp:sp>
    <dsp:sp modelId="{19775490-FB2C-4D07-ABA0-506078BE00D3}">
      <dsp:nvSpPr>
        <dsp:cNvPr id="0" name=""/>
        <dsp:cNvSpPr/>
      </dsp:nvSpPr>
      <dsp:spPr>
        <a:xfrm rot="5400000">
          <a:off x="3349128" y="631444"/>
          <a:ext cx="414035" cy="4689208"/>
        </a:xfrm>
        <a:prstGeom prst="round2Same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22275">
            <a:lnSpc>
              <a:spcPct val="90000"/>
            </a:lnSpc>
            <a:spcBef>
              <a:spcPct val="0"/>
            </a:spcBef>
            <a:spcAft>
              <a:spcPct val="15000"/>
            </a:spcAft>
            <a:buChar char="•"/>
          </a:pPr>
          <a:r>
            <a:rPr lang="en-GB" sz="950" kern="1200">
              <a:solidFill>
                <a:sysClr val="windowText" lastClr="000000"/>
              </a:solidFill>
            </a:rPr>
            <a:t>RTR check was successfully completed for a tenant who has subsequently moved out. RTR is moved to this status to prevent system-generated reminder emails being sent to former tenants.</a:t>
          </a:r>
        </a:p>
      </dsp:txBody>
      <dsp:txXfrm rot="-5400000">
        <a:off x="1211542" y="2789242"/>
        <a:ext cx="4668996" cy="373611"/>
      </dsp:txXfrm>
    </dsp:sp>
    <dsp:sp modelId="{DDBB6393-8D9A-42D1-9BB6-9266B7DECEA7}">
      <dsp:nvSpPr>
        <dsp:cNvPr id="0" name=""/>
        <dsp:cNvSpPr/>
      </dsp:nvSpPr>
      <dsp:spPr>
        <a:xfrm>
          <a:off x="304" y="2717276"/>
          <a:ext cx="1211237" cy="517543"/>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1910" tIns="20955" rIns="41910" bIns="20955" numCol="1" spcCol="1270" anchor="ctr" anchorCtr="0">
          <a:noAutofit/>
        </a:bodyPr>
        <a:lstStyle/>
        <a:p>
          <a:pPr marL="0" lvl="0" indent="0" algn="ctr" defTabSz="466725">
            <a:lnSpc>
              <a:spcPct val="90000"/>
            </a:lnSpc>
            <a:spcBef>
              <a:spcPct val="0"/>
            </a:spcBef>
            <a:spcAft>
              <a:spcPct val="35000"/>
            </a:spcAft>
            <a:buNone/>
          </a:pPr>
          <a:r>
            <a:rPr lang="en-GB" sz="1050" kern="1200"/>
            <a:t>Vacated</a:t>
          </a:r>
        </a:p>
      </dsp:txBody>
      <dsp:txXfrm>
        <a:off x="25568" y="2742540"/>
        <a:ext cx="1160709" cy="467015"/>
      </dsp:txXfrm>
    </dsp:sp>
    <dsp:sp modelId="{B7FC5404-C577-432D-AA19-8CD850651A32}">
      <dsp:nvSpPr>
        <dsp:cNvPr id="0" name=""/>
        <dsp:cNvSpPr/>
      </dsp:nvSpPr>
      <dsp:spPr>
        <a:xfrm rot="5400000">
          <a:off x="3349128" y="1174865"/>
          <a:ext cx="414035" cy="4689208"/>
        </a:xfrm>
        <a:prstGeom prst="round2Same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22275">
            <a:lnSpc>
              <a:spcPct val="90000"/>
            </a:lnSpc>
            <a:spcBef>
              <a:spcPct val="0"/>
            </a:spcBef>
            <a:spcAft>
              <a:spcPct val="15000"/>
            </a:spcAft>
            <a:buChar char="•"/>
          </a:pPr>
          <a:r>
            <a:rPr lang="en-GB" sz="950" kern="1200">
              <a:solidFill>
                <a:sysClr val="windowText" lastClr="000000"/>
              </a:solidFill>
            </a:rPr>
            <a:t>Tenant could not provide RTR and was reported to the Home Office. </a:t>
          </a:r>
        </a:p>
      </dsp:txBody>
      <dsp:txXfrm rot="-5400000">
        <a:off x="1211542" y="3332663"/>
        <a:ext cx="4668996" cy="373611"/>
      </dsp:txXfrm>
    </dsp:sp>
    <dsp:sp modelId="{E0B09FEA-6505-458D-9FC3-684CC52906EB}">
      <dsp:nvSpPr>
        <dsp:cNvPr id="0" name=""/>
        <dsp:cNvSpPr/>
      </dsp:nvSpPr>
      <dsp:spPr>
        <a:xfrm>
          <a:off x="304" y="3260697"/>
          <a:ext cx="1211237" cy="517543"/>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1910" tIns="20955" rIns="41910" bIns="20955" numCol="1" spcCol="1270" anchor="ctr" anchorCtr="0">
          <a:noAutofit/>
        </a:bodyPr>
        <a:lstStyle/>
        <a:p>
          <a:pPr marL="0" lvl="0" indent="0" algn="ctr" defTabSz="466725">
            <a:lnSpc>
              <a:spcPct val="90000"/>
            </a:lnSpc>
            <a:spcBef>
              <a:spcPct val="0"/>
            </a:spcBef>
            <a:spcAft>
              <a:spcPct val="35000"/>
            </a:spcAft>
            <a:buNone/>
          </a:pPr>
          <a:r>
            <a:rPr lang="en-GB" sz="1050" kern="1200"/>
            <a:t>Reported to Home Office</a:t>
          </a:r>
        </a:p>
      </dsp:txBody>
      <dsp:txXfrm>
        <a:off x="25568" y="3285961"/>
        <a:ext cx="1160709" cy="467015"/>
      </dsp:txXfrm>
    </dsp:sp>
    <dsp:sp modelId="{7BD55B16-7183-420D-A35E-1A92CDE55AEE}">
      <dsp:nvSpPr>
        <dsp:cNvPr id="0" name=""/>
        <dsp:cNvSpPr/>
      </dsp:nvSpPr>
      <dsp:spPr>
        <a:xfrm rot="5400000">
          <a:off x="3349128" y="1718286"/>
          <a:ext cx="414035" cy="4689208"/>
        </a:xfrm>
        <a:prstGeom prst="round2Same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22275">
            <a:lnSpc>
              <a:spcPct val="90000"/>
            </a:lnSpc>
            <a:spcBef>
              <a:spcPct val="0"/>
            </a:spcBef>
            <a:spcAft>
              <a:spcPct val="15000"/>
            </a:spcAft>
            <a:buChar char="•"/>
          </a:pPr>
          <a:r>
            <a:rPr lang="en-GB" sz="950" kern="1200">
              <a:solidFill>
                <a:sysClr val="windowText" lastClr="000000"/>
              </a:solidFill>
            </a:rPr>
            <a:t>Old RTR where a newer RTR has been received from the tenant. </a:t>
          </a:r>
        </a:p>
        <a:p>
          <a:pPr marL="57150" lvl="1" indent="-57150" algn="l" defTabSz="422275">
            <a:lnSpc>
              <a:spcPct val="90000"/>
            </a:lnSpc>
            <a:spcBef>
              <a:spcPct val="0"/>
            </a:spcBef>
            <a:spcAft>
              <a:spcPct val="15000"/>
            </a:spcAft>
            <a:buChar char="•"/>
          </a:pPr>
          <a:r>
            <a:rPr lang="en-GB" sz="950" kern="1200">
              <a:solidFill>
                <a:sysClr val="windowText" lastClr="000000"/>
              </a:solidFill>
            </a:rPr>
            <a:t>Also used to close RTRs created in error, or close RTRs that were never completed and are no longer required.</a:t>
          </a:r>
        </a:p>
      </dsp:txBody>
      <dsp:txXfrm rot="-5400000">
        <a:off x="1211542" y="3876084"/>
        <a:ext cx="4668996" cy="373611"/>
      </dsp:txXfrm>
    </dsp:sp>
    <dsp:sp modelId="{FC80C2A6-A2BF-479C-B0E7-1BA2E6FCC3C1}">
      <dsp:nvSpPr>
        <dsp:cNvPr id="0" name=""/>
        <dsp:cNvSpPr/>
      </dsp:nvSpPr>
      <dsp:spPr>
        <a:xfrm>
          <a:off x="304" y="3804118"/>
          <a:ext cx="1211237" cy="517543"/>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1910" tIns="20955" rIns="41910" bIns="20955" numCol="1" spcCol="1270" anchor="ctr" anchorCtr="0">
          <a:noAutofit/>
        </a:bodyPr>
        <a:lstStyle/>
        <a:p>
          <a:pPr marL="0" lvl="0" indent="0" algn="ctr" defTabSz="466725">
            <a:lnSpc>
              <a:spcPct val="90000"/>
            </a:lnSpc>
            <a:spcBef>
              <a:spcPct val="0"/>
            </a:spcBef>
            <a:spcAft>
              <a:spcPct val="35000"/>
            </a:spcAft>
            <a:buNone/>
          </a:pPr>
          <a:r>
            <a:rPr lang="en-GB" sz="1050" kern="1200"/>
            <a:t>Archived</a:t>
          </a:r>
        </a:p>
      </dsp:txBody>
      <dsp:txXfrm>
        <a:off x="25568" y="3829382"/>
        <a:ext cx="1160709" cy="467015"/>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Grainger">
      <a:dk1>
        <a:srgbClr val="004565"/>
      </a:dk1>
      <a:lt1>
        <a:srgbClr val="FFFFFF"/>
      </a:lt1>
      <a:dk2>
        <a:srgbClr val="246369"/>
      </a:dk2>
      <a:lt2>
        <a:srgbClr val="AEAFB2"/>
      </a:lt2>
      <a:accent1>
        <a:srgbClr val="246369"/>
      </a:accent1>
      <a:accent2>
        <a:srgbClr val="65BCAB"/>
      </a:accent2>
      <a:accent3>
        <a:srgbClr val="E16A2F"/>
      </a:accent3>
      <a:accent4>
        <a:srgbClr val="B2DAD6"/>
      </a:accent4>
      <a:accent5>
        <a:srgbClr val="62696A"/>
      </a:accent5>
      <a:accent6>
        <a:srgbClr val="004565"/>
      </a:accent6>
      <a:hlink>
        <a:srgbClr val="65BCAB"/>
      </a:hlink>
      <a:folHlink>
        <a:srgbClr val="62696A"/>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haredContentType xmlns="Microsoft.SharePoint.Taxonomy.ContentTypeSync" SourceId="5676dd91-060c-4b71-810a-dbdca5582071" ContentTypeId="0x010100B16301FA1C2D5E4DB9305F31D037531D020703" PreviousValue="false"/>
</file>

<file path=customXml/itemProps1.xml><?xml version="1.0" encoding="utf-8"?>
<ds:datastoreItem xmlns:ds="http://schemas.openxmlformats.org/officeDocument/2006/customXml" ds:itemID="{37239F62-4FA7-407B-AD30-6D8DB96F2DD1}">
  <ds:schemaRefs>
    <ds:schemaRef ds:uri="http://schemas.microsoft.com/office/2006/metadata/properties"/>
    <ds:schemaRef ds:uri="http://schemas.microsoft.com/office/infopath/2007/PartnerControls"/>
    <ds:schemaRef ds:uri="1ffbd5dc-7a64-4097-8396-87f6c90b212f"/>
  </ds:schemaRefs>
</ds:datastoreItem>
</file>

<file path=customXml/itemProps2.xml><?xml version="1.0" encoding="utf-8"?>
<ds:datastoreItem xmlns:ds="http://schemas.openxmlformats.org/officeDocument/2006/customXml" ds:itemID="{34C9C8CB-F577-4A2D-94C3-BEFC9FE39230}">
  <ds:schemaRefs>
    <ds:schemaRef ds:uri="http://schemas.microsoft.com/sharepoint/v3/contenttype/forms"/>
  </ds:schemaRefs>
</ds:datastoreItem>
</file>

<file path=customXml/itemProps3.xml><?xml version="1.0" encoding="utf-8"?>
<ds:datastoreItem xmlns:ds="http://schemas.openxmlformats.org/officeDocument/2006/customXml" ds:itemID="{A5B230D7-2E28-45D4-85BE-C7B850E3FA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3C560BA-3FC2-4024-9BC3-0708DD4C3C8C}">
  <ds:schemaRefs>
    <ds:schemaRef ds:uri="http://schemas.openxmlformats.org/officeDocument/2006/bibliography"/>
  </ds:schemaRefs>
</ds:datastoreItem>
</file>

<file path=customXml/itemProps5.xml><?xml version="1.0" encoding="utf-8"?>
<ds:datastoreItem xmlns:ds="http://schemas.openxmlformats.org/officeDocument/2006/customXml" ds:itemID="{646AE6B4-2849-4840-B22F-1DF1B246054B}">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16</Pages>
  <Words>1856</Words>
  <Characters>10582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Nikki Papenfus</cp:lastModifiedBy>
  <cp:revision>83</cp:revision>
  <cp:lastPrinted>2023-12-12T17:37:00Z</cp:lastPrinted>
  <dcterms:created xsi:type="dcterms:W3CDTF">2025-08-07T08:07:00Z</dcterms:created>
  <dcterms:modified xsi:type="dcterms:W3CDTF">2025-08-14T08:54:00Z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Project Document Type">
    <vt:lpwstr>4;#Generic Project Document|258c2ed6-b93b-4ffe-8901-a23f2dc98ec9</vt:lpwstr>
  </property>
  <property fmtid="{D5CDD505-2E9C-101B-9397-08002B2CF9AE}" pid="4" name="Division">
    <vt:lpwstr>5;#Enterprise Solutions|08c57b01-67e8-4a4f-abc6-ffb3392ace7f</vt:lpwstr>
  </property>
  <property fmtid="{D5CDD505-2E9C-101B-9397-08002B2CF9AE}" pid="5" name="Client">
    <vt:lpwstr>6;#Grainger PLC|a74f1cb5-e995-4f9e-8521-6d52e2c6bf08</vt:lpwstr>
  </property>
  <property fmtid="{D5CDD505-2E9C-101B-9397-08002B2CF9AE}" pid="6" name="Client Project">
    <vt:lpwstr/>
  </property>
  <property fmtid="{D5CDD505-2E9C-101B-9397-08002B2CF9AE}" pid="7" name="Project_x0020_Document_x0020_Type">
    <vt:lpwstr>4;#Generic Project Document|258c2ed6-b93b-4ffe-8901-a23f2dc98ec9</vt:lpwstr>
  </property>
  <property fmtid="{D5CDD505-2E9C-101B-9397-08002B2CF9AE}" pid="8" name="Client_x0020_Project">
    <vt:lpwstr/>
  </property>
  <property fmtid="{D5CDD505-2E9C-101B-9397-08002B2CF9AE}" pid="9" name="MediaServiceImageTags">
    <vt:lpwstr/>
  </property>
  <property fmtid="{D5CDD505-2E9C-101B-9397-08002B2CF9AE}" pid="10" name="lcf76f155ced4ddcb4097134ff3c332f">
    <vt:lpwstr/>
  </property>
</Properties>
</file>