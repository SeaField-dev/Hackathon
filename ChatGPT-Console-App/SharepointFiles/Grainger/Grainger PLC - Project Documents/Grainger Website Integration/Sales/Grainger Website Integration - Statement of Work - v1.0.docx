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43C25" w14:textId="6CEE6965" w:rsidR="00996F6E" w:rsidRDefault="00996F6E" w:rsidP="00186E95">
      <w:pPr>
        <w:pStyle w:val="NormalIndent"/>
        <w:rPr>
          <w:noProof/>
        </w:rPr>
      </w:pPr>
    </w:p>
    <w:p w14:paraId="114E30BE" w14:textId="77777777" w:rsidR="00011C72" w:rsidRDefault="00011C72" w:rsidP="00186E95">
      <w:pPr>
        <w:pStyle w:val="NormalIndent"/>
        <w:rPr>
          <w:noProof/>
        </w:rPr>
      </w:pPr>
    </w:p>
    <w:p w14:paraId="271436C1" w14:textId="77777777" w:rsidR="00996F6E" w:rsidRDefault="00996F6E" w:rsidP="00186E95">
      <w:pPr>
        <w:pStyle w:val="NormalIndent"/>
        <w:rPr>
          <w:noProof/>
        </w:rPr>
      </w:pPr>
    </w:p>
    <w:p w14:paraId="4D853F63" w14:textId="77777777" w:rsidR="00996F6E" w:rsidRDefault="00996F6E" w:rsidP="00186E95">
      <w:pPr>
        <w:pStyle w:val="NormalIndent"/>
        <w:rPr>
          <w:noProof/>
        </w:rPr>
      </w:pPr>
    </w:p>
    <w:p w14:paraId="0BDD986D" w14:textId="77777777" w:rsidR="00996F6E" w:rsidRDefault="00996F6E" w:rsidP="00186E95">
      <w:pPr>
        <w:pStyle w:val="NormalIndent"/>
        <w:rPr>
          <w:noProof/>
        </w:rPr>
      </w:pPr>
    </w:p>
    <w:p w14:paraId="4F2D50CF" w14:textId="77777777" w:rsidR="002E1380" w:rsidRDefault="002E1380" w:rsidP="00186E95">
      <w:pPr>
        <w:pStyle w:val="NormalIndent"/>
        <w:rPr>
          <w:noProof/>
        </w:rPr>
      </w:pPr>
    </w:p>
    <w:p w14:paraId="1881EC6B" w14:textId="77777777" w:rsidR="002E1380" w:rsidRDefault="002E1380" w:rsidP="00186E95">
      <w:pPr>
        <w:pStyle w:val="NormalIndent"/>
        <w:rPr>
          <w:noProof/>
        </w:rPr>
      </w:pPr>
    </w:p>
    <w:p w14:paraId="4B5788D5" w14:textId="40CFCD8A" w:rsidR="002E1380" w:rsidRPr="00AB09E6" w:rsidRDefault="002E1380" w:rsidP="00AB09E6">
      <w:pPr>
        <w:pStyle w:val="NormalIndent"/>
        <w:spacing w:after="0"/>
        <w:jc w:val="left"/>
        <w:rPr>
          <w:rFonts w:cs="Arial"/>
          <w:noProof/>
          <w:color w:val="7F7F7F" w:themeColor="text1" w:themeTint="80"/>
          <w:sz w:val="44"/>
          <w:szCs w:val="20"/>
          <w:lang w:val="en-US" w:eastAsia="en-US"/>
        </w:rPr>
      </w:pPr>
      <w:r w:rsidRPr="00AB09E6">
        <w:rPr>
          <w:rFonts w:cs="Arial"/>
          <w:noProof/>
          <w:color w:val="7F7F7F" w:themeColor="text1" w:themeTint="80"/>
          <w:sz w:val="44"/>
          <w:szCs w:val="20"/>
          <w:lang w:val="en-US" w:eastAsia="en-US"/>
        </w:rPr>
        <w:fldChar w:fldCharType="begin"/>
      </w:r>
      <w:r w:rsidRPr="00AB09E6">
        <w:rPr>
          <w:rFonts w:cs="Arial"/>
          <w:noProof/>
          <w:color w:val="7F7F7F" w:themeColor="text1" w:themeTint="80"/>
          <w:sz w:val="44"/>
          <w:szCs w:val="20"/>
          <w:lang w:val="en-US" w:eastAsia="en-US"/>
        </w:rPr>
        <w:instrText xml:space="preserve"> SUBJECT  \* FirstCap  \* MERGEFORMAT </w:instrText>
      </w:r>
      <w:r w:rsidRPr="00AB09E6">
        <w:rPr>
          <w:rFonts w:cs="Arial"/>
          <w:noProof/>
          <w:color w:val="7F7F7F" w:themeColor="text1" w:themeTint="80"/>
          <w:sz w:val="44"/>
          <w:szCs w:val="20"/>
          <w:lang w:val="en-US" w:eastAsia="en-US"/>
        </w:rPr>
        <w:fldChar w:fldCharType="separate"/>
      </w:r>
      <w:r w:rsidR="00512F10" w:rsidRPr="00AB09E6">
        <w:rPr>
          <w:rFonts w:cs="Arial"/>
          <w:noProof/>
          <w:color w:val="7F7F7F" w:themeColor="text1" w:themeTint="80"/>
          <w:sz w:val="44"/>
          <w:szCs w:val="20"/>
          <w:lang w:val="en-US" w:eastAsia="en-US"/>
        </w:rPr>
        <w:t>Statement of Work</w:t>
      </w:r>
      <w:r w:rsidRPr="00AB09E6">
        <w:rPr>
          <w:rFonts w:cs="Arial"/>
          <w:noProof/>
          <w:color w:val="7F7F7F" w:themeColor="text1" w:themeTint="80"/>
          <w:sz w:val="44"/>
          <w:szCs w:val="20"/>
          <w:lang w:val="en-US" w:eastAsia="en-US"/>
        </w:rPr>
        <w:fldChar w:fldCharType="end"/>
      </w:r>
      <w:r w:rsidRPr="00AB09E6">
        <w:rPr>
          <w:rFonts w:cs="Arial"/>
          <w:noProof/>
          <w:color w:val="7F7F7F" w:themeColor="text1" w:themeTint="80"/>
          <w:sz w:val="44"/>
          <w:szCs w:val="20"/>
          <w:lang w:val="en-US" w:eastAsia="en-US"/>
        </w:rPr>
        <w:t xml:space="preserve"> </w:t>
      </w:r>
    </w:p>
    <w:p w14:paraId="7829238D" w14:textId="77777777" w:rsidR="002E1380" w:rsidRDefault="00996F6E" w:rsidP="00186E95">
      <w:pPr>
        <w:pStyle w:val="NormalIndent"/>
        <w:rPr>
          <w:rFonts w:cs="Arial"/>
          <w:noProof/>
          <w:sz w:val="32"/>
        </w:rPr>
      </w:pPr>
      <w:r w:rsidRPr="00960B1B">
        <w:rPr>
          <w:noProof/>
          <w:lang w:eastAsia="en-ZA"/>
        </w:rPr>
        <mc:AlternateContent>
          <mc:Choice Requires="wpg">
            <w:drawing>
              <wp:anchor distT="0" distB="0" distL="114300" distR="114300" simplePos="0" relativeHeight="251658240" behindDoc="1" locked="0" layoutInCell="1" allowOverlap="1" wp14:anchorId="75758A40" wp14:editId="3945C2F8">
                <wp:simplePos x="0" y="0"/>
                <wp:positionH relativeFrom="page">
                  <wp:posOffset>1357630</wp:posOffset>
                </wp:positionH>
                <wp:positionV relativeFrom="page">
                  <wp:posOffset>3638550</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w14:anchorId="7A0ADBA5">
              <v:group id="Group 58" style="position:absolute;margin-left:106.9pt;margin-top:286.5pt;width:302.25pt;height:10.5pt;z-index:-251658237;mso-position-horizontal-relative:page;mso-position-vertical-relative:page" coordsize="1704,2" coordorigin="9631,5450" o:spid="_x0000_s1026" w14:anchorId="7B4DC7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14:paraId="5D45BFB2" w14:textId="672BC9AE" w:rsidR="002E1380" w:rsidRPr="001F34EF" w:rsidRDefault="00EA4721" w:rsidP="001F34EF">
      <w:pPr>
        <w:pStyle w:val="NormalIndent"/>
        <w:spacing w:before="300" w:after="0"/>
        <w:jc w:val="left"/>
        <w:rPr>
          <w:b/>
          <w:caps/>
          <w:color w:val="808080"/>
          <w:sz w:val="22"/>
          <w:szCs w:val="20"/>
          <w:lang w:val="en-US" w:eastAsia="en-US"/>
        </w:rPr>
      </w:pPr>
      <w:r w:rsidRPr="001F34EF">
        <w:rPr>
          <w:b/>
          <w:caps/>
          <w:color w:val="808080"/>
          <w:sz w:val="22"/>
          <w:szCs w:val="20"/>
          <w:lang w:val="en-US" w:eastAsia="en-US"/>
        </w:rPr>
        <w:fldChar w:fldCharType="begin"/>
      </w:r>
      <w:r w:rsidRPr="001F34EF">
        <w:rPr>
          <w:b/>
          <w:caps/>
          <w:color w:val="808080"/>
          <w:sz w:val="22"/>
          <w:szCs w:val="20"/>
          <w:lang w:val="en-US" w:eastAsia="en-US"/>
        </w:rPr>
        <w:instrText xml:space="preserve"> DOCPROPERTY  Category  \* MERGEFORMAT </w:instrText>
      </w:r>
      <w:r w:rsidRPr="001F34EF">
        <w:rPr>
          <w:b/>
          <w:caps/>
          <w:color w:val="808080"/>
          <w:sz w:val="22"/>
          <w:szCs w:val="20"/>
          <w:lang w:val="en-US" w:eastAsia="en-US"/>
        </w:rPr>
        <w:fldChar w:fldCharType="separate"/>
      </w:r>
      <w:r w:rsidR="00D6114A" w:rsidRPr="001F34EF">
        <w:rPr>
          <w:b/>
          <w:caps/>
          <w:color w:val="808080"/>
          <w:sz w:val="22"/>
          <w:szCs w:val="20"/>
          <w:lang w:val="en-US" w:eastAsia="en-US"/>
        </w:rPr>
        <w:t>Grainger plc</w:t>
      </w:r>
      <w:r w:rsidRPr="001F34EF">
        <w:rPr>
          <w:b/>
          <w:caps/>
          <w:color w:val="808080"/>
          <w:sz w:val="22"/>
          <w:szCs w:val="20"/>
          <w:lang w:val="en-US" w:eastAsia="en-US"/>
        </w:rPr>
        <w:fldChar w:fldCharType="end"/>
      </w:r>
    </w:p>
    <w:p w14:paraId="57D80A05" w14:textId="418671B7" w:rsidR="002E1380" w:rsidRPr="009242CF" w:rsidRDefault="002E1380" w:rsidP="009242CF">
      <w:pPr>
        <w:pStyle w:val="NormalIndent"/>
        <w:spacing w:after="0"/>
        <w:jc w:val="left"/>
        <w:rPr>
          <w:caps/>
          <w:color w:val="808080"/>
          <w:sz w:val="22"/>
          <w:szCs w:val="20"/>
          <w:lang w:val="en-US" w:eastAsia="en-US"/>
        </w:rPr>
      </w:pPr>
      <w:r w:rsidRPr="009242CF">
        <w:rPr>
          <w:caps/>
          <w:color w:val="808080"/>
          <w:sz w:val="22"/>
          <w:szCs w:val="20"/>
          <w:lang w:val="en-US" w:eastAsia="en-US"/>
        </w:rPr>
        <w:fldChar w:fldCharType="begin"/>
      </w:r>
      <w:r w:rsidRPr="009242CF">
        <w:rPr>
          <w:caps/>
          <w:color w:val="808080"/>
          <w:sz w:val="22"/>
          <w:szCs w:val="20"/>
          <w:lang w:val="en-US" w:eastAsia="en-US"/>
        </w:rPr>
        <w:instrText xml:space="preserve"> DOCPROPERTY  Title  \* MERGEFORMAT </w:instrText>
      </w:r>
      <w:r w:rsidRPr="009242CF">
        <w:rPr>
          <w:caps/>
          <w:color w:val="808080"/>
          <w:sz w:val="22"/>
          <w:szCs w:val="20"/>
          <w:lang w:val="en-US" w:eastAsia="en-US"/>
        </w:rPr>
        <w:fldChar w:fldCharType="separate"/>
      </w:r>
      <w:r w:rsidR="00D6114A" w:rsidRPr="009242CF">
        <w:rPr>
          <w:caps/>
          <w:color w:val="808080"/>
          <w:sz w:val="22"/>
          <w:szCs w:val="20"/>
          <w:lang w:val="en-US" w:eastAsia="en-US"/>
        </w:rPr>
        <w:t>Website Integration</w:t>
      </w:r>
      <w:r w:rsidRPr="009242CF">
        <w:rPr>
          <w:caps/>
          <w:color w:val="808080"/>
          <w:sz w:val="22"/>
          <w:szCs w:val="20"/>
          <w:lang w:val="en-US" w:eastAsia="en-US"/>
        </w:rPr>
        <w:fldChar w:fldCharType="end"/>
      </w:r>
      <w:r w:rsidRPr="009242CF">
        <w:rPr>
          <w:caps/>
          <w:color w:val="808080"/>
          <w:sz w:val="22"/>
          <w:szCs w:val="20"/>
          <w:lang w:val="en-US" w:eastAsia="en-US"/>
        </w:rPr>
        <w:t xml:space="preserve"> </w:t>
      </w:r>
    </w:p>
    <w:p w14:paraId="16055369" w14:textId="77777777" w:rsidR="002E1380" w:rsidRPr="00E52A99" w:rsidRDefault="002E1380" w:rsidP="00186E95">
      <w:pPr>
        <w:pStyle w:val="NormalIndent"/>
      </w:pPr>
    </w:p>
    <w:p w14:paraId="655DA4B4" w14:textId="77777777" w:rsidR="00977AEF" w:rsidRDefault="00DD35B3" w:rsidP="00186E95">
      <w:pPr>
        <w:pStyle w:val="NormalIndent"/>
      </w:pPr>
      <w:r>
        <w:tab/>
      </w:r>
    </w:p>
    <w:p w14:paraId="54848B1F" w14:textId="77777777" w:rsidR="00977AEF" w:rsidRPr="00E52A99" w:rsidRDefault="00977AEF" w:rsidP="00186E95">
      <w:pPr>
        <w:pStyle w:val="NormalIndent"/>
      </w:pPr>
    </w:p>
    <w:p w14:paraId="7BD9F628" w14:textId="77777777" w:rsidR="002E1380" w:rsidRPr="00E52A99" w:rsidRDefault="002E1380" w:rsidP="00186E95">
      <w:pPr>
        <w:pStyle w:val="NormalIndent"/>
      </w:pPr>
    </w:p>
    <w:p w14:paraId="73C54AD3" w14:textId="77777777" w:rsidR="002E1380" w:rsidRPr="00195921" w:rsidRDefault="002E1380" w:rsidP="00195921">
      <w:pPr>
        <w:spacing w:after="0" w:line="240" w:lineRule="atLeast"/>
        <w:jc w:val="right"/>
        <w:rPr>
          <w:i/>
          <w:color w:val="808080"/>
          <w:sz w:val="22"/>
          <w:szCs w:val="22"/>
          <w:lang w:val="en-US" w:eastAsia="en-US"/>
        </w:rPr>
      </w:pPr>
    </w:p>
    <w:p w14:paraId="72D468E0" w14:textId="77777777" w:rsidR="002E1380" w:rsidRPr="00195921" w:rsidRDefault="002E1380" w:rsidP="00195921">
      <w:pPr>
        <w:spacing w:after="0" w:line="240" w:lineRule="atLeast"/>
        <w:jc w:val="right"/>
        <w:rPr>
          <w:i/>
          <w:color w:val="808080"/>
          <w:sz w:val="22"/>
          <w:szCs w:val="22"/>
          <w:lang w:val="en-US" w:eastAsia="en-US"/>
        </w:rPr>
      </w:pPr>
    </w:p>
    <w:p w14:paraId="59C84CB0" w14:textId="77777777" w:rsidR="002E1380" w:rsidRPr="00195921" w:rsidRDefault="002E1380" w:rsidP="00195921">
      <w:pPr>
        <w:spacing w:after="0" w:line="240" w:lineRule="atLeast"/>
        <w:jc w:val="right"/>
        <w:rPr>
          <w:i/>
          <w:color w:val="808080"/>
          <w:sz w:val="22"/>
          <w:szCs w:val="22"/>
          <w:lang w:val="en-US" w:eastAsia="en-US"/>
        </w:rPr>
      </w:pPr>
    </w:p>
    <w:p w14:paraId="7432EAC1" w14:textId="77777777" w:rsidR="002E1380" w:rsidRPr="00195921" w:rsidRDefault="002E1380" w:rsidP="00195921">
      <w:pPr>
        <w:spacing w:after="0" w:line="240" w:lineRule="atLeast"/>
        <w:jc w:val="right"/>
        <w:rPr>
          <w:i/>
          <w:color w:val="808080"/>
          <w:sz w:val="22"/>
          <w:szCs w:val="22"/>
          <w:lang w:val="en-US" w:eastAsia="en-US"/>
        </w:rPr>
      </w:pPr>
    </w:p>
    <w:p w14:paraId="6064E0C0" w14:textId="61D9FB66" w:rsidR="002E1380" w:rsidRDefault="002E1380" w:rsidP="00195921">
      <w:pPr>
        <w:spacing w:after="0" w:line="240" w:lineRule="atLeast"/>
        <w:jc w:val="right"/>
        <w:rPr>
          <w:i/>
          <w:color w:val="808080"/>
          <w:sz w:val="22"/>
          <w:szCs w:val="22"/>
          <w:lang w:val="en-US" w:eastAsia="en-US"/>
        </w:rPr>
      </w:pPr>
    </w:p>
    <w:p w14:paraId="70DE20A0" w14:textId="11779A76" w:rsidR="00195921" w:rsidRDefault="00195921" w:rsidP="00195921">
      <w:pPr>
        <w:spacing w:after="0" w:line="240" w:lineRule="atLeast"/>
        <w:jc w:val="right"/>
        <w:rPr>
          <w:i/>
          <w:color w:val="808080"/>
          <w:sz w:val="22"/>
          <w:szCs w:val="22"/>
          <w:lang w:val="en-US" w:eastAsia="en-US"/>
        </w:rPr>
      </w:pPr>
    </w:p>
    <w:p w14:paraId="70ED775C" w14:textId="58755D67" w:rsidR="00195921" w:rsidRDefault="00195921" w:rsidP="00195921">
      <w:pPr>
        <w:spacing w:after="0" w:line="240" w:lineRule="atLeast"/>
        <w:jc w:val="right"/>
        <w:rPr>
          <w:i/>
          <w:color w:val="808080"/>
          <w:sz w:val="22"/>
          <w:szCs w:val="22"/>
          <w:lang w:val="en-US" w:eastAsia="en-US"/>
        </w:rPr>
      </w:pPr>
    </w:p>
    <w:p w14:paraId="3153E7D6" w14:textId="2BC3C478" w:rsidR="00195921" w:rsidRDefault="00195921" w:rsidP="00195921">
      <w:pPr>
        <w:spacing w:after="0" w:line="240" w:lineRule="atLeast"/>
        <w:jc w:val="right"/>
        <w:rPr>
          <w:i/>
          <w:color w:val="808080"/>
          <w:sz w:val="22"/>
          <w:szCs w:val="22"/>
          <w:lang w:val="en-US" w:eastAsia="en-US"/>
        </w:rPr>
      </w:pPr>
    </w:p>
    <w:p w14:paraId="2A350A24" w14:textId="181C2F1F" w:rsidR="00195921" w:rsidRDefault="00195921" w:rsidP="00195921">
      <w:pPr>
        <w:spacing w:after="0" w:line="240" w:lineRule="atLeast"/>
        <w:jc w:val="right"/>
        <w:rPr>
          <w:i/>
          <w:color w:val="808080"/>
          <w:sz w:val="22"/>
          <w:szCs w:val="22"/>
          <w:lang w:val="en-US" w:eastAsia="en-US"/>
        </w:rPr>
      </w:pPr>
    </w:p>
    <w:p w14:paraId="63C15A72" w14:textId="6C6E0844" w:rsidR="00195921" w:rsidRPr="00195921" w:rsidRDefault="00195921" w:rsidP="00195921">
      <w:pPr>
        <w:spacing w:after="0" w:line="240" w:lineRule="atLeast"/>
        <w:jc w:val="right"/>
        <w:rPr>
          <w:i/>
          <w:color w:val="808080"/>
          <w:sz w:val="22"/>
          <w:szCs w:val="22"/>
          <w:lang w:val="en-US" w:eastAsia="en-US"/>
        </w:rPr>
      </w:pPr>
    </w:p>
    <w:p w14:paraId="190F22A8" w14:textId="77777777" w:rsidR="002E1380" w:rsidRPr="00195921" w:rsidRDefault="002E1380" w:rsidP="00195921">
      <w:pPr>
        <w:spacing w:after="0" w:line="240" w:lineRule="atLeast"/>
        <w:jc w:val="right"/>
        <w:rPr>
          <w:i/>
          <w:color w:val="808080"/>
          <w:sz w:val="22"/>
          <w:szCs w:val="22"/>
          <w:lang w:val="en-US" w:eastAsia="en-US"/>
        </w:rPr>
      </w:pPr>
    </w:p>
    <w:p w14:paraId="74B15900" w14:textId="77777777" w:rsidR="00977AEF" w:rsidRPr="00195921" w:rsidRDefault="00977AEF" w:rsidP="00195921">
      <w:pPr>
        <w:spacing w:after="0" w:line="240" w:lineRule="atLeast"/>
        <w:jc w:val="right"/>
        <w:rPr>
          <w:i/>
          <w:color w:val="808080"/>
          <w:sz w:val="22"/>
          <w:szCs w:val="22"/>
          <w:lang w:val="en-US" w:eastAsia="en-US"/>
        </w:rPr>
      </w:pPr>
    </w:p>
    <w:p w14:paraId="52B04A43" w14:textId="77777777" w:rsidR="002E1380" w:rsidRPr="00195921" w:rsidRDefault="002E1380" w:rsidP="00195921">
      <w:pPr>
        <w:spacing w:after="0" w:line="240" w:lineRule="atLeast"/>
        <w:jc w:val="right"/>
        <w:rPr>
          <w:i/>
          <w:color w:val="808080"/>
          <w:sz w:val="22"/>
          <w:szCs w:val="22"/>
          <w:lang w:val="en-US" w:eastAsia="en-US"/>
        </w:rPr>
      </w:pPr>
    </w:p>
    <w:p w14:paraId="501DD085" w14:textId="77777777" w:rsidR="002E1380" w:rsidRPr="00195921" w:rsidRDefault="002E1380" w:rsidP="00195921">
      <w:pPr>
        <w:spacing w:after="0" w:line="240" w:lineRule="atLeast"/>
        <w:jc w:val="right"/>
        <w:rPr>
          <w:i/>
          <w:color w:val="808080"/>
          <w:sz w:val="22"/>
          <w:szCs w:val="22"/>
          <w:lang w:val="en-US" w:eastAsia="en-US"/>
        </w:rPr>
      </w:pPr>
    </w:p>
    <w:p w14:paraId="22D5528A" w14:textId="657DD8D4" w:rsidR="00DD35B3" w:rsidRPr="00195921" w:rsidRDefault="00DD35B3" w:rsidP="00195921">
      <w:pPr>
        <w:spacing w:after="0" w:line="240" w:lineRule="atLeast"/>
        <w:jc w:val="right"/>
        <w:rPr>
          <w:i/>
          <w:color w:val="808080"/>
          <w:sz w:val="22"/>
          <w:szCs w:val="22"/>
          <w:lang w:val="en-US" w:eastAsia="en-US"/>
        </w:rPr>
      </w:pPr>
      <w:r w:rsidRPr="00195921">
        <w:rPr>
          <w:i/>
          <w:color w:val="808080"/>
          <w:sz w:val="22"/>
          <w:szCs w:val="22"/>
          <w:lang w:val="en-US" w:eastAsia="en-US"/>
        </w:rPr>
        <w:fldChar w:fldCharType="begin"/>
      </w:r>
      <w:r w:rsidRPr="00195921">
        <w:rPr>
          <w:i/>
          <w:color w:val="808080"/>
          <w:sz w:val="22"/>
          <w:szCs w:val="22"/>
          <w:lang w:val="en-US" w:eastAsia="en-US"/>
        </w:rPr>
        <w:instrText xml:space="preserve"> DOCPROPERTY  Manager  \* MERGEFORMAT </w:instrText>
      </w:r>
      <w:r w:rsidRPr="00195921">
        <w:rPr>
          <w:i/>
          <w:color w:val="808080"/>
          <w:sz w:val="22"/>
          <w:szCs w:val="22"/>
          <w:lang w:val="en-US" w:eastAsia="en-US"/>
        </w:rPr>
        <w:fldChar w:fldCharType="separate"/>
      </w:r>
      <w:r w:rsidR="00A324B0" w:rsidRPr="00195921">
        <w:rPr>
          <w:i/>
          <w:color w:val="808080"/>
          <w:sz w:val="22"/>
          <w:szCs w:val="22"/>
          <w:lang w:val="en-US" w:eastAsia="en-US"/>
        </w:rPr>
        <w:t>Version 1.0</w:t>
      </w:r>
      <w:r w:rsidRPr="00195921">
        <w:rPr>
          <w:i/>
          <w:color w:val="808080"/>
          <w:sz w:val="22"/>
          <w:szCs w:val="22"/>
          <w:lang w:val="en-US" w:eastAsia="en-US"/>
        </w:rPr>
        <w:fldChar w:fldCharType="end"/>
      </w:r>
    </w:p>
    <w:p w14:paraId="6CCC31E6" w14:textId="3135F6B3" w:rsidR="00DD35B3" w:rsidRPr="00195921" w:rsidRDefault="00DD35B3" w:rsidP="00195921">
      <w:pPr>
        <w:spacing w:after="0" w:line="240" w:lineRule="atLeast"/>
        <w:jc w:val="right"/>
        <w:rPr>
          <w:i/>
          <w:color w:val="808080"/>
          <w:sz w:val="22"/>
          <w:szCs w:val="22"/>
          <w:lang w:val="en-US" w:eastAsia="en-US"/>
        </w:rPr>
      </w:pPr>
      <w:r w:rsidRPr="00195921">
        <w:rPr>
          <w:i/>
          <w:color w:val="808080"/>
          <w:sz w:val="22"/>
          <w:szCs w:val="22"/>
          <w:lang w:val="en-US" w:eastAsia="en-US"/>
        </w:rPr>
        <w:tab/>
      </w:r>
      <w:r w:rsidRPr="00195921">
        <w:rPr>
          <w:i/>
          <w:color w:val="808080"/>
          <w:sz w:val="22"/>
          <w:szCs w:val="22"/>
          <w:lang w:val="en-US" w:eastAsia="en-US"/>
        </w:rPr>
        <w:tab/>
      </w:r>
      <w:r w:rsidRPr="00195921">
        <w:rPr>
          <w:i/>
          <w:color w:val="808080"/>
          <w:sz w:val="22"/>
          <w:szCs w:val="22"/>
          <w:lang w:val="en-US" w:eastAsia="en-US"/>
        </w:rPr>
        <w:fldChar w:fldCharType="begin"/>
      </w:r>
      <w:r w:rsidRPr="00195921">
        <w:rPr>
          <w:i/>
          <w:color w:val="808080"/>
          <w:sz w:val="22"/>
          <w:szCs w:val="22"/>
          <w:lang w:val="en-US" w:eastAsia="en-US"/>
        </w:rPr>
        <w:instrText xml:space="preserve"> DOCPROPERTY  LastSavedTime \@ "MMMM d, yyyy" \* MERGEFORMAT </w:instrText>
      </w:r>
      <w:r w:rsidRPr="00195921">
        <w:rPr>
          <w:i/>
          <w:color w:val="808080"/>
          <w:sz w:val="22"/>
          <w:szCs w:val="22"/>
          <w:lang w:val="en-US" w:eastAsia="en-US"/>
        </w:rPr>
        <w:fldChar w:fldCharType="separate"/>
      </w:r>
      <w:r w:rsidR="005A0ED9">
        <w:rPr>
          <w:i/>
          <w:color w:val="808080"/>
          <w:sz w:val="22"/>
          <w:szCs w:val="22"/>
          <w:lang w:val="en-US" w:eastAsia="en-US"/>
        </w:rPr>
        <w:t>February 8, 2024</w:t>
      </w:r>
      <w:r w:rsidRPr="00195921">
        <w:rPr>
          <w:i/>
          <w:color w:val="808080"/>
          <w:sz w:val="22"/>
          <w:szCs w:val="22"/>
          <w:lang w:val="en-US" w:eastAsia="en-US"/>
        </w:rPr>
        <w:fldChar w:fldCharType="end"/>
      </w:r>
    </w:p>
    <w:p w14:paraId="70A3467A" w14:textId="77777777" w:rsidR="002E1380" w:rsidRDefault="002E1380" w:rsidP="00186E95">
      <w:pPr>
        <w:rPr>
          <w:rFonts w:cs="Arial"/>
        </w:rPr>
      </w:pPr>
      <w:r>
        <w:br w:type="page"/>
      </w:r>
    </w:p>
    <w:p w14:paraId="7598F4F4" w14:textId="77777777" w:rsidR="00DB2546" w:rsidRDefault="007F6898" w:rsidP="007F6898">
      <w:pPr>
        <w:widowControl w:val="0"/>
        <w:tabs>
          <w:tab w:val="left" w:pos="426"/>
          <w:tab w:val="left" w:pos="709"/>
          <w:tab w:val="left" w:pos="993"/>
        </w:tabs>
        <w:adjustRightInd w:val="0"/>
        <w:ind w:left="0"/>
        <w:textAlignment w:val="baseline"/>
        <w:rPr>
          <w:color w:val="7F7F7F" w:themeColor="text1" w:themeTint="80"/>
          <w:sz w:val="36"/>
        </w:rPr>
      </w:pPr>
      <w:bookmarkStart w:id="0" w:name="_Toc158191525"/>
      <w:r w:rsidRPr="001A6136">
        <w:rPr>
          <w:color w:val="7F7F7F" w:themeColor="text1" w:themeTint="80"/>
          <w:sz w:val="36"/>
        </w:rPr>
        <w:lastRenderedPageBreak/>
        <w:t>Contents</w:t>
      </w:r>
    </w:p>
    <w:p w14:paraId="0BEC4047" w14:textId="1FA616CC" w:rsidR="00FC40D2" w:rsidRDefault="007F6898">
      <w:pPr>
        <w:pStyle w:val="TOC1"/>
        <w:tabs>
          <w:tab w:val="left" w:pos="400"/>
          <w:tab w:val="right" w:leader="dot" w:pos="9396"/>
        </w:tabs>
        <w:rPr>
          <w:rFonts w:eastAsiaTheme="minorEastAsia" w:cstheme="minorBidi"/>
          <w:b w:val="0"/>
          <w:bCs w:val="0"/>
          <w:i w:val="0"/>
          <w:iCs w:val="0"/>
          <w:noProof/>
          <w:kern w:val="2"/>
          <w14:ligatures w14:val="standardContextual"/>
        </w:rPr>
      </w:pPr>
      <w:r>
        <w:rPr>
          <w:szCs w:val="20"/>
        </w:rPr>
        <w:fldChar w:fldCharType="begin"/>
      </w:r>
      <w:r>
        <w:instrText xml:space="preserve"> TOC \o "1-2" \h \z \u </w:instrText>
      </w:r>
      <w:r>
        <w:rPr>
          <w:szCs w:val="20"/>
        </w:rPr>
        <w:fldChar w:fldCharType="separate"/>
      </w:r>
      <w:hyperlink w:anchor="_Toc158299156" w:history="1">
        <w:r w:rsidR="00FC40D2" w:rsidRPr="003F5B28">
          <w:rPr>
            <w:rStyle w:val="Hyperlink"/>
            <w:noProof/>
          </w:rPr>
          <w:t>1</w:t>
        </w:r>
        <w:r w:rsidR="00FC40D2">
          <w:rPr>
            <w:rFonts w:eastAsiaTheme="minorEastAsia" w:cstheme="minorBidi"/>
            <w:b w:val="0"/>
            <w:bCs w:val="0"/>
            <w:i w:val="0"/>
            <w:iCs w:val="0"/>
            <w:noProof/>
            <w:kern w:val="2"/>
            <w14:ligatures w14:val="standardContextual"/>
          </w:rPr>
          <w:tab/>
        </w:r>
        <w:r w:rsidR="00FC40D2" w:rsidRPr="003F5B28">
          <w:rPr>
            <w:rStyle w:val="Hyperlink"/>
            <w:noProof/>
          </w:rPr>
          <w:t>Statement of Work</w:t>
        </w:r>
        <w:r w:rsidR="00FC40D2">
          <w:rPr>
            <w:noProof/>
            <w:webHidden/>
          </w:rPr>
          <w:tab/>
        </w:r>
        <w:r w:rsidR="00FC40D2">
          <w:rPr>
            <w:noProof/>
            <w:webHidden/>
          </w:rPr>
          <w:fldChar w:fldCharType="begin"/>
        </w:r>
        <w:r w:rsidR="00FC40D2">
          <w:rPr>
            <w:noProof/>
            <w:webHidden/>
          </w:rPr>
          <w:instrText xml:space="preserve"> PAGEREF _Toc158299156 \h </w:instrText>
        </w:r>
        <w:r w:rsidR="00FC40D2">
          <w:rPr>
            <w:noProof/>
            <w:webHidden/>
          </w:rPr>
        </w:r>
        <w:r w:rsidR="00FC40D2">
          <w:rPr>
            <w:noProof/>
            <w:webHidden/>
          </w:rPr>
          <w:fldChar w:fldCharType="separate"/>
        </w:r>
        <w:r w:rsidR="00C538FF">
          <w:rPr>
            <w:noProof/>
            <w:webHidden/>
          </w:rPr>
          <w:t>3</w:t>
        </w:r>
        <w:r w:rsidR="00FC40D2">
          <w:rPr>
            <w:noProof/>
            <w:webHidden/>
          </w:rPr>
          <w:fldChar w:fldCharType="end"/>
        </w:r>
      </w:hyperlink>
    </w:p>
    <w:p w14:paraId="016AAB34" w14:textId="46AC8542" w:rsidR="00FC40D2" w:rsidRDefault="00FC40D2">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58299157" w:history="1">
        <w:r w:rsidRPr="003F5B28">
          <w:rPr>
            <w:rStyle w:val="Hyperlink"/>
            <w:noProof/>
          </w:rPr>
          <w:t>1.1</w:t>
        </w:r>
        <w:r>
          <w:rPr>
            <w:rFonts w:eastAsiaTheme="minorEastAsia" w:cstheme="minorBidi"/>
            <w:b w:val="0"/>
            <w:bCs w:val="0"/>
            <w:noProof/>
            <w:kern w:val="2"/>
            <w:sz w:val="24"/>
            <w:szCs w:val="24"/>
            <w14:ligatures w14:val="standardContextual"/>
          </w:rPr>
          <w:tab/>
        </w:r>
        <w:r w:rsidRPr="003F5B28">
          <w:rPr>
            <w:rStyle w:val="Hyperlink"/>
            <w:noProof/>
          </w:rPr>
          <w:t>Overview</w:t>
        </w:r>
        <w:r>
          <w:rPr>
            <w:noProof/>
            <w:webHidden/>
          </w:rPr>
          <w:tab/>
        </w:r>
        <w:r>
          <w:rPr>
            <w:noProof/>
            <w:webHidden/>
          </w:rPr>
          <w:fldChar w:fldCharType="begin"/>
        </w:r>
        <w:r>
          <w:rPr>
            <w:noProof/>
            <w:webHidden/>
          </w:rPr>
          <w:instrText xml:space="preserve"> PAGEREF _Toc158299157 \h </w:instrText>
        </w:r>
        <w:r>
          <w:rPr>
            <w:noProof/>
            <w:webHidden/>
          </w:rPr>
        </w:r>
        <w:r>
          <w:rPr>
            <w:noProof/>
            <w:webHidden/>
          </w:rPr>
          <w:fldChar w:fldCharType="separate"/>
        </w:r>
        <w:r w:rsidR="00C538FF">
          <w:rPr>
            <w:noProof/>
            <w:webHidden/>
          </w:rPr>
          <w:t>3</w:t>
        </w:r>
        <w:r>
          <w:rPr>
            <w:noProof/>
            <w:webHidden/>
          </w:rPr>
          <w:fldChar w:fldCharType="end"/>
        </w:r>
      </w:hyperlink>
    </w:p>
    <w:p w14:paraId="7436A156" w14:textId="6A220E16" w:rsidR="00FC40D2" w:rsidRDefault="00FC40D2">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58299158" w:history="1">
        <w:r w:rsidRPr="003F5B28">
          <w:rPr>
            <w:rStyle w:val="Hyperlink"/>
            <w:noProof/>
          </w:rPr>
          <w:t>1.2</w:t>
        </w:r>
        <w:r>
          <w:rPr>
            <w:rFonts w:eastAsiaTheme="minorEastAsia" w:cstheme="minorBidi"/>
            <w:b w:val="0"/>
            <w:bCs w:val="0"/>
            <w:noProof/>
            <w:kern w:val="2"/>
            <w:sz w:val="24"/>
            <w:szCs w:val="24"/>
            <w14:ligatures w14:val="standardContextual"/>
          </w:rPr>
          <w:tab/>
        </w:r>
        <w:r w:rsidRPr="003F5B28">
          <w:rPr>
            <w:rStyle w:val="Hyperlink"/>
            <w:noProof/>
          </w:rPr>
          <w:t>Objectives</w:t>
        </w:r>
        <w:r>
          <w:rPr>
            <w:noProof/>
            <w:webHidden/>
          </w:rPr>
          <w:tab/>
        </w:r>
        <w:r>
          <w:rPr>
            <w:noProof/>
            <w:webHidden/>
          </w:rPr>
          <w:fldChar w:fldCharType="begin"/>
        </w:r>
        <w:r>
          <w:rPr>
            <w:noProof/>
            <w:webHidden/>
          </w:rPr>
          <w:instrText xml:space="preserve"> PAGEREF _Toc158299158 \h </w:instrText>
        </w:r>
        <w:r>
          <w:rPr>
            <w:noProof/>
            <w:webHidden/>
          </w:rPr>
        </w:r>
        <w:r>
          <w:rPr>
            <w:noProof/>
            <w:webHidden/>
          </w:rPr>
          <w:fldChar w:fldCharType="separate"/>
        </w:r>
        <w:r w:rsidR="00C538FF">
          <w:rPr>
            <w:noProof/>
            <w:webHidden/>
          </w:rPr>
          <w:t>3</w:t>
        </w:r>
        <w:r>
          <w:rPr>
            <w:noProof/>
            <w:webHidden/>
          </w:rPr>
          <w:fldChar w:fldCharType="end"/>
        </w:r>
      </w:hyperlink>
    </w:p>
    <w:p w14:paraId="6ED849F7" w14:textId="4310AFBB" w:rsidR="00FC40D2" w:rsidRDefault="00FC40D2">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58299159" w:history="1">
        <w:r w:rsidRPr="003F5B28">
          <w:rPr>
            <w:rStyle w:val="Hyperlink"/>
            <w:noProof/>
          </w:rPr>
          <w:t>1.3</w:t>
        </w:r>
        <w:r>
          <w:rPr>
            <w:rFonts w:eastAsiaTheme="minorEastAsia" w:cstheme="minorBidi"/>
            <w:b w:val="0"/>
            <w:bCs w:val="0"/>
            <w:noProof/>
            <w:kern w:val="2"/>
            <w:sz w:val="24"/>
            <w:szCs w:val="24"/>
            <w14:ligatures w14:val="standardContextual"/>
          </w:rPr>
          <w:tab/>
        </w:r>
        <w:r w:rsidRPr="003F5B28">
          <w:rPr>
            <w:rStyle w:val="Hyperlink"/>
            <w:noProof/>
          </w:rPr>
          <w:t>Delivery Approach</w:t>
        </w:r>
        <w:r>
          <w:rPr>
            <w:noProof/>
            <w:webHidden/>
          </w:rPr>
          <w:tab/>
        </w:r>
        <w:r>
          <w:rPr>
            <w:noProof/>
            <w:webHidden/>
          </w:rPr>
          <w:fldChar w:fldCharType="begin"/>
        </w:r>
        <w:r>
          <w:rPr>
            <w:noProof/>
            <w:webHidden/>
          </w:rPr>
          <w:instrText xml:space="preserve"> PAGEREF _Toc158299159 \h </w:instrText>
        </w:r>
        <w:r>
          <w:rPr>
            <w:noProof/>
            <w:webHidden/>
          </w:rPr>
        </w:r>
        <w:r>
          <w:rPr>
            <w:noProof/>
            <w:webHidden/>
          </w:rPr>
          <w:fldChar w:fldCharType="separate"/>
        </w:r>
        <w:r w:rsidR="00C538FF">
          <w:rPr>
            <w:noProof/>
            <w:webHidden/>
          </w:rPr>
          <w:t>4</w:t>
        </w:r>
        <w:r>
          <w:rPr>
            <w:noProof/>
            <w:webHidden/>
          </w:rPr>
          <w:fldChar w:fldCharType="end"/>
        </w:r>
      </w:hyperlink>
    </w:p>
    <w:p w14:paraId="7A9A7958" w14:textId="11536B2B" w:rsidR="00FC40D2" w:rsidRDefault="00FC40D2">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58299160" w:history="1">
        <w:r w:rsidRPr="003F5B28">
          <w:rPr>
            <w:rStyle w:val="Hyperlink"/>
            <w:noProof/>
          </w:rPr>
          <w:t>1.4</w:t>
        </w:r>
        <w:r>
          <w:rPr>
            <w:rFonts w:eastAsiaTheme="minorEastAsia" w:cstheme="minorBidi"/>
            <w:b w:val="0"/>
            <w:bCs w:val="0"/>
            <w:noProof/>
            <w:kern w:val="2"/>
            <w:sz w:val="24"/>
            <w:szCs w:val="24"/>
            <w14:ligatures w14:val="standardContextual"/>
          </w:rPr>
          <w:tab/>
        </w:r>
        <w:r w:rsidRPr="003F5B28">
          <w:rPr>
            <w:rStyle w:val="Hyperlink"/>
            <w:noProof/>
          </w:rPr>
          <w:t>Responsibilities</w:t>
        </w:r>
        <w:r>
          <w:rPr>
            <w:noProof/>
            <w:webHidden/>
          </w:rPr>
          <w:tab/>
        </w:r>
        <w:r>
          <w:rPr>
            <w:noProof/>
            <w:webHidden/>
          </w:rPr>
          <w:fldChar w:fldCharType="begin"/>
        </w:r>
        <w:r>
          <w:rPr>
            <w:noProof/>
            <w:webHidden/>
          </w:rPr>
          <w:instrText xml:space="preserve"> PAGEREF _Toc158299160 \h </w:instrText>
        </w:r>
        <w:r>
          <w:rPr>
            <w:noProof/>
            <w:webHidden/>
          </w:rPr>
        </w:r>
        <w:r>
          <w:rPr>
            <w:noProof/>
            <w:webHidden/>
          </w:rPr>
          <w:fldChar w:fldCharType="separate"/>
        </w:r>
        <w:r w:rsidR="00C538FF">
          <w:rPr>
            <w:noProof/>
            <w:webHidden/>
          </w:rPr>
          <w:t>5</w:t>
        </w:r>
        <w:r>
          <w:rPr>
            <w:noProof/>
            <w:webHidden/>
          </w:rPr>
          <w:fldChar w:fldCharType="end"/>
        </w:r>
      </w:hyperlink>
    </w:p>
    <w:p w14:paraId="132E2579" w14:textId="510EE194" w:rsidR="00FC40D2" w:rsidRDefault="00FC40D2">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58299161" w:history="1">
        <w:r w:rsidRPr="003F5B28">
          <w:rPr>
            <w:rStyle w:val="Hyperlink"/>
            <w:noProof/>
            <w:lang w:val="en-AU"/>
          </w:rPr>
          <w:t>1.5</w:t>
        </w:r>
        <w:r>
          <w:rPr>
            <w:rFonts w:eastAsiaTheme="minorEastAsia" w:cstheme="minorBidi"/>
            <w:b w:val="0"/>
            <w:bCs w:val="0"/>
            <w:noProof/>
            <w:kern w:val="2"/>
            <w:sz w:val="24"/>
            <w:szCs w:val="24"/>
            <w14:ligatures w14:val="standardContextual"/>
          </w:rPr>
          <w:tab/>
        </w:r>
        <w:r w:rsidRPr="003F5B28">
          <w:rPr>
            <w:rStyle w:val="Hyperlink"/>
            <w:noProof/>
            <w:lang w:val="en-AU"/>
          </w:rPr>
          <w:t>Availability</w:t>
        </w:r>
        <w:r>
          <w:rPr>
            <w:noProof/>
            <w:webHidden/>
          </w:rPr>
          <w:tab/>
        </w:r>
        <w:r>
          <w:rPr>
            <w:noProof/>
            <w:webHidden/>
          </w:rPr>
          <w:fldChar w:fldCharType="begin"/>
        </w:r>
        <w:r>
          <w:rPr>
            <w:noProof/>
            <w:webHidden/>
          </w:rPr>
          <w:instrText xml:space="preserve"> PAGEREF _Toc158299161 \h </w:instrText>
        </w:r>
        <w:r>
          <w:rPr>
            <w:noProof/>
            <w:webHidden/>
          </w:rPr>
        </w:r>
        <w:r>
          <w:rPr>
            <w:noProof/>
            <w:webHidden/>
          </w:rPr>
          <w:fldChar w:fldCharType="separate"/>
        </w:r>
        <w:r w:rsidR="00C538FF">
          <w:rPr>
            <w:noProof/>
            <w:webHidden/>
          </w:rPr>
          <w:t>5</w:t>
        </w:r>
        <w:r>
          <w:rPr>
            <w:noProof/>
            <w:webHidden/>
          </w:rPr>
          <w:fldChar w:fldCharType="end"/>
        </w:r>
      </w:hyperlink>
    </w:p>
    <w:p w14:paraId="6C605A36" w14:textId="28600F3E" w:rsidR="00FC40D2" w:rsidRDefault="00FC40D2">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58299162" w:history="1">
        <w:r w:rsidRPr="003F5B28">
          <w:rPr>
            <w:rStyle w:val="Hyperlink"/>
            <w:noProof/>
          </w:rPr>
          <w:t>1.6</w:t>
        </w:r>
        <w:r>
          <w:rPr>
            <w:rFonts w:eastAsiaTheme="minorEastAsia" w:cstheme="minorBidi"/>
            <w:b w:val="0"/>
            <w:bCs w:val="0"/>
            <w:noProof/>
            <w:kern w:val="2"/>
            <w:sz w:val="24"/>
            <w:szCs w:val="24"/>
            <w14:ligatures w14:val="standardContextual"/>
          </w:rPr>
          <w:tab/>
        </w:r>
        <w:r w:rsidRPr="003F5B28">
          <w:rPr>
            <w:rStyle w:val="Hyperlink"/>
            <w:noProof/>
          </w:rPr>
          <w:t>References</w:t>
        </w:r>
        <w:r>
          <w:rPr>
            <w:noProof/>
            <w:webHidden/>
          </w:rPr>
          <w:tab/>
        </w:r>
        <w:r>
          <w:rPr>
            <w:noProof/>
            <w:webHidden/>
          </w:rPr>
          <w:fldChar w:fldCharType="begin"/>
        </w:r>
        <w:r>
          <w:rPr>
            <w:noProof/>
            <w:webHidden/>
          </w:rPr>
          <w:instrText xml:space="preserve"> PAGEREF _Toc158299162 \h </w:instrText>
        </w:r>
        <w:r>
          <w:rPr>
            <w:noProof/>
            <w:webHidden/>
          </w:rPr>
        </w:r>
        <w:r>
          <w:rPr>
            <w:noProof/>
            <w:webHidden/>
          </w:rPr>
          <w:fldChar w:fldCharType="separate"/>
        </w:r>
        <w:r w:rsidR="00C538FF">
          <w:rPr>
            <w:noProof/>
            <w:webHidden/>
          </w:rPr>
          <w:t>6</w:t>
        </w:r>
        <w:r>
          <w:rPr>
            <w:noProof/>
            <w:webHidden/>
          </w:rPr>
          <w:fldChar w:fldCharType="end"/>
        </w:r>
      </w:hyperlink>
    </w:p>
    <w:p w14:paraId="4771BFDB" w14:textId="090E32B4" w:rsidR="00FC40D2" w:rsidRDefault="00FC40D2">
      <w:pPr>
        <w:pStyle w:val="TOC1"/>
        <w:tabs>
          <w:tab w:val="left" w:pos="400"/>
          <w:tab w:val="right" w:leader="dot" w:pos="9396"/>
        </w:tabs>
        <w:rPr>
          <w:rFonts w:eastAsiaTheme="minorEastAsia" w:cstheme="minorBidi"/>
          <w:b w:val="0"/>
          <w:bCs w:val="0"/>
          <w:i w:val="0"/>
          <w:iCs w:val="0"/>
          <w:noProof/>
          <w:kern w:val="2"/>
          <w14:ligatures w14:val="standardContextual"/>
        </w:rPr>
      </w:pPr>
      <w:hyperlink w:anchor="_Toc158299163" w:history="1">
        <w:r w:rsidRPr="003F5B28">
          <w:rPr>
            <w:rStyle w:val="Hyperlink"/>
            <w:noProof/>
          </w:rPr>
          <w:t>2</w:t>
        </w:r>
        <w:r>
          <w:rPr>
            <w:rFonts w:eastAsiaTheme="minorEastAsia" w:cstheme="minorBidi"/>
            <w:b w:val="0"/>
            <w:bCs w:val="0"/>
            <w:i w:val="0"/>
            <w:iCs w:val="0"/>
            <w:noProof/>
            <w:kern w:val="2"/>
            <w14:ligatures w14:val="standardContextual"/>
          </w:rPr>
          <w:tab/>
        </w:r>
        <w:r w:rsidRPr="003F5B28">
          <w:rPr>
            <w:rStyle w:val="Hyperlink"/>
            <w:noProof/>
          </w:rPr>
          <w:t>Project Risks, Assumptions &amp; Exclusions</w:t>
        </w:r>
        <w:r>
          <w:rPr>
            <w:noProof/>
            <w:webHidden/>
          </w:rPr>
          <w:tab/>
        </w:r>
        <w:r>
          <w:rPr>
            <w:noProof/>
            <w:webHidden/>
          </w:rPr>
          <w:fldChar w:fldCharType="begin"/>
        </w:r>
        <w:r>
          <w:rPr>
            <w:noProof/>
            <w:webHidden/>
          </w:rPr>
          <w:instrText xml:space="preserve"> PAGEREF _Toc158299163 \h </w:instrText>
        </w:r>
        <w:r>
          <w:rPr>
            <w:noProof/>
            <w:webHidden/>
          </w:rPr>
        </w:r>
        <w:r>
          <w:rPr>
            <w:noProof/>
            <w:webHidden/>
          </w:rPr>
          <w:fldChar w:fldCharType="separate"/>
        </w:r>
        <w:r w:rsidR="00C538FF">
          <w:rPr>
            <w:noProof/>
            <w:webHidden/>
          </w:rPr>
          <w:t>7</w:t>
        </w:r>
        <w:r>
          <w:rPr>
            <w:noProof/>
            <w:webHidden/>
          </w:rPr>
          <w:fldChar w:fldCharType="end"/>
        </w:r>
      </w:hyperlink>
    </w:p>
    <w:p w14:paraId="71DA0029" w14:textId="43DAF58A" w:rsidR="00FC40D2" w:rsidRDefault="00FC40D2">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58299164" w:history="1">
        <w:r w:rsidRPr="003F5B28">
          <w:rPr>
            <w:rStyle w:val="Hyperlink"/>
            <w:noProof/>
          </w:rPr>
          <w:t>2.1</w:t>
        </w:r>
        <w:r>
          <w:rPr>
            <w:rFonts w:eastAsiaTheme="minorEastAsia" w:cstheme="minorBidi"/>
            <w:b w:val="0"/>
            <w:bCs w:val="0"/>
            <w:noProof/>
            <w:kern w:val="2"/>
            <w:sz w:val="24"/>
            <w:szCs w:val="24"/>
            <w14:ligatures w14:val="standardContextual"/>
          </w:rPr>
          <w:tab/>
        </w:r>
        <w:r w:rsidRPr="003F5B28">
          <w:rPr>
            <w:rStyle w:val="Hyperlink"/>
            <w:noProof/>
          </w:rPr>
          <w:t>Risks</w:t>
        </w:r>
        <w:r>
          <w:rPr>
            <w:noProof/>
            <w:webHidden/>
          </w:rPr>
          <w:tab/>
        </w:r>
        <w:r>
          <w:rPr>
            <w:noProof/>
            <w:webHidden/>
          </w:rPr>
          <w:fldChar w:fldCharType="begin"/>
        </w:r>
        <w:r>
          <w:rPr>
            <w:noProof/>
            <w:webHidden/>
          </w:rPr>
          <w:instrText xml:space="preserve"> PAGEREF _Toc158299164 \h </w:instrText>
        </w:r>
        <w:r>
          <w:rPr>
            <w:noProof/>
            <w:webHidden/>
          </w:rPr>
        </w:r>
        <w:r>
          <w:rPr>
            <w:noProof/>
            <w:webHidden/>
          </w:rPr>
          <w:fldChar w:fldCharType="separate"/>
        </w:r>
        <w:r w:rsidR="00C538FF">
          <w:rPr>
            <w:noProof/>
            <w:webHidden/>
          </w:rPr>
          <w:t>7</w:t>
        </w:r>
        <w:r>
          <w:rPr>
            <w:noProof/>
            <w:webHidden/>
          </w:rPr>
          <w:fldChar w:fldCharType="end"/>
        </w:r>
      </w:hyperlink>
    </w:p>
    <w:p w14:paraId="5345094C" w14:textId="2BA279A9" w:rsidR="00FC40D2" w:rsidRDefault="00FC40D2">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58299165" w:history="1">
        <w:r w:rsidRPr="003F5B28">
          <w:rPr>
            <w:rStyle w:val="Hyperlink"/>
            <w:noProof/>
          </w:rPr>
          <w:t>2.2</w:t>
        </w:r>
        <w:r>
          <w:rPr>
            <w:rFonts w:eastAsiaTheme="minorEastAsia" w:cstheme="minorBidi"/>
            <w:b w:val="0"/>
            <w:bCs w:val="0"/>
            <w:noProof/>
            <w:kern w:val="2"/>
            <w:sz w:val="24"/>
            <w:szCs w:val="24"/>
            <w14:ligatures w14:val="standardContextual"/>
          </w:rPr>
          <w:tab/>
        </w:r>
        <w:r w:rsidRPr="003F5B28">
          <w:rPr>
            <w:rStyle w:val="Hyperlink"/>
            <w:noProof/>
          </w:rPr>
          <w:t>Assumptions</w:t>
        </w:r>
        <w:r>
          <w:rPr>
            <w:noProof/>
            <w:webHidden/>
          </w:rPr>
          <w:tab/>
        </w:r>
        <w:r>
          <w:rPr>
            <w:noProof/>
            <w:webHidden/>
          </w:rPr>
          <w:fldChar w:fldCharType="begin"/>
        </w:r>
        <w:r>
          <w:rPr>
            <w:noProof/>
            <w:webHidden/>
          </w:rPr>
          <w:instrText xml:space="preserve"> PAGEREF _Toc158299165 \h </w:instrText>
        </w:r>
        <w:r>
          <w:rPr>
            <w:noProof/>
            <w:webHidden/>
          </w:rPr>
        </w:r>
        <w:r>
          <w:rPr>
            <w:noProof/>
            <w:webHidden/>
          </w:rPr>
          <w:fldChar w:fldCharType="separate"/>
        </w:r>
        <w:r w:rsidR="00C538FF">
          <w:rPr>
            <w:noProof/>
            <w:webHidden/>
          </w:rPr>
          <w:t>7</w:t>
        </w:r>
        <w:r>
          <w:rPr>
            <w:noProof/>
            <w:webHidden/>
          </w:rPr>
          <w:fldChar w:fldCharType="end"/>
        </w:r>
      </w:hyperlink>
    </w:p>
    <w:p w14:paraId="1A8291BD" w14:textId="1D186589" w:rsidR="00FC40D2" w:rsidRDefault="00FC40D2">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58299166" w:history="1">
        <w:r w:rsidRPr="003F5B28">
          <w:rPr>
            <w:rStyle w:val="Hyperlink"/>
            <w:noProof/>
          </w:rPr>
          <w:t>2.3</w:t>
        </w:r>
        <w:r>
          <w:rPr>
            <w:rFonts w:eastAsiaTheme="minorEastAsia" w:cstheme="minorBidi"/>
            <w:b w:val="0"/>
            <w:bCs w:val="0"/>
            <w:noProof/>
            <w:kern w:val="2"/>
            <w:sz w:val="24"/>
            <w:szCs w:val="24"/>
            <w14:ligatures w14:val="standardContextual"/>
          </w:rPr>
          <w:tab/>
        </w:r>
        <w:r w:rsidRPr="003F5B28">
          <w:rPr>
            <w:rStyle w:val="Hyperlink"/>
            <w:noProof/>
          </w:rPr>
          <w:t>Exclusions</w:t>
        </w:r>
        <w:r>
          <w:rPr>
            <w:noProof/>
            <w:webHidden/>
          </w:rPr>
          <w:tab/>
        </w:r>
        <w:r>
          <w:rPr>
            <w:noProof/>
            <w:webHidden/>
          </w:rPr>
          <w:fldChar w:fldCharType="begin"/>
        </w:r>
        <w:r>
          <w:rPr>
            <w:noProof/>
            <w:webHidden/>
          </w:rPr>
          <w:instrText xml:space="preserve"> PAGEREF _Toc158299166 \h </w:instrText>
        </w:r>
        <w:r>
          <w:rPr>
            <w:noProof/>
            <w:webHidden/>
          </w:rPr>
        </w:r>
        <w:r>
          <w:rPr>
            <w:noProof/>
            <w:webHidden/>
          </w:rPr>
          <w:fldChar w:fldCharType="separate"/>
        </w:r>
        <w:r w:rsidR="00C538FF">
          <w:rPr>
            <w:noProof/>
            <w:webHidden/>
          </w:rPr>
          <w:t>9</w:t>
        </w:r>
        <w:r>
          <w:rPr>
            <w:noProof/>
            <w:webHidden/>
          </w:rPr>
          <w:fldChar w:fldCharType="end"/>
        </w:r>
      </w:hyperlink>
    </w:p>
    <w:p w14:paraId="1E1DAD12" w14:textId="1C5ACAC6" w:rsidR="00FC40D2" w:rsidRDefault="00FC40D2">
      <w:pPr>
        <w:pStyle w:val="TOC1"/>
        <w:tabs>
          <w:tab w:val="left" w:pos="400"/>
          <w:tab w:val="right" w:leader="dot" w:pos="9396"/>
        </w:tabs>
        <w:rPr>
          <w:rFonts w:eastAsiaTheme="minorEastAsia" w:cstheme="minorBidi"/>
          <w:b w:val="0"/>
          <w:bCs w:val="0"/>
          <w:i w:val="0"/>
          <w:iCs w:val="0"/>
          <w:noProof/>
          <w:kern w:val="2"/>
          <w14:ligatures w14:val="standardContextual"/>
        </w:rPr>
      </w:pPr>
      <w:hyperlink w:anchor="_Toc158299167" w:history="1">
        <w:r w:rsidRPr="003F5B28">
          <w:rPr>
            <w:rStyle w:val="Hyperlink"/>
            <w:noProof/>
          </w:rPr>
          <w:t>3</w:t>
        </w:r>
        <w:r>
          <w:rPr>
            <w:rFonts w:eastAsiaTheme="minorEastAsia" w:cstheme="minorBidi"/>
            <w:b w:val="0"/>
            <w:bCs w:val="0"/>
            <w:i w:val="0"/>
            <w:iCs w:val="0"/>
            <w:noProof/>
            <w:kern w:val="2"/>
            <w14:ligatures w14:val="standardContextual"/>
          </w:rPr>
          <w:tab/>
        </w:r>
        <w:r w:rsidRPr="003F5B28">
          <w:rPr>
            <w:rStyle w:val="Hyperlink"/>
            <w:noProof/>
          </w:rPr>
          <w:t>Cost and Timelines</w:t>
        </w:r>
        <w:r>
          <w:rPr>
            <w:noProof/>
            <w:webHidden/>
          </w:rPr>
          <w:tab/>
        </w:r>
        <w:r>
          <w:rPr>
            <w:noProof/>
            <w:webHidden/>
          </w:rPr>
          <w:fldChar w:fldCharType="begin"/>
        </w:r>
        <w:r>
          <w:rPr>
            <w:noProof/>
            <w:webHidden/>
          </w:rPr>
          <w:instrText xml:space="preserve"> PAGEREF _Toc158299167 \h </w:instrText>
        </w:r>
        <w:r>
          <w:rPr>
            <w:noProof/>
            <w:webHidden/>
          </w:rPr>
        </w:r>
        <w:r>
          <w:rPr>
            <w:noProof/>
            <w:webHidden/>
          </w:rPr>
          <w:fldChar w:fldCharType="separate"/>
        </w:r>
        <w:r w:rsidR="00C538FF">
          <w:rPr>
            <w:noProof/>
            <w:webHidden/>
          </w:rPr>
          <w:t>10</w:t>
        </w:r>
        <w:r>
          <w:rPr>
            <w:noProof/>
            <w:webHidden/>
          </w:rPr>
          <w:fldChar w:fldCharType="end"/>
        </w:r>
      </w:hyperlink>
    </w:p>
    <w:p w14:paraId="738541DC" w14:textId="4732FFDB" w:rsidR="00FC40D2" w:rsidRDefault="00FC40D2">
      <w:pPr>
        <w:pStyle w:val="TOC1"/>
        <w:tabs>
          <w:tab w:val="left" w:pos="400"/>
          <w:tab w:val="right" w:leader="dot" w:pos="9396"/>
        </w:tabs>
        <w:rPr>
          <w:rFonts w:eastAsiaTheme="minorEastAsia" w:cstheme="minorBidi"/>
          <w:b w:val="0"/>
          <w:bCs w:val="0"/>
          <w:i w:val="0"/>
          <w:iCs w:val="0"/>
          <w:noProof/>
          <w:kern w:val="2"/>
          <w14:ligatures w14:val="standardContextual"/>
        </w:rPr>
      </w:pPr>
      <w:hyperlink w:anchor="_Toc158299168" w:history="1">
        <w:r w:rsidRPr="003F5B28">
          <w:rPr>
            <w:rStyle w:val="Hyperlink"/>
            <w:noProof/>
          </w:rPr>
          <w:t>4</w:t>
        </w:r>
        <w:r>
          <w:rPr>
            <w:rFonts w:eastAsiaTheme="minorEastAsia" w:cstheme="minorBidi"/>
            <w:b w:val="0"/>
            <w:bCs w:val="0"/>
            <w:i w:val="0"/>
            <w:iCs w:val="0"/>
            <w:noProof/>
            <w:kern w:val="2"/>
            <w14:ligatures w14:val="standardContextual"/>
          </w:rPr>
          <w:tab/>
        </w:r>
        <w:r w:rsidRPr="003F5B28">
          <w:rPr>
            <w:rStyle w:val="Hyperlink"/>
            <w:noProof/>
          </w:rPr>
          <w:t>Acceptance</w:t>
        </w:r>
        <w:r>
          <w:rPr>
            <w:noProof/>
            <w:webHidden/>
          </w:rPr>
          <w:tab/>
        </w:r>
        <w:r>
          <w:rPr>
            <w:noProof/>
            <w:webHidden/>
          </w:rPr>
          <w:fldChar w:fldCharType="begin"/>
        </w:r>
        <w:r>
          <w:rPr>
            <w:noProof/>
            <w:webHidden/>
          </w:rPr>
          <w:instrText xml:space="preserve"> PAGEREF _Toc158299168 \h </w:instrText>
        </w:r>
        <w:r>
          <w:rPr>
            <w:noProof/>
            <w:webHidden/>
          </w:rPr>
        </w:r>
        <w:r>
          <w:rPr>
            <w:noProof/>
            <w:webHidden/>
          </w:rPr>
          <w:fldChar w:fldCharType="separate"/>
        </w:r>
        <w:r w:rsidR="00C538FF">
          <w:rPr>
            <w:noProof/>
            <w:webHidden/>
          </w:rPr>
          <w:t>12</w:t>
        </w:r>
        <w:r>
          <w:rPr>
            <w:noProof/>
            <w:webHidden/>
          </w:rPr>
          <w:fldChar w:fldCharType="end"/>
        </w:r>
      </w:hyperlink>
    </w:p>
    <w:p w14:paraId="2504D0DA" w14:textId="5A3C8936" w:rsidR="00932889" w:rsidRDefault="007F6898" w:rsidP="007F6898">
      <w:pPr>
        <w:widowControl w:val="0"/>
        <w:tabs>
          <w:tab w:val="left" w:pos="426"/>
          <w:tab w:val="left" w:pos="709"/>
          <w:tab w:val="left" w:pos="993"/>
        </w:tabs>
        <w:adjustRightInd w:val="0"/>
        <w:ind w:left="0"/>
        <w:textAlignment w:val="baseline"/>
        <w:rPr>
          <w:ins w:id="1" w:author="Microsoft Word" w:date="2024-02-08T05:36:00Z"/>
          <w:color w:val="7F7F7F" w:themeColor="text1" w:themeTint="80"/>
          <w:sz w:val="36"/>
        </w:rPr>
      </w:pPr>
      <w:r>
        <w:fldChar w:fldCharType="end"/>
      </w:r>
    </w:p>
    <w:p w14:paraId="0E1C5E24" w14:textId="1729D42C" w:rsidR="003240F5" w:rsidRPr="005C3730" w:rsidRDefault="009C16E0" w:rsidP="00B16DA7">
      <w:pPr>
        <w:pStyle w:val="Heading1"/>
        <w:tabs>
          <w:tab w:val="left" w:pos="993"/>
        </w:tabs>
        <w:ind w:left="142"/>
      </w:pPr>
      <w:bookmarkStart w:id="2" w:name="_Toc158299156"/>
      <w:r w:rsidRPr="005C3730">
        <w:lastRenderedPageBreak/>
        <w:t>Statement of Work</w:t>
      </w:r>
      <w:bookmarkEnd w:id="0"/>
      <w:bookmarkEnd w:id="2"/>
      <w:r w:rsidRPr="005C3730">
        <w:t xml:space="preserve"> </w:t>
      </w:r>
    </w:p>
    <w:p w14:paraId="715436D5" w14:textId="287871F6" w:rsidR="003F7452" w:rsidRPr="00A71355" w:rsidRDefault="003F7452" w:rsidP="00B73EB7">
      <w:pPr>
        <w:pStyle w:val="Heading2"/>
      </w:pPr>
      <w:bookmarkStart w:id="3" w:name="_Toc158191526"/>
      <w:bookmarkStart w:id="4" w:name="_Toc158299157"/>
      <w:r w:rsidRPr="00B73EB7">
        <w:t>Overview</w:t>
      </w:r>
      <w:bookmarkEnd w:id="3"/>
      <w:bookmarkEnd w:id="4"/>
      <w:r>
        <w:t xml:space="preserve"> </w:t>
      </w:r>
    </w:p>
    <w:p w14:paraId="6F6711A6" w14:textId="3B6AD054" w:rsidR="00A67C70" w:rsidRDefault="00A67C70" w:rsidP="00186E95">
      <w:pPr>
        <w:pStyle w:val="NormalIndent"/>
      </w:pPr>
      <w:r w:rsidRPr="00307C55">
        <w:t xml:space="preserve">Grainger is </w:t>
      </w:r>
      <w:r w:rsidR="00307C55" w:rsidRPr="00307C55">
        <w:t xml:space="preserve">in the process of </w:t>
      </w:r>
      <w:r w:rsidR="00BF5F9A">
        <w:t xml:space="preserve">working with a Code (a third party vendor) to </w:t>
      </w:r>
      <w:r w:rsidRPr="00307C55">
        <w:t xml:space="preserve">develop a new </w:t>
      </w:r>
      <w:r w:rsidR="00491F4D" w:rsidRPr="00307C55">
        <w:t xml:space="preserve">website </w:t>
      </w:r>
      <w:r w:rsidR="00E62569">
        <w:t xml:space="preserve">through which prospective tenants will be able to see available units </w:t>
      </w:r>
      <w:r w:rsidR="00FF3A98">
        <w:t xml:space="preserve">and new developments </w:t>
      </w:r>
      <w:r w:rsidR="000135D1">
        <w:t>across</w:t>
      </w:r>
      <w:r w:rsidR="00E62569">
        <w:t xml:space="preserve"> </w:t>
      </w:r>
      <w:r w:rsidR="0010418F">
        <w:t>the entire</w:t>
      </w:r>
      <w:r w:rsidR="00E62569">
        <w:t xml:space="preserve"> Grainger </w:t>
      </w:r>
      <w:r w:rsidR="0010418F">
        <w:t xml:space="preserve">portfolio </w:t>
      </w:r>
      <w:r w:rsidR="00D10912">
        <w:t>as well as</w:t>
      </w:r>
      <w:r w:rsidR="00E62569">
        <w:t xml:space="preserve"> </w:t>
      </w:r>
      <w:r w:rsidR="0042483F">
        <w:t>register their interest in a unit</w:t>
      </w:r>
      <w:r w:rsidR="004B6063">
        <w:t xml:space="preserve"> or development</w:t>
      </w:r>
      <w:r w:rsidR="0042483F">
        <w:t xml:space="preserve"> by completing a form on the website. </w:t>
      </w:r>
    </w:p>
    <w:p w14:paraId="2EE4EC1D" w14:textId="77777777" w:rsidR="00132874" w:rsidRDefault="00D741FE" w:rsidP="00186E95">
      <w:pPr>
        <w:pStyle w:val="NormalIndent"/>
      </w:pPr>
      <w:r w:rsidRPr="001663AD">
        <w:t xml:space="preserve">This project </w:t>
      </w:r>
      <w:r w:rsidR="00EC1281" w:rsidRPr="001663AD">
        <w:t xml:space="preserve">will </w:t>
      </w:r>
      <w:r w:rsidR="00F944F2" w:rsidRPr="001663AD">
        <w:t>integrat</w:t>
      </w:r>
      <w:r w:rsidR="00EC1281" w:rsidRPr="001663AD">
        <w:t xml:space="preserve">e </w:t>
      </w:r>
      <w:r w:rsidR="001945FD" w:rsidRPr="001663AD">
        <w:t>Salesforce</w:t>
      </w:r>
      <w:r w:rsidRPr="001663AD">
        <w:t xml:space="preserve"> </w:t>
      </w:r>
      <w:r w:rsidR="00EC1281" w:rsidRPr="001663AD">
        <w:t xml:space="preserve">with the </w:t>
      </w:r>
      <w:r w:rsidRPr="001663AD">
        <w:t>website</w:t>
      </w:r>
      <w:r w:rsidR="00EC1281" w:rsidRPr="001663AD">
        <w:t xml:space="preserve">’s </w:t>
      </w:r>
      <w:r w:rsidR="00EC1281" w:rsidRPr="00665E2E">
        <w:rPr>
          <w:i/>
          <w:iCs/>
        </w:rPr>
        <w:t>Unit Details</w:t>
      </w:r>
      <w:r w:rsidRPr="001663AD">
        <w:t xml:space="preserve"> </w:t>
      </w:r>
      <w:r w:rsidR="00F944F2" w:rsidRPr="001663AD">
        <w:t>API</w:t>
      </w:r>
      <w:r w:rsidR="00EC1281" w:rsidRPr="001663AD">
        <w:t xml:space="preserve">, passing Salesforce unit </w:t>
      </w:r>
      <w:r w:rsidR="00665E2E">
        <w:t>data</w:t>
      </w:r>
      <w:r w:rsidR="00EC1281" w:rsidRPr="001663AD">
        <w:t xml:space="preserve"> to the website</w:t>
      </w:r>
      <w:r w:rsidRPr="001663AD">
        <w:t xml:space="preserve">. </w:t>
      </w:r>
    </w:p>
    <w:p w14:paraId="7DDB9D20" w14:textId="627C4970" w:rsidR="00656FE4" w:rsidRPr="001663AD" w:rsidRDefault="00AF0DB0" w:rsidP="00186E95">
      <w:pPr>
        <w:pStyle w:val="NormalIndent"/>
      </w:pPr>
      <w:r w:rsidRPr="001663AD">
        <w:t>In addition, enhancement</w:t>
      </w:r>
      <w:r w:rsidR="001663AD">
        <w:t>s</w:t>
      </w:r>
      <w:r w:rsidRPr="001663AD">
        <w:t xml:space="preserve"> to </w:t>
      </w:r>
      <w:r w:rsidR="00C91F72">
        <w:t xml:space="preserve">the unit and </w:t>
      </w:r>
      <w:r w:rsidR="00AF6457">
        <w:t xml:space="preserve">building data in Salesforce will be required to </w:t>
      </w:r>
      <w:r w:rsidR="00C82230">
        <w:t xml:space="preserve">capture new information that is required for the website. </w:t>
      </w:r>
      <w:r w:rsidR="00132874">
        <w:t xml:space="preserve">However such changes should not affect the existing integration between Salesforce and the Rightmove API </w:t>
      </w:r>
      <w:r w:rsidR="00775B3C">
        <w:t xml:space="preserve">which </w:t>
      </w:r>
      <w:r w:rsidR="00AA17D3">
        <w:t xml:space="preserve">includes many of the same data points. </w:t>
      </w:r>
    </w:p>
    <w:p w14:paraId="1AF58B4F" w14:textId="22458A33" w:rsidR="00694719" w:rsidRPr="00414404" w:rsidRDefault="00694719" w:rsidP="00B73EB7">
      <w:pPr>
        <w:pStyle w:val="Heading2"/>
      </w:pPr>
      <w:bookmarkStart w:id="5" w:name="_Project_Objectives"/>
      <w:bookmarkStart w:id="6" w:name="_Project_Objectives_1"/>
      <w:bookmarkStart w:id="7" w:name="_Objectives"/>
      <w:bookmarkStart w:id="8" w:name="_Delivery_Approach"/>
      <w:bookmarkStart w:id="9" w:name="_Toc158191527"/>
      <w:bookmarkStart w:id="10" w:name="_Toc158299158"/>
      <w:bookmarkStart w:id="11" w:name="_Toc158191528"/>
      <w:bookmarkEnd w:id="5"/>
      <w:bookmarkEnd w:id="6"/>
      <w:bookmarkEnd w:id="7"/>
      <w:bookmarkEnd w:id="8"/>
      <w:r w:rsidRPr="00414404">
        <w:t>Objectives</w:t>
      </w:r>
      <w:bookmarkEnd w:id="9"/>
      <w:bookmarkEnd w:id="10"/>
    </w:p>
    <w:p w14:paraId="66BB4E58" w14:textId="77777777" w:rsidR="00694719" w:rsidRPr="00414404" w:rsidRDefault="00694719" w:rsidP="00186E95">
      <w:pPr>
        <w:pStyle w:val="NormalIndent"/>
      </w:pPr>
      <w:r w:rsidRPr="00414404">
        <w:t>The objectives of this project are to:</w:t>
      </w:r>
    </w:p>
    <w:p w14:paraId="1959ED57" w14:textId="5AE6A921" w:rsidR="00694719" w:rsidRPr="00E761CD" w:rsidRDefault="00694719" w:rsidP="00186E95">
      <w:pPr>
        <w:pStyle w:val="NormalIndent"/>
        <w:numPr>
          <w:ilvl w:val="0"/>
          <w:numId w:val="9"/>
        </w:numPr>
      </w:pPr>
      <w:r>
        <w:t>Conduct</w:t>
      </w:r>
      <w:r w:rsidRPr="00E761CD">
        <w:t xml:space="preserve"> sufficient</w:t>
      </w:r>
      <w:r w:rsidR="00EE6E91">
        <w:t xml:space="preserve"> upfront</w:t>
      </w:r>
      <w:r w:rsidR="00091120">
        <w:t xml:space="preserve"> </w:t>
      </w:r>
      <w:r w:rsidRPr="00E761CD">
        <w:t xml:space="preserve">analysis in order for Open Box to be in a position to commence development. </w:t>
      </w:r>
    </w:p>
    <w:p w14:paraId="0686C523" w14:textId="6957D87A" w:rsidR="00694719" w:rsidRPr="00E761CD" w:rsidRDefault="00694719" w:rsidP="00186E95">
      <w:pPr>
        <w:pStyle w:val="NormalIndent"/>
        <w:numPr>
          <w:ilvl w:val="1"/>
          <w:numId w:val="9"/>
        </w:numPr>
      </w:pPr>
      <w:r w:rsidRPr="00E761CD">
        <w:t xml:space="preserve">Document </w:t>
      </w:r>
      <w:r>
        <w:t xml:space="preserve">the </w:t>
      </w:r>
      <w:r w:rsidRPr="00E761CD">
        <w:t xml:space="preserve">solution requirements </w:t>
      </w:r>
      <w:r>
        <w:t xml:space="preserve">and outcomes to be delivered </w:t>
      </w:r>
      <w:r w:rsidRPr="00E761CD">
        <w:t>in an initial, prioritized project backlog.</w:t>
      </w:r>
    </w:p>
    <w:p w14:paraId="03D06F75" w14:textId="49830024" w:rsidR="00694719" w:rsidRPr="00E761CD" w:rsidRDefault="00694719" w:rsidP="00186E95">
      <w:pPr>
        <w:pStyle w:val="NormalIndent"/>
        <w:numPr>
          <w:ilvl w:val="1"/>
          <w:numId w:val="9"/>
        </w:numPr>
      </w:pPr>
      <w:r w:rsidRPr="00E761CD">
        <w:t>Write user stories, with detailed acceptance criteria, for the features that are anticipated to be addressed</w:t>
      </w:r>
      <w:r w:rsidR="00EE6E91">
        <w:t xml:space="preserve"> first</w:t>
      </w:r>
      <w:r>
        <w:t>.</w:t>
      </w:r>
      <w:r w:rsidRPr="00E761CD">
        <w:t xml:space="preserve"> Acceptance criteria will be reviewed and agreed with Grainger.</w:t>
      </w:r>
    </w:p>
    <w:p w14:paraId="5386FC3C" w14:textId="41208EED" w:rsidR="00694719" w:rsidRDefault="00694719" w:rsidP="00186E95">
      <w:pPr>
        <w:pStyle w:val="NormalIndent"/>
        <w:numPr>
          <w:ilvl w:val="0"/>
          <w:numId w:val="9"/>
        </w:numPr>
      </w:pPr>
      <w:r>
        <w:t xml:space="preserve">After </w:t>
      </w:r>
      <w:r w:rsidR="00EE6E91">
        <w:t xml:space="preserve">initial </w:t>
      </w:r>
      <w:r>
        <w:t>analysis</w:t>
      </w:r>
      <w:r w:rsidR="00EE6E91">
        <w:t>,</w:t>
      </w:r>
      <w:r>
        <w:t xml:space="preserve"> provide a revised forecast of the estimated effort, cost &amp; timeline required to deliver the project backlog.</w:t>
      </w:r>
    </w:p>
    <w:p w14:paraId="6690E890" w14:textId="4BF196DA" w:rsidR="00694719" w:rsidRPr="00B5069E" w:rsidRDefault="00694719" w:rsidP="0087787A">
      <w:pPr>
        <w:pStyle w:val="NormalIndent"/>
        <w:numPr>
          <w:ilvl w:val="0"/>
          <w:numId w:val="9"/>
        </w:numPr>
        <w:jc w:val="left"/>
      </w:pPr>
      <w:r w:rsidRPr="00B5069E">
        <w:t>Deliver the following solution:</w:t>
      </w:r>
    </w:p>
    <w:p w14:paraId="671A374F" w14:textId="51C56F73" w:rsidR="00694719" w:rsidRDefault="00694719" w:rsidP="00186E95">
      <w:pPr>
        <w:pStyle w:val="NormalIndent"/>
        <w:numPr>
          <w:ilvl w:val="1"/>
          <w:numId w:val="9"/>
        </w:numPr>
      </w:pPr>
      <w:r>
        <w:t xml:space="preserve">Functionality developed within Salesforce, initiated by clicking a button on the Unit record page, to send a JSON payload from Salesforce to a new </w:t>
      </w:r>
      <w:r w:rsidRPr="409AFFD2">
        <w:rPr>
          <w:i/>
          <w:iCs/>
        </w:rPr>
        <w:t>Unit Details</w:t>
      </w:r>
      <w:r>
        <w:t xml:space="preserve"> API that contains details of selected unit.</w:t>
      </w:r>
    </w:p>
    <w:p w14:paraId="07686614" w14:textId="0434401A" w:rsidR="00694719" w:rsidRDefault="00694719" w:rsidP="00186E95">
      <w:pPr>
        <w:pStyle w:val="NormalIndent"/>
        <w:numPr>
          <w:ilvl w:val="2"/>
          <w:numId w:val="9"/>
        </w:numPr>
      </w:pPr>
      <w:r>
        <w:t>Unit details will consist of unit, building and block (estate) data including features.</w:t>
      </w:r>
    </w:p>
    <w:p w14:paraId="3B14E597" w14:textId="1A3FAF13" w:rsidR="00694719" w:rsidRPr="00EF4C8A" w:rsidRDefault="00694719" w:rsidP="00186E95">
      <w:pPr>
        <w:pStyle w:val="NormalIndent"/>
        <w:numPr>
          <w:ilvl w:val="2"/>
          <w:numId w:val="9"/>
        </w:numPr>
      </w:pPr>
      <w:r>
        <w:t>Unit details will additionally include URLs of images and documents (such as floor plans, EPCs and 360 tours).</w:t>
      </w:r>
    </w:p>
    <w:p w14:paraId="6FBBBF4F" w14:textId="23D593CE" w:rsidR="00694719" w:rsidRDefault="00694719" w:rsidP="00186E95">
      <w:pPr>
        <w:pStyle w:val="NormalIndent"/>
        <w:numPr>
          <w:ilvl w:val="2"/>
          <w:numId w:val="9"/>
        </w:numPr>
      </w:pPr>
      <w:r>
        <w:lastRenderedPageBreak/>
        <w:t xml:space="preserve">Approximately </w:t>
      </w:r>
      <w:r w:rsidRPr="003B4FD7">
        <w:t>30 unit attributes</w:t>
      </w:r>
      <w:r>
        <w:t xml:space="preserve"> will be passed to the API</w:t>
      </w:r>
      <w:r w:rsidRPr="003B4FD7">
        <w:t>.</w:t>
      </w:r>
    </w:p>
    <w:p w14:paraId="191FFDEB" w14:textId="64D213D2" w:rsidR="00694719" w:rsidRPr="003B4FD7" w:rsidRDefault="00694719" w:rsidP="00186E95">
      <w:pPr>
        <w:pStyle w:val="NormalIndent"/>
        <w:numPr>
          <w:ilvl w:val="2"/>
          <w:numId w:val="9"/>
        </w:numPr>
      </w:pPr>
      <w:r>
        <w:t>Error handling.</w:t>
      </w:r>
    </w:p>
    <w:p w14:paraId="2F4FFBE9" w14:textId="189CE6F9" w:rsidR="00694719" w:rsidRDefault="00694719" w:rsidP="00186E95">
      <w:pPr>
        <w:pStyle w:val="NormalIndent"/>
        <w:numPr>
          <w:ilvl w:val="1"/>
          <w:numId w:val="9"/>
        </w:numPr>
      </w:pPr>
      <w:r w:rsidRPr="00704184">
        <w:t xml:space="preserve">Enhancing Salesforce to add new unit, building and block attributes, as well as </w:t>
      </w:r>
      <w:r>
        <w:t>modifying existing attributes.</w:t>
      </w:r>
      <w:r w:rsidRPr="00704184">
        <w:t xml:space="preserve"> </w:t>
      </w:r>
    </w:p>
    <w:p w14:paraId="2007F1DB" w14:textId="450AA7C6" w:rsidR="00694719" w:rsidRDefault="00694719" w:rsidP="00186E95">
      <w:pPr>
        <w:pStyle w:val="NormalIndent"/>
        <w:numPr>
          <w:ilvl w:val="2"/>
          <w:numId w:val="9"/>
        </w:numPr>
      </w:pPr>
      <w:r>
        <w:t xml:space="preserve">Approximately 12 fields will be added or modified in Salesforce. </w:t>
      </w:r>
    </w:p>
    <w:p w14:paraId="079C053B" w14:textId="71BDA346" w:rsidR="00694719" w:rsidRDefault="00694719" w:rsidP="00186E95">
      <w:pPr>
        <w:pStyle w:val="NormalIndent"/>
        <w:numPr>
          <w:ilvl w:val="1"/>
          <w:numId w:val="9"/>
        </w:numPr>
      </w:pPr>
      <w:r w:rsidRPr="409AFFD2">
        <w:t>Additional fields may need to be added to the Lead object in Salesforce to capture data submitted by prospective tenants on the new website (e.g. occupation, salary band etc.)</w:t>
      </w:r>
    </w:p>
    <w:p w14:paraId="5B2D12AB" w14:textId="3AE0AE5D" w:rsidR="00694719" w:rsidRDefault="00694719" w:rsidP="00186E95">
      <w:pPr>
        <w:pStyle w:val="NormalIndent"/>
        <w:numPr>
          <w:ilvl w:val="0"/>
          <w:numId w:val="9"/>
        </w:numPr>
      </w:pPr>
      <w:r>
        <w:t xml:space="preserve">As part of the solution, enquiries submitted from the new website will result in the creation of a Lead record in Salesforce. This will be achieved by a callout from the new website to the Salesforce REST API in the same way as is currently being done by Rightmove. Open Box will assist Code with any technical queries regarding the work to develop this callout to the Salesforce API to create leads. </w:t>
      </w:r>
    </w:p>
    <w:p w14:paraId="3A1C9E28" w14:textId="107BF5BF" w:rsidR="00742D8B" w:rsidRDefault="002A0F1D" w:rsidP="00B73EB7">
      <w:pPr>
        <w:pStyle w:val="Heading2"/>
      </w:pPr>
      <w:bookmarkStart w:id="12" w:name="_Toc158299159"/>
      <w:r>
        <w:t>Delivery Approach</w:t>
      </w:r>
      <w:bookmarkEnd w:id="11"/>
      <w:bookmarkEnd w:id="12"/>
    </w:p>
    <w:p w14:paraId="00E3BD2C" w14:textId="4E0C2F04" w:rsidR="00742D8B" w:rsidRDefault="00742D8B" w:rsidP="00186E95">
      <w:pPr>
        <w:pStyle w:val="NormalIndent"/>
      </w:pPr>
      <w:r>
        <w:t xml:space="preserve">The delivery approach will be based on the </w:t>
      </w:r>
      <w:r w:rsidR="002D2170">
        <w:t>k</w:t>
      </w:r>
      <w:r w:rsidR="009D237D">
        <w:t>anban</w:t>
      </w:r>
      <w:r w:rsidR="00DA39CD">
        <w:t xml:space="preserve"> </w:t>
      </w:r>
      <w:r w:rsidR="005840EF">
        <w:t xml:space="preserve">agile </w:t>
      </w:r>
      <w:r w:rsidR="005B016F">
        <w:t>f</w:t>
      </w:r>
      <w:r>
        <w:t>ramework</w:t>
      </w:r>
      <w:r w:rsidR="0D115487">
        <w:t xml:space="preserve"> where features will be </w:t>
      </w:r>
      <w:proofErr w:type="spellStart"/>
      <w:r w:rsidR="00164B99">
        <w:t>analyzed</w:t>
      </w:r>
      <w:proofErr w:type="spellEnd"/>
      <w:r w:rsidR="00621F5E">
        <w:t>,</w:t>
      </w:r>
      <w:r w:rsidR="00A50D35">
        <w:t xml:space="preserve"> developed,</w:t>
      </w:r>
      <w:r w:rsidR="00621F5E">
        <w:t xml:space="preserve"> </w:t>
      </w:r>
      <w:r w:rsidR="00A50D35">
        <w:t xml:space="preserve">tested </w:t>
      </w:r>
      <w:r w:rsidR="006A6A2C">
        <w:t xml:space="preserve">and </w:t>
      </w:r>
      <w:r w:rsidR="0D115487">
        <w:t xml:space="preserve">delivered continuously </w:t>
      </w:r>
      <w:r w:rsidR="00164B99">
        <w:t>throughout</w:t>
      </w:r>
      <w:r w:rsidR="0D115487">
        <w:t xml:space="preserve"> the project</w:t>
      </w:r>
      <w:r>
        <w:t>.</w:t>
      </w:r>
      <w:r w:rsidR="00C236B0">
        <w:t xml:space="preserve"> </w:t>
      </w:r>
    </w:p>
    <w:p w14:paraId="6F7F112E" w14:textId="1BD67F6E" w:rsidR="00742D8B" w:rsidRDefault="00742D8B" w:rsidP="00186E95">
      <w:pPr>
        <w:pStyle w:val="NormalIndent"/>
      </w:pPr>
      <w:r w:rsidRPr="002A3874">
        <w:t xml:space="preserve">A </w:t>
      </w:r>
      <w:r w:rsidR="00CE3075" w:rsidRPr="00C236B0">
        <w:t>b</w:t>
      </w:r>
      <w:r w:rsidRPr="00C236B0">
        <w:t>acklog</w:t>
      </w:r>
      <w:r w:rsidRPr="002A3874">
        <w:t xml:space="preserve"> will be maintained to track outcomes to be delivered and indicate priority of these outcomes relative to each other. </w:t>
      </w:r>
      <w:r w:rsidR="007D0B07" w:rsidRPr="002A3874">
        <w:t>The backlog will be</w:t>
      </w:r>
      <w:r w:rsidRPr="002A3874">
        <w:t xml:space="preserve"> a living artifact that </w:t>
      </w:r>
      <w:r w:rsidR="00C236B0">
        <w:t>will evolve</w:t>
      </w:r>
      <w:r w:rsidRPr="002A3874">
        <w:t xml:space="preserve"> as </w:t>
      </w:r>
      <w:r w:rsidR="002A3874">
        <w:t>Open Box</w:t>
      </w:r>
      <w:r w:rsidR="00BB7951">
        <w:t xml:space="preserve">, Code </w:t>
      </w:r>
      <w:r w:rsidR="002A3874">
        <w:t xml:space="preserve">and </w:t>
      </w:r>
      <w:r w:rsidR="00DD32C5">
        <w:fldChar w:fldCharType="begin"/>
      </w:r>
      <w:r w:rsidR="00DD32C5">
        <w:instrText>DOCPROPERTY  Category  \* MERGEFORMAT</w:instrText>
      </w:r>
      <w:r w:rsidR="00DD32C5">
        <w:fldChar w:fldCharType="separate"/>
      </w:r>
      <w:r w:rsidR="00D6114A">
        <w:t>Grainger plc</w:t>
      </w:r>
      <w:r w:rsidR="00DD32C5">
        <w:fldChar w:fldCharType="end"/>
      </w:r>
      <w:r w:rsidR="002A3874">
        <w:t xml:space="preserve"> </w:t>
      </w:r>
      <w:r w:rsidRPr="002A3874">
        <w:t xml:space="preserve">collaborate. </w:t>
      </w:r>
      <w:r w:rsidR="00DD32C5">
        <w:fldChar w:fldCharType="begin"/>
      </w:r>
      <w:r w:rsidR="00DD32C5">
        <w:instrText>DOCPROPERTY  Category  \* MERGEFORMAT</w:instrText>
      </w:r>
      <w:r w:rsidR="00DD32C5">
        <w:fldChar w:fldCharType="separate"/>
      </w:r>
      <w:r w:rsidR="00D6114A">
        <w:t>Grainger plc</w:t>
      </w:r>
      <w:r w:rsidR="00DD32C5">
        <w:fldChar w:fldCharType="end"/>
      </w:r>
      <w:r w:rsidR="003705F3" w:rsidRPr="002A3874">
        <w:t xml:space="preserve"> </w:t>
      </w:r>
      <w:r w:rsidRPr="002A3874">
        <w:t xml:space="preserve">stakeholders will </w:t>
      </w:r>
      <w:r w:rsidR="00B75828">
        <w:t>have</w:t>
      </w:r>
      <w:r w:rsidRPr="002A3874">
        <w:t xml:space="preserve"> access to the backlog </w:t>
      </w:r>
      <w:r w:rsidR="009771CD" w:rsidRPr="002A3874">
        <w:t>which</w:t>
      </w:r>
      <w:r w:rsidRPr="002A3874">
        <w:t xml:space="preserve"> will serve as the single source of truth with regards to scope.</w:t>
      </w:r>
    </w:p>
    <w:p w14:paraId="3B2D33D0" w14:textId="2A59168A" w:rsidR="00B75828" w:rsidRPr="003C7A74" w:rsidRDefault="00DD32C5" w:rsidP="00186E95">
      <w:pPr>
        <w:pStyle w:val="NormalIndent"/>
      </w:pPr>
      <w:r>
        <w:fldChar w:fldCharType="begin"/>
      </w:r>
      <w:r>
        <w:instrText>DOCPROPERTY  Category  \* MERGEFORMAT</w:instrText>
      </w:r>
      <w:r>
        <w:fldChar w:fldCharType="separate"/>
      </w:r>
      <w:r w:rsidR="00D6114A" w:rsidRPr="003C7A74">
        <w:t>Grainger plc</w:t>
      </w:r>
      <w:r>
        <w:fldChar w:fldCharType="end"/>
      </w:r>
      <w:r w:rsidR="00B75828" w:rsidRPr="003C7A74">
        <w:t xml:space="preserve"> representatives </w:t>
      </w:r>
      <w:r w:rsidR="00AB5F55" w:rsidRPr="003C7A74">
        <w:t>will b</w:t>
      </w:r>
      <w:r w:rsidR="00556495" w:rsidRPr="003C7A74">
        <w:t xml:space="preserve">e required to particulate in </w:t>
      </w:r>
      <w:r w:rsidR="006209C5" w:rsidRPr="003C7A74">
        <w:t>backlog refinement, demos</w:t>
      </w:r>
      <w:r w:rsidR="00621F5E">
        <w:t xml:space="preserve"> </w:t>
      </w:r>
      <w:r w:rsidR="006209C5" w:rsidRPr="003C7A74">
        <w:t>and stand up</w:t>
      </w:r>
      <w:r w:rsidR="006209C5">
        <w:t xml:space="preserve"> ceremonies</w:t>
      </w:r>
      <w:r w:rsidR="003C7A74" w:rsidRPr="003C7A74">
        <w:t>.</w:t>
      </w:r>
    </w:p>
    <w:p w14:paraId="56AADA66" w14:textId="77777777" w:rsidR="00D56D6B" w:rsidRPr="00E13BD3" w:rsidRDefault="00D56D6B" w:rsidP="00B73EB7">
      <w:pPr>
        <w:pStyle w:val="Heading3"/>
      </w:pPr>
      <w:bookmarkStart w:id="13" w:name="_UAT"/>
      <w:bookmarkEnd w:id="13"/>
      <w:r w:rsidRPr="00E13BD3">
        <w:t xml:space="preserve">UAT </w:t>
      </w:r>
    </w:p>
    <w:p w14:paraId="71186C15" w14:textId="20E1E9F5" w:rsidR="00623960" w:rsidRDefault="00E00870" w:rsidP="00186E95">
      <w:pPr>
        <w:pStyle w:val="NormalIndent"/>
      </w:pPr>
      <w:r w:rsidRPr="00623960">
        <w:t xml:space="preserve">Grainger will be responsible </w:t>
      </w:r>
      <w:r w:rsidR="00BA35C4">
        <w:t>for</w:t>
      </w:r>
      <w:r w:rsidRPr="00623960">
        <w:t xml:space="preserve"> testing </w:t>
      </w:r>
      <w:r w:rsidR="00623960" w:rsidRPr="00623960">
        <w:t xml:space="preserve">the functionality </w:t>
      </w:r>
      <w:r w:rsidR="00BA35C4">
        <w:t xml:space="preserve">delivered </w:t>
      </w:r>
      <w:r w:rsidR="00623960" w:rsidRPr="00623960">
        <w:t xml:space="preserve">and ensuring that the solution is </w:t>
      </w:r>
      <w:r w:rsidR="0008116B">
        <w:t>performing</w:t>
      </w:r>
      <w:r w:rsidR="00623960" w:rsidRPr="00623960">
        <w:t xml:space="preserve"> as expected </w:t>
      </w:r>
      <w:r w:rsidRPr="00623960">
        <w:t xml:space="preserve">during the UAT period. </w:t>
      </w:r>
    </w:p>
    <w:p w14:paraId="77E67736" w14:textId="0B197C08" w:rsidR="00D56D6B" w:rsidRPr="00DB7158" w:rsidRDefault="00D56D6B" w:rsidP="00186E95">
      <w:pPr>
        <w:pStyle w:val="NormalIndent"/>
      </w:pPr>
      <w:r w:rsidRPr="00623960">
        <w:t xml:space="preserve">Issues raised will be classified as bugs or enhancements. Bugs will be fixed during the UAT period. </w:t>
      </w:r>
      <w:commentRangeStart w:id="14"/>
      <w:r w:rsidRPr="00623960">
        <w:t xml:space="preserve">Any other enhancements or new requirements will be added to the backlog for future </w:t>
      </w:r>
      <w:r>
        <w:t>development</w:t>
      </w:r>
      <w:r w:rsidR="00CC3CA0">
        <w:t xml:space="preserve"> or </w:t>
      </w:r>
      <w:r w:rsidR="00875DBA">
        <w:t>addressed by extending the project timelines (by mutual agreement between Grainger and Open Box)</w:t>
      </w:r>
      <w:r>
        <w:t xml:space="preserve">. </w:t>
      </w:r>
      <w:commentRangeEnd w:id="14"/>
      <w:r w:rsidR="00875DBA">
        <w:rPr>
          <w:rStyle w:val="CommentReference"/>
        </w:rPr>
        <w:commentReference w:id="14"/>
      </w:r>
    </w:p>
    <w:p w14:paraId="2602948E" w14:textId="713DE02E" w:rsidR="00D56D6B" w:rsidRPr="005E0432" w:rsidRDefault="00D56D6B" w:rsidP="00B73EB7">
      <w:pPr>
        <w:pStyle w:val="Heading3"/>
      </w:pPr>
      <w:bookmarkStart w:id="15" w:name="_Support"/>
      <w:bookmarkEnd w:id="15"/>
      <w:r w:rsidRPr="005E0432">
        <w:lastRenderedPageBreak/>
        <w:t>Support</w:t>
      </w:r>
    </w:p>
    <w:p w14:paraId="306612C8" w14:textId="13AB524F" w:rsidR="00D56D6B" w:rsidRPr="0078037B" w:rsidRDefault="00D56D6B" w:rsidP="00186E95">
      <w:pPr>
        <w:pStyle w:val="NormalIndent"/>
      </w:pPr>
      <w:r w:rsidRPr="0078037B">
        <w:t>Open Box will provide</w:t>
      </w:r>
      <w:r w:rsidR="00196324">
        <w:t xml:space="preserve"> </w:t>
      </w:r>
      <w:proofErr w:type="spellStart"/>
      <w:r w:rsidR="00F4581E" w:rsidRPr="00F7032B">
        <w:t>hypercare</w:t>
      </w:r>
      <w:proofErr w:type="spellEnd"/>
      <w:r w:rsidRPr="0078037B">
        <w:t xml:space="preserve"> support for </w:t>
      </w:r>
      <w:r w:rsidR="00E46127" w:rsidRPr="0078037B">
        <w:t>10</w:t>
      </w:r>
      <w:r w:rsidRPr="0078037B">
        <w:t xml:space="preserve"> working days immediately following the production deployment</w:t>
      </w:r>
      <w:r w:rsidR="00A222C5" w:rsidRPr="0078037B">
        <w:t>.</w:t>
      </w:r>
    </w:p>
    <w:p w14:paraId="6603830A" w14:textId="77777777" w:rsidR="00750480" w:rsidRDefault="00750480" w:rsidP="00B73EB7">
      <w:pPr>
        <w:pStyle w:val="Heading2"/>
      </w:pPr>
      <w:bookmarkStart w:id="16" w:name="_Toc158191529"/>
      <w:bookmarkStart w:id="17" w:name="_Toc158299160"/>
      <w:r w:rsidRPr="00F44861">
        <w:t>Responsibilities</w:t>
      </w:r>
      <w:bookmarkEnd w:id="16"/>
      <w:bookmarkEnd w:id="17"/>
    </w:p>
    <w:p w14:paraId="2FB2D437" w14:textId="77777777" w:rsidR="00377330" w:rsidRPr="007F3673" w:rsidRDefault="00377330" w:rsidP="00186E95">
      <w:pPr>
        <w:pStyle w:val="NormalIndent"/>
        <w:numPr>
          <w:ilvl w:val="0"/>
          <w:numId w:val="1"/>
        </w:numPr>
      </w:pPr>
      <w:r w:rsidRPr="007F3673">
        <w:t>Open Box will be responsible for:</w:t>
      </w:r>
    </w:p>
    <w:p w14:paraId="7A840530" w14:textId="4CBAF373" w:rsidR="00377330" w:rsidRDefault="00377330" w:rsidP="00186E95">
      <w:pPr>
        <w:pStyle w:val="NormalIndent"/>
        <w:numPr>
          <w:ilvl w:val="1"/>
          <w:numId w:val="1"/>
        </w:numPr>
      </w:pPr>
      <w:r w:rsidRPr="007F3673">
        <w:t>Providing the services described in the</w:t>
      </w:r>
      <w:r w:rsidR="008F6541">
        <w:t xml:space="preserve"> project </w:t>
      </w:r>
      <w:hyperlink w:anchor="_Project_Objectives" w:history="1">
        <w:r w:rsidR="008F6541">
          <w:rPr>
            <w:rStyle w:val="Hyperlink"/>
          </w:rPr>
          <w:t>Objectives</w:t>
        </w:r>
      </w:hyperlink>
      <w:r w:rsidRPr="007F3673">
        <w:t>.</w:t>
      </w:r>
    </w:p>
    <w:p w14:paraId="0E03625D" w14:textId="4C320920" w:rsidR="00EC3812" w:rsidRPr="00EC3812" w:rsidRDefault="00994C03" w:rsidP="00186E95">
      <w:pPr>
        <w:pStyle w:val="NormalIndent"/>
        <w:numPr>
          <w:ilvl w:val="1"/>
          <w:numId w:val="1"/>
        </w:numPr>
      </w:pPr>
      <w:r>
        <w:t>Delivering a</w:t>
      </w:r>
      <w:r w:rsidR="00EC3812" w:rsidRPr="00EC3812">
        <w:t xml:space="preserve"> progress report </w:t>
      </w:r>
      <w:r>
        <w:t xml:space="preserve">to </w:t>
      </w:r>
      <w:r w:rsidR="00DD32C5">
        <w:fldChar w:fldCharType="begin"/>
      </w:r>
      <w:r w:rsidR="00DD32C5">
        <w:instrText>DOCPROPERTY  Category  \* MERGEFORMAT</w:instrText>
      </w:r>
      <w:r w:rsidR="00DD32C5">
        <w:fldChar w:fldCharType="separate"/>
      </w:r>
      <w:r w:rsidR="00D6114A">
        <w:t>Grainger plc</w:t>
      </w:r>
      <w:r w:rsidR="00DD32C5">
        <w:fldChar w:fldCharType="end"/>
      </w:r>
      <w:r w:rsidRPr="00EC3812">
        <w:t xml:space="preserve"> </w:t>
      </w:r>
      <w:r w:rsidR="00EC3812" w:rsidRPr="00EC3812">
        <w:t xml:space="preserve">on a </w:t>
      </w:r>
      <w:r w:rsidR="00EC3812">
        <w:t>regular</w:t>
      </w:r>
      <w:r w:rsidR="00EC3812" w:rsidRPr="00EC3812">
        <w:t xml:space="preserve"> basis </w:t>
      </w:r>
      <w:r>
        <w:t>that will include</w:t>
      </w:r>
      <w:r w:rsidR="00EC3812" w:rsidRPr="00EC3812">
        <w:t>:</w:t>
      </w:r>
    </w:p>
    <w:p w14:paraId="09632723" w14:textId="72F78275" w:rsidR="00EC3812" w:rsidRPr="00742AF4" w:rsidRDefault="00EC3812" w:rsidP="00186E95">
      <w:pPr>
        <w:pStyle w:val="NormalIndent"/>
        <w:numPr>
          <w:ilvl w:val="2"/>
          <w:numId w:val="1"/>
        </w:numPr>
      </w:pPr>
      <w:r w:rsidRPr="00742AF4">
        <w:t>General status update</w:t>
      </w:r>
      <w:r w:rsidR="00245280">
        <w:t xml:space="preserve"> &amp; </w:t>
      </w:r>
      <w:r w:rsidR="00994C03">
        <w:t>project health</w:t>
      </w:r>
    </w:p>
    <w:p w14:paraId="41640CED" w14:textId="2B96A268" w:rsidR="00AD2140" w:rsidRPr="00EC3812" w:rsidRDefault="00AD2140" w:rsidP="00186E95">
      <w:pPr>
        <w:pStyle w:val="NormalIndent"/>
        <w:numPr>
          <w:ilvl w:val="2"/>
          <w:numId w:val="1"/>
        </w:numPr>
      </w:pPr>
      <w:r w:rsidRPr="00EC3812">
        <w:t>Project risks</w:t>
      </w:r>
    </w:p>
    <w:p w14:paraId="3650C780" w14:textId="04EE6D55" w:rsidR="00AD2140" w:rsidRPr="00EC3812" w:rsidRDefault="00994C03" w:rsidP="00186E95">
      <w:pPr>
        <w:pStyle w:val="NormalIndent"/>
        <w:numPr>
          <w:ilvl w:val="2"/>
          <w:numId w:val="1"/>
        </w:numPr>
      </w:pPr>
      <w:r>
        <w:t>M</w:t>
      </w:r>
      <w:r w:rsidR="00AD2140" w:rsidRPr="00EC3812">
        <w:t>ilestones and timeline</w:t>
      </w:r>
      <w:r w:rsidR="00182C69">
        <w:t>s</w:t>
      </w:r>
    </w:p>
    <w:p w14:paraId="6CAA9690" w14:textId="230ED5F4" w:rsidR="00F46992" w:rsidRDefault="00F46992" w:rsidP="00186E95">
      <w:pPr>
        <w:pStyle w:val="NormalIndent"/>
        <w:numPr>
          <w:ilvl w:val="2"/>
          <w:numId w:val="1"/>
        </w:numPr>
      </w:pPr>
      <w:r>
        <w:t xml:space="preserve">Any </w:t>
      </w:r>
      <w:r w:rsidR="006F0522">
        <w:t xml:space="preserve">significant </w:t>
      </w:r>
      <w:r>
        <w:t>changes to</w:t>
      </w:r>
      <w:r w:rsidR="008D4EAE">
        <w:t xml:space="preserve"> project scope, </w:t>
      </w:r>
      <w:r w:rsidR="00810174" w:rsidRPr="002D136C">
        <w:t>cost,</w:t>
      </w:r>
      <w:r w:rsidR="008D4EAE">
        <w:t xml:space="preserve"> or </w:t>
      </w:r>
      <w:r>
        <w:t xml:space="preserve">timeline </w:t>
      </w:r>
      <w:r w:rsidR="00DC29D4" w:rsidRPr="00DC29D4">
        <w:t>forecasts</w:t>
      </w:r>
      <w:r>
        <w:t>.</w:t>
      </w:r>
    </w:p>
    <w:p w14:paraId="29DE44DB" w14:textId="0B2A1AF0" w:rsidR="00377330" w:rsidRPr="00A41240" w:rsidRDefault="00DD32C5" w:rsidP="00186E95">
      <w:pPr>
        <w:pStyle w:val="NormalIndent"/>
        <w:numPr>
          <w:ilvl w:val="0"/>
          <w:numId w:val="1"/>
        </w:numPr>
      </w:pPr>
      <w:r>
        <w:fldChar w:fldCharType="begin"/>
      </w:r>
      <w:r>
        <w:instrText>DOCPROPERTY  Category  \* MERGEFORMAT</w:instrText>
      </w:r>
      <w:r>
        <w:fldChar w:fldCharType="separate"/>
      </w:r>
      <w:r w:rsidR="00D6114A">
        <w:t>Grainger plc</w:t>
      </w:r>
      <w:r>
        <w:fldChar w:fldCharType="end"/>
      </w:r>
      <w:r w:rsidR="00377330" w:rsidRPr="00A41240">
        <w:t xml:space="preserve"> will be responsible for:</w:t>
      </w:r>
    </w:p>
    <w:p w14:paraId="695FC88A" w14:textId="1BF13E3B" w:rsidR="00750480" w:rsidRDefault="00DF1CF2" w:rsidP="00186E95">
      <w:pPr>
        <w:pStyle w:val="NormalIndent"/>
        <w:numPr>
          <w:ilvl w:val="1"/>
          <w:numId w:val="1"/>
        </w:numPr>
      </w:pPr>
      <w:r w:rsidRPr="00A41240">
        <w:t>Making key personnel and stakeholders available throughout the project lifecycle</w:t>
      </w:r>
      <w:r>
        <w:t xml:space="preserve">, including participation in </w:t>
      </w:r>
      <w:r w:rsidR="00153BCB">
        <w:t>the activities</w:t>
      </w:r>
      <w:r w:rsidR="00F52015">
        <w:t xml:space="preserve"> detailed in the </w:t>
      </w:r>
      <w:hyperlink w:anchor="_Delivery_Approach" w:history="1">
        <w:r w:rsidR="00153BCB">
          <w:rPr>
            <w:rStyle w:val="Hyperlink"/>
          </w:rPr>
          <w:t>Delivery Approach</w:t>
        </w:r>
      </w:hyperlink>
      <w:r w:rsidR="00F52015" w:rsidRPr="00DF1CF2">
        <w:t xml:space="preserve">. </w:t>
      </w:r>
      <w:r w:rsidR="00750480" w:rsidRPr="00DF1CF2">
        <w:t xml:space="preserve"> </w:t>
      </w:r>
    </w:p>
    <w:p w14:paraId="254DAD58" w14:textId="23BB7E29" w:rsidR="00365129" w:rsidRPr="00A116F6" w:rsidRDefault="00365129" w:rsidP="00186E95">
      <w:pPr>
        <w:pStyle w:val="NormalIndent"/>
        <w:numPr>
          <w:ilvl w:val="1"/>
          <w:numId w:val="1"/>
        </w:numPr>
      </w:pPr>
      <w:r w:rsidRPr="00A116F6">
        <w:t>Providing any knowledge required about the Rightmove API /</w:t>
      </w:r>
      <w:r w:rsidR="00F037BD">
        <w:t xml:space="preserve"> Salesforce </w:t>
      </w:r>
      <w:r w:rsidRPr="00A116F6">
        <w:t xml:space="preserve">integration. </w:t>
      </w:r>
    </w:p>
    <w:p w14:paraId="618EEA78" w14:textId="65DB13D1" w:rsidR="00E64151" w:rsidRDefault="00E64151" w:rsidP="00186E95">
      <w:pPr>
        <w:pStyle w:val="NormalIndent"/>
        <w:numPr>
          <w:ilvl w:val="1"/>
          <w:numId w:val="1"/>
        </w:numPr>
      </w:pPr>
      <w:bookmarkStart w:id="18" w:name="_Toc503519388"/>
      <w:bookmarkStart w:id="19" w:name="_Toc8822603"/>
      <w:bookmarkStart w:id="20" w:name="_Toc8822601"/>
      <w:bookmarkStart w:id="21" w:name="_Toc3896690"/>
      <w:r>
        <w:t>Ensuring t</w:t>
      </w:r>
      <w:r w:rsidRPr="006B39D2">
        <w:t>here are no other projects planned or in operation that may hinder this project.</w:t>
      </w:r>
    </w:p>
    <w:p w14:paraId="571FAEBF" w14:textId="5DADF0CE" w:rsidR="00742E47" w:rsidRPr="00A41240" w:rsidRDefault="00742E47" w:rsidP="00186E95">
      <w:pPr>
        <w:pStyle w:val="NormalIndent"/>
        <w:numPr>
          <w:ilvl w:val="0"/>
          <w:numId w:val="1"/>
        </w:numPr>
      </w:pPr>
      <w:bookmarkStart w:id="22" w:name="_Toc158191530"/>
      <w:commentRangeStart w:id="23"/>
      <w:r>
        <w:t xml:space="preserve">Code </w:t>
      </w:r>
      <w:r w:rsidRPr="00A41240">
        <w:t>will be responsible for:</w:t>
      </w:r>
    </w:p>
    <w:p w14:paraId="757FCC85" w14:textId="21CC9B0D" w:rsidR="00742E47" w:rsidRDefault="009D0C95" w:rsidP="00186E95">
      <w:pPr>
        <w:pStyle w:val="NormalIndent"/>
        <w:numPr>
          <w:ilvl w:val="1"/>
          <w:numId w:val="1"/>
        </w:numPr>
      </w:pPr>
      <w:r>
        <w:t xml:space="preserve">Proving the </w:t>
      </w:r>
      <w:r w:rsidR="005713BD">
        <w:t xml:space="preserve">required </w:t>
      </w:r>
      <w:r w:rsidR="00B0753F">
        <w:t xml:space="preserve">API format. </w:t>
      </w:r>
      <w:commentRangeEnd w:id="23"/>
      <w:r w:rsidR="0071071A">
        <w:rPr>
          <w:rStyle w:val="CommentReference"/>
        </w:rPr>
        <w:commentReference w:id="23"/>
      </w:r>
    </w:p>
    <w:p w14:paraId="7DE45F85" w14:textId="38D0AB15" w:rsidR="5763C978" w:rsidRDefault="5763C978" w:rsidP="7692DF16">
      <w:pPr>
        <w:pStyle w:val="NormalIndent"/>
        <w:numPr>
          <w:ilvl w:val="1"/>
          <w:numId w:val="1"/>
        </w:numPr>
      </w:pPr>
      <w:r>
        <w:t>Providing a Swagger API interface with mock responses</w:t>
      </w:r>
      <w:r w:rsidR="0016374A">
        <w:t>.</w:t>
      </w:r>
    </w:p>
    <w:p w14:paraId="701B96E0" w14:textId="77777777" w:rsidR="00C94E15" w:rsidRDefault="00C94E15" w:rsidP="00B73EB7">
      <w:pPr>
        <w:pStyle w:val="Heading2"/>
        <w:rPr>
          <w:lang w:val="en-AU"/>
        </w:rPr>
      </w:pPr>
      <w:bookmarkStart w:id="24" w:name="_Toc158299161"/>
      <w:r>
        <w:rPr>
          <w:lang w:val="en-AU"/>
        </w:rPr>
        <w:t>Availability</w:t>
      </w:r>
      <w:bookmarkEnd w:id="18"/>
      <w:bookmarkEnd w:id="19"/>
      <w:bookmarkEnd w:id="22"/>
      <w:bookmarkEnd w:id="24"/>
    </w:p>
    <w:p w14:paraId="6D77F9EC" w14:textId="77777777" w:rsidR="00C94E15" w:rsidRPr="00460581" w:rsidRDefault="00C94E15" w:rsidP="00186E95">
      <w:pPr>
        <w:pStyle w:val="NormalIndent"/>
        <w:numPr>
          <w:ilvl w:val="0"/>
          <w:numId w:val="14"/>
        </w:numPr>
      </w:pPr>
      <w:r>
        <w:t>Open Box r</w:t>
      </w:r>
      <w:r w:rsidRPr="00460581">
        <w:t>esources will be contactable and available for meetings via conference calls/video conferences:</w:t>
      </w:r>
    </w:p>
    <w:p w14:paraId="2EBBB7F7" w14:textId="7C309542" w:rsidR="00C94E15" w:rsidRPr="00460581" w:rsidRDefault="00C94E15" w:rsidP="00186E95">
      <w:pPr>
        <w:pStyle w:val="NormalIndent"/>
        <w:numPr>
          <w:ilvl w:val="0"/>
          <w:numId w:val="13"/>
        </w:numPr>
      </w:pPr>
      <w:r w:rsidRPr="00592B47">
        <w:t xml:space="preserve">Monday to Friday </w:t>
      </w:r>
      <w:r>
        <w:t>9</w:t>
      </w:r>
      <w:r w:rsidR="00397576">
        <w:t>am</w:t>
      </w:r>
      <w:r w:rsidRPr="00592B47">
        <w:t xml:space="preserve"> – </w:t>
      </w:r>
      <w:r w:rsidR="008F6541">
        <w:t>6</w:t>
      </w:r>
      <w:r w:rsidR="00397576">
        <w:t>pm</w:t>
      </w:r>
      <w:r w:rsidRPr="00592B47">
        <w:t xml:space="preserve"> </w:t>
      </w:r>
      <w:r>
        <w:t xml:space="preserve">South African time </w:t>
      </w:r>
      <w:r w:rsidRPr="00592B47">
        <w:t xml:space="preserve">(GMT +02:00) which currently corresponds to </w:t>
      </w:r>
      <w:r w:rsidR="004212D0">
        <w:t>7</w:t>
      </w:r>
      <w:r w:rsidR="00397576">
        <w:t>am</w:t>
      </w:r>
      <w:r w:rsidRPr="00592B47">
        <w:t xml:space="preserve"> – </w:t>
      </w:r>
      <w:r w:rsidR="00CD5F01">
        <w:t xml:space="preserve">4pm </w:t>
      </w:r>
      <w:r w:rsidRPr="00592B47">
        <w:t>(</w:t>
      </w:r>
      <w:r w:rsidR="00CD5F01">
        <w:t>G</w:t>
      </w:r>
      <w:r w:rsidR="00900AB8">
        <w:t>MT</w:t>
      </w:r>
      <w:r w:rsidRPr="00592B47">
        <w:t>)</w:t>
      </w:r>
      <w:r>
        <w:t>, e</w:t>
      </w:r>
      <w:r w:rsidRPr="00AA464C">
        <w:t>xcluding public holidays.</w:t>
      </w:r>
    </w:p>
    <w:p w14:paraId="728D417D" w14:textId="77777777" w:rsidR="00C94E15" w:rsidRDefault="00C94E15" w:rsidP="00186E95">
      <w:pPr>
        <w:pStyle w:val="NormalIndent"/>
        <w:numPr>
          <w:ilvl w:val="0"/>
          <w:numId w:val="14"/>
        </w:numPr>
      </w:pPr>
      <w:r w:rsidRPr="00460581">
        <w:lastRenderedPageBreak/>
        <w:t>A defined escalation path will be provided to the agreed project manager should urgent assistance be required outside of these times.</w:t>
      </w:r>
    </w:p>
    <w:p w14:paraId="76081C2F" w14:textId="16945231" w:rsidR="00CA5FAA" w:rsidRDefault="00CA5FAA" w:rsidP="00186E95">
      <w:pPr>
        <w:pStyle w:val="NormalIndent"/>
        <w:numPr>
          <w:ilvl w:val="0"/>
          <w:numId w:val="14"/>
        </w:numPr>
      </w:pPr>
      <w:r>
        <w:t>All work will be completed by Open Box offsite.</w:t>
      </w:r>
    </w:p>
    <w:p w14:paraId="008A0055" w14:textId="76F18AE0" w:rsidR="00CA7400" w:rsidRDefault="00CA7400" w:rsidP="00186E95">
      <w:pPr>
        <w:pStyle w:val="NormalIndent"/>
        <w:numPr>
          <w:ilvl w:val="1"/>
          <w:numId w:val="14"/>
        </w:numPr>
      </w:pPr>
      <w:r w:rsidRPr="001632C8">
        <w:t>It is</w:t>
      </w:r>
      <w:r>
        <w:t xml:space="preserve"> not </w:t>
      </w:r>
      <w:r w:rsidRPr="001632C8">
        <w:t xml:space="preserve">expected that the project </w:t>
      </w:r>
      <w:r w:rsidR="009C3615" w:rsidRPr="001632C8">
        <w:t>will require</w:t>
      </w:r>
      <w:r w:rsidRPr="001632C8">
        <w:t xml:space="preserve"> Open Box resources on</w:t>
      </w:r>
      <w:r>
        <w:t>-</w:t>
      </w:r>
      <w:r w:rsidRPr="001632C8">
        <w:t xml:space="preserve">site. </w:t>
      </w:r>
      <w:r w:rsidRPr="005807B5">
        <w:t>Where onsite personnel are required</w:t>
      </w:r>
      <w:r w:rsidRPr="001632C8">
        <w:t xml:space="preserve">, all reasonable expenses for travel and subsistence shall be reimbursed by </w:t>
      </w:r>
      <w:r w:rsidRPr="003D7CEC">
        <w:fldChar w:fldCharType="begin"/>
      </w:r>
      <w:r w:rsidRPr="001632C8">
        <w:instrText xml:space="preserve"> DOCPROPERTY  Category  \* MERGEFORMAT </w:instrText>
      </w:r>
      <w:r w:rsidRPr="003D7CEC">
        <w:fldChar w:fldCharType="separate"/>
      </w:r>
      <w:r w:rsidR="00D6114A">
        <w:t>Grainger plc</w:t>
      </w:r>
      <w:r w:rsidRPr="003D7CEC">
        <w:fldChar w:fldCharType="end"/>
      </w:r>
      <w:r w:rsidRPr="001632C8">
        <w:t xml:space="preserve">. Open Box shall not bill any mark-up or administration fee </w:t>
      </w:r>
      <w:r w:rsidR="00493EF5" w:rsidRPr="001632C8">
        <w:t>for</w:t>
      </w:r>
      <w:r w:rsidRPr="001632C8">
        <w:t xml:space="preserve"> any such expenses. Approval for expenses shall be obtained from </w:t>
      </w:r>
      <w:r w:rsidRPr="003D7CEC">
        <w:fldChar w:fldCharType="begin"/>
      </w:r>
      <w:r w:rsidRPr="001632C8">
        <w:instrText xml:space="preserve"> DOCPROPERTY  Category  \* MERGEFORMAT </w:instrText>
      </w:r>
      <w:r w:rsidRPr="003D7CEC">
        <w:fldChar w:fldCharType="separate"/>
      </w:r>
      <w:r w:rsidR="00D6114A">
        <w:t>Grainger plc</w:t>
      </w:r>
      <w:r w:rsidRPr="003D7CEC">
        <w:fldChar w:fldCharType="end"/>
      </w:r>
      <w:r w:rsidRPr="001632C8">
        <w:t xml:space="preserve"> prior to being incurred.</w:t>
      </w:r>
    </w:p>
    <w:p w14:paraId="596DB7BA" w14:textId="77777777" w:rsidR="0085144D" w:rsidRPr="00F44861" w:rsidRDefault="0085144D" w:rsidP="00B73EB7">
      <w:pPr>
        <w:pStyle w:val="Heading2"/>
      </w:pPr>
      <w:bookmarkStart w:id="25" w:name="_Toc158191531"/>
      <w:bookmarkStart w:id="26" w:name="_Toc158299162"/>
      <w:r>
        <w:t>References</w:t>
      </w:r>
      <w:bookmarkEnd w:id="20"/>
      <w:bookmarkEnd w:id="25"/>
      <w:bookmarkEnd w:id="26"/>
    </w:p>
    <w:p w14:paraId="612E523B" w14:textId="31F73E14" w:rsidR="0085144D" w:rsidRDefault="00737CC0" w:rsidP="00186E95">
      <w:pPr>
        <w:pStyle w:val="NormalIndent"/>
        <w:numPr>
          <w:ilvl w:val="0"/>
          <w:numId w:val="12"/>
        </w:numPr>
      </w:pPr>
      <w:r>
        <w:t>Grainger</w:t>
      </w:r>
      <w:r w:rsidR="00806364">
        <w:t xml:space="preserve">, Open Box &amp; </w:t>
      </w:r>
      <w:r w:rsidR="00402E05">
        <w:t>Code meeting</w:t>
      </w:r>
      <w:r w:rsidR="00D35C5B">
        <w:t xml:space="preserve">: </w:t>
      </w:r>
      <w:r w:rsidR="00D35C5B" w:rsidRPr="00D35C5B">
        <w:t xml:space="preserve">Website and </w:t>
      </w:r>
      <w:r w:rsidR="001945FD">
        <w:t>Salesforce</w:t>
      </w:r>
      <w:r w:rsidR="00D35C5B" w:rsidRPr="00D35C5B">
        <w:t xml:space="preserve"> follow up meeting</w:t>
      </w:r>
      <w:r w:rsidR="00D35C5B">
        <w:t xml:space="preserve"> (Friday, February </w:t>
      </w:r>
      <w:r w:rsidR="00D35C5B" w:rsidRPr="00D35C5B">
        <w:t xml:space="preserve">2 </w:t>
      </w:r>
      <w:r w:rsidR="00493EF5" w:rsidRPr="00D35C5B">
        <w:t>Feb</w:t>
      </w:r>
      <w:r w:rsidR="00D35C5B">
        <w:t xml:space="preserve"> 2024</w:t>
      </w:r>
      <w:r w:rsidR="00493EF5">
        <w:t>)</w:t>
      </w:r>
    </w:p>
    <w:p w14:paraId="3D037984" w14:textId="77777777" w:rsidR="001C1607" w:rsidRDefault="001C1607" w:rsidP="00186E95">
      <w:pPr>
        <w:pStyle w:val="NormalIndent"/>
        <w:numPr>
          <w:ilvl w:val="0"/>
          <w:numId w:val="12"/>
        </w:numPr>
      </w:pPr>
      <w:r>
        <w:t>Grainger Unit Data – Google Sheets</w:t>
      </w:r>
    </w:p>
    <w:p w14:paraId="6B6B9BAB" w14:textId="1A89FC72" w:rsidR="00CC5600" w:rsidRDefault="00D35C5B" w:rsidP="00186E95">
      <w:pPr>
        <w:pStyle w:val="NormalIndent"/>
        <w:numPr>
          <w:ilvl w:val="0"/>
          <w:numId w:val="12"/>
        </w:numPr>
      </w:pPr>
      <w:r>
        <w:t xml:space="preserve">Grainger Unit </w:t>
      </w:r>
      <w:r w:rsidR="00F037BD">
        <w:t>D</w:t>
      </w:r>
      <w:r>
        <w:t xml:space="preserve">etails API Details.pdf </w:t>
      </w:r>
      <w:r w:rsidR="003F669F">
        <w:t>(</w:t>
      </w:r>
      <w:r w:rsidR="00CC5600">
        <w:t xml:space="preserve">February 6, </w:t>
      </w:r>
      <w:r w:rsidR="00493EF5">
        <w:t>2024</w:t>
      </w:r>
      <w:r w:rsidR="003F669F">
        <w:t>)</w:t>
      </w:r>
    </w:p>
    <w:p w14:paraId="22082F09" w14:textId="5EC0C973" w:rsidR="000517AE" w:rsidRPr="003C31BF" w:rsidRDefault="00DE7B5A" w:rsidP="003C31BF">
      <w:pPr>
        <w:pStyle w:val="Heading1"/>
      </w:pPr>
      <w:bookmarkStart w:id="27" w:name="_Toc158191532"/>
      <w:bookmarkStart w:id="28" w:name="_Toc158299163"/>
      <w:bookmarkEnd w:id="21"/>
      <w:r w:rsidRPr="003C31BF">
        <w:lastRenderedPageBreak/>
        <w:t xml:space="preserve">Project Risks, </w:t>
      </w:r>
      <w:r w:rsidR="000517AE" w:rsidRPr="003C31BF">
        <w:t>Assumptions</w:t>
      </w:r>
      <w:r w:rsidR="0022757F" w:rsidRPr="003C31BF">
        <w:t xml:space="preserve"> &amp; </w:t>
      </w:r>
      <w:r w:rsidR="000517AE" w:rsidRPr="003C31BF">
        <w:t>Exclusions</w:t>
      </w:r>
      <w:bookmarkEnd w:id="27"/>
      <w:bookmarkEnd w:id="28"/>
      <w:r w:rsidR="000517AE" w:rsidRPr="003C31BF">
        <w:t xml:space="preserve"> </w:t>
      </w:r>
    </w:p>
    <w:p w14:paraId="2246899B" w14:textId="77777777" w:rsidR="00DE7B5A" w:rsidRDefault="00DE7B5A" w:rsidP="00B73EB7">
      <w:pPr>
        <w:pStyle w:val="Heading2"/>
      </w:pPr>
      <w:bookmarkStart w:id="29" w:name="_Toc158191533"/>
      <w:bookmarkStart w:id="30" w:name="_Toc158299164"/>
      <w:bookmarkStart w:id="31" w:name="_Toc8822605"/>
      <w:r>
        <w:t>Risks</w:t>
      </w:r>
      <w:bookmarkEnd w:id="29"/>
      <w:bookmarkEnd w:id="30"/>
    </w:p>
    <w:p w14:paraId="53563B0A" w14:textId="77777777" w:rsidR="004C7E31" w:rsidRDefault="00A85DC4" w:rsidP="00186E95">
      <w:pPr>
        <w:pStyle w:val="NormalIndent"/>
      </w:pPr>
      <w:r>
        <w:t>It should be noted that the website</w:t>
      </w:r>
      <w:r w:rsidR="00051487">
        <w:t xml:space="preserve"> </w:t>
      </w:r>
      <w:r>
        <w:t xml:space="preserve">and </w:t>
      </w:r>
      <w:r w:rsidRPr="00A85DC4">
        <w:rPr>
          <w:i/>
          <w:iCs/>
        </w:rPr>
        <w:t>Unit Details</w:t>
      </w:r>
      <w:r>
        <w:t xml:space="preserve"> API are currently a </w:t>
      </w:r>
      <w:r w:rsidR="00B56825">
        <w:t xml:space="preserve">work in progress and </w:t>
      </w:r>
      <w:r w:rsidR="002B03F2">
        <w:t xml:space="preserve">agreed </w:t>
      </w:r>
      <w:r w:rsidR="00916220">
        <w:t xml:space="preserve">requirements for this project </w:t>
      </w:r>
      <w:r w:rsidR="002B03F2">
        <w:t xml:space="preserve">may </w:t>
      </w:r>
      <w:r w:rsidR="00916220">
        <w:t>be</w:t>
      </w:r>
      <w:r w:rsidR="00D41E07">
        <w:t xml:space="preserve"> subsequently</w:t>
      </w:r>
      <w:r w:rsidR="00916220">
        <w:t xml:space="preserve"> </w:t>
      </w:r>
      <w:r w:rsidR="002B03F2">
        <w:t>revised as the wider initiative progresses.</w:t>
      </w:r>
      <w:r w:rsidR="001A70BE" w:rsidRPr="001A70BE">
        <w:t xml:space="preserve"> </w:t>
      </w:r>
      <w:r w:rsidR="001A70BE">
        <w:t>Project costs and timelines will be impacted if significant re-work is required.</w:t>
      </w:r>
      <w:r w:rsidR="00D41E07" w:rsidRPr="00D41E07">
        <w:t xml:space="preserve"> </w:t>
      </w:r>
    </w:p>
    <w:p w14:paraId="4241E1E4" w14:textId="0BE9671A" w:rsidR="00D41E07" w:rsidRPr="00186E95" w:rsidRDefault="00D41E07" w:rsidP="00186E95">
      <w:r>
        <w:t xml:space="preserve">Open Box believes an </w:t>
      </w:r>
      <w:r w:rsidR="00345235">
        <w:t>kanban</w:t>
      </w:r>
      <w:r>
        <w:t xml:space="preserve"> methodology is the best approach to mitigate such risks, with incremental analysis and delivery.</w:t>
      </w:r>
    </w:p>
    <w:p w14:paraId="2A17003A" w14:textId="1F714CAE" w:rsidR="00EE2014" w:rsidRDefault="001E0858" w:rsidP="00186E95">
      <w:r>
        <w:t>Additional</w:t>
      </w:r>
      <w:r w:rsidR="001A70BE">
        <w:t>ly</w:t>
      </w:r>
      <w:r w:rsidR="00EE2014">
        <w:t>,</w:t>
      </w:r>
      <w:r w:rsidR="001A70BE">
        <w:t xml:space="preserve"> UAT timelines </w:t>
      </w:r>
      <w:r w:rsidR="00440133">
        <w:t>may</w:t>
      </w:r>
      <w:r w:rsidR="001A70BE">
        <w:t xml:space="preserve"> be </w:t>
      </w:r>
      <w:r w:rsidR="001A70BE" w:rsidRPr="00A5598D">
        <w:t>negatively</w:t>
      </w:r>
      <w:r w:rsidR="001A70BE">
        <w:t xml:space="preserve"> impacted </w:t>
      </w:r>
      <w:r w:rsidR="00440133">
        <w:t>if there are</w:t>
      </w:r>
      <w:r w:rsidR="001A70BE">
        <w:t xml:space="preserve"> </w:t>
      </w:r>
      <w:r w:rsidR="00EE2014">
        <w:t xml:space="preserve">any </w:t>
      </w:r>
      <w:r w:rsidR="001A70BE">
        <w:t xml:space="preserve">delays in </w:t>
      </w:r>
      <w:r w:rsidR="00EE2014">
        <w:t xml:space="preserve">Code’s completion of the </w:t>
      </w:r>
      <w:r w:rsidR="00EE2014" w:rsidRPr="00A85DC4">
        <w:rPr>
          <w:i/>
          <w:iCs/>
        </w:rPr>
        <w:t>Unit Details</w:t>
      </w:r>
      <w:r w:rsidR="00EE2014">
        <w:t xml:space="preserve"> API. </w:t>
      </w:r>
    </w:p>
    <w:p w14:paraId="2F0120CC" w14:textId="1DD8D3EA" w:rsidR="000517AE" w:rsidRDefault="000517AE" w:rsidP="00B73EB7">
      <w:pPr>
        <w:pStyle w:val="Heading2"/>
      </w:pPr>
      <w:bookmarkStart w:id="32" w:name="_Toc158191534"/>
      <w:bookmarkStart w:id="33" w:name="_Toc158299165"/>
      <w:r w:rsidRPr="00F44861">
        <w:t>Assumptions</w:t>
      </w:r>
      <w:bookmarkEnd w:id="31"/>
      <w:bookmarkEnd w:id="32"/>
      <w:bookmarkEnd w:id="33"/>
    </w:p>
    <w:p w14:paraId="5953F23F" w14:textId="77777777" w:rsidR="000517AE" w:rsidRDefault="000517AE" w:rsidP="00186E95">
      <w:pPr>
        <w:pStyle w:val="NormalIndent"/>
      </w:pPr>
      <w:r>
        <w:t>The following assumptions have been made; incorrect assumptions may affect cost and timelines.</w:t>
      </w:r>
    </w:p>
    <w:p w14:paraId="5F5A797A" w14:textId="2FC7DE7C" w:rsidR="002F3C38" w:rsidRDefault="00A8375D" w:rsidP="00186E95">
      <w:pPr>
        <w:pStyle w:val="NormalIndent"/>
        <w:numPr>
          <w:ilvl w:val="0"/>
          <w:numId w:val="34"/>
        </w:numPr>
      </w:pPr>
      <w:bookmarkStart w:id="34" w:name="_Toc8822606"/>
      <w:r>
        <w:t xml:space="preserve">The </w:t>
      </w:r>
      <w:r w:rsidRPr="00F7032B">
        <w:rPr>
          <w:i/>
          <w:iCs/>
        </w:rPr>
        <w:t>Unit Details</w:t>
      </w:r>
      <w:r>
        <w:t xml:space="preserve"> API developed by </w:t>
      </w:r>
      <w:r w:rsidR="002F3C38">
        <w:t>Code</w:t>
      </w:r>
      <w:r w:rsidR="003A71DB">
        <w:t xml:space="preserve"> (third party vendor) </w:t>
      </w:r>
      <w:r w:rsidR="002F3C38">
        <w:t xml:space="preserve">will </w:t>
      </w:r>
      <w:r>
        <w:t xml:space="preserve">be </w:t>
      </w:r>
      <w:r w:rsidR="00B32680">
        <w:t xml:space="preserve">a REST API </w:t>
      </w:r>
      <w:r>
        <w:t>using</w:t>
      </w:r>
      <w:r w:rsidR="00B32680">
        <w:t xml:space="preserve"> OAuth authentication.</w:t>
      </w:r>
    </w:p>
    <w:p w14:paraId="74F29C82" w14:textId="7B76E6F3" w:rsidR="00B32680" w:rsidRDefault="00B32680" w:rsidP="00186E95">
      <w:pPr>
        <w:pStyle w:val="NormalIndent"/>
        <w:numPr>
          <w:ilvl w:val="0"/>
          <w:numId w:val="34"/>
        </w:numPr>
      </w:pPr>
      <w:r>
        <w:t xml:space="preserve">GREP integration is not required. </w:t>
      </w:r>
    </w:p>
    <w:p w14:paraId="2D4C1904" w14:textId="77777777" w:rsidR="00A5086F" w:rsidRDefault="00A5086F" w:rsidP="00186E95">
      <w:pPr>
        <w:pStyle w:val="NormalIndent"/>
        <w:numPr>
          <w:ilvl w:val="0"/>
          <w:numId w:val="34"/>
        </w:numPr>
      </w:pPr>
      <w:r>
        <w:t xml:space="preserve">Error handling for the API callout from Salesforce to the </w:t>
      </w:r>
      <w:r w:rsidRPr="004E23CD">
        <w:rPr>
          <w:i/>
          <w:iCs/>
        </w:rPr>
        <w:t>Unit Details</w:t>
      </w:r>
      <w:r>
        <w:t xml:space="preserve"> API will follow the same mechanism as the existing Rightmove API integration. </w:t>
      </w:r>
    </w:p>
    <w:p w14:paraId="5B6868BF" w14:textId="36DC02FB" w:rsidR="00A5086F" w:rsidRDefault="00A5086F" w:rsidP="00186E95">
      <w:pPr>
        <w:pStyle w:val="NormalIndent"/>
        <w:numPr>
          <w:ilvl w:val="0"/>
          <w:numId w:val="34"/>
        </w:numPr>
      </w:pPr>
      <w:r>
        <w:t>Code will provide a Swagger API interface with mock responses on or before 16</w:t>
      </w:r>
      <w:r w:rsidRPr="658C85B7">
        <w:rPr>
          <w:vertAlign w:val="superscript"/>
        </w:rPr>
        <w:t>th</w:t>
      </w:r>
      <w:r>
        <w:t xml:space="preserve"> February 2024.</w:t>
      </w:r>
      <w:r w:rsidR="00BE0F0D">
        <w:t xml:space="preserve"> </w:t>
      </w:r>
    </w:p>
    <w:p w14:paraId="1AFCA0B7" w14:textId="4B2651E6" w:rsidR="00A8375D" w:rsidRDefault="00A8375D" w:rsidP="00186E95">
      <w:pPr>
        <w:pStyle w:val="NormalIndent"/>
        <w:numPr>
          <w:ilvl w:val="0"/>
          <w:numId w:val="34"/>
        </w:numPr>
      </w:pPr>
      <w:r>
        <w:t xml:space="preserve">Code </w:t>
      </w:r>
      <w:r w:rsidR="003B10B3">
        <w:t xml:space="preserve">will develop </w:t>
      </w:r>
      <w:r w:rsidR="74DD4892">
        <w:t xml:space="preserve">the process </w:t>
      </w:r>
      <w:r w:rsidR="003B10B3">
        <w:t xml:space="preserve">to </w:t>
      </w:r>
      <w:r w:rsidR="542FBB2B">
        <w:t xml:space="preserve">use the standard Salesforce REST API to create Lead records for </w:t>
      </w:r>
      <w:r w:rsidR="00405CEE">
        <w:t xml:space="preserve">prospective tenant </w:t>
      </w:r>
      <w:r w:rsidR="008D7A61">
        <w:t>enquires</w:t>
      </w:r>
      <w:r w:rsidR="66DF4C35">
        <w:t xml:space="preserve"> </w:t>
      </w:r>
      <w:r w:rsidR="00C171C6">
        <w:t xml:space="preserve">that are </w:t>
      </w:r>
      <w:r w:rsidR="008D7A61">
        <w:t>captured via</w:t>
      </w:r>
      <w:r w:rsidR="003B10B3">
        <w:t xml:space="preserve"> </w:t>
      </w:r>
      <w:r w:rsidR="00BB6E1D">
        <w:t>a form on the website</w:t>
      </w:r>
    </w:p>
    <w:p w14:paraId="32120D1C" w14:textId="2C4DA4C0" w:rsidR="00136CFB" w:rsidRDefault="00D10B02" w:rsidP="00186E95">
      <w:pPr>
        <w:pStyle w:val="NormalIndent"/>
        <w:numPr>
          <w:ilvl w:val="1"/>
          <w:numId w:val="34"/>
        </w:numPr>
      </w:pPr>
      <w:r>
        <w:t>A</w:t>
      </w:r>
      <w:r w:rsidR="00E04443">
        <w:t xml:space="preserve">ny </w:t>
      </w:r>
      <w:r w:rsidR="00194212">
        <w:t xml:space="preserve">look up lists on the website form will be maintained independently; </w:t>
      </w:r>
      <w:r>
        <w:t>no integration is required to push Salesforce picklist values</w:t>
      </w:r>
      <w:r w:rsidR="009B1AE7">
        <w:t>,</w:t>
      </w:r>
      <w:r>
        <w:t xml:space="preserve"> for example</w:t>
      </w:r>
      <w:r w:rsidR="009B1AE7">
        <w:t>,</w:t>
      </w:r>
      <w:r>
        <w:t xml:space="preserve"> to the </w:t>
      </w:r>
      <w:r w:rsidR="009B1AE7">
        <w:t>website.</w:t>
      </w:r>
    </w:p>
    <w:p w14:paraId="67E6996C" w14:textId="6F6C6439" w:rsidR="00310FB8" w:rsidRDefault="00D5340E" w:rsidP="00186E95">
      <w:pPr>
        <w:pStyle w:val="NormalIndent"/>
        <w:numPr>
          <w:ilvl w:val="0"/>
          <w:numId w:val="34"/>
        </w:numPr>
      </w:pPr>
      <w:r>
        <w:t xml:space="preserve">There will be no </w:t>
      </w:r>
      <w:r w:rsidR="009B1AE7">
        <w:t xml:space="preserve">separate </w:t>
      </w:r>
      <w:r w:rsidR="00310FB8">
        <w:t xml:space="preserve">Property </w:t>
      </w:r>
      <w:r w:rsidR="009B1AE7">
        <w:t xml:space="preserve">Details API </w:t>
      </w:r>
      <w:r>
        <w:t xml:space="preserve">with which Salesforce </w:t>
      </w:r>
      <w:r w:rsidR="009B1AE7">
        <w:t>is required to</w:t>
      </w:r>
      <w:r>
        <w:t xml:space="preserve"> integrate. </w:t>
      </w:r>
      <w:r w:rsidR="00584EC7">
        <w:t xml:space="preserve">Any property information on the website will either be sourced from the property attributes in the </w:t>
      </w:r>
      <w:r w:rsidR="00584EC7" w:rsidRPr="00A64E13">
        <w:rPr>
          <w:i/>
          <w:iCs/>
        </w:rPr>
        <w:t>Unit Details</w:t>
      </w:r>
      <w:r w:rsidR="00584EC7">
        <w:t xml:space="preserve"> API or will be maintained in the website’s CMS.</w:t>
      </w:r>
    </w:p>
    <w:p w14:paraId="4E40BF3F" w14:textId="4CE28EFF" w:rsidR="4F7675E9" w:rsidRDefault="4F7675E9" w:rsidP="00186E95">
      <w:pPr>
        <w:pStyle w:val="NormalIndent"/>
        <w:numPr>
          <w:ilvl w:val="0"/>
          <w:numId w:val="34"/>
        </w:numPr>
      </w:pPr>
      <w:r w:rsidRPr="64136DA4">
        <w:t xml:space="preserve">Open Box will deploy the functionality to Grainger’s Salesforce PROD org as per the timeline in </w:t>
      </w:r>
      <w:r w:rsidR="002A4AC2">
        <w:fldChar w:fldCharType="begin"/>
      </w:r>
      <w:r w:rsidR="002A4AC2">
        <w:instrText xml:space="preserve"> REF _Ref158286864 \r \h </w:instrText>
      </w:r>
      <w:r w:rsidR="002A4AC2">
        <w:fldChar w:fldCharType="separate"/>
      </w:r>
      <w:r w:rsidR="00C538FF">
        <w:t>3</w:t>
      </w:r>
      <w:r w:rsidR="002A4AC2">
        <w:fldChar w:fldCharType="end"/>
      </w:r>
      <w:r w:rsidR="003B152E">
        <w:t xml:space="preserve">.  </w:t>
      </w:r>
      <w:r w:rsidR="00515C6A">
        <w:t xml:space="preserve">The functionality may only be enabled for end users </w:t>
      </w:r>
      <w:r w:rsidR="00A13879">
        <w:t xml:space="preserve">by the </w:t>
      </w:r>
      <w:r w:rsidR="00A13879">
        <w:lastRenderedPageBreak/>
        <w:t xml:space="preserve">internal Grainger Salesforce team </w:t>
      </w:r>
      <w:r w:rsidR="00515C6A">
        <w:t>at a later stage once t</w:t>
      </w:r>
      <w:r w:rsidR="003B152E">
        <w:t xml:space="preserve">he Grainger website </w:t>
      </w:r>
      <w:r w:rsidR="00515C6A">
        <w:t>is live.</w:t>
      </w:r>
      <w:r w:rsidR="00507DB2">
        <w:t xml:space="preserve">  Depending on timelines, this may occur after </w:t>
      </w:r>
      <w:proofErr w:type="spellStart"/>
      <w:r w:rsidR="00507DB2">
        <w:t>hypercare</w:t>
      </w:r>
      <w:proofErr w:type="spellEnd"/>
      <w:r w:rsidR="00507DB2">
        <w:t xml:space="preserve"> support has ended</w:t>
      </w:r>
      <w:r w:rsidR="00566BEF">
        <w:t>.</w:t>
      </w:r>
    </w:p>
    <w:p w14:paraId="4A9F8539" w14:textId="77777777" w:rsidR="004C7E31" w:rsidRDefault="004C7E31" w:rsidP="00186E95">
      <w:r>
        <w:br w:type="page"/>
      </w:r>
    </w:p>
    <w:p w14:paraId="04D8BE3F" w14:textId="03F434F0" w:rsidR="000517AE" w:rsidRPr="00BF7EEA" w:rsidRDefault="000517AE" w:rsidP="00B73EB7">
      <w:pPr>
        <w:pStyle w:val="Heading2"/>
      </w:pPr>
      <w:bookmarkStart w:id="35" w:name="_Toc158191535"/>
      <w:bookmarkStart w:id="36" w:name="_Toc158299166"/>
      <w:r w:rsidRPr="00BF7EEA">
        <w:lastRenderedPageBreak/>
        <w:t>Exclusions</w:t>
      </w:r>
      <w:bookmarkEnd w:id="34"/>
      <w:bookmarkEnd w:id="35"/>
      <w:bookmarkEnd w:id="36"/>
      <w:r w:rsidRPr="00BF7EEA">
        <w:t xml:space="preserve"> </w:t>
      </w:r>
    </w:p>
    <w:p w14:paraId="0A073980" w14:textId="2A3EF16A" w:rsidR="000517AE" w:rsidRDefault="000517AE" w:rsidP="00186E95">
      <w:pPr>
        <w:pStyle w:val="NormalIndent"/>
        <w:rPr>
          <w:lang w:eastAsia="en-ZA"/>
        </w:rPr>
      </w:pPr>
      <w:r>
        <w:rPr>
          <w:lang w:eastAsia="en-ZA"/>
        </w:rPr>
        <w:t>The following is not included in the cost or scope of this project:</w:t>
      </w:r>
    </w:p>
    <w:p w14:paraId="188DA6D0" w14:textId="53DA3F24" w:rsidR="00F019B3" w:rsidRDefault="003F1B17" w:rsidP="00186E95">
      <w:pPr>
        <w:pStyle w:val="NormalIndent"/>
        <w:numPr>
          <w:ilvl w:val="0"/>
          <w:numId w:val="32"/>
        </w:numPr>
      </w:pPr>
      <w:r>
        <w:t>D</w:t>
      </w:r>
      <w:r w:rsidR="00F019B3" w:rsidRPr="00F019B3">
        <w:t xml:space="preserve">ata clean-up </w:t>
      </w:r>
      <w:r w:rsidR="002B180A">
        <w:t>or data migration</w:t>
      </w:r>
      <w:r w:rsidR="001517BD" w:rsidRPr="00F019B3">
        <w:t>.</w:t>
      </w:r>
      <w:r w:rsidR="00F019B3" w:rsidRPr="00F019B3">
        <w:t xml:space="preserve"> </w:t>
      </w:r>
    </w:p>
    <w:p w14:paraId="75B41508" w14:textId="1BD8199A" w:rsidR="00AD08DB" w:rsidRDefault="00AD08DB" w:rsidP="00186E95">
      <w:pPr>
        <w:pStyle w:val="NormalIndent"/>
        <w:numPr>
          <w:ilvl w:val="1"/>
          <w:numId w:val="32"/>
        </w:numPr>
      </w:pPr>
      <w:r>
        <w:t xml:space="preserve">It is expected that Grainger will cleanse or populate any </w:t>
      </w:r>
      <w:r w:rsidR="00AD0243">
        <w:t>unit</w:t>
      </w:r>
      <w:r w:rsidR="00C042E2">
        <w:t>, building or block</w:t>
      </w:r>
      <w:r w:rsidR="00AD0243">
        <w:t xml:space="preserve"> </w:t>
      </w:r>
      <w:r>
        <w:t xml:space="preserve">data </w:t>
      </w:r>
      <w:r w:rsidR="003F1B17">
        <w:t xml:space="preserve">in Salesforce that is </w:t>
      </w:r>
      <w:r w:rsidR="005C64BC">
        <w:t xml:space="preserve">required to display on the website, </w:t>
      </w:r>
      <w:r w:rsidR="00AD0243">
        <w:t xml:space="preserve">as </w:t>
      </w:r>
      <w:r w:rsidR="005C64BC">
        <w:t>necessary</w:t>
      </w:r>
      <w:r w:rsidR="00AD0243">
        <w:t>.</w:t>
      </w:r>
    </w:p>
    <w:p w14:paraId="30CC7634" w14:textId="77777777" w:rsidR="004D4DE2" w:rsidRDefault="006A4F8B" w:rsidP="00186E95">
      <w:pPr>
        <w:pStyle w:val="NormalIndent"/>
        <w:numPr>
          <w:ilvl w:val="0"/>
          <w:numId w:val="32"/>
        </w:numPr>
      </w:pPr>
      <w:r>
        <w:t>Website &amp; API development - Code will be responsible for the development and testing of</w:t>
      </w:r>
      <w:r w:rsidR="004D4DE2">
        <w:t>:</w:t>
      </w:r>
    </w:p>
    <w:p w14:paraId="7C52CE97" w14:textId="77777777" w:rsidR="004D4DE2" w:rsidRDefault="004D4DE2" w:rsidP="00186E95">
      <w:pPr>
        <w:pStyle w:val="NormalIndent"/>
        <w:numPr>
          <w:ilvl w:val="1"/>
          <w:numId w:val="32"/>
        </w:numPr>
      </w:pPr>
      <w:r>
        <w:t xml:space="preserve">The </w:t>
      </w:r>
      <w:r w:rsidR="006A4F8B">
        <w:t xml:space="preserve">new </w:t>
      </w:r>
      <w:r>
        <w:t xml:space="preserve">Grainger </w:t>
      </w:r>
      <w:r w:rsidR="006A4F8B">
        <w:t>website</w:t>
      </w:r>
      <w:r>
        <w:t>.</w:t>
      </w:r>
    </w:p>
    <w:p w14:paraId="60B40369" w14:textId="25BBDE1A" w:rsidR="006A4F8B" w:rsidRDefault="004D4DE2" w:rsidP="00186E95">
      <w:pPr>
        <w:pStyle w:val="NormalIndent"/>
        <w:numPr>
          <w:ilvl w:val="1"/>
          <w:numId w:val="32"/>
        </w:numPr>
      </w:pPr>
      <w:r>
        <w:t xml:space="preserve">The </w:t>
      </w:r>
      <w:r w:rsidRPr="004D4DE2">
        <w:t>Unit Details</w:t>
      </w:r>
      <w:r>
        <w:t xml:space="preserve"> API</w:t>
      </w:r>
    </w:p>
    <w:p w14:paraId="321C8C1C" w14:textId="0AD55743" w:rsidR="00B20555" w:rsidRDefault="1CE4672A" w:rsidP="00186E95">
      <w:pPr>
        <w:pStyle w:val="NormalIndent"/>
        <w:numPr>
          <w:ilvl w:val="1"/>
          <w:numId w:val="32"/>
        </w:numPr>
      </w:pPr>
      <w:r>
        <w:t xml:space="preserve">The process to </w:t>
      </w:r>
      <w:r w:rsidR="007F42A3">
        <w:t>c</w:t>
      </w:r>
      <w:r w:rsidR="0023491C">
        <w:t xml:space="preserve">reate </w:t>
      </w:r>
      <w:r w:rsidR="00B20555">
        <w:t xml:space="preserve">new leads from the website </w:t>
      </w:r>
      <w:r w:rsidR="0023491C">
        <w:t xml:space="preserve">in </w:t>
      </w:r>
      <w:r w:rsidR="00B20555">
        <w:t>Salesforce</w:t>
      </w:r>
      <w:r w:rsidR="42EE9C59">
        <w:t xml:space="preserve"> using the Salesforce REST API</w:t>
      </w:r>
      <w:r w:rsidR="00B20555">
        <w:t xml:space="preserve">. </w:t>
      </w:r>
    </w:p>
    <w:p w14:paraId="74F3C99A" w14:textId="23E61421" w:rsidR="006A4F8B" w:rsidRDefault="001545A3" w:rsidP="00186E95">
      <w:pPr>
        <w:pStyle w:val="NormalIndent"/>
        <w:numPr>
          <w:ilvl w:val="0"/>
          <w:numId w:val="32"/>
        </w:numPr>
      </w:pPr>
      <w:r>
        <w:t xml:space="preserve">Testing Rightmove integration – It may be necessary </w:t>
      </w:r>
      <w:r w:rsidR="007F42A3">
        <w:t xml:space="preserve">for Grainger </w:t>
      </w:r>
      <w:r>
        <w:t xml:space="preserve">to test </w:t>
      </w:r>
      <w:r w:rsidR="006A4F8B">
        <w:t xml:space="preserve">that the </w:t>
      </w:r>
      <w:r>
        <w:t xml:space="preserve">existing integration between </w:t>
      </w:r>
      <w:r w:rsidR="006A4F8B">
        <w:t xml:space="preserve">Rightmove </w:t>
      </w:r>
      <w:r>
        <w:t xml:space="preserve">and Salesforce </w:t>
      </w:r>
      <w:r w:rsidR="006A4F8B">
        <w:t xml:space="preserve">is not affected by the Salesforce enhancements. </w:t>
      </w:r>
    </w:p>
    <w:p w14:paraId="4C2741A1" w14:textId="47D432F8" w:rsidR="006D3FDC" w:rsidRPr="00AD08DB" w:rsidRDefault="001945FD" w:rsidP="00186E95">
      <w:pPr>
        <w:pStyle w:val="NormalIndent"/>
        <w:numPr>
          <w:ilvl w:val="0"/>
          <w:numId w:val="32"/>
        </w:numPr>
      </w:pPr>
      <w:r w:rsidRPr="00AD08DB">
        <w:t>Salesforce</w:t>
      </w:r>
      <w:r w:rsidR="006D3FDC" w:rsidRPr="00AD08DB">
        <w:t xml:space="preserve"> costs, license fees, </w:t>
      </w:r>
      <w:r w:rsidR="00CE7865" w:rsidRPr="00AD08DB">
        <w:t>subscriptions,</w:t>
      </w:r>
      <w:r w:rsidR="006D3FDC" w:rsidRPr="00AD08DB">
        <w:t xml:space="preserve"> or services.</w:t>
      </w:r>
    </w:p>
    <w:p w14:paraId="190D9CA6" w14:textId="77777777" w:rsidR="006D3FDC" w:rsidRPr="00AD08DB" w:rsidRDefault="006D3FDC" w:rsidP="00186E95">
      <w:pPr>
        <w:pStyle w:val="NormalIndent"/>
        <w:numPr>
          <w:ilvl w:val="0"/>
          <w:numId w:val="32"/>
        </w:numPr>
      </w:pPr>
      <w:r w:rsidRPr="00AD08DB">
        <w:t>Hardware and infrastructure.</w:t>
      </w:r>
    </w:p>
    <w:p w14:paraId="62E9A734" w14:textId="62E2D42E" w:rsidR="00AD0243" w:rsidRDefault="008E79D5" w:rsidP="00186E95">
      <w:pPr>
        <w:pStyle w:val="NormalIndent"/>
        <w:numPr>
          <w:ilvl w:val="0"/>
          <w:numId w:val="32"/>
        </w:numPr>
      </w:pPr>
      <w:r>
        <w:t>Solution documentation, other than user stories.</w:t>
      </w:r>
    </w:p>
    <w:p w14:paraId="3D25E242" w14:textId="5C91AE37" w:rsidR="008E79D5" w:rsidRDefault="006D3FDC" w:rsidP="00186E95">
      <w:pPr>
        <w:pStyle w:val="NormalIndent"/>
        <w:numPr>
          <w:ilvl w:val="0"/>
          <w:numId w:val="32"/>
        </w:numPr>
      </w:pPr>
      <w:r>
        <w:t>E</w:t>
      </w:r>
      <w:r w:rsidR="000517AE" w:rsidRPr="006F759A">
        <w:t>nd-user training</w:t>
      </w:r>
      <w:r w:rsidR="00757BA8">
        <w:t>, change management</w:t>
      </w:r>
      <w:r w:rsidR="000517AE" w:rsidRPr="006F759A">
        <w:t xml:space="preserve"> or </w:t>
      </w:r>
      <w:r w:rsidR="00D95975">
        <w:t xml:space="preserve">new / updated </w:t>
      </w:r>
      <w:r w:rsidR="000517AE" w:rsidRPr="006F759A">
        <w:t>training materials</w:t>
      </w:r>
      <w:r w:rsidR="000517AE">
        <w:t>.</w:t>
      </w:r>
      <w:r w:rsidR="000517AE" w:rsidRPr="001632C8">
        <w:t xml:space="preserve"> </w:t>
      </w:r>
    </w:p>
    <w:p w14:paraId="16D9A542" w14:textId="4CCE6FC4" w:rsidR="003240F5" w:rsidRDefault="003240F5" w:rsidP="003C31BF">
      <w:pPr>
        <w:pStyle w:val="Heading1"/>
      </w:pPr>
      <w:bookmarkStart w:id="37" w:name="_Estimated_Cost_and"/>
      <w:bookmarkStart w:id="38" w:name="_Cost_and_Timelines"/>
      <w:bookmarkStart w:id="39" w:name="_Toc158191536"/>
      <w:bookmarkStart w:id="40" w:name="_Ref158286864"/>
      <w:bookmarkStart w:id="41" w:name="_Toc158299167"/>
      <w:bookmarkEnd w:id="37"/>
      <w:bookmarkEnd w:id="38"/>
      <w:r w:rsidRPr="008E79D5">
        <w:lastRenderedPageBreak/>
        <w:t xml:space="preserve">Cost and </w:t>
      </w:r>
      <w:r w:rsidR="00A71355" w:rsidRPr="008E79D5">
        <w:t>Timelines</w:t>
      </w:r>
      <w:bookmarkEnd w:id="39"/>
      <w:bookmarkEnd w:id="40"/>
      <w:bookmarkEnd w:id="41"/>
      <w:r w:rsidR="00743167" w:rsidRPr="008E79D5">
        <w:t xml:space="preserve"> </w:t>
      </w:r>
    </w:p>
    <w:p w14:paraId="70325316" w14:textId="77777777" w:rsidR="00CE0A99" w:rsidRDefault="00AF5508" w:rsidP="00186E95">
      <w:pPr>
        <w:pStyle w:val="NormalIndent"/>
        <w:rPr>
          <w:lang w:val="en-GB"/>
        </w:rPr>
      </w:pPr>
      <w:r>
        <w:t xml:space="preserve">Open Box will provide </w:t>
      </w:r>
      <w:r w:rsidR="00A01FF0">
        <w:t>an</w:t>
      </w:r>
      <w:r w:rsidR="00A01FF0" w:rsidRPr="00A01FF0">
        <w:rPr>
          <w:lang w:val="en-GB"/>
        </w:rPr>
        <w:t xml:space="preserve"> </w:t>
      </w:r>
      <w:r w:rsidR="00A01FF0" w:rsidRPr="5485650C">
        <w:rPr>
          <w:lang w:val="en-GB"/>
        </w:rPr>
        <w:t xml:space="preserve">agile delivery team to </w:t>
      </w:r>
      <w:r w:rsidR="00A01FF0" w:rsidRPr="738CFC60">
        <w:rPr>
          <w:lang w:val="en-GB"/>
        </w:rPr>
        <w:t xml:space="preserve">develop, test and </w:t>
      </w:r>
      <w:r w:rsidR="00A01FF0" w:rsidRPr="60B35754">
        <w:rPr>
          <w:lang w:val="en-GB"/>
        </w:rPr>
        <w:t xml:space="preserve">deploy </w:t>
      </w:r>
      <w:r w:rsidR="00A01FF0" w:rsidRPr="76781E4F">
        <w:rPr>
          <w:lang w:val="en-GB"/>
        </w:rPr>
        <w:t>the</w:t>
      </w:r>
      <w:r w:rsidR="00A01FF0" w:rsidRPr="548CBBCB">
        <w:rPr>
          <w:lang w:val="en-GB"/>
        </w:rPr>
        <w:t xml:space="preserve"> </w:t>
      </w:r>
      <w:r w:rsidR="00A01FF0" w:rsidRPr="37EDAF47">
        <w:rPr>
          <w:lang w:val="en-GB"/>
        </w:rPr>
        <w:t>solution</w:t>
      </w:r>
      <w:r w:rsidR="19342C09">
        <w:t xml:space="preserve"> on a Time &amp; Materials (T&amp;M) basis at a rate of </w:t>
      </w:r>
      <w:r w:rsidR="000997DA" w:rsidRPr="00047695">
        <w:rPr>
          <w:lang w:val="en-US"/>
        </w:rPr>
        <w:t>£120/hour</w:t>
      </w:r>
      <w:r w:rsidR="00A01FF0" w:rsidRPr="00047695">
        <w:rPr>
          <w:lang w:val="en-US"/>
        </w:rPr>
        <w:t>.</w:t>
      </w:r>
      <w:r w:rsidR="00A01FF0">
        <w:rPr>
          <w:lang w:val="en-GB"/>
        </w:rPr>
        <w:t xml:space="preserve"> </w:t>
      </w:r>
    </w:p>
    <w:p w14:paraId="29B703ED" w14:textId="3BC42E55" w:rsidR="00CE0A99" w:rsidRPr="00433E70" w:rsidRDefault="00CE0A99" w:rsidP="00186E95">
      <w:pPr>
        <w:pStyle w:val="NormalIndent"/>
        <w:rPr>
          <w:lang w:val="en-GB"/>
        </w:rPr>
      </w:pPr>
      <w:r w:rsidRPr="00433E70">
        <w:rPr>
          <w:lang w:val="en-GB"/>
        </w:rPr>
        <w:t>The team will be staffed to include the following skillsets as required:</w:t>
      </w:r>
    </w:p>
    <w:p w14:paraId="6D1E6952" w14:textId="77777777" w:rsidR="00CE0A99" w:rsidRPr="00B73EB7" w:rsidRDefault="00CE0A99" w:rsidP="00B73EB7">
      <w:pPr>
        <w:pStyle w:val="NormalIndent"/>
        <w:numPr>
          <w:ilvl w:val="0"/>
          <w:numId w:val="12"/>
        </w:numPr>
      </w:pPr>
      <w:r w:rsidRPr="00B73EB7">
        <w:t>Salesforce Technical Architect</w:t>
      </w:r>
    </w:p>
    <w:p w14:paraId="42BB60E8" w14:textId="77777777" w:rsidR="00CE0A99" w:rsidRPr="00B73EB7" w:rsidRDefault="00CE0A99" w:rsidP="00186E95">
      <w:pPr>
        <w:pStyle w:val="NormalIndent"/>
        <w:numPr>
          <w:ilvl w:val="0"/>
          <w:numId w:val="12"/>
        </w:numPr>
      </w:pPr>
      <w:r w:rsidRPr="00B73EB7">
        <w:t>Business Analyst</w:t>
      </w:r>
    </w:p>
    <w:p w14:paraId="29817056" w14:textId="77777777" w:rsidR="00CE0A99" w:rsidRPr="00B73EB7" w:rsidRDefault="00CE0A99" w:rsidP="00186E95">
      <w:pPr>
        <w:pStyle w:val="NormalIndent"/>
        <w:numPr>
          <w:ilvl w:val="0"/>
          <w:numId w:val="12"/>
        </w:numPr>
      </w:pPr>
      <w:r w:rsidRPr="00B73EB7">
        <w:t>Developers</w:t>
      </w:r>
    </w:p>
    <w:p w14:paraId="65BF54BA" w14:textId="77777777" w:rsidR="00CE0A99" w:rsidRPr="00B73EB7" w:rsidRDefault="00CE0A99" w:rsidP="00186E95">
      <w:pPr>
        <w:pStyle w:val="NormalIndent"/>
        <w:numPr>
          <w:ilvl w:val="0"/>
          <w:numId w:val="12"/>
        </w:numPr>
      </w:pPr>
      <w:r w:rsidRPr="00B73EB7">
        <w:t xml:space="preserve">Quality Assurer </w:t>
      </w:r>
    </w:p>
    <w:p w14:paraId="78225A54" w14:textId="77777777" w:rsidR="00CE0A99" w:rsidRPr="00B73EB7" w:rsidRDefault="00CE0A99" w:rsidP="00186E95">
      <w:pPr>
        <w:pStyle w:val="NormalIndent"/>
        <w:numPr>
          <w:ilvl w:val="0"/>
          <w:numId w:val="12"/>
        </w:numPr>
      </w:pPr>
      <w:r w:rsidRPr="00B73EB7">
        <w:t>Project Manager</w:t>
      </w:r>
    </w:p>
    <w:p w14:paraId="6F03C588" w14:textId="77777777" w:rsidR="00CE0A99" w:rsidRDefault="00CE0A99" w:rsidP="00186E95">
      <w:pPr>
        <w:pStyle w:val="NormalIndent"/>
        <w:rPr>
          <w:lang w:val="en-GB"/>
        </w:rPr>
      </w:pPr>
    </w:p>
    <w:p w14:paraId="01502043" w14:textId="3B487002" w:rsidR="00A01FF0" w:rsidRDefault="00A01FF0" w:rsidP="00186E95">
      <w:pPr>
        <w:pStyle w:val="NormalIndent"/>
      </w:pPr>
      <w:r>
        <w:rPr>
          <w:lang w:val="en-GB"/>
        </w:rPr>
        <w:t xml:space="preserve">The estimated </w:t>
      </w:r>
      <w:r w:rsidR="00CE0A99">
        <w:rPr>
          <w:lang w:val="en-GB"/>
        </w:rPr>
        <w:t>effort and costs per phase are shown in the table below</w:t>
      </w:r>
      <w:r w:rsidR="007C0F7D">
        <w:rPr>
          <w:lang w:val="en-GB"/>
        </w:rPr>
        <w:t>:</w:t>
      </w:r>
    </w:p>
    <w:tbl>
      <w:tblPr>
        <w:tblW w:w="8222" w:type="dxa"/>
        <w:tblInd w:w="704" w:type="dxa"/>
        <w:tblBorders>
          <w:top w:val="single" w:sz="4" w:space="0" w:color="auto"/>
          <w:left w:val="single" w:sz="4" w:space="0" w:color="auto"/>
          <w:bottom w:val="doub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2830"/>
        <w:gridCol w:w="1701"/>
        <w:gridCol w:w="1848"/>
        <w:gridCol w:w="1843"/>
      </w:tblGrid>
      <w:tr w:rsidR="00A01FF0" w:rsidRPr="007C0F7D" w14:paraId="4D24A518" w14:textId="77777777" w:rsidTr="007C0F7D">
        <w:trPr>
          <w:trHeight w:val="300"/>
        </w:trPr>
        <w:tc>
          <w:tcPr>
            <w:tcW w:w="2830" w:type="dxa"/>
            <w:shd w:val="clear" w:color="auto" w:fill="92D050"/>
            <w:noWrap/>
            <w:vAlign w:val="bottom"/>
            <w:hideMark/>
          </w:tcPr>
          <w:p w14:paraId="2827FB3A" w14:textId="71F11232" w:rsidR="00A01FF0" w:rsidRPr="007C0F7D" w:rsidRDefault="00FD7552" w:rsidP="007362FF">
            <w:pPr>
              <w:spacing w:after="0"/>
              <w:ind w:left="0" w:right="563"/>
              <w:rPr>
                <w:b/>
                <w:bCs/>
              </w:rPr>
            </w:pPr>
            <w:r w:rsidRPr="007C0F7D">
              <w:rPr>
                <w:b/>
                <w:bCs/>
              </w:rPr>
              <w:t>Phase</w:t>
            </w:r>
          </w:p>
        </w:tc>
        <w:tc>
          <w:tcPr>
            <w:tcW w:w="1701" w:type="dxa"/>
            <w:shd w:val="clear" w:color="000000" w:fill="92D050"/>
            <w:noWrap/>
            <w:vAlign w:val="bottom"/>
            <w:hideMark/>
          </w:tcPr>
          <w:p w14:paraId="20DDA827" w14:textId="77777777" w:rsidR="00A01FF0" w:rsidRPr="007C0F7D" w:rsidRDefault="00A01FF0" w:rsidP="007C0F7D">
            <w:pPr>
              <w:spacing w:after="0"/>
              <w:ind w:left="0"/>
              <w:jc w:val="center"/>
              <w:rPr>
                <w:b/>
                <w:bCs/>
              </w:rPr>
            </w:pPr>
            <w:r w:rsidRPr="007C0F7D">
              <w:rPr>
                <w:b/>
                <w:bCs/>
              </w:rPr>
              <w:t>Hours</w:t>
            </w:r>
          </w:p>
        </w:tc>
        <w:tc>
          <w:tcPr>
            <w:tcW w:w="1848" w:type="dxa"/>
            <w:shd w:val="clear" w:color="000000" w:fill="92D050"/>
            <w:noWrap/>
            <w:vAlign w:val="bottom"/>
            <w:hideMark/>
          </w:tcPr>
          <w:p w14:paraId="7288AFF7" w14:textId="77777777" w:rsidR="00A01FF0" w:rsidRPr="007C0F7D" w:rsidRDefault="00A01FF0" w:rsidP="00EF55C4">
            <w:pPr>
              <w:spacing w:after="0"/>
              <w:ind w:left="0"/>
              <w:rPr>
                <w:b/>
                <w:bCs/>
              </w:rPr>
            </w:pPr>
            <w:r w:rsidRPr="007C0F7D">
              <w:rPr>
                <w:b/>
                <w:bCs/>
              </w:rPr>
              <w:t>Lower Bound</w:t>
            </w:r>
          </w:p>
        </w:tc>
        <w:tc>
          <w:tcPr>
            <w:tcW w:w="1843" w:type="dxa"/>
            <w:shd w:val="clear" w:color="000000" w:fill="92D050"/>
            <w:noWrap/>
            <w:vAlign w:val="bottom"/>
            <w:hideMark/>
          </w:tcPr>
          <w:p w14:paraId="00D381BB" w14:textId="77777777" w:rsidR="00A01FF0" w:rsidRPr="007C0F7D" w:rsidRDefault="00A01FF0" w:rsidP="00EF55C4">
            <w:pPr>
              <w:spacing w:after="0"/>
              <w:ind w:left="0"/>
              <w:rPr>
                <w:b/>
                <w:bCs/>
              </w:rPr>
            </w:pPr>
            <w:r w:rsidRPr="007C0F7D">
              <w:rPr>
                <w:b/>
                <w:bCs/>
              </w:rPr>
              <w:t>Upper Bound</w:t>
            </w:r>
          </w:p>
        </w:tc>
      </w:tr>
      <w:tr w:rsidR="00A01FF0" w14:paraId="71F578E5" w14:textId="77777777" w:rsidTr="007C0F7D">
        <w:trPr>
          <w:trHeight w:val="300"/>
        </w:trPr>
        <w:tc>
          <w:tcPr>
            <w:tcW w:w="2830" w:type="dxa"/>
            <w:noWrap/>
            <w:vAlign w:val="bottom"/>
            <w:hideMark/>
          </w:tcPr>
          <w:p w14:paraId="11DE7279" w14:textId="77777777" w:rsidR="00A01FF0" w:rsidRDefault="00A01FF0" w:rsidP="00EF55C4">
            <w:pPr>
              <w:spacing w:after="0"/>
              <w:ind w:left="0"/>
            </w:pPr>
            <w:r>
              <w:t>Analysis</w:t>
            </w:r>
          </w:p>
        </w:tc>
        <w:tc>
          <w:tcPr>
            <w:tcW w:w="1701" w:type="dxa"/>
            <w:noWrap/>
            <w:vAlign w:val="bottom"/>
            <w:hideMark/>
          </w:tcPr>
          <w:p w14:paraId="1DDA485A" w14:textId="77777777" w:rsidR="00A01FF0" w:rsidRDefault="00A01FF0" w:rsidP="007C0F7D">
            <w:pPr>
              <w:spacing w:after="0"/>
              <w:ind w:left="0"/>
              <w:jc w:val="center"/>
            </w:pPr>
            <w:r>
              <w:t>40 - 52</w:t>
            </w:r>
          </w:p>
        </w:tc>
        <w:tc>
          <w:tcPr>
            <w:tcW w:w="1848" w:type="dxa"/>
            <w:noWrap/>
            <w:vAlign w:val="bottom"/>
            <w:hideMark/>
          </w:tcPr>
          <w:p w14:paraId="5A16679B" w14:textId="1F3DCA36" w:rsidR="00A01FF0" w:rsidRDefault="00A01FF0" w:rsidP="00BB71FC">
            <w:pPr>
              <w:spacing w:after="0"/>
              <w:ind w:left="0"/>
              <w:jc w:val="right"/>
            </w:pPr>
            <w:r>
              <w:t xml:space="preserve">£4,800 </w:t>
            </w:r>
          </w:p>
        </w:tc>
        <w:tc>
          <w:tcPr>
            <w:tcW w:w="1843" w:type="dxa"/>
            <w:noWrap/>
            <w:vAlign w:val="bottom"/>
            <w:hideMark/>
          </w:tcPr>
          <w:p w14:paraId="28918704" w14:textId="25370FAF" w:rsidR="00A01FF0" w:rsidRDefault="00A01FF0" w:rsidP="00BB71FC">
            <w:pPr>
              <w:spacing w:after="0"/>
              <w:ind w:left="0"/>
              <w:jc w:val="right"/>
            </w:pPr>
            <w:r>
              <w:t xml:space="preserve"> £6,240 </w:t>
            </w:r>
          </w:p>
        </w:tc>
      </w:tr>
      <w:tr w:rsidR="00A01FF0" w14:paraId="19DE8D11" w14:textId="77777777" w:rsidTr="007C0F7D">
        <w:trPr>
          <w:trHeight w:val="300"/>
        </w:trPr>
        <w:tc>
          <w:tcPr>
            <w:tcW w:w="2830" w:type="dxa"/>
            <w:noWrap/>
            <w:vAlign w:val="bottom"/>
            <w:hideMark/>
          </w:tcPr>
          <w:p w14:paraId="712BDE3A" w14:textId="77777777" w:rsidR="00A01FF0" w:rsidRDefault="00A01FF0" w:rsidP="00EF55C4">
            <w:pPr>
              <w:spacing w:after="0"/>
              <w:ind w:left="0"/>
            </w:pPr>
            <w:r>
              <w:t>Build</w:t>
            </w:r>
          </w:p>
        </w:tc>
        <w:tc>
          <w:tcPr>
            <w:tcW w:w="1701" w:type="dxa"/>
            <w:noWrap/>
            <w:vAlign w:val="bottom"/>
            <w:hideMark/>
          </w:tcPr>
          <w:p w14:paraId="3AF94CA2" w14:textId="77777777" w:rsidR="00A01FF0" w:rsidRDefault="00A01FF0" w:rsidP="007C0F7D">
            <w:pPr>
              <w:spacing w:after="0"/>
              <w:ind w:left="0"/>
              <w:jc w:val="center"/>
            </w:pPr>
            <w:r>
              <w:t>180 - 234</w:t>
            </w:r>
          </w:p>
        </w:tc>
        <w:tc>
          <w:tcPr>
            <w:tcW w:w="1848" w:type="dxa"/>
            <w:noWrap/>
            <w:vAlign w:val="bottom"/>
            <w:hideMark/>
          </w:tcPr>
          <w:p w14:paraId="08FDBC8B" w14:textId="028788E4" w:rsidR="00A01FF0" w:rsidRDefault="00A01FF0" w:rsidP="00BB71FC">
            <w:pPr>
              <w:spacing w:after="0"/>
              <w:ind w:left="0"/>
              <w:jc w:val="right"/>
            </w:pPr>
            <w:r>
              <w:t xml:space="preserve">£21,600 </w:t>
            </w:r>
          </w:p>
        </w:tc>
        <w:tc>
          <w:tcPr>
            <w:tcW w:w="1843" w:type="dxa"/>
            <w:noWrap/>
            <w:vAlign w:val="bottom"/>
            <w:hideMark/>
          </w:tcPr>
          <w:p w14:paraId="0936E43C" w14:textId="70BECDA4" w:rsidR="00A01FF0" w:rsidRDefault="00A01FF0" w:rsidP="00BB71FC">
            <w:pPr>
              <w:spacing w:after="0"/>
              <w:ind w:left="0"/>
              <w:jc w:val="right"/>
            </w:pPr>
            <w:r>
              <w:t xml:space="preserve"> £28,080 </w:t>
            </w:r>
          </w:p>
        </w:tc>
      </w:tr>
      <w:tr w:rsidR="00A01FF0" w14:paraId="7F5BED13" w14:textId="77777777" w:rsidTr="007C0F7D">
        <w:trPr>
          <w:trHeight w:val="300"/>
        </w:trPr>
        <w:tc>
          <w:tcPr>
            <w:tcW w:w="2830" w:type="dxa"/>
            <w:noWrap/>
            <w:vAlign w:val="bottom"/>
            <w:hideMark/>
          </w:tcPr>
          <w:p w14:paraId="09D692A8" w14:textId="77777777" w:rsidR="00A01FF0" w:rsidRDefault="00A01FF0" w:rsidP="00EF55C4">
            <w:pPr>
              <w:spacing w:after="0"/>
              <w:ind w:left="0"/>
            </w:pPr>
            <w:r>
              <w:t>Project Management</w:t>
            </w:r>
          </w:p>
        </w:tc>
        <w:tc>
          <w:tcPr>
            <w:tcW w:w="1701" w:type="dxa"/>
            <w:noWrap/>
            <w:vAlign w:val="bottom"/>
            <w:hideMark/>
          </w:tcPr>
          <w:p w14:paraId="07C4E378" w14:textId="77777777" w:rsidR="00A01FF0" w:rsidRDefault="00A01FF0" w:rsidP="007C0F7D">
            <w:pPr>
              <w:spacing w:after="0"/>
              <w:ind w:left="0"/>
              <w:jc w:val="center"/>
            </w:pPr>
            <w:r>
              <w:t>12 - 15.6</w:t>
            </w:r>
          </w:p>
        </w:tc>
        <w:tc>
          <w:tcPr>
            <w:tcW w:w="1848" w:type="dxa"/>
            <w:noWrap/>
            <w:vAlign w:val="bottom"/>
            <w:hideMark/>
          </w:tcPr>
          <w:p w14:paraId="27571B0F" w14:textId="2C6A35C5" w:rsidR="00A01FF0" w:rsidRDefault="00A01FF0" w:rsidP="00BB71FC">
            <w:pPr>
              <w:spacing w:after="0"/>
              <w:ind w:left="0"/>
              <w:jc w:val="right"/>
            </w:pPr>
            <w:r>
              <w:t xml:space="preserve">£1,440 </w:t>
            </w:r>
          </w:p>
        </w:tc>
        <w:tc>
          <w:tcPr>
            <w:tcW w:w="1843" w:type="dxa"/>
            <w:noWrap/>
            <w:vAlign w:val="bottom"/>
            <w:hideMark/>
          </w:tcPr>
          <w:p w14:paraId="53B5C539" w14:textId="74DA1476" w:rsidR="00A01FF0" w:rsidRDefault="00A01FF0" w:rsidP="00BB71FC">
            <w:pPr>
              <w:spacing w:after="0"/>
              <w:ind w:left="0"/>
              <w:jc w:val="right"/>
            </w:pPr>
            <w:r>
              <w:t xml:space="preserve"> £1,872 </w:t>
            </w:r>
          </w:p>
        </w:tc>
      </w:tr>
      <w:tr w:rsidR="00A01FF0" w14:paraId="4D21DF63" w14:textId="77777777" w:rsidTr="007C0F7D">
        <w:trPr>
          <w:trHeight w:val="300"/>
        </w:trPr>
        <w:tc>
          <w:tcPr>
            <w:tcW w:w="2830" w:type="dxa"/>
            <w:noWrap/>
            <w:vAlign w:val="bottom"/>
            <w:hideMark/>
          </w:tcPr>
          <w:p w14:paraId="04A2FC26" w14:textId="77777777" w:rsidR="00A01FF0" w:rsidRDefault="00A01FF0" w:rsidP="00EF55C4">
            <w:pPr>
              <w:spacing w:after="0"/>
              <w:ind w:left="0"/>
            </w:pPr>
            <w:r>
              <w:t>UAT</w:t>
            </w:r>
          </w:p>
        </w:tc>
        <w:tc>
          <w:tcPr>
            <w:tcW w:w="1701" w:type="dxa"/>
            <w:noWrap/>
            <w:vAlign w:val="bottom"/>
            <w:hideMark/>
          </w:tcPr>
          <w:p w14:paraId="7BAFF639" w14:textId="77777777" w:rsidR="00A01FF0" w:rsidRDefault="00A01FF0" w:rsidP="007C0F7D">
            <w:pPr>
              <w:spacing w:after="0"/>
              <w:ind w:left="0"/>
              <w:jc w:val="center"/>
            </w:pPr>
            <w:r>
              <w:t>20 - 26</w:t>
            </w:r>
          </w:p>
        </w:tc>
        <w:tc>
          <w:tcPr>
            <w:tcW w:w="1848" w:type="dxa"/>
            <w:noWrap/>
            <w:vAlign w:val="bottom"/>
            <w:hideMark/>
          </w:tcPr>
          <w:p w14:paraId="2885E04B" w14:textId="1C0BE2C3" w:rsidR="00A01FF0" w:rsidRDefault="00A01FF0" w:rsidP="00BB71FC">
            <w:pPr>
              <w:spacing w:after="0"/>
              <w:ind w:left="0"/>
              <w:jc w:val="right"/>
            </w:pPr>
            <w:r>
              <w:t xml:space="preserve">£2,400 </w:t>
            </w:r>
          </w:p>
        </w:tc>
        <w:tc>
          <w:tcPr>
            <w:tcW w:w="1843" w:type="dxa"/>
            <w:noWrap/>
            <w:vAlign w:val="bottom"/>
            <w:hideMark/>
          </w:tcPr>
          <w:p w14:paraId="32FA7331" w14:textId="473D845A" w:rsidR="00A01FF0" w:rsidRDefault="00A01FF0" w:rsidP="00BB71FC">
            <w:pPr>
              <w:spacing w:after="0"/>
              <w:ind w:left="0"/>
              <w:jc w:val="right"/>
            </w:pPr>
            <w:r>
              <w:t xml:space="preserve"> £3,120 </w:t>
            </w:r>
          </w:p>
        </w:tc>
      </w:tr>
      <w:tr w:rsidR="00A01FF0" w14:paraId="0D41815E" w14:textId="77777777" w:rsidTr="007C0F7D">
        <w:trPr>
          <w:trHeight w:val="300"/>
        </w:trPr>
        <w:tc>
          <w:tcPr>
            <w:tcW w:w="2830" w:type="dxa"/>
            <w:noWrap/>
            <w:vAlign w:val="bottom"/>
            <w:hideMark/>
          </w:tcPr>
          <w:p w14:paraId="2783C8D6" w14:textId="77777777" w:rsidR="00A01FF0" w:rsidRDefault="00A01FF0" w:rsidP="00EF55C4">
            <w:pPr>
              <w:spacing w:after="0"/>
              <w:ind w:left="0"/>
            </w:pPr>
            <w:r>
              <w:t>Production</w:t>
            </w:r>
          </w:p>
        </w:tc>
        <w:tc>
          <w:tcPr>
            <w:tcW w:w="1701" w:type="dxa"/>
            <w:noWrap/>
            <w:vAlign w:val="bottom"/>
            <w:hideMark/>
          </w:tcPr>
          <w:p w14:paraId="05BC747D" w14:textId="77777777" w:rsidR="00A01FF0" w:rsidRDefault="00A01FF0" w:rsidP="007C0F7D">
            <w:pPr>
              <w:spacing w:after="0"/>
              <w:ind w:left="0"/>
              <w:jc w:val="center"/>
            </w:pPr>
            <w:r>
              <w:t>5 - 6.5</w:t>
            </w:r>
          </w:p>
        </w:tc>
        <w:tc>
          <w:tcPr>
            <w:tcW w:w="1848" w:type="dxa"/>
            <w:noWrap/>
            <w:vAlign w:val="bottom"/>
            <w:hideMark/>
          </w:tcPr>
          <w:p w14:paraId="29CDA279" w14:textId="562052F6" w:rsidR="00A01FF0" w:rsidRDefault="00A01FF0" w:rsidP="00BB71FC">
            <w:pPr>
              <w:spacing w:after="0"/>
              <w:ind w:left="0"/>
              <w:jc w:val="right"/>
            </w:pPr>
            <w:r>
              <w:t xml:space="preserve">£600 </w:t>
            </w:r>
          </w:p>
        </w:tc>
        <w:tc>
          <w:tcPr>
            <w:tcW w:w="1843" w:type="dxa"/>
            <w:noWrap/>
            <w:vAlign w:val="bottom"/>
            <w:hideMark/>
          </w:tcPr>
          <w:p w14:paraId="50DEC53C" w14:textId="2D1F2847" w:rsidR="00A01FF0" w:rsidRDefault="00A01FF0" w:rsidP="00BB71FC">
            <w:pPr>
              <w:spacing w:after="0"/>
              <w:ind w:left="0"/>
              <w:jc w:val="right"/>
            </w:pPr>
            <w:r>
              <w:t xml:space="preserve"> £780 </w:t>
            </w:r>
          </w:p>
        </w:tc>
      </w:tr>
      <w:tr w:rsidR="00A01FF0" w:rsidRPr="007C0F7D" w14:paraId="015DC709" w14:textId="77777777" w:rsidTr="007C0F7D">
        <w:trPr>
          <w:trHeight w:val="300"/>
        </w:trPr>
        <w:tc>
          <w:tcPr>
            <w:tcW w:w="2830" w:type="dxa"/>
            <w:shd w:val="clear" w:color="auto" w:fill="F2F2F2" w:themeFill="background1" w:themeFillShade="F2"/>
            <w:noWrap/>
            <w:vAlign w:val="bottom"/>
            <w:hideMark/>
          </w:tcPr>
          <w:p w14:paraId="250C9C36" w14:textId="77777777" w:rsidR="00A01FF0" w:rsidRPr="007C0F7D" w:rsidRDefault="00A01FF0" w:rsidP="00EF55C4">
            <w:pPr>
              <w:spacing w:after="0"/>
              <w:ind w:left="0"/>
              <w:rPr>
                <w:b/>
                <w:bCs/>
              </w:rPr>
            </w:pPr>
            <w:r w:rsidRPr="007C0F7D">
              <w:rPr>
                <w:b/>
                <w:bCs/>
              </w:rPr>
              <w:t>Total</w:t>
            </w:r>
          </w:p>
        </w:tc>
        <w:tc>
          <w:tcPr>
            <w:tcW w:w="1701" w:type="dxa"/>
            <w:shd w:val="clear" w:color="auto" w:fill="F2F2F2" w:themeFill="background1" w:themeFillShade="F2"/>
            <w:noWrap/>
            <w:vAlign w:val="bottom"/>
            <w:hideMark/>
          </w:tcPr>
          <w:p w14:paraId="6FD18BC5" w14:textId="77777777" w:rsidR="00A01FF0" w:rsidRPr="007C0F7D" w:rsidRDefault="00A01FF0" w:rsidP="007C0F7D">
            <w:pPr>
              <w:spacing w:after="0"/>
              <w:ind w:left="0"/>
              <w:jc w:val="center"/>
              <w:rPr>
                <w:b/>
                <w:bCs/>
              </w:rPr>
            </w:pPr>
            <w:r w:rsidRPr="007C0F7D">
              <w:rPr>
                <w:b/>
                <w:bCs/>
              </w:rPr>
              <w:t>257 - 334</w:t>
            </w:r>
          </w:p>
        </w:tc>
        <w:tc>
          <w:tcPr>
            <w:tcW w:w="1848" w:type="dxa"/>
            <w:shd w:val="clear" w:color="auto" w:fill="F2F2F2" w:themeFill="background1" w:themeFillShade="F2"/>
            <w:noWrap/>
            <w:vAlign w:val="bottom"/>
            <w:hideMark/>
          </w:tcPr>
          <w:p w14:paraId="54EC01B2" w14:textId="4BA22AD8" w:rsidR="00A01FF0" w:rsidRPr="007C0F7D" w:rsidRDefault="00A01FF0" w:rsidP="00BB71FC">
            <w:pPr>
              <w:spacing w:after="0"/>
              <w:ind w:left="0"/>
              <w:jc w:val="right"/>
              <w:rPr>
                <w:b/>
                <w:bCs/>
              </w:rPr>
            </w:pPr>
            <w:r w:rsidRPr="007C0F7D">
              <w:rPr>
                <w:b/>
                <w:bCs/>
              </w:rPr>
              <w:t xml:space="preserve">£30,840 </w:t>
            </w:r>
          </w:p>
        </w:tc>
        <w:tc>
          <w:tcPr>
            <w:tcW w:w="1843" w:type="dxa"/>
            <w:shd w:val="clear" w:color="auto" w:fill="F2F2F2" w:themeFill="background1" w:themeFillShade="F2"/>
            <w:noWrap/>
            <w:vAlign w:val="bottom"/>
            <w:hideMark/>
          </w:tcPr>
          <w:p w14:paraId="7D09F08A" w14:textId="51619A26" w:rsidR="00A01FF0" w:rsidRPr="007C0F7D" w:rsidRDefault="00A01FF0" w:rsidP="00BB71FC">
            <w:pPr>
              <w:spacing w:after="0"/>
              <w:ind w:left="0"/>
              <w:jc w:val="right"/>
              <w:rPr>
                <w:b/>
                <w:bCs/>
              </w:rPr>
            </w:pPr>
            <w:r w:rsidRPr="007C0F7D">
              <w:rPr>
                <w:b/>
                <w:bCs/>
              </w:rPr>
              <w:t xml:space="preserve"> £40,092 </w:t>
            </w:r>
          </w:p>
        </w:tc>
      </w:tr>
    </w:tbl>
    <w:p w14:paraId="32303DA9" w14:textId="77777777" w:rsidR="009F3D25" w:rsidRDefault="009F3D25" w:rsidP="00186E95">
      <w:pPr>
        <w:pStyle w:val="NormalIndent"/>
      </w:pPr>
    </w:p>
    <w:p w14:paraId="00BF3F59" w14:textId="3B8662A8" w:rsidR="009F3D25" w:rsidRPr="008344F0" w:rsidRDefault="009F3D25" w:rsidP="00186E95">
      <w:pPr>
        <w:pStyle w:val="NormalIndent"/>
      </w:pPr>
      <w:r>
        <w:t>Assuming a start date of 12</w:t>
      </w:r>
      <w:r w:rsidRPr="009F3D25">
        <w:rPr>
          <w:vertAlign w:val="superscript"/>
        </w:rPr>
        <w:t>th</w:t>
      </w:r>
      <w:r>
        <w:t xml:space="preserve"> February 2024, the anticipated timeline is shown </w:t>
      </w:r>
      <w:r w:rsidR="00905F8D">
        <w:t>below:</w:t>
      </w:r>
    </w:p>
    <w:p w14:paraId="2B638567" w14:textId="6BE19523" w:rsidR="00F4153E" w:rsidRDefault="007B5831" w:rsidP="007C0F7D">
      <w:pPr>
        <w:pStyle w:val="NormalIndent"/>
        <w:ind w:left="284"/>
      </w:pPr>
      <w:r w:rsidRPr="007B5831">
        <w:rPr>
          <w:noProof/>
        </w:rPr>
        <w:drawing>
          <wp:inline distT="0" distB="0" distL="0" distR="0" wp14:anchorId="4823470A" wp14:editId="26622C40">
            <wp:extent cx="5972810" cy="1488440"/>
            <wp:effectExtent l="0" t="0" r="0" b="0"/>
            <wp:docPr id="56302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22850" name=""/>
                    <pic:cNvPicPr/>
                  </pic:nvPicPr>
                  <pic:blipFill>
                    <a:blip r:embed="rId16"/>
                    <a:stretch>
                      <a:fillRect/>
                    </a:stretch>
                  </pic:blipFill>
                  <pic:spPr>
                    <a:xfrm>
                      <a:off x="0" y="0"/>
                      <a:ext cx="5972810" cy="1488440"/>
                    </a:xfrm>
                    <a:prstGeom prst="rect">
                      <a:avLst/>
                    </a:prstGeom>
                  </pic:spPr>
                </pic:pic>
              </a:graphicData>
            </a:graphic>
          </wp:inline>
        </w:drawing>
      </w:r>
    </w:p>
    <w:p w14:paraId="62E1F1F0" w14:textId="77777777" w:rsidR="006F1AD0" w:rsidRDefault="00855298" w:rsidP="00186E95">
      <w:pPr>
        <w:pStyle w:val="NormalIndent"/>
      </w:pPr>
      <w:r w:rsidRPr="00662856">
        <w:t>The total duration of the project is there</w:t>
      </w:r>
      <w:r w:rsidR="008D68D2">
        <w:t>fore</w:t>
      </w:r>
      <w:r w:rsidRPr="00662856">
        <w:t xml:space="preserve"> expected to be </w:t>
      </w:r>
      <w:r w:rsidR="00662856" w:rsidRPr="00662856">
        <w:t>5</w:t>
      </w:r>
      <w:r w:rsidR="006F1AD0" w:rsidRPr="00662856">
        <w:t xml:space="preserve"> </w:t>
      </w:r>
      <w:r w:rsidRPr="00662856">
        <w:t xml:space="preserve">weeks as well as an additional 2 weeks of </w:t>
      </w:r>
      <w:proofErr w:type="spellStart"/>
      <w:r w:rsidRPr="00662856">
        <w:t>hypercare</w:t>
      </w:r>
      <w:proofErr w:type="spellEnd"/>
      <w:r w:rsidRPr="00662856">
        <w:t xml:space="preserve"> support.</w:t>
      </w:r>
    </w:p>
    <w:p w14:paraId="5AC8E745" w14:textId="5BABF3FB" w:rsidR="00982E78" w:rsidRPr="00EB733D" w:rsidRDefault="00E46BDB" w:rsidP="00186E95">
      <w:pPr>
        <w:pStyle w:val="NormalIndent"/>
      </w:pPr>
      <w:r w:rsidRPr="00B94EA0">
        <w:t xml:space="preserve">The total cost is therefore estimated to be </w:t>
      </w:r>
      <w:r w:rsidR="00551E23">
        <w:t xml:space="preserve">between </w:t>
      </w:r>
      <w:r w:rsidRPr="00047695">
        <w:rPr>
          <w:lang w:val="en-US"/>
        </w:rPr>
        <w:t>£</w:t>
      </w:r>
      <w:r w:rsidR="00551E23" w:rsidRPr="00047695">
        <w:rPr>
          <w:lang w:val="en-US"/>
        </w:rPr>
        <w:t>30 840 and £40 092</w:t>
      </w:r>
    </w:p>
    <w:p w14:paraId="7770E2A0" w14:textId="2DF9A1C2" w:rsidR="000B2092" w:rsidRPr="00742345" w:rsidRDefault="002D410E" w:rsidP="00186E95">
      <w:pPr>
        <w:pStyle w:val="NormalIndent"/>
      </w:pPr>
      <w:r w:rsidRPr="00742345">
        <w:rPr>
          <w:rStyle w:val="normaltextrun1"/>
        </w:rPr>
        <w:lastRenderedPageBreak/>
        <w:t>These c</w:t>
      </w:r>
      <w:r w:rsidR="000B2092" w:rsidRPr="00742345">
        <w:rPr>
          <w:rStyle w:val="normaltextrun1"/>
        </w:rPr>
        <w:t>osts and timelines are forecasts</w:t>
      </w:r>
      <w:r w:rsidR="0073305D">
        <w:rPr>
          <w:rStyle w:val="normaltextrun1"/>
        </w:rPr>
        <w:t xml:space="preserve">. Any expected variations </w:t>
      </w:r>
      <w:r w:rsidR="00454D93">
        <w:rPr>
          <w:rStyle w:val="normaltextrun1"/>
        </w:rPr>
        <w:t>will be communicated via the weekly project status reports provided by Open Box.</w:t>
      </w:r>
      <w:r w:rsidR="000B2092" w:rsidRPr="00742345">
        <w:rPr>
          <w:rStyle w:val="normaltextrun1"/>
        </w:rPr>
        <w:t xml:space="preserve"> </w:t>
      </w:r>
    </w:p>
    <w:p w14:paraId="38C898C8" w14:textId="5E6C1E0B" w:rsidR="007177E7" w:rsidRPr="00D2150E" w:rsidRDefault="007177E7" w:rsidP="00186E95">
      <w:pPr>
        <w:pStyle w:val="NormalIndent"/>
      </w:pPr>
      <w:r w:rsidRPr="00742345">
        <w:t xml:space="preserve">All amounts are quoted in GBP and </w:t>
      </w:r>
      <w:r w:rsidRPr="00D2150E">
        <w:t xml:space="preserve">exclude </w:t>
      </w:r>
      <w:r w:rsidR="00BD51DA" w:rsidRPr="00D2150E">
        <w:t>VAT</w:t>
      </w:r>
      <w:r w:rsidRPr="00D2150E">
        <w:t>, if applicable.</w:t>
      </w:r>
    </w:p>
    <w:p w14:paraId="0299F31F" w14:textId="72B4D900" w:rsidR="007177E7" w:rsidRPr="00742345" w:rsidRDefault="002359F0" w:rsidP="00186E95">
      <w:pPr>
        <w:pStyle w:val="NormalIndent"/>
      </w:pPr>
      <w:r>
        <w:t xml:space="preserve">The project cost will be billed monthly, in arrears, up until the completion of the final project phase. Cost will be reported to Grainger on a in the weekly project management report during the course of the project. The cost will not exceed the upper limit of </w:t>
      </w:r>
      <w:r w:rsidRPr="00047695">
        <w:rPr>
          <w:lang w:val="en-US"/>
        </w:rPr>
        <w:t>£40 092</w:t>
      </w:r>
      <w:r>
        <w:t xml:space="preserve"> without prior consultation.</w:t>
      </w:r>
    </w:p>
    <w:p w14:paraId="29ABB768" w14:textId="0817840F" w:rsidR="00B441CD" w:rsidRDefault="003A2AD3" w:rsidP="00186E95">
      <w:pPr>
        <w:pStyle w:val="NormalIndent"/>
      </w:pPr>
      <w:bookmarkStart w:id="42" w:name="_Extension_of_Service"/>
      <w:bookmarkEnd w:id="42"/>
      <w:r w:rsidRPr="003A2AD3">
        <w:rPr>
          <w:lang w:eastAsia="en-ZA"/>
        </w:rPr>
        <w:t xml:space="preserve">This quotation is valid for 30 days and is assumed to start on </w:t>
      </w:r>
      <w:r w:rsidR="006B354D">
        <w:rPr>
          <w:lang w:eastAsia="en-ZA"/>
        </w:rPr>
        <w:t>12</w:t>
      </w:r>
      <w:r w:rsidR="006B354D" w:rsidRPr="006B354D">
        <w:rPr>
          <w:vertAlign w:val="superscript"/>
          <w:lang w:eastAsia="en-ZA"/>
        </w:rPr>
        <w:t>th</w:t>
      </w:r>
      <w:r w:rsidR="006B354D">
        <w:rPr>
          <w:lang w:eastAsia="en-ZA"/>
        </w:rPr>
        <w:t xml:space="preserve"> February 2024</w:t>
      </w:r>
      <w:r w:rsidRPr="003A2AD3">
        <w:rPr>
          <w:lang w:eastAsia="en-ZA"/>
        </w:rPr>
        <w:t xml:space="preserve"> or during</w:t>
      </w:r>
      <w:r w:rsidR="006B354D">
        <w:rPr>
          <w:lang w:eastAsia="en-ZA"/>
        </w:rPr>
        <w:t xml:space="preserve"> the following 1-2 weeks</w:t>
      </w:r>
      <w:r w:rsidRPr="003A2AD3">
        <w:rPr>
          <w:lang w:eastAsia="en-ZA"/>
        </w:rPr>
        <w:t>, contingent on operational factors.</w:t>
      </w:r>
    </w:p>
    <w:p w14:paraId="357DE530" w14:textId="77777777" w:rsidR="000E6D00" w:rsidRDefault="000E6D00" w:rsidP="00186E95">
      <w:pPr>
        <w:pStyle w:val="NormalIndent"/>
      </w:pPr>
    </w:p>
    <w:p w14:paraId="3C3E1DF9" w14:textId="77777777" w:rsidR="007C6845" w:rsidRDefault="007C6845" w:rsidP="003C31BF">
      <w:pPr>
        <w:pStyle w:val="Heading1"/>
      </w:pPr>
      <w:bookmarkStart w:id="43" w:name="_Change_Management"/>
      <w:bookmarkStart w:id="44" w:name="_Toc158191537"/>
      <w:bookmarkStart w:id="45" w:name="_Toc158299168"/>
      <w:bookmarkEnd w:id="43"/>
      <w:r>
        <w:lastRenderedPageBreak/>
        <w:t>Acceptance</w:t>
      </w:r>
      <w:bookmarkEnd w:id="44"/>
      <w:bookmarkEnd w:id="45"/>
    </w:p>
    <w:p w14:paraId="3610B94B" w14:textId="77777777" w:rsidR="007C6845" w:rsidRPr="00256E30" w:rsidRDefault="007C6845" w:rsidP="00186E95">
      <w:pPr>
        <w:pStyle w:val="NormalIndent"/>
      </w:pPr>
      <w:r w:rsidRPr="00256E30">
        <w:t>The parties hereto, each acting under due and proper authority, have executed this Agreement as of the day, month and year first written below.</w:t>
      </w:r>
    </w:p>
    <w:p w14:paraId="3AA131F0" w14:textId="77777777" w:rsidR="007C6845" w:rsidRPr="00256E30" w:rsidRDefault="007C6845" w:rsidP="00186E95">
      <w:pPr>
        <w:pStyle w:val="NormalIndent"/>
      </w:pPr>
    </w:p>
    <w:p w14:paraId="550586CC" w14:textId="6033AAF7" w:rsidR="007C6845" w:rsidRPr="00256E30" w:rsidRDefault="007C6845" w:rsidP="00186E95">
      <w:pPr>
        <w:pStyle w:val="NormalIndent"/>
      </w:pPr>
      <w:r w:rsidRPr="00256E30">
        <w:t>For and on behalf of Open Box Software</w:t>
      </w:r>
      <w:r w:rsidRPr="00256E30">
        <w:tab/>
        <w:t xml:space="preserve">For and on behalf of </w:t>
      </w:r>
      <w:r w:rsidR="00DD32C5">
        <w:fldChar w:fldCharType="begin"/>
      </w:r>
      <w:r w:rsidR="00DD32C5">
        <w:instrText>DOCPROPERTY  Category  \* MERGEFORMAT</w:instrText>
      </w:r>
      <w:r w:rsidR="00DD32C5">
        <w:fldChar w:fldCharType="separate"/>
      </w:r>
      <w:r w:rsidR="00D6114A">
        <w:t>Grainger plc</w:t>
      </w:r>
      <w:r w:rsidR="00DD32C5">
        <w:fldChar w:fldCharType="end"/>
      </w:r>
    </w:p>
    <w:p w14:paraId="50112C4E" w14:textId="77777777" w:rsidR="007C6845" w:rsidRDefault="007C6845" w:rsidP="00186E95">
      <w:pPr>
        <w:pStyle w:val="NormalIndent"/>
      </w:pPr>
    </w:p>
    <w:p w14:paraId="3DDD9144" w14:textId="77777777" w:rsidR="007C6845" w:rsidRPr="00256E30" w:rsidRDefault="007C6845" w:rsidP="00186E95">
      <w:pPr>
        <w:pStyle w:val="NormalIndent"/>
      </w:pPr>
    </w:p>
    <w:p w14:paraId="781AAAE0" w14:textId="77777777" w:rsidR="007C6845" w:rsidRPr="004C4928" w:rsidRDefault="007C6845" w:rsidP="00563719">
      <w:pPr>
        <w:pStyle w:val="NormalIndent"/>
        <w:tabs>
          <w:tab w:val="left" w:pos="2127"/>
          <w:tab w:val="left" w:pos="5245"/>
        </w:tabs>
      </w:pPr>
      <w:r w:rsidRPr="004C4928">
        <w:t>Signature:</w:t>
      </w:r>
      <w:r>
        <w:tab/>
      </w:r>
      <w:r w:rsidRPr="004C4928">
        <w:t>_____________________</w:t>
      </w:r>
      <w:r>
        <w:tab/>
      </w:r>
      <w:r w:rsidRPr="004C4928">
        <w:t>Signature:</w:t>
      </w:r>
      <w:r>
        <w:tab/>
      </w:r>
      <w:r w:rsidRPr="004C4928">
        <w:t>_____________________</w:t>
      </w:r>
    </w:p>
    <w:p w14:paraId="321A5706" w14:textId="4D565B56" w:rsidR="007C6845" w:rsidRDefault="007C6845" w:rsidP="00563719">
      <w:pPr>
        <w:pStyle w:val="NormalIndent"/>
        <w:tabs>
          <w:tab w:val="left" w:pos="2127"/>
          <w:tab w:val="left" w:pos="5245"/>
        </w:tabs>
      </w:pPr>
      <w:r w:rsidRPr="004C4928">
        <w:t>Name:</w:t>
      </w:r>
      <w:r>
        <w:tab/>
      </w:r>
      <w:r w:rsidR="005140F1">
        <w:rPr>
          <w:rStyle w:val="normaltextrun"/>
          <w:color w:val="000000"/>
          <w:bdr w:val="none" w:sz="0" w:space="0" w:color="auto" w:frame="1"/>
          <w:lang w:val="en-GB"/>
        </w:rPr>
        <w:t>Sam Duncan</w:t>
      </w:r>
      <w:r>
        <w:tab/>
        <w:t>N</w:t>
      </w:r>
      <w:r w:rsidRPr="004C4928">
        <w:t>ame:</w:t>
      </w:r>
      <w:r>
        <w:tab/>
      </w:r>
    </w:p>
    <w:p w14:paraId="37896090" w14:textId="04FAC3FE" w:rsidR="007C6845" w:rsidRPr="004C4928" w:rsidRDefault="007C6845" w:rsidP="00563719">
      <w:pPr>
        <w:pStyle w:val="NormalIndent"/>
        <w:tabs>
          <w:tab w:val="left" w:pos="2127"/>
          <w:tab w:val="left" w:pos="5245"/>
        </w:tabs>
      </w:pPr>
      <w:r w:rsidRPr="004C4928">
        <w:t>Position:</w:t>
      </w:r>
      <w:r>
        <w:tab/>
      </w:r>
      <w:r w:rsidR="001945FD">
        <w:rPr>
          <w:rStyle w:val="normaltextrun"/>
          <w:color w:val="000000"/>
          <w:bdr w:val="none" w:sz="0" w:space="0" w:color="auto" w:frame="1"/>
          <w:lang w:val="en-GB"/>
        </w:rPr>
        <w:t>Salesforce</w:t>
      </w:r>
      <w:r w:rsidR="005D4D40">
        <w:rPr>
          <w:rStyle w:val="normaltextrun"/>
          <w:color w:val="000000"/>
          <w:bdr w:val="none" w:sz="0" w:space="0" w:color="auto" w:frame="1"/>
          <w:lang w:val="en-GB"/>
        </w:rPr>
        <w:t xml:space="preserve"> Director</w:t>
      </w:r>
      <w:r>
        <w:tab/>
      </w:r>
      <w:r w:rsidRPr="004C4928">
        <w:t>Position:</w:t>
      </w:r>
      <w:r>
        <w:tab/>
        <w:t xml:space="preserve"> </w:t>
      </w:r>
    </w:p>
    <w:p w14:paraId="2C4A56EB" w14:textId="77777777" w:rsidR="007C6845" w:rsidRPr="005807B5" w:rsidRDefault="007C6845" w:rsidP="00563719">
      <w:pPr>
        <w:pStyle w:val="NormalIndent"/>
        <w:tabs>
          <w:tab w:val="left" w:pos="2127"/>
          <w:tab w:val="left" w:pos="5245"/>
        </w:tabs>
      </w:pPr>
      <w:r>
        <w:t>Date</w:t>
      </w:r>
      <w:r w:rsidRPr="004C4928">
        <w:t>:</w:t>
      </w:r>
      <w:r>
        <w:tab/>
      </w:r>
      <w:r w:rsidRPr="004C4928">
        <w:t>_____________________</w:t>
      </w:r>
      <w:r w:rsidRPr="004C4928">
        <w:tab/>
        <w:t>Date:</w:t>
      </w:r>
      <w:r>
        <w:tab/>
      </w:r>
      <w:r w:rsidRPr="004C4928">
        <w:t>_____________________</w:t>
      </w:r>
    </w:p>
    <w:sectPr w:rsidR="007C6845" w:rsidRPr="005807B5" w:rsidSect="003F5C6E">
      <w:headerReference w:type="default" r:id="rId17"/>
      <w:footerReference w:type="default" r:id="rId18"/>
      <w:headerReference w:type="first" r:id="rId19"/>
      <w:pgSz w:w="12242" w:h="15842" w:code="1"/>
      <w:pgMar w:top="1701" w:right="1418" w:bottom="1701" w:left="1418" w:header="567" w:footer="567" w:gutter="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Nikki Papenfus" w:date="2024-02-08T10:11:00Z" w:initials="NP">
    <w:p w14:paraId="6BB7F334" w14:textId="77777777" w:rsidR="00875DBA" w:rsidRDefault="00875DBA" w:rsidP="00186E95">
      <w:pPr>
        <w:pStyle w:val="CommentText"/>
      </w:pPr>
      <w:r>
        <w:rPr>
          <w:rStyle w:val="CommentReference"/>
        </w:rPr>
        <w:annotationRef/>
      </w:r>
      <w:r>
        <w:t>review</w:t>
      </w:r>
    </w:p>
  </w:comment>
  <w:comment w:id="23" w:author="Nikki Papenfus" w:date="2024-02-08T09:52:00Z" w:initials="NP">
    <w:p w14:paraId="0F090981" w14:textId="77777777" w:rsidR="00875DBA" w:rsidRDefault="0071071A" w:rsidP="00186E95">
      <w:pPr>
        <w:pStyle w:val="CommentText"/>
      </w:pPr>
      <w:r>
        <w:rPr>
          <w:rStyle w:val="CommentReference"/>
        </w:rPr>
        <w:annotationRef/>
      </w:r>
      <w:r w:rsidR="00875DBA">
        <w:t xml:space="preserve">Review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B7F334" w15:done="0"/>
  <w15:commentEx w15:paraId="0F0909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AA47D6" w16cex:dateUtc="2024-02-08T08:11:00Z"/>
  <w16cex:commentExtensible w16cex:durableId="3D36C22A" w16cex:dateUtc="2024-02-08T07: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B7F334" w16cid:durableId="00AA47D6"/>
  <w16cid:commentId w16cid:paraId="0F090981" w16cid:durableId="3D36C2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45286" w14:textId="77777777" w:rsidR="003F5C6E" w:rsidRDefault="003F5C6E" w:rsidP="00186E95">
      <w:r>
        <w:separator/>
      </w:r>
    </w:p>
    <w:p w14:paraId="2FDEB11A" w14:textId="77777777" w:rsidR="003F5C6E" w:rsidRDefault="003F5C6E" w:rsidP="00186E95"/>
  </w:endnote>
  <w:endnote w:type="continuationSeparator" w:id="0">
    <w:p w14:paraId="78EDAB1F" w14:textId="77777777" w:rsidR="003F5C6E" w:rsidRDefault="003F5C6E" w:rsidP="00186E95">
      <w:r>
        <w:continuationSeparator/>
      </w:r>
    </w:p>
    <w:p w14:paraId="50CABA20" w14:textId="77777777" w:rsidR="003F5C6E" w:rsidRDefault="003F5C6E" w:rsidP="00186E95"/>
  </w:endnote>
  <w:endnote w:type="continuationNotice" w:id="1">
    <w:p w14:paraId="6DEB7444" w14:textId="77777777" w:rsidR="003F5C6E" w:rsidRDefault="003F5C6E" w:rsidP="00186E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Tahoma"/>
    <w:panose1 w:val="020B0604020202020204"/>
    <w:charset w:val="00"/>
    <w:family w:val="auto"/>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67309" w14:textId="0BE06809" w:rsidR="00EA4721" w:rsidRPr="00782163" w:rsidRDefault="00AF696B" w:rsidP="00782163">
    <w:pPr>
      <w:pStyle w:val="NormalIndent"/>
      <w:ind w:left="142"/>
      <w:rPr>
        <w:rFonts w:eastAsia="Proxima Nova Light" w:cs="Proxima Nova Light"/>
        <w:i/>
        <w:iCs/>
        <w:color w:val="999999"/>
        <w:spacing w:val="3"/>
        <w:position w:val="1"/>
        <w:szCs w:val="20"/>
        <w:lang w:val="en-US" w:eastAsia="en-US"/>
      </w:rPr>
    </w:pPr>
    <w:r w:rsidRPr="00B6327B">
      <w:rPr>
        <w:rFonts w:eastAsia="Proxima Nova Light" w:cs="Proxima Nova Light"/>
        <w:i/>
        <w:iCs/>
        <w:noProof/>
        <w:color w:val="999999"/>
        <w:spacing w:val="3"/>
        <w:position w:val="1"/>
        <w:szCs w:val="20"/>
        <w:lang w:val="en-US" w:eastAsia="en-US"/>
      </w:rPr>
      <w:drawing>
        <wp:anchor distT="0" distB="0" distL="114300" distR="114300" simplePos="0" relativeHeight="251658241" behindDoc="1" locked="0" layoutInCell="1" allowOverlap="1" wp14:anchorId="106B973E" wp14:editId="0A95E704">
          <wp:simplePos x="0" y="0"/>
          <wp:positionH relativeFrom="column">
            <wp:posOffset>5476875</wp:posOffset>
          </wp:positionH>
          <wp:positionV relativeFrom="paragraph">
            <wp:posOffset>38100</wp:posOffset>
          </wp:positionV>
          <wp:extent cx="895350" cy="158750"/>
          <wp:effectExtent l="0" t="0" r="0" b="0"/>
          <wp:wrapNone/>
          <wp:docPr id="667601314" name="Picture 667601314"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327B">
      <w:rPr>
        <w:rFonts w:eastAsia="Proxima Nova Light" w:cs="Proxima Nova Light"/>
        <w:i/>
        <w:iCs/>
        <w:color w:val="999999"/>
        <w:spacing w:val="3"/>
        <w:position w:val="1"/>
        <w:szCs w:val="20"/>
        <w:lang w:val="en-US" w:eastAsia="en-US"/>
      </w:rPr>
      <w:fldChar w:fldCharType="begin"/>
    </w:r>
    <w:r w:rsidRPr="00B6327B">
      <w:rPr>
        <w:rFonts w:eastAsia="Proxima Nova Light" w:cs="Proxima Nova Light"/>
        <w:i/>
        <w:iCs/>
        <w:color w:val="999999"/>
        <w:spacing w:val="3"/>
        <w:position w:val="1"/>
        <w:szCs w:val="20"/>
        <w:lang w:val="en-US" w:eastAsia="en-US"/>
      </w:rPr>
      <w:instrText xml:space="preserve"> DOCPROPERTY  Category  \* MERGEFORMAT </w:instrText>
    </w:r>
    <w:r w:rsidRPr="00B6327B">
      <w:rPr>
        <w:rFonts w:eastAsia="Proxima Nova Light" w:cs="Proxima Nova Light"/>
        <w:i/>
        <w:iCs/>
        <w:color w:val="999999"/>
        <w:spacing w:val="3"/>
        <w:position w:val="1"/>
        <w:szCs w:val="20"/>
        <w:lang w:val="en-US" w:eastAsia="en-US"/>
      </w:rPr>
      <w:fldChar w:fldCharType="separate"/>
    </w:r>
    <w:r w:rsidR="00C538FF">
      <w:rPr>
        <w:rFonts w:eastAsia="Proxima Nova Light" w:cs="Proxima Nova Light"/>
        <w:i/>
        <w:iCs/>
        <w:color w:val="999999"/>
        <w:spacing w:val="3"/>
        <w:position w:val="1"/>
        <w:szCs w:val="20"/>
        <w:lang w:val="en-US" w:eastAsia="en-US"/>
      </w:rPr>
      <w:t>Grainger PLC</w:t>
    </w:r>
    <w:r w:rsidRPr="00B6327B">
      <w:rPr>
        <w:rFonts w:eastAsia="Proxima Nova Light" w:cs="Proxima Nova Light"/>
        <w:i/>
        <w:iCs/>
        <w:color w:val="999999"/>
        <w:spacing w:val="3"/>
        <w:position w:val="1"/>
        <w:szCs w:val="20"/>
        <w:lang w:val="en-US" w:eastAsia="en-US"/>
      </w:rPr>
      <w:fldChar w:fldCharType="end"/>
    </w:r>
    <w:r w:rsidR="009C48E2" w:rsidRPr="00B10967">
      <w:rPr>
        <w:rFonts w:eastAsia="Proxima Nova Light"/>
        <w:color w:val="9BBB59" w:themeColor="accent3"/>
      </w:rPr>
      <w:t xml:space="preserve"> </w:t>
    </w:r>
    <w:r w:rsidRPr="00B10967">
      <w:rPr>
        <w:rFonts w:eastAsia="Proxima Nova Light"/>
        <w:color w:val="9BBB59" w:themeColor="accent3"/>
      </w:rPr>
      <w:t xml:space="preserve">/ </w:t>
    </w:r>
    <w:r w:rsidRPr="00B6327B">
      <w:rPr>
        <w:rFonts w:eastAsia="Proxima Nova Light" w:cs="Proxima Nova Light"/>
        <w:i/>
        <w:iCs/>
        <w:color w:val="999999"/>
        <w:spacing w:val="3"/>
        <w:position w:val="1"/>
        <w:szCs w:val="20"/>
        <w:lang w:val="en-US" w:eastAsia="en-US"/>
      </w:rPr>
      <w:fldChar w:fldCharType="begin"/>
    </w:r>
    <w:r w:rsidRPr="00B6327B">
      <w:rPr>
        <w:rFonts w:eastAsia="Proxima Nova Light" w:cs="Proxima Nova Light"/>
        <w:i/>
        <w:iCs/>
        <w:color w:val="999999"/>
        <w:spacing w:val="3"/>
        <w:position w:val="1"/>
        <w:szCs w:val="20"/>
        <w:lang w:val="en-US" w:eastAsia="en-US"/>
      </w:rPr>
      <w:instrText xml:space="preserve"> DOCPROPERTY  Title  \* MERGEFORMAT </w:instrText>
    </w:r>
    <w:r w:rsidRPr="00B6327B">
      <w:rPr>
        <w:rFonts w:eastAsia="Proxima Nova Light" w:cs="Proxima Nova Light"/>
        <w:i/>
        <w:iCs/>
        <w:color w:val="999999"/>
        <w:spacing w:val="3"/>
        <w:position w:val="1"/>
        <w:szCs w:val="20"/>
        <w:lang w:val="en-US" w:eastAsia="en-US"/>
      </w:rPr>
      <w:fldChar w:fldCharType="separate"/>
    </w:r>
    <w:r w:rsidR="00C538FF">
      <w:rPr>
        <w:rFonts w:eastAsia="Proxima Nova Light" w:cs="Proxima Nova Light"/>
        <w:i/>
        <w:iCs/>
        <w:color w:val="999999"/>
        <w:spacing w:val="3"/>
        <w:position w:val="1"/>
        <w:szCs w:val="20"/>
        <w:lang w:val="en-US" w:eastAsia="en-US"/>
      </w:rPr>
      <w:t>Grainger Website Integration</w:t>
    </w:r>
    <w:r w:rsidRPr="00B6327B">
      <w:rPr>
        <w:rFonts w:eastAsia="Proxima Nova Light" w:cs="Proxima Nova Light"/>
        <w:i/>
        <w:iCs/>
        <w:color w:val="999999"/>
        <w:spacing w:val="3"/>
        <w:position w:val="1"/>
        <w:szCs w:val="20"/>
        <w:lang w:val="en-US" w:eastAsia="en-US"/>
      </w:rPr>
      <w:fldChar w:fldCharType="end"/>
    </w:r>
    <w:r w:rsidRPr="00B10967">
      <w:rPr>
        <w:rFonts w:eastAsia="Proxima Nova Light"/>
      </w:rPr>
      <w:t xml:space="preserve">     </w:t>
    </w:r>
    <w:r w:rsidR="009C48E2" w:rsidRPr="00B10967">
      <w:rPr>
        <w:rFonts w:eastAsia="Proxima Nova Light"/>
      </w:rPr>
      <w:tab/>
    </w:r>
    <w:r w:rsidR="009C48E2" w:rsidRPr="00B10967">
      <w:rPr>
        <w:rFonts w:eastAsia="Proxima Nova Light"/>
      </w:rPr>
      <w:tab/>
    </w:r>
    <w:r w:rsidR="009C48E2" w:rsidRPr="00B10967">
      <w:rPr>
        <w:rFonts w:eastAsia="Proxima Nova Light"/>
      </w:rPr>
      <w:tab/>
    </w:r>
    <w:r w:rsidR="009C48E2" w:rsidRPr="00B10967">
      <w:rPr>
        <w:rFonts w:eastAsia="Proxima Nova Light"/>
      </w:rPr>
      <w:tab/>
    </w:r>
    <w:r w:rsidRPr="00B10967">
      <w:rPr>
        <w:rFonts w:eastAsia="Proxima Nova Light"/>
      </w:rPr>
      <w:t xml:space="preserve"> </w:t>
    </w:r>
    <w:r w:rsidRPr="00782163">
      <w:rPr>
        <w:rFonts w:eastAsia="Proxima Nova Light" w:cs="Proxima Nova Light"/>
        <w:i/>
        <w:iCs/>
        <w:color w:val="999999"/>
        <w:spacing w:val="3"/>
        <w:position w:val="1"/>
        <w:szCs w:val="20"/>
        <w:lang w:val="en-US" w:eastAsia="en-US"/>
      </w:rPr>
      <w:t xml:space="preserve">Page </w:t>
    </w:r>
    <w:r w:rsidRPr="00782163">
      <w:rPr>
        <w:rFonts w:eastAsia="Proxima Nova Light" w:cs="Proxima Nova Light"/>
        <w:i/>
        <w:iCs/>
        <w:color w:val="999999"/>
        <w:spacing w:val="3"/>
        <w:position w:val="1"/>
        <w:szCs w:val="20"/>
        <w:lang w:val="en-US" w:eastAsia="en-US"/>
      </w:rPr>
      <w:fldChar w:fldCharType="begin"/>
    </w:r>
    <w:r w:rsidRPr="00782163">
      <w:rPr>
        <w:rFonts w:eastAsia="Proxima Nova Light" w:cs="Proxima Nova Light"/>
        <w:i/>
        <w:iCs/>
        <w:color w:val="999999"/>
        <w:spacing w:val="3"/>
        <w:position w:val="1"/>
        <w:szCs w:val="20"/>
        <w:lang w:val="en-US" w:eastAsia="en-US"/>
      </w:rPr>
      <w:instrText xml:space="preserve"> PAGE  \* Arabic </w:instrText>
    </w:r>
    <w:r w:rsidRPr="00782163">
      <w:rPr>
        <w:rFonts w:eastAsia="Proxima Nova Light" w:cs="Proxima Nova Light"/>
        <w:i/>
        <w:iCs/>
        <w:color w:val="999999"/>
        <w:spacing w:val="3"/>
        <w:position w:val="1"/>
        <w:szCs w:val="20"/>
        <w:lang w:val="en-US" w:eastAsia="en-US"/>
      </w:rPr>
      <w:fldChar w:fldCharType="separate"/>
    </w:r>
    <w:r w:rsidRPr="00782163">
      <w:rPr>
        <w:rFonts w:eastAsia="Proxima Nova Light" w:cs="Proxima Nova Light"/>
        <w:i/>
        <w:iCs/>
        <w:color w:val="999999"/>
        <w:spacing w:val="3"/>
        <w:position w:val="1"/>
        <w:szCs w:val="20"/>
        <w:lang w:val="en-US" w:eastAsia="en-US"/>
      </w:rPr>
      <w:t>2</w:t>
    </w:r>
    <w:r w:rsidRPr="00782163">
      <w:rPr>
        <w:rFonts w:eastAsia="Proxima Nova Light" w:cs="Proxima Nova Light"/>
        <w:i/>
        <w:iCs/>
        <w:color w:val="999999"/>
        <w:spacing w:val="3"/>
        <w:position w:val="1"/>
        <w:szCs w:val="20"/>
        <w:lang w:val="en-US" w:eastAsia="en-US"/>
      </w:rPr>
      <w:fldChar w:fldCharType="end"/>
    </w:r>
    <w:r w:rsidRPr="00782163">
      <w:rPr>
        <w:rFonts w:eastAsia="Proxima Nova Light" w:cs="Proxima Nova Light"/>
        <w:i/>
        <w:iCs/>
        <w:color w:val="999999"/>
        <w:spacing w:val="3"/>
        <w:position w:val="1"/>
        <w:szCs w:val="20"/>
        <w:lang w:val="en-US" w:eastAsia="en-US"/>
      </w:rPr>
      <w:t xml:space="preserve"> of </w:t>
    </w:r>
    <w:r w:rsidRPr="00782163">
      <w:rPr>
        <w:rFonts w:eastAsia="Proxima Nova Light" w:cs="Proxima Nova Light"/>
        <w:i/>
        <w:iCs/>
        <w:color w:val="999999"/>
        <w:spacing w:val="3"/>
        <w:position w:val="1"/>
        <w:szCs w:val="20"/>
        <w:lang w:val="en-US" w:eastAsia="en-US"/>
      </w:rPr>
      <w:fldChar w:fldCharType="begin"/>
    </w:r>
    <w:r w:rsidRPr="00782163">
      <w:rPr>
        <w:rFonts w:eastAsia="Proxima Nova Light" w:cs="Proxima Nova Light"/>
        <w:i/>
        <w:iCs/>
        <w:color w:val="999999"/>
        <w:spacing w:val="3"/>
        <w:position w:val="1"/>
        <w:szCs w:val="20"/>
        <w:lang w:val="en-US" w:eastAsia="en-US"/>
      </w:rPr>
      <w:instrText xml:space="preserve"> NUMPAGES </w:instrText>
    </w:r>
    <w:r w:rsidRPr="00782163">
      <w:rPr>
        <w:rFonts w:eastAsia="Proxima Nova Light" w:cs="Proxima Nova Light"/>
        <w:i/>
        <w:iCs/>
        <w:color w:val="999999"/>
        <w:spacing w:val="3"/>
        <w:position w:val="1"/>
        <w:szCs w:val="20"/>
        <w:lang w:val="en-US" w:eastAsia="en-US"/>
      </w:rPr>
      <w:fldChar w:fldCharType="separate"/>
    </w:r>
    <w:r w:rsidRPr="00782163">
      <w:rPr>
        <w:rFonts w:eastAsia="Proxima Nova Light" w:cs="Proxima Nova Light"/>
        <w:i/>
        <w:iCs/>
        <w:color w:val="999999"/>
        <w:spacing w:val="3"/>
        <w:position w:val="1"/>
        <w:szCs w:val="20"/>
        <w:lang w:val="en-US" w:eastAsia="en-US"/>
      </w:rPr>
      <w:t>11</w:t>
    </w:r>
    <w:r w:rsidRPr="00782163">
      <w:rPr>
        <w:rFonts w:eastAsia="Proxima Nova Light" w:cs="Proxima Nova Light"/>
        <w:i/>
        <w:iCs/>
        <w:color w:val="999999"/>
        <w:spacing w:val="3"/>
        <w:position w:val="1"/>
        <w:szCs w:val="20"/>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3467D" w14:textId="77777777" w:rsidR="003F5C6E" w:rsidRDefault="003F5C6E" w:rsidP="00186E95">
      <w:r>
        <w:separator/>
      </w:r>
    </w:p>
    <w:p w14:paraId="41B40F2A" w14:textId="77777777" w:rsidR="003F5C6E" w:rsidRDefault="003F5C6E" w:rsidP="00186E95"/>
  </w:footnote>
  <w:footnote w:type="continuationSeparator" w:id="0">
    <w:p w14:paraId="7D0D1EBC" w14:textId="77777777" w:rsidR="003F5C6E" w:rsidRDefault="003F5C6E" w:rsidP="00186E95">
      <w:r>
        <w:continuationSeparator/>
      </w:r>
    </w:p>
    <w:p w14:paraId="7B611C16" w14:textId="77777777" w:rsidR="003F5C6E" w:rsidRDefault="003F5C6E" w:rsidP="00186E95"/>
  </w:footnote>
  <w:footnote w:type="continuationNotice" w:id="1">
    <w:p w14:paraId="506C6553" w14:textId="77777777" w:rsidR="003F5C6E" w:rsidRDefault="003F5C6E" w:rsidP="00186E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48E15" w14:textId="77777777" w:rsidR="00EA4721" w:rsidRPr="00E52A99" w:rsidRDefault="00EA4721" w:rsidP="00186E95">
    <w:pPr>
      <w:pStyle w:val="Footer"/>
    </w:pPr>
    <w:r w:rsidRPr="004E5284">
      <w:rPr>
        <w:noProof/>
        <w:lang w:eastAsia="en-ZA"/>
      </w:rPr>
      <w:drawing>
        <wp:anchor distT="0" distB="0" distL="114300" distR="114300" simplePos="0" relativeHeight="251664387"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C63CF" w14:textId="77777777" w:rsidR="00EA4721" w:rsidRDefault="00EA4721" w:rsidP="00186E95">
    <w:pPr>
      <w:pStyle w:val="Header"/>
    </w:pPr>
    <w:r>
      <w:rPr>
        <w:noProof/>
        <w:lang w:eastAsia="en-ZA"/>
      </w:rPr>
      <w:drawing>
        <wp:anchor distT="0" distB="0" distL="114300" distR="114300" simplePos="0" relativeHeight="251666435"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noProof/>
        <w:lang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AAC"/>
    <w:multiLevelType w:val="hybridMultilevel"/>
    <w:tmpl w:val="170C990E"/>
    <w:lvl w:ilvl="0" w:tplc="1832B344">
      <w:start w:val="1"/>
      <w:numFmt w:val="bullet"/>
      <w:lvlText w:val="•"/>
      <w:lvlJc w:val="left"/>
      <w:pPr>
        <w:tabs>
          <w:tab w:val="num" w:pos="720"/>
        </w:tabs>
        <w:ind w:left="720" w:hanging="360"/>
      </w:pPr>
      <w:rPr>
        <w:rFonts w:ascii="Arial" w:hAnsi="Arial" w:hint="default"/>
      </w:rPr>
    </w:lvl>
    <w:lvl w:ilvl="1" w:tplc="E5D82104" w:tentative="1">
      <w:start w:val="1"/>
      <w:numFmt w:val="bullet"/>
      <w:lvlText w:val="•"/>
      <w:lvlJc w:val="left"/>
      <w:pPr>
        <w:tabs>
          <w:tab w:val="num" w:pos="1440"/>
        </w:tabs>
        <w:ind w:left="1440" w:hanging="360"/>
      </w:pPr>
      <w:rPr>
        <w:rFonts w:ascii="Arial" w:hAnsi="Arial" w:hint="default"/>
      </w:rPr>
    </w:lvl>
    <w:lvl w:ilvl="2" w:tplc="10A840FE" w:tentative="1">
      <w:start w:val="1"/>
      <w:numFmt w:val="bullet"/>
      <w:lvlText w:val="•"/>
      <w:lvlJc w:val="left"/>
      <w:pPr>
        <w:tabs>
          <w:tab w:val="num" w:pos="2160"/>
        </w:tabs>
        <w:ind w:left="2160" w:hanging="360"/>
      </w:pPr>
      <w:rPr>
        <w:rFonts w:ascii="Arial" w:hAnsi="Arial" w:hint="default"/>
      </w:rPr>
    </w:lvl>
    <w:lvl w:ilvl="3" w:tplc="C3BC81A6" w:tentative="1">
      <w:start w:val="1"/>
      <w:numFmt w:val="bullet"/>
      <w:lvlText w:val="•"/>
      <w:lvlJc w:val="left"/>
      <w:pPr>
        <w:tabs>
          <w:tab w:val="num" w:pos="2880"/>
        </w:tabs>
        <w:ind w:left="2880" w:hanging="360"/>
      </w:pPr>
      <w:rPr>
        <w:rFonts w:ascii="Arial" w:hAnsi="Arial" w:hint="default"/>
      </w:rPr>
    </w:lvl>
    <w:lvl w:ilvl="4" w:tplc="2E804CC2" w:tentative="1">
      <w:start w:val="1"/>
      <w:numFmt w:val="bullet"/>
      <w:lvlText w:val="•"/>
      <w:lvlJc w:val="left"/>
      <w:pPr>
        <w:tabs>
          <w:tab w:val="num" w:pos="3600"/>
        </w:tabs>
        <w:ind w:left="3600" w:hanging="360"/>
      </w:pPr>
      <w:rPr>
        <w:rFonts w:ascii="Arial" w:hAnsi="Arial" w:hint="default"/>
      </w:rPr>
    </w:lvl>
    <w:lvl w:ilvl="5" w:tplc="0F3A9E54" w:tentative="1">
      <w:start w:val="1"/>
      <w:numFmt w:val="bullet"/>
      <w:lvlText w:val="•"/>
      <w:lvlJc w:val="left"/>
      <w:pPr>
        <w:tabs>
          <w:tab w:val="num" w:pos="4320"/>
        </w:tabs>
        <w:ind w:left="4320" w:hanging="360"/>
      </w:pPr>
      <w:rPr>
        <w:rFonts w:ascii="Arial" w:hAnsi="Arial" w:hint="default"/>
      </w:rPr>
    </w:lvl>
    <w:lvl w:ilvl="6" w:tplc="88A0E2A0" w:tentative="1">
      <w:start w:val="1"/>
      <w:numFmt w:val="bullet"/>
      <w:lvlText w:val="•"/>
      <w:lvlJc w:val="left"/>
      <w:pPr>
        <w:tabs>
          <w:tab w:val="num" w:pos="5040"/>
        </w:tabs>
        <w:ind w:left="5040" w:hanging="360"/>
      </w:pPr>
      <w:rPr>
        <w:rFonts w:ascii="Arial" w:hAnsi="Arial" w:hint="default"/>
      </w:rPr>
    </w:lvl>
    <w:lvl w:ilvl="7" w:tplc="B9FA340C" w:tentative="1">
      <w:start w:val="1"/>
      <w:numFmt w:val="bullet"/>
      <w:lvlText w:val="•"/>
      <w:lvlJc w:val="left"/>
      <w:pPr>
        <w:tabs>
          <w:tab w:val="num" w:pos="5760"/>
        </w:tabs>
        <w:ind w:left="5760" w:hanging="360"/>
      </w:pPr>
      <w:rPr>
        <w:rFonts w:ascii="Arial" w:hAnsi="Arial" w:hint="default"/>
      </w:rPr>
    </w:lvl>
    <w:lvl w:ilvl="8" w:tplc="29DE943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2634FB"/>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 w15:restartNumberingAfterBreak="0">
    <w:nsid w:val="059D1611"/>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3" w15:restartNumberingAfterBreak="0">
    <w:nsid w:val="06964712"/>
    <w:multiLevelType w:val="hybridMultilevel"/>
    <w:tmpl w:val="572A7FF0"/>
    <w:styleLink w:val="StyleBulleted"/>
    <w:lvl w:ilvl="0" w:tplc="62140292">
      <w:start w:val="1"/>
      <w:numFmt w:val="bullet"/>
      <w:lvlText w:val=""/>
      <w:lvlJc w:val="left"/>
      <w:pPr>
        <w:tabs>
          <w:tab w:val="num" w:pos="1134"/>
        </w:tabs>
        <w:ind w:left="1134" w:hanging="425"/>
      </w:pPr>
      <w:rPr>
        <w:rFonts w:ascii="Symbol" w:hAnsi="Symbol" w:hint="default"/>
      </w:rPr>
    </w:lvl>
    <w:lvl w:ilvl="1" w:tplc="0A0A9D82">
      <w:start w:val="1"/>
      <w:numFmt w:val="bullet"/>
      <w:lvlText w:val="o"/>
      <w:lvlJc w:val="left"/>
      <w:pPr>
        <w:tabs>
          <w:tab w:val="num" w:pos="1843"/>
        </w:tabs>
        <w:ind w:left="1843" w:hanging="425"/>
      </w:pPr>
      <w:rPr>
        <w:rFonts w:ascii="Courier New" w:hAnsi="Courier New" w:hint="default"/>
      </w:rPr>
    </w:lvl>
    <w:lvl w:ilvl="2" w:tplc="069CF114">
      <w:start w:val="1"/>
      <w:numFmt w:val="bullet"/>
      <w:lvlText w:val=""/>
      <w:lvlJc w:val="left"/>
      <w:pPr>
        <w:tabs>
          <w:tab w:val="num" w:pos="2552"/>
        </w:tabs>
        <w:ind w:left="2552" w:hanging="426"/>
      </w:pPr>
      <w:rPr>
        <w:rFonts w:ascii="Wingdings" w:hAnsi="Wingdings" w:hint="default"/>
      </w:rPr>
    </w:lvl>
    <w:lvl w:ilvl="3" w:tplc="22B4C8E0">
      <w:start w:val="1"/>
      <w:numFmt w:val="bullet"/>
      <w:lvlText w:val=""/>
      <w:lvlJc w:val="left"/>
      <w:pPr>
        <w:tabs>
          <w:tab w:val="num" w:pos="8291"/>
        </w:tabs>
        <w:ind w:left="8291" w:hanging="360"/>
      </w:pPr>
      <w:rPr>
        <w:rFonts w:ascii="Symbol" w:hAnsi="Symbol" w:hint="default"/>
      </w:rPr>
    </w:lvl>
    <w:lvl w:ilvl="4" w:tplc="C7FEFA98">
      <w:start w:val="1"/>
      <w:numFmt w:val="bullet"/>
      <w:lvlText w:val="o"/>
      <w:lvlJc w:val="left"/>
      <w:pPr>
        <w:tabs>
          <w:tab w:val="num" w:pos="9011"/>
        </w:tabs>
        <w:ind w:left="9011" w:hanging="360"/>
      </w:pPr>
      <w:rPr>
        <w:rFonts w:ascii="Courier New" w:hAnsi="Courier New" w:cs="Courier New" w:hint="default"/>
      </w:rPr>
    </w:lvl>
    <w:lvl w:ilvl="5" w:tplc="233E5F84">
      <w:start w:val="1"/>
      <w:numFmt w:val="bullet"/>
      <w:lvlText w:val=""/>
      <w:lvlJc w:val="left"/>
      <w:pPr>
        <w:tabs>
          <w:tab w:val="num" w:pos="9731"/>
        </w:tabs>
        <w:ind w:left="9731" w:hanging="360"/>
      </w:pPr>
      <w:rPr>
        <w:rFonts w:ascii="Wingdings" w:hAnsi="Wingdings" w:hint="default"/>
      </w:rPr>
    </w:lvl>
    <w:lvl w:ilvl="6" w:tplc="DD0E13CA">
      <w:start w:val="1"/>
      <w:numFmt w:val="bullet"/>
      <w:lvlText w:val=""/>
      <w:lvlJc w:val="left"/>
      <w:pPr>
        <w:tabs>
          <w:tab w:val="num" w:pos="10451"/>
        </w:tabs>
        <w:ind w:left="10451" w:hanging="360"/>
      </w:pPr>
      <w:rPr>
        <w:rFonts w:ascii="Symbol" w:hAnsi="Symbol" w:hint="default"/>
      </w:rPr>
    </w:lvl>
    <w:lvl w:ilvl="7" w:tplc="6CF45B66">
      <w:start w:val="1"/>
      <w:numFmt w:val="bullet"/>
      <w:lvlText w:val="o"/>
      <w:lvlJc w:val="left"/>
      <w:pPr>
        <w:tabs>
          <w:tab w:val="num" w:pos="11171"/>
        </w:tabs>
        <w:ind w:left="11171" w:hanging="360"/>
      </w:pPr>
      <w:rPr>
        <w:rFonts w:ascii="Courier New" w:hAnsi="Courier New" w:cs="Courier New" w:hint="default"/>
      </w:rPr>
    </w:lvl>
    <w:lvl w:ilvl="8" w:tplc="DD883576">
      <w:start w:val="1"/>
      <w:numFmt w:val="bullet"/>
      <w:lvlText w:val=""/>
      <w:lvlJc w:val="left"/>
      <w:pPr>
        <w:tabs>
          <w:tab w:val="num" w:pos="11891"/>
        </w:tabs>
        <w:ind w:left="11891" w:hanging="360"/>
      </w:pPr>
      <w:rPr>
        <w:rFonts w:ascii="Wingdings" w:hAnsi="Wingdings" w:hint="default"/>
      </w:rPr>
    </w:lvl>
  </w:abstractNum>
  <w:abstractNum w:abstractNumId="4" w15:restartNumberingAfterBreak="0">
    <w:nsid w:val="199105BB"/>
    <w:multiLevelType w:val="hybridMultilevel"/>
    <w:tmpl w:val="A6FEF7DA"/>
    <w:lvl w:ilvl="0" w:tplc="1C090001">
      <w:start w:val="1"/>
      <w:numFmt w:val="bullet"/>
      <w:lvlText w:val=""/>
      <w:lvlJc w:val="left"/>
      <w:pPr>
        <w:ind w:left="1146" w:hanging="360"/>
      </w:pPr>
      <w:rPr>
        <w:rFonts w:ascii="Symbol" w:hAnsi="Symbol" w:hint="default"/>
      </w:rPr>
    </w:lvl>
    <w:lvl w:ilvl="1" w:tplc="1C090003">
      <w:start w:val="1"/>
      <w:numFmt w:val="bullet"/>
      <w:lvlText w:val="o"/>
      <w:lvlJc w:val="left"/>
      <w:pPr>
        <w:ind w:left="1866" w:hanging="360"/>
      </w:pPr>
      <w:rPr>
        <w:rFonts w:ascii="Courier New" w:hAnsi="Courier New" w:cs="Courier New" w:hint="default"/>
      </w:rPr>
    </w:lvl>
    <w:lvl w:ilvl="2" w:tplc="1C090005">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5" w15:restartNumberingAfterBreak="0">
    <w:nsid w:val="19C96886"/>
    <w:multiLevelType w:val="hybridMultilevel"/>
    <w:tmpl w:val="3E1E7524"/>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6"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A1975FD"/>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8" w15:restartNumberingAfterBreak="0">
    <w:nsid w:val="1B1779DC"/>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9" w15:restartNumberingAfterBreak="0">
    <w:nsid w:val="1D197AAA"/>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0" w15:restartNumberingAfterBreak="0">
    <w:nsid w:val="1F217422"/>
    <w:multiLevelType w:val="hybridMultilevel"/>
    <w:tmpl w:val="1EC83CD0"/>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1" w15:restartNumberingAfterBreak="0">
    <w:nsid w:val="241564D1"/>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2" w15:restartNumberingAfterBreak="0">
    <w:nsid w:val="27AE7DDF"/>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3" w15:restartNumberingAfterBreak="0">
    <w:nsid w:val="2A542053"/>
    <w:multiLevelType w:val="hybridMultilevel"/>
    <w:tmpl w:val="D21C148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E9F4C812">
      <w:start w:val="2023"/>
      <w:numFmt w:val="bullet"/>
      <w:lvlText w:val="-"/>
      <w:lvlJc w:val="left"/>
      <w:pPr>
        <w:ind w:left="3306" w:hanging="360"/>
      </w:pPr>
      <w:rPr>
        <w:rFonts w:ascii="Verdana" w:eastAsia="Times New Roman" w:hAnsi="Verdana" w:cs="Times New Roman" w:hint="default"/>
      </w:r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4" w15:restartNumberingAfterBreak="0">
    <w:nsid w:val="2B7C7A6D"/>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5" w15:restartNumberingAfterBreak="0">
    <w:nsid w:val="2D2938EF"/>
    <w:multiLevelType w:val="hybridMultilevel"/>
    <w:tmpl w:val="F05CBDD4"/>
    <w:lvl w:ilvl="0" w:tplc="E76A911C">
      <w:start w:val="1"/>
      <w:numFmt w:val="decimal"/>
      <w:lvlText w:val="%1."/>
      <w:lvlJc w:val="left"/>
      <w:pPr>
        <w:tabs>
          <w:tab w:val="num" w:pos="1146"/>
        </w:tabs>
        <w:ind w:left="1146" w:hanging="360"/>
      </w:pPr>
      <w:rPr>
        <w:strike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6" w15:restartNumberingAfterBreak="0">
    <w:nsid w:val="37AE5D5A"/>
    <w:multiLevelType w:val="hybridMultilevel"/>
    <w:tmpl w:val="0E5081B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38277DF7"/>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8" w15:restartNumberingAfterBreak="0">
    <w:nsid w:val="39F40371"/>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9" w15:restartNumberingAfterBreak="0">
    <w:nsid w:val="3E534879"/>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0" w15:restartNumberingAfterBreak="0">
    <w:nsid w:val="3F932ADE"/>
    <w:multiLevelType w:val="hybridMultilevel"/>
    <w:tmpl w:val="7786E44C"/>
    <w:lvl w:ilvl="0" w:tplc="08090019">
      <w:start w:val="1"/>
      <w:numFmt w:val="lowerLetter"/>
      <w:lvlText w:val="%1."/>
      <w:lvlJc w:val="left"/>
      <w:pPr>
        <w:tabs>
          <w:tab w:val="num" w:pos="1866"/>
        </w:tabs>
        <w:ind w:left="1866"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498D5ADF"/>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5652537E"/>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3" w15:restartNumberingAfterBreak="0">
    <w:nsid w:val="57981FC9"/>
    <w:multiLevelType w:val="hybridMultilevel"/>
    <w:tmpl w:val="722A2B00"/>
    <w:lvl w:ilvl="0" w:tplc="0809000F">
      <w:start w:val="1"/>
      <w:numFmt w:val="decimal"/>
      <w:lvlText w:val="%1."/>
      <w:lvlJc w:val="left"/>
      <w:pPr>
        <w:tabs>
          <w:tab w:val="num" w:pos="1146"/>
        </w:tabs>
        <w:ind w:left="1146" w:hanging="360"/>
      </w:pPr>
    </w:lvl>
    <w:lvl w:ilvl="1" w:tplc="08090019" w:tentative="1">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4" w15:restartNumberingAfterBreak="0">
    <w:nsid w:val="59294D67"/>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5" w15:restartNumberingAfterBreak="0">
    <w:nsid w:val="5A4C58C1"/>
    <w:multiLevelType w:val="hybridMultilevel"/>
    <w:tmpl w:val="27B23EBC"/>
    <w:styleLink w:val="StyleOutlinenumbered"/>
    <w:lvl w:ilvl="0" w:tplc="A920D888">
      <w:start w:val="1"/>
      <w:numFmt w:val="decimal"/>
      <w:lvlText w:val="%1."/>
      <w:lvlJc w:val="left"/>
      <w:pPr>
        <w:tabs>
          <w:tab w:val="num" w:pos="1134"/>
        </w:tabs>
        <w:ind w:left="1134" w:hanging="425"/>
      </w:pPr>
      <w:rPr>
        <w:rFonts w:hint="default"/>
      </w:rPr>
    </w:lvl>
    <w:lvl w:ilvl="1" w:tplc="76E015C4">
      <w:start w:val="1"/>
      <w:numFmt w:val="lowerLetter"/>
      <w:lvlText w:val="%2."/>
      <w:lvlJc w:val="left"/>
      <w:pPr>
        <w:tabs>
          <w:tab w:val="num" w:pos="1843"/>
        </w:tabs>
        <w:ind w:left="1843" w:hanging="425"/>
      </w:pPr>
      <w:rPr>
        <w:rFonts w:hint="default"/>
      </w:rPr>
    </w:lvl>
    <w:lvl w:ilvl="2" w:tplc="750A8136">
      <w:start w:val="1"/>
      <w:numFmt w:val="lowerRoman"/>
      <w:lvlText w:val="%3."/>
      <w:lvlJc w:val="left"/>
      <w:pPr>
        <w:tabs>
          <w:tab w:val="num" w:pos="2552"/>
        </w:tabs>
        <w:ind w:left="2552" w:hanging="426"/>
      </w:pPr>
      <w:rPr>
        <w:rFonts w:hint="default"/>
      </w:rPr>
    </w:lvl>
    <w:lvl w:ilvl="3" w:tplc="8FFC2028">
      <w:start w:val="1"/>
      <w:numFmt w:val="decimal"/>
      <w:lvlText w:val="(%4)"/>
      <w:lvlJc w:val="left"/>
      <w:pPr>
        <w:tabs>
          <w:tab w:val="num" w:pos="2149"/>
        </w:tabs>
        <w:ind w:left="2149" w:hanging="360"/>
      </w:pPr>
      <w:rPr>
        <w:rFonts w:hint="default"/>
      </w:rPr>
    </w:lvl>
    <w:lvl w:ilvl="4" w:tplc="1FA67B04">
      <w:start w:val="1"/>
      <w:numFmt w:val="lowerLetter"/>
      <w:lvlText w:val="(%5)"/>
      <w:lvlJc w:val="left"/>
      <w:pPr>
        <w:tabs>
          <w:tab w:val="num" w:pos="2509"/>
        </w:tabs>
        <w:ind w:left="2509" w:hanging="360"/>
      </w:pPr>
      <w:rPr>
        <w:rFonts w:hint="default"/>
      </w:rPr>
    </w:lvl>
    <w:lvl w:ilvl="5" w:tplc="EFAE95FE">
      <w:start w:val="1"/>
      <w:numFmt w:val="lowerRoman"/>
      <w:lvlText w:val="(%6)"/>
      <w:lvlJc w:val="left"/>
      <w:pPr>
        <w:tabs>
          <w:tab w:val="num" w:pos="2869"/>
        </w:tabs>
        <w:ind w:left="2869" w:hanging="360"/>
      </w:pPr>
      <w:rPr>
        <w:rFonts w:hint="default"/>
      </w:rPr>
    </w:lvl>
    <w:lvl w:ilvl="6" w:tplc="A7B0A3F2">
      <w:start w:val="1"/>
      <w:numFmt w:val="decimal"/>
      <w:lvlText w:val="%7."/>
      <w:lvlJc w:val="left"/>
      <w:pPr>
        <w:tabs>
          <w:tab w:val="num" w:pos="3229"/>
        </w:tabs>
        <w:ind w:left="3229" w:hanging="360"/>
      </w:pPr>
      <w:rPr>
        <w:rFonts w:hint="default"/>
      </w:rPr>
    </w:lvl>
    <w:lvl w:ilvl="7" w:tplc="FD4CEFBA">
      <w:start w:val="1"/>
      <w:numFmt w:val="lowerLetter"/>
      <w:lvlText w:val="%8."/>
      <w:lvlJc w:val="left"/>
      <w:pPr>
        <w:tabs>
          <w:tab w:val="num" w:pos="3589"/>
        </w:tabs>
        <w:ind w:left="3589" w:hanging="360"/>
      </w:pPr>
      <w:rPr>
        <w:rFonts w:hint="default"/>
      </w:rPr>
    </w:lvl>
    <w:lvl w:ilvl="8" w:tplc="4BCC64C0">
      <w:start w:val="1"/>
      <w:numFmt w:val="lowerRoman"/>
      <w:lvlText w:val="%9."/>
      <w:lvlJc w:val="left"/>
      <w:pPr>
        <w:tabs>
          <w:tab w:val="num" w:pos="3949"/>
        </w:tabs>
        <w:ind w:left="3949" w:hanging="360"/>
      </w:pPr>
      <w:rPr>
        <w:rFonts w:hint="default"/>
      </w:rPr>
    </w:lvl>
  </w:abstractNum>
  <w:abstractNum w:abstractNumId="26" w15:restartNumberingAfterBreak="0">
    <w:nsid w:val="6BF27273"/>
    <w:multiLevelType w:val="hybridMultilevel"/>
    <w:tmpl w:val="0B286030"/>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6C084AC9"/>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8"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9" w15:restartNumberingAfterBreak="0">
    <w:nsid w:val="6F351923"/>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0" w15:restartNumberingAfterBreak="0">
    <w:nsid w:val="79045539"/>
    <w:multiLevelType w:val="hybridMultilevel"/>
    <w:tmpl w:val="733E7B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7AF54FA7"/>
    <w:multiLevelType w:val="multilevel"/>
    <w:tmpl w:val="5DF84CD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lvlText w:val="%1.%2.%3.%4"/>
      <w:lvlJc w:val="left"/>
      <w:pPr>
        <w:tabs>
          <w:tab w:val="num" w:pos="1701"/>
        </w:tabs>
        <w:ind w:left="1701" w:hanging="992"/>
      </w:pPr>
      <w:rPr>
        <w:rFonts w:hint="default"/>
      </w:rPr>
    </w:lvl>
    <w:lvl w:ilvl="4">
      <w:start w:val="1"/>
      <w:numFmt w:val="decimal"/>
      <w:lvlText w:val="%1.%2.%3.%4.%5"/>
      <w:lvlJc w:val="left"/>
      <w:pPr>
        <w:tabs>
          <w:tab w:val="num" w:pos="1985"/>
        </w:tabs>
        <w:ind w:left="1985" w:hanging="1276"/>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7BAC5B4D"/>
    <w:multiLevelType w:val="hybridMultilevel"/>
    <w:tmpl w:val="EABCE0E4"/>
    <w:lvl w:ilvl="0" w:tplc="1C09000F">
      <w:start w:val="1"/>
      <w:numFmt w:val="decimal"/>
      <w:lvlText w:val="%1."/>
      <w:lvlJc w:val="left"/>
      <w:pPr>
        <w:ind w:left="1429" w:hanging="360"/>
      </w:pPr>
    </w:lvl>
    <w:lvl w:ilvl="1" w:tplc="1C090019" w:tentative="1">
      <w:start w:val="1"/>
      <w:numFmt w:val="lowerLetter"/>
      <w:lvlText w:val="%2."/>
      <w:lvlJc w:val="left"/>
      <w:pPr>
        <w:ind w:left="2149" w:hanging="360"/>
      </w:pPr>
    </w:lvl>
    <w:lvl w:ilvl="2" w:tplc="1C09001B" w:tentative="1">
      <w:start w:val="1"/>
      <w:numFmt w:val="lowerRoman"/>
      <w:lvlText w:val="%3."/>
      <w:lvlJc w:val="right"/>
      <w:pPr>
        <w:ind w:left="2869" w:hanging="180"/>
      </w:pPr>
    </w:lvl>
    <w:lvl w:ilvl="3" w:tplc="1C09000F" w:tentative="1">
      <w:start w:val="1"/>
      <w:numFmt w:val="decimal"/>
      <w:lvlText w:val="%4."/>
      <w:lvlJc w:val="left"/>
      <w:pPr>
        <w:ind w:left="3589" w:hanging="360"/>
      </w:pPr>
    </w:lvl>
    <w:lvl w:ilvl="4" w:tplc="1C090019" w:tentative="1">
      <w:start w:val="1"/>
      <w:numFmt w:val="lowerLetter"/>
      <w:lvlText w:val="%5."/>
      <w:lvlJc w:val="left"/>
      <w:pPr>
        <w:ind w:left="4309" w:hanging="360"/>
      </w:pPr>
    </w:lvl>
    <w:lvl w:ilvl="5" w:tplc="1C09001B" w:tentative="1">
      <w:start w:val="1"/>
      <w:numFmt w:val="lowerRoman"/>
      <w:lvlText w:val="%6."/>
      <w:lvlJc w:val="right"/>
      <w:pPr>
        <w:ind w:left="5029" w:hanging="180"/>
      </w:pPr>
    </w:lvl>
    <w:lvl w:ilvl="6" w:tplc="1C09000F" w:tentative="1">
      <w:start w:val="1"/>
      <w:numFmt w:val="decimal"/>
      <w:lvlText w:val="%7."/>
      <w:lvlJc w:val="left"/>
      <w:pPr>
        <w:ind w:left="5749" w:hanging="360"/>
      </w:pPr>
    </w:lvl>
    <w:lvl w:ilvl="7" w:tplc="1C090019" w:tentative="1">
      <w:start w:val="1"/>
      <w:numFmt w:val="lowerLetter"/>
      <w:lvlText w:val="%8."/>
      <w:lvlJc w:val="left"/>
      <w:pPr>
        <w:ind w:left="6469" w:hanging="360"/>
      </w:pPr>
    </w:lvl>
    <w:lvl w:ilvl="8" w:tplc="1C09001B" w:tentative="1">
      <w:start w:val="1"/>
      <w:numFmt w:val="lowerRoman"/>
      <w:lvlText w:val="%9."/>
      <w:lvlJc w:val="right"/>
      <w:pPr>
        <w:ind w:left="7189" w:hanging="180"/>
      </w:pPr>
    </w:lvl>
  </w:abstractNum>
  <w:abstractNum w:abstractNumId="33" w15:restartNumberingAfterBreak="0">
    <w:nsid w:val="7FA94D04"/>
    <w:multiLevelType w:val="hybridMultilevel"/>
    <w:tmpl w:val="722A2B0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tentative="1">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num w:numId="1" w16cid:durableId="388649743">
    <w:abstractNumId w:val="13"/>
  </w:num>
  <w:num w:numId="2" w16cid:durableId="508447628">
    <w:abstractNumId w:val="6"/>
  </w:num>
  <w:num w:numId="3" w16cid:durableId="1209803926">
    <w:abstractNumId w:val="31"/>
  </w:num>
  <w:num w:numId="4" w16cid:durableId="883711387">
    <w:abstractNumId w:val="25"/>
  </w:num>
  <w:num w:numId="5" w16cid:durableId="851337736">
    <w:abstractNumId w:val="3"/>
  </w:num>
  <w:num w:numId="6" w16cid:durableId="207569984">
    <w:abstractNumId w:val="32"/>
  </w:num>
  <w:num w:numId="7" w16cid:durableId="1990787585">
    <w:abstractNumId w:val="5"/>
  </w:num>
  <w:num w:numId="8" w16cid:durableId="1620524728">
    <w:abstractNumId w:val="10"/>
  </w:num>
  <w:num w:numId="9" w16cid:durableId="1620867541">
    <w:abstractNumId w:val="18"/>
  </w:num>
  <w:num w:numId="10" w16cid:durableId="1700887337">
    <w:abstractNumId w:val="8"/>
  </w:num>
  <w:num w:numId="11" w16cid:durableId="2005621931">
    <w:abstractNumId w:val="23"/>
  </w:num>
  <w:num w:numId="12" w16cid:durableId="1313948597">
    <w:abstractNumId w:val="4"/>
  </w:num>
  <w:num w:numId="13" w16cid:durableId="1650405628">
    <w:abstractNumId w:val="20"/>
  </w:num>
  <w:num w:numId="14" w16cid:durableId="1598949122">
    <w:abstractNumId w:val="9"/>
  </w:num>
  <w:num w:numId="15" w16cid:durableId="1988431969">
    <w:abstractNumId w:val="12"/>
  </w:num>
  <w:num w:numId="16" w16cid:durableId="267667495">
    <w:abstractNumId w:val="7"/>
  </w:num>
  <w:num w:numId="17" w16cid:durableId="1421025184">
    <w:abstractNumId w:val="19"/>
  </w:num>
  <w:num w:numId="18" w16cid:durableId="1828472955">
    <w:abstractNumId w:val="2"/>
  </w:num>
  <w:num w:numId="19" w16cid:durableId="1427381293">
    <w:abstractNumId w:val="11"/>
  </w:num>
  <w:num w:numId="20" w16cid:durableId="400565443">
    <w:abstractNumId w:val="30"/>
  </w:num>
  <w:num w:numId="21" w16cid:durableId="381634552">
    <w:abstractNumId w:val="26"/>
  </w:num>
  <w:num w:numId="22" w16cid:durableId="1806383816">
    <w:abstractNumId w:val="0"/>
  </w:num>
  <w:num w:numId="23" w16cid:durableId="578058489">
    <w:abstractNumId w:val="16"/>
  </w:num>
  <w:num w:numId="24" w16cid:durableId="1238516244">
    <w:abstractNumId w:val="15"/>
  </w:num>
  <w:num w:numId="25" w16cid:durableId="1935354295">
    <w:abstractNumId w:val="27"/>
  </w:num>
  <w:num w:numId="26" w16cid:durableId="384374105">
    <w:abstractNumId w:val="21"/>
  </w:num>
  <w:num w:numId="27" w16cid:durableId="820854531">
    <w:abstractNumId w:val="22"/>
  </w:num>
  <w:num w:numId="28" w16cid:durableId="424694290">
    <w:abstractNumId w:val="29"/>
  </w:num>
  <w:num w:numId="29" w16cid:durableId="706635998">
    <w:abstractNumId w:val="28"/>
  </w:num>
  <w:num w:numId="30" w16cid:durableId="1295066643">
    <w:abstractNumId w:val="1"/>
  </w:num>
  <w:num w:numId="31" w16cid:durableId="2090957742">
    <w:abstractNumId w:val="14"/>
  </w:num>
  <w:num w:numId="32" w16cid:durableId="1437991045">
    <w:abstractNumId w:val="33"/>
  </w:num>
  <w:num w:numId="33" w16cid:durableId="467478572">
    <w:abstractNumId w:val="24"/>
  </w:num>
  <w:num w:numId="34" w16cid:durableId="1328359003">
    <w:abstractNumId w:val="17"/>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kki Papenfus">
    <w15:presenceInfo w15:providerId="AD" w15:userId="S::npapenfus@openboxsoftware.com::2a405823-0c8b-419b-afb6-8159926c2e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1C61"/>
    <w:rsid w:val="000036A9"/>
    <w:rsid w:val="0000452F"/>
    <w:rsid w:val="00005963"/>
    <w:rsid w:val="00007A46"/>
    <w:rsid w:val="00010797"/>
    <w:rsid w:val="00011C72"/>
    <w:rsid w:val="000135D1"/>
    <w:rsid w:val="00013FD5"/>
    <w:rsid w:val="00014C96"/>
    <w:rsid w:val="00016361"/>
    <w:rsid w:val="0001682D"/>
    <w:rsid w:val="00016E46"/>
    <w:rsid w:val="00020168"/>
    <w:rsid w:val="00020DED"/>
    <w:rsid w:val="00022142"/>
    <w:rsid w:val="000225EC"/>
    <w:rsid w:val="000238A7"/>
    <w:rsid w:val="000238E2"/>
    <w:rsid w:val="00023B0F"/>
    <w:rsid w:val="00024908"/>
    <w:rsid w:val="000250A8"/>
    <w:rsid w:val="0002736D"/>
    <w:rsid w:val="00027B72"/>
    <w:rsid w:val="0003043C"/>
    <w:rsid w:val="000312EC"/>
    <w:rsid w:val="00032611"/>
    <w:rsid w:val="00034731"/>
    <w:rsid w:val="00034D8A"/>
    <w:rsid w:val="00034F7D"/>
    <w:rsid w:val="00035365"/>
    <w:rsid w:val="000404C6"/>
    <w:rsid w:val="00042089"/>
    <w:rsid w:val="0004258D"/>
    <w:rsid w:val="00043B98"/>
    <w:rsid w:val="00043CFD"/>
    <w:rsid w:val="00043ED3"/>
    <w:rsid w:val="00044D36"/>
    <w:rsid w:val="00045312"/>
    <w:rsid w:val="000469A8"/>
    <w:rsid w:val="00047695"/>
    <w:rsid w:val="00050F6C"/>
    <w:rsid w:val="00051487"/>
    <w:rsid w:val="000517AE"/>
    <w:rsid w:val="000522A8"/>
    <w:rsid w:val="0005278C"/>
    <w:rsid w:val="00053550"/>
    <w:rsid w:val="00054EB8"/>
    <w:rsid w:val="000566F4"/>
    <w:rsid w:val="0005690A"/>
    <w:rsid w:val="00056AE7"/>
    <w:rsid w:val="0006016B"/>
    <w:rsid w:val="00060170"/>
    <w:rsid w:val="00060A6C"/>
    <w:rsid w:val="00061CF3"/>
    <w:rsid w:val="00062B24"/>
    <w:rsid w:val="00062E20"/>
    <w:rsid w:val="0006399B"/>
    <w:rsid w:val="00064476"/>
    <w:rsid w:val="00064585"/>
    <w:rsid w:val="00065E65"/>
    <w:rsid w:val="000661F3"/>
    <w:rsid w:val="00066A6B"/>
    <w:rsid w:val="000670EC"/>
    <w:rsid w:val="0006724C"/>
    <w:rsid w:val="00073A50"/>
    <w:rsid w:val="000745A2"/>
    <w:rsid w:val="000749AB"/>
    <w:rsid w:val="00074D10"/>
    <w:rsid w:val="00075363"/>
    <w:rsid w:val="000755F5"/>
    <w:rsid w:val="00075AED"/>
    <w:rsid w:val="0007680C"/>
    <w:rsid w:val="00080E49"/>
    <w:rsid w:val="00080E56"/>
    <w:rsid w:val="0008116B"/>
    <w:rsid w:val="00081CBA"/>
    <w:rsid w:val="0008292D"/>
    <w:rsid w:val="00083BFB"/>
    <w:rsid w:val="00083EB9"/>
    <w:rsid w:val="00084D08"/>
    <w:rsid w:val="00085AC2"/>
    <w:rsid w:val="0008718A"/>
    <w:rsid w:val="00087600"/>
    <w:rsid w:val="00087900"/>
    <w:rsid w:val="00090D66"/>
    <w:rsid w:val="00091120"/>
    <w:rsid w:val="00091C7E"/>
    <w:rsid w:val="00091E5B"/>
    <w:rsid w:val="00093769"/>
    <w:rsid w:val="00093E9E"/>
    <w:rsid w:val="0009723B"/>
    <w:rsid w:val="000997DA"/>
    <w:rsid w:val="000A26F8"/>
    <w:rsid w:val="000A2C79"/>
    <w:rsid w:val="000A3187"/>
    <w:rsid w:val="000A338F"/>
    <w:rsid w:val="000A34D9"/>
    <w:rsid w:val="000A3692"/>
    <w:rsid w:val="000A3BB2"/>
    <w:rsid w:val="000A3E80"/>
    <w:rsid w:val="000A4144"/>
    <w:rsid w:val="000A49E1"/>
    <w:rsid w:val="000A5230"/>
    <w:rsid w:val="000A5E23"/>
    <w:rsid w:val="000A62C9"/>
    <w:rsid w:val="000A6954"/>
    <w:rsid w:val="000A7672"/>
    <w:rsid w:val="000B02BF"/>
    <w:rsid w:val="000B05E4"/>
    <w:rsid w:val="000B0611"/>
    <w:rsid w:val="000B2092"/>
    <w:rsid w:val="000B30E0"/>
    <w:rsid w:val="000B3932"/>
    <w:rsid w:val="000B42EF"/>
    <w:rsid w:val="000B5A12"/>
    <w:rsid w:val="000B6089"/>
    <w:rsid w:val="000B6638"/>
    <w:rsid w:val="000B710E"/>
    <w:rsid w:val="000B76CB"/>
    <w:rsid w:val="000B770F"/>
    <w:rsid w:val="000B7BFE"/>
    <w:rsid w:val="000C0331"/>
    <w:rsid w:val="000C0EAF"/>
    <w:rsid w:val="000C3834"/>
    <w:rsid w:val="000C3AA3"/>
    <w:rsid w:val="000C3EBE"/>
    <w:rsid w:val="000C52D1"/>
    <w:rsid w:val="000C65E7"/>
    <w:rsid w:val="000C6822"/>
    <w:rsid w:val="000C6BDA"/>
    <w:rsid w:val="000C6BEA"/>
    <w:rsid w:val="000C756D"/>
    <w:rsid w:val="000C7EC3"/>
    <w:rsid w:val="000D0347"/>
    <w:rsid w:val="000D1E32"/>
    <w:rsid w:val="000D3239"/>
    <w:rsid w:val="000D6F71"/>
    <w:rsid w:val="000E07BF"/>
    <w:rsid w:val="000E2ABF"/>
    <w:rsid w:val="000E3169"/>
    <w:rsid w:val="000E48FE"/>
    <w:rsid w:val="000E5257"/>
    <w:rsid w:val="000E6850"/>
    <w:rsid w:val="000E6CCD"/>
    <w:rsid w:val="000E6D00"/>
    <w:rsid w:val="000F0D8A"/>
    <w:rsid w:val="000F1A06"/>
    <w:rsid w:val="000F1F9B"/>
    <w:rsid w:val="000F4765"/>
    <w:rsid w:val="000F4871"/>
    <w:rsid w:val="000F4B90"/>
    <w:rsid w:val="000F551A"/>
    <w:rsid w:val="000F5F68"/>
    <w:rsid w:val="000F5FEA"/>
    <w:rsid w:val="000F6EC4"/>
    <w:rsid w:val="001007E7"/>
    <w:rsid w:val="00100E66"/>
    <w:rsid w:val="001027CD"/>
    <w:rsid w:val="00102C88"/>
    <w:rsid w:val="001037C4"/>
    <w:rsid w:val="0010418F"/>
    <w:rsid w:val="00104C13"/>
    <w:rsid w:val="00104E35"/>
    <w:rsid w:val="00105E56"/>
    <w:rsid w:val="00105F26"/>
    <w:rsid w:val="00106145"/>
    <w:rsid w:val="001067D8"/>
    <w:rsid w:val="001078FD"/>
    <w:rsid w:val="00107F5D"/>
    <w:rsid w:val="00110AF3"/>
    <w:rsid w:val="001126BE"/>
    <w:rsid w:val="0011404D"/>
    <w:rsid w:val="00114982"/>
    <w:rsid w:val="0011500B"/>
    <w:rsid w:val="0011530E"/>
    <w:rsid w:val="00116C4E"/>
    <w:rsid w:val="0011732C"/>
    <w:rsid w:val="001200A2"/>
    <w:rsid w:val="00120823"/>
    <w:rsid w:val="00120B1C"/>
    <w:rsid w:val="001214A3"/>
    <w:rsid w:val="00121DC0"/>
    <w:rsid w:val="0012291A"/>
    <w:rsid w:val="001270A6"/>
    <w:rsid w:val="00127198"/>
    <w:rsid w:val="00130676"/>
    <w:rsid w:val="00131C64"/>
    <w:rsid w:val="001327E3"/>
    <w:rsid w:val="00132874"/>
    <w:rsid w:val="00132ABF"/>
    <w:rsid w:val="00134FC2"/>
    <w:rsid w:val="00135BCB"/>
    <w:rsid w:val="00136CFB"/>
    <w:rsid w:val="00136E11"/>
    <w:rsid w:val="0013710D"/>
    <w:rsid w:val="00137257"/>
    <w:rsid w:val="00140869"/>
    <w:rsid w:val="0014216D"/>
    <w:rsid w:val="001449FD"/>
    <w:rsid w:val="001461AE"/>
    <w:rsid w:val="0014723A"/>
    <w:rsid w:val="001500B8"/>
    <w:rsid w:val="001517BD"/>
    <w:rsid w:val="0015327F"/>
    <w:rsid w:val="00153BCB"/>
    <w:rsid w:val="00153CED"/>
    <w:rsid w:val="001545A3"/>
    <w:rsid w:val="001561D6"/>
    <w:rsid w:val="00157ACA"/>
    <w:rsid w:val="00157BED"/>
    <w:rsid w:val="00161C5E"/>
    <w:rsid w:val="001631B1"/>
    <w:rsid w:val="001632C8"/>
    <w:rsid w:val="0016374A"/>
    <w:rsid w:val="00164B99"/>
    <w:rsid w:val="00164D9B"/>
    <w:rsid w:val="0016612E"/>
    <w:rsid w:val="001663AD"/>
    <w:rsid w:val="00166A3F"/>
    <w:rsid w:val="00170038"/>
    <w:rsid w:val="00170CB2"/>
    <w:rsid w:val="00170DE2"/>
    <w:rsid w:val="00172DC6"/>
    <w:rsid w:val="00172E2C"/>
    <w:rsid w:val="00173D3F"/>
    <w:rsid w:val="0017593A"/>
    <w:rsid w:val="001759AE"/>
    <w:rsid w:val="001763D6"/>
    <w:rsid w:val="00177C52"/>
    <w:rsid w:val="00180DEB"/>
    <w:rsid w:val="00181D73"/>
    <w:rsid w:val="00182C69"/>
    <w:rsid w:val="001833FC"/>
    <w:rsid w:val="00183523"/>
    <w:rsid w:val="00186088"/>
    <w:rsid w:val="00186E95"/>
    <w:rsid w:val="00190D6F"/>
    <w:rsid w:val="00191E61"/>
    <w:rsid w:val="00192509"/>
    <w:rsid w:val="00192D54"/>
    <w:rsid w:val="0019301D"/>
    <w:rsid w:val="001938CE"/>
    <w:rsid w:val="00193AC9"/>
    <w:rsid w:val="00194212"/>
    <w:rsid w:val="001945FD"/>
    <w:rsid w:val="00194E0F"/>
    <w:rsid w:val="0019523F"/>
    <w:rsid w:val="00195921"/>
    <w:rsid w:val="00196324"/>
    <w:rsid w:val="00196341"/>
    <w:rsid w:val="00197077"/>
    <w:rsid w:val="00197CB8"/>
    <w:rsid w:val="001A2868"/>
    <w:rsid w:val="001A49D0"/>
    <w:rsid w:val="001A58E5"/>
    <w:rsid w:val="001A59FB"/>
    <w:rsid w:val="001A5AB2"/>
    <w:rsid w:val="001A6971"/>
    <w:rsid w:val="001A70BE"/>
    <w:rsid w:val="001B11A0"/>
    <w:rsid w:val="001B4887"/>
    <w:rsid w:val="001B5421"/>
    <w:rsid w:val="001B58F3"/>
    <w:rsid w:val="001B5926"/>
    <w:rsid w:val="001B7369"/>
    <w:rsid w:val="001C0614"/>
    <w:rsid w:val="001C1607"/>
    <w:rsid w:val="001C203E"/>
    <w:rsid w:val="001D0AE9"/>
    <w:rsid w:val="001D0E22"/>
    <w:rsid w:val="001D250F"/>
    <w:rsid w:val="001D261B"/>
    <w:rsid w:val="001D28B0"/>
    <w:rsid w:val="001D3175"/>
    <w:rsid w:val="001D3CA3"/>
    <w:rsid w:val="001D5FE0"/>
    <w:rsid w:val="001D7C93"/>
    <w:rsid w:val="001E0858"/>
    <w:rsid w:val="001E249D"/>
    <w:rsid w:val="001E3375"/>
    <w:rsid w:val="001E38A5"/>
    <w:rsid w:val="001E390D"/>
    <w:rsid w:val="001E3FBB"/>
    <w:rsid w:val="001E421F"/>
    <w:rsid w:val="001E46BF"/>
    <w:rsid w:val="001E5280"/>
    <w:rsid w:val="001E67C1"/>
    <w:rsid w:val="001E69F8"/>
    <w:rsid w:val="001F0151"/>
    <w:rsid w:val="001F1766"/>
    <w:rsid w:val="001F2022"/>
    <w:rsid w:val="001F34EC"/>
    <w:rsid w:val="001F34EF"/>
    <w:rsid w:val="001F3674"/>
    <w:rsid w:val="001F4DED"/>
    <w:rsid w:val="002008E5"/>
    <w:rsid w:val="00200B6E"/>
    <w:rsid w:val="0020142B"/>
    <w:rsid w:val="00201616"/>
    <w:rsid w:val="002017FA"/>
    <w:rsid w:val="00204906"/>
    <w:rsid w:val="00204CC8"/>
    <w:rsid w:val="00205331"/>
    <w:rsid w:val="0020633D"/>
    <w:rsid w:val="00207540"/>
    <w:rsid w:val="00210E60"/>
    <w:rsid w:val="002113AD"/>
    <w:rsid w:val="00212995"/>
    <w:rsid w:val="00212A52"/>
    <w:rsid w:val="00213991"/>
    <w:rsid w:val="00213CA0"/>
    <w:rsid w:val="0021595F"/>
    <w:rsid w:val="00215C5B"/>
    <w:rsid w:val="002165EA"/>
    <w:rsid w:val="002175DF"/>
    <w:rsid w:val="002202E6"/>
    <w:rsid w:val="0022111D"/>
    <w:rsid w:val="00221202"/>
    <w:rsid w:val="00221819"/>
    <w:rsid w:val="002220BD"/>
    <w:rsid w:val="002225A0"/>
    <w:rsid w:val="0022331D"/>
    <w:rsid w:val="00223EF3"/>
    <w:rsid w:val="002245AC"/>
    <w:rsid w:val="00225868"/>
    <w:rsid w:val="0022587F"/>
    <w:rsid w:val="0022757F"/>
    <w:rsid w:val="00227F5B"/>
    <w:rsid w:val="00230B04"/>
    <w:rsid w:val="00230E75"/>
    <w:rsid w:val="00230ED6"/>
    <w:rsid w:val="002315A5"/>
    <w:rsid w:val="00231E45"/>
    <w:rsid w:val="00232578"/>
    <w:rsid w:val="0023491C"/>
    <w:rsid w:val="00234ED4"/>
    <w:rsid w:val="00234FD8"/>
    <w:rsid w:val="002355E0"/>
    <w:rsid w:val="002359F0"/>
    <w:rsid w:val="00236ED9"/>
    <w:rsid w:val="00241A32"/>
    <w:rsid w:val="00242D0C"/>
    <w:rsid w:val="002434FE"/>
    <w:rsid w:val="00243E9B"/>
    <w:rsid w:val="00245280"/>
    <w:rsid w:val="00247549"/>
    <w:rsid w:val="002475C0"/>
    <w:rsid w:val="00250426"/>
    <w:rsid w:val="0025147A"/>
    <w:rsid w:val="00251527"/>
    <w:rsid w:val="00251588"/>
    <w:rsid w:val="002518EF"/>
    <w:rsid w:val="00252504"/>
    <w:rsid w:val="0025295D"/>
    <w:rsid w:val="00253BE8"/>
    <w:rsid w:val="002564DD"/>
    <w:rsid w:val="00256E30"/>
    <w:rsid w:val="00260491"/>
    <w:rsid w:val="00260C1A"/>
    <w:rsid w:val="002614D5"/>
    <w:rsid w:val="00264FF5"/>
    <w:rsid w:val="002661E7"/>
    <w:rsid w:val="002709E0"/>
    <w:rsid w:val="00270C46"/>
    <w:rsid w:val="002730DE"/>
    <w:rsid w:val="00273849"/>
    <w:rsid w:val="00273E15"/>
    <w:rsid w:val="00273FC9"/>
    <w:rsid w:val="0027588B"/>
    <w:rsid w:val="0027770E"/>
    <w:rsid w:val="002779C8"/>
    <w:rsid w:val="0028177A"/>
    <w:rsid w:val="002828FF"/>
    <w:rsid w:val="00282A0D"/>
    <w:rsid w:val="00284A55"/>
    <w:rsid w:val="00284E8F"/>
    <w:rsid w:val="002851C3"/>
    <w:rsid w:val="002854B2"/>
    <w:rsid w:val="00285F82"/>
    <w:rsid w:val="00286083"/>
    <w:rsid w:val="002866A9"/>
    <w:rsid w:val="002869D6"/>
    <w:rsid w:val="00291AA3"/>
    <w:rsid w:val="00291E2D"/>
    <w:rsid w:val="00291E78"/>
    <w:rsid w:val="0029278F"/>
    <w:rsid w:val="00292B64"/>
    <w:rsid w:val="002937E4"/>
    <w:rsid w:val="00295C14"/>
    <w:rsid w:val="0029689B"/>
    <w:rsid w:val="00296D51"/>
    <w:rsid w:val="00297505"/>
    <w:rsid w:val="002979EC"/>
    <w:rsid w:val="002A0AF3"/>
    <w:rsid w:val="002A0F1D"/>
    <w:rsid w:val="002A1618"/>
    <w:rsid w:val="002A1800"/>
    <w:rsid w:val="002A192B"/>
    <w:rsid w:val="002A1AF2"/>
    <w:rsid w:val="002A1CA5"/>
    <w:rsid w:val="002A239F"/>
    <w:rsid w:val="002A307D"/>
    <w:rsid w:val="002A3874"/>
    <w:rsid w:val="002A4075"/>
    <w:rsid w:val="002A47A2"/>
    <w:rsid w:val="002A4AC2"/>
    <w:rsid w:val="002A506F"/>
    <w:rsid w:val="002A51B1"/>
    <w:rsid w:val="002A5468"/>
    <w:rsid w:val="002A599A"/>
    <w:rsid w:val="002A68DB"/>
    <w:rsid w:val="002A695A"/>
    <w:rsid w:val="002A7719"/>
    <w:rsid w:val="002B03F2"/>
    <w:rsid w:val="002B0A2B"/>
    <w:rsid w:val="002B0B24"/>
    <w:rsid w:val="002B180A"/>
    <w:rsid w:val="002B18F0"/>
    <w:rsid w:val="002B23F4"/>
    <w:rsid w:val="002B34C1"/>
    <w:rsid w:val="002B40B7"/>
    <w:rsid w:val="002B4C84"/>
    <w:rsid w:val="002B567C"/>
    <w:rsid w:val="002B5D8A"/>
    <w:rsid w:val="002B62E5"/>
    <w:rsid w:val="002B6EAE"/>
    <w:rsid w:val="002B7F1A"/>
    <w:rsid w:val="002C2435"/>
    <w:rsid w:val="002C28E7"/>
    <w:rsid w:val="002C3F10"/>
    <w:rsid w:val="002C40FC"/>
    <w:rsid w:val="002C421E"/>
    <w:rsid w:val="002C49C0"/>
    <w:rsid w:val="002C6488"/>
    <w:rsid w:val="002D0D1E"/>
    <w:rsid w:val="002D0DEA"/>
    <w:rsid w:val="002D124C"/>
    <w:rsid w:val="002D136C"/>
    <w:rsid w:val="002D159F"/>
    <w:rsid w:val="002D18A9"/>
    <w:rsid w:val="002D1B2B"/>
    <w:rsid w:val="002D1C9D"/>
    <w:rsid w:val="002D2006"/>
    <w:rsid w:val="002D2170"/>
    <w:rsid w:val="002D29BA"/>
    <w:rsid w:val="002D34E6"/>
    <w:rsid w:val="002D37E0"/>
    <w:rsid w:val="002D410E"/>
    <w:rsid w:val="002D4F2E"/>
    <w:rsid w:val="002D6C76"/>
    <w:rsid w:val="002D76BC"/>
    <w:rsid w:val="002D7E60"/>
    <w:rsid w:val="002E02E3"/>
    <w:rsid w:val="002E10BB"/>
    <w:rsid w:val="002E1380"/>
    <w:rsid w:val="002E2E9F"/>
    <w:rsid w:val="002E30B3"/>
    <w:rsid w:val="002E48FE"/>
    <w:rsid w:val="002E7D34"/>
    <w:rsid w:val="002F0DB2"/>
    <w:rsid w:val="002F1069"/>
    <w:rsid w:val="002F1498"/>
    <w:rsid w:val="002F1C3D"/>
    <w:rsid w:val="002F1E00"/>
    <w:rsid w:val="002F27D1"/>
    <w:rsid w:val="002F293B"/>
    <w:rsid w:val="002F298B"/>
    <w:rsid w:val="002F31D3"/>
    <w:rsid w:val="002F3C38"/>
    <w:rsid w:val="002F4329"/>
    <w:rsid w:val="002F4825"/>
    <w:rsid w:val="002F4B13"/>
    <w:rsid w:val="002F6216"/>
    <w:rsid w:val="002F75F3"/>
    <w:rsid w:val="002F7F3C"/>
    <w:rsid w:val="00300AF9"/>
    <w:rsid w:val="0030194B"/>
    <w:rsid w:val="00305A9B"/>
    <w:rsid w:val="00306F0F"/>
    <w:rsid w:val="0030718E"/>
    <w:rsid w:val="00307C55"/>
    <w:rsid w:val="003108EC"/>
    <w:rsid w:val="00310FB8"/>
    <w:rsid w:val="0031166B"/>
    <w:rsid w:val="00312AE6"/>
    <w:rsid w:val="00312F31"/>
    <w:rsid w:val="003130E0"/>
    <w:rsid w:val="00314315"/>
    <w:rsid w:val="003165F3"/>
    <w:rsid w:val="00316D48"/>
    <w:rsid w:val="00317DF2"/>
    <w:rsid w:val="00320659"/>
    <w:rsid w:val="00321621"/>
    <w:rsid w:val="0032256E"/>
    <w:rsid w:val="003240F5"/>
    <w:rsid w:val="0032493D"/>
    <w:rsid w:val="00325380"/>
    <w:rsid w:val="003258A8"/>
    <w:rsid w:val="00325C86"/>
    <w:rsid w:val="003261BB"/>
    <w:rsid w:val="003275E7"/>
    <w:rsid w:val="00327920"/>
    <w:rsid w:val="003300C2"/>
    <w:rsid w:val="00330EE3"/>
    <w:rsid w:val="00330FF5"/>
    <w:rsid w:val="00331467"/>
    <w:rsid w:val="00331684"/>
    <w:rsid w:val="00331A89"/>
    <w:rsid w:val="003325A4"/>
    <w:rsid w:val="00333CFE"/>
    <w:rsid w:val="003344DA"/>
    <w:rsid w:val="0033496B"/>
    <w:rsid w:val="00334C61"/>
    <w:rsid w:val="003355ED"/>
    <w:rsid w:val="0033625A"/>
    <w:rsid w:val="00336264"/>
    <w:rsid w:val="003404D3"/>
    <w:rsid w:val="00341EC5"/>
    <w:rsid w:val="00345235"/>
    <w:rsid w:val="0034645D"/>
    <w:rsid w:val="003468E9"/>
    <w:rsid w:val="00347859"/>
    <w:rsid w:val="00347B03"/>
    <w:rsid w:val="00352308"/>
    <w:rsid w:val="0035251C"/>
    <w:rsid w:val="00354581"/>
    <w:rsid w:val="003549C4"/>
    <w:rsid w:val="003576A4"/>
    <w:rsid w:val="00360246"/>
    <w:rsid w:val="0036162B"/>
    <w:rsid w:val="003625BD"/>
    <w:rsid w:val="003640C7"/>
    <w:rsid w:val="00364309"/>
    <w:rsid w:val="00364DA2"/>
    <w:rsid w:val="00365129"/>
    <w:rsid w:val="00365AA7"/>
    <w:rsid w:val="00365F23"/>
    <w:rsid w:val="00366459"/>
    <w:rsid w:val="00367A87"/>
    <w:rsid w:val="003705F3"/>
    <w:rsid w:val="00370979"/>
    <w:rsid w:val="003713F8"/>
    <w:rsid w:val="0037287E"/>
    <w:rsid w:val="00372958"/>
    <w:rsid w:val="00374194"/>
    <w:rsid w:val="0037558B"/>
    <w:rsid w:val="00376456"/>
    <w:rsid w:val="0037676F"/>
    <w:rsid w:val="00377099"/>
    <w:rsid w:val="00377330"/>
    <w:rsid w:val="0037752A"/>
    <w:rsid w:val="00377DCE"/>
    <w:rsid w:val="00377F16"/>
    <w:rsid w:val="00381C4A"/>
    <w:rsid w:val="00382F36"/>
    <w:rsid w:val="003847B7"/>
    <w:rsid w:val="00385EFE"/>
    <w:rsid w:val="00387C9D"/>
    <w:rsid w:val="00391786"/>
    <w:rsid w:val="00395DD9"/>
    <w:rsid w:val="00397576"/>
    <w:rsid w:val="003978D4"/>
    <w:rsid w:val="003A2655"/>
    <w:rsid w:val="003A2AD3"/>
    <w:rsid w:val="003A2E2A"/>
    <w:rsid w:val="003A36AB"/>
    <w:rsid w:val="003A47D8"/>
    <w:rsid w:val="003A57A5"/>
    <w:rsid w:val="003A6DB2"/>
    <w:rsid w:val="003A71DB"/>
    <w:rsid w:val="003B035F"/>
    <w:rsid w:val="003B066D"/>
    <w:rsid w:val="003B10B3"/>
    <w:rsid w:val="003B152E"/>
    <w:rsid w:val="003B164D"/>
    <w:rsid w:val="003B1908"/>
    <w:rsid w:val="003B1DF8"/>
    <w:rsid w:val="003B27FC"/>
    <w:rsid w:val="003B4FD7"/>
    <w:rsid w:val="003B5CFD"/>
    <w:rsid w:val="003B5F32"/>
    <w:rsid w:val="003B65D6"/>
    <w:rsid w:val="003B7D80"/>
    <w:rsid w:val="003C31BF"/>
    <w:rsid w:val="003C3FD7"/>
    <w:rsid w:val="003C4EBF"/>
    <w:rsid w:val="003C527C"/>
    <w:rsid w:val="003C6101"/>
    <w:rsid w:val="003C77B2"/>
    <w:rsid w:val="003C7A74"/>
    <w:rsid w:val="003C7CBB"/>
    <w:rsid w:val="003D0A45"/>
    <w:rsid w:val="003D1A05"/>
    <w:rsid w:val="003D1A71"/>
    <w:rsid w:val="003D2814"/>
    <w:rsid w:val="003D2B4D"/>
    <w:rsid w:val="003D312E"/>
    <w:rsid w:val="003D4521"/>
    <w:rsid w:val="003D493F"/>
    <w:rsid w:val="003D5049"/>
    <w:rsid w:val="003D59EE"/>
    <w:rsid w:val="003D7628"/>
    <w:rsid w:val="003D7CEC"/>
    <w:rsid w:val="003E0551"/>
    <w:rsid w:val="003E16F3"/>
    <w:rsid w:val="003E44A8"/>
    <w:rsid w:val="003E6E65"/>
    <w:rsid w:val="003E6F28"/>
    <w:rsid w:val="003F0D2A"/>
    <w:rsid w:val="003F1B17"/>
    <w:rsid w:val="003F24EE"/>
    <w:rsid w:val="003F2642"/>
    <w:rsid w:val="003F4190"/>
    <w:rsid w:val="003F5B68"/>
    <w:rsid w:val="003F5C6E"/>
    <w:rsid w:val="003F669F"/>
    <w:rsid w:val="003F7452"/>
    <w:rsid w:val="003F7990"/>
    <w:rsid w:val="00402407"/>
    <w:rsid w:val="00402E05"/>
    <w:rsid w:val="004058FA"/>
    <w:rsid w:val="00405CEE"/>
    <w:rsid w:val="004063B9"/>
    <w:rsid w:val="0041046F"/>
    <w:rsid w:val="00410613"/>
    <w:rsid w:val="004119F6"/>
    <w:rsid w:val="00412271"/>
    <w:rsid w:val="00414404"/>
    <w:rsid w:val="00414967"/>
    <w:rsid w:val="004154CB"/>
    <w:rsid w:val="004161F0"/>
    <w:rsid w:val="00416B48"/>
    <w:rsid w:val="0041738C"/>
    <w:rsid w:val="00417AE4"/>
    <w:rsid w:val="004212D0"/>
    <w:rsid w:val="004230B6"/>
    <w:rsid w:val="0042483F"/>
    <w:rsid w:val="00424F59"/>
    <w:rsid w:val="00425322"/>
    <w:rsid w:val="00425F4F"/>
    <w:rsid w:val="00426D9F"/>
    <w:rsid w:val="0042715A"/>
    <w:rsid w:val="0042726D"/>
    <w:rsid w:val="0042732E"/>
    <w:rsid w:val="00432379"/>
    <w:rsid w:val="0043286C"/>
    <w:rsid w:val="00433E70"/>
    <w:rsid w:val="004352A0"/>
    <w:rsid w:val="00437EF4"/>
    <w:rsid w:val="00440133"/>
    <w:rsid w:val="00441071"/>
    <w:rsid w:val="00442069"/>
    <w:rsid w:val="0044308D"/>
    <w:rsid w:val="00444165"/>
    <w:rsid w:val="00445D97"/>
    <w:rsid w:val="00446C9C"/>
    <w:rsid w:val="00451ECF"/>
    <w:rsid w:val="00453DA1"/>
    <w:rsid w:val="0045451C"/>
    <w:rsid w:val="00454D93"/>
    <w:rsid w:val="00456ABA"/>
    <w:rsid w:val="00460774"/>
    <w:rsid w:val="00461533"/>
    <w:rsid w:val="00463718"/>
    <w:rsid w:val="00463CAC"/>
    <w:rsid w:val="004663EC"/>
    <w:rsid w:val="00466BB2"/>
    <w:rsid w:val="00471F53"/>
    <w:rsid w:val="004740D5"/>
    <w:rsid w:val="00475C33"/>
    <w:rsid w:val="004763DC"/>
    <w:rsid w:val="00477527"/>
    <w:rsid w:val="00477FD4"/>
    <w:rsid w:val="004826FF"/>
    <w:rsid w:val="004830E0"/>
    <w:rsid w:val="00487275"/>
    <w:rsid w:val="00487D9B"/>
    <w:rsid w:val="004904B9"/>
    <w:rsid w:val="00491981"/>
    <w:rsid w:val="00491F4D"/>
    <w:rsid w:val="00492C79"/>
    <w:rsid w:val="00493EF5"/>
    <w:rsid w:val="004943B5"/>
    <w:rsid w:val="00494DD7"/>
    <w:rsid w:val="00497286"/>
    <w:rsid w:val="00497886"/>
    <w:rsid w:val="004A0CFB"/>
    <w:rsid w:val="004A19EB"/>
    <w:rsid w:val="004A26B8"/>
    <w:rsid w:val="004A28AF"/>
    <w:rsid w:val="004A3AA0"/>
    <w:rsid w:val="004A3E9C"/>
    <w:rsid w:val="004A407D"/>
    <w:rsid w:val="004A47A0"/>
    <w:rsid w:val="004A58B2"/>
    <w:rsid w:val="004A5B8F"/>
    <w:rsid w:val="004B02A3"/>
    <w:rsid w:val="004B06ED"/>
    <w:rsid w:val="004B366F"/>
    <w:rsid w:val="004B560C"/>
    <w:rsid w:val="004B6063"/>
    <w:rsid w:val="004C0FCE"/>
    <w:rsid w:val="004C1E67"/>
    <w:rsid w:val="004C2834"/>
    <w:rsid w:val="004C3864"/>
    <w:rsid w:val="004C38E1"/>
    <w:rsid w:val="004C5C95"/>
    <w:rsid w:val="004C70AF"/>
    <w:rsid w:val="004C72F8"/>
    <w:rsid w:val="004C765C"/>
    <w:rsid w:val="004C798C"/>
    <w:rsid w:val="004C7CE7"/>
    <w:rsid w:val="004C7E31"/>
    <w:rsid w:val="004D0509"/>
    <w:rsid w:val="004D075D"/>
    <w:rsid w:val="004D08B8"/>
    <w:rsid w:val="004D43F9"/>
    <w:rsid w:val="004D4DE2"/>
    <w:rsid w:val="004D7125"/>
    <w:rsid w:val="004D736C"/>
    <w:rsid w:val="004E110A"/>
    <w:rsid w:val="004E2191"/>
    <w:rsid w:val="004E23CD"/>
    <w:rsid w:val="004E466F"/>
    <w:rsid w:val="004E674B"/>
    <w:rsid w:val="004E6ABE"/>
    <w:rsid w:val="004E6B6F"/>
    <w:rsid w:val="004E72F3"/>
    <w:rsid w:val="004E7C89"/>
    <w:rsid w:val="004F08C9"/>
    <w:rsid w:val="004F16A3"/>
    <w:rsid w:val="004F1B92"/>
    <w:rsid w:val="004F2F22"/>
    <w:rsid w:val="004F3EC0"/>
    <w:rsid w:val="004F4622"/>
    <w:rsid w:val="004F4B0E"/>
    <w:rsid w:val="004F58B4"/>
    <w:rsid w:val="004F5FC5"/>
    <w:rsid w:val="004F6E38"/>
    <w:rsid w:val="004F7003"/>
    <w:rsid w:val="00500903"/>
    <w:rsid w:val="00500962"/>
    <w:rsid w:val="0050176B"/>
    <w:rsid w:val="00502346"/>
    <w:rsid w:val="00504DF5"/>
    <w:rsid w:val="0050757F"/>
    <w:rsid w:val="00507DB2"/>
    <w:rsid w:val="00507F93"/>
    <w:rsid w:val="00512DB7"/>
    <w:rsid w:val="00512F10"/>
    <w:rsid w:val="00513ECC"/>
    <w:rsid w:val="005140F1"/>
    <w:rsid w:val="00514EBF"/>
    <w:rsid w:val="00515C6A"/>
    <w:rsid w:val="0051786E"/>
    <w:rsid w:val="0052092D"/>
    <w:rsid w:val="00520D52"/>
    <w:rsid w:val="0052192A"/>
    <w:rsid w:val="00521C77"/>
    <w:rsid w:val="005222AE"/>
    <w:rsid w:val="00524546"/>
    <w:rsid w:val="0052599C"/>
    <w:rsid w:val="00526985"/>
    <w:rsid w:val="00527EDC"/>
    <w:rsid w:val="0053103C"/>
    <w:rsid w:val="0053271A"/>
    <w:rsid w:val="00532CC3"/>
    <w:rsid w:val="00535D39"/>
    <w:rsid w:val="00537F7E"/>
    <w:rsid w:val="00540F06"/>
    <w:rsid w:val="005414A2"/>
    <w:rsid w:val="005439C1"/>
    <w:rsid w:val="00545251"/>
    <w:rsid w:val="00545F2B"/>
    <w:rsid w:val="00546E04"/>
    <w:rsid w:val="0054776E"/>
    <w:rsid w:val="00547D2F"/>
    <w:rsid w:val="00550915"/>
    <w:rsid w:val="00550B2D"/>
    <w:rsid w:val="00550E85"/>
    <w:rsid w:val="00550F6D"/>
    <w:rsid w:val="00550FE6"/>
    <w:rsid w:val="0055196D"/>
    <w:rsid w:val="00551E23"/>
    <w:rsid w:val="0055245B"/>
    <w:rsid w:val="00553599"/>
    <w:rsid w:val="005545E8"/>
    <w:rsid w:val="00555087"/>
    <w:rsid w:val="0055583B"/>
    <w:rsid w:val="0055615C"/>
    <w:rsid w:val="00556495"/>
    <w:rsid w:val="0055760F"/>
    <w:rsid w:val="00560AE0"/>
    <w:rsid w:val="00561726"/>
    <w:rsid w:val="00563719"/>
    <w:rsid w:val="00564CB4"/>
    <w:rsid w:val="0056558D"/>
    <w:rsid w:val="00566BEF"/>
    <w:rsid w:val="00570F64"/>
    <w:rsid w:val="005713BD"/>
    <w:rsid w:val="0057234C"/>
    <w:rsid w:val="005731FD"/>
    <w:rsid w:val="005736F7"/>
    <w:rsid w:val="00574385"/>
    <w:rsid w:val="00576FD2"/>
    <w:rsid w:val="0057754D"/>
    <w:rsid w:val="005807B5"/>
    <w:rsid w:val="0058201C"/>
    <w:rsid w:val="0058209E"/>
    <w:rsid w:val="0058228D"/>
    <w:rsid w:val="00582465"/>
    <w:rsid w:val="005840EF"/>
    <w:rsid w:val="00584EC7"/>
    <w:rsid w:val="00585C85"/>
    <w:rsid w:val="0058615E"/>
    <w:rsid w:val="00587206"/>
    <w:rsid w:val="0059006A"/>
    <w:rsid w:val="00592E40"/>
    <w:rsid w:val="005932AF"/>
    <w:rsid w:val="0059382D"/>
    <w:rsid w:val="0059411B"/>
    <w:rsid w:val="00594884"/>
    <w:rsid w:val="00595291"/>
    <w:rsid w:val="00596705"/>
    <w:rsid w:val="00596B68"/>
    <w:rsid w:val="005A0465"/>
    <w:rsid w:val="005A0ED9"/>
    <w:rsid w:val="005A1B1D"/>
    <w:rsid w:val="005A24BF"/>
    <w:rsid w:val="005A4857"/>
    <w:rsid w:val="005A4A3B"/>
    <w:rsid w:val="005A62C7"/>
    <w:rsid w:val="005A6CFA"/>
    <w:rsid w:val="005A7584"/>
    <w:rsid w:val="005B016F"/>
    <w:rsid w:val="005B03FE"/>
    <w:rsid w:val="005B0851"/>
    <w:rsid w:val="005B1C57"/>
    <w:rsid w:val="005B1EBB"/>
    <w:rsid w:val="005B1FA5"/>
    <w:rsid w:val="005B6644"/>
    <w:rsid w:val="005B7797"/>
    <w:rsid w:val="005C0166"/>
    <w:rsid w:val="005C0CAC"/>
    <w:rsid w:val="005C10E8"/>
    <w:rsid w:val="005C24C6"/>
    <w:rsid w:val="005C2B58"/>
    <w:rsid w:val="005C3730"/>
    <w:rsid w:val="005C4810"/>
    <w:rsid w:val="005C5E29"/>
    <w:rsid w:val="005C5ED7"/>
    <w:rsid w:val="005C636E"/>
    <w:rsid w:val="005C64BC"/>
    <w:rsid w:val="005C76ED"/>
    <w:rsid w:val="005C7ABC"/>
    <w:rsid w:val="005D02AF"/>
    <w:rsid w:val="005D1DC5"/>
    <w:rsid w:val="005D1E44"/>
    <w:rsid w:val="005D2496"/>
    <w:rsid w:val="005D2743"/>
    <w:rsid w:val="005D3570"/>
    <w:rsid w:val="005D40A3"/>
    <w:rsid w:val="005D4D40"/>
    <w:rsid w:val="005D5082"/>
    <w:rsid w:val="005D5FBF"/>
    <w:rsid w:val="005D6D00"/>
    <w:rsid w:val="005D750B"/>
    <w:rsid w:val="005D78CE"/>
    <w:rsid w:val="005D7999"/>
    <w:rsid w:val="005D7D72"/>
    <w:rsid w:val="005E07DB"/>
    <w:rsid w:val="005E12D9"/>
    <w:rsid w:val="005E1421"/>
    <w:rsid w:val="005E1604"/>
    <w:rsid w:val="005E1A43"/>
    <w:rsid w:val="005E2931"/>
    <w:rsid w:val="005E3717"/>
    <w:rsid w:val="005E376A"/>
    <w:rsid w:val="005E3E36"/>
    <w:rsid w:val="005E4324"/>
    <w:rsid w:val="005E5019"/>
    <w:rsid w:val="005E6351"/>
    <w:rsid w:val="005E7743"/>
    <w:rsid w:val="005F05E9"/>
    <w:rsid w:val="005F157B"/>
    <w:rsid w:val="005F2578"/>
    <w:rsid w:val="005F30FB"/>
    <w:rsid w:val="005F4E7C"/>
    <w:rsid w:val="005F62A2"/>
    <w:rsid w:val="005F780D"/>
    <w:rsid w:val="005F7944"/>
    <w:rsid w:val="005F7956"/>
    <w:rsid w:val="005F7CE3"/>
    <w:rsid w:val="00600035"/>
    <w:rsid w:val="00600459"/>
    <w:rsid w:val="0060085A"/>
    <w:rsid w:val="00601543"/>
    <w:rsid w:val="006015AA"/>
    <w:rsid w:val="006017F5"/>
    <w:rsid w:val="00601923"/>
    <w:rsid w:val="00601DD8"/>
    <w:rsid w:val="006026F7"/>
    <w:rsid w:val="00602808"/>
    <w:rsid w:val="006034CD"/>
    <w:rsid w:val="00603504"/>
    <w:rsid w:val="006045E8"/>
    <w:rsid w:val="006047E1"/>
    <w:rsid w:val="0060651B"/>
    <w:rsid w:val="00606847"/>
    <w:rsid w:val="006102F1"/>
    <w:rsid w:val="00611B3C"/>
    <w:rsid w:val="006120FD"/>
    <w:rsid w:val="00613077"/>
    <w:rsid w:val="006136E3"/>
    <w:rsid w:val="00613985"/>
    <w:rsid w:val="00614A84"/>
    <w:rsid w:val="00616A03"/>
    <w:rsid w:val="00616E4F"/>
    <w:rsid w:val="006171E7"/>
    <w:rsid w:val="00617733"/>
    <w:rsid w:val="006202BF"/>
    <w:rsid w:val="006209C5"/>
    <w:rsid w:val="00620DF4"/>
    <w:rsid w:val="006211BD"/>
    <w:rsid w:val="00621F5E"/>
    <w:rsid w:val="0062251A"/>
    <w:rsid w:val="00623960"/>
    <w:rsid w:val="00624027"/>
    <w:rsid w:val="00624777"/>
    <w:rsid w:val="00625190"/>
    <w:rsid w:val="006257CE"/>
    <w:rsid w:val="00626951"/>
    <w:rsid w:val="006319E5"/>
    <w:rsid w:val="0063494B"/>
    <w:rsid w:val="006364EF"/>
    <w:rsid w:val="00636679"/>
    <w:rsid w:val="006370D0"/>
    <w:rsid w:val="0064151D"/>
    <w:rsid w:val="00641B22"/>
    <w:rsid w:val="00642B36"/>
    <w:rsid w:val="00642BCF"/>
    <w:rsid w:val="00643698"/>
    <w:rsid w:val="00645386"/>
    <w:rsid w:val="006462BE"/>
    <w:rsid w:val="00647919"/>
    <w:rsid w:val="00647F63"/>
    <w:rsid w:val="006523F6"/>
    <w:rsid w:val="00652D17"/>
    <w:rsid w:val="00653DD5"/>
    <w:rsid w:val="0065437D"/>
    <w:rsid w:val="006547DD"/>
    <w:rsid w:val="00654C1D"/>
    <w:rsid w:val="00655BEB"/>
    <w:rsid w:val="00655D0F"/>
    <w:rsid w:val="0065627C"/>
    <w:rsid w:val="00656FE4"/>
    <w:rsid w:val="00657A4B"/>
    <w:rsid w:val="006621FE"/>
    <w:rsid w:val="00662856"/>
    <w:rsid w:val="006655AA"/>
    <w:rsid w:val="00665C70"/>
    <w:rsid w:val="00665E2E"/>
    <w:rsid w:val="00665F8F"/>
    <w:rsid w:val="0066620E"/>
    <w:rsid w:val="0066647E"/>
    <w:rsid w:val="00666F60"/>
    <w:rsid w:val="006675CB"/>
    <w:rsid w:val="006677D3"/>
    <w:rsid w:val="00667FF8"/>
    <w:rsid w:val="00670E9F"/>
    <w:rsid w:val="006716DC"/>
    <w:rsid w:val="0067301E"/>
    <w:rsid w:val="00675A7E"/>
    <w:rsid w:val="00676C61"/>
    <w:rsid w:val="006775C5"/>
    <w:rsid w:val="006775D8"/>
    <w:rsid w:val="00677B30"/>
    <w:rsid w:val="00677B43"/>
    <w:rsid w:val="00680622"/>
    <w:rsid w:val="00681514"/>
    <w:rsid w:val="00683315"/>
    <w:rsid w:val="00683322"/>
    <w:rsid w:val="006835A9"/>
    <w:rsid w:val="0068400C"/>
    <w:rsid w:val="0068422A"/>
    <w:rsid w:val="00684F29"/>
    <w:rsid w:val="00685375"/>
    <w:rsid w:val="00685F03"/>
    <w:rsid w:val="00686AEE"/>
    <w:rsid w:val="00691989"/>
    <w:rsid w:val="00691D21"/>
    <w:rsid w:val="006926A7"/>
    <w:rsid w:val="00692FB2"/>
    <w:rsid w:val="00693556"/>
    <w:rsid w:val="00694719"/>
    <w:rsid w:val="006959C0"/>
    <w:rsid w:val="00697DA0"/>
    <w:rsid w:val="006A08D1"/>
    <w:rsid w:val="006A118A"/>
    <w:rsid w:val="006A1A30"/>
    <w:rsid w:val="006A1CD3"/>
    <w:rsid w:val="006A20B8"/>
    <w:rsid w:val="006A3EC6"/>
    <w:rsid w:val="006A45E0"/>
    <w:rsid w:val="006A4F8B"/>
    <w:rsid w:val="006A557E"/>
    <w:rsid w:val="006A6A2C"/>
    <w:rsid w:val="006A6B83"/>
    <w:rsid w:val="006A6E34"/>
    <w:rsid w:val="006B03A3"/>
    <w:rsid w:val="006B0CBD"/>
    <w:rsid w:val="006B1518"/>
    <w:rsid w:val="006B286E"/>
    <w:rsid w:val="006B33AB"/>
    <w:rsid w:val="006B354D"/>
    <w:rsid w:val="006B39D2"/>
    <w:rsid w:val="006B6711"/>
    <w:rsid w:val="006B6B17"/>
    <w:rsid w:val="006B7357"/>
    <w:rsid w:val="006B778D"/>
    <w:rsid w:val="006C0CBC"/>
    <w:rsid w:val="006C0F08"/>
    <w:rsid w:val="006C1D57"/>
    <w:rsid w:val="006C2BC7"/>
    <w:rsid w:val="006C6406"/>
    <w:rsid w:val="006C6933"/>
    <w:rsid w:val="006C7901"/>
    <w:rsid w:val="006D0042"/>
    <w:rsid w:val="006D09EB"/>
    <w:rsid w:val="006D1D49"/>
    <w:rsid w:val="006D2E88"/>
    <w:rsid w:val="006D2F35"/>
    <w:rsid w:val="006D3257"/>
    <w:rsid w:val="006D3FDC"/>
    <w:rsid w:val="006D510C"/>
    <w:rsid w:val="006D57DD"/>
    <w:rsid w:val="006E0BE5"/>
    <w:rsid w:val="006E2B26"/>
    <w:rsid w:val="006E2F0D"/>
    <w:rsid w:val="006E3C34"/>
    <w:rsid w:val="006E662B"/>
    <w:rsid w:val="006F0522"/>
    <w:rsid w:val="006F1436"/>
    <w:rsid w:val="006F1AD0"/>
    <w:rsid w:val="006F2B7D"/>
    <w:rsid w:val="006F393B"/>
    <w:rsid w:val="006F3D22"/>
    <w:rsid w:val="006F4334"/>
    <w:rsid w:val="006F55B7"/>
    <w:rsid w:val="006F6333"/>
    <w:rsid w:val="0070344A"/>
    <w:rsid w:val="00703D53"/>
    <w:rsid w:val="00704184"/>
    <w:rsid w:val="007045C3"/>
    <w:rsid w:val="00705523"/>
    <w:rsid w:val="007056ED"/>
    <w:rsid w:val="0070772F"/>
    <w:rsid w:val="0071035C"/>
    <w:rsid w:val="0071071A"/>
    <w:rsid w:val="00710C80"/>
    <w:rsid w:val="00710F26"/>
    <w:rsid w:val="00711C2D"/>
    <w:rsid w:val="007140C6"/>
    <w:rsid w:val="007153CA"/>
    <w:rsid w:val="00715B58"/>
    <w:rsid w:val="00716369"/>
    <w:rsid w:val="00716E2A"/>
    <w:rsid w:val="00716F85"/>
    <w:rsid w:val="00717022"/>
    <w:rsid w:val="007177E7"/>
    <w:rsid w:val="007214FC"/>
    <w:rsid w:val="00722319"/>
    <w:rsid w:val="0072251F"/>
    <w:rsid w:val="00723031"/>
    <w:rsid w:val="00723F5A"/>
    <w:rsid w:val="007243B7"/>
    <w:rsid w:val="00724ADF"/>
    <w:rsid w:val="007257FD"/>
    <w:rsid w:val="00726252"/>
    <w:rsid w:val="00727A6B"/>
    <w:rsid w:val="00727F89"/>
    <w:rsid w:val="007314AE"/>
    <w:rsid w:val="00731801"/>
    <w:rsid w:val="00731E8B"/>
    <w:rsid w:val="00732B60"/>
    <w:rsid w:val="0073305D"/>
    <w:rsid w:val="00733942"/>
    <w:rsid w:val="00734A9D"/>
    <w:rsid w:val="00734AB3"/>
    <w:rsid w:val="00735414"/>
    <w:rsid w:val="007354E2"/>
    <w:rsid w:val="007362FF"/>
    <w:rsid w:val="00736944"/>
    <w:rsid w:val="00737CC0"/>
    <w:rsid w:val="007400DC"/>
    <w:rsid w:val="007403AF"/>
    <w:rsid w:val="00741189"/>
    <w:rsid w:val="00742345"/>
    <w:rsid w:val="007424E4"/>
    <w:rsid w:val="00742AF4"/>
    <w:rsid w:val="00742B1D"/>
    <w:rsid w:val="00742D8B"/>
    <w:rsid w:val="00742E47"/>
    <w:rsid w:val="00743167"/>
    <w:rsid w:val="00744662"/>
    <w:rsid w:val="007447E8"/>
    <w:rsid w:val="0074677B"/>
    <w:rsid w:val="00746846"/>
    <w:rsid w:val="00747264"/>
    <w:rsid w:val="00750246"/>
    <w:rsid w:val="00750480"/>
    <w:rsid w:val="0075077C"/>
    <w:rsid w:val="0075221C"/>
    <w:rsid w:val="00752D22"/>
    <w:rsid w:val="00753427"/>
    <w:rsid w:val="007534B5"/>
    <w:rsid w:val="00753C5B"/>
    <w:rsid w:val="00754797"/>
    <w:rsid w:val="007558D2"/>
    <w:rsid w:val="007576C9"/>
    <w:rsid w:val="007577DA"/>
    <w:rsid w:val="00757BA8"/>
    <w:rsid w:val="00761187"/>
    <w:rsid w:val="007613E5"/>
    <w:rsid w:val="00761958"/>
    <w:rsid w:val="00761C17"/>
    <w:rsid w:val="00761E59"/>
    <w:rsid w:val="007622C2"/>
    <w:rsid w:val="0076273D"/>
    <w:rsid w:val="00764DA4"/>
    <w:rsid w:val="007657BE"/>
    <w:rsid w:val="00765A28"/>
    <w:rsid w:val="00767198"/>
    <w:rsid w:val="00767A26"/>
    <w:rsid w:val="0077009D"/>
    <w:rsid w:val="00771E4E"/>
    <w:rsid w:val="0077330C"/>
    <w:rsid w:val="007737EE"/>
    <w:rsid w:val="007743D6"/>
    <w:rsid w:val="00774622"/>
    <w:rsid w:val="00774911"/>
    <w:rsid w:val="00775B3C"/>
    <w:rsid w:val="00776400"/>
    <w:rsid w:val="0077659E"/>
    <w:rsid w:val="0078037B"/>
    <w:rsid w:val="0078170C"/>
    <w:rsid w:val="00781A7E"/>
    <w:rsid w:val="00782163"/>
    <w:rsid w:val="007846DB"/>
    <w:rsid w:val="00784F66"/>
    <w:rsid w:val="00784FA6"/>
    <w:rsid w:val="00785B03"/>
    <w:rsid w:val="0078673F"/>
    <w:rsid w:val="00787434"/>
    <w:rsid w:val="00787E5E"/>
    <w:rsid w:val="0079011C"/>
    <w:rsid w:val="00790E09"/>
    <w:rsid w:val="007915E4"/>
    <w:rsid w:val="007917D8"/>
    <w:rsid w:val="00793530"/>
    <w:rsid w:val="00794C9B"/>
    <w:rsid w:val="0079517E"/>
    <w:rsid w:val="007A2F8F"/>
    <w:rsid w:val="007A365F"/>
    <w:rsid w:val="007A424D"/>
    <w:rsid w:val="007A543C"/>
    <w:rsid w:val="007A70CA"/>
    <w:rsid w:val="007B03B2"/>
    <w:rsid w:val="007B0418"/>
    <w:rsid w:val="007B089A"/>
    <w:rsid w:val="007B0C98"/>
    <w:rsid w:val="007B56A3"/>
    <w:rsid w:val="007B5831"/>
    <w:rsid w:val="007B59D6"/>
    <w:rsid w:val="007B6F94"/>
    <w:rsid w:val="007B7BA2"/>
    <w:rsid w:val="007B7FBD"/>
    <w:rsid w:val="007C0637"/>
    <w:rsid w:val="007C0AA5"/>
    <w:rsid w:val="007C0F7D"/>
    <w:rsid w:val="007C189C"/>
    <w:rsid w:val="007C2A0A"/>
    <w:rsid w:val="007C2EE1"/>
    <w:rsid w:val="007C361E"/>
    <w:rsid w:val="007C405B"/>
    <w:rsid w:val="007C4F8C"/>
    <w:rsid w:val="007C54F0"/>
    <w:rsid w:val="007C6845"/>
    <w:rsid w:val="007C68D1"/>
    <w:rsid w:val="007C68DC"/>
    <w:rsid w:val="007C6D64"/>
    <w:rsid w:val="007C7EB7"/>
    <w:rsid w:val="007D0B07"/>
    <w:rsid w:val="007D0C5A"/>
    <w:rsid w:val="007D1726"/>
    <w:rsid w:val="007D216B"/>
    <w:rsid w:val="007D615C"/>
    <w:rsid w:val="007E0BE2"/>
    <w:rsid w:val="007E1C34"/>
    <w:rsid w:val="007E2B89"/>
    <w:rsid w:val="007E41CE"/>
    <w:rsid w:val="007E5CAD"/>
    <w:rsid w:val="007E6041"/>
    <w:rsid w:val="007E688F"/>
    <w:rsid w:val="007E6CF2"/>
    <w:rsid w:val="007E71CD"/>
    <w:rsid w:val="007E7823"/>
    <w:rsid w:val="007F11F1"/>
    <w:rsid w:val="007F1FCB"/>
    <w:rsid w:val="007F3673"/>
    <w:rsid w:val="007F37EA"/>
    <w:rsid w:val="007F42A3"/>
    <w:rsid w:val="007F5561"/>
    <w:rsid w:val="007F6898"/>
    <w:rsid w:val="007F68EF"/>
    <w:rsid w:val="007F7214"/>
    <w:rsid w:val="007F7772"/>
    <w:rsid w:val="008017AF"/>
    <w:rsid w:val="00801B0D"/>
    <w:rsid w:val="00804711"/>
    <w:rsid w:val="008049B8"/>
    <w:rsid w:val="00806364"/>
    <w:rsid w:val="008063E5"/>
    <w:rsid w:val="008064D1"/>
    <w:rsid w:val="0080666B"/>
    <w:rsid w:val="008077CA"/>
    <w:rsid w:val="00807C01"/>
    <w:rsid w:val="00810174"/>
    <w:rsid w:val="00810C7B"/>
    <w:rsid w:val="008114C5"/>
    <w:rsid w:val="00811802"/>
    <w:rsid w:val="00812AED"/>
    <w:rsid w:val="00812CAC"/>
    <w:rsid w:val="008133E9"/>
    <w:rsid w:val="00813567"/>
    <w:rsid w:val="00814D25"/>
    <w:rsid w:val="008156DE"/>
    <w:rsid w:val="00815BB2"/>
    <w:rsid w:val="008160F5"/>
    <w:rsid w:val="0081675A"/>
    <w:rsid w:val="00817340"/>
    <w:rsid w:val="008234E3"/>
    <w:rsid w:val="00823682"/>
    <w:rsid w:val="00823776"/>
    <w:rsid w:val="00824102"/>
    <w:rsid w:val="008307CA"/>
    <w:rsid w:val="00831DC7"/>
    <w:rsid w:val="00833663"/>
    <w:rsid w:val="008344F0"/>
    <w:rsid w:val="00835199"/>
    <w:rsid w:val="0083695F"/>
    <w:rsid w:val="00841B3B"/>
    <w:rsid w:val="00842A7D"/>
    <w:rsid w:val="00843D18"/>
    <w:rsid w:val="00843F32"/>
    <w:rsid w:val="00844639"/>
    <w:rsid w:val="00844AA6"/>
    <w:rsid w:val="00844F9E"/>
    <w:rsid w:val="00845BFB"/>
    <w:rsid w:val="00845CB9"/>
    <w:rsid w:val="008465D0"/>
    <w:rsid w:val="0085144D"/>
    <w:rsid w:val="008529F2"/>
    <w:rsid w:val="00852D5B"/>
    <w:rsid w:val="008535FE"/>
    <w:rsid w:val="008536E2"/>
    <w:rsid w:val="00853B3C"/>
    <w:rsid w:val="00853B52"/>
    <w:rsid w:val="00853D32"/>
    <w:rsid w:val="00853DA8"/>
    <w:rsid w:val="00855164"/>
    <w:rsid w:val="00855298"/>
    <w:rsid w:val="008553DA"/>
    <w:rsid w:val="00855E3F"/>
    <w:rsid w:val="00856327"/>
    <w:rsid w:val="00856453"/>
    <w:rsid w:val="00856B9A"/>
    <w:rsid w:val="0085767E"/>
    <w:rsid w:val="0085786C"/>
    <w:rsid w:val="008579C4"/>
    <w:rsid w:val="00857D38"/>
    <w:rsid w:val="008617C3"/>
    <w:rsid w:val="00861A4B"/>
    <w:rsid w:val="00861BEB"/>
    <w:rsid w:val="00862B77"/>
    <w:rsid w:val="00865944"/>
    <w:rsid w:val="008663A7"/>
    <w:rsid w:val="00871844"/>
    <w:rsid w:val="00871EAE"/>
    <w:rsid w:val="0087225F"/>
    <w:rsid w:val="00875153"/>
    <w:rsid w:val="00875DBA"/>
    <w:rsid w:val="0087711C"/>
    <w:rsid w:val="0087787A"/>
    <w:rsid w:val="008818EB"/>
    <w:rsid w:val="00885100"/>
    <w:rsid w:val="00885366"/>
    <w:rsid w:val="0088559D"/>
    <w:rsid w:val="008856CB"/>
    <w:rsid w:val="00886708"/>
    <w:rsid w:val="008868E1"/>
    <w:rsid w:val="00886B35"/>
    <w:rsid w:val="00886B7C"/>
    <w:rsid w:val="00886C8D"/>
    <w:rsid w:val="00887415"/>
    <w:rsid w:val="00890201"/>
    <w:rsid w:val="0089093A"/>
    <w:rsid w:val="00890987"/>
    <w:rsid w:val="00893313"/>
    <w:rsid w:val="00893ABB"/>
    <w:rsid w:val="00893CDE"/>
    <w:rsid w:val="00894775"/>
    <w:rsid w:val="00895F44"/>
    <w:rsid w:val="00896B40"/>
    <w:rsid w:val="008A1ABB"/>
    <w:rsid w:val="008A59E4"/>
    <w:rsid w:val="008A73DF"/>
    <w:rsid w:val="008B0149"/>
    <w:rsid w:val="008B0422"/>
    <w:rsid w:val="008B151C"/>
    <w:rsid w:val="008B1728"/>
    <w:rsid w:val="008B1DC5"/>
    <w:rsid w:val="008B3367"/>
    <w:rsid w:val="008B39ED"/>
    <w:rsid w:val="008B49E4"/>
    <w:rsid w:val="008B6889"/>
    <w:rsid w:val="008B736A"/>
    <w:rsid w:val="008C0819"/>
    <w:rsid w:val="008C1C06"/>
    <w:rsid w:val="008C1E55"/>
    <w:rsid w:val="008C2F99"/>
    <w:rsid w:val="008C3586"/>
    <w:rsid w:val="008C3DDD"/>
    <w:rsid w:val="008C5297"/>
    <w:rsid w:val="008C5FC0"/>
    <w:rsid w:val="008C6437"/>
    <w:rsid w:val="008C67D3"/>
    <w:rsid w:val="008C749B"/>
    <w:rsid w:val="008D0709"/>
    <w:rsid w:val="008D19F4"/>
    <w:rsid w:val="008D3B1A"/>
    <w:rsid w:val="008D3D21"/>
    <w:rsid w:val="008D46FB"/>
    <w:rsid w:val="008D486A"/>
    <w:rsid w:val="008D4EAE"/>
    <w:rsid w:val="008D50FE"/>
    <w:rsid w:val="008D547B"/>
    <w:rsid w:val="008D68D2"/>
    <w:rsid w:val="008D7A61"/>
    <w:rsid w:val="008E0AE2"/>
    <w:rsid w:val="008E1487"/>
    <w:rsid w:val="008E1786"/>
    <w:rsid w:val="008E191C"/>
    <w:rsid w:val="008E1A7D"/>
    <w:rsid w:val="008E1AD3"/>
    <w:rsid w:val="008E257F"/>
    <w:rsid w:val="008E2FA3"/>
    <w:rsid w:val="008E33EA"/>
    <w:rsid w:val="008E35FA"/>
    <w:rsid w:val="008E37E9"/>
    <w:rsid w:val="008E4213"/>
    <w:rsid w:val="008E502E"/>
    <w:rsid w:val="008E79D5"/>
    <w:rsid w:val="008F1960"/>
    <w:rsid w:val="008F1BC1"/>
    <w:rsid w:val="008F1F81"/>
    <w:rsid w:val="008F35AC"/>
    <w:rsid w:val="008F387F"/>
    <w:rsid w:val="008F3C0F"/>
    <w:rsid w:val="008F3E7F"/>
    <w:rsid w:val="008F6541"/>
    <w:rsid w:val="008F6FC6"/>
    <w:rsid w:val="008F7D66"/>
    <w:rsid w:val="00900AB8"/>
    <w:rsid w:val="009015C4"/>
    <w:rsid w:val="0090422E"/>
    <w:rsid w:val="0090570A"/>
    <w:rsid w:val="00905F8D"/>
    <w:rsid w:val="00907573"/>
    <w:rsid w:val="0090785D"/>
    <w:rsid w:val="009116CA"/>
    <w:rsid w:val="00912150"/>
    <w:rsid w:val="00913788"/>
    <w:rsid w:val="0091411A"/>
    <w:rsid w:val="009147D0"/>
    <w:rsid w:val="009148FC"/>
    <w:rsid w:val="00915F0C"/>
    <w:rsid w:val="009161CA"/>
    <w:rsid w:val="00916220"/>
    <w:rsid w:val="009165E5"/>
    <w:rsid w:val="00916A13"/>
    <w:rsid w:val="00916C04"/>
    <w:rsid w:val="009174F8"/>
    <w:rsid w:val="00920FB6"/>
    <w:rsid w:val="009217FF"/>
    <w:rsid w:val="00922B8D"/>
    <w:rsid w:val="009242CF"/>
    <w:rsid w:val="00924EFB"/>
    <w:rsid w:val="009255D0"/>
    <w:rsid w:val="009263C5"/>
    <w:rsid w:val="009274CC"/>
    <w:rsid w:val="009278F4"/>
    <w:rsid w:val="009300BF"/>
    <w:rsid w:val="009304C4"/>
    <w:rsid w:val="009307F0"/>
    <w:rsid w:val="00931CB1"/>
    <w:rsid w:val="00932448"/>
    <w:rsid w:val="00932889"/>
    <w:rsid w:val="009339A0"/>
    <w:rsid w:val="00934DF4"/>
    <w:rsid w:val="00936BBB"/>
    <w:rsid w:val="00937894"/>
    <w:rsid w:val="009411DD"/>
    <w:rsid w:val="00942E0B"/>
    <w:rsid w:val="00942E18"/>
    <w:rsid w:val="00944311"/>
    <w:rsid w:val="009443F3"/>
    <w:rsid w:val="009529F1"/>
    <w:rsid w:val="00952DBF"/>
    <w:rsid w:val="0095467E"/>
    <w:rsid w:val="009554CC"/>
    <w:rsid w:val="00955769"/>
    <w:rsid w:val="0096065A"/>
    <w:rsid w:val="00960B1B"/>
    <w:rsid w:val="00960BAA"/>
    <w:rsid w:val="00961DF4"/>
    <w:rsid w:val="00962B90"/>
    <w:rsid w:val="00963CEB"/>
    <w:rsid w:val="00964362"/>
    <w:rsid w:val="00964B56"/>
    <w:rsid w:val="0096603F"/>
    <w:rsid w:val="009660C0"/>
    <w:rsid w:val="009665CE"/>
    <w:rsid w:val="00966A87"/>
    <w:rsid w:val="00967F10"/>
    <w:rsid w:val="00970CA9"/>
    <w:rsid w:val="00972EC7"/>
    <w:rsid w:val="00973A9F"/>
    <w:rsid w:val="00974E55"/>
    <w:rsid w:val="00975C96"/>
    <w:rsid w:val="009771CD"/>
    <w:rsid w:val="00977AEF"/>
    <w:rsid w:val="00981BEE"/>
    <w:rsid w:val="00981D72"/>
    <w:rsid w:val="00982E78"/>
    <w:rsid w:val="009850BC"/>
    <w:rsid w:val="009850D1"/>
    <w:rsid w:val="009855A5"/>
    <w:rsid w:val="009874E0"/>
    <w:rsid w:val="00987AB7"/>
    <w:rsid w:val="00987C01"/>
    <w:rsid w:val="00990130"/>
    <w:rsid w:val="00991DEF"/>
    <w:rsid w:val="0099261A"/>
    <w:rsid w:val="00992F52"/>
    <w:rsid w:val="00993F57"/>
    <w:rsid w:val="009943C6"/>
    <w:rsid w:val="00994C03"/>
    <w:rsid w:val="009951B3"/>
    <w:rsid w:val="0099562C"/>
    <w:rsid w:val="00995AE0"/>
    <w:rsid w:val="009960A1"/>
    <w:rsid w:val="009966A7"/>
    <w:rsid w:val="00996F6E"/>
    <w:rsid w:val="00997261"/>
    <w:rsid w:val="009A04F0"/>
    <w:rsid w:val="009A0549"/>
    <w:rsid w:val="009A2C38"/>
    <w:rsid w:val="009A535A"/>
    <w:rsid w:val="009A6E2F"/>
    <w:rsid w:val="009B1AE7"/>
    <w:rsid w:val="009B2A72"/>
    <w:rsid w:val="009B2EAB"/>
    <w:rsid w:val="009B33B3"/>
    <w:rsid w:val="009B4957"/>
    <w:rsid w:val="009B631F"/>
    <w:rsid w:val="009B6BEB"/>
    <w:rsid w:val="009B6C0E"/>
    <w:rsid w:val="009B74C6"/>
    <w:rsid w:val="009C1471"/>
    <w:rsid w:val="009C16E0"/>
    <w:rsid w:val="009C1B5A"/>
    <w:rsid w:val="009C1BF4"/>
    <w:rsid w:val="009C2163"/>
    <w:rsid w:val="009C25E0"/>
    <w:rsid w:val="009C3615"/>
    <w:rsid w:val="009C3E28"/>
    <w:rsid w:val="009C48E2"/>
    <w:rsid w:val="009C5062"/>
    <w:rsid w:val="009C6786"/>
    <w:rsid w:val="009C7144"/>
    <w:rsid w:val="009C71CE"/>
    <w:rsid w:val="009C73D5"/>
    <w:rsid w:val="009C7B43"/>
    <w:rsid w:val="009D0367"/>
    <w:rsid w:val="009D0C95"/>
    <w:rsid w:val="009D1092"/>
    <w:rsid w:val="009D1824"/>
    <w:rsid w:val="009D197A"/>
    <w:rsid w:val="009D20DE"/>
    <w:rsid w:val="009D237D"/>
    <w:rsid w:val="009D26FE"/>
    <w:rsid w:val="009D2B65"/>
    <w:rsid w:val="009D3F1E"/>
    <w:rsid w:val="009D4E3B"/>
    <w:rsid w:val="009D664D"/>
    <w:rsid w:val="009D67E7"/>
    <w:rsid w:val="009D7A14"/>
    <w:rsid w:val="009E1310"/>
    <w:rsid w:val="009E20BC"/>
    <w:rsid w:val="009E2A61"/>
    <w:rsid w:val="009E4203"/>
    <w:rsid w:val="009E51E7"/>
    <w:rsid w:val="009E55F0"/>
    <w:rsid w:val="009E5BAB"/>
    <w:rsid w:val="009E5EB1"/>
    <w:rsid w:val="009E7317"/>
    <w:rsid w:val="009E79FD"/>
    <w:rsid w:val="009F2D67"/>
    <w:rsid w:val="009F3D25"/>
    <w:rsid w:val="009F3FCC"/>
    <w:rsid w:val="009F756F"/>
    <w:rsid w:val="009F7ACF"/>
    <w:rsid w:val="00A009ED"/>
    <w:rsid w:val="00A01FF0"/>
    <w:rsid w:val="00A021E3"/>
    <w:rsid w:val="00A02E16"/>
    <w:rsid w:val="00A05386"/>
    <w:rsid w:val="00A06451"/>
    <w:rsid w:val="00A07326"/>
    <w:rsid w:val="00A11082"/>
    <w:rsid w:val="00A11459"/>
    <w:rsid w:val="00A116AD"/>
    <w:rsid w:val="00A116F6"/>
    <w:rsid w:val="00A124D7"/>
    <w:rsid w:val="00A13879"/>
    <w:rsid w:val="00A142C1"/>
    <w:rsid w:val="00A145BE"/>
    <w:rsid w:val="00A1474F"/>
    <w:rsid w:val="00A1599E"/>
    <w:rsid w:val="00A16245"/>
    <w:rsid w:val="00A2042E"/>
    <w:rsid w:val="00A20C61"/>
    <w:rsid w:val="00A2101E"/>
    <w:rsid w:val="00A21AF0"/>
    <w:rsid w:val="00A222C5"/>
    <w:rsid w:val="00A2290B"/>
    <w:rsid w:val="00A24EBC"/>
    <w:rsid w:val="00A26700"/>
    <w:rsid w:val="00A279B5"/>
    <w:rsid w:val="00A30AAA"/>
    <w:rsid w:val="00A31FE2"/>
    <w:rsid w:val="00A3236D"/>
    <w:rsid w:val="00A324B0"/>
    <w:rsid w:val="00A328AD"/>
    <w:rsid w:val="00A340D4"/>
    <w:rsid w:val="00A34294"/>
    <w:rsid w:val="00A349E8"/>
    <w:rsid w:val="00A36366"/>
    <w:rsid w:val="00A363A7"/>
    <w:rsid w:val="00A36EBC"/>
    <w:rsid w:val="00A37C9D"/>
    <w:rsid w:val="00A41240"/>
    <w:rsid w:val="00A41649"/>
    <w:rsid w:val="00A4257A"/>
    <w:rsid w:val="00A42B79"/>
    <w:rsid w:val="00A44C4E"/>
    <w:rsid w:val="00A45EF1"/>
    <w:rsid w:val="00A50492"/>
    <w:rsid w:val="00A5086F"/>
    <w:rsid w:val="00A50D35"/>
    <w:rsid w:val="00A5265A"/>
    <w:rsid w:val="00A53341"/>
    <w:rsid w:val="00A53AFC"/>
    <w:rsid w:val="00A5598D"/>
    <w:rsid w:val="00A55DCD"/>
    <w:rsid w:val="00A576DB"/>
    <w:rsid w:val="00A57F25"/>
    <w:rsid w:val="00A6006E"/>
    <w:rsid w:val="00A6035C"/>
    <w:rsid w:val="00A60FB8"/>
    <w:rsid w:val="00A61844"/>
    <w:rsid w:val="00A62EE4"/>
    <w:rsid w:val="00A646CD"/>
    <w:rsid w:val="00A6736A"/>
    <w:rsid w:val="00A67C70"/>
    <w:rsid w:val="00A70B29"/>
    <w:rsid w:val="00A71355"/>
    <w:rsid w:val="00A740BA"/>
    <w:rsid w:val="00A74AD0"/>
    <w:rsid w:val="00A754B4"/>
    <w:rsid w:val="00A75F21"/>
    <w:rsid w:val="00A7653E"/>
    <w:rsid w:val="00A770BA"/>
    <w:rsid w:val="00A77327"/>
    <w:rsid w:val="00A77C42"/>
    <w:rsid w:val="00A77FC2"/>
    <w:rsid w:val="00A8049A"/>
    <w:rsid w:val="00A81147"/>
    <w:rsid w:val="00A8182B"/>
    <w:rsid w:val="00A81D26"/>
    <w:rsid w:val="00A8222B"/>
    <w:rsid w:val="00A836CB"/>
    <w:rsid w:val="00A8375D"/>
    <w:rsid w:val="00A83832"/>
    <w:rsid w:val="00A83FCB"/>
    <w:rsid w:val="00A8429E"/>
    <w:rsid w:val="00A857AA"/>
    <w:rsid w:val="00A85DC4"/>
    <w:rsid w:val="00A86432"/>
    <w:rsid w:val="00A86765"/>
    <w:rsid w:val="00A86D56"/>
    <w:rsid w:val="00A87198"/>
    <w:rsid w:val="00A87824"/>
    <w:rsid w:val="00A87DAE"/>
    <w:rsid w:val="00A90946"/>
    <w:rsid w:val="00A91CB5"/>
    <w:rsid w:val="00A94CD7"/>
    <w:rsid w:val="00A95F80"/>
    <w:rsid w:val="00A96630"/>
    <w:rsid w:val="00A96B5B"/>
    <w:rsid w:val="00A97E0C"/>
    <w:rsid w:val="00AA00ED"/>
    <w:rsid w:val="00AA1548"/>
    <w:rsid w:val="00AA17D3"/>
    <w:rsid w:val="00AA1C15"/>
    <w:rsid w:val="00AA2232"/>
    <w:rsid w:val="00AA3370"/>
    <w:rsid w:val="00AA5D2C"/>
    <w:rsid w:val="00AA62EC"/>
    <w:rsid w:val="00AA665F"/>
    <w:rsid w:val="00AA6F23"/>
    <w:rsid w:val="00AA72A2"/>
    <w:rsid w:val="00AA7BDC"/>
    <w:rsid w:val="00AB0770"/>
    <w:rsid w:val="00AB09E6"/>
    <w:rsid w:val="00AB14B0"/>
    <w:rsid w:val="00AB1AFD"/>
    <w:rsid w:val="00AB2717"/>
    <w:rsid w:val="00AB2AC6"/>
    <w:rsid w:val="00AB3060"/>
    <w:rsid w:val="00AB44A4"/>
    <w:rsid w:val="00AB56E0"/>
    <w:rsid w:val="00AB5F55"/>
    <w:rsid w:val="00AB683C"/>
    <w:rsid w:val="00AB752E"/>
    <w:rsid w:val="00AB78E5"/>
    <w:rsid w:val="00AB7AD5"/>
    <w:rsid w:val="00AB7CEB"/>
    <w:rsid w:val="00AC01D6"/>
    <w:rsid w:val="00AC19EE"/>
    <w:rsid w:val="00AC1DA1"/>
    <w:rsid w:val="00AC2E27"/>
    <w:rsid w:val="00AC36E8"/>
    <w:rsid w:val="00AC396D"/>
    <w:rsid w:val="00AC6C66"/>
    <w:rsid w:val="00AC75F2"/>
    <w:rsid w:val="00AD0243"/>
    <w:rsid w:val="00AD08DB"/>
    <w:rsid w:val="00AD2140"/>
    <w:rsid w:val="00AD308C"/>
    <w:rsid w:val="00AD3A76"/>
    <w:rsid w:val="00AD552A"/>
    <w:rsid w:val="00AD6535"/>
    <w:rsid w:val="00AD65B6"/>
    <w:rsid w:val="00AE20DC"/>
    <w:rsid w:val="00AE2C56"/>
    <w:rsid w:val="00AE3AF1"/>
    <w:rsid w:val="00AE46C9"/>
    <w:rsid w:val="00AE5E1B"/>
    <w:rsid w:val="00AF0262"/>
    <w:rsid w:val="00AF0CF8"/>
    <w:rsid w:val="00AF0DB0"/>
    <w:rsid w:val="00AF5508"/>
    <w:rsid w:val="00AF5908"/>
    <w:rsid w:val="00AF614A"/>
    <w:rsid w:val="00AF6457"/>
    <w:rsid w:val="00AF696B"/>
    <w:rsid w:val="00B018AC"/>
    <w:rsid w:val="00B01C53"/>
    <w:rsid w:val="00B03BBA"/>
    <w:rsid w:val="00B03CDC"/>
    <w:rsid w:val="00B03EF0"/>
    <w:rsid w:val="00B03F45"/>
    <w:rsid w:val="00B04A4D"/>
    <w:rsid w:val="00B04EC5"/>
    <w:rsid w:val="00B0570D"/>
    <w:rsid w:val="00B066E5"/>
    <w:rsid w:val="00B06E6F"/>
    <w:rsid w:val="00B0750F"/>
    <w:rsid w:val="00B0753F"/>
    <w:rsid w:val="00B10967"/>
    <w:rsid w:val="00B10CDE"/>
    <w:rsid w:val="00B1196C"/>
    <w:rsid w:val="00B13272"/>
    <w:rsid w:val="00B14273"/>
    <w:rsid w:val="00B1436D"/>
    <w:rsid w:val="00B152AE"/>
    <w:rsid w:val="00B15A5F"/>
    <w:rsid w:val="00B1696C"/>
    <w:rsid w:val="00B16DA7"/>
    <w:rsid w:val="00B16FFF"/>
    <w:rsid w:val="00B176F1"/>
    <w:rsid w:val="00B17773"/>
    <w:rsid w:val="00B20555"/>
    <w:rsid w:val="00B20B7C"/>
    <w:rsid w:val="00B23031"/>
    <w:rsid w:val="00B24EAD"/>
    <w:rsid w:val="00B26081"/>
    <w:rsid w:val="00B268F7"/>
    <w:rsid w:val="00B26C3F"/>
    <w:rsid w:val="00B31422"/>
    <w:rsid w:val="00B3199A"/>
    <w:rsid w:val="00B32680"/>
    <w:rsid w:val="00B3384E"/>
    <w:rsid w:val="00B33E01"/>
    <w:rsid w:val="00B3433B"/>
    <w:rsid w:val="00B35DC8"/>
    <w:rsid w:val="00B36C70"/>
    <w:rsid w:val="00B37E44"/>
    <w:rsid w:val="00B404E1"/>
    <w:rsid w:val="00B4063F"/>
    <w:rsid w:val="00B440B7"/>
    <w:rsid w:val="00B441CD"/>
    <w:rsid w:val="00B465D3"/>
    <w:rsid w:val="00B468DB"/>
    <w:rsid w:val="00B5069E"/>
    <w:rsid w:val="00B50D9B"/>
    <w:rsid w:val="00B548EC"/>
    <w:rsid w:val="00B55253"/>
    <w:rsid w:val="00B55421"/>
    <w:rsid w:val="00B56825"/>
    <w:rsid w:val="00B601DD"/>
    <w:rsid w:val="00B602BE"/>
    <w:rsid w:val="00B61214"/>
    <w:rsid w:val="00B61D2E"/>
    <w:rsid w:val="00B62C5F"/>
    <w:rsid w:val="00B6327B"/>
    <w:rsid w:val="00B6508B"/>
    <w:rsid w:val="00B65A60"/>
    <w:rsid w:val="00B73EB7"/>
    <w:rsid w:val="00B75828"/>
    <w:rsid w:val="00B75A69"/>
    <w:rsid w:val="00B76684"/>
    <w:rsid w:val="00B76738"/>
    <w:rsid w:val="00B774B9"/>
    <w:rsid w:val="00B77FC7"/>
    <w:rsid w:val="00B803E6"/>
    <w:rsid w:val="00B80B40"/>
    <w:rsid w:val="00B83095"/>
    <w:rsid w:val="00B84375"/>
    <w:rsid w:val="00B844F2"/>
    <w:rsid w:val="00B84799"/>
    <w:rsid w:val="00B859C1"/>
    <w:rsid w:val="00B86D07"/>
    <w:rsid w:val="00B86D1E"/>
    <w:rsid w:val="00B870DA"/>
    <w:rsid w:val="00B87A14"/>
    <w:rsid w:val="00B912A0"/>
    <w:rsid w:val="00B91909"/>
    <w:rsid w:val="00B91B86"/>
    <w:rsid w:val="00B91EEA"/>
    <w:rsid w:val="00B926BC"/>
    <w:rsid w:val="00B93A6F"/>
    <w:rsid w:val="00B93CF2"/>
    <w:rsid w:val="00B94B46"/>
    <w:rsid w:val="00B94C07"/>
    <w:rsid w:val="00B94EA0"/>
    <w:rsid w:val="00B95B9F"/>
    <w:rsid w:val="00B96F63"/>
    <w:rsid w:val="00B970C7"/>
    <w:rsid w:val="00B9741F"/>
    <w:rsid w:val="00BA0758"/>
    <w:rsid w:val="00BA0771"/>
    <w:rsid w:val="00BA0BF5"/>
    <w:rsid w:val="00BA145D"/>
    <w:rsid w:val="00BA2EA5"/>
    <w:rsid w:val="00BA35C4"/>
    <w:rsid w:val="00BA3CD2"/>
    <w:rsid w:val="00BA6B00"/>
    <w:rsid w:val="00BB14A5"/>
    <w:rsid w:val="00BB32B4"/>
    <w:rsid w:val="00BB34E1"/>
    <w:rsid w:val="00BB3A65"/>
    <w:rsid w:val="00BB6B85"/>
    <w:rsid w:val="00BB6E1D"/>
    <w:rsid w:val="00BB71FC"/>
    <w:rsid w:val="00BB766E"/>
    <w:rsid w:val="00BB7951"/>
    <w:rsid w:val="00BB7DFC"/>
    <w:rsid w:val="00BC077F"/>
    <w:rsid w:val="00BC169F"/>
    <w:rsid w:val="00BC1D61"/>
    <w:rsid w:val="00BC28EB"/>
    <w:rsid w:val="00BC47E1"/>
    <w:rsid w:val="00BC5DB6"/>
    <w:rsid w:val="00BC6161"/>
    <w:rsid w:val="00BD059D"/>
    <w:rsid w:val="00BD0E56"/>
    <w:rsid w:val="00BD15AE"/>
    <w:rsid w:val="00BD19FC"/>
    <w:rsid w:val="00BD2B16"/>
    <w:rsid w:val="00BD3532"/>
    <w:rsid w:val="00BD3EFB"/>
    <w:rsid w:val="00BD4696"/>
    <w:rsid w:val="00BD51DA"/>
    <w:rsid w:val="00BE0977"/>
    <w:rsid w:val="00BE0F0D"/>
    <w:rsid w:val="00BE0F21"/>
    <w:rsid w:val="00BE240C"/>
    <w:rsid w:val="00BE2A73"/>
    <w:rsid w:val="00BE7EC8"/>
    <w:rsid w:val="00BF0A66"/>
    <w:rsid w:val="00BF10A8"/>
    <w:rsid w:val="00BF4574"/>
    <w:rsid w:val="00BF5516"/>
    <w:rsid w:val="00BF5F9A"/>
    <w:rsid w:val="00BF6B96"/>
    <w:rsid w:val="00BF6E2B"/>
    <w:rsid w:val="00BF7B40"/>
    <w:rsid w:val="00BF7EEA"/>
    <w:rsid w:val="00C0004D"/>
    <w:rsid w:val="00C00A26"/>
    <w:rsid w:val="00C0107D"/>
    <w:rsid w:val="00C0178A"/>
    <w:rsid w:val="00C026C0"/>
    <w:rsid w:val="00C02F1B"/>
    <w:rsid w:val="00C03FEB"/>
    <w:rsid w:val="00C042AF"/>
    <w:rsid w:val="00C042E2"/>
    <w:rsid w:val="00C05309"/>
    <w:rsid w:val="00C06F4D"/>
    <w:rsid w:val="00C0775B"/>
    <w:rsid w:val="00C07CE7"/>
    <w:rsid w:val="00C10F5C"/>
    <w:rsid w:val="00C11396"/>
    <w:rsid w:val="00C11EBD"/>
    <w:rsid w:val="00C1360E"/>
    <w:rsid w:val="00C14A07"/>
    <w:rsid w:val="00C171C6"/>
    <w:rsid w:val="00C17F56"/>
    <w:rsid w:val="00C21193"/>
    <w:rsid w:val="00C236B0"/>
    <w:rsid w:val="00C2405E"/>
    <w:rsid w:val="00C24CFA"/>
    <w:rsid w:val="00C258A6"/>
    <w:rsid w:val="00C25B23"/>
    <w:rsid w:val="00C2656A"/>
    <w:rsid w:val="00C3156F"/>
    <w:rsid w:val="00C31FF9"/>
    <w:rsid w:val="00C32269"/>
    <w:rsid w:val="00C33C0D"/>
    <w:rsid w:val="00C346FE"/>
    <w:rsid w:val="00C35064"/>
    <w:rsid w:val="00C35106"/>
    <w:rsid w:val="00C35A09"/>
    <w:rsid w:val="00C35B0A"/>
    <w:rsid w:val="00C37245"/>
    <w:rsid w:val="00C4010E"/>
    <w:rsid w:val="00C40A25"/>
    <w:rsid w:val="00C41351"/>
    <w:rsid w:val="00C42717"/>
    <w:rsid w:val="00C42D53"/>
    <w:rsid w:val="00C44A50"/>
    <w:rsid w:val="00C44D9E"/>
    <w:rsid w:val="00C456FE"/>
    <w:rsid w:val="00C45E35"/>
    <w:rsid w:val="00C506FA"/>
    <w:rsid w:val="00C50930"/>
    <w:rsid w:val="00C51159"/>
    <w:rsid w:val="00C516A6"/>
    <w:rsid w:val="00C52F6C"/>
    <w:rsid w:val="00C5336E"/>
    <w:rsid w:val="00C538FF"/>
    <w:rsid w:val="00C54ADA"/>
    <w:rsid w:val="00C55AEF"/>
    <w:rsid w:val="00C55CBF"/>
    <w:rsid w:val="00C57551"/>
    <w:rsid w:val="00C575B9"/>
    <w:rsid w:val="00C57ED2"/>
    <w:rsid w:val="00C63185"/>
    <w:rsid w:val="00C64190"/>
    <w:rsid w:val="00C656CB"/>
    <w:rsid w:val="00C6578E"/>
    <w:rsid w:val="00C6699E"/>
    <w:rsid w:val="00C66B28"/>
    <w:rsid w:val="00C66B60"/>
    <w:rsid w:val="00C66C95"/>
    <w:rsid w:val="00C67384"/>
    <w:rsid w:val="00C7265B"/>
    <w:rsid w:val="00C72EAE"/>
    <w:rsid w:val="00C734F1"/>
    <w:rsid w:val="00C761B4"/>
    <w:rsid w:val="00C76790"/>
    <w:rsid w:val="00C77371"/>
    <w:rsid w:val="00C80776"/>
    <w:rsid w:val="00C80ADE"/>
    <w:rsid w:val="00C8165F"/>
    <w:rsid w:val="00C817D3"/>
    <w:rsid w:val="00C8201F"/>
    <w:rsid w:val="00C82164"/>
    <w:rsid w:val="00C82230"/>
    <w:rsid w:val="00C827C5"/>
    <w:rsid w:val="00C84AA3"/>
    <w:rsid w:val="00C84CC2"/>
    <w:rsid w:val="00C851A2"/>
    <w:rsid w:val="00C855A9"/>
    <w:rsid w:val="00C85630"/>
    <w:rsid w:val="00C862FF"/>
    <w:rsid w:val="00C9002D"/>
    <w:rsid w:val="00C903B6"/>
    <w:rsid w:val="00C916A4"/>
    <w:rsid w:val="00C91BC0"/>
    <w:rsid w:val="00C91F72"/>
    <w:rsid w:val="00C92156"/>
    <w:rsid w:val="00C924D9"/>
    <w:rsid w:val="00C9341B"/>
    <w:rsid w:val="00C94E15"/>
    <w:rsid w:val="00C95A79"/>
    <w:rsid w:val="00C961D4"/>
    <w:rsid w:val="00CA0613"/>
    <w:rsid w:val="00CA0D66"/>
    <w:rsid w:val="00CA0F5D"/>
    <w:rsid w:val="00CA10CF"/>
    <w:rsid w:val="00CA1EEC"/>
    <w:rsid w:val="00CA3137"/>
    <w:rsid w:val="00CA3507"/>
    <w:rsid w:val="00CA378B"/>
    <w:rsid w:val="00CA3E03"/>
    <w:rsid w:val="00CA4DD0"/>
    <w:rsid w:val="00CA5FAA"/>
    <w:rsid w:val="00CA6263"/>
    <w:rsid w:val="00CA62FD"/>
    <w:rsid w:val="00CA7400"/>
    <w:rsid w:val="00CB0240"/>
    <w:rsid w:val="00CB068A"/>
    <w:rsid w:val="00CB09CA"/>
    <w:rsid w:val="00CB1474"/>
    <w:rsid w:val="00CB1FEB"/>
    <w:rsid w:val="00CB220B"/>
    <w:rsid w:val="00CB241B"/>
    <w:rsid w:val="00CB2F5A"/>
    <w:rsid w:val="00CB5357"/>
    <w:rsid w:val="00CB55B0"/>
    <w:rsid w:val="00CB6034"/>
    <w:rsid w:val="00CB66BC"/>
    <w:rsid w:val="00CB73BB"/>
    <w:rsid w:val="00CC3CA0"/>
    <w:rsid w:val="00CC4620"/>
    <w:rsid w:val="00CC518E"/>
    <w:rsid w:val="00CC51D5"/>
    <w:rsid w:val="00CC5600"/>
    <w:rsid w:val="00CC5ECA"/>
    <w:rsid w:val="00CC67F8"/>
    <w:rsid w:val="00CD0324"/>
    <w:rsid w:val="00CD3A34"/>
    <w:rsid w:val="00CD4865"/>
    <w:rsid w:val="00CD4872"/>
    <w:rsid w:val="00CD565B"/>
    <w:rsid w:val="00CD5B66"/>
    <w:rsid w:val="00CD5F01"/>
    <w:rsid w:val="00CD69A3"/>
    <w:rsid w:val="00CE0A99"/>
    <w:rsid w:val="00CE26E7"/>
    <w:rsid w:val="00CE3075"/>
    <w:rsid w:val="00CE365B"/>
    <w:rsid w:val="00CE7797"/>
    <w:rsid w:val="00CE7865"/>
    <w:rsid w:val="00CE788B"/>
    <w:rsid w:val="00CE7AE4"/>
    <w:rsid w:val="00CF092F"/>
    <w:rsid w:val="00CF0FB4"/>
    <w:rsid w:val="00CF1492"/>
    <w:rsid w:val="00CF1F36"/>
    <w:rsid w:val="00CF241C"/>
    <w:rsid w:val="00CF369E"/>
    <w:rsid w:val="00CF3EA5"/>
    <w:rsid w:val="00CF3F3D"/>
    <w:rsid w:val="00CF4792"/>
    <w:rsid w:val="00CF53EC"/>
    <w:rsid w:val="00CF59F8"/>
    <w:rsid w:val="00CF651D"/>
    <w:rsid w:val="00CF651F"/>
    <w:rsid w:val="00CF69A3"/>
    <w:rsid w:val="00CF6CA0"/>
    <w:rsid w:val="00D00204"/>
    <w:rsid w:val="00D0187C"/>
    <w:rsid w:val="00D01ECF"/>
    <w:rsid w:val="00D04D1A"/>
    <w:rsid w:val="00D06176"/>
    <w:rsid w:val="00D06567"/>
    <w:rsid w:val="00D07100"/>
    <w:rsid w:val="00D07CD9"/>
    <w:rsid w:val="00D10030"/>
    <w:rsid w:val="00D10912"/>
    <w:rsid w:val="00D10B02"/>
    <w:rsid w:val="00D119B4"/>
    <w:rsid w:val="00D11FA7"/>
    <w:rsid w:val="00D12B7F"/>
    <w:rsid w:val="00D13C1C"/>
    <w:rsid w:val="00D1488C"/>
    <w:rsid w:val="00D14C20"/>
    <w:rsid w:val="00D15167"/>
    <w:rsid w:val="00D16B5D"/>
    <w:rsid w:val="00D17EB0"/>
    <w:rsid w:val="00D203A8"/>
    <w:rsid w:val="00D20A8D"/>
    <w:rsid w:val="00D2150E"/>
    <w:rsid w:val="00D221E5"/>
    <w:rsid w:val="00D22AD5"/>
    <w:rsid w:val="00D22E8E"/>
    <w:rsid w:val="00D23F24"/>
    <w:rsid w:val="00D2535A"/>
    <w:rsid w:val="00D276AA"/>
    <w:rsid w:val="00D27953"/>
    <w:rsid w:val="00D30B52"/>
    <w:rsid w:val="00D30F89"/>
    <w:rsid w:val="00D3281D"/>
    <w:rsid w:val="00D3298D"/>
    <w:rsid w:val="00D32A45"/>
    <w:rsid w:val="00D32FB3"/>
    <w:rsid w:val="00D33529"/>
    <w:rsid w:val="00D35C5B"/>
    <w:rsid w:val="00D35C91"/>
    <w:rsid w:val="00D4067A"/>
    <w:rsid w:val="00D406B5"/>
    <w:rsid w:val="00D41E07"/>
    <w:rsid w:val="00D436E4"/>
    <w:rsid w:val="00D4413F"/>
    <w:rsid w:val="00D44475"/>
    <w:rsid w:val="00D444D8"/>
    <w:rsid w:val="00D4459E"/>
    <w:rsid w:val="00D46B75"/>
    <w:rsid w:val="00D47370"/>
    <w:rsid w:val="00D502F9"/>
    <w:rsid w:val="00D51F60"/>
    <w:rsid w:val="00D51FD9"/>
    <w:rsid w:val="00D52DEE"/>
    <w:rsid w:val="00D5340E"/>
    <w:rsid w:val="00D5444A"/>
    <w:rsid w:val="00D545FE"/>
    <w:rsid w:val="00D54DE8"/>
    <w:rsid w:val="00D554A0"/>
    <w:rsid w:val="00D560EB"/>
    <w:rsid w:val="00D564AF"/>
    <w:rsid w:val="00D56B6B"/>
    <w:rsid w:val="00D56D6B"/>
    <w:rsid w:val="00D573A6"/>
    <w:rsid w:val="00D57CD9"/>
    <w:rsid w:val="00D6114A"/>
    <w:rsid w:val="00D618E1"/>
    <w:rsid w:val="00D633B2"/>
    <w:rsid w:val="00D636E8"/>
    <w:rsid w:val="00D63CDA"/>
    <w:rsid w:val="00D644D6"/>
    <w:rsid w:val="00D645E9"/>
    <w:rsid w:val="00D64AF4"/>
    <w:rsid w:val="00D654D2"/>
    <w:rsid w:val="00D70F7F"/>
    <w:rsid w:val="00D720DC"/>
    <w:rsid w:val="00D729C4"/>
    <w:rsid w:val="00D73569"/>
    <w:rsid w:val="00D741FE"/>
    <w:rsid w:val="00D742D9"/>
    <w:rsid w:val="00D746E8"/>
    <w:rsid w:val="00D751CE"/>
    <w:rsid w:val="00D7530D"/>
    <w:rsid w:val="00D779FB"/>
    <w:rsid w:val="00D77B91"/>
    <w:rsid w:val="00D80755"/>
    <w:rsid w:val="00D80792"/>
    <w:rsid w:val="00D80BF9"/>
    <w:rsid w:val="00D81025"/>
    <w:rsid w:val="00D82A3B"/>
    <w:rsid w:val="00D82B09"/>
    <w:rsid w:val="00D8329E"/>
    <w:rsid w:val="00D835C5"/>
    <w:rsid w:val="00D83D0C"/>
    <w:rsid w:val="00D85C5B"/>
    <w:rsid w:val="00D8668A"/>
    <w:rsid w:val="00D87215"/>
    <w:rsid w:val="00D9165C"/>
    <w:rsid w:val="00D92E6A"/>
    <w:rsid w:val="00D9399D"/>
    <w:rsid w:val="00D93E8B"/>
    <w:rsid w:val="00D94509"/>
    <w:rsid w:val="00D95975"/>
    <w:rsid w:val="00D96EDF"/>
    <w:rsid w:val="00D976B2"/>
    <w:rsid w:val="00D97A1B"/>
    <w:rsid w:val="00DA04F0"/>
    <w:rsid w:val="00DA06BA"/>
    <w:rsid w:val="00DA209F"/>
    <w:rsid w:val="00DA2BB5"/>
    <w:rsid w:val="00DA34BA"/>
    <w:rsid w:val="00DA39CD"/>
    <w:rsid w:val="00DA6A6A"/>
    <w:rsid w:val="00DB06F0"/>
    <w:rsid w:val="00DB0BD4"/>
    <w:rsid w:val="00DB0E31"/>
    <w:rsid w:val="00DB105F"/>
    <w:rsid w:val="00DB2546"/>
    <w:rsid w:val="00DB4E00"/>
    <w:rsid w:val="00DB6175"/>
    <w:rsid w:val="00DB63C9"/>
    <w:rsid w:val="00DB702A"/>
    <w:rsid w:val="00DC042A"/>
    <w:rsid w:val="00DC29D4"/>
    <w:rsid w:val="00DC5683"/>
    <w:rsid w:val="00DC5C36"/>
    <w:rsid w:val="00DD20AE"/>
    <w:rsid w:val="00DD2B04"/>
    <w:rsid w:val="00DD2E3F"/>
    <w:rsid w:val="00DD32C3"/>
    <w:rsid w:val="00DD32C5"/>
    <w:rsid w:val="00DD35B3"/>
    <w:rsid w:val="00DD3E70"/>
    <w:rsid w:val="00DD3EA9"/>
    <w:rsid w:val="00DE0771"/>
    <w:rsid w:val="00DE0A89"/>
    <w:rsid w:val="00DE0B8A"/>
    <w:rsid w:val="00DE0D73"/>
    <w:rsid w:val="00DE1E34"/>
    <w:rsid w:val="00DE2ACB"/>
    <w:rsid w:val="00DE3B3F"/>
    <w:rsid w:val="00DE4246"/>
    <w:rsid w:val="00DE43AB"/>
    <w:rsid w:val="00DE54D6"/>
    <w:rsid w:val="00DE6D5B"/>
    <w:rsid w:val="00DE7B5A"/>
    <w:rsid w:val="00DE7FF2"/>
    <w:rsid w:val="00DF0571"/>
    <w:rsid w:val="00DF1CF2"/>
    <w:rsid w:val="00DF2222"/>
    <w:rsid w:val="00DF2D50"/>
    <w:rsid w:val="00DF3436"/>
    <w:rsid w:val="00DF3AB0"/>
    <w:rsid w:val="00E00074"/>
    <w:rsid w:val="00E00870"/>
    <w:rsid w:val="00E00DF1"/>
    <w:rsid w:val="00E02660"/>
    <w:rsid w:val="00E033AF"/>
    <w:rsid w:val="00E04018"/>
    <w:rsid w:val="00E04443"/>
    <w:rsid w:val="00E061D4"/>
    <w:rsid w:val="00E102D4"/>
    <w:rsid w:val="00E11628"/>
    <w:rsid w:val="00E12D35"/>
    <w:rsid w:val="00E14E84"/>
    <w:rsid w:val="00E16CC7"/>
    <w:rsid w:val="00E17035"/>
    <w:rsid w:val="00E17EAD"/>
    <w:rsid w:val="00E20D98"/>
    <w:rsid w:val="00E21AA5"/>
    <w:rsid w:val="00E21EBC"/>
    <w:rsid w:val="00E22A07"/>
    <w:rsid w:val="00E249C1"/>
    <w:rsid w:val="00E25C77"/>
    <w:rsid w:val="00E3019C"/>
    <w:rsid w:val="00E3230F"/>
    <w:rsid w:val="00E32346"/>
    <w:rsid w:val="00E332E1"/>
    <w:rsid w:val="00E33560"/>
    <w:rsid w:val="00E337BE"/>
    <w:rsid w:val="00E361EC"/>
    <w:rsid w:val="00E37D1A"/>
    <w:rsid w:val="00E42326"/>
    <w:rsid w:val="00E43A23"/>
    <w:rsid w:val="00E43E12"/>
    <w:rsid w:val="00E43F0B"/>
    <w:rsid w:val="00E44FF0"/>
    <w:rsid w:val="00E4558D"/>
    <w:rsid w:val="00E45663"/>
    <w:rsid w:val="00E46127"/>
    <w:rsid w:val="00E4681F"/>
    <w:rsid w:val="00E46BDB"/>
    <w:rsid w:val="00E505CE"/>
    <w:rsid w:val="00E508CC"/>
    <w:rsid w:val="00E50B57"/>
    <w:rsid w:val="00E50D31"/>
    <w:rsid w:val="00E513D3"/>
    <w:rsid w:val="00E529B5"/>
    <w:rsid w:val="00E52A99"/>
    <w:rsid w:val="00E52E60"/>
    <w:rsid w:val="00E530C3"/>
    <w:rsid w:val="00E53100"/>
    <w:rsid w:val="00E54A57"/>
    <w:rsid w:val="00E55DB0"/>
    <w:rsid w:val="00E563B0"/>
    <w:rsid w:val="00E60008"/>
    <w:rsid w:val="00E600F0"/>
    <w:rsid w:val="00E61238"/>
    <w:rsid w:val="00E62569"/>
    <w:rsid w:val="00E62BBC"/>
    <w:rsid w:val="00E64151"/>
    <w:rsid w:val="00E64708"/>
    <w:rsid w:val="00E6470B"/>
    <w:rsid w:val="00E666DF"/>
    <w:rsid w:val="00E66C7E"/>
    <w:rsid w:val="00E67571"/>
    <w:rsid w:val="00E67DCE"/>
    <w:rsid w:val="00E7003B"/>
    <w:rsid w:val="00E706B2"/>
    <w:rsid w:val="00E71102"/>
    <w:rsid w:val="00E7390B"/>
    <w:rsid w:val="00E73FBB"/>
    <w:rsid w:val="00E761CD"/>
    <w:rsid w:val="00E76AF0"/>
    <w:rsid w:val="00E77069"/>
    <w:rsid w:val="00E77E0D"/>
    <w:rsid w:val="00E803B1"/>
    <w:rsid w:val="00E81142"/>
    <w:rsid w:val="00E81C59"/>
    <w:rsid w:val="00E81D27"/>
    <w:rsid w:val="00E829B8"/>
    <w:rsid w:val="00E849D9"/>
    <w:rsid w:val="00E855CB"/>
    <w:rsid w:val="00E85F3C"/>
    <w:rsid w:val="00E8651D"/>
    <w:rsid w:val="00E868E9"/>
    <w:rsid w:val="00E86F30"/>
    <w:rsid w:val="00E90F13"/>
    <w:rsid w:val="00E9181E"/>
    <w:rsid w:val="00E930DE"/>
    <w:rsid w:val="00E93ADD"/>
    <w:rsid w:val="00E942FA"/>
    <w:rsid w:val="00E94895"/>
    <w:rsid w:val="00E963C5"/>
    <w:rsid w:val="00E96420"/>
    <w:rsid w:val="00E96D0D"/>
    <w:rsid w:val="00E97529"/>
    <w:rsid w:val="00E97F05"/>
    <w:rsid w:val="00EA1D4D"/>
    <w:rsid w:val="00EA28D9"/>
    <w:rsid w:val="00EA2914"/>
    <w:rsid w:val="00EA35F7"/>
    <w:rsid w:val="00EA3D01"/>
    <w:rsid w:val="00EA4721"/>
    <w:rsid w:val="00EA6712"/>
    <w:rsid w:val="00EA6F23"/>
    <w:rsid w:val="00EB02B9"/>
    <w:rsid w:val="00EB1BF7"/>
    <w:rsid w:val="00EB2953"/>
    <w:rsid w:val="00EB2A0B"/>
    <w:rsid w:val="00EB2B4E"/>
    <w:rsid w:val="00EB508D"/>
    <w:rsid w:val="00EB526B"/>
    <w:rsid w:val="00EB733D"/>
    <w:rsid w:val="00EB7B87"/>
    <w:rsid w:val="00EC08A7"/>
    <w:rsid w:val="00EC1281"/>
    <w:rsid w:val="00EC162C"/>
    <w:rsid w:val="00EC2473"/>
    <w:rsid w:val="00EC2D62"/>
    <w:rsid w:val="00EC3812"/>
    <w:rsid w:val="00EC3F60"/>
    <w:rsid w:val="00EC4494"/>
    <w:rsid w:val="00EC540A"/>
    <w:rsid w:val="00EC6675"/>
    <w:rsid w:val="00EC7B42"/>
    <w:rsid w:val="00EC7BAD"/>
    <w:rsid w:val="00ED00F7"/>
    <w:rsid w:val="00ED1E58"/>
    <w:rsid w:val="00ED332A"/>
    <w:rsid w:val="00ED56B2"/>
    <w:rsid w:val="00ED6235"/>
    <w:rsid w:val="00ED6394"/>
    <w:rsid w:val="00ED67BE"/>
    <w:rsid w:val="00ED704B"/>
    <w:rsid w:val="00EE2014"/>
    <w:rsid w:val="00EE2C5B"/>
    <w:rsid w:val="00EE3F3A"/>
    <w:rsid w:val="00EE443F"/>
    <w:rsid w:val="00EE5262"/>
    <w:rsid w:val="00EE56C1"/>
    <w:rsid w:val="00EE5867"/>
    <w:rsid w:val="00EE6330"/>
    <w:rsid w:val="00EE6E91"/>
    <w:rsid w:val="00EF0121"/>
    <w:rsid w:val="00EF0AAC"/>
    <w:rsid w:val="00EF1049"/>
    <w:rsid w:val="00EF17EC"/>
    <w:rsid w:val="00EF1D73"/>
    <w:rsid w:val="00EF218C"/>
    <w:rsid w:val="00EF4418"/>
    <w:rsid w:val="00EF4816"/>
    <w:rsid w:val="00EF4C8A"/>
    <w:rsid w:val="00EF5122"/>
    <w:rsid w:val="00EF55C4"/>
    <w:rsid w:val="00EF6279"/>
    <w:rsid w:val="00EF719E"/>
    <w:rsid w:val="00EF7243"/>
    <w:rsid w:val="00F019B3"/>
    <w:rsid w:val="00F031A2"/>
    <w:rsid w:val="00F03565"/>
    <w:rsid w:val="00F037BD"/>
    <w:rsid w:val="00F03E52"/>
    <w:rsid w:val="00F04EC0"/>
    <w:rsid w:val="00F05211"/>
    <w:rsid w:val="00F056D1"/>
    <w:rsid w:val="00F05F8B"/>
    <w:rsid w:val="00F063BF"/>
    <w:rsid w:val="00F10019"/>
    <w:rsid w:val="00F10D17"/>
    <w:rsid w:val="00F1265B"/>
    <w:rsid w:val="00F12870"/>
    <w:rsid w:val="00F13197"/>
    <w:rsid w:val="00F17208"/>
    <w:rsid w:val="00F20BDA"/>
    <w:rsid w:val="00F20F73"/>
    <w:rsid w:val="00F218BE"/>
    <w:rsid w:val="00F22399"/>
    <w:rsid w:val="00F22CC5"/>
    <w:rsid w:val="00F230AA"/>
    <w:rsid w:val="00F269D3"/>
    <w:rsid w:val="00F27C8E"/>
    <w:rsid w:val="00F3033A"/>
    <w:rsid w:val="00F30F15"/>
    <w:rsid w:val="00F3261B"/>
    <w:rsid w:val="00F32D80"/>
    <w:rsid w:val="00F330E1"/>
    <w:rsid w:val="00F346A1"/>
    <w:rsid w:val="00F35DEE"/>
    <w:rsid w:val="00F36224"/>
    <w:rsid w:val="00F40DB3"/>
    <w:rsid w:val="00F4153E"/>
    <w:rsid w:val="00F41618"/>
    <w:rsid w:val="00F419E7"/>
    <w:rsid w:val="00F424BF"/>
    <w:rsid w:val="00F43515"/>
    <w:rsid w:val="00F44861"/>
    <w:rsid w:val="00F44C42"/>
    <w:rsid w:val="00F44D63"/>
    <w:rsid w:val="00F4581E"/>
    <w:rsid w:val="00F46992"/>
    <w:rsid w:val="00F506E8"/>
    <w:rsid w:val="00F519AD"/>
    <w:rsid w:val="00F52015"/>
    <w:rsid w:val="00F525C8"/>
    <w:rsid w:val="00F54093"/>
    <w:rsid w:val="00F540B2"/>
    <w:rsid w:val="00F5658D"/>
    <w:rsid w:val="00F5691E"/>
    <w:rsid w:val="00F56D71"/>
    <w:rsid w:val="00F571A9"/>
    <w:rsid w:val="00F62F69"/>
    <w:rsid w:val="00F637FA"/>
    <w:rsid w:val="00F64263"/>
    <w:rsid w:val="00F64928"/>
    <w:rsid w:val="00F64D49"/>
    <w:rsid w:val="00F657BC"/>
    <w:rsid w:val="00F661C2"/>
    <w:rsid w:val="00F661F5"/>
    <w:rsid w:val="00F66232"/>
    <w:rsid w:val="00F66F6E"/>
    <w:rsid w:val="00F67508"/>
    <w:rsid w:val="00F675E8"/>
    <w:rsid w:val="00F67750"/>
    <w:rsid w:val="00F7032B"/>
    <w:rsid w:val="00F7263A"/>
    <w:rsid w:val="00F7420B"/>
    <w:rsid w:val="00F744FC"/>
    <w:rsid w:val="00F7521E"/>
    <w:rsid w:val="00F75782"/>
    <w:rsid w:val="00F75921"/>
    <w:rsid w:val="00F761A6"/>
    <w:rsid w:val="00F76B4D"/>
    <w:rsid w:val="00F77458"/>
    <w:rsid w:val="00F77FC4"/>
    <w:rsid w:val="00F8026A"/>
    <w:rsid w:val="00F8196F"/>
    <w:rsid w:val="00F8393D"/>
    <w:rsid w:val="00F854F7"/>
    <w:rsid w:val="00F85B03"/>
    <w:rsid w:val="00F8614B"/>
    <w:rsid w:val="00F8656B"/>
    <w:rsid w:val="00F87F9A"/>
    <w:rsid w:val="00F90DD9"/>
    <w:rsid w:val="00F92133"/>
    <w:rsid w:val="00F921D5"/>
    <w:rsid w:val="00F9260C"/>
    <w:rsid w:val="00F92F0B"/>
    <w:rsid w:val="00F944F2"/>
    <w:rsid w:val="00F9591B"/>
    <w:rsid w:val="00F95B40"/>
    <w:rsid w:val="00F969C2"/>
    <w:rsid w:val="00F97D60"/>
    <w:rsid w:val="00FA1C04"/>
    <w:rsid w:val="00FA2643"/>
    <w:rsid w:val="00FA42C0"/>
    <w:rsid w:val="00FA4AF7"/>
    <w:rsid w:val="00FA5E1F"/>
    <w:rsid w:val="00FA5E65"/>
    <w:rsid w:val="00FA73F2"/>
    <w:rsid w:val="00FB1F5C"/>
    <w:rsid w:val="00FB1FFB"/>
    <w:rsid w:val="00FB327F"/>
    <w:rsid w:val="00FB3E4B"/>
    <w:rsid w:val="00FB3ECD"/>
    <w:rsid w:val="00FB4F1D"/>
    <w:rsid w:val="00FB54AF"/>
    <w:rsid w:val="00FC016C"/>
    <w:rsid w:val="00FC40D2"/>
    <w:rsid w:val="00FC4911"/>
    <w:rsid w:val="00FC5541"/>
    <w:rsid w:val="00FC5E4C"/>
    <w:rsid w:val="00FC73C5"/>
    <w:rsid w:val="00FC7630"/>
    <w:rsid w:val="00FD066F"/>
    <w:rsid w:val="00FD099E"/>
    <w:rsid w:val="00FD0EFC"/>
    <w:rsid w:val="00FD282D"/>
    <w:rsid w:val="00FD41BA"/>
    <w:rsid w:val="00FD4FAE"/>
    <w:rsid w:val="00FD6213"/>
    <w:rsid w:val="00FD7552"/>
    <w:rsid w:val="00FD791D"/>
    <w:rsid w:val="00FE21CE"/>
    <w:rsid w:val="00FE24A7"/>
    <w:rsid w:val="00FE32ED"/>
    <w:rsid w:val="00FE672D"/>
    <w:rsid w:val="00FE67EA"/>
    <w:rsid w:val="00FF0387"/>
    <w:rsid w:val="00FF0EC8"/>
    <w:rsid w:val="00FF19C1"/>
    <w:rsid w:val="00FF3311"/>
    <w:rsid w:val="00FF3A98"/>
    <w:rsid w:val="00FF49E9"/>
    <w:rsid w:val="00FF4FA7"/>
    <w:rsid w:val="00FF61DD"/>
    <w:rsid w:val="00FF62CB"/>
    <w:rsid w:val="00FF69B6"/>
    <w:rsid w:val="00FF72D1"/>
    <w:rsid w:val="01A5B9EE"/>
    <w:rsid w:val="027FD000"/>
    <w:rsid w:val="032778C7"/>
    <w:rsid w:val="03462B93"/>
    <w:rsid w:val="03541628"/>
    <w:rsid w:val="0421D7CC"/>
    <w:rsid w:val="050FFACC"/>
    <w:rsid w:val="069BE732"/>
    <w:rsid w:val="069FD820"/>
    <w:rsid w:val="079996BA"/>
    <w:rsid w:val="08311E42"/>
    <w:rsid w:val="08D027AB"/>
    <w:rsid w:val="09C15209"/>
    <w:rsid w:val="0A213FA1"/>
    <w:rsid w:val="0C4A944D"/>
    <w:rsid w:val="0C6447FD"/>
    <w:rsid w:val="0D115487"/>
    <w:rsid w:val="0D1AB216"/>
    <w:rsid w:val="0DA1D6E2"/>
    <w:rsid w:val="0DAB5383"/>
    <w:rsid w:val="0E5D10AE"/>
    <w:rsid w:val="0EABB4F0"/>
    <w:rsid w:val="0FA37CC8"/>
    <w:rsid w:val="109F8CB1"/>
    <w:rsid w:val="110F2342"/>
    <w:rsid w:val="1110E9AA"/>
    <w:rsid w:val="11C18052"/>
    <w:rsid w:val="11EF154C"/>
    <w:rsid w:val="12DA141F"/>
    <w:rsid w:val="1346218F"/>
    <w:rsid w:val="13F3EC3D"/>
    <w:rsid w:val="14284409"/>
    <w:rsid w:val="14E082E3"/>
    <w:rsid w:val="16935DDE"/>
    <w:rsid w:val="16D8B974"/>
    <w:rsid w:val="17E07F26"/>
    <w:rsid w:val="18F3C36A"/>
    <w:rsid w:val="19342C09"/>
    <w:rsid w:val="19367B54"/>
    <w:rsid w:val="19393D0B"/>
    <w:rsid w:val="19DA6ED3"/>
    <w:rsid w:val="1A34096C"/>
    <w:rsid w:val="1A7D5339"/>
    <w:rsid w:val="1B223CB9"/>
    <w:rsid w:val="1CE4672A"/>
    <w:rsid w:val="1D596D73"/>
    <w:rsid w:val="1DCA9DD2"/>
    <w:rsid w:val="1E744BA9"/>
    <w:rsid w:val="1F73AD84"/>
    <w:rsid w:val="1FE6069C"/>
    <w:rsid w:val="20559863"/>
    <w:rsid w:val="20CB75C9"/>
    <w:rsid w:val="234808B1"/>
    <w:rsid w:val="2648FFB2"/>
    <w:rsid w:val="269A6494"/>
    <w:rsid w:val="27EE48AE"/>
    <w:rsid w:val="283634F5"/>
    <w:rsid w:val="29217BFA"/>
    <w:rsid w:val="2946274F"/>
    <w:rsid w:val="297DA20D"/>
    <w:rsid w:val="2AC9990E"/>
    <w:rsid w:val="2BD094DB"/>
    <w:rsid w:val="2BF2460E"/>
    <w:rsid w:val="2C223DB2"/>
    <w:rsid w:val="2CBC660C"/>
    <w:rsid w:val="2CC1B9D1"/>
    <w:rsid w:val="2F0A5C44"/>
    <w:rsid w:val="30281E7D"/>
    <w:rsid w:val="306B5786"/>
    <w:rsid w:val="30760C5D"/>
    <w:rsid w:val="332FFF36"/>
    <w:rsid w:val="33E8EBE4"/>
    <w:rsid w:val="340512A8"/>
    <w:rsid w:val="341F6EBF"/>
    <w:rsid w:val="343E4B4C"/>
    <w:rsid w:val="357CC6AA"/>
    <w:rsid w:val="35EFC04A"/>
    <w:rsid w:val="371A4286"/>
    <w:rsid w:val="37EDAF47"/>
    <w:rsid w:val="3910968F"/>
    <w:rsid w:val="39CDA812"/>
    <w:rsid w:val="3B48FA75"/>
    <w:rsid w:val="3B89C40D"/>
    <w:rsid w:val="3C9C7515"/>
    <w:rsid w:val="3C9E8C5E"/>
    <w:rsid w:val="3D4A6984"/>
    <w:rsid w:val="3D8E07C2"/>
    <w:rsid w:val="3E8D9F77"/>
    <w:rsid w:val="3F866814"/>
    <w:rsid w:val="401E9735"/>
    <w:rsid w:val="409AFFD2"/>
    <w:rsid w:val="409F4066"/>
    <w:rsid w:val="40BA3644"/>
    <w:rsid w:val="4102B724"/>
    <w:rsid w:val="41B96B77"/>
    <w:rsid w:val="41F3D6E3"/>
    <w:rsid w:val="42CD6299"/>
    <w:rsid w:val="42EE9C59"/>
    <w:rsid w:val="42EED09F"/>
    <w:rsid w:val="4333D37C"/>
    <w:rsid w:val="437DD08F"/>
    <w:rsid w:val="43B7DBC9"/>
    <w:rsid w:val="43DCF597"/>
    <w:rsid w:val="44157584"/>
    <w:rsid w:val="4488387A"/>
    <w:rsid w:val="44BA91E0"/>
    <w:rsid w:val="4554ED01"/>
    <w:rsid w:val="45A695D8"/>
    <w:rsid w:val="45BCD300"/>
    <w:rsid w:val="460D3E5E"/>
    <w:rsid w:val="466215F8"/>
    <w:rsid w:val="466D850A"/>
    <w:rsid w:val="4790E281"/>
    <w:rsid w:val="47D5D534"/>
    <w:rsid w:val="49E69CE7"/>
    <w:rsid w:val="4B40F62D"/>
    <w:rsid w:val="4BBCA71B"/>
    <w:rsid w:val="4C9740A9"/>
    <w:rsid w:val="4CFF9534"/>
    <w:rsid w:val="4D2FB31A"/>
    <w:rsid w:val="4D411FBB"/>
    <w:rsid w:val="4EBDD1DD"/>
    <w:rsid w:val="4F0233D7"/>
    <w:rsid w:val="4F7675E9"/>
    <w:rsid w:val="4FE4F5EF"/>
    <w:rsid w:val="500B7794"/>
    <w:rsid w:val="519F0B5D"/>
    <w:rsid w:val="51D1280F"/>
    <w:rsid w:val="51EC71D2"/>
    <w:rsid w:val="5277A1E6"/>
    <w:rsid w:val="529A2762"/>
    <w:rsid w:val="53C82264"/>
    <w:rsid w:val="542FBB2B"/>
    <w:rsid w:val="5485650C"/>
    <w:rsid w:val="54859FEE"/>
    <w:rsid w:val="548CBBCB"/>
    <w:rsid w:val="567A5432"/>
    <w:rsid w:val="57610F01"/>
    <w:rsid w:val="5763C978"/>
    <w:rsid w:val="576A22EA"/>
    <w:rsid w:val="57D01F9A"/>
    <w:rsid w:val="5816FD47"/>
    <w:rsid w:val="58A7DB91"/>
    <w:rsid w:val="59596F53"/>
    <w:rsid w:val="59F26CF9"/>
    <w:rsid w:val="5AC231F5"/>
    <w:rsid w:val="5B0ADB41"/>
    <w:rsid w:val="5C260C10"/>
    <w:rsid w:val="5CAF6276"/>
    <w:rsid w:val="5DBF7E91"/>
    <w:rsid w:val="5E5B0CE8"/>
    <w:rsid w:val="5F9922A4"/>
    <w:rsid w:val="60B35754"/>
    <w:rsid w:val="618487FA"/>
    <w:rsid w:val="618D22D7"/>
    <w:rsid w:val="62A98324"/>
    <w:rsid w:val="62D87E1B"/>
    <w:rsid w:val="6325C737"/>
    <w:rsid w:val="64136DA4"/>
    <w:rsid w:val="64334B68"/>
    <w:rsid w:val="64891B84"/>
    <w:rsid w:val="658C85B7"/>
    <w:rsid w:val="669D7152"/>
    <w:rsid w:val="66DF4C35"/>
    <w:rsid w:val="67DA4E81"/>
    <w:rsid w:val="68436E23"/>
    <w:rsid w:val="69683699"/>
    <w:rsid w:val="6AA6657F"/>
    <w:rsid w:val="6AF95E5E"/>
    <w:rsid w:val="6B2522DE"/>
    <w:rsid w:val="6CADDC37"/>
    <w:rsid w:val="6CB21B23"/>
    <w:rsid w:val="6E13DBAF"/>
    <w:rsid w:val="6E6E6E2B"/>
    <w:rsid w:val="6EF0F8AF"/>
    <w:rsid w:val="6F7CC95A"/>
    <w:rsid w:val="70074934"/>
    <w:rsid w:val="706D55D1"/>
    <w:rsid w:val="71394ED1"/>
    <w:rsid w:val="7211408C"/>
    <w:rsid w:val="738CFC60"/>
    <w:rsid w:val="73DF3873"/>
    <w:rsid w:val="747A665F"/>
    <w:rsid w:val="74DD4892"/>
    <w:rsid w:val="75A8D011"/>
    <w:rsid w:val="76781E4F"/>
    <w:rsid w:val="7692DF16"/>
    <w:rsid w:val="76B8FE3A"/>
    <w:rsid w:val="77927884"/>
    <w:rsid w:val="7827BF0B"/>
    <w:rsid w:val="79041D9C"/>
    <w:rsid w:val="790E3D68"/>
    <w:rsid w:val="79790737"/>
    <w:rsid w:val="7A57AECB"/>
    <w:rsid w:val="7A74BE1A"/>
    <w:rsid w:val="7B2235A1"/>
    <w:rsid w:val="7B26AD10"/>
    <w:rsid w:val="7BF77BD4"/>
    <w:rsid w:val="7C085181"/>
    <w:rsid w:val="7C4EF569"/>
    <w:rsid w:val="7C66248D"/>
    <w:rsid w:val="7D0AD539"/>
    <w:rsid w:val="7D158C45"/>
    <w:rsid w:val="7D33E21C"/>
    <w:rsid w:val="7D448300"/>
    <w:rsid w:val="7DAC27CF"/>
    <w:rsid w:val="7F7FDCCC"/>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7E251B0E-8A49-4563-A3EC-C74C5274F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E95"/>
    <w:pPr>
      <w:spacing w:after="180" w:line="300" w:lineRule="atLeast"/>
      <w:ind w:left="709"/>
      <w:jc w:val="both"/>
    </w:pPr>
    <w:rPr>
      <w:rFonts w:ascii="Verdana" w:eastAsia="Times New Roman" w:hAnsi="Verdana" w:cs="Times New Roman"/>
      <w:sz w:val="20"/>
      <w:szCs w:val="24"/>
      <w:lang w:eastAsia="en-GB"/>
    </w:rPr>
  </w:style>
  <w:style w:type="paragraph" w:styleId="Heading1">
    <w:name w:val="heading 1"/>
    <w:basedOn w:val="Normal"/>
    <w:next w:val="NormalIndent"/>
    <w:link w:val="Heading1Char"/>
    <w:qFormat/>
    <w:rsid w:val="003C31BF"/>
    <w:pPr>
      <w:keepNext/>
      <w:pageBreakBefore/>
      <w:numPr>
        <w:numId w:val="3"/>
      </w:numPr>
      <w:spacing w:before="240" w:after="480"/>
      <w:jc w:val="left"/>
      <w:outlineLvl w:val="0"/>
    </w:pPr>
    <w:rPr>
      <w:b/>
      <w:caps/>
      <w:color w:val="7F7F7F" w:themeColor="text1" w:themeTint="80"/>
      <w:sz w:val="24"/>
      <w:lang w:val="en-US" w:eastAsia="en-US"/>
    </w:rPr>
  </w:style>
  <w:style w:type="paragraph" w:styleId="Heading2">
    <w:name w:val="heading 2"/>
    <w:aliases w:val="Heading 2 Char1,Heading 2 Char Char"/>
    <w:basedOn w:val="Normal"/>
    <w:next w:val="NormalIndent"/>
    <w:link w:val="Heading2Char"/>
    <w:unhideWhenUsed/>
    <w:qFormat/>
    <w:rsid w:val="00B73EB7"/>
    <w:pPr>
      <w:keepNext/>
      <w:keepLines/>
      <w:numPr>
        <w:ilvl w:val="1"/>
        <w:numId w:val="3"/>
      </w:numPr>
      <w:outlineLvl w:val="1"/>
    </w:pPr>
    <w:rPr>
      <w:b/>
      <w:caps/>
    </w:rPr>
  </w:style>
  <w:style w:type="paragraph" w:styleId="Heading3">
    <w:name w:val="heading 3"/>
    <w:aliases w:val="Heading 3 Char1"/>
    <w:basedOn w:val="Normal"/>
    <w:next w:val="NormalIndent"/>
    <w:link w:val="Heading3Char"/>
    <w:unhideWhenUsed/>
    <w:qFormat/>
    <w:rsid w:val="00B73EB7"/>
    <w:pPr>
      <w:keepNext/>
      <w:keepLines/>
      <w:numPr>
        <w:ilvl w:val="2"/>
        <w:numId w:val="3"/>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ind w:left="0"/>
      <w:outlineLvl w:val="3"/>
    </w:pPr>
    <w:rPr>
      <w:i/>
    </w:rPr>
  </w:style>
  <w:style w:type="paragraph" w:styleId="Heading5">
    <w:name w:val="heading 5"/>
    <w:basedOn w:val="Normal"/>
    <w:next w:val="NormalIndent"/>
    <w:link w:val="Heading5Char"/>
    <w:unhideWhenUsed/>
    <w:qFormat/>
    <w:rsid w:val="009C16E0"/>
    <w:pPr>
      <w:keepNext/>
      <w:ind w:left="0"/>
      <w:outlineLvl w:val="4"/>
    </w:pPr>
    <w:rPr>
      <w:i/>
    </w:rPr>
  </w:style>
  <w:style w:type="paragraph" w:styleId="Heading6">
    <w:name w:val="heading 6"/>
    <w:basedOn w:val="Normal"/>
    <w:next w:val="NormalIndent"/>
    <w:link w:val="Heading6Char"/>
    <w:unhideWhenUsed/>
    <w:qFormat/>
    <w:rsid w:val="009C16E0"/>
    <w:pPr>
      <w:ind w:left="0"/>
      <w:outlineLvl w:val="5"/>
    </w:pPr>
    <w:rPr>
      <w:u w:val="single"/>
    </w:rPr>
  </w:style>
  <w:style w:type="paragraph" w:styleId="Heading7">
    <w:name w:val="heading 7"/>
    <w:basedOn w:val="Normal"/>
    <w:next w:val="NormalIndent"/>
    <w:link w:val="Heading7Char"/>
    <w:unhideWhenUsed/>
    <w:qFormat/>
    <w:rsid w:val="009C16E0"/>
    <w:pPr>
      <w:ind w:left="0"/>
      <w:outlineLvl w:val="6"/>
    </w:pPr>
    <w:rPr>
      <w:i/>
    </w:rPr>
  </w:style>
  <w:style w:type="paragraph" w:styleId="Heading8">
    <w:name w:val="heading 8"/>
    <w:basedOn w:val="Normal"/>
    <w:next w:val="Normal"/>
    <w:link w:val="Heading8Char"/>
    <w:unhideWhenUsed/>
    <w:qFormat/>
    <w:rsid w:val="009C16E0"/>
    <w:pPr>
      <w:spacing w:before="240" w:after="60"/>
      <w:ind w:left="0"/>
      <w:outlineLvl w:val="7"/>
    </w:pPr>
    <w:rPr>
      <w:i/>
    </w:rPr>
  </w:style>
  <w:style w:type="paragraph" w:styleId="Heading9">
    <w:name w:val="heading 9"/>
    <w:basedOn w:val="Normal"/>
    <w:next w:val="NormalIndent"/>
    <w:link w:val="Heading9Char"/>
    <w:unhideWhenUsed/>
    <w:qFormat/>
    <w:rsid w:val="009C16E0"/>
    <w:pPr>
      <w:ind w:left="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rPr>
      <w:sz w:val="22"/>
    </w:rPr>
  </w:style>
  <w:style w:type="character" w:customStyle="1" w:styleId="BodyTextChar">
    <w:name w:val="Body Text Char"/>
    <w:basedOn w:val="DefaultParagraphFont"/>
    <w:link w:val="BodyText"/>
    <w:rsid w:val="003240F5"/>
    <w:rPr>
      <w:rFonts w:ascii="Times New Roman" w:eastAsia="Times New Roman" w:hAnsi="Times New Roman" w:cs="Times New Roman"/>
      <w:szCs w:val="24"/>
      <w:lang w:eastAsia="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rsid w:val="003240F5"/>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4"/>
      <w:szCs w:val="24"/>
      <w:lang w:eastAsia="en-GB"/>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ind w:left="425"/>
    </w:pPr>
  </w:style>
  <w:style w:type="character" w:customStyle="1" w:styleId="Heading1Char">
    <w:name w:val="Heading 1 Char"/>
    <w:basedOn w:val="DefaultParagraphFont"/>
    <w:link w:val="Heading1"/>
    <w:rsid w:val="003C31BF"/>
    <w:rPr>
      <w:rFonts w:ascii="Verdana" w:eastAsia="Times New Roman" w:hAnsi="Verdana" w:cs="Times New Roman"/>
      <w:b/>
      <w:caps/>
      <w:color w:val="7F7F7F" w:themeColor="text1" w:themeTint="80"/>
      <w:sz w:val="24"/>
      <w:szCs w:val="24"/>
      <w:lang w:val="en-US"/>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2"/>
      </w:numPr>
      <w:spacing w:before="240" w:after="480" w:line="240" w:lineRule="auto"/>
      <w:jc w:val="left"/>
      <w:outlineLvl w:val="0"/>
    </w:pPr>
    <w:rPr>
      <w:rFonts w:cs="Arial"/>
      <w:b/>
      <w:bCs/>
      <w:caps/>
      <w:color w:val="808080"/>
    </w:rPr>
  </w:style>
  <w:style w:type="character" w:customStyle="1" w:styleId="TitleChar">
    <w:name w:val="Title Char"/>
    <w:basedOn w:val="DefaultParagraphFont"/>
    <w:link w:val="Title"/>
    <w:uiPriority w:val="10"/>
    <w:rsid w:val="009C16E0"/>
    <w:rPr>
      <w:rFonts w:ascii="Verdana" w:eastAsia="Times New Roman" w:hAnsi="Verdana" w:cs="Arial"/>
      <w:b/>
      <w:bCs/>
      <w:caps/>
      <w:color w:val="808080"/>
      <w:sz w:val="20"/>
      <w:szCs w:val="24"/>
      <w:lang w:eastAsia="en-GB"/>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rPr>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4"/>
      <w:lang w:eastAsia="en-GB"/>
    </w:rPr>
  </w:style>
  <w:style w:type="character" w:customStyle="1" w:styleId="Heading2Char">
    <w:name w:val="Heading 2 Char"/>
    <w:aliases w:val="Heading 2 Char1 Char,Heading 2 Char Char Char"/>
    <w:basedOn w:val="DefaultParagraphFont"/>
    <w:link w:val="Heading2"/>
    <w:rsid w:val="00B73EB7"/>
    <w:rPr>
      <w:rFonts w:ascii="Verdana" w:eastAsia="Times New Roman" w:hAnsi="Verdana" w:cs="Times New Roman"/>
      <w:b/>
      <w:caps/>
      <w:sz w:val="20"/>
      <w:szCs w:val="24"/>
      <w:lang w:eastAsia="en-GB"/>
    </w:rPr>
  </w:style>
  <w:style w:type="character" w:customStyle="1" w:styleId="Heading3Char">
    <w:name w:val="Heading 3 Char"/>
    <w:aliases w:val="Heading 3 Char1 Char"/>
    <w:basedOn w:val="DefaultParagraphFont"/>
    <w:link w:val="Heading3"/>
    <w:rsid w:val="00B73EB7"/>
    <w:rPr>
      <w:rFonts w:ascii="Verdana" w:eastAsia="Times New Roman" w:hAnsi="Verdana" w:cs="Times New Roman"/>
      <w:b/>
      <w:sz w:val="20"/>
      <w:szCs w:val="24"/>
      <w:lang w:eastAsia="en-GB"/>
    </w:rPr>
  </w:style>
  <w:style w:type="character" w:customStyle="1" w:styleId="Heading4Char">
    <w:name w:val="Heading 4 Char"/>
    <w:aliases w:val="Heading 4 Char1 Char,Heading 4 Char Char Char"/>
    <w:basedOn w:val="DefaultParagraphFont"/>
    <w:link w:val="Heading4"/>
    <w:rsid w:val="009C16E0"/>
    <w:rPr>
      <w:rFonts w:ascii="Verdana" w:eastAsia="Times New Roman" w:hAnsi="Verdana" w:cs="Times New Roman"/>
      <w:i/>
      <w:sz w:val="20"/>
      <w:szCs w:val="24"/>
      <w:lang w:eastAsia="en-GB"/>
    </w:rPr>
  </w:style>
  <w:style w:type="character" w:customStyle="1" w:styleId="Heading5Char">
    <w:name w:val="Heading 5 Char"/>
    <w:basedOn w:val="DefaultParagraphFont"/>
    <w:link w:val="Heading5"/>
    <w:rsid w:val="009C16E0"/>
    <w:rPr>
      <w:rFonts w:ascii="Verdana" w:eastAsia="Times New Roman" w:hAnsi="Verdana" w:cs="Times New Roman"/>
      <w:i/>
      <w:sz w:val="20"/>
      <w:szCs w:val="24"/>
      <w:lang w:eastAsia="en-GB"/>
    </w:rPr>
  </w:style>
  <w:style w:type="character" w:customStyle="1" w:styleId="Heading6Char">
    <w:name w:val="Heading 6 Char"/>
    <w:basedOn w:val="DefaultParagraphFont"/>
    <w:link w:val="Heading6"/>
    <w:rsid w:val="009C16E0"/>
    <w:rPr>
      <w:rFonts w:ascii="Times New Roman" w:eastAsia="Times New Roman" w:hAnsi="Times New Roman" w:cs="Times New Roman"/>
      <w:sz w:val="24"/>
      <w:szCs w:val="24"/>
      <w:u w:val="single"/>
      <w:lang w:eastAsia="en-GB"/>
    </w:rPr>
  </w:style>
  <w:style w:type="character" w:customStyle="1" w:styleId="Heading7Char">
    <w:name w:val="Heading 7 Char"/>
    <w:basedOn w:val="DefaultParagraphFont"/>
    <w:link w:val="Heading7"/>
    <w:rsid w:val="009C16E0"/>
    <w:rPr>
      <w:rFonts w:ascii="Times New Roman" w:eastAsia="Times New Roman" w:hAnsi="Times New Roman" w:cs="Times New Roman"/>
      <w:i/>
      <w:sz w:val="24"/>
      <w:szCs w:val="24"/>
      <w:lang w:eastAsia="en-GB"/>
    </w:rPr>
  </w:style>
  <w:style w:type="character" w:customStyle="1" w:styleId="Heading8Char">
    <w:name w:val="Heading 8 Char"/>
    <w:basedOn w:val="DefaultParagraphFont"/>
    <w:link w:val="Heading8"/>
    <w:rsid w:val="009C16E0"/>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9C16E0"/>
    <w:rPr>
      <w:rFonts w:ascii="Times New Roman" w:eastAsia="Times New Roman" w:hAnsi="Times New Roman" w:cs="Times New Roman"/>
      <w:i/>
      <w:sz w:val="24"/>
      <w:szCs w:val="24"/>
      <w:lang w:eastAsia="en-GB"/>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spacing w:before="120" w:after="0"/>
      <w:ind w:left="200"/>
      <w:jc w:val="left"/>
    </w:pPr>
    <w:rPr>
      <w:rFonts w:asciiTheme="minorHAnsi" w:hAnsiTheme="minorHAnsi" w:cstheme="minorHAnsi"/>
      <w:b/>
      <w:bCs/>
      <w:sz w:val="22"/>
      <w:szCs w:val="22"/>
    </w:rPr>
  </w:style>
  <w:style w:type="paragraph" w:styleId="TOC1">
    <w:name w:val="toc 1"/>
    <w:basedOn w:val="Normal"/>
    <w:next w:val="TOC2"/>
    <w:uiPriority w:val="39"/>
    <w:rsid w:val="008E502E"/>
    <w:pPr>
      <w:spacing w:before="120" w:after="0"/>
      <w:ind w:left="0"/>
      <w:jc w:val="left"/>
    </w:pPr>
    <w:rPr>
      <w:rFonts w:asciiTheme="minorHAnsi" w:hAnsiTheme="minorHAnsi" w:cstheme="minorHAnsi"/>
      <w:b/>
      <w:bCs/>
      <w:i/>
      <w:iCs/>
      <w:sz w:val="24"/>
    </w:rPr>
  </w:style>
  <w:style w:type="character" w:styleId="UnresolvedMention">
    <w:name w:val="Unresolved Mention"/>
    <w:basedOn w:val="DefaultParagraphFont"/>
    <w:uiPriority w:val="99"/>
    <w:semiHidden/>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pPr>
    <w:rPr>
      <w:i/>
      <w:iCs/>
      <w:color w:val="1F497D" w:themeColor="text2"/>
      <w:sz w:val="18"/>
      <w:szCs w:val="18"/>
    </w:rPr>
  </w:style>
  <w:style w:type="numbering" w:customStyle="1" w:styleId="StyleOutlinenumbered">
    <w:name w:val="Style Outline numbered"/>
    <w:basedOn w:val="NoList"/>
    <w:rsid w:val="002F1E00"/>
    <w:pPr>
      <w:numPr>
        <w:numId w:val="4"/>
      </w:numPr>
    </w:pPr>
  </w:style>
  <w:style w:type="numbering" w:customStyle="1" w:styleId="StyleBulleted">
    <w:name w:val="Style Bulleted"/>
    <w:basedOn w:val="NoList"/>
    <w:rsid w:val="009951B3"/>
    <w:pPr>
      <w:numPr>
        <w:numId w:val="5"/>
      </w:numPr>
    </w:pPr>
  </w:style>
  <w:style w:type="paragraph" w:customStyle="1" w:styleId="paragraph">
    <w:name w:val="paragraph"/>
    <w:basedOn w:val="Normal"/>
    <w:rsid w:val="0059411B"/>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customStyle="1" w:styleId="normaltextrun">
    <w:name w:val="normaltextrun"/>
    <w:basedOn w:val="DefaultParagraphFont"/>
    <w:rsid w:val="00C77371"/>
  </w:style>
  <w:style w:type="character" w:customStyle="1" w:styleId="scxw105689710">
    <w:name w:val="scxw105689710"/>
    <w:basedOn w:val="DefaultParagraphFont"/>
    <w:rsid w:val="00C77371"/>
  </w:style>
  <w:style w:type="character" w:customStyle="1" w:styleId="scxw145016270">
    <w:name w:val="scxw145016270"/>
    <w:basedOn w:val="DefaultParagraphFont"/>
    <w:rsid w:val="005F7CE3"/>
  </w:style>
  <w:style w:type="character" w:customStyle="1" w:styleId="tabchar">
    <w:name w:val="tabchar"/>
    <w:basedOn w:val="DefaultParagraphFont"/>
    <w:rsid w:val="00256E30"/>
  </w:style>
  <w:style w:type="paragraph" w:styleId="NoSpacing">
    <w:name w:val="No Spacing"/>
    <w:uiPriority w:val="1"/>
    <w:qFormat/>
    <w:rsid w:val="00862B77"/>
    <w:pPr>
      <w:spacing w:after="0" w:line="240" w:lineRule="auto"/>
      <w:ind w:left="709"/>
    </w:pPr>
    <w:rPr>
      <w:rFonts w:ascii="Verdana" w:eastAsia="Times New Roman" w:hAnsi="Verdana" w:cs="Times New Roman"/>
      <w:sz w:val="20"/>
      <w:szCs w:val="20"/>
      <w:lang w:val="en-US"/>
    </w:rPr>
  </w:style>
  <w:style w:type="table" w:styleId="TableGrid">
    <w:name w:val="Table Grid"/>
    <w:basedOn w:val="TableNormal"/>
    <w:uiPriority w:val="59"/>
    <w:rsid w:val="00862B7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E963C5"/>
    <w:pPr>
      <w:spacing w:before="100" w:beforeAutospacing="1" w:after="100" w:afterAutospacing="1"/>
    </w:pPr>
  </w:style>
  <w:style w:type="character" w:customStyle="1" w:styleId="cf01">
    <w:name w:val="cf01"/>
    <w:basedOn w:val="DefaultParagraphFont"/>
    <w:rsid w:val="00E963C5"/>
    <w:rPr>
      <w:rFonts w:ascii="Segoe UI" w:hAnsi="Segoe UI" w:cs="Segoe UI" w:hint="default"/>
      <w:sz w:val="18"/>
      <w:szCs w:val="18"/>
    </w:rPr>
  </w:style>
  <w:style w:type="character" w:styleId="FollowedHyperlink">
    <w:name w:val="FollowedHyperlink"/>
    <w:basedOn w:val="DefaultParagraphFont"/>
    <w:uiPriority w:val="99"/>
    <w:semiHidden/>
    <w:unhideWhenUsed/>
    <w:rsid w:val="00737CC0"/>
    <w:rPr>
      <w:color w:val="800080" w:themeColor="followedHyperlink"/>
      <w:u w:val="single"/>
    </w:rPr>
  </w:style>
  <w:style w:type="character" w:styleId="Mention">
    <w:name w:val="Mention"/>
    <w:basedOn w:val="DefaultParagraphFont"/>
    <w:uiPriority w:val="99"/>
    <w:unhideWhenUsed/>
    <w:rsid w:val="000B6089"/>
    <w:rPr>
      <w:color w:val="2B579A"/>
      <w:shd w:val="clear" w:color="auto" w:fill="E1DFDD"/>
    </w:rPr>
  </w:style>
  <w:style w:type="paragraph" w:styleId="Revision">
    <w:name w:val="Revision"/>
    <w:hidden/>
    <w:uiPriority w:val="99"/>
    <w:semiHidden/>
    <w:rsid w:val="00D46B75"/>
    <w:pPr>
      <w:spacing w:after="0" w:line="240" w:lineRule="auto"/>
    </w:pPr>
    <w:rPr>
      <w:rFonts w:ascii="Verdana" w:eastAsia="Times New Roman" w:hAnsi="Verdana" w:cs="Times New Roman"/>
      <w:sz w:val="20"/>
      <w:szCs w:val="20"/>
      <w:lang w:val="en-US"/>
    </w:rPr>
  </w:style>
  <w:style w:type="paragraph" w:styleId="TOCHeading">
    <w:name w:val="TOC Heading"/>
    <w:basedOn w:val="Heading1"/>
    <w:next w:val="Normal"/>
    <w:uiPriority w:val="39"/>
    <w:unhideWhenUsed/>
    <w:qFormat/>
    <w:rsid w:val="007D615C"/>
    <w:pPr>
      <w:keepLines/>
      <w:pageBreakBefore w:val="0"/>
      <w:numPr>
        <w:numId w:val="0"/>
      </w:numPr>
      <w:spacing w:before="480" w:after="0" w:line="276" w:lineRule="auto"/>
      <w:outlineLvl w:val="9"/>
    </w:pPr>
    <w:rPr>
      <w:rFonts w:asciiTheme="majorHAnsi" w:eastAsiaTheme="majorEastAsia" w:hAnsiTheme="majorHAnsi" w:cstheme="majorBidi"/>
      <w:bCs/>
      <w:caps w:val="0"/>
      <w:color w:val="365F91" w:themeColor="accent1" w:themeShade="BF"/>
      <w:sz w:val="28"/>
      <w:szCs w:val="28"/>
    </w:rPr>
  </w:style>
  <w:style w:type="paragraph" w:styleId="TOC3">
    <w:name w:val="toc 3"/>
    <w:basedOn w:val="Normal"/>
    <w:next w:val="Normal"/>
    <w:autoRedefine/>
    <w:uiPriority w:val="39"/>
    <w:unhideWhenUsed/>
    <w:rsid w:val="007D615C"/>
    <w:pPr>
      <w:spacing w:after="0"/>
      <w:ind w:left="400"/>
      <w:jc w:val="left"/>
    </w:pPr>
    <w:rPr>
      <w:rFonts w:asciiTheme="minorHAnsi" w:hAnsiTheme="minorHAnsi" w:cstheme="minorHAnsi"/>
      <w:szCs w:val="20"/>
    </w:rPr>
  </w:style>
  <w:style w:type="paragraph" w:styleId="TOC4">
    <w:name w:val="toc 4"/>
    <w:basedOn w:val="Normal"/>
    <w:next w:val="Normal"/>
    <w:autoRedefine/>
    <w:uiPriority w:val="39"/>
    <w:semiHidden/>
    <w:unhideWhenUsed/>
    <w:rsid w:val="007D615C"/>
    <w:pPr>
      <w:spacing w:after="0"/>
      <w:ind w:left="600"/>
      <w:jc w:val="left"/>
    </w:pPr>
    <w:rPr>
      <w:rFonts w:asciiTheme="minorHAnsi" w:hAnsiTheme="minorHAnsi" w:cstheme="minorHAnsi"/>
      <w:szCs w:val="20"/>
    </w:rPr>
  </w:style>
  <w:style w:type="paragraph" w:styleId="TOC5">
    <w:name w:val="toc 5"/>
    <w:basedOn w:val="Normal"/>
    <w:next w:val="Normal"/>
    <w:autoRedefine/>
    <w:uiPriority w:val="39"/>
    <w:semiHidden/>
    <w:unhideWhenUsed/>
    <w:rsid w:val="007D615C"/>
    <w:pPr>
      <w:spacing w:after="0"/>
      <w:ind w:left="800"/>
      <w:jc w:val="left"/>
    </w:pPr>
    <w:rPr>
      <w:rFonts w:asciiTheme="minorHAnsi" w:hAnsiTheme="minorHAnsi" w:cstheme="minorHAnsi"/>
      <w:szCs w:val="20"/>
    </w:rPr>
  </w:style>
  <w:style w:type="paragraph" w:styleId="TOC6">
    <w:name w:val="toc 6"/>
    <w:basedOn w:val="Normal"/>
    <w:next w:val="Normal"/>
    <w:autoRedefine/>
    <w:uiPriority w:val="39"/>
    <w:semiHidden/>
    <w:unhideWhenUsed/>
    <w:rsid w:val="007D615C"/>
    <w:pPr>
      <w:spacing w:after="0"/>
      <w:ind w:left="1000"/>
      <w:jc w:val="left"/>
    </w:pPr>
    <w:rPr>
      <w:rFonts w:asciiTheme="minorHAnsi" w:hAnsiTheme="minorHAnsi" w:cstheme="minorHAnsi"/>
      <w:szCs w:val="20"/>
    </w:rPr>
  </w:style>
  <w:style w:type="paragraph" w:styleId="TOC7">
    <w:name w:val="toc 7"/>
    <w:basedOn w:val="Normal"/>
    <w:next w:val="Normal"/>
    <w:autoRedefine/>
    <w:uiPriority w:val="39"/>
    <w:semiHidden/>
    <w:unhideWhenUsed/>
    <w:rsid w:val="007D615C"/>
    <w:pPr>
      <w:spacing w:after="0"/>
      <w:ind w:left="1200"/>
      <w:jc w:val="left"/>
    </w:pPr>
    <w:rPr>
      <w:rFonts w:asciiTheme="minorHAnsi" w:hAnsiTheme="minorHAnsi" w:cstheme="minorHAnsi"/>
      <w:szCs w:val="20"/>
    </w:rPr>
  </w:style>
  <w:style w:type="paragraph" w:styleId="TOC8">
    <w:name w:val="toc 8"/>
    <w:basedOn w:val="Normal"/>
    <w:next w:val="Normal"/>
    <w:autoRedefine/>
    <w:uiPriority w:val="39"/>
    <w:semiHidden/>
    <w:unhideWhenUsed/>
    <w:rsid w:val="007D615C"/>
    <w:pPr>
      <w:spacing w:after="0"/>
      <w:ind w:left="1400"/>
      <w:jc w:val="left"/>
    </w:pPr>
    <w:rPr>
      <w:rFonts w:asciiTheme="minorHAnsi" w:hAnsiTheme="minorHAnsi" w:cstheme="minorHAnsi"/>
      <w:szCs w:val="20"/>
    </w:rPr>
  </w:style>
  <w:style w:type="paragraph" w:styleId="TOC9">
    <w:name w:val="toc 9"/>
    <w:basedOn w:val="Normal"/>
    <w:next w:val="Normal"/>
    <w:autoRedefine/>
    <w:uiPriority w:val="39"/>
    <w:semiHidden/>
    <w:unhideWhenUsed/>
    <w:rsid w:val="007D615C"/>
    <w:pPr>
      <w:spacing w:after="0"/>
      <w:ind w:left="1600"/>
      <w:jc w:val="left"/>
    </w:pPr>
    <w:rPr>
      <w:rFonts w:asciiTheme="minorHAnsi" w:hAnsiTheme="minorHAnsi" w:cstheme="minorHAns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88221">
      <w:bodyDiv w:val="1"/>
      <w:marLeft w:val="0"/>
      <w:marRight w:val="0"/>
      <w:marTop w:val="0"/>
      <w:marBottom w:val="0"/>
      <w:divBdr>
        <w:top w:val="none" w:sz="0" w:space="0" w:color="auto"/>
        <w:left w:val="none" w:sz="0" w:space="0" w:color="auto"/>
        <w:bottom w:val="none" w:sz="0" w:space="0" w:color="auto"/>
        <w:right w:val="none" w:sz="0" w:space="0" w:color="auto"/>
      </w:divBdr>
    </w:div>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66482106">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405147482">
      <w:bodyDiv w:val="1"/>
      <w:marLeft w:val="0"/>
      <w:marRight w:val="0"/>
      <w:marTop w:val="0"/>
      <w:marBottom w:val="0"/>
      <w:divBdr>
        <w:top w:val="none" w:sz="0" w:space="0" w:color="auto"/>
        <w:left w:val="none" w:sz="0" w:space="0" w:color="auto"/>
        <w:bottom w:val="none" w:sz="0" w:space="0" w:color="auto"/>
        <w:right w:val="none" w:sz="0" w:space="0" w:color="auto"/>
      </w:divBdr>
      <w:divsChild>
        <w:div w:id="525602798">
          <w:marLeft w:val="274"/>
          <w:marRight w:val="0"/>
          <w:marTop w:val="0"/>
          <w:marBottom w:val="0"/>
          <w:divBdr>
            <w:top w:val="none" w:sz="0" w:space="0" w:color="auto"/>
            <w:left w:val="none" w:sz="0" w:space="0" w:color="auto"/>
            <w:bottom w:val="none" w:sz="0" w:space="0" w:color="auto"/>
            <w:right w:val="none" w:sz="0" w:space="0" w:color="auto"/>
          </w:divBdr>
        </w:div>
        <w:div w:id="637802234">
          <w:marLeft w:val="274"/>
          <w:marRight w:val="0"/>
          <w:marTop w:val="0"/>
          <w:marBottom w:val="0"/>
          <w:divBdr>
            <w:top w:val="none" w:sz="0" w:space="0" w:color="auto"/>
            <w:left w:val="none" w:sz="0" w:space="0" w:color="auto"/>
            <w:bottom w:val="none" w:sz="0" w:space="0" w:color="auto"/>
            <w:right w:val="none" w:sz="0" w:space="0" w:color="auto"/>
          </w:divBdr>
        </w:div>
        <w:div w:id="1341811206">
          <w:marLeft w:val="274"/>
          <w:marRight w:val="0"/>
          <w:marTop w:val="0"/>
          <w:marBottom w:val="0"/>
          <w:divBdr>
            <w:top w:val="none" w:sz="0" w:space="0" w:color="auto"/>
            <w:left w:val="none" w:sz="0" w:space="0" w:color="auto"/>
            <w:bottom w:val="none" w:sz="0" w:space="0" w:color="auto"/>
            <w:right w:val="none" w:sz="0" w:space="0" w:color="auto"/>
          </w:divBdr>
        </w:div>
        <w:div w:id="1945769672">
          <w:marLeft w:val="274"/>
          <w:marRight w:val="0"/>
          <w:marTop w:val="0"/>
          <w:marBottom w:val="0"/>
          <w:divBdr>
            <w:top w:val="none" w:sz="0" w:space="0" w:color="auto"/>
            <w:left w:val="none" w:sz="0" w:space="0" w:color="auto"/>
            <w:bottom w:val="none" w:sz="0" w:space="0" w:color="auto"/>
            <w:right w:val="none" w:sz="0" w:space="0" w:color="auto"/>
          </w:divBdr>
        </w:div>
      </w:divsChild>
    </w:div>
    <w:div w:id="523372744">
      <w:bodyDiv w:val="1"/>
      <w:marLeft w:val="0"/>
      <w:marRight w:val="0"/>
      <w:marTop w:val="0"/>
      <w:marBottom w:val="0"/>
      <w:divBdr>
        <w:top w:val="none" w:sz="0" w:space="0" w:color="auto"/>
        <w:left w:val="none" w:sz="0" w:space="0" w:color="auto"/>
        <w:bottom w:val="none" w:sz="0" w:space="0" w:color="auto"/>
        <w:right w:val="none" w:sz="0" w:space="0" w:color="auto"/>
      </w:divBdr>
    </w:div>
    <w:div w:id="569929972">
      <w:bodyDiv w:val="1"/>
      <w:marLeft w:val="0"/>
      <w:marRight w:val="0"/>
      <w:marTop w:val="0"/>
      <w:marBottom w:val="0"/>
      <w:divBdr>
        <w:top w:val="none" w:sz="0" w:space="0" w:color="auto"/>
        <w:left w:val="none" w:sz="0" w:space="0" w:color="auto"/>
        <w:bottom w:val="none" w:sz="0" w:space="0" w:color="auto"/>
        <w:right w:val="none" w:sz="0" w:space="0" w:color="auto"/>
      </w:divBdr>
      <w:divsChild>
        <w:div w:id="150298896">
          <w:marLeft w:val="0"/>
          <w:marRight w:val="0"/>
          <w:marTop w:val="0"/>
          <w:marBottom w:val="0"/>
          <w:divBdr>
            <w:top w:val="none" w:sz="0" w:space="0" w:color="auto"/>
            <w:left w:val="none" w:sz="0" w:space="0" w:color="auto"/>
            <w:bottom w:val="none" w:sz="0" w:space="0" w:color="auto"/>
            <w:right w:val="none" w:sz="0" w:space="0" w:color="auto"/>
          </w:divBdr>
        </w:div>
        <w:div w:id="971862258">
          <w:marLeft w:val="0"/>
          <w:marRight w:val="0"/>
          <w:marTop w:val="0"/>
          <w:marBottom w:val="0"/>
          <w:divBdr>
            <w:top w:val="none" w:sz="0" w:space="0" w:color="auto"/>
            <w:left w:val="none" w:sz="0" w:space="0" w:color="auto"/>
            <w:bottom w:val="none" w:sz="0" w:space="0" w:color="auto"/>
            <w:right w:val="none" w:sz="0" w:space="0" w:color="auto"/>
          </w:divBdr>
        </w:div>
        <w:div w:id="1160998830">
          <w:marLeft w:val="0"/>
          <w:marRight w:val="0"/>
          <w:marTop w:val="0"/>
          <w:marBottom w:val="0"/>
          <w:divBdr>
            <w:top w:val="none" w:sz="0" w:space="0" w:color="auto"/>
            <w:left w:val="none" w:sz="0" w:space="0" w:color="auto"/>
            <w:bottom w:val="none" w:sz="0" w:space="0" w:color="auto"/>
            <w:right w:val="none" w:sz="0" w:space="0" w:color="auto"/>
          </w:divBdr>
        </w:div>
      </w:divsChild>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611061227">
      <w:bodyDiv w:val="1"/>
      <w:marLeft w:val="0"/>
      <w:marRight w:val="0"/>
      <w:marTop w:val="0"/>
      <w:marBottom w:val="0"/>
      <w:divBdr>
        <w:top w:val="none" w:sz="0" w:space="0" w:color="auto"/>
        <w:left w:val="none" w:sz="0" w:space="0" w:color="auto"/>
        <w:bottom w:val="none" w:sz="0" w:space="0" w:color="auto"/>
        <w:right w:val="none" w:sz="0" w:space="0" w:color="auto"/>
      </w:divBdr>
      <w:divsChild>
        <w:div w:id="200094191">
          <w:marLeft w:val="0"/>
          <w:marRight w:val="0"/>
          <w:marTop w:val="0"/>
          <w:marBottom w:val="0"/>
          <w:divBdr>
            <w:top w:val="none" w:sz="0" w:space="0" w:color="auto"/>
            <w:left w:val="none" w:sz="0" w:space="0" w:color="auto"/>
            <w:bottom w:val="none" w:sz="0" w:space="0" w:color="auto"/>
            <w:right w:val="none" w:sz="0" w:space="0" w:color="auto"/>
          </w:divBdr>
          <w:divsChild>
            <w:div w:id="2026400225">
              <w:marLeft w:val="0"/>
              <w:marRight w:val="0"/>
              <w:marTop w:val="0"/>
              <w:marBottom w:val="0"/>
              <w:divBdr>
                <w:top w:val="none" w:sz="0" w:space="0" w:color="auto"/>
                <w:left w:val="none" w:sz="0" w:space="0" w:color="auto"/>
                <w:bottom w:val="none" w:sz="0" w:space="0" w:color="auto"/>
                <w:right w:val="none" w:sz="0" w:space="0" w:color="auto"/>
              </w:divBdr>
            </w:div>
          </w:divsChild>
        </w:div>
        <w:div w:id="212040984">
          <w:marLeft w:val="0"/>
          <w:marRight w:val="0"/>
          <w:marTop w:val="0"/>
          <w:marBottom w:val="0"/>
          <w:divBdr>
            <w:top w:val="none" w:sz="0" w:space="0" w:color="auto"/>
            <w:left w:val="none" w:sz="0" w:space="0" w:color="auto"/>
            <w:bottom w:val="none" w:sz="0" w:space="0" w:color="auto"/>
            <w:right w:val="none" w:sz="0" w:space="0" w:color="auto"/>
          </w:divBdr>
          <w:divsChild>
            <w:div w:id="834539379">
              <w:marLeft w:val="0"/>
              <w:marRight w:val="0"/>
              <w:marTop w:val="0"/>
              <w:marBottom w:val="0"/>
              <w:divBdr>
                <w:top w:val="none" w:sz="0" w:space="0" w:color="auto"/>
                <w:left w:val="none" w:sz="0" w:space="0" w:color="auto"/>
                <w:bottom w:val="none" w:sz="0" w:space="0" w:color="auto"/>
                <w:right w:val="none" w:sz="0" w:space="0" w:color="auto"/>
              </w:divBdr>
            </w:div>
            <w:div w:id="922764257">
              <w:marLeft w:val="0"/>
              <w:marRight w:val="0"/>
              <w:marTop w:val="0"/>
              <w:marBottom w:val="0"/>
              <w:divBdr>
                <w:top w:val="none" w:sz="0" w:space="0" w:color="auto"/>
                <w:left w:val="none" w:sz="0" w:space="0" w:color="auto"/>
                <w:bottom w:val="none" w:sz="0" w:space="0" w:color="auto"/>
                <w:right w:val="none" w:sz="0" w:space="0" w:color="auto"/>
              </w:divBdr>
            </w:div>
            <w:div w:id="12235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05776">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05701423">
      <w:bodyDiv w:val="1"/>
      <w:marLeft w:val="0"/>
      <w:marRight w:val="0"/>
      <w:marTop w:val="0"/>
      <w:marBottom w:val="0"/>
      <w:divBdr>
        <w:top w:val="none" w:sz="0" w:space="0" w:color="auto"/>
        <w:left w:val="none" w:sz="0" w:space="0" w:color="auto"/>
        <w:bottom w:val="none" w:sz="0" w:space="0" w:color="auto"/>
        <w:right w:val="none" w:sz="0" w:space="0" w:color="auto"/>
      </w:divBdr>
      <w:divsChild>
        <w:div w:id="15741093">
          <w:marLeft w:val="0"/>
          <w:marRight w:val="0"/>
          <w:marTop w:val="0"/>
          <w:marBottom w:val="0"/>
          <w:divBdr>
            <w:top w:val="none" w:sz="0" w:space="0" w:color="auto"/>
            <w:left w:val="none" w:sz="0" w:space="0" w:color="auto"/>
            <w:bottom w:val="none" w:sz="0" w:space="0" w:color="auto"/>
            <w:right w:val="none" w:sz="0" w:space="0" w:color="auto"/>
          </w:divBdr>
        </w:div>
        <w:div w:id="336275826">
          <w:marLeft w:val="0"/>
          <w:marRight w:val="0"/>
          <w:marTop w:val="0"/>
          <w:marBottom w:val="0"/>
          <w:divBdr>
            <w:top w:val="none" w:sz="0" w:space="0" w:color="auto"/>
            <w:left w:val="none" w:sz="0" w:space="0" w:color="auto"/>
            <w:bottom w:val="none" w:sz="0" w:space="0" w:color="auto"/>
            <w:right w:val="none" w:sz="0" w:space="0" w:color="auto"/>
          </w:divBdr>
        </w:div>
        <w:div w:id="383725124">
          <w:marLeft w:val="0"/>
          <w:marRight w:val="0"/>
          <w:marTop w:val="0"/>
          <w:marBottom w:val="0"/>
          <w:divBdr>
            <w:top w:val="none" w:sz="0" w:space="0" w:color="auto"/>
            <w:left w:val="none" w:sz="0" w:space="0" w:color="auto"/>
            <w:bottom w:val="none" w:sz="0" w:space="0" w:color="auto"/>
            <w:right w:val="none" w:sz="0" w:space="0" w:color="auto"/>
          </w:divBdr>
        </w:div>
        <w:div w:id="715548300">
          <w:marLeft w:val="0"/>
          <w:marRight w:val="0"/>
          <w:marTop w:val="0"/>
          <w:marBottom w:val="0"/>
          <w:divBdr>
            <w:top w:val="none" w:sz="0" w:space="0" w:color="auto"/>
            <w:left w:val="none" w:sz="0" w:space="0" w:color="auto"/>
            <w:bottom w:val="none" w:sz="0" w:space="0" w:color="auto"/>
            <w:right w:val="none" w:sz="0" w:space="0" w:color="auto"/>
          </w:divBdr>
        </w:div>
        <w:div w:id="968704649">
          <w:marLeft w:val="0"/>
          <w:marRight w:val="0"/>
          <w:marTop w:val="0"/>
          <w:marBottom w:val="0"/>
          <w:divBdr>
            <w:top w:val="none" w:sz="0" w:space="0" w:color="auto"/>
            <w:left w:val="none" w:sz="0" w:space="0" w:color="auto"/>
            <w:bottom w:val="none" w:sz="0" w:space="0" w:color="auto"/>
            <w:right w:val="none" w:sz="0" w:space="0" w:color="auto"/>
          </w:divBdr>
        </w:div>
        <w:div w:id="1313556498">
          <w:marLeft w:val="0"/>
          <w:marRight w:val="0"/>
          <w:marTop w:val="0"/>
          <w:marBottom w:val="0"/>
          <w:divBdr>
            <w:top w:val="none" w:sz="0" w:space="0" w:color="auto"/>
            <w:left w:val="none" w:sz="0" w:space="0" w:color="auto"/>
            <w:bottom w:val="none" w:sz="0" w:space="0" w:color="auto"/>
            <w:right w:val="none" w:sz="0" w:space="0" w:color="auto"/>
          </w:divBdr>
        </w:div>
        <w:div w:id="1749696069">
          <w:marLeft w:val="0"/>
          <w:marRight w:val="0"/>
          <w:marTop w:val="0"/>
          <w:marBottom w:val="0"/>
          <w:divBdr>
            <w:top w:val="none" w:sz="0" w:space="0" w:color="auto"/>
            <w:left w:val="none" w:sz="0" w:space="0" w:color="auto"/>
            <w:bottom w:val="none" w:sz="0" w:space="0" w:color="auto"/>
            <w:right w:val="none" w:sz="0" w:space="0" w:color="auto"/>
          </w:divBdr>
        </w:div>
        <w:div w:id="1807619064">
          <w:marLeft w:val="0"/>
          <w:marRight w:val="0"/>
          <w:marTop w:val="0"/>
          <w:marBottom w:val="0"/>
          <w:divBdr>
            <w:top w:val="none" w:sz="0" w:space="0" w:color="auto"/>
            <w:left w:val="none" w:sz="0" w:space="0" w:color="auto"/>
            <w:bottom w:val="none" w:sz="0" w:space="0" w:color="auto"/>
            <w:right w:val="none" w:sz="0" w:space="0" w:color="auto"/>
          </w:divBdr>
        </w:div>
        <w:div w:id="2084060811">
          <w:marLeft w:val="0"/>
          <w:marRight w:val="0"/>
          <w:marTop w:val="0"/>
          <w:marBottom w:val="0"/>
          <w:divBdr>
            <w:top w:val="none" w:sz="0" w:space="0" w:color="auto"/>
            <w:left w:val="none" w:sz="0" w:space="0" w:color="auto"/>
            <w:bottom w:val="none" w:sz="0" w:space="0" w:color="auto"/>
            <w:right w:val="none" w:sz="0" w:space="0" w:color="auto"/>
          </w:divBdr>
        </w:div>
      </w:divsChild>
    </w:div>
    <w:div w:id="818305535">
      <w:bodyDiv w:val="1"/>
      <w:marLeft w:val="0"/>
      <w:marRight w:val="0"/>
      <w:marTop w:val="0"/>
      <w:marBottom w:val="0"/>
      <w:divBdr>
        <w:top w:val="none" w:sz="0" w:space="0" w:color="auto"/>
        <w:left w:val="none" w:sz="0" w:space="0" w:color="auto"/>
        <w:bottom w:val="none" w:sz="0" w:space="0" w:color="auto"/>
        <w:right w:val="none" w:sz="0" w:space="0" w:color="auto"/>
      </w:divBdr>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822162534">
      <w:bodyDiv w:val="1"/>
      <w:marLeft w:val="0"/>
      <w:marRight w:val="0"/>
      <w:marTop w:val="0"/>
      <w:marBottom w:val="0"/>
      <w:divBdr>
        <w:top w:val="none" w:sz="0" w:space="0" w:color="auto"/>
        <w:left w:val="none" w:sz="0" w:space="0" w:color="auto"/>
        <w:bottom w:val="none" w:sz="0" w:space="0" w:color="auto"/>
        <w:right w:val="none" w:sz="0" w:space="0" w:color="auto"/>
      </w:divBdr>
    </w:div>
    <w:div w:id="850410678">
      <w:bodyDiv w:val="1"/>
      <w:marLeft w:val="0"/>
      <w:marRight w:val="0"/>
      <w:marTop w:val="0"/>
      <w:marBottom w:val="0"/>
      <w:divBdr>
        <w:top w:val="none" w:sz="0" w:space="0" w:color="auto"/>
        <w:left w:val="none" w:sz="0" w:space="0" w:color="auto"/>
        <w:bottom w:val="none" w:sz="0" w:space="0" w:color="auto"/>
        <w:right w:val="none" w:sz="0" w:space="0" w:color="auto"/>
      </w:divBdr>
      <w:divsChild>
        <w:div w:id="933515866">
          <w:marLeft w:val="0"/>
          <w:marRight w:val="0"/>
          <w:marTop w:val="0"/>
          <w:marBottom w:val="0"/>
          <w:divBdr>
            <w:top w:val="none" w:sz="0" w:space="0" w:color="auto"/>
            <w:left w:val="none" w:sz="0" w:space="0" w:color="auto"/>
            <w:bottom w:val="none" w:sz="0" w:space="0" w:color="auto"/>
            <w:right w:val="none" w:sz="0" w:space="0" w:color="auto"/>
          </w:divBdr>
          <w:divsChild>
            <w:div w:id="764150058">
              <w:marLeft w:val="-45"/>
              <w:marRight w:val="0"/>
              <w:marTop w:val="30"/>
              <w:marBottom w:val="30"/>
              <w:divBdr>
                <w:top w:val="none" w:sz="0" w:space="0" w:color="auto"/>
                <w:left w:val="none" w:sz="0" w:space="0" w:color="auto"/>
                <w:bottom w:val="none" w:sz="0" w:space="0" w:color="auto"/>
                <w:right w:val="none" w:sz="0" w:space="0" w:color="auto"/>
              </w:divBdr>
              <w:divsChild>
                <w:div w:id="9259281">
                  <w:marLeft w:val="0"/>
                  <w:marRight w:val="0"/>
                  <w:marTop w:val="0"/>
                  <w:marBottom w:val="0"/>
                  <w:divBdr>
                    <w:top w:val="none" w:sz="0" w:space="0" w:color="auto"/>
                    <w:left w:val="none" w:sz="0" w:space="0" w:color="auto"/>
                    <w:bottom w:val="none" w:sz="0" w:space="0" w:color="auto"/>
                    <w:right w:val="none" w:sz="0" w:space="0" w:color="auto"/>
                  </w:divBdr>
                  <w:divsChild>
                    <w:div w:id="948241175">
                      <w:marLeft w:val="0"/>
                      <w:marRight w:val="0"/>
                      <w:marTop w:val="0"/>
                      <w:marBottom w:val="0"/>
                      <w:divBdr>
                        <w:top w:val="none" w:sz="0" w:space="0" w:color="auto"/>
                        <w:left w:val="none" w:sz="0" w:space="0" w:color="auto"/>
                        <w:bottom w:val="none" w:sz="0" w:space="0" w:color="auto"/>
                        <w:right w:val="none" w:sz="0" w:space="0" w:color="auto"/>
                      </w:divBdr>
                    </w:div>
                  </w:divsChild>
                </w:div>
                <w:div w:id="134152607">
                  <w:marLeft w:val="0"/>
                  <w:marRight w:val="0"/>
                  <w:marTop w:val="0"/>
                  <w:marBottom w:val="0"/>
                  <w:divBdr>
                    <w:top w:val="none" w:sz="0" w:space="0" w:color="auto"/>
                    <w:left w:val="none" w:sz="0" w:space="0" w:color="auto"/>
                    <w:bottom w:val="none" w:sz="0" w:space="0" w:color="auto"/>
                    <w:right w:val="none" w:sz="0" w:space="0" w:color="auto"/>
                  </w:divBdr>
                  <w:divsChild>
                    <w:div w:id="547841712">
                      <w:marLeft w:val="0"/>
                      <w:marRight w:val="0"/>
                      <w:marTop w:val="0"/>
                      <w:marBottom w:val="0"/>
                      <w:divBdr>
                        <w:top w:val="none" w:sz="0" w:space="0" w:color="auto"/>
                        <w:left w:val="none" w:sz="0" w:space="0" w:color="auto"/>
                        <w:bottom w:val="none" w:sz="0" w:space="0" w:color="auto"/>
                        <w:right w:val="none" w:sz="0" w:space="0" w:color="auto"/>
                      </w:divBdr>
                    </w:div>
                  </w:divsChild>
                </w:div>
                <w:div w:id="240529056">
                  <w:marLeft w:val="0"/>
                  <w:marRight w:val="0"/>
                  <w:marTop w:val="0"/>
                  <w:marBottom w:val="0"/>
                  <w:divBdr>
                    <w:top w:val="none" w:sz="0" w:space="0" w:color="auto"/>
                    <w:left w:val="none" w:sz="0" w:space="0" w:color="auto"/>
                    <w:bottom w:val="none" w:sz="0" w:space="0" w:color="auto"/>
                    <w:right w:val="none" w:sz="0" w:space="0" w:color="auto"/>
                  </w:divBdr>
                  <w:divsChild>
                    <w:div w:id="1290361579">
                      <w:marLeft w:val="0"/>
                      <w:marRight w:val="0"/>
                      <w:marTop w:val="0"/>
                      <w:marBottom w:val="0"/>
                      <w:divBdr>
                        <w:top w:val="none" w:sz="0" w:space="0" w:color="auto"/>
                        <w:left w:val="none" w:sz="0" w:space="0" w:color="auto"/>
                        <w:bottom w:val="none" w:sz="0" w:space="0" w:color="auto"/>
                        <w:right w:val="none" w:sz="0" w:space="0" w:color="auto"/>
                      </w:divBdr>
                    </w:div>
                  </w:divsChild>
                </w:div>
                <w:div w:id="280576348">
                  <w:marLeft w:val="0"/>
                  <w:marRight w:val="0"/>
                  <w:marTop w:val="0"/>
                  <w:marBottom w:val="0"/>
                  <w:divBdr>
                    <w:top w:val="none" w:sz="0" w:space="0" w:color="auto"/>
                    <w:left w:val="none" w:sz="0" w:space="0" w:color="auto"/>
                    <w:bottom w:val="none" w:sz="0" w:space="0" w:color="auto"/>
                    <w:right w:val="none" w:sz="0" w:space="0" w:color="auto"/>
                  </w:divBdr>
                  <w:divsChild>
                    <w:div w:id="76875260">
                      <w:marLeft w:val="0"/>
                      <w:marRight w:val="0"/>
                      <w:marTop w:val="0"/>
                      <w:marBottom w:val="0"/>
                      <w:divBdr>
                        <w:top w:val="none" w:sz="0" w:space="0" w:color="auto"/>
                        <w:left w:val="none" w:sz="0" w:space="0" w:color="auto"/>
                        <w:bottom w:val="none" w:sz="0" w:space="0" w:color="auto"/>
                        <w:right w:val="none" w:sz="0" w:space="0" w:color="auto"/>
                      </w:divBdr>
                    </w:div>
                  </w:divsChild>
                </w:div>
                <w:div w:id="361173205">
                  <w:marLeft w:val="0"/>
                  <w:marRight w:val="0"/>
                  <w:marTop w:val="0"/>
                  <w:marBottom w:val="0"/>
                  <w:divBdr>
                    <w:top w:val="none" w:sz="0" w:space="0" w:color="auto"/>
                    <w:left w:val="none" w:sz="0" w:space="0" w:color="auto"/>
                    <w:bottom w:val="none" w:sz="0" w:space="0" w:color="auto"/>
                    <w:right w:val="none" w:sz="0" w:space="0" w:color="auto"/>
                  </w:divBdr>
                  <w:divsChild>
                    <w:div w:id="1550796822">
                      <w:marLeft w:val="0"/>
                      <w:marRight w:val="0"/>
                      <w:marTop w:val="0"/>
                      <w:marBottom w:val="0"/>
                      <w:divBdr>
                        <w:top w:val="none" w:sz="0" w:space="0" w:color="auto"/>
                        <w:left w:val="none" w:sz="0" w:space="0" w:color="auto"/>
                        <w:bottom w:val="none" w:sz="0" w:space="0" w:color="auto"/>
                        <w:right w:val="none" w:sz="0" w:space="0" w:color="auto"/>
                      </w:divBdr>
                    </w:div>
                  </w:divsChild>
                </w:div>
                <w:div w:id="406264194">
                  <w:marLeft w:val="0"/>
                  <w:marRight w:val="0"/>
                  <w:marTop w:val="0"/>
                  <w:marBottom w:val="0"/>
                  <w:divBdr>
                    <w:top w:val="none" w:sz="0" w:space="0" w:color="auto"/>
                    <w:left w:val="none" w:sz="0" w:space="0" w:color="auto"/>
                    <w:bottom w:val="none" w:sz="0" w:space="0" w:color="auto"/>
                    <w:right w:val="none" w:sz="0" w:space="0" w:color="auto"/>
                  </w:divBdr>
                  <w:divsChild>
                    <w:div w:id="1962835123">
                      <w:marLeft w:val="0"/>
                      <w:marRight w:val="0"/>
                      <w:marTop w:val="0"/>
                      <w:marBottom w:val="0"/>
                      <w:divBdr>
                        <w:top w:val="none" w:sz="0" w:space="0" w:color="auto"/>
                        <w:left w:val="none" w:sz="0" w:space="0" w:color="auto"/>
                        <w:bottom w:val="none" w:sz="0" w:space="0" w:color="auto"/>
                        <w:right w:val="none" w:sz="0" w:space="0" w:color="auto"/>
                      </w:divBdr>
                    </w:div>
                  </w:divsChild>
                </w:div>
                <w:div w:id="426657676">
                  <w:marLeft w:val="0"/>
                  <w:marRight w:val="0"/>
                  <w:marTop w:val="0"/>
                  <w:marBottom w:val="0"/>
                  <w:divBdr>
                    <w:top w:val="none" w:sz="0" w:space="0" w:color="auto"/>
                    <w:left w:val="none" w:sz="0" w:space="0" w:color="auto"/>
                    <w:bottom w:val="none" w:sz="0" w:space="0" w:color="auto"/>
                    <w:right w:val="none" w:sz="0" w:space="0" w:color="auto"/>
                  </w:divBdr>
                  <w:divsChild>
                    <w:div w:id="1162157332">
                      <w:marLeft w:val="0"/>
                      <w:marRight w:val="0"/>
                      <w:marTop w:val="0"/>
                      <w:marBottom w:val="0"/>
                      <w:divBdr>
                        <w:top w:val="none" w:sz="0" w:space="0" w:color="auto"/>
                        <w:left w:val="none" w:sz="0" w:space="0" w:color="auto"/>
                        <w:bottom w:val="none" w:sz="0" w:space="0" w:color="auto"/>
                        <w:right w:val="none" w:sz="0" w:space="0" w:color="auto"/>
                      </w:divBdr>
                    </w:div>
                  </w:divsChild>
                </w:div>
                <w:div w:id="528376201">
                  <w:marLeft w:val="0"/>
                  <w:marRight w:val="0"/>
                  <w:marTop w:val="0"/>
                  <w:marBottom w:val="0"/>
                  <w:divBdr>
                    <w:top w:val="none" w:sz="0" w:space="0" w:color="auto"/>
                    <w:left w:val="none" w:sz="0" w:space="0" w:color="auto"/>
                    <w:bottom w:val="none" w:sz="0" w:space="0" w:color="auto"/>
                    <w:right w:val="none" w:sz="0" w:space="0" w:color="auto"/>
                  </w:divBdr>
                  <w:divsChild>
                    <w:div w:id="166530120">
                      <w:marLeft w:val="0"/>
                      <w:marRight w:val="0"/>
                      <w:marTop w:val="0"/>
                      <w:marBottom w:val="0"/>
                      <w:divBdr>
                        <w:top w:val="none" w:sz="0" w:space="0" w:color="auto"/>
                        <w:left w:val="none" w:sz="0" w:space="0" w:color="auto"/>
                        <w:bottom w:val="none" w:sz="0" w:space="0" w:color="auto"/>
                        <w:right w:val="none" w:sz="0" w:space="0" w:color="auto"/>
                      </w:divBdr>
                    </w:div>
                  </w:divsChild>
                </w:div>
                <w:div w:id="606616795">
                  <w:marLeft w:val="0"/>
                  <w:marRight w:val="0"/>
                  <w:marTop w:val="0"/>
                  <w:marBottom w:val="0"/>
                  <w:divBdr>
                    <w:top w:val="none" w:sz="0" w:space="0" w:color="auto"/>
                    <w:left w:val="none" w:sz="0" w:space="0" w:color="auto"/>
                    <w:bottom w:val="none" w:sz="0" w:space="0" w:color="auto"/>
                    <w:right w:val="none" w:sz="0" w:space="0" w:color="auto"/>
                  </w:divBdr>
                  <w:divsChild>
                    <w:div w:id="1206792840">
                      <w:marLeft w:val="0"/>
                      <w:marRight w:val="0"/>
                      <w:marTop w:val="0"/>
                      <w:marBottom w:val="0"/>
                      <w:divBdr>
                        <w:top w:val="none" w:sz="0" w:space="0" w:color="auto"/>
                        <w:left w:val="none" w:sz="0" w:space="0" w:color="auto"/>
                        <w:bottom w:val="none" w:sz="0" w:space="0" w:color="auto"/>
                        <w:right w:val="none" w:sz="0" w:space="0" w:color="auto"/>
                      </w:divBdr>
                    </w:div>
                  </w:divsChild>
                </w:div>
                <w:div w:id="638149993">
                  <w:marLeft w:val="0"/>
                  <w:marRight w:val="0"/>
                  <w:marTop w:val="0"/>
                  <w:marBottom w:val="0"/>
                  <w:divBdr>
                    <w:top w:val="none" w:sz="0" w:space="0" w:color="auto"/>
                    <w:left w:val="none" w:sz="0" w:space="0" w:color="auto"/>
                    <w:bottom w:val="none" w:sz="0" w:space="0" w:color="auto"/>
                    <w:right w:val="none" w:sz="0" w:space="0" w:color="auto"/>
                  </w:divBdr>
                  <w:divsChild>
                    <w:div w:id="840579504">
                      <w:marLeft w:val="0"/>
                      <w:marRight w:val="0"/>
                      <w:marTop w:val="0"/>
                      <w:marBottom w:val="0"/>
                      <w:divBdr>
                        <w:top w:val="none" w:sz="0" w:space="0" w:color="auto"/>
                        <w:left w:val="none" w:sz="0" w:space="0" w:color="auto"/>
                        <w:bottom w:val="none" w:sz="0" w:space="0" w:color="auto"/>
                        <w:right w:val="none" w:sz="0" w:space="0" w:color="auto"/>
                      </w:divBdr>
                    </w:div>
                  </w:divsChild>
                </w:div>
                <w:div w:id="976178678">
                  <w:marLeft w:val="0"/>
                  <w:marRight w:val="0"/>
                  <w:marTop w:val="0"/>
                  <w:marBottom w:val="0"/>
                  <w:divBdr>
                    <w:top w:val="none" w:sz="0" w:space="0" w:color="auto"/>
                    <w:left w:val="none" w:sz="0" w:space="0" w:color="auto"/>
                    <w:bottom w:val="none" w:sz="0" w:space="0" w:color="auto"/>
                    <w:right w:val="none" w:sz="0" w:space="0" w:color="auto"/>
                  </w:divBdr>
                  <w:divsChild>
                    <w:div w:id="945619366">
                      <w:marLeft w:val="0"/>
                      <w:marRight w:val="0"/>
                      <w:marTop w:val="0"/>
                      <w:marBottom w:val="0"/>
                      <w:divBdr>
                        <w:top w:val="none" w:sz="0" w:space="0" w:color="auto"/>
                        <w:left w:val="none" w:sz="0" w:space="0" w:color="auto"/>
                        <w:bottom w:val="none" w:sz="0" w:space="0" w:color="auto"/>
                        <w:right w:val="none" w:sz="0" w:space="0" w:color="auto"/>
                      </w:divBdr>
                    </w:div>
                  </w:divsChild>
                </w:div>
                <w:div w:id="995963104">
                  <w:marLeft w:val="0"/>
                  <w:marRight w:val="0"/>
                  <w:marTop w:val="0"/>
                  <w:marBottom w:val="0"/>
                  <w:divBdr>
                    <w:top w:val="none" w:sz="0" w:space="0" w:color="auto"/>
                    <w:left w:val="none" w:sz="0" w:space="0" w:color="auto"/>
                    <w:bottom w:val="none" w:sz="0" w:space="0" w:color="auto"/>
                    <w:right w:val="none" w:sz="0" w:space="0" w:color="auto"/>
                  </w:divBdr>
                  <w:divsChild>
                    <w:div w:id="1005130007">
                      <w:marLeft w:val="0"/>
                      <w:marRight w:val="0"/>
                      <w:marTop w:val="0"/>
                      <w:marBottom w:val="0"/>
                      <w:divBdr>
                        <w:top w:val="none" w:sz="0" w:space="0" w:color="auto"/>
                        <w:left w:val="none" w:sz="0" w:space="0" w:color="auto"/>
                        <w:bottom w:val="none" w:sz="0" w:space="0" w:color="auto"/>
                        <w:right w:val="none" w:sz="0" w:space="0" w:color="auto"/>
                      </w:divBdr>
                    </w:div>
                  </w:divsChild>
                </w:div>
                <w:div w:id="1227646032">
                  <w:marLeft w:val="0"/>
                  <w:marRight w:val="0"/>
                  <w:marTop w:val="0"/>
                  <w:marBottom w:val="0"/>
                  <w:divBdr>
                    <w:top w:val="none" w:sz="0" w:space="0" w:color="auto"/>
                    <w:left w:val="none" w:sz="0" w:space="0" w:color="auto"/>
                    <w:bottom w:val="none" w:sz="0" w:space="0" w:color="auto"/>
                    <w:right w:val="none" w:sz="0" w:space="0" w:color="auto"/>
                  </w:divBdr>
                  <w:divsChild>
                    <w:div w:id="973486806">
                      <w:marLeft w:val="0"/>
                      <w:marRight w:val="0"/>
                      <w:marTop w:val="0"/>
                      <w:marBottom w:val="0"/>
                      <w:divBdr>
                        <w:top w:val="none" w:sz="0" w:space="0" w:color="auto"/>
                        <w:left w:val="none" w:sz="0" w:space="0" w:color="auto"/>
                        <w:bottom w:val="none" w:sz="0" w:space="0" w:color="auto"/>
                        <w:right w:val="none" w:sz="0" w:space="0" w:color="auto"/>
                      </w:divBdr>
                    </w:div>
                  </w:divsChild>
                </w:div>
                <w:div w:id="1322738580">
                  <w:marLeft w:val="0"/>
                  <w:marRight w:val="0"/>
                  <w:marTop w:val="0"/>
                  <w:marBottom w:val="0"/>
                  <w:divBdr>
                    <w:top w:val="none" w:sz="0" w:space="0" w:color="auto"/>
                    <w:left w:val="none" w:sz="0" w:space="0" w:color="auto"/>
                    <w:bottom w:val="none" w:sz="0" w:space="0" w:color="auto"/>
                    <w:right w:val="none" w:sz="0" w:space="0" w:color="auto"/>
                  </w:divBdr>
                  <w:divsChild>
                    <w:div w:id="2063483163">
                      <w:marLeft w:val="0"/>
                      <w:marRight w:val="0"/>
                      <w:marTop w:val="0"/>
                      <w:marBottom w:val="0"/>
                      <w:divBdr>
                        <w:top w:val="none" w:sz="0" w:space="0" w:color="auto"/>
                        <w:left w:val="none" w:sz="0" w:space="0" w:color="auto"/>
                        <w:bottom w:val="none" w:sz="0" w:space="0" w:color="auto"/>
                        <w:right w:val="none" w:sz="0" w:space="0" w:color="auto"/>
                      </w:divBdr>
                    </w:div>
                  </w:divsChild>
                </w:div>
                <w:div w:id="1335376501">
                  <w:marLeft w:val="0"/>
                  <w:marRight w:val="0"/>
                  <w:marTop w:val="0"/>
                  <w:marBottom w:val="0"/>
                  <w:divBdr>
                    <w:top w:val="none" w:sz="0" w:space="0" w:color="auto"/>
                    <w:left w:val="none" w:sz="0" w:space="0" w:color="auto"/>
                    <w:bottom w:val="none" w:sz="0" w:space="0" w:color="auto"/>
                    <w:right w:val="none" w:sz="0" w:space="0" w:color="auto"/>
                  </w:divBdr>
                  <w:divsChild>
                    <w:div w:id="1380129232">
                      <w:marLeft w:val="0"/>
                      <w:marRight w:val="0"/>
                      <w:marTop w:val="0"/>
                      <w:marBottom w:val="0"/>
                      <w:divBdr>
                        <w:top w:val="none" w:sz="0" w:space="0" w:color="auto"/>
                        <w:left w:val="none" w:sz="0" w:space="0" w:color="auto"/>
                        <w:bottom w:val="none" w:sz="0" w:space="0" w:color="auto"/>
                        <w:right w:val="none" w:sz="0" w:space="0" w:color="auto"/>
                      </w:divBdr>
                    </w:div>
                  </w:divsChild>
                </w:div>
                <w:div w:id="1488128901">
                  <w:marLeft w:val="0"/>
                  <w:marRight w:val="0"/>
                  <w:marTop w:val="0"/>
                  <w:marBottom w:val="0"/>
                  <w:divBdr>
                    <w:top w:val="none" w:sz="0" w:space="0" w:color="auto"/>
                    <w:left w:val="none" w:sz="0" w:space="0" w:color="auto"/>
                    <w:bottom w:val="none" w:sz="0" w:space="0" w:color="auto"/>
                    <w:right w:val="none" w:sz="0" w:space="0" w:color="auto"/>
                  </w:divBdr>
                  <w:divsChild>
                    <w:div w:id="416288648">
                      <w:marLeft w:val="0"/>
                      <w:marRight w:val="0"/>
                      <w:marTop w:val="0"/>
                      <w:marBottom w:val="0"/>
                      <w:divBdr>
                        <w:top w:val="none" w:sz="0" w:space="0" w:color="auto"/>
                        <w:left w:val="none" w:sz="0" w:space="0" w:color="auto"/>
                        <w:bottom w:val="none" w:sz="0" w:space="0" w:color="auto"/>
                        <w:right w:val="none" w:sz="0" w:space="0" w:color="auto"/>
                      </w:divBdr>
                    </w:div>
                  </w:divsChild>
                </w:div>
                <w:div w:id="1577857529">
                  <w:marLeft w:val="0"/>
                  <w:marRight w:val="0"/>
                  <w:marTop w:val="0"/>
                  <w:marBottom w:val="0"/>
                  <w:divBdr>
                    <w:top w:val="none" w:sz="0" w:space="0" w:color="auto"/>
                    <w:left w:val="none" w:sz="0" w:space="0" w:color="auto"/>
                    <w:bottom w:val="none" w:sz="0" w:space="0" w:color="auto"/>
                    <w:right w:val="none" w:sz="0" w:space="0" w:color="auto"/>
                  </w:divBdr>
                  <w:divsChild>
                    <w:div w:id="1854761780">
                      <w:marLeft w:val="0"/>
                      <w:marRight w:val="0"/>
                      <w:marTop w:val="0"/>
                      <w:marBottom w:val="0"/>
                      <w:divBdr>
                        <w:top w:val="none" w:sz="0" w:space="0" w:color="auto"/>
                        <w:left w:val="none" w:sz="0" w:space="0" w:color="auto"/>
                        <w:bottom w:val="none" w:sz="0" w:space="0" w:color="auto"/>
                        <w:right w:val="none" w:sz="0" w:space="0" w:color="auto"/>
                      </w:divBdr>
                    </w:div>
                  </w:divsChild>
                </w:div>
                <w:div w:id="1891264815">
                  <w:marLeft w:val="0"/>
                  <w:marRight w:val="0"/>
                  <w:marTop w:val="0"/>
                  <w:marBottom w:val="0"/>
                  <w:divBdr>
                    <w:top w:val="none" w:sz="0" w:space="0" w:color="auto"/>
                    <w:left w:val="none" w:sz="0" w:space="0" w:color="auto"/>
                    <w:bottom w:val="none" w:sz="0" w:space="0" w:color="auto"/>
                    <w:right w:val="none" w:sz="0" w:space="0" w:color="auto"/>
                  </w:divBdr>
                  <w:divsChild>
                    <w:div w:id="617028766">
                      <w:marLeft w:val="0"/>
                      <w:marRight w:val="0"/>
                      <w:marTop w:val="0"/>
                      <w:marBottom w:val="0"/>
                      <w:divBdr>
                        <w:top w:val="none" w:sz="0" w:space="0" w:color="auto"/>
                        <w:left w:val="none" w:sz="0" w:space="0" w:color="auto"/>
                        <w:bottom w:val="none" w:sz="0" w:space="0" w:color="auto"/>
                        <w:right w:val="none" w:sz="0" w:space="0" w:color="auto"/>
                      </w:divBdr>
                    </w:div>
                  </w:divsChild>
                </w:div>
                <w:div w:id="1913345884">
                  <w:marLeft w:val="0"/>
                  <w:marRight w:val="0"/>
                  <w:marTop w:val="0"/>
                  <w:marBottom w:val="0"/>
                  <w:divBdr>
                    <w:top w:val="none" w:sz="0" w:space="0" w:color="auto"/>
                    <w:left w:val="none" w:sz="0" w:space="0" w:color="auto"/>
                    <w:bottom w:val="none" w:sz="0" w:space="0" w:color="auto"/>
                    <w:right w:val="none" w:sz="0" w:space="0" w:color="auto"/>
                  </w:divBdr>
                  <w:divsChild>
                    <w:div w:id="85394208">
                      <w:marLeft w:val="0"/>
                      <w:marRight w:val="0"/>
                      <w:marTop w:val="0"/>
                      <w:marBottom w:val="0"/>
                      <w:divBdr>
                        <w:top w:val="none" w:sz="0" w:space="0" w:color="auto"/>
                        <w:left w:val="none" w:sz="0" w:space="0" w:color="auto"/>
                        <w:bottom w:val="none" w:sz="0" w:space="0" w:color="auto"/>
                        <w:right w:val="none" w:sz="0" w:space="0" w:color="auto"/>
                      </w:divBdr>
                    </w:div>
                  </w:divsChild>
                </w:div>
                <w:div w:id="2142923160">
                  <w:marLeft w:val="0"/>
                  <w:marRight w:val="0"/>
                  <w:marTop w:val="0"/>
                  <w:marBottom w:val="0"/>
                  <w:divBdr>
                    <w:top w:val="none" w:sz="0" w:space="0" w:color="auto"/>
                    <w:left w:val="none" w:sz="0" w:space="0" w:color="auto"/>
                    <w:bottom w:val="none" w:sz="0" w:space="0" w:color="auto"/>
                    <w:right w:val="none" w:sz="0" w:space="0" w:color="auto"/>
                  </w:divBdr>
                  <w:divsChild>
                    <w:div w:id="7008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994322">
          <w:marLeft w:val="0"/>
          <w:marRight w:val="0"/>
          <w:marTop w:val="0"/>
          <w:marBottom w:val="0"/>
          <w:divBdr>
            <w:top w:val="none" w:sz="0" w:space="0" w:color="auto"/>
            <w:left w:val="none" w:sz="0" w:space="0" w:color="auto"/>
            <w:bottom w:val="none" w:sz="0" w:space="0" w:color="auto"/>
            <w:right w:val="none" w:sz="0" w:space="0" w:color="auto"/>
          </w:divBdr>
        </w:div>
        <w:div w:id="1696468572">
          <w:marLeft w:val="0"/>
          <w:marRight w:val="0"/>
          <w:marTop w:val="0"/>
          <w:marBottom w:val="0"/>
          <w:divBdr>
            <w:top w:val="none" w:sz="0" w:space="0" w:color="auto"/>
            <w:left w:val="none" w:sz="0" w:space="0" w:color="auto"/>
            <w:bottom w:val="none" w:sz="0" w:space="0" w:color="auto"/>
            <w:right w:val="none" w:sz="0" w:space="0" w:color="auto"/>
          </w:divBdr>
        </w:div>
        <w:div w:id="1749033684">
          <w:marLeft w:val="0"/>
          <w:marRight w:val="0"/>
          <w:marTop w:val="0"/>
          <w:marBottom w:val="0"/>
          <w:divBdr>
            <w:top w:val="none" w:sz="0" w:space="0" w:color="auto"/>
            <w:left w:val="none" w:sz="0" w:space="0" w:color="auto"/>
            <w:bottom w:val="none" w:sz="0" w:space="0" w:color="auto"/>
            <w:right w:val="none" w:sz="0" w:space="0" w:color="auto"/>
          </w:divBdr>
        </w:div>
        <w:div w:id="1931815878">
          <w:marLeft w:val="0"/>
          <w:marRight w:val="0"/>
          <w:marTop w:val="0"/>
          <w:marBottom w:val="0"/>
          <w:divBdr>
            <w:top w:val="none" w:sz="0" w:space="0" w:color="auto"/>
            <w:left w:val="none" w:sz="0" w:space="0" w:color="auto"/>
            <w:bottom w:val="none" w:sz="0" w:space="0" w:color="auto"/>
            <w:right w:val="none" w:sz="0" w:space="0" w:color="auto"/>
          </w:divBdr>
        </w:div>
      </w:divsChild>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8155560">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844274160">
      <w:bodyDiv w:val="1"/>
      <w:marLeft w:val="0"/>
      <w:marRight w:val="0"/>
      <w:marTop w:val="0"/>
      <w:marBottom w:val="0"/>
      <w:divBdr>
        <w:top w:val="none" w:sz="0" w:space="0" w:color="auto"/>
        <w:left w:val="none" w:sz="0" w:space="0" w:color="auto"/>
        <w:bottom w:val="none" w:sz="0" w:space="0" w:color="auto"/>
        <w:right w:val="none" w:sz="0" w:space="0" w:color="auto"/>
      </w:divBdr>
      <w:divsChild>
        <w:div w:id="294019633">
          <w:marLeft w:val="0"/>
          <w:marRight w:val="0"/>
          <w:marTop w:val="0"/>
          <w:marBottom w:val="0"/>
          <w:divBdr>
            <w:top w:val="none" w:sz="0" w:space="0" w:color="auto"/>
            <w:left w:val="none" w:sz="0" w:space="0" w:color="auto"/>
            <w:bottom w:val="none" w:sz="0" w:space="0" w:color="auto"/>
            <w:right w:val="none" w:sz="0" w:space="0" w:color="auto"/>
          </w:divBdr>
        </w:div>
        <w:div w:id="475151177">
          <w:marLeft w:val="0"/>
          <w:marRight w:val="0"/>
          <w:marTop w:val="0"/>
          <w:marBottom w:val="0"/>
          <w:divBdr>
            <w:top w:val="none" w:sz="0" w:space="0" w:color="auto"/>
            <w:left w:val="none" w:sz="0" w:space="0" w:color="auto"/>
            <w:bottom w:val="none" w:sz="0" w:space="0" w:color="auto"/>
            <w:right w:val="none" w:sz="0" w:space="0" w:color="auto"/>
          </w:divBdr>
        </w:div>
        <w:div w:id="481969227">
          <w:marLeft w:val="0"/>
          <w:marRight w:val="0"/>
          <w:marTop w:val="0"/>
          <w:marBottom w:val="0"/>
          <w:divBdr>
            <w:top w:val="none" w:sz="0" w:space="0" w:color="auto"/>
            <w:left w:val="none" w:sz="0" w:space="0" w:color="auto"/>
            <w:bottom w:val="none" w:sz="0" w:space="0" w:color="auto"/>
            <w:right w:val="none" w:sz="0" w:space="0" w:color="auto"/>
          </w:divBdr>
        </w:div>
        <w:div w:id="1517620388">
          <w:marLeft w:val="0"/>
          <w:marRight w:val="0"/>
          <w:marTop w:val="0"/>
          <w:marBottom w:val="0"/>
          <w:divBdr>
            <w:top w:val="none" w:sz="0" w:space="0" w:color="auto"/>
            <w:left w:val="none" w:sz="0" w:space="0" w:color="auto"/>
            <w:bottom w:val="none" w:sz="0" w:space="0" w:color="auto"/>
            <w:right w:val="none" w:sz="0" w:space="0" w:color="auto"/>
          </w:divBdr>
        </w:div>
      </w:divsChild>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TaxCatchAll xmlns="1ffbd5dc-7a64-4097-8396-87f6c90b212f">
      <Value>5</Value>
      <Value>15</Value>
      <Value>7</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EIMS Africa</TermName>
          <TermId xmlns="http://schemas.microsoft.com/office/infopath/2007/PartnerControls">66f4f51f-5fef-42d3-a89d-2dbfc49bea79</TermId>
        </TermInfo>
      </Terms>
    </ica44df5449d49f98766f83f0bd254a7>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2.xml><?xml version="1.0" encoding="utf-8"?>
<ds:datastoreItem xmlns:ds="http://schemas.openxmlformats.org/officeDocument/2006/customXml" ds:itemID="{F1B1ED6E-F539-48C1-932A-A84BD113359A}">
  <ds:schemaRefs>
    <ds:schemaRef ds:uri="Microsoft.SharePoint.Taxonomy.ContentTypeSync"/>
  </ds:schemaRefs>
</ds:datastoreItem>
</file>

<file path=customXml/itemProps3.xml><?xml version="1.0" encoding="utf-8"?>
<ds:datastoreItem xmlns:ds="http://schemas.openxmlformats.org/officeDocument/2006/customXml" ds:itemID="{BA3E9CE0-72C1-4168-A25A-B4A0B5B2D1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customXml/itemProps5.xml><?xml version="1.0" encoding="utf-8"?>
<ds:datastoreItem xmlns:ds="http://schemas.openxmlformats.org/officeDocument/2006/customXml" ds:itemID="{F90D8B32-CD42-46F9-BA31-219C37AA23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C:\Documents\BA Sessions\Project Documentation\Statement of Work - New Client Project - US Template - Copy.dotx</Template>
  <TotalTime>2</TotalTime>
  <Pages>12</Pages>
  <Words>1961</Words>
  <Characters>10513</Characters>
  <Application>Microsoft Office Word</Application>
  <DocSecurity>0</DocSecurity>
  <Lines>339</Lines>
  <Paragraphs>265</Paragraphs>
  <ScaleCrop>false</ScaleCrop>
  <HeadingPairs>
    <vt:vector size="2" baseType="variant">
      <vt:variant>
        <vt:lpstr>Title</vt:lpstr>
      </vt:variant>
      <vt:variant>
        <vt:i4>1</vt:i4>
      </vt:variant>
    </vt:vector>
  </HeadingPairs>
  <TitlesOfParts>
    <vt:vector size="1" baseType="lpstr">
      <vt:lpstr>Project Name</vt:lpstr>
    </vt:vector>
  </TitlesOfParts>
  <Manager/>
  <Company/>
  <LinksUpToDate>false</LinksUpToDate>
  <CharactersWithSpaces>12209</CharactersWithSpaces>
  <SharedDoc>false</SharedDoc>
  <HyperlinkBase/>
  <HLinks>
    <vt:vector size="90" baseType="variant">
      <vt:variant>
        <vt:i4>5767250</vt:i4>
      </vt:variant>
      <vt:variant>
        <vt:i4>114</vt:i4>
      </vt:variant>
      <vt:variant>
        <vt:i4>0</vt:i4>
      </vt:variant>
      <vt:variant>
        <vt:i4>5</vt:i4>
      </vt:variant>
      <vt:variant>
        <vt:lpwstr/>
      </vt:variant>
      <vt:variant>
        <vt:lpwstr>_Delivery_Approach</vt:lpwstr>
      </vt:variant>
      <vt:variant>
        <vt:i4>6553726</vt:i4>
      </vt:variant>
      <vt:variant>
        <vt:i4>105</vt:i4>
      </vt:variant>
      <vt:variant>
        <vt:i4>0</vt:i4>
      </vt:variant>
      <vt:variant>
        <vt:i4>5</vt:i4>
      </vt:variant>
      <vt:variant>
        <vt:lpwstr/>
      </vt:variant>
      <vt:variant>
        <vt:lpwstr>_Project_Objectives</vt:lpwstr>
      </vt:variant>
      <vt:variant>
        <vt:i4>2031665</vt:i4>
      </vt:variant>
      <vt:variant>
        <vt:i4>89</vt:i4>
      </vt:variant>
      <vt:variant>
        <vt:i4>0</vt:i4>
      </vt:variant>
      <vt:variant>
        <vt:i4>5</vt:i4>
      </vt:variant>
      <vt:variant>
        <vt:lpwstr/>
      </vt:variant>
      <vt:variant>
        <vt:lpwstr>_Toc158299168</vt:lpwstr>
      </vt:variant>
      <vt:variant>
        <vt:i4>2031665</vt:i4>
      </vt:variant>
      <vt:variant>
        <vt:i4>83</vt:i4>
      </vt:variant>
      <vt:variant>
        <vt:i4>0</vt:i4>
      </vt:variant>
      <vt:variant>
        <vt:i4>5</vt:i4>
      </vt:variant>
      <vt:variant>
        <vt:lpwstr/>
      </vt:variant>
      <vt:variant>
        <vt:lpwstr>_Toc158299167</vt:lpwstr>
      </vt:variant>
      <vt:variant>
        <vt:i4>2031665</vt:i4>
      </vt:variant>
      <vt:variant>
        <vt:i4>77</vt:i4>
      </vt:variant>
      <vt:variant>
        <vt:i4>0</vt:i4>
      </vt:variant>
      <vt:variant>
        <vt:i4>5</vt:i4>
      </vt:variant>
      <vt:variant>
        <vt:lpwstr/>
      </vt:variant>
      <vt:variant>
        <vt:lpwstr>_Toc158299166</vt:lpwstr>
      </vt:variant>
      <vt:variant>
        <vt:i4>2031665</vt:i4>
      </vt:variant>
      <vt:variant>
        <vt:i4>71</vt:i4>
      </vt:variant>
      <vt:variant>
        <vt:i4>0</vt:i4>
      </vt:variant>
      <vt:variant>
        <vt:i4>5</vt:i4>
      </vt:variant>
      <vt:variant>
        <vt:lpwstr/>
      </vt:variant>
      <vt:variant>
        <vt:lpwstr>_Toc158299165</vt:lpwstr>
      </vt:variant>
      <vt:variant>
        <vt:i4>2031665</vt:i4>
      </vt:variant>
      <vt:variant>
        <vt:i4>65</vt:i4>
      </vt:variant>
      <vt:variant>
        <vt:i4>0</vt:i4>
      </vt:variant>
      <vt:variant>
        <vt:i4>5</vt:i4>
      </vt:variant>
      <vt:variant>
        <vt:lpwstr/>
      </vt:variant>
      <vt:variant>
        <vt:lpwstr>_Toc158299164</vt:lpwstr>
      </vt:variant>
      <vt:variant>
        <vt:i4>2031665</vt:i4>
      </vt:variant>
      <vt:variant>
        <vt:i4>59</vt:i4>
      </vt:variant>
      <vt:variant>
        <vt:i4>0</vt:i4>
      </vt:variant>
      <vt:variant>
        <vt:i4>5</vt:i4>
      </vt:variant>
      <vt:variant>
        <vt:lpwstr/>
      </vt:variant>
      <vt:variant>
        <vt:lpwstr>_Toc158299163</vt:lpwstr>
      </vt:variant>
      <vt:variant>
        <vt:i4>2031665</vt:i4>
      </vt:variant>
      <vt:variant>
        <vt:i4>53</vt:i4>
      </vt:variant>
      <vt:variant>
        <vt:i4>0</vt:i4>
      </vt:variant>
      <vt:variant>
        <vt:i4>5</vt:i4>
      </vt:variant>
      <vt:variant>
        <vt:lpwstr/>
      </vt:variant>
      <vt:variant>
        <vt:lpwstr>_Toc158299162</vt:lpwstr>
      </vt:variant>
      <vt:variant>
        <vt:i4>2031665</vt:i4>
      </vt:variant>
      <vt:variant>
        <vt:i4>47</vt:i4>
      </vt:variant>
      <vt:variant>
        <vt:i4>0</vt:i4>
      </vt:variant>
      <vt:variant>
        <vt:i4>5</vt:i4>
      </vt:variant>
      <vt:variant>
        <vt:lpwstr/>
      </vt:variant>
      <vt:variant>
        <vt:lpwstr>_Toc158299161</vt:lpwstr>
      </vt:variant>
      <vt:variant>
        <vt:i4>2031665</vt:i4>
      </vt:variant>
      <vt:variant>
        <vt:i4>41</vt:i4>
      </vt:variant>
      <vt:variant>
        <vt:i4>0</vt:i4>
      </vt:variant>
      <vt:variant>
        <vt:i4>5</vt:i4>
      </vt:variant>
      <vt:variant>
        <vt:lpwstr/>
      </vt:variant>
      <vt:variant>
        <vt:lpwstr>_Toc158299160</vt:lpwstr>
      </vt:variant>
      <vt:variant>
        <vt:i4>1835057</vt:i4>
      </vt:variant>
      <vt:variant>
        <vt:i4>35</vt:i4>
      </vt:variant>
      <vt:variant>
        <vt:i4>0</vt:i4>
      </vt:variant>
      <vt:variant>
        <vt:i4>5</vt:i4>
      </vt:variant>
      <vt:variant>
        <vt:lpwstr/>
      </vt:variant>
      <vt:variant>
        <vt:lpwstr>_Toc158299159</vt:lpwstr>
      </vt:variant>
      <vt:variant>
        <vt:i4>1835057</vt:i4>
      </vt:variant>
      <vt:variant>
        <vt:i4>29</vt:i4>
      </vt:variant>
      <vt:variant>
        <vt:i4>0</vt:i4>
      </vt:variant>
      <vt:variant>
        <vt:i4>5</vt:i4>
      </vt:variant>
      <vt:variant>
        <vt:lpwstr/>
      </vt:variant>
      <vt:variant>
        <vt:lpwstr>_Toc158299158</vt:lpwstr>
      </vt:variant>
      <vt:variant>
        <vt:i4>1835057</vt:i4>
      </vt:variant>
      <vt:variant>
        <vt:i4>23</vt:i4>
      </vt:variant>
      <vt:variant>
        <vt:i4>0</vt:i4>
      </vt:variant>
      <vt:variant>
        <vt:i4>5</vt:i4>
      </vt:variant>
      <vt:variant>
        <vt:lpwstr/>
      </vt:variant>
      <vt:variant>
        <vt:lpwstr>_Toc158299157</vt:lpwstr>
      </vt:variant>
      <vt:variant>
        <vt:i4>1835057</vt:i4>
      </vt:variant>
      <vt:variant>
        <vt:i4>17</vt:i4>
      </vt:variant>
      <vt:variant>
        <vt:i4>0</vt:i4>
      </vt:variant>
      <vt:variant>
        <vt:i4>5</vt:i4>
      </vt:variant>
      <vt:variant>
        <vt:lpwstr/>
      </vt:variant>
      <vt:variant>
        <vt:lpwstr>_Toc158299156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Grainger Website Integration</dc:title>
  <dc:subject>Statement of Work</dc:subject>
  <dc:creator>Nikki Papenfus</dc:creator>
  <cp:keywords>tag</cp:keywords>
  <dc:description/>
  <cp:lastModifiedBy>Sam Duncan</cp:lastModifiedBy>
  <cp:revision>6</cp:revision>
  <cp:lastPrinted>2024-02-08T23:43:00Z</cp:lastPrinted>
  <dcterms:created xsi:type="dcterms:W3CDTF">2024-02-08T23:43:00Z</dcterms:created>
  <dcterms:modified xsi:type="dcterms:W3CDTF">2025-06-18T09:34:00Z</dcterms:modified>
  <cp:category>Grainger PLC</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Order">
    <vt:i4>30600</vt:i4>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Division">
    <vt:lpwstr>5;#Enterprise Solutions|08c57b01-67e8-4a4f-abc6-ffb3392ace7f</vt:lpwstr>
  </property>
  <property fmtid="{D5CDD505-2E9C-101B-9397-08002B2CF9AE}" pid="12" name="Client">
    <vt:lpwstr>15;#EIMS Africa|66f4f51f-5fef-42d3-a89d-2dbfc49bea79</vt:lpwstr>
  </property>
  <property fmtid="{D5CDD505-2E9C-101B-9397-08002B2CF9AE}" pid="13" name="Client Project">
    <vt:lpwstr/>
  </property>
  <property fmtid="{D5CDD505-2E9C-101B-9397-08002B2CF9AE}" pid="14" name="SharedWithUsers">
    <vt:lpwstr>12;#Melusi Mlalazi;#21;#Nikki Papenfus;#20;#Sam Duncan;#77;#Hloni Nhlapo;#19;#Shaun Barrett</vt:lpwstr>
  </property>
  <property fmtid="{D5CDD505-2E9C-101B-9397-08002B2CF9AE}" pid="15" name="Project Document Type">
    <vt:lpwstr>7;#Statement of Work|663a27ba-e1d1-4364-a6ee-258ecc7e1910</vt:lpwstr>
  </property>
  <property fmtid="{D5CDD505-2E9C-101B-9397-08002B2CF9AE}" pid="16" name="Project_x0020_Document_x0020_Type">
    <vt:lpwstr>7;#Statement of Work|663a27ba-e1d1-4364-a6ee-258ecc7e1910</vt:lpwstr>
  </property>
  <property fmtid="{D5CDD505-2E9C-101B-9397-08002B2CF9AE}" pid="17" name="Client_x0020_Project">
    <vt:lpwstr/>
  </property>
</Properties>
</file>