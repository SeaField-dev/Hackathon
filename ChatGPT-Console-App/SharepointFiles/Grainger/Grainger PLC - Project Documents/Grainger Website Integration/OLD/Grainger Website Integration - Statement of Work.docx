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00996F6E" w:rsidP="00977AEF" w:rsidRDefault="00996F6E" w14:paraId="56D43C25" w14:textId="6CEE6965">
      <w:pPr>
        <w:pStyle w:val="NormalIndent"/>
        <w:rPr>
          <w:noProof/>
        </w:rPr>
      </w:pPr>
    </w:p>
    <w:p w:rsidR="00011C72" w:rsidP="00977AEF" w:rsidRDefault="00011C72" w14:paraId="114E30BE" w14:textId="77777777">
      <w:pPr>
        <w:pStyle w:val="NormalIndent"/>
        <w:rPr>
          <w:noProof/>
        </w:rPr>
      </w:pPr>
    </w:p>
    <w:p w:rsidR="00996F6E" w:rsidP="00977AEF" w:rsidRDefault="00996F6E" w14:paraId="271436C1" w14:textId="77777777">
      <w:pPr>
        <w:pStyle w:val="NormalIndent"/>
        <w:rPr>
          <w:noProof/>
        </w:rPr>
      </w:pPr>
    </w:p>
    <w:p w:rsidR="00996F6E" w:rsidP="00977AEF" w:rsidRDefault="00996F6E" w14:paraId="4D853F63" w14:textId="77777777">
      <w:pPr>
        <w:pStyle w:val="NormalIndent"/>
        <w:rPr>
          <w:noProof/>
        </w:rPr>
      </w:pPr>
    </w:p>
    <w:p w:rsidR="00996F6E" w:rsidP="00977AEF" w:rsidRDefault="00996F6E" w14:paraId="0BDD986D" w14:textId="77777777">
      <w:pPr>
        <w:pStyle w:val="NormalIndent"/>
        <w:rPr>
          <w:noProof/>
        </w:rPr>
      </w:pPr>
    </w:p>
    <w:p w:rsidR="002E1380" w:rsidP="00977AEF" w:rsidRDefault="002E1380" w14:paraId="4F2D50CF" w14:textId="77777777">
      <w:pPr>
        <w:pStyle w:val="NormalIndent"/>
        <w:rPr>
          <w:noProof/>
        </w:rPr>
      </w:pPr>
    </w:p>
    <w:p w:rsidR="002E1380" w:rsidP="00977AEF" w:rsidRDefault="002E1380" w14:paraId="1881EC6B" w14:textId="77777777">
      <w:pPr>
        <w:pStyle w:val="NormalIndent"/>
        <w:rPr>
          <w:noProof/>
        </w:rPr>
      </w:pPr>
    </w:p>
    <w:p w:rsidRPr="00DD35B3" w:rsidR="002E1380" w:rsidP="00DD35B3" w:rsidRDefault="002E1380" w14:paraId="4B5788D5" w14:textId="40CFCD8A">
      <w:pPr>
        <w:pStyle w:val="NormalIndent"/>
        <w:spacing w:after="0"/>
        <w:rPr>
          <w:rFonts w:cs="Arial"/>
          <w:noProof/>
          <w:color w:val="7F7F7F" w:themeColor="text1" w:themeTint="80"/>
          <w:sz w:val="44"/>
        </w:rPr>
      </w:pPr>
      <w:r w:rsidRPr="00DD35B3">
        <w:rPr>
          <w:rFonts w:cs="Arial"/>
          <w:noProof/>
          <w:color w:val="7F7F7F" w:themeColor="text1" w:themeTint="80"/>
          <w:sz w:val="44"/>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rPr>
        <w:fldChar w:fldCharType="separate"/>
      </w:r>
      <w:r w:rsidR="00512F10">
        <w:rPr>
          <w:rFonts w:cs="Arial"/>
          <w:noProof/>
          <w:color w:val="7F7F7F" w:themeColor="text1" w:themeTint="80"/>
          <w:sz w:val="44"/>
        </w:rPr>
        <w:t>Statement of Work</w:t>
      </w:r>
      <w:r w:rsidRPr="00DD35B3">
        <w:rPr>
          <w:rFonts w:cs="Arial"/>
          <w:noProof/>
          <w:color w:val="7F7F7F" w:themeColor="text1" w:themeTint="80"/>
          <w:sz w:val="44"/>
        </w:rPr>
        <w:fldChar w:fldCharType="end"/>
      </w:r>
      <w:r w:rsidRPr="00DD35B3">
        <w:rPr>
          <w:rFonts w:cs="Arial"/>
          <w:noProof/>
          <w:color w:val="7F7F7F" w:themeColor="text1" w:themeTint="80"/>
          <w:sz w:val="44"/>
        </w:rPr>
        <w:t xml:space="preserve"> </w:t>
      </w:r>
    </w:p>
    <w:p w:rsidR="002E1380" w:rsidP="00977AEF" w:rsidRDefault="00996F6E" w14:paraId="7829238D" w14:textId="77777777">
      <w:pPr>
        <w:pStyle w:val="NormalIndent"/>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a="http://schemas.openxmlformats.org/drawingml/2006/main" xmlns:a14="http://schemas.microsoft.com/office/drawing/2010/main" xmlns:pic="http://schemas.openxmlformats.org/drawingml/2006/picture" xmlns:arto="http://schemas.microsoft.com/office/word/2006/arto">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rsidRPr="00005766" w:rsidR="002E1380" w:rsidP="00977AEF" w:rsidRDefault="00EA4721" w14:paraId="5D45BFB2" w14:textId="672BC9AE">
      <w:pPr>
        <w:pStyle w:val="NormalIndent"/>
        <w:spacing w:before="300" w:after="0"/>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D6114A">
        <w:rPr>
          <w:b/>
          <w:caps/>
          <w:color w:val="808080"/>
          <w:sz w:val="22"/>
        </w:rPr>
        <w:t>Grainger plc</w:t>
      </w:r>
      <w:r>
        <w:rPr>
          <w:b/>
          <w:caps/>
          <w:color w:val="808080"/>
          <w:sz w:val="22"/>
        </w:rPr>
        <w:fldChar w:fldCharType="end"/>
      </w:r>
    </w:p>
    <w:p w:rsidRPr="00977AEF" w:rsidR="002E1380" w:rsidP="00977AEF" w:rsidRDefault="002E1380" w14:paraId="57D80A05" w14:textId="418671B7">
      <w:pPr>
        <w:pStyle w:val="NormalIndent"/>
        <w:spacing w:after="0"/>
      </w:pPr>
      <w:r w:rsidRPr="00977AEF">
        <w:rPr>
          <w:caps/>
          <w:color w:val="808080"/>
          <w:sz w:val="22"/>
        </w:rPr>
        <w:fldChar w:fldCharType="begin"/>
      </w:r>
      <w:r w:rsidRPr="00977AEF">
        <w:rPr>
          <w:caps/>
          <w:color w:val="808080"/>
          <w:sz w:val="22"/>
        </w:rPr>
        <w:instrText xml:space="preserve"> DOCPROPERTY  Title  \* MERGEFORMAT </w:instrText>
      </w:r>
      <w:r w:rsidRPr="00977AEF">
        <w:rPr>
          <w:caps/>
          <w:color w:val="808080"/>
          <w:sz w:val="22"/>
        </w:rPr>
        <w:fldChar w:fldCharType="separate"/>
      </w:r>
      <w:r w:rsidR="00D6114A">
        <w:rPr>
          <w:caps/>
          <w:color w:val="808080"/>
          <w:sz w:val="22"/>
        </w:rPr>
        <w:t>Website Integration</w:t>
      </w:r>
      <w:r w:rsidRPr="00977AEF">
        <w:rPr>
          <w:caps/>
          <w:color w:val="808080"/>
          <w:sz w:val="22"/>
        </w:rPr>
        <w:fldChar w:fldCharType="end"/>
      </w:r>
      <w:r w:rsidRPr="00977AEF">
        <w:t xml:space="preserve"> </w:t>
      </w:r>
    </w:p>
    <w:p w:rsidRPr="00E52A99" w:rsidR="002E1380" w:rsidP="00977AEF" w:rsidRDefault="002E1380" w14:paraId="16055369" w14:textId="77777777">
      <w:pPr>
        <w:pStyle w:val="NormalIndent"/>
      </w:pPr>
    </w:p>
    <w:p w:rsidR="00977AEF" w:rsidP="00DD35B3" w:rsidRDefault="00DD35B3" w14:paraId="655DA4B4" w14:textId="77777777">
      <w:pPr>
        <w:pStyle w:val="NormalIndent"/>
        <w:tabs>
          <w:tab w:val="left" w:pos="4380"/>
        </w:tabs>
      </w:pPr>
      <w:r>
        <w:tab/>
      </w:r>
    </w:p>
    <w:p w:rsidRPr="00E52A99" w:rsidR="00977AEF" w:rsidP="00977AEF" w:rsidRDefault="00977AEF" w14:paraId="54848B1F" w14:textId="77777777">
      <w:pPr>
        <w:pStyle w:val="NormalIndent"/>
      </w:pPr>
    </w:p>
    <w:p w:rsidRPr="00E52A99" w:rsidR="002E1380" w:rsidP="00977AEF" w:rsidRDefault="002E1380" w14:paraId="7BD9F628" w14:textId="77777777">
      <w:pPr>
        <w:pStyle w:val="NormalIndent"/>
      </w:pPr>
    </w:p>
    <w:p w:rsidRPr="00E52A99" w:rsidR="002E1380" w:rsidP="00977AEF" w:rsidRDefault="002E1380" w14:paraId="73C54AD3" w14:textId="77777777">
      <w:pPr>
        <w:pStyle w:val="NormalIndent"/>
      </w:pPr>
    </w:p>
    <w:p w:rsidRPr="00E52A99" w:rsidR="002E1380" w:rsidP="00977AEF" w:rsidRDefault="002E1380" w14:paraId="72D468E0" w14:textId="77777777">
      <w:pPr>
        <w:pStyle w:val="NormalIndent"/>
      </w:pPr>
    </w:p>
    <w:p w:rsidRPr="00E52A99" w:rsidR="002E1380" w:rsidP="00977AEF" w:rsidRDefault="002E1380" w14:paraId="59C84CB0" w14:textId="77777777">
      <w:pPr>
        <w:pStyle w:val="NormalIndent"/>
      </w:pPr>
    </w:p>
    <w:p w:rsidRPr="00E52A99" w:rsidR="002E1380" w:rsidP="00977AEF" w:rsidRDefault="002E1380" w14:paraId="7432EAC1" w14:textId="77777777">
      <w:pPr>
        <w:pStyle w:val="NormalIndent"/>
      </w:pPr>
    </w:p>
    <w:p w:rsidRPr="00E52A99" w:rsidR="002E1380" w:rsidP="00977AEF" w:rsidRDefault="002E1380" w14:paraId="6064E0C0" w14:textId="77777777">
      <w:pPr>
        <w:pStyle w:val="NormalIndent"/>
      </w:pPr>
    </w:p>
    <w:p w:rsidR="002E1380" w:rsidP="00977AEF" w:rsidRDefault="002E1380" w14:paraId="190F22A8" w14:textId="77777777">
      <w:pPr>
        <w:pStyle w:val="NormalIndent"/>
      </w:pPr>
    </w:p>
    <w:p w:rsidRPr="00E52A99" w:rsidR="00977AEF" w:rsidP="00977AEF" w:rsidRDefault="00977AEF" w14:paraId="74B15900" w14:textId="77777777">
      <w:pPr>
        <w:pStyle w:val="NormalIndent"/>
      </w:pPr>
    </w:p>
    <w:p w:rsidRPr="00E52A99" w:rsidR="002E1380" w:rsidP="00977AEF" w:rsidRDefault="002E1380" w14:paraId="52B04A43" w14:textId="77777777">
      <w:pPr>
        <w:pStyle w:val="NormalIndent"/>
      </w:pPr>
    </w:p>
    <w:p w:rsidRPr="00E52A99" w:rsidR="002E1380" w:rsidP="00977AEF" w:rsidRDefault="002E1380" w14:paraId="501DD085" w14:textId="77777777">
      <w:pPr>
        <w:pStyle w:val="NormalIndent"/>
      </w:pPr>
    </w:p>
    <w:p w:rsidRPr="00616E4F" w:rsidR="00DD35B3" w:rsidP="00DD35B3" w:rsidRDefault="00DD35B3" w14:paraId="22D5528A" w14:textId="657DD8D4">
      <w:pPr>
        <w:spacing w:after="0" w:line="240" w:lineRule="atLeast"/>
        <w:jc w:val="right"/>
        <w:rPr>
          <w:i/>
          <w:color w:val="808080"/>
          <w:sz w:val="22"/>
          <w:szCs w:val="22"/>
        </w:rPr>
      </w:pPr>
      <w:r w:rsidRPr="00616E4F">
        <w:rPr>
          <w:i/>
          <w:sz w:val="22"/>
          <w:szCs w:val="22"/>
        </w:rPr>
        <w:fldChar w:fldCharType="begin"/>
      </w:r>
      <w:r w:rsidRPr="00616E4F">
        <w:rPr>
          <w:i/>
          <w:sz w:val="22"/>
          <w:szCs w:val="22"/>
        </w:rPr>
        <w:instrText xml:space="preserve"> DOCPROPERTY  Manager  \* MERGEFORMAT </w:instrText>
      </w:r>
      <w:r w:rsidRPr="00616E4F">
        <w:rPr>
          <w:i/>
          <w:sz w:val="22"/>
          <w:szCs w:val="22"/>
        </w:rPr>
        <w:fldChar w:fldCharType="separate"/>
      </w:r>
      <w:r w:rsidRPr="00616E4F" w:rsidR="00A324B0">
        <w:rPr>
          <w:i/>
          <w:color w:val="808080"/>
          <w:sz w:val="22"/>
          <w:szCs w:val="22"/>
        </w:rPr>
        <w:t>Version 1.0</w:t>
      </w:r>
      <w:r w:rsidRPr="00616E4F">
        <w:rPr>
          <w:i/>
          <w:color w:val="808080"/>
          <w:sz w:val="22"/>
          <w:szCs w:val="22"/>
        </w:rPr>
        <w:fldChar w:fldCharType="end"/>
      </w:r>
    </w:p>
    <w:p w:rsidRPr="00616E4F" w:rsidR="00DD35B3" w:rsidP="00DD35B3" w:rsidRDefault="00DD35B3" w14:paraId="6CCC31E6" w14:textId="7492EA64">
      <w:pPr>
        <w:tabs>
          <w:tab w:val="left" w:pos="1848"/>
          <w:tab w:val="right" w:pos="9406"/>
        </w:tabs>
        <w:spacing w:after="0"/>
        <w:rPr>
          <w:i/>
          <w:color w:val="808080"/>
          <w:sz w:val="22"/>
          <w:szCs w:val="22"/>
        </w:rPr>
      </w:pPr>
      <w:r w:rsidRPr="00616E4F">
        <w:rPr>
          <w:i/>
          <w:color w:val="808080"/>
          <w:sz w:val="22"/>
          <w:szCs w:val="22"/>
        </w:rPr>
        <w:tab/>
      </w:r>
      <w:r w:rsidRPr="00616E4F">
        <w:rPr>
          <w:i/>
          <w:color w:val="808080"/>
          <w:sz w:val="22"/>
          <w:szCs w:val="22"/>
        </w:rPr>
        <w:tab/>
      </w:r>
      <w:r w:rsidRPr="00616E4F">
        <w:rPr>
          <w:i/>
          <w:color w:val="808080"/>
          <w:sz w:val="22"/>
          <w:szCs w:val="22"/>
        </w:rPr>
        <w:fldChar w:fldCharType="begin"/>
      </w:r>
      <w:r w:rsidRPr="00616E4F">
        <w:rPr>
          <w:i/>
          <w:color w:val="808080"/>
          <w:sz w:val="22"/>
          <w:szCs w:val="22"/>
        </w:rPr>
        <w:instrText xml:space="preserve"> DOCPROPERTY  LastSavedTime \@ "MMMM d, yyyy" \* MERGEFORMAT </w:instrText>
      </w:r>
      <w:r w:rsidRPr="00616E4F">
        <w:rPr>
          <w:i/>
          <w:color w:val="808080"/>
          <w:sz w:val="22"/>
          <w:szCs w:val="22"/>
        </w:rPr>
        <w:fldChar w:fldCharType="separate"/>
      </w:r>
      <w:r w:rsidR="00D6114A">
        <w:rPr>
          <w:i/>
          <w:color w:val="808080"/>
          <w:sz w:val="22"/>
          <w:szCs w:val="22"/>
        </w:rPr>
        <w:t>February</w:t>
      </w:r>
      <w:r w:rsidRPr="00616E4F" w:rsidR="0051786E">
        <w:rPr>
          <w:i/>
          <w:color w:val="808080"/>
          <w:sz w:val="22"/>
          <w:szCs w:val="22"/>
        </w:rPr>
        <w:t xml:space="preserve"> </w:t>
      </w:r>
      <w:r w:rsidR="00D6114A">
        <w:rPr>
          <w:i/>
          <w:color w:val="808080"/>
          <w:sz w:val="22"/>
          <w:szCs w:val="22"/>
        </w:rPr>
        <w:t>06</w:t>
      </w:r>
      <w:r w:rsidRPr="00616E4F" w:rsidR="0051786E">
        <w:rPr>
          <w:i/>
          <w:color w:val="808080"/>
          <w:sz w:val="22"/>
          <w:szCs w:val="22"/>
        </w:rPr>
        <w:t>, 202</w:t>
      </w:r>
      <w:r w:rsidRPr="00616E4F">
        <w:rPr>
          <w:i/>
          <w:color w:val="808080"/>
          <w:sz w:val="22"/>
          <w:szCs w:val="22"/>
        </w:rPr>
        <w:fldChar w:fldCharType="end"/>
      </w:r>
      <w:r w:rsidR="00D6114A">
        <w:rPr>
          <w:i/>
          <w:color w:val="808080"/>
          <w:sz w:val="22"/>
          <w:szCs w:val="22"/>
        </w:rPr>
        <w:t>4</w:t>
      </w:r>
    </w:p>
    <w:p w:rsidR="002E1380" w:rsidP="00DD35B3" w:rsidRDefault="002E1380" w14:paraId="70A3467A" w14:textId="77777777">
      <w:pPr>
        <w:ind w:left="0"/>
        <w:rPr>
          <w:rFonts w:cs="Arial"/>
          <w:sz w:val="24"/>
          <w:szCs w:val="24"/>
        </w:rPr>
      </w:pPr>
      <w:r>
        <w:br w:type="page"/>
      </w:r>
    </w:p>
    <w:p w:rsidR="008E502E" w:rsidP="00CC51D5" w:rsidRDefault="008E502E" w14:paraId="42D3B553" w14:textId="77777777">
      <w:pPr>
        <w:widowControl w:val="0"/>
        <w:tabs>
          <w:tab w:val="left" w:pos="426"/>
          <w:tab w:val="left" w:pos="709"/>
          <w:tab w:val="left" w:pos="993"/>
        </w:tabs>
        <w:adjustRightInd w:val="0"/>
        <w:ind w:left="0"/>
        <w:jc w:val="both"/>
        <w:textAlignment w:val="baseline"/>
      </w:pPr>
      <w:r w:rsidRPr="001A6136">
        <w:rPr>
          <w:color w:val="7F7F7F" w:themeColor="text1" w:themeTint="80"/>
          <w:sz w:val="36"/>
        </w:rPr>
        <w:t>Contents</w:t>
      </w:r>
    </w:p>
    <w:p w:rsidR="00090D66" w:rsidRDefault="008E502E" w14:paraId="2CE986FC" w14:textId="05A400FF">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ZA"/>
          <w14:ligatures w14:val="standardContextual"/>
        </w:rPr>
      </w:pPr>
      <w:r>
        <w:fldChar w:fldCharType="begin"/>
      </w:r>
      <w:r>
        <w:instrText xml:space="preserve"> TOC \o "1-2" \h \z \u </w:instrText>
      </w:r>
      <w:r>
        <w:fldChar w:fldCharType="separate"/>
      </w:r>
      <w:hyperlink w:history="1" w:anchor="_Toc158129562">
        <w:r w:rsidRPr="00FB4201" w:rsidR="00090D66">
          <w:rPr>
            <w:rStyle w:val="Hyperlink"/>
            <w:noProof/>
          </w:rPr>
          <w:t>1</w:t>
        </w:r>
        <w:r w:rsidR="00090D66">
          <w:rPr>
            <w:rFonts w:asciiTheme="minorHAnsi" w:hAnsiTheme="minorHAnsi" w:eastAsiaTheme="minorEastAsia" w:cstheme="minorBidi"/>
            <w:b w:val="0"/>
            <w:bCs w:val="0"/>
            <w:caps w:val="0"/>
            <w:noProof/>
            <w:kern w:val="2"/>
            <w:sz w:val="24"/>
            <w:szCs w:val="24"/>
            <w:lang w:val="en-ZA" w:eastAsia="en-ZA"/>
            <w14:ligatures w14:val="standardContextual"/>
          </w:rPr>
          <w:tab/>
        </w:r>
        <w:r w:rsidRPr="00FB4201" w:rsidR="00090D66">
          <w:rPr>
            <w:rStyle w:val="Hyperlink"/>
            <w:noProof/>
          </w:rPr>
          <w:t>Statement of Work</w:t>
        </w:r>
        <w:r w:rsidR="00090D66">
          <w:rPr>
            <w:noProof/>
            <w:webHidden/>
          </w:rPr>
          <w:tab/>
        </w:r>
        <w:r w:rsidR="00090D66">
          <w:rPr>
            <w:noProof/>
            <w:webHidden/>
          </w:rPr>
          <w:fldChar w:fldCharType="begin"/>
        </w:r>
        <w:r w:rsidR="00090D66">
          <w:rPr>
            <w:noProof/>
            <w:webHidden/>
          </w:rPr>
          <w:instrText xml:space="preserve"> PAGEREF _Toc158129562 \h </w:instrText>
        </w:r>
        <w:r w:rsidR="00090D66">
          <w:rPr>
            <w:noProof/>
            <w:webHidden/>
          </w:rPr>
        </w:r>
        <w:r w:rsidR="00090D66">
          <w:rPr>
            <w:noProof/>
            <w:webHidden/>
          </w:rPr>
          <w:fldChar w:fldCharType="separate"/>
        </w:r>
        <w:r w:rsidR="00090D66">
          <w:rPr>
            <w:noProof/>
            <w:webHidden/>
          </w:rPr>
          <w:t>3</w:t>
        </w:r>
        <w:r w:rsidR="00090D66">
          <w:rPr>
            <w:noProof/>
            <w:webHidden/>
          </w:rPr>
          <w:fldChar w:fldCharType="end"/>
        </w:r>
      </w:hyperlink>
    </w:p>
    <w:p w:rsidR="00090D66" w:rsidRDefault="0015327F" w14:paraId="15EC3BCE" w14:textId="5BD7EE2D">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3">
        <w:r w:rsidRPr="00FB4201" w:rsidR="00090D66">
          <w:rPr>
            <w:rStyle w:val="Hyperlink"/>
            <w:noProof/>
          </w:rPr>
          <w:t>1.1</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Overview</w:t>
        </w:r>
        <w:r w:rsidR="00090D66">
          <w:rPr>
            <w:noProof/>
            <w:webHidden/>
          </w:rPr>
          <w:tab/>
        </w:r>
        <w:r w:rsidR="00090D66">
          <w:rPr>
            <w:noProof/>
            <w:webHidden/>
          </w:rPr>
          <w:fldChar w:fldCharType="begin"/>
        </w:r>
        <w:r w:rsidR="00090D66">
          <w:rPr>
            <w:noProof/>
            <w:webHidden/>
          </w:rPr>
          <w:instrText xml:space="preserve"> PAGEREF _Toc158129563 \h </w:instrText>
        </w:r>
        <w:r w:rsidR="00090D66">
          <w:rPr>
            <w:noProof/>
            <w:webHidden/>
          </w:rPr>
        </w:r>
        <w:r w:rsidR="00090D66">
          <w:rPr>
            <w:noProof/>
            <w:webHidden/>
          </w:rPr>
          <w:fldChar w:fldCharType="separate"/>
        </w:r>
        <w:r w:rsidR="00090D66">
          <w:rPr>
            <w:noProof/>
            <w:webHidden/>
          </w:rPr>
          <w:t>3</w:t>
        </w:r>
        <w:r w:rsidR="00090D66">
          <w:rPr>
            <w:noProof/>
            <w:webHidden/>
          </w:rPr>
          <w:fldChar w:fldCharType="end"/>
        </w:r>
      </w:hyperlink>
    </w:p>
    <w:p w:rsidR="00090D66" w:rsidRDefault="0015327F" w14:paraId="22BF018A" w14:textId="76AFC92F">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4">
        <w:r w:rsidRPr="00FB4201" w:rsidR="00090D66">
          <w:rPr>
            <w:rStyle w:val="Hyperlink"/>
            <w:noProof/>
          </w:rPr>
          <w:t>1.2</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Objectives</w:t>
        </w:r>
        <w:r w:rsidR="00090D66">
          <w:rPr>
            <w:noProof/>
            <w:webHidden/>
          </w:rPr>
          <w:tab/>
        </w:r>
        <w:r w:rsidR="00090D66">
          <w:rPr>
            <w:noProof/>
            <w:webHidden/>
          </w:rPr>
          <w:fldChar w:fldCharType="begin"/>
        </w:r>
        <w:r w:rsidR="00090D66">
          <w:rPr>
            <w:noProof/>
            <w:webHidden/>
          </w:rPr>
          <w:instrText xml:space="preserve"> PAGEREF _Toc158129564 \h </w:instrText>
        </w:r>
        <w:r w:rsidR="00090D66">
          <w:rPr>
            <w:noProof/>
            <w:webHidden/>
          </w:rPr>
        </w:r>
        <w:r w:rsidR="00090D66">
          <w:rPr>
            <w:noProof/>
            <w:webHidden/>
          </w:rPr>
          <w:fldChar w:fldCharType="separate"/>
        </w:r>
        <w:r w:rsidR="00090D66">
          <w:rPr>
            <w:noProof/>
            <w:webHidden/>
          </w:rPr>
          <w:t>3</w:t>
        </w:r>
        <w:r w:rsidR="00090D66">
          <w:rPr>
            <w:noProof/>
            <w:webHidden/>
          </w:rPr>
          <w:fldChar w:fldCharType="end"/>
        </w:r>
      </w:hyperlink>
    </w:p>
    <w:p w:rsidR="00090D66" w:rsidRDefault="0015327F" w14:paraId="14AACB59" w14:textId="6022AD7C">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5">
        <w:r w:rsidRPr="00FB4201" w:rsidR="00090D66">
          <w:rPr>
            <w:rStyle w:val="Hyperlink"/>
            <w:noProof/>
          </w:rPr>
          <w:t>1.3</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Delivery Approach</w:t>
        </w:r>
        <w:r w:rsidR="00090D66">
          <w:rPr>
            <w:noProof/>
            <w:webHidden/>
          </w:rPr>
          <w:tab/>
        </w:r>
        <w:r w:rsidR="00090D66">
          <w:rPr>
            <w:noProof/>
            <w:webHidden/>
          </w:rPr>
          <w:fldChar w:fldCharType="begin"/>
        </w:r>
        <w:r w:rsidR="00090D66">
          <w:rPr>
            <w:noProof/>
            <w:webHidden/>
          </w:rPr>
          <w:instrText xml:space="preserve"> PAGEREF _Toc158129565 \h </w:instrText>
        </w:r>
        <w:r w:rsidR="00090D66">
          <w:rPr>
            <w:noProof/>
            <w:webHidden/>
          </w:rPr>
        </w:r>
        <w:r w:rsidR="00090D66">
          <w:rPr>
            <w:noProof/>
            <w:webHidden/>
          </w:rPr>
          <w:fldChar w:fldCharType="separate"/>
        </w:r>
        <w:r w:rsidR="00090D66">
          <w:rPr>
            <w:noProof/>
            <w:webHidden/>
          </w:rPr>
          <w:t>5</w:t>
        </w:r>
        <w:r w:rsidR="00090D66">
          <w:rPr>
            <w:noProof/>
            <w:webHidden/>
          </w:rPr>
          <w:fldChar w:fldCharType="end"/>
        </w:r>
      </w:hyperlink>
    </w:p>
    <w:p w:rsidR="00090D66" w:rsidRDefault="0015327F" w14:paraId="7747E25B" w14:textId="036E8E15">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6">
        <w:r w:rsidRPr="00FB4201" w:rsidR="00090D66">
          <w:rPr>
            <w:rStyle w:val="Hyperlink"/>
            <w:noProof/>
          </w:rPr>
          <w:t>1.4</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Responsibilities</w:t>
        </w:r>
        <w:r w:rsidR="00090D66">
          <w:rPr>
            <w:noProof/>
            <w:webHidden/>
          </w:rPr>
          <w:tab/>
        </w:r>
        <w:r w:rsidR="00090D66">
          <w:rPr>
            <w:noProof/>
            <w:webHidden/>
          </w:rPr>
          <w:fldChar w:fldCharType="begin"/>
        </w:r>
        <w:r w:rsidR="00090D66">
          <w:rPr>
            <w:noProof/>
            <w:webHidden/>
          </w:rPr>
          <w:instrText xml:space="preserve"> PAGEREF _Toc158129566 \h </w:instrText>
        </w:r>
        <w:r w:rsidR="00090D66">
          <w:rPr>
            <w:noProof/>
            <w:webHidden/>
          </w:rPr>
        </w:r>
        <w:r w:rsidR="00090D66">
          <w:rPr>
            <w:noProof/>
            <w:webHidden/>
          </w:rPr>
          <w:fldChar w:fldCharType="separate"/>
        </w:r>
        <w:r w:rsidR="00090D66">
          <w:rPr>
            <w:noProof/>
            <w:webHidden/>
          </w:rPr>
          <w:t>7</w:t>
        </w:r>
        <w:r w:rsidR="00090D66">
          <w:rPr>
            <w:noProof/>
            <w:webHidden/>
          </w:rPr>
          <w:fldChar w:fldCharType="end"/>
        </w:r>
      </w:hyperlink>
    </w:p>
    <w:p w:rsidR="00090D66" w:rsidRDefault="0015327F" w14:paraId="1BC3B2C6" w14:textId="36A2AFE1">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7">
        <w:r w:rsidRPr="00FB4201" w:rsidR="00090D66">
          <w:rPr>
            <w:rStyle w:val="Hyperlink"/>
            <w:noProof/>
            <w:lang w:val="en-AU"/>
          </w:rPr>
          <w:t>1.5</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lang w:val="en-AU"/>
          </w:rPr>
          <w:t>Availability</w:t>
        </w:r>
        <w:r w:rsidR="00090D66">
          <w:rPr>
            <w:noProof/>
            <w:webHidden/>
          </w:rPr>
          <w:tab/>
        </w:r>
        <w:r w:rsidR="00090D66">
          <w:rPr>
            <w:noProof/>
            <w:webHidden/>
          </w:rPr>
          <w:fldChar w:fldCharType="begin"/>
        </w:r>
        <w:r w:rsidR="00090D66">
          <w:rPr>
            <w:noProof/>
            <w:webHidden/>
          </w:rPr>
          <w:instrText xml:space="preserve"> PAGEREF _Toc158129567 \h </w:instrText>
        </w:r>
        <w:r w:rsidR="00090D66">
          <w:rPr>
            <w:noProof/>
            <w:webHidden/>
          </w:rPr>
        </w:r>
        <w:r w:rsidR="00090D66">
          <w:rPr>
            <w:noProof/>
            <w:webHidden/>
          </w:rPr>
          <w:fldChar w:fldCharType="separate"/>
        </w:r>
        <w:r w:rsidR="00090D66">
          <w:rPr>
            <w:noProof/>
            <w:webHidden/>
          </w:rPr>
          <w:t>8</w:t>
        </w:r>
        <w:r w:rsidR="00090D66">
          <w:rPr>
            <w:noProof/>
            <w:webHidden/>
          </w:rPr>
          <w:fldChar w:fldCharType="end"/>
        </w:r>
      </w:hyperlink>
    </w:p>
    <w:p w:rsidR="00090D66" w:rsidRDefault="0015327F" w14:paraId="3DAE1731" w14:textId="5214B302">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68">
        <w:r w:rsidRPr="00FB4201" w:rsidR="00090D66">
          <w:rPr>
            <w:rStyle w:val="Hyperlink"/>
            <w:noProof/>
          </w:rPr>
          <w:t>1.6</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References</w:t>
        </w:r>
        <w:r w:rsidR="00090D66">
          <w:rPr>
            <w:noProof/>
            <w:webHidden/>
          </w:rPr>
          <w:tab/>
        </w:r>
        <w:r w:rsidR="00090D66">
          <w:rPr>
            <w:noProof/>
            <w:webHidden/>
          </w:rPr>
          <w:fldChar w:fldCharType="begin"/>
        </w:r>
        <w:r w:rsidR="00090D66">
          <w:rPr>
            <w:noProof/>
            <w:webHidden/>
          </w:rPr>
          <w:instrText xml:space="preserve"> PAGEREF _Toc158129568 \h </w:instrText>
        </w:r>
        <w:r w:rsidR="00090D66">
          <w:rPr>
            <w:noProof/>
            <w:webHidden/>
          </w:rPr>
        </w:r>
        <w:r w:rsidR="00090D66">
          <w:rPr>
            <w:noProof/>
            <w:webHidden/>
          </w:rPr>
          <w:fldChar w:fldCharType="separate"/>
        </w:r>
        <w:r w:rsidR="00090D66">
          <w:rPr>
            <w:noProof/>
            <w:webHidden/>
          </w:rPr>
          <w:t>8</w:t>
        </w:r>
        <w:r w:rsidR="00090D66">
          <w:rPr>
            <w:noProof/>
            <w:webHidden/>
          </w:rPr>
          <w:fldChar w:fldCharType="end"/>
        </w:r>
      </w:hyperlink>
    </w:p>
    <w:p w:rsidR="00090D66" w:rsidRDefault="0015327F" w14:paraId="5ABC94A8" w14:textId="3CD00F41">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ZA"/>
          <w14:ligatures w14:val="standardContextual"/>
        </w:rPr>
      </w:pPr>
      <w:hyperlink w:history="1" w:anchor="_Toc158129569">
        <w:r w:rsidRPr="00FB4201" w:rsidR="00090D66">
          <w:rPr>
            <w:rStyle w:val="Hyperlink"/>
            <w:noProof/>
          </w:rPr>
          <w:t>2</w:t>
        </w:r>
        <w:r w:rsidR="00090D66">
          <w:rPr>
            <w:rFonts w:asciiTheme="minorHAnsi" w:hAnsiTheme="minorHAnsi" w:eastAsiaTheme="minorEastAsia" w:cstheme="minorBidi"/>
            <w:b w:val="0"/>
            <w:bCs w:val="0"/>
            <w:caps w:val="0"/>
            <w:noProof/>
            <w:kern w:val="2"/>
            <w:sz w:val="24"/>
            <w:szCs w:val="24"/>
            <w:lang w:val="en-ZA" w:eastAsia="en-ZA"/>
            <w14:ligatures w14:val="standardContextual"/>
          </w:rPr>
          <w:tab/>
        </w:r>
        <w:r w:rsidRPr="00FB4201" w:rsidR="00090D66">
          <w:rPr>
            <w:rStyle w:val="Hyperlink"/>
            <w:noProof/>
          </w:rPr>
          <w:t>Assumptions, Exclusions &amp; Limitations</w:t>
        </w:r>
        <w:r w:rsidR="00090D66">
          <w:rPr>
            <w:noProof/>
            <w:webHidden/>
          </w:rPr>
          <w:tab/>
        </w:r>
        <w:r w:rsidR="00090D66">
          <w:rPr>
            <w:noProof/>
            <w:webHidden/>
          </w:rPr>
          <w:fldChar w:fldCharType="begin"/>
        </w:r>
        <w:r w:rsidR="00090D66">
          <w:rPr>
            <w:noProof/>
            <w:webHidden/>
          </w:rPr>
          <w:instrText xml:space="preserve"> PAGEREF _Toc158129569 \h </w:instrText>
        </w:r>
        <w:r w:rsidR="00090D66">
          <w:rPr>
            <w:noProof/>
            <w:webHidden/>
          </w:rPr>
        </w:r>
        <w:r w:rsidR="00090D66">
          <w:rPr>
            <w:noProof/>
            <w:webHidden/>
          </w:rPr>
          <w:fldChar w:fldCharType="separate"/>
        </w:r>
        <w:r w:rsidR="00090D66">
          <w:rPr>
            <w:noProof/>
            <w:webHidden/>
          </w:rPr>
          <w:t>9</w:t>
        </w:r>
        <w:r w:rsidR="00090D66">
          <w:rPr>
            <w:noProof/>
            <w:webHidden/>
          </w:rPr>
          <w:fldChar w:fldCharType="end"/>
        </w:r>
      </w:hyperlink>
    </w:p>
    <w:p w:rsidR="00090D66" w:rsidRDefault="0015327F" w14:paraId="0F9FD36A" w14:textId="10D7B191">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70">
        <w:r w:rsidRPr="00FB4201" w:rsidR="00090D66">
          <w:rPr>
            <w:rStyle w:val="Hyperlink"/>
            <w:noProof/>
          </w:rPr>
          <w:t>2.1</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Assumptions</w:t>
        </w:r>
        <w:r w:rsidR="00090D66">
          <w:rPr>
            <w:noProof/>
            <w:webHidden/>
          </w:rPr>
          <w:tab/>
        </w:r>
        <w:r w:rsidR="00090D66">
          <w:rPr>
            <w:noProof/>
            <w:webHidden/>
          </w:rPr>
          <w:fldChar w:fldCharType="begin"/>
        </w:r>
        <w:r w:rsidR="00090D66">
          <w:rPr>
            <w:noProof/>
            <w:webHidden/>
          </w:rPr>
          <w:instrText xml:space="preserve"> PAGEREF _Toc158129570 \h </w:instrText>
        </w:r>
        <w:r w:rsidR="00090D66">
          <w:rPr>
            <w:noProof/>
            <w:webHidden/>
          </w:rPr>
        </w:r>
        <w:r w:rsidR="00090D66">
          <w:rPr>
            <w:noProof/>
            <w:webHidden/>
          </w:rPr>
          <w:fldChar w:fldCharType="separate"/>
        </w:r>
        <w:r w:rsidR="00090D66">
          <w:rPr>
            <w:noProof/>
            <w:webHidden/>
          </w:rPr>
          <w:t>9</w:t>
        </w:r>
        <w:r w:rsidR="00090D66">
          <w:rPr>
            <w:noProof/>
            <w:webHidden/>
          </w:rPr>
          <w:fldChar w:fldCharType="end"/>
        </w:r>
      </w:hyperlink>
    </w:p>
    <w:p w:rsidR="00090D66" w:rsidRDefault="0015327F" w14:paraId="017E4FF2" w14:textId="12CBA683">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71">
        <w:r w:rsidRPr="00FB4201" w:rsidR="00090D66">
          <w:rPr>
            <w:rStyle w:val="Hyperlink"/>
            <w:noProof/>
          </w:rPr>
          <w:t>2.2</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Exclusions</w:t>
        </w:r>
        <w:r w:rsidR="00090D66">
          <w:rPr>
            <w:noProof/>
            <w:webHidden/>
          </w:rPr>
          <w:tab/>
        </w:r>
        <w:r w:rsidR="00090D66">
          <w:rPr>
            <w:noProof/>
            <w:webHidden/>
          </w:rPr>
          <w:fldChar w:fldCharType="begin"/>
        </w:r>
        <w:r w:rsidR="00090D66">
          <w:rPr>
            <w:noProof/>
            <w:webHidden/>
          </w:rPr>
          <w:instrText xml:space="preserve"> PAGEREF _Toc158129571 \h </w:instrText>
        </w:r>
        <w:r w:rsidR="00090D66">
          <w:rPr>
            <w:noProof/>
            <w:webHidden/>
          </w:rPr>
        </w:r>
        <w:r w:rsidR="00090D66">
          <w:rPr>
            <w:noProof/>
            <w:webHidden/>
          </w:rPr>
          <w:fldChar w:fldCharType="separate"/>
        </w:r>
        <w:r w:rsidR="00090D66">
          <w:rPr>
            <w:noProof/>
            <w:webHidden/>
          </w:rPr>
          <w:t>9</w:t>
        </w:r>
        <w:r w:rsidR="00090D66">
          <w:rPr>
            <w:noProof/>
            <w:webHidden/>
          </w:rPr>
          <w:fldChar w:fldCharType="end"/>
        </w:r>
      </w:hyperlink>
    </w:p>
    <w:p w:rsidR="00090D66" w:rsidRDefault="0015327F" w14:paraId="65CDA07F" w14:textId="64567E2B">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72">
        <w:r w:rsidRPr="00FB4201" w:rsidR="00090D66">
          <w:rPr>
            <w:rStyle w:val="Hyperlink"/>
            <w:noProof/>
          </w:rPr>
          <w:t>2.3</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Limitations</w:t>
        </w:r>
        <w:r w:rsidR="00090D66">
          <w:rPr>
            <w:noProof/>
            <w:webHidden/>
          </w:rPr>
          <w:tab/>
        </w:r>
        <w:r w:rsidR="00090D66">
          <w:rPr>
            <w:noProof/>
            <w:webHidden/>
          </w:rPr>
          <w:fldChar w:fldCharType="begin"/>
        </w:r>
        <w:r w:rsidR="00090D66">
          <w:rPr>
            <w:noProof/>
            <w:webHidden/>
          </w:rPr>
          <w:instrText xml:space="preserve"> PAGEREF _Toc158129572 \h </w:instrText>
        </w:r>
        <w:r w:rsidR="00090D66">
          <w:rPr>
            <w:noProof/>
            <w:webHidden/>
          </w:rPr>
        </w:r>
        <w:r w:rsidR="00090D66">
          <w:rPr>
            <w:noProof/>
            <w:webHidden/>
          </w:rPr>
          <w:fldChar w:fldCharType="separate"/>
        </w:r>
        <w:r w:rsidR="00090D66">
          <w:rPr>
            <w:noProof/>
            <w:webHidden/>
          </w:rPr>
          <w:t>9</w:t>
        </w:r>
        <w:r w:rsidR="00090D66">
          <w:rPr>
            <w:noProof/>
            <w:webHidden/>
          </w:rPr>
          <w:fldChar w:fldCharType="end"/>
        </w:r>
      </w:hyperlink>
    </w:p>
    <w:p w:rsidR="00090D66" w:rsidRDefault="0015327F" w14:paraId="1C932113" w14:textId="29BA9F42">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ZA"/>
          <w14:ligatures w14:val="standardContextual"/>
        </w:rPr>
      </w:pPr>
      <w:hyperlink w:history="1" w:anchor="_Toc158129573">
        <w:r w:rsidRPr="00FB4201" w:rsidR="00090D66">
          <w:rPr>
            <w:rStyle w:val="Hyperlink"/>
            <w:noProof/>
          </w:rPr>
          <w:t>3</w:t>
        </w:r>
        <w:r w:rsidR="00090D66">
          <w:rPr>
            <w:rFonts w:asciiTheme="minorHAnsi" w:hAnsiTheme="minorHAnsi" w:eastAsiaTheme="minorEastAsia" w:cstheme="minorBidi"/>
            <w:b w:val="0"/>
            <w:bCs w:val="0"/>
            <w:caps w:val="0"/>
            <w:noProof/>
            <w:kern w:val="2"/>
            <w:sz w:val="24"/>
            <w:szCs w:val="24"/>
            <w:lang w:val="en-ZA" w:eastAsia="en-ZA"/>
            <w14:ligatures w14:val="standardContextual"/>
          </w:rPr>
          <w:tab/>
        </w:r>
        <w:r w:rsidRPr="00FB4201" w:rsidR="00090D66">
          <w:rPr>
            <w:rStyle w:val="Hyperlink"/>
            <w:noProof/>
          </w:rPr>
          <w:t xml:space="preserve">Cost and Timelines </w:t>
        </w:r>
        <w:r w:rsidR="00090D66">
          <w:rPr>
            <w:noProof/>
            <w:webHidden/>
          </w:rPr>
          <w:tab/>
        </w:r>
        <w:r w:rsidR="00090D66">
          <w:rPr>
            <w:noProof/>
            <w:webHidden/>
          </w:rPr>
          <w:fldChar w:fldCharType="begin"/>
        </w:r>
        <w:r w:rsidR="00090D66">
          <w:rPr>
            <w:noProof/>
            <w:webHidden/>
          </w:rPr>
          <w:instrText xml:space="preserve"> PAGEREF _Toc158129573 \h </w:instrText>
        </w:r>
        <w:r w:rsidR="00090D66">
          <w:rPr>
            <w:noProof/>
            <w:webHidden/>
          </w:rPr>
        </w:r>
        <w:r w:rsidR="00090D66">
          <w:rPr>
            <w:noProof/>
            <w:webHidden/>
          </w:rPr>
          <w:fldChar w:fldCharType="separate"/>
        </w:r>
        <w:r w:rsidR="00090D66">
          <w:rPr>
            <w:noProof/>
            <w:webHidden/>
          </w:rPr>
          <w:t>10</w:t>
        </w:r>
        <w:r w:rsidR="00090D66">
          <w:rPr>
            <w:noProof/>
            <w:webHidden/>
          </w:rPr>
          <w:fldChar w:fldCharType="end"/>
        </w:r>
      </w:hyperlink>
    </w:p>
    <w:p w:rsidR="00090D66" w:rsidRDefault="0015327F" w14:paraId="53689B49" w14:textId="6650648D">
      <w:pPr>
        <w:pStyle w:val="TOC2"/>
        <w:tabs>
          <w:tab w:val="left" w:pos="960"/>
          <w:tab w:val="right" w:leader="dot" w:pos="9396"/>
        </w:tabs>
        <w:rPr>
          <w:rFonts w:asciiTheme="minorHAnsi" w:hAnsiTheme="minorHAnsi" w:eastAsiaTheme="minorEastAsia" w:cstheme="minorBidi"/>
          <w:smallCaps w:val="0"/>
          <w:noProof/>
          <w:kern w:val="2"/>
          <w:sz w:val="24"/>
          <w:szCs w:val="24"/>
          <w:lang w:val="en-ZA" w:eastAsia="en-ZA"/>
          <w14:ligatures w14:val="standardContextual"/>
        </w:rPr>
      </w:pPr>
      <w:hyperlink w:history="1" w:anchor="_Toc158129574">
        <w:r w:rsidRPr="00FB4201" w:rsidR="00090D66">
          <w:rPr>
            <w:rStyle w:val="Hyperlink"/>
            <w:noProof/>
          </w:rPr>
          <w:t>3.1</w:t>
        </w:r>
        <w:r w:rsidR="00090D66">
          <w:rPr>
            <w:rFonts w:asciiTheme="minorHAnsi" w:hAnsiTheme="minorHAnsi" w:eastAsiaTheme="minorEastAsia" w:cstheme="minorBidi"/>
            <w:smallCaps w:val="0"/>
            <w:noProof/>
            <w:kern w:val="2"/>
            <w:sz w:val="24"/>
            <w:szCs w:val="24"/>
            <w:lang w:val="en-ZA" w:eastAsia="en-ZA"/>
            <w14:ligatures w14:val="standardContextual"/>
          </w:rPr>
          <w:tab/>
        </w:r>
        <w:r w:rsidRPr="00FB4201" w:rsidR="00090D66">
          <w:rPr>
            <w:rStyle w:val="Hyperlink"/>
            <w:noProof/>
          </w:rPr>
          <w:t>Extension of Service Period</w:t>
        </w:r>
        <w:r w:rsidR="00090D66">
          <w:rPr>
            <w:noProof/>
            <w:webHidden/>
          </w:rPr>
          <w:tab/>
        </w:r>
        <w:r w:rsidR="00090D66">
          <w:rPr>
            <w:noProof/>
            <w:webHidden/>
          </w:rPr>
          <w:fldChar w:fldCharType="begin"/>
        </w:r>
        <w:r w:rsidR="00090D66">
          <w:rPr>
            <w:noProof/>
            <w:webHidden/>
          </w:rPr>
          <w:instrText xml:space="preserve"> PAGEREF _Toc158129574 \h </w:instrText>
        </w:r>
        <w:r w:rsidR="00090D66">
          <w:rPr>
            <w:noProof/>
            <w:webHidden/>
          </w:rPr>
        </w:r>
        <w:r w:rsidR="00090D66">
          <w:rPr>
            <w:noProof/>
            <w:webHidden/>
          </w:rPr>
          <w:fldChar w:fldCharType="separate"/>
        </w:r>
        <w:r w:rsidR="00090D66">
          <w:rPr>
            <w:noProof/>
            <w:webHidden/>
          </w:rPr>
          <w:t>12</w:t>
        </w:r>
        <w:r w:rsidR="00090D66">
          <w:rPr>
            <w:noProof/>
            <w:webHidden/>
          </w:rPr>
          <w:fldChar w:fldCharType="end"/>
        </w:r>
      </w:hyperlink>
    </w:p>
    <w:p w:rsidR="00090D66" w:rsidRDefault="0015327F" w14:paraId="6F1A2100" w14:textId="296B3D24">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ZA"/>
          <w14:ligatures w14:val="standardContextual"/>
        </w:rPr>
      </w:pPr>
      <w:hyperlink w:history="1" w:anchor="_Toc158129575">
        <w:r w:rsidRPr="00FB4201" w:rsidR="00090D66">
          <w:rPr>
            <w:rStyle w:val="Hyperlink"/>
            <w:noProof/>
          </w:rPr>
          <w:t>4</w:t>
        </w:r>
        <w:r w:rsidR="00090D66">
          <w:rPr>
            <w:rFonts w:asciiTheme="minorHAnsi" w:hAnsiTheme="minorHAnsi" w:eastAsiaTheme="minorEastAsia" w:cstheme="minorBidi"/>
            <w:b w:val="0"/>
            <w:bCs w:val="0"/>
            <w:caps w:val="0"/>
            <w:noProof/>
            <w:kern w:val="2"/>
            <w:sz w:val="24"/>
            <w:szCs w:val="24"/>
            <w:lang w:val="en-ZA" w:eastAsia="en-ZA"/>
            <w14:ligatures w14:val="standardContextual"/>
          </w:rPr>
          <w:tab/>
        </w:r>
        <w:r w:rsidRPr="00FB4201" w:rsidR="00090D66">
          <w:rPr>
            <w:rStyle w:val="Hyperlink"/>
            <w:noProof/>
          </w:rPr>
          <w:t>Acceptance</w:t>
        </w:r>
        <w:r w:rsidR="00090D66">
          <w:rPr>
            <w:noProof/>
            <w:webHidden/>
          </w:rPr>
          <w:tab/>
        </w:r>
        <w:r w:rsidR="00090D66">
          <w:rPr>
            <w:noProof/>
            <w:webHidden/>
          </w:rPr>
          <w:fldChar w:fldCharType="begin"/>
        </w:r>
        <w:r w:rsidR="00090D66">
          <w:rPr>
            <w:noProof/>
            <w:webHidden/>
          </w:rPr>
          <w:instrText xml:space="preserve"> PAGEREF _Toc158129575 \h </w:instrText>
        </w:r>
        <w:r w:rsidR="00090D66">
          <w:rPr>
            <w:noProof/>
            <w:webHidden/>
          </w:rPr>
        </w:r>
        <w:r w:rsidR="00090D66">
          <w:rPr>
            <w:noProof/>
            <w:webHidden/>
          </w:rPr>
          <w:fldChar w:fldCharType="separate"/>
        </w:r>
        <w:r w:rsidR="00090D66">
          <w:rPr>
            <w:noProof/>
            <w:webHidden/>
          </w:rPr>
          <w:t>14</w:t>
        </w:r>
        <w:r w:rsidR="00090D66">
          <w:rPr>
            <w:noProof/>
            <w:webHidden/>
          </w:rPr>
          <w:fldChar w:fldCharType="end"/>
        </w:r>
      </w:hyperlink>
    </w:p>
    <w:p w:rsidR="00090D66" w:rsidRDefault="0015327F" w14:paraId="5870E2E7" w14:textId="665A65C4">
      <w:pPr>
        <w:pStyle w:val="TOC1"/>
        <w:tabs>
          <w:tab w:val="left" w:pos="480"/>
          <w:tab w:val="right" w:leader="dot" w:pos="9396"/>
        </w:tabs>
        <w:rPr>
          <w:rFonts w:asciiTheme="minorHAnsi" w:hAnsiTheme="minorHAnsi" w:eastAsiaTheme="minorEastAsia" w:cstheme="minorBidi"/>
          <w:b w:val="0"/>
          <w:bCs w:val="0"/>
          <w:caps w:val="0"/>
          <w:noProof/>
          <w:kern w:val="2"/>
          <w:sz w:val="24"/>
          <w:szCs w:val="24"/>
          <w:lang w:val="en-ZA" w:eastAsia="en-ZA"/>
          <w14:ligatures w14:val="standardContextual"/>
        </w:rPr>
      </w:pPr>
      <w:hyperlink w:history="1" w:anchor="_Toc158129576">
        <w:r w:rsidRPr="00FB4201" w:rsidR="00090D66">
          <w:rPr>
            <w:rStyle w:val="Hyperlink"/>
            <w:noProof/>
          </w:rPr>
          <w:t>5</w:t>
        </w:r>
        <w:r w:rsidR="00090D66">
          <w:rPr>
            <w:rFonts w:asciiTheme="minorHAnsi" w:hAnsiTheme="minorHAnsi" w:eastAsiaTheme="minorEastAsia" w:cstheme="minorBidi"/>
            <w:b w:val="0"/>
            <w:bCs w:val="0"/>
            <w:caps w:val="0"/>
            <w:noProof/>
            <w:kern w:val="2"/>
            <w:sz w:val="24"/>
            <w:szCs w:val="24"/>
            <w:lang w:val="en-ZA" w:eastAsia="en-ZA"/>
            <w14:ligatures w14:val="standardContextual"/>
          </w:rPr>
          <w:tab/>
        </w:r>
        <w:r w:rsidRPr="00FB4201" w:rsidR="00090D66">
          <w:rPr>
            <w:rStyle w:val="Hyperlink"/>
            <w:noProof/>
          </w:rPr>
          <w:t>Appendices</w:t>
        </w:r>
        <w:r w:rsidR="00090D66">
          <w:rPr>
            <w:noProof/>
            <w:webHidden/>
          </w:rPr>
          <w:tab/>
        </w:r>
        <w:r w:rsidR="00090D66">
          <w:rPr>
            <w:noProof/>
            <w:webHidden/>
          </w:rPr>
          <w:fldChar w:fldCharType="begin"/>
        </w:r>
        <w:r w:rsidR="00090D66">
          <w:rPr>
            <w:noProof/>
            <w:webHidden/>
          </w:rPr>
          <w:instrText xml:space="preserve"> PAGEREF _Toc158129576 \h </w:instrText>
        </w:r>
        <w:r w:rsidR="00090D66">
          <w:rPr>
            <w:noProof/>
            <w:webHidden/>
          </w:rPr>
        </w:r>
        <w:r w:rsidR="00090D66">
          <w:rPr>
            <w:noProof/>
            <w:webHidden/>
          </w:rPr>
          <w:fldChar w:fldCharType="separate"/>
        </w:r>
        <w:r w:rsidR="00090D66">
          <w:rPr>
            <w:noProof/>
            <w:webHidden/>
          </w:rPr>
          <w:t>15</w:t>
        </w:r>
        <w:r w:rsidR="00090D66">
          <w:rPr>
            <w:noProof/>
            <w:webHidden/>
          </w:rPr>
          <w:fldChar w:fldCharType="end"/>
        </w:r>
      </w:hyperlink>
    </w:p>
    <w:p w:rsidRPr="005C3730" w:rsidR="003240F5" w:rsidP="008E502E" w:rsidRDefault="008E502E" w14:paraId="0E1C5E24" w14:textId="7DBD92F4">
      <w:pPr>
        <w:pStyle w:val="Heading1"/>
      </w:pPr>
      <w:r>
        <w:fldChar w:fldCharType="end"/>
      </w:r>
      <w:bookmarkStart w:name="_Toc158129562" w:id="0"/>
      <w:r w:rsidRPr="005C3730" w:rsidR="009C16E0">
        <w:t>Statement of Work</w:t>
      </w:r>
      <w:bookmarkEnd w:id="0"/>
      <w:r w:rsidRPr="005C3730" w:rsidR="009C16E0">
        <w:t xml:space="preserve"> </w:t>
      </w:r>
    </w:p>
    <w:p w:rsidRPr="00A71355" w:rsidR="003F7452" w:rsidP="003F7452" w:rsidRDefault="003F7452" w14:paraId="715436D5" w14:textId="287871F6">
      <w:pPr>
        <w:pStyle w:val="Heading2"/>
      </w:pPr>
      <w:bookmarkStart w:name="_Toc158129563" w:id="1"/>
      <w:r>
        <w:t>Overview</w:t>
      </w:r>
      <w:bookmarkEnd w:id="1"/>
      <w:r>
        <w:t xml:space="preserve"> </w:t>
      </w:r>
    </w:p>
    <w:p w:rsidRPr="00784FA6" w:rsidR="0006724C" w:rsidDel="00D46B75" w:rsidP="00087600" w:rsidRDefault="0006724C" w14:paraId="0CF0C37F" w14:textId="4706D257">
      <w:pPr>
        <w:pStyle w:val="NormalIndent"/>
        <w:jc w:val="both"/>
        <w:rPr>
          <w:del w:author="Nikki Papenfus" w:date="2024-02-06T16:46:00Z" w:id="2"/>
          <w:highlight w:val="yellow"/>
          <w:rPrChange w:author="Nikki Papenfus" w:date="2024-02-06T16:51:00Z" w:id="3">
            <w:rPr>
              <w:del w:author="Nikki Papenfus" w:date="2024-02-06T16:46:00Z" w:id="4"/>
            </w:rPr>
          </w:rPrChange>
        </w:rPr>
      </w:pPr>
      <w:del w:author="Nikki Papenfus" w:date="2024-02-06T16:46:00Z" w:id="5">
        <w:r w:rsidRPr="00784FA6" w:rsidDel="00D46B75">
          <w:rPr>
            <w:highlight w:val="yellow"/>
            <w:rPrChange w:author="Nikki Papenfus" w:date="2024-02-06T16:51:00Z" w:id="6">
              <w:rPr/>
            </w:rPrChange>
          </w:rPr>
          <w:delText>Grainger plc is anticipating significant future growth on their commercial properties with 170 commercial units currently and an expected 30 new units over the next year, the commercial leasing process faces challenges, including a lack of visibility into the pipeline, prolonged negotiations, and the absence of a centralized source of truth for payments and rent arrears. The commercial leasing process differs significantly from residential, involving nuances such as non-templated contracts, redlining for negotiation history, and more agent involvement.</w:delText>
        </w:r>
      </w:del>
    </w:p>
    <w:p w:rsidRPr="00784FA6" w:rsidR="00D741FE" w:rsidP="00087600" w:rsidRDefault="00D741FE" w14:paraId="5CD5CA7C" w14:textId="285D9474">
      <w:pPr>
        <w:pStyle w:val="NormalIndent"/>
        <w:jc w:val="both"/>
        <w:rPr>
          <w:highlight w:val="yellow"/>
          <w:rPrChange w:author="Nikki Papenfus" w:date="2024-02-06T16:51:00Z" w:id="7">
            <w:rPr/>
          </w:rPrChange>
        </w:rPr>
      </w:pPr>
      <w:r w:rsidRPr="00784FA6">
        <w:rPr>
          <w:highlight w:val="yellow"/>
          <w:rPrChange w:author="Nikki Papenfus" w:date="2024-02-06T16:51:00Z" w:id="8">
            <w:rPr/>
          </w:rPrChange>
        </w:rPr>
        <w:t>The primary objective of this project is to develop Application Programming Interfaces (</w:t>
      </w:r>
      <w:r w:rsidRPr="00784FA6" w:rsidR="00D35C5B">
        <w:rPr>
          <w:highlight w:val="yellow"/>
          <w:rPrChange w:author="Nikki Papenfus" w:date="2024-02-06T16:51:00Z" w:id="9">
            <w:rPr/>
          </w:rPrChange>
        </w:rPr>
        <w:t>RIGHTMOVE API</w:t>
      </w:r>
      <w:r w:rsidRPr="00784FA6">
        <w:rPr>
          <w:highlight w:val="yellow"/>
          <w:rPrChange w:author="Nikki Papenfus" w:date="2024-02-06T16:51:00Z" w:id="10">
            <w:rPr/>
          </w:rPrChange>
        </w:rPr>
        <w:t xml:space="preserve">s) to facilitate the seamless exchange of unit information between </w:t>
      </w:r>
      <w:r w:rsidRPr="00784FA6" w:rsidR="001945FD">
        <w:rPr>
          <w:highlight w:val="yellow"/>
          <w:rPrChange w:author="Nikki Papenfus" w:date="2024-02-06T16:51:00Z" w:id="11">
            <w:rPr/>
          </w:rPrChange>
        </w:rPr>
        <w:t>Salesforce</w:t>
      </w:r>
      <w:r w:rsidRPr="00784FA6">
        <w:rPr>
          <w:highlight w:val="yellow"/>
          <w:rPrChange w:author="Nikki Papenfus" w:date="2024-02-06T16:51:00Z" w:id="12">
            <w:rPr/>
          </w:rPrChange>
        </w:rPr>
        <w:t xml:space="preserve"> and the website currently under construction</w:t>
      </w:r>
      <w:r w:rsidRPr="00784FA6" w:rsidR="00D7530D">
        <w:rPr>
          <w:highlight w:val="yellow"/>
          <w:rPrChange w:author="Nikki Papenfus" w:date="2024-02-06T16:51:00Z" w:id="13">
            <w:rPr/>
          </w:rPrChange>
        </w:rPr>
        <w:t xml:space="preserve"> by Code</w:t>
      </w:r>
      <w:r w:rsidRPr="00784FA6">
        <w:rPr>
          <w:highlight w:val="yellow"/>
          <w:rPrChange w:author="Nikki Papenfus" w:date="2024-02-06T16:51:00Z" w:id="14">
            <w:rPr/>
          </w:rPrChange>
        </w:rPr>
        <w:t xml:space="preserve">. Additionally, the project aims to enhance </w:t>
      </w:r>
      <w:r w:rsidRPr="00784FA6" w:rsidR="001945FD">
        <w:rPr>
          <w:highlight w:val="yellow"/>
          <w:rPrChange w:author="Nikki Papenfus" w:date="2024-02-06T16:51:00Z" w:id="15">
            <w:rPr/>
          </w:rPrChange>
        </w:rPr>
        <w:t>Salesforce</w:t>
      </w:r>
      <w:r w:rsidRPr="00784FA6">
        <w:rPr>
          <w:highlight w:val="yellow"/>
          <w:rPrChange w:author="Nikki Papenfus" w:date="2024-02-06T16:51:00Z" w:id="16">
            <w:rPr/>
          </w:rPrChange>
        </w:rPr>
        <w:t xml:space="preserve"> functionality by adding or modifying fields to accommodate the new data being passed through the </w:t>
      </w:r>
      <w:r w:rsidRPr="00784FA6" w:rsidR="00D35C5B">
        <w:rPr>
          <w:highlight w:val="yellow"/>
          <w:rPrChange w:author="Nikki Papenfus" w:date="2024-02-06T16:51:00Z" w:id="17">
            <w:rPr/>
          </w:rPrChange>
        </w:rPr>
        <w:t>RIGHTMOVE API</w:t>
      </w:r>
      <w:r w:rsidRPr="00784FA6">
        <w:rPr>
          <w:highlight w:val="yellow"/>
          <w:rPrChange w:author="Nikki Papenfus" w:date="2024-02-06T16:51:00Z" w:id="18">
            <w:rPr/>
          </w:rPrChange>
        </w:rPr>
        <w:t>s.</w:t>
      </w:r>
    </w:p>
    <w:p w:rsidRPr="00784FA6" w:rsidR="003F7452" w:rsidP="003F7452" w:rsidRDefault="003F7452" w14:paraId="1AF58B4F" w14:textId="22458A33">
      <w:pPr>
        <w:pStyle w:val="Heading2"/>
        <w:tabs>
          <w:tab w:val="left" w:pos="3828"/>
        </w:tabs>
        <w:rPr>
          <w:highlight w:val="yellow"/>
          <w:rPrChange w:author="Nikki Papenfus" w:date="2024-02-06T16:51:00Z" w:id="19">
            <w:rPr/>
          </w:rPrChange>
        </w:rPr>
      </w:pPr>
      <w:bookmarkStart w:name="_Project_Objectives" w:id="20"/>
      <w:bookmarkStart w:name="_Project_Objectives_1" w:id="21"/>
      <w:bookmarkStart w:name="_Objectives" w:id="22"/>
      <w:bookmarkStart w:name="_Toc158129564" w:id="23"/>
      <w:bookmarkEnd w:id="20"/>
      <w:bookmarkEnd w:id="21"/>
      <w:bookmarkEnd w:id="22"/>
      <w:commentRangeStart w:id="24"/>
      <w:r w:rsidRPr="00784FA6">
        <w:rPr>
          <w:highlight w:val="yellow"/>
          <w:rPrChange w:author="Nikki Papenfus" w:date="2024-02-06T16:51:00Z" w:id="25">
            <w:rPr/>
          </w:rPrChange>
        </w:rPr>
        <w:t>Objectives</w:t>
      </w:r>
      <w:commentRangeEnd w:id="24"/>
      <w:r w:rsidRPr="00784FA6" w:rsidR="0077330C">
        <w:rPr>
          <w:rStyle w:val="CommentReference"/>
          <w:rFonts w:ascii="Times New Roman" w:hAnsi="Times New Roman"/>
          <w:b w:val="0"/>
          <w:caps w:val="0"/>
          <w:highlight w:val="yellow"/>
          <w:rPrChange w:author="Nikki Papenfus" w:date="2024-02-06T16:51:00Z" w:id="26">
            <w:rPr>
              <w:rStyle w:val="CommentReference"/>
              <w:rFonts w:ascii="Times New Roman" w:hAnsi="Times New Roman"/>
              <w:b w:val="0"/>
              <w:caps w:val="0"/>
            </w:rPr>
          </w:rPrChange>
        </w:rPr>
        <w:commentReference w:id="24"/>
      </w:r>
      <w:bookmarkEnd w:id="23"/>
    </w:p>
    <w:p w:rsidRPr="00784FA6" w:rsidR="00D35C91" w:rsidP="00D35C91" w:rsidRDefault="00D35C91" w14:paraId="66BB4E58" w14:textId="77777777">
      <w:pPr>
        <w:pStyle w:val="NormalIndent"/>
        <w:rPr>
          <w:highlight w:val="yellow"/>
          <w:rPrChange w:author="Nikki Papenfus" w:date="2024-02-06T16:51:00Z" w:id="27">
            <w:rPr/>
          </w:rPrChange>
        </w:rPr>
      </w:pPr>
      <w:r w:rsidRPr="00784FA6">
        <w:rPr>
          <w:highlight w:val="yellow"/>
          <w:rPrChange w:author="Nikki Papenfus" w:date="2024-02-06T16:51:00Z" w:id="28">
            <w:rPr/>
          </w:rPrChange>
        </w:rPr>
        <w:t>The objectives of this project are to:</w:t>
      </w:r>
    </w:p>
    <w:p w:rsidRPr="00784FA6" w:rsidR="00273FC9" w:rsidP="00273FC9" w:rsidRDefault="00260491" w14:paraId="1959ED57" w14:textId="12FC019C">
      <w:pPr>
        <w:pStyle w:val="NormalIndent"/>
        <w:numPr>
          <w:ilvl w:val="0"/>
          <w:numId w:val="9"/>
        </w:numPr>
        <w:rPr>
          <w:highlight w:val="yellow"/>
          <w:rPrChange w:author="Nikki Papenfus" w:date="2024-02-06T16:51:00Z" w:id="29">
            <w:rPr/>
          </w:rPrChange>
        </w:rPr>
      </w:pPr>
      <w:ins w:author="Nikki Papenfus" w:date="2024-02-06T17:05:00Z" w:id="30">
        <w:r>
          <w:rPr>
            <w:highlight w:val="yellow"/>
          </w:rPr>
          <w:t xml:space="preserve">Conduct </w:t>
        </w:r>
      </w:ins>
      <w:del w:author="Nikki Papenfus" w:date="2024-02-06T17:05:00Z" w:id="31">
        <w:r w:rsidRPr="00784FA6" w:rsidDel="00260491" w:rsidR="00273FC9">
          <w:rPr>
            <w:highlight w:val="yellow"/>
            <w:rPrChange w:author="Nikki Papenfus" w:date="2024-02-06T16:51:00Z" w:id="32">
              <w:rPr/>
            </w:rPrChange>
          </w:rPr>
          <w:delText>Project Kickoff/</w:delText>
        </w:r>
      </w:del>
      <w:r w:rsidRPr="00784FA6" w:rsidR="00273FC9">
        <w:rPr>
          <w:highlight w:val="yellow"/>
          <w:rPrChange w:author="Nikki Papenfus" w:date="2024-02-06T16:51:00Z" w:id="33">
            <w:rPr/>
          </w:rPrChange>
        </w:rPr>
        <w:t xml:space="preserve">Sprint 0 </w:t>
      </w:r>
      <w:ins w:author="Nikki Papenfus" w:date="2024-02-06T17:05:00Z" w:id="34">
        <w:r>
          <w:rPr>
            <w:highlight w:val="yellow"/>
          </w:rPr>
          <w:t xml:space="preserve">in which </w:t>
        </w:r>
        <w:r w:rsidR="00A83832">
          <w:rPr>
            <w:highlight w:val="yellow"/>
          </w:rPr>
          <w:t>sufficient, d</w:t>
        </w:r>
      </w:ins>
      <w:del w:author="Nikki Papenfus" w:date="2024-02-06T17:05:00Z" w:id="35">
        <w:r w:rsidRPr="00784FA6" w:rsidDel="00A83832" w:rsidR="00273FC9">
          <w:rPr>
            <w:highlight w:val="yellow"/>
            <w:rPrChange w:author="Nikki Papenfus" w:date="2024-02-06T16:51:00Z" w:id="36">
              <w:rPr/>
            </w:rPrChange>
          </w:rPr>
          <w:delText>(D</w:delText>
        </w:r>
      </w:del>
      <w:r w:rsidRPr="00784FA6" w:rsidR="00273FC9">
        <w:rPr>
          <w:highlight w:val="yellow"/>
          <w:rPrChange w:author="Nikki Papenfus" w:date="2024-02-06T16:51:00Z" w:id="37">
            <w:rPr/>
          </w:rPrChange>
        </w:rPr>
        <w:t>etailed analysis</w:t>
      </w:r>
      <w:ins w:author="Nikki Papenfus" w:date="2024-02-06T17:05:00Z" w:id="38">
        <w:r w:rsidR="00A83832">
          <w:rPr>
            <w:highlight w:val="yellow"/>
          </w:rPr>
          <w:t xml:space="preserve"> </w:t>
        </w:r>
        <w:r w:rsidR="00A83832">
          <w:t xml:space="preserve">will be conducted in order for Open Box and </w:t>
        </w:r>
        <w:r w:rsidR="00A83832">
          <w:fldChar w:fldCharType="begin"/>
        </w:r>
        <w:r w:rsidR="00A83832">
          <w:instrText xml:space="preserve"> DOCPROPERTY  Category  \* MERGEFORMAT </w:instrText>
        </w:r>
        <w:r w:rsidR="00A83832">
          <w:fldChar w:fldCharType="separate"/>
        </w:r>
        <w:r w:rsidR="00A83832">
          <w:t>Grainge</w:t>
        </w:r>
      </w:ins>
      <w:ins w:author="Nikki Papenfus" w:date="2024-02-06T17:06:00Z" w:id="39">
        <w:r w:rsidR="00A83832">
          <w:t>r plc</w:t>
        </w:r>
      </w:ins>
      <w:ins w:author="Nikki Papenfus" w:date="2024-02-06T17:05:00Z" w:id="40">
        <w:r w:rsidR="00A83832">
          <w:fldChar w:fldCharType="end"/>
        </w:r>
        <w:r w:rsidR="00A83832">
          <w:t xml:space="preserve"> to be in a position to commence Sprint 1 development</w:t>
        </w:r>
      </w:ins>
      <w:ins w:author="Nikki Papenfus" w:date="2024-02-06T17:06:00Z" w:id="41">
        <w:r w:rsidR="00A83832">
          <w:rPr>
            <w:highlight w:val="yellow"/>
          </w:rPr>
          <w:t>.</w:t>
        </w:r>
      </w:ins>
      <w:del w:author="Nikki Papenfus" w:date="2024-02-06T17:06:00Z" w:id="42">
        <w:r w:rsidRPr="00784FA6" w:rsidDel="00A83832" w:rsidR="00273FC9">
          <w:rPr>
            <w:highlight w:val="yellow"/>
            <w:rPrChange w:author="Nikki Papenfus" w:date="2024-02-06T16:51:00Z" w:id="43">
              <w:rPr/>
            </w:rPrChange>
          </w:rPr>
          <w:delText>)</w:delText>
        </w:r>
      </w:del>
      <w:r w:rsidRPr="00784FA6" w:rsidR="00273FC9">
        <w:rPr>
          <w:highlight w:val="yellow"/>
          <w:rPrChange w:author="Nikki Papenfus" w:date="2024-02-06T16:51:00Z" w:id="44">
            <w:rPr/>
          </w:rPrChange>
        </w:rPr>
        <w:t xml:space="preserve"> </w:t>
      </w:r>
    </w:p>
    <w:p w:rsidRPr="00784FA6" w:rsidR="00273FC9" w:rsidDel="00B16FFF" w:rsidP="00273FC9" w:rsidRDefault="00273FC9" w14:paraId="29F2DFE6" w14:textId="25DA25C8">
      <w:pPr>
        <w:pStyle w:val="NormalIndent"/>
        <w:numPr>
          <w:ilvl w:val="1"/>
          <w:numId w:val="9"/>
        </w:numPr>
        <w:rPr>
          <w:del w:author="Nikki Papenfus" w:date="2024-02-06T19:29:00Z" w:id="45"/>
          <w:highlight w:val="yellow"/>
          <w:rPrChange w:author="Nikki Papenfus" w:date="2024-02-06T16:51:00Z" w:id="46">
            <w:rPr>
              <w:del w:author="Nikki Papenfus" w:date="2024-02-06T19:29:00Z" w:id="47"/>
            </w:rPr>
          </w:rPrChange>
        </w:rPr>
      </w:pPr>
      <w:del w:author="Nikki Papenfus" w:date="2024-02-06T19:29:00Z" w:id="48">
        <w:r w:rsidRPr="00784FA6" w:rsidDel="00B16FFF">
          <w:rPr>
            <w:highlight w:val="yellow"/>
            <w:rPrChange w:author="Nikki Papenfus" w:date="2024-02-06T16:51:00Z" w:id="49">
              <w:rPr/>
            </w:rPrChange>
          </w:rPr>
          <w:delText>Define project scope and expectations (OB and Grainger)</w:delText>
        </w:r>
      </w:del>
    </w:p>
    <w:p w:rsidRPr="00784FA6" w:rsidR="00273FC9" w:rsidP="00273FC9" w:rsidRDefault="00273FC9" w14:paraId="6584445B" w14:textId="77777777">
      <w:pPr>
        <w:pStyle w:val="NormalIndent"/>
        <w:numPr>
          <w:ilvl w:val="1"/>
          <w:numId w:val="9"/>
        </w:numPr>
        <w:rPr>
          <w:highlight w:val="yellow"/>
          <w:rPrChange w:author="Nikki Papenfus" w:date="2024-02-06T16:51:00Z" w:id="50">
            <w:rPr/>
          </w:rPrChange>
        </w:rPr>
      </w:pPr>
      <w:r w:rsidRPr="00784FA6">
        <w:rPr>
          <w:highlight w:val="yellow"/>
          <w:rPrChange w:author="Nikki Papenfus" w:date="2024-02-06T16:51:00Z" w:id="51">
            <w:rPr/>
          </w:rPrChange>
        </w:rPr>
        <w:t>Gather and document comprehensive business requirements (OB)</w:t>
      </w:r>
    </w:p>
    <w:p w:rsidRPr="00784FA6" w:rsidR="0042732E" w:rsidP="00273FC9" w:rsidRDefault="0042732E" w14:paraId="0730A47F" w14:textId="6C191671">
      <w:pPr>
        <w:pStyle w:val="NormalIndent"/>
        <w:numPr>
          <w:ilvl w:val="1"/>
          <w:numId w:val="9"/>
        </w:numPr>
        <w:rPr>
          <w:highlight w:val="yellow"/>
          <w:rPrChange w:author="Nikki Papenfus" w:date="2024-02-06T16:51:00Z" w:id="52">
            <w:rPr/>
          </w:rPrChange>
        </w:rPr>
      </w:pPr>
      <w:r w:rsidRPr="00784FA6">
        <w:rPr>
          <w:highlight w:val="yellow"/>
          <w:rPrChange w:author="Nikki Papenfus" w:date="2024-02-06T16:51:00Z" w:id="53">
            <w:rPr/>
          </w:rPrChange>
        </w:rPr>
        <w:t xml:space="preserve">Analysis of fields required and whether they are already in </w:t>
      </w:r>
      <w:r w:rsidRPr="00784FA6" w:rsidR="00090D66">
        <w:rPr>
          <w:highlight w:val="yellow"/>
          <w:rPrChange w:author="Nikki Papenfus" w:date="2024-02-06T16:51:00Z" w:id="54">
            <w:rPr/>
          </w:rPrChange>
        </w:rPr>
        <w:t>SALESFORCE</w:t>
      </w:r>
      <w:r w:rsidRPr="00784FA6" w:rsidR="002F27D1">
        <w:rPr>
          <w:highlight w:val="yellow"/>
          <w:rPrChange w:author="Nikki Papenfus" w:date="2024-02-06T16:51:00Z" w:id="55">
            <w:rPr/>
          </w:rPrChange>
        </w:rPr>
        <w:t>.</w:t>
      </w:r>
    </w:p>
    <w:p w:rsidRPr="00784FA6" w:rsidR="00273FC9" w:rsidP="00273FC9" w:rsidRDefault="00273FC9" w14:paraId="1E3F540B" w14:textId="77777777">
      <w:pPr>
        <w:pStyle w:val="NormalIndent"/>
        <w:numPr>
          <w:ilvl w:val="1"/>
          <w:numId w:val="9"/>
        </w:numPr>
        <w:rPr>
          <w:highlight w:val="yellow"/>
          <w:rPrChange w:author="Nikki Papenfus" w:date="2024-02-06T16:51:00Z" w:id="56">
            <w:rPr/>
          </w:rPrChange>
        </w:rPr>
      </w:pPr>
      <w:r w:rsidRPr="00784FA6">
        <w:rPr>
          <w:highlight w:val="yellow"/>
          <w:rPrChange w:author="Nikki Papenfus" w:date="2024-02-06T16:51:00Z" w:id="57">
            <w:rPr/>
          </w:rPrChange>
        </w:rPr>
        <w:t>Establish a high-level backlog of user stories (Prioritized based on initial business value by OB and Grainger)</w:t>
      </w:r>
    </w:p>
    <w:p w:rsidRPr="00784FA6" w:rsidR="00273FC9" w:rsidDel="001A5AB2" w:rsidP="00273FC9" w:rsidRDefault="00273FC9" w14:paraId="7E87DC92" w14:textId="23B75405">
      <w:pPr>
        <w:pStyle w:val="NormalIndent"/>
        <w:numPr>
          <w:ilvl w:val="1"/>
          <w:numId w:val="9"/>
        </w:numPr>
        <w:rPr>
          <w:del w:author="Nikki Papenfus" w:date="2024-02-06T17:38:00Z" w:id="58"/>
          <w:highlight w:val="yellow"/>
          <w:rPrChange w:author="Nikki Papenfus" w:date="2024-02-06T16:51:00Z" w:id="59">
            <w:rPr>
              <w:del w:author="Nikki Papenfus" w:date="2024-02-06T17:38:00Z" w:id="60"/>
            </w:rPr>
          </w:rPrChange>
        </w:rPr>
      </w:pPr>
      <w:del w:author="Nikki Papenfus" w:date="2024-02-06T17:38:00Z" w:id="61">
        <w:r w:rsidRPr="00784FA6" w:rsidDel="001A5AB2">
          <w:rPr>
            <w:highlight w:val="yellow"/>
            <w:rPrChange w:author="Nikki Papenfus" w:date="2024-02-06T16:51:00Z" w:id="62">
              <w:rPr/>
            </w:rPrChange>
          </w:rPr>
          <w:delText xml:space="preserve">Define the MVP needed to deliver the core functionality (minimum viable product) </w:delText>
        </w:r>
      </w:del>
    </w:p>
    <w:p w:rsidRPr="009B2243" w:rsidR="00726252" w:rsidP="00726252" w:rsidRDefault="00726252" w14:paraId="66455E42" w14:textId="24EA570C">
      <w:pPr>
        <w:pStyle w:val="NormalIndent"/>
        <w:numPr>
          <w:ilvl w:val="1"/>
          <w:numId w:val="9"/>
        </w:numPr>
        <w:rPr>
          <w:ins w:author="Nikki Papenfus" w:date="2024-02-06T17:08:00Z" w:id="63"/>
        </w:rPr>
        <w:pPrChange w:author="Nikki Papenfus" w:date="2024-02-06T17:08:00Z" w:id="64">
          <w:pPr>
            <w:pStyle w:val="NormalIndent"/>
            <w:numPr>
              <w:numId w:val="9"/>
            </w:numPr>
            <w:tabs>
              <w:tab w:val="num" w:pos="1146"/>
            </w:tabs>
            <w:ind w:left="1146" w:hanging="360"/>
          </w:pPr>
        </w:pPrChange>
      </w:pPr>
      <w:ins w:author="Nikki Papenfus" w:date="2024-02-06T17:08:00Z" w:id="65">
        <w:r w:rsidRPr="009B2243">
          <w:t>Provide a</w:t>
        </w:r>
        <w:r>
          <w:t xml:space="preserve"> revised </w:t>
        </w:r>
        <w:r w:rsidRPr="009B2243">
          <w:t xml:space="preserve">forecast of the number of sprints, cost &amp; timeline required </w:t>
        </w:r>
        <w:r>
          <w:t xml:space="preserve">to </w:t>
        </w:r>
        <w:r w:rsidRPr="009B2243">
          <w:t>deliver the project.</w:t>
        </w:r>
      </w:ins>
    </w:p>
    <w:p w:rsidRPr="00784FA6" w:rsidR="00A91CB5" w:rsidDel="005A0465" w:rsidP="00A91CB5" w:rsidRDefault="00A91CB5" w14:paraId="6CE5EFCD" w14:textId="5926D557">
      <w:pPr>
        <w:pStyle w:val="NormalIndent"/>
        <w:numPr>
          <w:ilvl w:val="0"/>
          <w:numId w:val="9"/>
        </w:numPr>
        <w:rPr>
          <w:del w:author="Nikki Papenfus" w:date="2024-02-06T17:07:00Z" w:id="66"/>
          <w:highlight w:val="yellow"/>
          <w:rPrChange w:author="Nikki Papenfus" w:date="2024-02-06T16:51:00Z" w:id="67">
            <w:rPr>
              <w:del w:author="Nikki Papenfus" w:date="2024-02-06T17:07:00Z" w:id="68"/>
            </w:rPr>
          </w:rPrChange>
        </w:rPr>
      </w:pPr>
      <w:del w:author="Nikki Papenfus" w:date="2024-02-06T17:07:00Z" w:id="69">
        <w:r w:rsidRPr="00784FA6" w:rsidDel="005A0465">
          <w:rPr>
            <w:highlight w:val="yellow"/>
            <w:rPrChange w:author="Nikki Papenfus" w:date="2024-02-06T16:51:00Z" w:id="70">
              <w:rPr/>
            </w:rPrChange>
          </w:rPr>
          <w:delText xml:space="preserve">Team structure and Environments </w:delText>
        </w:r>
      </w:del>
    </w:p>
    <w:p w:rsidRPr="00784FA6" w:rsidR="00A91CB5" w:rsidDel="005A0465" w:rsidP="00A91CB5" w:rsidRDefault="00A91CB5" w14:paraId="4C2D6F20" w14:textId="42D0010C">
      <w:pPr>
        <w:pStyle w:val="NormalIndent"/>
        <w:numPr>
          <w:ilvl w:val="1"/>
          <w:numId w:val="9"/>
        </w:numPr>
        <w:rPr>
          <w:del w:author="Nikki Papenfus" w:date="2024-02-06T17:07:00Z" w:id="71"/>
          <w:highlight w:val="yellow"/>
          <w:rPrChange w:author="Nikki Papenfus" w:date="2024-02-06T16:51:00Z" w:id="72">
            <w:rPr>
              <w:del w:author="Nikki Papenfus" w:date="2024-02-06T17:07:00Z" w:id="73"/>
            </w:rPr>
          </w:rPrChange>
        </w:rPr>
      </w:pPr>
      <w:del w:author="Nikki Papenfus" w:date="2024-02-06T17:07:00Z" w:id="74">
        <w:r w:rsidRPr="00784FA6" w:rsidDel="005A0465">
          <w:rPr>
            <w:highlight w:val="yellow"/>
            <w:rPrChange w:author="Nikki Papenfus" w:date="2024-02-06T16:51:00Z" w:id="75">
              <w:rPr/>
            </w:rPrChange>
          </w:rPr>
          <w:delText>Ensure adequate resourcing by agreeing on team structure and number of developers required.</w:delText>
        </w:r>
      </w:del>
    </w:p>
    <w:p w:rsidRPr="00784FA6" w:rsidR="00A91CB5" w:rsidDel="005A0465" w:rsidP="00A91CB5" w:rsidRDefault="00A91CB5" w14:paraId="060D0EF2" w14:textId="3CA8BF00">
      <w:pPr>
        <w:pStyle w:val="NormalIndent"/>
        <w:numPr>
          <w:ilvl w:val="1"/>
          <w:numId w:val="9"/>
        </w:numPr>
        <w:rPr>
          <w:del w:author="Nikki Papenfus" w:date="2024-02-06T17:07:00Z" w:id="76"/>
          <w:highlight w:val="yellow"/>
          <w:rPrChange w:author="Nikki Papenfus" w:date="2024-02-06T16:51:00Z" w:id="77">
            <w:rPr>
              <w:del w:author="Nikki Papenfus" w:date="2024-02-06T17:07:00Z" w:id="78"/>
            </w:rPr>
          </w:rPrChange>
        </w:rPr>
      </w:pPr>
      <w:del w:author="Nikki Papenfus" w:date="2024-02-06T17:07:00Z" w:id="79">
        <w:r w:rsidRPr="00784FA6" w:rsidDel="005A0465">
          <w:rPr>
            <w:highlight w:val="yellow"/>
            <w:rPrChange w:author="Nikki Papenfus" w:date="2024-02-06T16:51:00Z" w:id="80">
              <w:rPr/>
            </w:rPrChange>
          </w:rPr>
          <w:delText xml:space="preserve">Environment and Access </w:delText>
        </w:r>
      </w:del>
    </w:p>
    <w:p w:rsidRPr="00784FA6" w:rsidR="00A91CB5" w:rsidDel="005A0465" w:rsidP="00A91CB5" w:rsidRDefault="00A91CB5" w14:paraId="3E03181B" w14:textId="6C017913">
      <w:pPr>
        <w:pStyle w:val="NormalIndent"/>
        <w:numPr>
          <w:ilvl w:val="2"/>
          <w:numId w:val="9"/>
        </w:numPr>
        <w:rPr>
          <w:del w:author="Nikki Papenfus" w:date="2024-02-06T17:07:00Z" w:id="81"/>
          <w:highlight w:val="yellow"/>
          <w:rPrChange w:author="Nikki Papenfus" w:date="2024-02-06T16:51:00Z" w:id="82">
            <w:rPr>
              <w:del w:author="Nikki Papenfus" w:date="2024-02-06T17:07:00Z" w:id="83"/>
            </w:rPr>
          </w:rPrChange>
        </w:rPr>
      </w:pPr>
      <w:del w:author="Nikki Papenfus" w:date="2024-02-06T17:07:00Z" w:id="84">
        <w:r w:rsidRPr="00784FA6" w:rsidDel="005A0465">
          <w:rPr>
            <w:highlight w:val="yellow"/>
            <w:rPrChange w:author="Nikki Papenfus" w:date="2024-02-06T16:51:00Z" w:id="85">
              <w:rPr/>
            </w:rPrChange>
          </w:rPr>
          <w:delText xml:space="preserve">Ensure </w:delText>
        </w:r>
        <w:r w:rsidRPr="00784FA6" w:rsidDel="005A0465" w:rsidR="00090D66">
          <w:rPr>
            <w:highlight w:val="yellow"/>
            <w:rPrChange w:author="Nikki Papenfus" w:date="2024-02-06T16:51:00Z" w:id="86">
              <w:rPr/>
            </w:rPrChange>
          </w:rPr>
          <w:delText>Salesforce</w:delText>
        </w:r>
        <w:r w:rsidRPr="00784FA6" w:rsidDel="005A0465">
          <w:rPr>
            <w:highlight w:val="yellow"/>
            <w:rPrChange w:author="Nikki Papenfus" w:date="2024-02-06T16:51:00Z" w:id="87">
              <w:rPr/>
            </w:rPrChange>
          </w:rPr>
          <w:delText xml:space="preserve"> access is provided for the team.</w:delText>
        </w:r>
      </w:del>
    </w:p>
    <w:p w:rsidRPr="00784FA6" w:rsidR="00A91CB5" w:rsidDel="005A0465" w:rsidP="00A91CB5" w:rsidRDefault="00A91CB5" w14:paraId="17C09482" w14:textId="781685D1">
      <w:pPr>
        <w:pStyle w:val="NormalIndent"/>
        <w:numPr>
          <w:ilvl w:val="2"/>
          <w:numId w:val="9"/>
        </w:numPr>
        <w:rPr>
          <w:del w:author="Nikki Papenfus" w:date="2024-02-06T17:07:00Z" w:id="88"/>
          <w:highlight w:val="yellow"/>
          <w:rPrChange w:author="Nikki Papenfus" w:date="2024-02-06T16:51:00Z" w:id="89">
            <w:rPr>
              <w:del w:author="Nikki Papenfus" w:date="2024-02-06T17:07:00Z" w:id="90"/>
            </w:rPr>
          </w:rPrChange>
        </w:rPr>
      </w:pPr>
      <w:del w:author="Nikki Papenfus" w:date="2024-02-06T17:07:00Z" w:id="91">
        <w:r w:rsidRPr="00784FA6" w:rsidDel="005A0465">
          <w:rPr>
            <w:highlight w:val="yellow"/>
            <w:rPrChange w:author="Nikki Papenfus" w:date="2024-02-06T16:51:00Z" w:id="92">
              <w:rPr/>
            </w:rPrChange>
          </w:rPr>
          <w:delText>Establish an environment for backlog management, utilizing tools such as Jira or Azure.</w:delText>
        </w:r>
      </w:del>
    </w:p>
    <w:p w:rsidRPr="00784FA6" w:rsidR="00A91CB5" w:rsidDel="005A0465" w:rsidP="00A91CB5" w:rsidRDefault="00A91CB5" w14:paraId="520E0AC1" w14:textId="6B6D7B0F">
      <w:pPr>
        <w:pStyle w:val="NormalIndent"/>
        <w:numPr>
          <w:ilvl w:val="2"/>
          <w:numId w:val="9"/>
        </w:numPr>
        <w:rPr>
          <w:del w:author="Nikki Papenfus" w:date="2024-02-06T17:07:00Z" w:id="93"/>
          <w:highlight w:val="yellow"/>
          <w:rPrChange w:author="Nikki Papenfus" w:date="2024-02-06T16:51:00Z" w:id="94">
            <w:rPr>
              <w:del w:author="Nikki Papenfus" w:date="2024-02-06T17:07:00Z" w:id="95"/>
            </w:rPr>
          </w:rPrChange>
        </w:rPr>
      </w:pPr>
      <w:del w:author="Nikki Papenfus" w:date="2024-02-06T17:07:00Z" w:id="96">
        <w:r w:rsidRPr="00784FA6" w:rsidDel="005A0465">
          <w:rPr>
            <w:highlight w:val="yellow"/>
            <w:rPrChange w:author="Nikki Papenfus" w:date="2024-02-06T16:51:00Z" w:id="97">
              <w:rPr/>
            </w:rPrChange>
          </w:rPr>
          <w:delText>Establish the necessary development and testing environments.</w:delText>
        </w:r>
      </w:del>
    </w:p>
    <w:p w:rsidRPr="00784FA6" w:rsidR="00EF5122" w:rsidP="00547D2F" w:rsidRDefault="00EF5122" w14:paraId="5BEA8C72" w14:textId="77777777">
      <w:pPr>
        <w:pStyle w:val="NormalIndent"/>
        <w:numPr>
          <w:ilvl w:val="1"/>
          <w:numId w:val="9"/>
        </w:numPr>
        <w:rPr>
          <w:highlight w:val="yellow"/>
          <w:rPrChange w:author="Nikki Papenfus" w:date="2024-02-06T16:51:00Z" w:id="98">
            <w:rPr/>
          </w:rPrChange>
        </w:rPr>
        <w:pPrChange w:author="Nikki Papenfus" w:date="2024-02-06T17:38:00Z" w:id="99">
          <w:pPr>
            <w:pStyle w:val="NormalIndent"/>
            <w:numPr>
              <w:numId w:val="9"/>
            </w:numPr>
            <w:tabs>
              <w:tab w:val="num" w:pos="1146"/>
            </w:tabs>
            <w:ind w:left="1146" w:hanging="360"/>
          </w:pPr>
        </w:pPrChange>
      </w:pPr>
      <w:r w:rsidRPr="00784FA6">
        <w:rPr>
          <w:highlight w:val="yellow"/>
          <w:rPrChange w:author="Nikki Papenfus" w:date="2024-02-06T16:51:00Z" w:id="100">
            <w:rPr/>
          </w:rPrChange>
        </w:rPr>
        <w:t>Define detailed requirements and acceptance criteria (OB and Grainger)</w:t>
      </w:r>
    </w:p>
    <w:p w:rsidRPr="00784FA6" w:rsidR="0077659E" w:rsidP="0077659E" w:rsidRDefault="0077659E" w14:paraId="6690E890" w14:textId="77777777">
      <w:pPr>
        <w:pStyle w:val="NormalIndent"/>
        <w:numPr>
          <w:ilvl w:val="0"/>
          <w:numId w:val="9"/>
        </w:numPr>
        <w:rPr>
          <w:highlight w:val="yellow"/>
          <w:rPrChange w:author="Nikki Papenfus" w:date="2024-02-06T16:51:00Z" w:id="101">
            <w:rPr/>
          </w:rPrChange>
        </w:rPr>
      </w:pPr>
      <w:r w:rsidRPr="00784FA6">
        <w:rPr>
          <w:highlight w:val="yellow"/>
          <w:rPrChange w:author="Nikki Papenfus" w:date="2024-02-06T16:51:00Z" w:id="102">
            <w:rPr/>
          </w:rPrChange>
        </w:rPr>
        <w:t>Deliver a solution containing the following key features:</w:t>
      </w:r>
    </w:p>
    <w:p w:rsidR="002225A0" w:rsidP="000C7EC3" w:rsidRDefault="000C7EC3" w14:paraId="671A374F" w14:textId="1A44F4EB">
      <w:pPr>
        <w:pStyle w:val="NormalIndent"/>
        <w:numPr>
          <w:ilvl w:val="1"/>
          <w:numId w:val="9"/>
        </w:numPr>
        <w:rPr>
          <w:ins w:author="Nikki Papenfus" w:date="2024-02-06T19:18:00Z" w:id="103"/>
        </w:rPr>
      </w:pPr>
      <w:ins w:author="Nikki Papenfus" w:date="2024-02-06T19:17:00Z" w:id="104">
        <w:r>
          <w:t>Send a J</w:t>
        </w:r>
      </w:ins>
      <w:ins w:author="Nikki Papenfus" w:date="2024-02-06T19:18:00Z" w:id="105">
        <w:r>
          <w:t xml:space="preserve">SON payload to a new </w:t>
        </w:r>
        <w:r w:rsidR="002225A0">
          <w:t xml:space="preserve">Grainger website </w:t>
        </w:r>
        <w:r>
          <w:t xml:space="preserve">API </w:t>
        </w:r>
        <w:r w:rsidR="002225A0">
          <w:t xml:space="preserve">that </w:t>
        </w:r>
        <w:r>
          <w:t>contain</w:t>
        </w:r>
        <w:r w:rsidR="002225A0">
          <w:t>s</w:t>
        </w:r>
        <w:r>
          <w:t xml:space="preserve"> </w:t>
        </w:r>
        <w:r w:rsidRPr="000C7EC3">
          <w:rPr>
            <w:rPrChange w:author="Nikki Papenfus" w:date="2024-02-06T19:18:00Z" w:id="106">
              <w:rPr>
                <w:b/>
                <w:bCs/>
              </w:rPr>
            </w:rPrChange>
          </w:rPr>
          <w:t>details</w:t>
        </w:r>
        <w:r w:rsidRPr="00A64E13">
          <w:t xml:space="preserve"> </w:t>
        </w:r>
        <w:r>
          <w:t xml:space="preserve">of </w:t>
        </w:r>
        <w:r w:rsidRPr="00A64E13">
          <w:t>selected</w:t>
        </w:r>
        <w:r>
          <w:t xml:space="preserve">, available </w:t>
        </w:r>
        <w:r w:rsidRPr="00A64E13">
          <w:t>units</w:t>
        </w:r>
      </w:ins>
      <w:ins w:author="Nikki Papenfus" w:date="2024-02-06T19:24:00Z" w:id="107">
        <w:r w:rsidR="00550F6D">
          <w:t xml:space="preserve"> from </w:t>
        </w:r>
        <w:r w:rsidR="00550F6D">
          <w:t>Salesforce</w:t>
        </w:r>
      </w:ins>
      <w:ins w:author="Nikki Papenfus" w:date="2024-02-06T19:18:00Z" w:id="108">
        <w:r w:rsidR="002225A0">
          <w:t>.</w:t>
        </w:r>
      </w:ins>
    </w:p>
    <w:p w:rsidR="00855E3F" w:rsidP="0055615C" w:rsidRDefault="002225A0" w14:paraId="07686614" w14:textId="6D1B6102">
      <w:pPr>
        <w:pStyle w:val="NormalIndent"/>
        <w:numPr>
          <w:ilvl w:val="2"/>
          <w:numId w:val="9"/>
        </w:numPr>
        <w:rPr>
          <w:ins w:author="Nikki Papenfus" w:date="2024-02-06T19:20:00Z" w:id="109"/>
        </w:rPr>
      </w:pPr>
      <w:ins w:author="Nikki Papenfus" w:date="2024-02-06T19:18:00Z" w:id="110">
        <w:r>
          <w:t>Unit details will consist of</w:t>
        </w:r>
      </w:ins>
      <w:ins w:author="Nikki Papenfus" w:date="2024-02-06T19:24:00Z" w:id="111">
        <w:r w:rsidR="0055615C">
          <w:t xml:space="preserve"> u</w:t>
        </w:r>
      </w:ins>
      <w:ins w:author="Nikki Papenfus" w:date="2024-02-06T19:18:00Z" w:id="112">
        <w:r>
          <w:t>nit</w:t>
        </w:r>
      </w:ins>
      <w:ins w:author="Nikki Papenfus" w:date="2024-02-06T19:23:00Z" w:id="113">
        <w:r w:rsidR="003D7628">
          <w:t>, building and block data</w:t>
        </w:r>
      </w:ins>
      <w:ins w:author="Nikki Papenfus" w:date="2024-02-06T19:24:00Z" w:id="114">
        <w:r w:rsidR="00550F6D">
          <w:t>/</w:t>
        </w:r>
      </w:ins>
      <w:ins w:author="Nikki Papenfus" w:date="2024-02-06T19:20:00Z" w:id="115">
        <w:r w:rsidR="00855E3F">
          <w:t>attributes</w:t>
        </w:r>
      </w:ins>
      <w:ins w:author="Nikki Papenfus" w:date="2024-02-06T19:23:00Z" w:id="116">
        <w:r w:rsidR="00043B98">
          <w:t xml:space="preserve"> including features </w:t>
        </w:r>
      </w:ins>
    </w:p>
    <w:p w:rsidRPr="00BD2B16" w:rsidR="00273FC9" w:rsidP="0077659E" w:rsidRDefault="00691D21" w14:paraId="64493E9B" w14:textId="6FE821FA">
      <w:pPr>
        <w:pStyle w:val="NormalIndent"/>
        <w:numPr>
          <w:ilvl w:val="1"/>
          <w:numId w:val="9"/>
        </w:numPr>
      </w:pPr>
      <w:del w:author="Nikki Papenfus" w:date="2024-02-06T19:15:00Z" w:id="117">
        <w:r w:rsidRPr="00BD2B16" w:rsidDel="00CF69A3">
          <w:delText xml:space="preserve">Development </w:delText>
        </w:r>
      </w:del>
      <w:ins w:author="Nikki Papenfus" w:date="2024-02-06T19:15:00Z" w:id="118">
        <w:r w:rsidR="00CF69A3">
          <w:t xml:space="preserve">Connect to a new </w:t>
        </w:r>
        <w:r w:rsidRPr="00CF69A3" w:rsidR="00CF69A3">
          <w:rPr>
            <w:b/>
            <w:bCs/>
            <w:rPrChange w:author="Nikki Papenfus" w:date="2024-02-06T19:16:00Z" w:id="119">
              <w:rPr/>
            </w:rPrChange>
          </w:rPr>
          <w:t>Unit Details</w:t>
        </w:r>
        <w:r w:rsidR="00CF69A3">
          <w:t xml:space="preserve"> </w:t>
        </w:r>
      </w:ins>
      <w:del w:author="Nikki Papenfus" w:date="2024-02-06T19:15:00Z" w:id="120">
        <w:r w:rsidRPr="00BD2B16" w:rsidDel="00CF69A3">
          <w:delText xml:space="preserve">of </w:delText>
        </w:r>
      </w:del>
      <w:del w:author="Nikki Papenfus" w:date="2024-02-06T17:38:00Z" w:id="121">
        <w:r w:rsidRPr="00BD2B16" w:rsidDel="001A5AB2" w:rsidR="00D35C5B">
          <w:delText xml:space="preserve">RIGHTMOVE </w:delText>
        </w:r>
      </w:del>
      <w:r w:rsidRPr="00BD2B16" w:rsidR="00D35C5B">
        <w:t>API</w:t>
      </w:r>
      <w:del w:author="Nikki Papenfus" w:date="2024-02-06T17:38:00Z" w:id="122">
        <w:r w:rsidRPr="00BD2B16" w:rsidDel="008C2F99">
          <w:delText>s</w:delText>
        </w:r>
      </w:del>
      <w:r w:rsidRPr="00BD2B16">
        <w:t xml:space="preserve"> to transmit </w:t>
      </w:r>
      <w:r w:rsidRPr="007B7FBD">
        <w:rPr>
          <w:b/>
          <w:bCs/>
          <w:rPrChange w:author="Nikki Papenfus" w:date="2024-02-06T17:46:00Z" w:id="123">
            <w:rPr/>
          </w:rPrChange>
        </w:rPr>
        <w:t xml:space="preserve">unit </w:t>
      </w:r>
      <w:ins w:author="Nikki Papenfus" w:date="2024-02-06T17:38:00Z" w:id="124">
        <w:r w:rsidRPr="007B7FBD" w:rsidR="008C2F99">
          <w:rPr>
            <w:b/>
            <w:bCs/>
            <w:rPrChange w:author="Nikki Papenfus" w:date="2024-02-06T17:46:00Z" w:id="125">
              <w:rPr>
                <w:highlight w:val="yellow"/>
              </w:rPr>
            </w:rPrChange>
          </w:rPr>
          <w:t>details</w:t>
        </w:r>
        <w:r w:rsidRPr="00BD2B16" w:rsidR="008C2F99">
          <w:rPr>
            <w:rPrChange w:author="Nikki Papenfus" w:date="2024-02-06T17:44:00Z" w:id="126">
              <w:rPr>
                <w:highlight w:val="yellow"/>
              </w:rPr>
            </w:rPrChange>
          </w:rPr>
          <w:t xml:space="preserve"> </w:t>
        </w:r>
      </w:ins>
      <w:ins w:author="Nikki Papenfus" w:date="2024-02-06T17:40:00Z" w:id="127">
        <w:r w:rsidRPr="00BD2B16" w:rsidR="003404D3">
          <w:rPr>
            <w:rPrChange w:author="Nikki Papenfus" w:date="2024-02-06T17:44:00Z" w:id="128">
              <w:rPr>
                <w:highlight w:val="yellow"/>
              </w:rPr>
            </w:rPrChange>
          </w:rPr>
          <w:t xml:space="preserve">for selected units </w:t>
        </w:r>
      </w:ins>
      <w:del w:author="Nikki Papenfus" w:date="2024-02-06T17:38:00Z" w:id="129">
        <w:r w:rsidRPr="00BD2B16" w:rsidDel="008C2F99">
          <w:delText xml:space="preserve">attributes </w:delText>
        </w:r>
      </w:del>
      <w:r w:rsidRPr="00BD2B16">
        <w:t xml:space="preserve">from </w:t>
      </w:r>
      <w:r w:rsidRPr="00BD2B16" w:rsidR="001945FD">
        <w:t>Salesforce</w:t>
      </w:r>
      <w:r w:rsidRPr="00BD2B16">
        <w:t xml:space="preserve"> to the website</w:t>
      </w:r>
      <w:del w:author="Nikki Papenfus" w:date="2024-02-06T17:39:00Z" w:id="130">
        <w:r w:rsidRPr="00BD2B16" w:rsidDel="008C2F99">
          <w:delText xml:space="preserve"> and to receive new leads generated on the website into </w:delText>
        </w:r>
        <w:r w:rsidRPr="00BD2B16" w:rsidDel="008C2F99" w:rsidR="001945FD">
          <w:delText>Salesforce</w:delText>
        </w:r>
      </w:del>
      <w:r w:rsidRPr="00BD2B16">
        <w:t>.</w:t>
      </w:r>
    </w:p>
    <w:p w:rsidRPr="00784FA6" w:rsidR="00C734F1" w:rsidDel="005A1B1D" w:rsidP="0077659E" w:rsidRDefault="00C734F1" w14:paraId="4E305B82" w14:textId="260228AB">
      <w:pPr>
        <w:pStyle w:val="NormalIndent"/>
        <w:numPr>
          <w:ilvl w:val="1"/>
          <w:numId w:val="9"/>
        </w:numPr>
        <w:rPr>
          <w:del w:author="Nikki Papenfus" w:date="2024-02-06T17:36:00Z" w:id="131"/>
          <w:highlight w:val="yellow"/>
          <w:rPrChange w:author="Nikki Papenfus" w:date="2024-02-06T16:51:00Z" w:id="132">
            <w:rPr>
              <w:del w:author="Nikki Papenfus" w:date="2024-02-06T17:36:00Z" w:id="133"/>
            </w:rPr>
          </w:rPrChange>
        </w:rPr>
      </w:pPr>
      <w:del w:author="Nikki Papenfus" w:date="2024-02-06T17:36:00Z" w:id="134">
        <w:r w:rsidRPr="00784FA6" w:rsidDel="005A1B1D">
          <w:rPr>
            <w:highlight w:val="yellow"/>
            <w:rPrChange w:author="Nikki Papenfus" w:date="2024-02-06T16:51:00Z" w:id="135">
              <w:rPr/>
            </w:rPrChange>
          </w:rPr>
          <w:delText>Enhance operational efficiency by automating data tra</w:delText>
        </w:r>
        <w:r w:rsidRPr="00784FA6" w:rsidDel="005A1B1D" w:rsidR="001945FD">
          <w:rPr>
            <w:highlight w:val="yellow"/>
            <w:rPrChange w:author="Nikki Papenfus" w:date="2024-02-06T16:51:00Z" w:id="136">
              <w:rPr/>
            </w:rPrChange>
          </w:rPr>
          <w:delText>nsfe</w:delText>
        </w:r>
        <w:r w:rsidRPr="00784FA6" w:rsidDel="005A1B1D">
          <w:rPr>
            <w:highlight w:val="yellow"/>
            <w:rPrChange w:author="Nikki Papenfus" w:date="2024-02-06T16:51:00Z" w:id="137">
              <w:rPr/>
            </w:rPrChange>
          </w:rPr>
          <w:delText>r processes and minimizing manual data entry efforts.</w:delText>
        </w:r>
      </w:del>
    </w:p>
    <w:p w:rsidRPr="00784FA6" w:rsidR="0077659E" w:rsidDel="00855E3F" w:rsidP="005A1B1D" w:rsidRDefault="00D35C5B" w14:paraId="20F371C5" w14:textId="4DF41A81">
      <w:pPr>
        <w:pStyle w:val="NormalIndent"/>
        <w:numPr>
          <w:ilvl w:val="2"/>
          <w:numId w:val="9"/>
        </w:numPr>
        <w:rPr>
          <w:del w:author="Nikki Papenfus" w:date="2024-02-06T19:20:00Z" w:id="138"/>
          <w:highlight w:val="yellow"/>
          <w:rPrChange w:author="Nikki Papenfus" w:date="2024-02-06T16:51:00Z" w:id="139">
            <w:rPr>
              <w:del w:author="Nikki Papenfus" w:date="2024-02-06T19:20:00Z" w:id="140"/>
            </w:rPr>
          </w:rPrChange>
        </w:rPr>
        <w:pPrChange w:author="Nikki Papenfus" w:date="2024-02-06T17:36:00Z" w:id="141">
          <w:pPr>
            <w:pStyle w:val="NormalIndent"/>
            <w:numPr>
              <w:ilvl w:val="1"/>
              <w:numId w:val="9"/>
            </w:numPr>
            <w:tabs>
              <w:tab w:val="num" w:pos="1866"/>
            </w:tabs>
            <w:ind w:left="1866" w:hanging="360"/>
          </w:pPr>
        </w:pPrChange>
      </w:pPr>
      <w:del w:author="Nikki Papenfus" w:date="2024-02-06T17:39:00Z" w:id="142">
        <w:r w:rsidRPr="00784FA6" w:rsidDel="007424E4">
          <w:rPr>
            <w:highlight w:val="yellow"/>
            <w:rPrChange w:author="Nikki Papenfus" w:date="2024-02-06T16:51:00Z" w:id="143">
              <w:rPr/>
            </w:rPrChange>
          </w:rPr>
          <w:delText xml:space="preserve">RIGHTMOVE </w:delText>
        </w:r>
      </w:del>
      <w:del w:author="Nikki Papenfus" w:date="2024-02-06T19:20:00Z" w:id="144">
        <w:r w:rsidRPr="00784FA6" w:rsidDel="00855E3F">
          <w:rPr>
            <w:highlight w:val="yellow"/>
            <w:rPrChange w:author="Nikki Papenfus" w:date="2024-02-06T16:51:00Z" w:id="145">
              <w:rPr/>
            </w:rPrChange>
          </w:rPr>
          <w:delText>API</w:delText>
        </w:r>
        <w:r w:rsidRPr="00784FA6" w:rsidDel="00855E3F" w:rsidR="0077659E">
          <w:rPr>
            <w:highlight w:val="yellow"/>
            <w:rPrChange w:author="Nikki Papenfus" w:date="2024-02-06T16:51:00Z" w:id="146">
              <w:rPr/>
            </w:rPrChange>
          </w:rPr>
          <w:delText xml:space="preserve"> </w:delText>
        </w:r>
        <w:r w:rsidRPr="00784FA6" w:rsidDel="00855E3F" w:rsidR="00ED56B2">
          <w:rPr>
            <w:highlight w:val="yellow"/>
            <w:rPrChange w:author="Nikki Papenfus" w:date="2024-02-06T16:51:00Z" w:id="147">
              <w:rPr/>
            </w:rPrChange>
          </w:rPr>
          <w:delText>integration</w:delText>
        </w:r>
        <w:r w:rsidRPr="00784FA6" w:rsidDel="00855E3F" w:rsidR="00D22E8E">
          <w:rPr>
            <w:highlight w:val="yellow"/>
            <w:rPrChange w:author="Nikki Papenfus" w:date="2024-02-06T16:51:00Z" w:id="148">
              <w:rPr/>
            </w:rPrChange>
          </w:rPr>
          <w:delText xml:space="preserve"> between </w:delText>
        </w:r>
        <w:r w:rsidRPr="00784FA6" w:rsidDel="00855E3F" w:rsidR="001945FD">
          <w:rPr>
            <w:highlight w:val="yellow"/>
            <w:rPrChange w:author="Nikki Papenfus" w:date="2024-02-06T16:51:00Z" w:id="149">
              <w:rPr/>
            </w:rPrChange>
          </w:rPr>
          <w:delText>Salesforce</w:delText>
        </w:r>
        <w:r w:rsidRPr="00784FA6" w:rsidDel="00855E3F" w:rsidR="00D22E8E">
          <w:rPr>
            <w:highlight w:val="yellow"/>
            <w:rPrChange w:author="Nikki Papenfus" w:date="2024-02-06T16:51:00Z" w:id="150">
              <w:rPr/>
            </w:rPrChange>
          </w:rPr>
          <w:delText xml:space="preserve"> and website</w:delText>
        </w:r>
      </w:del>
    </w:p>
    <w:p w:rsidRPr="00784FA6" w:rsidR="0077659E" w:rsidP="0077659E" w:rsidRDefault="00B268F7" w14:paraId="6FBBBF4F" w14:textId="6E3CA042">
      <w:pPr>
        <w:pStyle w:val="NormalIndent"/>
        <w:numPr>
          <w:ilvl w:val="2"/>
          <w:numId w:val="9"/>
        </w:numPr>
        <w:rPr>
          <w:highlight w:val="yellow"/>
          <w:rPrChange w:author="Nikki Papenfus" w:date="2024-02-06T16:51:00Z" w:id="151">
            <w:rPr/>
          </w:rPrChange>
        </w:rPr>
      </w:pPr>
      <w:r w:rsidRPr="00784FA6">
        <w:rPr>
          <w:highlight w:val="yellow"/>
          <w:rPrChange w:author="Nikki Papenfus" w:date="2024-02-06T16:51:00Z" w:id="152">
            <w:rPr/>
          </w:rPrChange>
        </w:rPr>
        <w:t>T</w:t>
      </w:r>
      <w:r w:rsidRPr="00784FA6" w:rsidR="0077659E">
        <w:rPr>
          <w:highlight w:val="yellow"/>
          <w:rPrChange w:author="Nikki Papenfus" w:date="2024-02-06T16:51:00Z" w:id="153">
            <w:rPr/>
          </w:rPrChange>
        </w:rPr>
        <w:t xml:space="preserve">he </w:t>
      </w:r>
      <w:del w:author="Nikki Papenfus" w:date="2024-02-06T17:39:00Z" w:id="154">
        <w:r w:rsidRPr="00784FA6" w:rsidDel="007424E4" w:rsidR="00D35C5B">
          <w:rPr>
            <w:highlight w:val="yellow"/>
            <w:rPrChange w:author="Nikki Papenfus" w:date="2024-02-06T16:51:00Z" w:id="155">
              <w:rPr/>
            </w:rPrChange>
          </w:rPr>
          <w:delText xml:space="preserve">RIGHTMOVE </w:delText>
        </w:r>
      </w:del>
      <w:r w:rsidRPr="00784FA6" w:rsidR="00D35C5B">
        <w:rPr>
          <w:highlight w:val="yellow"/>
          <w:rPrChange w:author="Nikki Papenfus" w:date="2024-02-06T16:51:00Z" w:id="156">
            <w:rPr/>
          </w:rPrChange>
        </w:rPr>
        <w:t>API</w:t>
      </w:r>
      <w:r w:rsidRPr="00784FA6" w:rsidR="0077659E">
        <w:rPr>
          <w:highlight w:val="yellow"/>
          <w:rPrChange w:author="Nikki Papenfus" w:date="2024-02-06T16:51:00Z" w:id="157">
            <w:rPr/>
          </w:rPrChange>
        </w:rPr>
        <w:t xml:space="preserve"> will pass </w:t>
      </w:r>
      <w:r w:rsidRPr="00784FA6" w:rsidR="00D22E8E">
        <w:rPr>
          <w:highlight w:val="yellow"/>
          <w:rPrChange w:author="Nikki Papenfus" w:date="2024-02-06T16:51:00Z" w:id="158">
            <w:rPr/>
          </w:rPrChange>
        </w:rPr>
        <w:t>approx</w:t>
      </w:r>
      <w:ins w:author="Nikki Papenfus" w:date="2024-02-06T18:45:00Z" w:id="159">
        <w:r w:rsidR="005D1DC5">
          <w:rPr>
            <w:highlight w:val="yellow"/>
          </w:rPr>
          <w:t xml:space="preserve">imately </w:t>
        </w:r>
      </w:ins>
      <w:ins w:author="Nikki Papenfus" w:date="2024-02-06T19:21:00Z" w:id="160">
        <w:r w:rsidR="004063B9">
          <w:rPr>
            <w:highlight w:val="yellow"/>
          </w:rPr>
          <w:t>30</w:t>
        </w:r>
      </w:ins>
      <w:del w:author="Nikki Papenfus" w:date="2024-02-06T18:45:00Z" w:id="161">
        <w:r w:rsidRPr="00784FA6" w:rsidDel="005D1DC5" w:rsidR="00D22E8E">
          <w:rPr>
            <w:highlight w:val="yellow"/>
            <w:rPrChange w:author="Nikki Papenfus" w:date="2024-02-06T16:51:00Z" w:id="162">
              <w:rPr/>
            </w:rPrChange>
          </w:rPr>
          <w:delText>.</w:delText>
        </w:r>
        <w:r w:rsidRPr="00784FA6" w:rsidDel="005D1DC5" w:rsidR="0077659E">
          <w:rPr>
            <w:highlight w:val="yellow"/>
            <w:rPrChange w:author="Nikki Papenfus" w:date="2024-02-06T16:51:00Z" w:id="163">
              <w:rPr/>
            </w:rPrChange>
          </w:rPr>
          <w:delText xml:space="preserve"> [25]</w:delText>
        </w:r>
      </w:del>
      <w:r w:rsidRPr="00784FA6" w:rsidR="0077659E">
        <w:rPr>
          <w:highlight w:val="yellow"/>
          <w:rPrChange w:author="Nikki Papenfus" w:date="2024-02-06T16:51:00Z" w:id="164">
            <w:rPr/>
          </w:rPrChange>
        </w:rPr>
        <w:t xml:space="preserve"> unit </w:t>
      </w:r>
      <w:r w:rsidRPr="00784FA6" w:rsidR="00ED56B2">
        <w:rPr>
          <w:highlight w:val="yellow"/>
          <w:rPrChange w:author="Nikki Papenfus" w:date="2024-02-06T16:51:00Z" w:id="165">
            <w:rPr/>
          </w:rPrChange>
        </w:rPr>
        <w:t>attributes.</w:t>
      </w:r>
    </w:p>
    <w:p w:rsidRPr="00784FA6" w:rsidR="001C0614" w:rsidP="0077659E" w:rsidRDefault="001C0614" w14:paraId="6C6A7176" w14:textId="08BDED4A">
      <w:pPr>
        <w:pStyle w:val="NormalIndent"/>
        <w:numPr>
          <w:ilvl w:val="2"/>
          <w:numId w:val="9"/>
        </w:numPr>
        <w:rPr>
          <w:highlight w:val="yellow"/>
          <w:rPrChange w:author="Nikki Papenfus" w:date="2024-02-06T16:51:00Z" w:id="166">
            <w:rPr/>
          </w:rPrChange>
        </w:rPr>
      </w:pPr>
      <w:r w:rsidRPr="00784FA6">
        <w:rPr>
          <w:highlight w:val="yellow"/>
          <w:rPrChange w:author="Nikki Papenfus" w:date="2024-02-06T16:51:00Z" w:id="167">
            <w:rPr/>
          </w:rPrChange>
        </w:rPr>
        <w:t xml:space="preserve">The </w:t>
      </w:r>
      <w:del w:author="Nikki Papenfus" w:date="2024-02-06T17:39:00Z" w:id="168">
        <w:r w:rsidRPr="00784FA6" w:rsidDel="007424E4" w:rsidR="00D35C5B">
          <w:rPr>
            <w:highlight w:val="yellow"/>
            <w:rPrChange w:author="Nikki Papenfus" w:date="2024-02-06T16:51:00Z" w:id="169">
              <w:rPr/>
            </w:rPrChange>
          </w:rPr>
          <w:delText xml:space="preserve">RIGHTMOVE </w:delText>
        </w:r>
      </w:del>
      <w:r w:rsidRPr="00784FA6" w:rsidR="00D35C5B">
        <w:rPr>
          <w:highlight w:val="yellow"/>
          <w:rPrChange w:author="Nikki Papenfus" w:date="2024-02-06T16:51:00Z" w:id="170">
            <w:rPr/>
          </w:rPrChange>
        </w:rPr>
        <w:t>API</w:t>
      </w:r>
      <w:r w:rsidRPr="00784FA6">
        <w:rPr>
          <w:highlight w:val="yellow"/>
          <w:rPrChange w:author="Nikki Papenfus" w:date="2024-02-06T16:51:00Z" w:id="171">
            <w:rPr/>
          </w:rPrChange>
        </w:rPr>
        <w:t xml:space="preserve"> will pass </w:t>
      </w:r>
      <w:del w:author="Nikki Papenfus" w:date="2024-02-06T19:23:00Z" w:id="172">
        <w:r w:rsidRPr="00784FA6" w:rsidDel="00D51F60">
          <w:rPr>
            <w:highlight w:val="yellow"/>
            <w:rPrChange w:author="Nikki Papenfus" w:date="2024-02-06T16:51:00Z" w:id="173">
              <w:rPr/>
            </w:rPrChange>
          </w:rPr>
          <w:delText xml:space="preserve">Images </w:delText>
        </w:r>
      </w:del>
      <w:ins w:author="Nikki Papenfus" w:date="2024-02-06T19:23:00Z" w:id="174">
        <w:r w:rsidR="00D51F60">
          <w:rPr>
            <w:highlight w:val="yellow"/>
          </w:rPr>
          <w:t>i</w:t>
        </w:r>
        <w:r w:rsidRPr="00784FA6" w:rsidR="00D51F60">
          <w:rPr>
            <w:highlight w:val="yellow"/>
            <w:rPrChange w:author="Nikki Papenfus" w:date="2024-02-06T16:51:00Z" w:id="175">
              <w:rPr/>
            </w:rPrChange>
          </w:rPr>
          <w:t xml:space="preserve">mages </w:t>
        </w:r>
      </w:ins>
      <w:r w:rsidRPr="00784FA6">
        <w:rPr>
          <w:highlight w:val="yellow"/>
          <w:rPrChange w:author="Nikki Papenfus" w:date="2024-02-06T16:51:00Z" w:id="176">
            <w:rPr/>
          </w:rPrChange>
        </w:rPr>
        <w:t xml:space="preserve">and documents </w:t>
      </w:r>
      <w:r w:rsidRPr="00784FA6" w:rsidR="00A77C42">
        <w:rPr>
          <w:highlight w:val="yellow"/>
          <w:rPrChange w:author="Nikki Papenfus" w:date="2024-02-06T16:51:00Z" w:id="177">
            <w:rPr/>
          </w:rPrChange>
        </w:rPr>
        <w:t>(</w:t>
      </w:r>
      <w:ins w:author="Nikki Papenfus" w:date="2024-02-06T19:23:00Z" w:id="178">
        <w:r w:rsidR="00D51F60">
          <w:rPr>
            <w:highlight w:val="yellow"/>
          </w:rPr>
          <w:t xml:space="preserve">including </w:t>
        </w:r>
      </w:ins>
      <w:r w:rsidRPr="00784FA6" w:rsidR="00A77C42">
        <w:rPr>
          <w:highlight w:val="yellow"/>
          <w:rPrChange w:author="Nikki Papenfus" w:date="2024-02-06T16:51:00Z" w:id="179">
            <w:rPr/>
          </w:rPrChange>
        </w:rPr>
        <w:t>floor plans, EPC, EPC graph, 360 tours</w:t>
      </w:r>
      <w:del w:author="Nikki Papenfus" w:date="2024-02-06T19:19:00Z" w:id="180">
        <w:r w:rsidRPr="00784FA6" w:rsidDel="005F2578" w:rsidR="00A77C42">
          <w:rPr>
            <w:highlight w:val="yellow"/>
            <w:rPrChange w:author="Nikki Papenfus" w:date="2024-02-06T16:51:00Z" w:id="181">
              <w:rPr/>
            </w:rPrChange>
          </w:rPr>
          <w:delText>, virtual tour[future</w:delText>
        </w:r>
        <w:r w:rsidRPr="00784FA6" w:rsidDel="005F2578" w:rsidR="002F27D1">
          <w:rPr>
            <w:highlight w:val="yellow"/>
            <w:rPrChange w:author="Nikki Papenfus" w:date="2024-02-06T16:51:00Z" w:id="182">
              <w:rPr/>
            </w:rPrChange>
          </w:rPr>
          <w:delText>]</w:delText>
        </w:r>
      </w:del>
      <w:r w:rsidRPr="00784FA6" w:rsidR="002F27D1">
        <w:rPr>
          <w:highlight w:val="yellow"/>
          <w:rPrChange w:author="Nikki Papenfus" w:date="2024-02-06T16:51:00Z" w:id="183">
            <w:rPr/>
          </w:rPrChange>
        </w:rPr>
        <w:t>)</w:t>
      </w:r>
      <w:r w:rsidRPr="00784FA6" w:rsidR="00A77C42">
        <w:rPr>
          <w:highlight w:val="yellow"/>
          <w:rPrChange w:author="Nikki Papenfus" w:date="2024-02-06T16:51:00Z" w:id="184">
            <w:rPr/>
          </w:rPrChange>
        </w:rPr>
        <w:t xml:space="preserve"> to website.</w:t>
      </w:r>
    </w:p>
    <w:p w:rsidRPr="00784FA6" w:rsidR="00B268F7" w:rsidDel="007424E4" w:rsidP="00B268F7" w:rsidRDefault="00B268F7" w14:paraId="297A0D19" w14:textId="4CE286C3">
      <w:pPr>
        <w:pStyle w:val="NormalIndent"/>
        <w:numPr>
          <w:ilvl w:val="2"/>
          <w:numId w:val="9"/>
        </w:numPr>
        <w:rPr>
          <w:del w:author="Nikki Papenfus" w:date="2024-02-06T17:39:00Z" w:id="185"/>
          <w:highlight w:val="yellow"/>
          <w:rPrChange w:author="Nikki Papenfus" w:date="2024-02-06T16:51:00Z" w:id="186">
            <w:rPr>
              <w:del w:author="Nikki Papenfus" w:date="2024-02-06T17:39:00Z" w:id="187"/>
            </w:rPr>
          </w:rPrChange>
        </w:rPr>
      </w:pPr>
      <w:del w:author="Nikki Papenfus" w:date="2024-02-06T17:39:00Z" w:id="188">
        <w:r w:rsidRPr="00784FA6" w:rsidDel="007424E4">
          <w:rPr>
            <w:highlight w:val="yellow"/>
            <w:rPrChange w:author="Nikki Papenfus" w:date="2024-02-06T16:51:00Z" w:id="189">
              <w:rPr/>
            </w:rPrChange>
          </w:rPr>
          <w:delText xml:space="preserve">Implementation of </w:delText>
        </w:r>
        <w:r w:rsidRPr="00784FA6" w:rsidDel="007424E4" w:rsidR="00D35C5B">
          <w:rPr>
            <w:highlight w:val="yellow"/>
            <w:rPrChange w:author="Nikki Papenfus" w:date="2024-02-06T16:51:00Z" w:id="190">
              <w:rPr/>
            </w:rPrChange>
          </w:rPr>
          <w:delText>RIGHTMOVE API</w:delText>
        </w:r>
        <w:r w:rsidRPr="00784FA6" w:rsidDel="007424E4">
          <w:rPr>
            <w:highlight w:val="yellow"/>
            <w:rPrChange w:author="Nikki Papenfus" w:date="2024-02-06T16:51:00Z" w:id="191">
              <w:rPr/>
            </w:rPrChange>
          </w:rPr>
          <w:delText xml:space="preserve">s to enable bi-directional communication between </w:delText>
        </w:r>
        <w:r w:rsidRPr="00784FA6" w:rsidDel="007424E4" w:rsidR="001945FD">
          <w:rPr>
            <w:highlight w:val="yellow"/>
            <w:rPrChange w:author="Nikki Papenfus" w:date="2024-02-06T16:51:00Z" w:id="192">
              <w:rPr/>
            </w:rPrChange>
          </w:rPr>
          <w:delText>Salesforce</w:delText>
        </w:r>
        <w:r w:rsidRPr="00784FA6" w:rsidDel="007424E4">
          <w:rPr>
            <w:highlight w:val="yellow"/>
            <w:rPrChange w:author="Nikki Papenfus" w:date="2024-02-06T16:51:00Z" w:id="193">
              <w:rPr/>
            </w:rPrChange>
          </w:rPr>
          <w:delText xml:space="preserve"> and the website. </w:delText>
        </w:r>
      </w:del>
    </w:p>
    <w:p w:rsidRPr="00784FA6" w:rsidR="00B268F7" w:rsidDel="00550F6D" w:rsidP="00B268F7" w:rsidRDefault="00B268F7" w14:paraId="4A5536DF" w14:textId="76379AE2">
      <w:pPr>
        <w:pStyle w:val="NormalIndent"/>
        <w:numPr>
          <w:ilvl w:val="2"/>
          <w:numId w:val="9"/>
        </w:numPr>
        <w:rPr>
          <w:del w:author="Nikki Papenfus" w:date="2024-02-06T19:24:00Z" w:id="194"/>
          <w:highlight w:val="yellow"/>
          <w:rPrChange w:author="Nikki Papenfus" w:date="2024-02-06T16:51:00Z" w:id="195">
            <w:rPr>
              <w:del w:author="Nikki Papenfus" w:date="2024-02-06T19:24:00Z" w:id="196"/>
            </w:rPr>
          </w:rPrChange>
        </w:rPr>
      </w:pPr>
      <w:del w:author="Nikki Papenfus" w:date="2024-02-06T19:24:00Z" w:id="197">
        <w:r w:rsidRPr="00784FA6" w:rsidDel="00550F6D">
          <w:rPr>
            <w:highlight w:val="yellow"/>
            <w:rPrChange w:author="Nikki Papenfus" w:date="2024-02-06T16:51:00Z" w:id="198">
              <w:rPr/>
            </w:rPrChange>
          </w:rPr>
          <w:delText>Establishing endpoints for transmitting unit attributes to the website.</w:delText>
        </w:r>
      </w:del>
    </w:p>
    <w:p w:rsidRPr="00784FA6" w:rsidR="00B268F7" w:rsidDel="007424E4" w:rsidP="00B268F7" w:rsidRDefault="00B17773" w14:paraId="18B97FAE" w14:textId="515F1B50">
      <w:pPr>
        <w:pStyle w:val="NormalIndent"/>
        <w:numPr>
          <w:ilvl w:val="2"/>
          <w:numId w:val="9"/>
        </w:numPr>
        <w:rPr>
          <w:del w:author="Nikki Papenfus" w:date="2024-02-06T17:39:00Z" w:id="199"/>
          <w:highlight w:val="yellow"/>
          <w:rPrChange w:author="Nikki Papenfus" w:date="2024-02-06T16:51:00Z" w:id="200">
            <w:rPr>
              <w:del w:author="Nikki Papenfus" w:date="2024-02-06T17:39:00Z" w:id="201"/>
            </w:rPr>
          </w:rPrChange>
        </w:rPr>
      </w:pPr>
      <w:ins w:author="Nikki Papenfus" w:date="2024-02-06T17:41:00Z" w:id="202">
        <w:r>
          <w:rPr>
            <w:highlight w:val="yellow"/>
          </w:rPr>
          <w:t xml:space="preserve">Enhancing </w:t>
        </w:r>
      </w:ins>
      <w:del w:author="Nikki Papenfus" w:date="2024-02-06T17:39:00Z" w:id="204">
        <w:r w:rsidRPr="00784FA6" w:rsidDel="007424E4" w:rsidR="00B268F7">
          <w:rPr>
            <w:highlight w:val="yellow"/>
            <w:rPrChange w:author="Nikki Papenfus" w:date="2024-02-06T16:51:00Z" w:id="205">
              <w:rPr/>
            </w:rPrChange>
          </w:rPr>
          <w:delText xml:space="preserve">Creating endpoints for receiving new leads from the website into </w:delText>
        </w:r>
        <w:r w:rsidRPr="00784FA6" w:rsidDel="007424E4" w:rsidR="001945FD">
          <w:rPr>
            <w:highlight w:val="yellow"/>
            <w:rPrChange w:author="Nikki Papenfus" w:date="2024-02-06T16:51:00Z" w:id="206">
              <w:rPr/>
            </w:rPrChange>
          </w:rPr>
          <w:delText>Salesforce</w:delText>
        </w:r>
        <w:r w:rsidRPr="00784FA6" w:rsidDel="007424E4" w:rsidR="00B268F7">
          <w:rPr>
            <w:highlight w:val="yellow"/>
            <w:rPrChange w:author="Nikki Papenfus" w:date="2024-02-06T16:51:00Z" w:id="207">
              <w:rPr/>
            </w:rPrChange>
          </w:rPr>
          <w:delText>.</w:delText>
        </w:r>
      </w:del>
    </w:p>
    <w:p w:rsidRPr="00784FA6" w:rsidR="00D35C91" w:rsidP="00D35C91" w:rsidRDefault="001945FD" w14:paraId="63F0A11E" w14:textId="32C0A385">
      <w:pPr>
        <w:pStyle w:val="NormalIndent"/>
        <w:numPr>
          <w:ilvl w:val="1"/>
          <w:numId w:val="9"/>
        </w:numPr>
        <w:rPr>
          <w:highlight w:val="yellow"/>
          <w:rPrChange w:author="Nikki Papenfus" w:date="2024-02-06T16:51:00Z" w:id="208">
            <w:rPr/>
          </w:rPrChange>
        </w:rPr>
      </w:pPr>
      <w:r w:rsidRPr="00784FA6">
        <w:rPr>
          <w:highlight w:val="yellow"/>
          <w:rPrChange w:author="Nikki Papenfus" w:date="2024-02-06T16:51:00Z" w:id="209">
            <w:rPr/>
          </w:rPrChange>
        </w:rPr>
        <w:t>Salesforce</w:t>
      </w:r>
      <w:r w:rsidRPr="00784FA6" w:rsidR="00841B3B">
        <w:rPr>
          <w:highlight w:val="yellow"/>
          <w:rPrChange w:author="Nikki Papenfus" w:date="2024-02-06T16:51:00Z" w:id="210">
            <w:rPr/>
          </w:rPrChange>
        </w:rPr>
        <w:t xml:space="preserve"> Field Customization</w:t>
      </w:r>
    </w:p>
    <w:p w:rsidRPr="00212A52" w:rsidR="00841B3B" w:rsidP="00841B3B" w:rsidRDefault="002A0AF3" w14:paraId="04FAE158" w14:textId="6654B85C">
      <w:pPr>
        <w:pStyle w:val="NormalIndent"/>
        <w:numPr>
          <w:ilvl w:val="2"/>
          <w:numId w:val="9"/>
        </w:numPr>
      </w:pPr>
      <w:r w:rsidRPr="00212A52">
        <w:t xml:space="preserve">We will need to add or modify </w:t>
      </w:r>
      <w:r w:rsidRPr="00212A52" w:rsidR="00D35C5B">
        <w:t>approx.</w:t>
      </w:r>
      <w:r w:rsidRPr="00212A52">
        <w:t xml:space="preserve"> </w:t>
      </w:r>
      <w:ins w:author="Nikki Papenfus" w:date="2024-02-06T19:21:00Z" w:id="211">
        <w:r w:rsidR="002B5D8A">
          <w:t>12</w:t>
        </w:r>
      </w:ins>
      <w:del w:author="Nikki Papenfus" w:date="2024-02-06T19:21:00Z" w:id="212">
        <w:r w:rsidRPr="00212A52" w:rsidDel="002B5D8A">
          <w:delText>[10]</w:delText>
        </w:r>
      </w:del>
      <w:r w:rsidRPr="00212A52">
        <w:t xml:space="preserve"> fields in </w:t>
      </w:r>
      <w:r w:rsidRPr="00212A52" w:rsidR="00090D66">
        <w:t>SALESFORCE</w:t>
      </w:r>
      <w:r w:rsidRPr="00212A52" w:rsidR="007F7214">
        <w:t xml:space="preserve"> to accommodate the incoming unit </w:t>
      </w:r>
      <w:r w:rsidRPr="00212A52" w:rsidR="00624777">
        <w:t>information.</w:t>
      </w:r>
    </w:p>
    <w:p w:rsidRPr="00784FA6" w:rsidR="000B5A12" w:rsidP="00841B3B" w:rsidRDefault="000B5A12" w14:paraId="521F9E12" w14:textId="07114E32">
      <w:pPr>
        <w:pStyle w:val="NormalIndent"/>
        <w:numPr>
          <w:ilvl w:val="2"/>
          <w:numId w:val="9"/>
        </w:numPr>
        <w:rPr>
          <w:highlight w:val="yellow"/>
          <w:rPrChange w:author="Nikki Papenfus" w:date="2024-02-06T16:51:00Z" w:id="213">
            <w:rPr/>
          </w:rPrChange>
        </w:rPr>
      </w:pPr>
      <w:r w:rsidRPr="00784FA6">
        <w:rPr>
          <w:highlight w:val="yellow"/>
          <w:rPrChange w:author="Nikki Papenfus" w:date="2024-02-06T16:51:00Z" w:id="214">
            <w:rPr/>
          </w:rPrChange>
        </w:rPr>
        <w:t xml:space="preserve">Implementation of data mapping and </w:t>
      </w:r>
      <w:r w:rsidRPr="00784FA6" w:rsidR="001945FD">
        <w:rPr>
          <w:highlight w:val="yellow"/>
          <w:rPrChange w:author="Nikki Papenfus" w:date="2024-02-06T16:51:00Z" w:id="215">
            <w:rPr/>
          </w:rPrChange>
        </w:rPr>
        <w:t>transformation</w:t>
      </w:r>
      <w:r w:rsidRPr="00784FA6">
        <w:rPr>
          <w:highlight w:val="yellow"/>
          <w:rPrChange w:author="Nikki Papenfus" w:date="2024-02-06T16:51:00Z" w:id="216">
            <w:rPr/>
          </w:rPrChange>
        </w:rPr>
        <w:t xml:space="preserve"> logic to align </w:t>
      </w:r>
      <w:r w:rsidRPr="00784FA6" w:rsidR="001945FD">
        <w:rPr>
          <w:highlight w:val="yellow"/>
          <w:rPrChange w:author="Nikki Papenfus" w:date="2024-02-06T16:51:00Z" w:id="217">
            <w:rPr/>
          </w:rPrChange>
        </w:rPr>
        <w:t>Salesforce</w:t>
      </w:r>
      <w:r w:rsidRPr="00784FA6">
        <w:rPr>
          <w:highlight w:val="yellow"/>
          <w:rPrChange w:author="Nikki Papenfus" w:date="2024-02-06T16:51:00Z" w:id="218">
            <w:rPr/>
          </w:rPrChange>
        </w:rPr>
        <w:t xml:space="preserve"> data with the website's data structure.</w:t>
      </w:r>
    </w:p>
    <w:p w:rsidRPr="00EA4743" w:rsidR="007424E4" w:rsidDel="00FE21CE" w:rsidP="007424E4" w:rsidRDefault="00942E0B" w14:paraId="0CB2CA4D" w14:textId="447C4F54">
      <w:pPr>
        <w:pStyle w:val="NormalIndent"/>
        <w:numPr>
          <w:ilvl w:val="2"/>
          <w:numId w:val="9"/>
        </w:numPr>
        <w:rPr>
          <w:del w:author="Nikki Papenfus" w:date="2024-02-06T18:46:00Z" w:id="219"/>
          <w:ins w:author="Nikki Papenfus" w:date="2024-02-06T17:39:00Z" w:id="220"/>
          <w:highlight w:val="yellow"/>
        </w:rPr>
      </w:pPr>
      <w:del w:author="Nikki Papenfus" w:date="2024-02-06T18:46:00Z" w:id="221">
        <w:r w:rsidRPr="00784FA6" w:rsidDel="00FE21CE">
          <w:rPr>
            <w:highlight w:val="yellow"/>
            <w:rPrChange w:author="Nikki Papenfus" w:date="2024-02-06T16:51:00Z" w:id="222">
              <w:rPr/>
            </w:rPrChange>
          </w:rPr>
          <w:delText xml:space="preserve">Create a lead in </w:delText>
        </w:r>
        <w:r w:rsidRPr="00784FA6" w:rsidDel="00FE21CE" w:rsidR="001945FD">
          <w:rPr>
            <w:highlight w:val="yellow"/>
            <w:rPrChange w:author="Nikki Papenfus" w:date="2024-02-06T16:51:00Z" w:id="223">
              <w:rPr/>
            </w:rPrChange>
          </w:rPr>
          <w:delText>Salesforce</w:delText>
        </w:r>
        <w:r w:rsidRPr="00784FA6" w:rsidDel="00FE21CE" w:rsidR="00C42D53">
          <w:rPr>
            <w:highlight w:val="yellow"/>
            <w:rPrChange w:author="Nikki Papenfus" w:date="2024-02-06T16:51:00Z" w:id="224">
              <w:rPr/>
            </w:rPrChange>
          </w:rPr>
          <w:delText xml:space="preserve"> by passing data from the website </w:delText>
        </w:r>
        <w:r w:rsidRPr="00784FA6" w:rsidDel="00FE21CE" w:rsidR="00CF6CA0">
          <w:rPr>
            <w:highlight w:val="yellow"/>
            <w:rPrChange w:author="Nikki Papenfus" w:date="2024-02-06T16:51:00Z" w:id="225">
              <w:rPr/>
            </w:rPrChange>
          </w:rPr>
          <w:delText>form.</w:delText>
        </w:r>
      </w:del>
      <w:ins w:author="Nikki Papenfus" w:date="2024-02-06T17:39:00Z" w:id="227">
        <w:del w:author="Nikki Papenfus" w:date="2024-02-06T18:46:00Z" w:id="228">
          <w:r w:rsidRPr="00EA4743" w:rsidDel="00FE21CE" w:rsidR="007424E4">
            <w:rPr>
              <w:highlight w:val="yellow"/>
            </w:rPr>
            <w:delText>Creating endpoints for receiving new leads from the website into Salesforce.</w:delText>
          </w:r>
        </w:del>
      </w:ins>
    </w:p>
    <w:p w:rsidRPr="00784FA6" w:rsidR="005A1B1D" w:rsidDel="006364EF" w:rsidP="005A1B1D" w:rsidRDefault="005A1B1D" w14:paraId="700018A4" w14:textId="6461CD56">
      <w:pPr>
        <w:pStyle w:val="NormalIndent"/>
        <w:numPr>
          <w:ilvl w:val="2"/>
          <w:numId w:val="9"/>
        </w:numPr>
        <w:rPr>
          <w:del w:author="Nikki Papenfus" w:date="2024-02-06T19:26:00Z" w:id="229"/>
          <w:highlight w:val="yellow"/>
          <w:rPrChange w:author="Nikki Papenfus" w:date="2024-02-06T16:51:00Z" w:id="230">
            <w:rPr>
              <w:del w:author="Nikki Papenfus" w:date="2024-02-06T19:26:00Z" w:id="231"/>
            </w:rPr>
          </w:rPrChange>
        </w:rPr>
        <w:pPrChange w:author="Nikki Papenfus" w:date="2024-02-06T17:36:00Z" w:id="232">
          <w:pPr>
            <w:pStyle w:val="NormalIndent"/>
            <w:numPr>
              <w:ilvl w:val="1"/>
              <w:numId w:val="9"/>
            </w:numPr>
            <w:tabs>
              <w:tab w:val="num" w:pos="1866"/>
            </w:tabs>
            <w:ind w:left="1866" w:hanging="360"/>
          </w:pPr>
        </w:pPrChange>
      </w:pPr>
    </w:p>
    <w:p w:rsidR="00675A7E" w:rsidP="0078673F" w:rsidRDefault="0078673F" w14:paraId="0CFC6028" w14:textId="77777777">
      <w:pPr>
        <w:pStyle w:val="NormalIndent"/>
        <w:numPr>
          <w:ilvl w:val="0"/>
          <w:numId w:val="9"/>
        </w:numPr>
        <w:rPr>
          <w:ins w:author="Nikki Papenfus" w:date="2024-02-06T19:31:00Z" w:id="233"/>
        </w:rPr>
      </w:pPr>
      <w:ins w:author="Nikki Papenfus" w:date="2024-02-06T19:30:00Z" w:id="234">
        <w:r w:rsidRPr="009B2243">
          <w:t xml:space="preserve">Provide an </w:t>
        </w:r>
        <w:r>
          <w:t>revised</w:t>
        </w:r>
        <w:r w:rsidRPr="009B2243">
          <w:t xml:space="preserve"> forecast of the number of sprints, cost &amp; timeline required </w:t>
        </w:r>
        <w:r>
          <w:t xml:space="preserve">to </w:t>
        </w:r>
        <w:r w:rsidRPr="009B2243">
          <w:t>deliver the project backlog</w:t>
        </w:r>
        <w:r w:rsidR="00675A7E">
          <w:t>.</w:t>
        </w:r>
      </w:ins>
    </w:p>
    <w:p w:rsidR="001D5FE0" w:rsidP="0078673F" w:rsidRDefault="008E2FA3" w14:paraId="5B2D12AB" w14:textId="64320945">
      <w:pPr>
        <w:pStyle w:val="NormalIndent"/>
        <w:numPr>
          <w:ilvl w:val="0"/>
          <w:numId w:val="9"/>
        </w:numPr>
        <w:rPr>
          <w:ins w:author="Nikki Papenfus" w:date="2024-02-06T19:30:00Z" w:id="235"/>
        </w:rPr>
      </w:pPr>
      <w:ins w:author="Nikki Papenfus" w:date="2024-02-06T19:31:00Z" w:id="236">
        <w:r>
          <w:t xml:space="preserve">Assist Code </w:t>
        </w:r>
      </w:ins>
      <w:ins w:author="Nikki Papenfus" w:date="2024-02-06T19:32:00Z" w:id="237">
        <w:r>
          <w:t xml:space="preserve">(a third party vendor) </w:t>
        </w:r>
      </w:ins>
      <w:ins w:author="Nikki Papenfus" w:date="2024-02-06T19:31:00Z" w:id="238">
        <w:r>
          <w:t>with an</w:t>
        </w:r>
      </w:ins>
      <w:ins w:author="Nikki Papenfus" w:date="2024-02-06T19:32:00Z" w:id="239">
        <w:r>
          <w:t xml:space="preserve">y technical queries regarding the standard Salesforce API to create leads. </w:t>
        </w:r>
      </w:ins>
    </w:p>
    <w:p w:rsidRPr="00333CFE" w:rsidR="000C0EAF" w:rsidDel="00B37E44" w:rsidP="006015AA" w:rsidRDefault="000C0EAF" w14:paraId="188AEE6C" w14:textId="0F3DEE48">
      <w:pPr>
        <w:pStyle w:val="NormalIndent"/>
        <w:numPr>
          <w:ilvl w:val="0"/>
          <w:numId w:val="9"/>
        </w:numPr>
        <w:rPr>
          <w:del w:author="Nikki Papenfus" w:date="2024-02-06T17:26:00Z" w:id="240"/>
        </w:rPr>
      </w:pPr>
      <w:del w:author="Nikki Papenfus" w:date="2024-02-06T17:26:00Z" w:id="241">
        <w:r w:rsidRPr="00333CFE" w:rsidDel="00B37E44">
          <w:delText>Testing and validation of the integration to ensure data accuracy, consistency, and security.</w:delText>
        </w:r>
      </w:del>
    </w:p>
    <w:p w:rsidRPr="00333CFE" w:rsidR="000C0EAF" w:rsidDel="003D312E" w:rsidP="006015AA" w:rsidRDefault="000C0EAF" w14:paraId="449B0879" w14:textId="27FD99DF">
      <w:pPr>
        <w:pStyle w:val="NormalIndent"/>
        <w:numPr>
          <w:ilvl w:val="0"/>
          <w:numId w:val="9"/>
        </w:numPr>
        <w:rPr>
          <w:del w:author="Nikki Papenfus" w:date="2024-02-06T17:36:00Z" w:id="242"/>
        </w:rPr>
      </w:pPr>
      <w:del w:author="Nikki Papenfus" w:date="2024-02-06T17:36:00Z" w:id="243">
        <w:r w:rsidRPr="00333CFE" w:rsidDel="003D312E">
          <w:delText xml:space="preserve">Documentation of the integration process, including </w:delText>
        </w:r>
        <w:r w:rsidRPr="00333CFE" w:rsidDel="003D312E" w:rsidR="00D35C5B">
          <w:delText>RIGHTMOVE API</w:delText>
        </w:r>
        <w:r w:rsidRPr="00333CFE" w:rsidDel="003D312E">
          <w:delText xml:space="preserve"> specifications, data mapping rules, and testing procedures</w:delText>
        </w:r>
      </w:del>
    </w:p>
    <w:p w:rsidRPr="00E9181E" w:rsidR="006015AA" w:rsidDel="004826FF" w:rsidP="006015AA" w:rsidRDefault="006015AA" w14:paraId="09FD04C2" w14:textId="4A8242FD">
      <w:pPr>
        <w:pStyle w:val="NormalIndent"/>
        <w:numPr>
          <w:ilvl w:val="0"/>
          <w:numId w:val="9"/>
        </w:numPr>
        <w:rPr>
          <w:del w:author="Nikki Papenfus" w:date="2024-02-06T16:48:00Z" w:id="244"/>
        </w:rPr>
      </w:pPr>
      <w:del w:author="Nikki Papenfus" w:date="2024-02-06T16:48:00Z" w:id="246">
        <w:r w:rsidRPr="006015AA" w:rsidDel="004826FF">
          <w:delText xml:space="preserve">weeks of hyper care go-live support inclusive of 20 </w:delText>
        </w:r>
        <w:r w:rsidRPr="006015AA" w:rsidDel="004826FF" w:rsidR="00D07CD9">
          <w:delText>hrs.</w:delText>
        </w:r>
        <w:r w:rsidRPr="006015AA" w:rsidDel="004826FF">
          <w:delText xml:space="preserve"> total effort.</w:delText>
        </w:r>
      </w:del>
    </w:p>
    <w:p w:rsidR="00742D8B" w:rsidP="00750480" w:rsidRDefault="002A0F1D" w14:paraId="3A1C9E28" w14:textId="107BF5BF">
      <w:pPr>
        <w:pStyle w:val="Heading2"/>
        <w:tabs>
          <w:tab w:val="left" w:pos="3828"/>
        </w:tabs>
      </w:pPr>
      <w:bookmarkStart w:name="_Delivery_Approach" w:id="247"/>
      <w:bookmarkStart w:name="_Toc158129565" w:id="248"/>
      <w:bookmarkEnd w:id="247"/>
      <w:r>
        <w:t>Delivery Approach</w:t>
      </w:r>
      <w:bookmarkEnd w:id="248"/>
    </w:p>
    <w:p w:rsidRPr="002A3874" w:rsidR="00742D8B" w:rsidP="008F7D66" w:rsidRDefault="00742D8B" w14:paraId="76EC409D" w14:textId="2AEAB1A7">
      <w:pPr>
        <w:pStyle w:val="NormalIndent"/>
        <w:jc w:val="both"/>
      </w:pPr>
      <w:r w:rsidRPr="002A3874">
        <w:t xml:space="preserve">The delivery approach will be based on the </w:t>
      </w:r>
      <w:r w:rsidRPr="002A3874" w:rsidR="00DA39CD">
        <w:t xml:space="preserve">SCRUM </w:t>
      </w:r>
      <w:r w:rsidRPr="002A3874" w:rsidR="005B016F">
        <w:t>f</w:t>
      </w:r>
      <w:r w:rsidRPr="002A3874">
        <w:t>ramework.</w:t>
      </w:r>
      <w:r w:rsidRPr="00C236B0" w:rsidR="00C236B0">
        <w:t xml:space="preserve"> </w:t>
      </w:r>
      <w:r w:rsidRPr="00DC29D4" w:rsidR="00C236B0">
        <w:t xml:space="preserve">Iterative delivery is achieved through a series of </w:t>
      </w:r>
      <w:del w:author="Nikki Papenfus" w:date="2024-02-06T16:46:00Z" w:id="249">
        <w:r w:rsidDel="00D46B75" w:rsidR="00C236B0">
          <w:delText>[2</w:delText>
        </w:r>
      </w:del>
      <w:del w:author="Nikki Papenfus" w:date="2024-02-06T16:51:00Z" w:id="250">
        <w:r w:rsidDel="00784FA6" w:rsidR="00C236B0">
          <w:delText>/</w:delText>
        </w:r>
      </w:del>
      <w:r w:rsidRPr="00DC29D4" w:rsidR="00C236B0">
        <w:t>3</w:t>
      </w:r>
      <w:del w:author="Nikki Papenfus" w:date="2024-02-06T16:46:00Z" w:id="251">
        <w:r w:rsidDel="00D46B75" w:rsidR="00C236B0">
          <w:delText>]</w:delText>
        </w:r>
      </w:del>
      <w:r w:rsidRPr="00DC29D4" w:rsidR="00C236B0">
        <w:t>-week sprints</w:t>
      </w:r>
      <w:r w:rsidR="00C236B0">
        <w:t>.</w:t>
      </w:r>
    </w:p>
    <w:p w:rsidRPr="002A3874" w:rsidR="00742D8B" w:rsidP="008F7D66" w:rsidRDefault="00DC29D4" w14:paraId="6077D04D" w14:textId="196EC33D">
      <w:pPr>
        <w:pStyle w:val="NormalIndent"/>
        <w:jc w:val="both"/>
      </w:pPr>
      <w:r w:rsidRPr="00DC29D4">
        <w:t xml:space="preserve">An agile delivery approach </w:t>
      </w:r>
      <w:r w:rsidRPr="002A3874" w:rsidR="00742D8B">
        <w:t>allow</w:t>
      </w:r>
      <w:r w:rsidR="00044D36">
        <w:t>s</w:t>
      </w:r>
      <w:r w:rsidRPr="002A3874" w:rsidR="00742D8B">
        <w:t xml:space="preserve"> for the early delivery of outcomes </w:t>
      </w:r>
      <w:r w:rsidR="00C236B0">
        <w:t xml:space="preserve">and </w:t>
      </w:r>
      <w:r w:rsidRPr="002A3874" w:rsidR="00742D8B">
        <w:t>provide</w:t>
      </w:r>
      <w:r w:rsidR="00C236B0">
        <w:t>s</w:t>
      </w:r>
      <w:r w:rsidRPr="002A3874" w:rsidR="00742D8B">
        <w:t xml:space="preserve"> flexibility to adjust for any unforeseen opportunities or issues uncovered during the project. </w:t>
      </w:r>
    </w:p>
    <w:p w:rsidR="00742D8B" w:rsidP="008F7D66" w:rsidRDefault="00742D8B" w14:paraId="6F7F112E" w14:textId="75C1F58B">
      <w:pPr>
        <w:pStyle w:val="NormalIndent"/>
        <w:jc w:val="both"/>
      </w:pPr>
      <w:r w:rsidRPr="002A3874">
        <w:t xml:space="preserve">A </w:t>
      </w:r>
      <w:r w:rsidRPr="00C236B0" w:rsidR="00CE3075">
        <w:t>b</w:t>
      </w:r>
      <w:r w:rsidRPr="00C236B0">
        <w:t>acklog</w:t>
      </w:r>
      <w:r w:rsidRPr="002A3874">
        <w:t xml:space="preserve"> will be maintained to track outcomes to be delivered and indicate priority of these outcomes relative to each other. </w:t>
      </w:r>
      <w:r w:rsidRPr="002A3874" w:rsidR="007D0B07">
        <w:t>The backlog will be</w:t>
      </w:r>
      <w:r w:rsidRPr="002A3874">
        <w:t xml:space="preserve"> a living artifact that </w:t>
      </w:r>
      <w:r w:rsidR="00C236B0">
        <w:t>will evolve</w:t>
      </w:r>
      <w:r w:rsidRPr="002A3874">
        <w:t xml:space="preserve"> as </w:t>
      </w:r>
      <w:r w:rsidR="002A3874">
        <w:t xml:space="preserve">Open Box and </w:t>
      </w:r>
      <w:r>
        <w:fldChar w:fldCharType="begin"/>
      </w:r>
      <w:r>
        <w:instrText> DOCPROPERTY  Category  \* MERGEFORMAT </w:instrText>
      </w:r>
      <w:r>
        <w:fldChar w:fldCharType="separate"/>
      </w:r>
      <w:r w:rsidR="00D6114A">
        <w:t>Grainger plc</w:t>
      </w:r>
      <w:r>
        <w:fldChar w:fldCharType="end"/>
      </w:r>
      <w:r w:rsidR="002A3874">
        <w:t xml:space="preserve"> </w:t>
      </w:r>
      <w:r w:rsidRPr="002A3874">
        <w:t xml:space="preserve">collaborate towards maximizing the value delivered. </w:t>
      </w:r>
      <w:r>
        <w:fldChar w:fldCharType="begin"/>
      </w:r>
      <w:r>
        <w:instrText> DOCPROPERTY  Category  \* MERGEFORMAT </w:instrText>
      </w:r>
      <w:r>
        <w:fldChar w:fldCharType="separate"/>
      </w:r>
      <w:r w:rsidR="00D6114A">
        <w:t>Grainger plc</w:t>
      </w:r>
      <w:r>
        <w:fldChar w:fldCharType="end"/>
      </w:r>
      <w:r w:rsidRPr="002A3874" w:rsidR="003705F3">
        <w:t xml:space="preserve"> </w:t>
      </w:r>
      <w:r w:rsidRPr="002A3874">
        <w:t xml:space="preserve">stakeholders will </w:t>
      </w:r>
      <w:r w:rsidR="00B75828">
        <w:t>have</w:t>
      </w:r>
      <w:r w:rsidRPr="002A3874">
        <w:t xml:space="preserve"> access to the backlog </w:t>
      </w:r>
      <w:r w:rsidRPr="002A3874" w:rsidR="009771CD">
        <w:t>which</w:t>
      </w:r>
      <w:r w:rsidRPr="002A3874">
        <w:t xml:space="preserve"> will serve as the single source of truth with regards to scope.</w:t>
      </w:r>
    </w:p>
    <w:p w:rsidR="004C5C95" w:rsidP="00D73569" w:rsidRDefault="004C5C95" w14:paraId="405CCB4D" w14:textId="77777777">
      <w:pPr>
        <w:ind w:left="0"/>
      </w:pPr>
      <w:r w:rsidRPr="004C5C95">
        <w:rPr>
          <w:noProof/>
        </w:rPr>
        <w:drawing>
          <wp:inline distT="0" distB="0" distL="0" distR="0" wp14:anchorId="7DDECB14" wp14:editId="0BFC4E29">
            <wp:extent cx="5972810" cy="2461895"/>
            <wp:effectExtent l="0" t="0" r="8890" b="0"/>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6"/>
                    <a:stretch>
                      <a:fillRect/>
                    </a:stretch>
                  </pic:blipFill>
                  <pic:spPr>
                    <a:xfrm>
                      <a:off x="0" y="0"/>
                      <a:ext cx="5972810" cy="2461895"/>
                    </a:xfrm>
                    <a:prstGeom prst="rect">
                      <a:avLst/>
                    </a:prstGeom>
                  </pic:spPr>
                </pic:pic>
              </a:graphicData>
            </a:graphic>
          </wp:inline>
        </w:drawing>
      </w:r>
    </w:p>
    <w:p w:rsidR="007F3673" w:rsidDel="00D46B75" w:rsidP="00D73569" w:rsidRDefault="007F3673" w14:paraId="1C904076" w14:textId="652761B5">
      <w:pPr>
        <w:ind w:left="0"/>
        <w:rPr>
          <w:del w:author="Nikki Papenfus" w:date="2024-02-06T16:46:00Z" w:id="252"/>
        </w:rPr>
      </w:pPr>
      <w:del w:author="Nikki Papenfus" w:date="2024-02-06T16:46:00Z" w:id="253">
        <w:r w:rsidRPr="007F3673" w:rsidDel="00D46B75">
          <w:rPr>
            <w:noProof/>
          </w:rPr>
          <w:drawing>
            <wp:inline distT="0" distB="0" distL="0" distR="0" wp14:anchorId="32DC46C7" wp14:editId="2EF9C012">
              <wp:extent cx="5972810" cy="2461260"/>
              <wp:effectExtent l="0" t="0" r="8890" b="0"/>
              <wp:docPr id="97665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6958" name=""/>
                      <pic:cNvPicPr/>
                    </pic:nvPicPr>
                    <pic:blipFill>
                      <a:blip r:embed="rId17"/>
                      <a:stretch>
                        <a:fillRect/>
                      </a:stretch>
                    </pic:blipFill>
                    <pic:spPr>
                      <a:xfrm>
                        <a:off x="0" y="0"/>
                        <a:ext cx="5972810" cy="2461260"/>
                      </a:xfrm>
                      <a:prstGeom prst="rect">
                        <a:avLst/>
                      </a:prstGeom>
                    </pic:spPr>
                  </pic:pic>
                </a:graphicData>
              </a:graphic>
            </wp:inline>
          </w:drawing>
        </w:r>
      </w:del>
    </w:p>
    <w:p w:rsidR="004C5C95" w:rsidP="00D46B75" w:rsidRDefault="004C5C95" w14:paraId="7B001D8C" w14:textId="22C293DA">
      <w:pPr>
        <w:ind w:left="0"/>
        <w:rPr>
          <w:b/>
          <w:color w:val="000000" w:themeColor="text1"/>
        </w:rPr>
        <w:pPrChange w:author="Nikki Papenfus" w:date="2024-02-06T16:46:00Z" w:id="254">
          <w:pPr>
            <w:pStyle w:val="Caption"/>
            <w:jc w:val="both"/>
          </w:pPr>
        </w:pPrChange>
      </w:pPr>
      <w:r w:rsidRPr="004C5C95">
        <w:rPr>
          <w:b/>
          <w:bCs/>
          <w:i/>
          <w:iCs/>
          <w:color w:val="000000" w:themeColor="text1"/>
        </w:rPr>
        <w:t xml:space="preserve">Figure </w:t>
      </w:r>
      <w:r w:rsidRPr="004C5C95">
        <w:rPr>
          <w:b/>
          <w:bCs/>
          <w:i/>
          <w:iCs/>
          <w:color w:val="000000" w:themeColor="text1"/>
        </w:rPr>
        <w:fldChar w:fldCharType="begin"/>
      </w:r>
      <w:r w:rsidRPr="004C5C95">
        <w:rPr>
          <w:b/>
          <w:bCs/>
          <w:i/>
          <w:iCs/>
          <w:color w:val="000000" w:themeColor="text1"/>
        </w:rPr>
        <w:instrText xml:space="preserve"> SEQ Figure \* ARABIC </w:instrText>
      </w:r>
      <w:r w:rsidRPr="004C5C95">
        <w:rPr>
          <w:b/>
          <w:bCs/>
          <w:i/>
          <w:iCs/>
          <w:color w:val="000000" w:themeColor="text1"/>
        </w:rPr>
        <w:fldChar w:fldCharType="separate"/>
      </w:r>
      <w:r w:rsidRPr="004C5C95">
        <w:rPr>
          <w:b/>
          <w:bCs/>
          <w:i/>
          <w:iCs/>
          <w:noProof/>
          <w:color w:val="000000" w:themeColor="text1"/>
        </w:rPr>
        <w:t>1</w:t>
      </w:r>
      <w:r w:rsidRPr="004C5C95">
        <w:rPr>
          <w:b/>
          <w:bCs/>
          <w:i/>
          <w:iCs/>
          <w:color w:val="000000" w:themeColor="text1"/>
        </w:rPr>
        <w:fldChar w:fldCharType="end"/>
      </w:r>
      <w:r w:rsidRPr="004C5C95">
        <w:rPr>
          <w:b/>
          <w:bCs/>
          <w:i/>
          <w:iCs/>
          <w:color w:val="000000" w:themeColor="text1"/>
        </w:rPr>
        <w:t>: Agile Delivery Approach</w:t>
      </w:r>
    </w:p>
    <w:p w:rsidR="00B75828" w:rsidP="00B75828" w:rsidRDefault="0015327F" w14:paraId="3B2D33D0" w14:textId="6A093454">
      <w:pPr>
        <w:pStyle w:val="NormalIndent"/>
        <w:jc w:val="both"/>
      </w:pPr>
      <w:r>
        <w:fldChar w:fldCharType="begin"/>
      </w:r>
      <w:r>
        <w:instrText> DOCPROPERTY  Category  \* MERGEFORMAT </w:instrText>
      </w:r>
      <w:r>
        <w:fldChar w:fldCharType="separate"/>
      </w:r>
      <w:r w:rsidR="00D6114A">
        <w:t>Grainger plc</w:t>
      </w:r>
      <w:r>
        <w:fldChar w:fldCharType="end"/>
      </w:r>
      <w:r w:rsidRPr="0051786E" w:rsidR="00B75828">
        <w:t xml:space="preserve"> representatives </w:t>
      </w:r>
      <w:r w:rsidR="00AB5F55">
        <w:t>will b</w:t>
      </w:r>
      <w:r w:rsidR="00556495">
        <w:t xml:space="preserve">e required to particulate in the following </w:t>
      </w:r>
      <w:r w:rsidR="00B75828">
        <w:t xml:space="preserve">during </w:t>
      </w:r>
      <w:r w:rsidR="00556495">
        <w:t xml:space="preserve">each </w:t>
      </w:r>
      <w:r w:rsidR="00B75828">
        <w:t>sprint cycle:</w:t>
      </w:r>
    </w:p>
    <w:p w:rsidR="00B75828" w:rsidP="00B75828" w:rsidRDefault="00B75828" w14:paraId="50297A91" w14:textId="176CE0FE">
      <w:pPr>
        <w:pStyle w:val="NormalIndent"/>
        <w:numPr>
          <w:ilvl w:val="0"/>
          <w:numId w:val="23"/>
        </w:numPr>
        <w:jc w:val="both"/>
        <w:rPr>
          <w:b/>
          <w:bCs/>
        </w:rPr>
      </w:pPr>
      <w:r w:rsidRPr="00C6699E">
        <w:rPr>
          <w:b/>
          <w:bCs/>
        </w:rPr>
        <w:t>Backlog Refinement</w:t>
      </w:r>
      <w:r w:rsidR="00556495">
        <w:rPr>
          <w:b/>
          <w:bCs/>
        </w:rPr>
        <w:t xml:space="preserve"> </w:t>
      </w:r>
      <w:r w:rsidR="00556495">
        <w:t>–</w:t>
      </w:r>
      <w:r w:rsidR="00890987">
        <w:t xml:space="preserve"> </w:t>
      </w:r>
      <w:r w:rsidR="00556495">
        <w:t>Open Box</w:t>
      </w:r>
      <w:r w:rsidRPr="0051786E" w:rsidR="00556495">
        <w:t xml:space="preserve"> </w:t>
      </w:r>
      <w:r w:rsidR="00556495">
        <w:t>and</w:t>
      </w:r>
      <w:r w:rsidRPr="0051786E" w:rsidR="00556495">
        <w:t xml:space="preserve"> </w:t>
      </w:r>
      <w:r>
        <w:fldChar w:fldCharType="begin"/>
      </w:r>
      <w:r>
        <w:instrText> DOCPROPERTY  Category  \* MERGEFORMAT </w:instrText>
      </w:r>
      <w:r>
        <w:fldChar w:fldCharType="separate"/>
      </w:r>
      <w:r w:rsidR="00D6114A">
        <w:t>Grainger plc</w:t>
      </w:r>
      <w:r>
        <w:fldChar w:fldCharType="end"/>
      </w:r>
      <w:r w:rsidRPr="0051786E" w:rsidR="00556495">
        <w:t xml:space="preserve"> representatives</w:t>
      </w:r>
      <w:r w:rsidR="00556495">
        <w:t xml:space="preserve"> will </w:t>
      </w:r>
      <w:r w:rsidR="00264FF5">
        <w:t xml:space="preserve">meet </w:t>
      </w:r>
      <w:r w:rsidR="00E33560">
        <w:t xml:space="preserve">to prioritize use stories on the backlog </w:t>
      </w:r>
      <w:r w:rsidR="00426D9F">
        <w:t xml:space="preserve">as well as </w:t>
      </w:r>
      <w:r w:rsidR="00E33560">
        <w:t xml:space="preserve">review </w:t>
      </w:r>
      <w:r w:rsidR="00426D9F">
        <w:t xml:space="preserve">and agree on </w:t>
      </w:r>
      <w:r w:rsidR="00E33560">
        <w:t>acceptance criteria for user stories at the top of the backlog</w:t>
      </w:r>
      <w:r w:rsidR="00890987">
        <w:t>.</w:t>
      </w:r>
    </w:p>
    <w:p w:rsidRPr="00CB1FEB" w:rsidR="00B75828" w:rsidP="00B75828" w:rsidRDefault="00B75828" w14:paraId="624FFBDE" w14:textId="6F61E0A3">
      <w:pPr>
        <w:pStyle w:val="NormalIndent"/>
        <w:numPr>
          <w:ilvl w:val="0"/>
          <w:numId w:val="23"/>
        </w:numPr>
        <w:jc w:val="both"/>
      </w:pPr>
      <w:r w:rsidRPr="00CB1FEB">
        <w:rPr>
          <w:b/>
          <w:bCs/>
        </w:rPr>
        <w:t>Demo</w:t>
      </w:r>
      <w:r w:rsidRPr="00CB1FEB">
        <w:t xml:space="preserve"> –</w:t>
      </w:r>
      <w:r w:rsidR="002564DD">
        <w:t xml:space="preserve"> </w:t>
      </w:r>
      <w:r w:rsidRPr="00CB1FEB" w:rsidR="00AB5F55">
        <w:t>Open Box will</w:t>
      </w:r>
      <w:r w:rsidR="00264FF5">
        <w:t xml:space="preserve"> meet with </w:t>
      </w:r>
      <w:r>
        <w:fldChar w:fldCharType="begin"/>
      </w:r>
      <w:r>
        <w:instrText> DOCPROPERTY  Category  \* MERGEFORMAT </w:instrText>
      </w:r>
      <w:r>
        <w:fldChar w:fldCharType="separate"/>
      </w:r>
      <w:r w:rsidR="00D6114A">
        <w:t>Grainger plc</w:t>
      </w:r>
      <w:r>
        <w:fldChar w:fldCharType="end"/>
      </w:r>
      <w:r w:rsidRPr="00CB1FEB" w:rsidR="00264FF5">
        <w:t xml:space="preserve"> representatives</w:t>
      </w:r>
      <w:r w:rsidRPr="00CB1FEB" w:rsidR="00AB5F55">
        <w:t xml:space="preserve"> </w:t>
      </w:r>
      <w:r w:rsidR="00264FF5">
        <w:t xml:space="preserve">to </w:t>
      </w:r>
      <w:r w:rsidRPr="00CB1FEB" w:rsidR="00CB1FEB">
        <w:t xml:space="preserve">demonstrate the outcomes delivered in the past </w:t>
      </w:r>
      <w:r w:rsidR="00E81C59">
        <w:t>sprint</w:t>
      </w:r>
      <w:r w:rsidRPr="00CB1FEB">
        <w:t xml:space="preserve">.  </w:t>
      </w:r>
    </w:p>
    <w:p w:rsidR="00B75828" w:rsidP="00B75828" w:rsidRDefault="00B75828" w14:paraId="317E62C5" w14:textId="291AB22E">
      <w:pPr>
        <w:pStyle w:val="NormalIndent"/>
        <w:numPr>
          <w:ilvl w:val="0"/>
          <w:numId w:val="23"/>
        </w:numPr>
        <w:jc w:val="both"/>
      </w:pPr>
      <w:r w:rsidRPr="00C6699E">
        <w:rPr>
          <w:b/>
          <w:bCs/>
        </w:rPr>
        <w:t>Sprint Planning</w:t>
      </w:r>
      <w:r w:rsidRPr="0051786E">
        <w:t xml:space="preserve"> </w:t>
      </w:r>
      <w:r w:rsidR="00DC5C36">
        <w:t>–</w:t>
      </w:r>
      <w:r>
        <w:t xml:space="preserve"> </w:t>
      </w:r>
      <w:r w:rsidR="00E81C59">
        <w:t>O</w:t>
      </w:r>
      <w:r w:rsidRPr="0051786E">
        <w:t>utcomes</w:t>
      </w:r>
      <w:r w:rsidR="000D0347">
        <w:t xml:space="preserve"> on the backlog</w:t>
      </w:r>
      <w:r w:rsidRPr="0051786E">
        <w:t xml:space="preserve"> will be selected for the next </w:t>
      </w:r>
      <w:r w:rsidR="00E81C59">
        <w:t>sprint</w:t>
      </w:r>
      <w:r w:rsidRPr="0051786E">
        <w:t>.</w:t>
      </w:r>
      <w:r w:rsidRPr="00C6699E">
        <w:rPr>
          <w:highlight w:val="yellow"/>
        </w:rPr>
        <w:t xml:space="preserve"> </w:t>
      </w:r>
    </w:p>
    <w:p w:rsidR="003355ED" w:rsidP="003355ED" w:rsidRDefault="00B75828" w14:paraId="20D20420" w14:textId="75B641B3">
      <w:pPr>
        <w:pStyle w:val="NormalIndent"/>
        <w:numPr>
          <w:ilvl w:val="0"/>
          <w:numId w:val="23"/>
        </w:numPr>
        <w:jc w:val="both"/>
      </w:pPr>
      <w:r w:rsidRPr="003355ED">
        <w:rPr>
          <w:b/>
          <w:bCs/>
        </w:rPr>
        <w:t xml:space="preserve">Testing </w:t>
      </w:r>
      <w:r w:rsidRPr="003355ED" w:rsidR="00CB1FEB">
        <w:rPr>
          <w:b/>
          <w:bCs/>
        </w:rPr>
        <w:t>–</w:t>
      </w:r>
      <w:r w:rsidRPr="003355ED">
        <w:rPr>
          <w:b/>
          <w:bCs/>
        </w:rPr>
        <w:t xml:space="preserve"> </w:t>
      </w:r>
      <w:r w:rsidRPr="0060165E" w:rsidR="00215C5B">
        <w:t xml:space="preserve">Open Box will be responsible for unit testing and QA testing of all </w:t>
      </w:r>
      <w:r w:rsidRPr="0060165E" w:rsidR="00D07CD9">
        <w:t>functionalities</w:t>
      </w:r>
      <w:r w:rsidR="00215C5B">
        <w:t>.</w:t>
      </w:r>
      <w:r w:rsidRPr="0060165E" w:rsidR="00215C5B">
        <w:t xml:space="preserve"> </w:t>
      </w:r>
      <w:r>
        <w:fldChar w:fldCharType="begin"/>
      </w:r>
      <w:r>
        <w:instrText> DOCPROPERTY  Category  \* MERGEFORMAT </w:instrText>
      </w:r>
      <w:r>
        <w:fldChar w:fldCharType="separate"/>
      </w:r>
      <w:r w:rsidR="00D6114A">
        <w:t>Grainger plc</w:t>
      </w:r>
      <w:r>
        <w:fldChar w:fldCharType="end"/>
      </w:r>
      <w:r w:rsidRPr="00CB1FEB" w:rsidR="000D0347">
        <w:t xml:space="preserve"> representatives</w:t>
      </w:r>
      <w:r w:rsidR="000D0347">
        <w:t xml:space="preserve"> </w:t>
      </w:r>
      <w:r w:rsidR="003355ED">
        <w:t xml:space="preserve">will conduct user acceptance testing </w:t>
      </w:r>
      <w:r w:rsidR="00613985">
        <w:t xml:space="preserve">of new functionality delivered in </w:t>
      </w:r>
      <w:r w:rsidR="003355ED">
        <w:t>each sprint and provide feedback</w:t>
      </w:r>
      <w:r w:rsidR="002B18F0">
        <w:t xml:space="preserve"> withing 1 week of the demo</w:t>
      </w:r>
      <w:r w:rsidR="003355ED">
        <w:t>.</w:t>
      </w:r>
    </w:p>
    <w:p w:rsidRPr="0065657F" w:rsidR="006102F1" w:rsidP="001945FD" w:rsidRDefault="006102F1" w14:paraId="332FC126" w14:textId="4AECFC86">
      <w:pPr>
        <w:pStyle w:val="NormalIndent"/>
        <w:numPr>
          <w:ilvl w:val="0"/>
          <w:numId w:val="23"/>
        </w:numPr>
        <w:jc w:val="both"/>
      </w:pPr>
      <w:r w:rsidRPr="003355ED">
        <w:rPr>
          <w:b/>
          <w:bCs/>
        </w:rPr>
        <w:t xml:space="preserve">Stand Up </w:t>
      </w:r>
      <w:r w:rsidR="000C3834">
        <w:rPr>
          <w:b/>
          <w:bCs/>
        </w:rPr>
        <w:t>–</w:t>
      </w:r>
      <w:r>
        <w:t xml:space="preserve"> </w:t>
      </w:r>
      <w:r w:rsidR="00B870DA">
        <w:t>Regular</w:t>
      </w:r>
      <w:r w:rsidR="000C3834">
        <w:t>, 15-minute</w:t>
      </w:r>
      <w:r w:rsidRPr="0065657F">
        <w:t xml:space="preserve"> stand-up calls will be held to report on progress</w:t>
      </w:r>
      <w:r>
        <w:t xml:space="preserve">; the </w:t>
      </w:r>
      <w:r>
        <w:fldChar w:fldCharType="begin"/>
      </w:r>
      <w:r>
        <w:instrText> DOCPROPERTY  Category  \* MERGEFORMAT </w:instrText>
      </w:r>
      <w:r>
        <w:fldChar w:fldCharType="separate"/>
      </w:r>
      <w:r w:rsidR="00D6114A">
        <w:t>Grainger plc</w:t>
      </w:r>
      <w:r>
        <w:fldChar w:fldCharType="end"/>
      </w:r>
      <w:r w:rsidRPr="0065657F">
        <w:t xml:space="preserve"> </w:t>
      </w:r>
      <w:del w:author="Nikki Papenfus" w:date="2024-02-06T16:46:00Z" w:id="255">
        <w:r w:rsidDel="0099261A">
          <w:delText>[</w:delText>
        </w:r>
      </w:del>
      <w:r w:rsidRPr="0065657F">
        <w:t>product owner</w:t>
      </w:r>
      <w:del w:author="Nikki Papenfus" w:date="2024-02-06T16:46:00Z" w:id="256">
        <w:r w:rsidDel="0099261A">
          <w:delText>]</w:delText>
        </w:r>
      </w:del>
      <w:r w:rsidRPr="0065657F">
        <w:t xml:space="preserve"> is expected to participate in this call to </w:t>
      </w:r>
      <w:r w:rsidRPr="0065657F" w:rsidR="00B01C53">
        <w:t xml:space="preserve">provide feedback </w:t>
      </w:r>
      <w:r w:rsidR="00B01C53">
        <w:t xml:space="preserve">and give input on </w:t>
      </w:r>
      <w:r w:rsidRPr="0065657F" w:rsidR="00B01C53">
        <w:t>any questions that arise</w:t>
      </w:r>
      <w:r w:rsidRPr="0065657F">
        <w:t>.</w:t>
      </w:r>
    </w:p>
    <w:p w:rsidR="000E5257" w:rsidP="000E5257" w:rsidRDefault="000E5257" w14:paraId="7D20E265" w14:textId="7D6CEF53">
      <w:pPr>
        <w:pStyle w:val="NormalIndent"/>
        <w:jc w:val="both"/>
      </w:pPr>
      <w:r>
        <w:t>F</w:t>
      </w:r>
      <w:r w:rsidRPr="00DC29D4">
        <w:t xml:space="preserve">eedback </w:t>
      </w:r>
      <w:r w:rsidRPr="004D51D1">
        <w:t xml:space="preserve">from demos and testing </w:t>
      </w:r>
      <w:r>
        <w:t xml:space="preserve">will </w:t>
      </w:r>
      <w:r w:rsidRPr="004D51D1">
        <w:t xml:space="preserve">be classified as </w:t>
      </w:r>
      <w:r>
        <w:t xml:space="preserve">either </w:t>
      </w:r>
      <w:r w:rsidRPr="004D51D1">
        <w:t xml:space="preserve">bugs or enhancements </w:t>
      </w:r>
      <w:r>
        <w:t xml:space="preserve">(depending on the </w:t>
      </w:r>
      <w:r w:rsidRPr="004D51D1">
        <w:t>user story</w:t>
      </w:r>
      <w:r>
        <w:t xml:space="preserve"> and </w:t>
      </w:r>
      <w:r w:rsidRPr="004D51D1">
        <w:t>acceptance criteria</w:t>
      </w:r>
      <w:r>
        <w:t>)</w:t>
      </w:r>
      <w:r w:rsidRPr="004D51D1">
        <w:t xml:space="preserve">. Bugs will be fixed </w:t>
      </w:r>
      <w:r>
        <w:t>in</w:t>
      </w:r>
      <w:r w:rsidRPr="004D51D1">
        <w:t xml:space="preserve"> a subsequent sprint, whereas enhancements will be </w:t>
      </w:r>
      <w:r w:rsidRPr="00CB1FEB">
        <w:t>incorporated into the backlog</w:t>
      </w:r>
      <w:r>
        <w:t xml:space="preserve"> and prioritized accordingly.</w:t>
      </w:r>
    </w:p>
    <w:p w:rsidR="00D56D6B" w:rsidP="00D56D6B" w:rsidRDefault="000E5257" w14:paraId="670F7290" w14:textId="46237FEA">
      <w:pPr>
        <w:pStyle w:val="NormalIndent"/>
        <w:jc w:val="both"/>
      </w:pPr>
      <w:del w:author="Nikki Papenfus" w:date="2024-02-06T16:46:00Z" w:id="257">
        <w:r w:rsidRPr="0099261A" w:rsidDel="0099261A">
          <w:rPr>
            <w:highlight w:val="yellow"/>
            <w:rPrChange w:author="Nikki Papenfus" w:date="2024-02-06T16:46:00Z" w:id="258">
              <w:rPr/>
            </w:rPrChange>
          </w:rPr>
          <w:delText>[</w:delText>
        </w:r>
      </w:del>
      <w:r w:rsidRPr="0099261A" w:rsidR="00D56D6B">
        <w:rPr>
          <w:highlight w:val="yellow"/>
          <w:rPrChange w:author="Nikki Papenfus" w:date="2024-02-06T16:46:00Z" w:id="259">
            <w:rPr/>
          </w:rPrChange>
        </w:rPr>
        <w:t xml:space="preserve">If it is expected that the </w:t>
      </w:r>
      <w:r w:rsidRPr="0099261A" w:rsidR="0059382D">
        <w:rPr>
          <w:highlight w:val="yellow"/>
          <w:rPrChange w:author="Nikki Papenfus" w:date="2024-02-06T16:46:00Z" w:id="260">
            <w:rPr/>
          </w:rPrChange>
        </w:rPr>
        <w:t xml:space="preserve">critical </w:t>
      </w:r>
      <w:r w:rsidRPr="0099261A" w:rsidR="00D56D6B">
        <w:rPr>
          <w:highlight w:val="yellow"/>
          <w:rPrChange w:author="Nikki Papenfus" w:date="2024-02-06T16:46:00Z" w:id="261">
            <w:rPr/>
          </w:rPrChange>
        </w:rPr>
        <w:t xml:space="preserve">functionality can no longer be delivered within the estimated </w:t>
      </w:r>
      <w:del w:author="Nikki Papenfus" w:date="2024-02-06T16:46:00Z" w:id="262">
        <w:r w:rsidRPr="0099261A" w:rsidDel="0099261A" w:rsidR="0015327F">
          <w:rPr>
            <w:highlight w:val="yellow"/>
            <w:rPrChange w:author="Nikki Papenfus" w:date="2024-02-06T16:46:00Z" w:id="263">
              <w:rPr/>
            </w:rPrChange>
          </w:rPr>
          <w:fldChar w:fldCharType="begin"/>
        </w:r>
        <w:r w:rsidRPr="0099261A" w:rsidDel="0099261A" w:rsidR="0015327F">
          <w:rPr>
            <w:highlight w:val="yellow"/>
            <w:rPrChange w:author="Nikki Papenfus" w:date="2024-02-06T16:46:00Z" w:id="264">
              <w:rPr/>
            </w:rPrChange>
          </w:rPr>
          <w:delInstrText>HYPERLINK \l "_Estimated_Cost_and"</w:delInstrText>
        </w:r>
        <w:r w:rsidRPr="0099261A" w:rsidDel="0099261A" w:rsidR="0015327F">
          <w:rPr>
            <w:highlight w:val="yellow"/>
            <w:rPrChange w:author="Nikki Papenfus" w:date="2024-02-06T16:46:00Z" w:id="265">
              <w:rPr/>
            </w:rPrChange>
          </w:rPr>
        </w:r>
        <w:r w:rsidRPr="0099261A" w:rsidDel="0099261A" w:rsidR="0015327F">
          <w:rPr>
            <w:highlight w:val="yellow"/>
            <w:rPrChange w:author="Nikki Papenfus" w:date="2024-02-06T16:46:00Z" w:id="266">
              <w:rPr/>
            </w:rPrChange>
          </w:rPr>
          <w:fldChar w:fldCharType="separate"/>
        </w:r>
        <w:r w:rsidRPr="0099261A" w:rsidDel="0099261A" w:rsidR="00D56D6B">
          <w:rPr>
            <w:highlight w:val="yellow"/>
            <w:rPrChange w:author="Nikki Papenfus" w:date="2024-02-06T16:46:00Z" w:id="267">
              <w:rPr>
                <w:rStyle w:val="Hyperlink"/>
              </w:rPr>
            </w:rPrChange>
          </w:rPr>
          <w:delText>cost and timeline</w:delText>
        </w:r>
        <w:r w:rsidRPr="0099261A" w:rsidDel="0099261A" w:rsidR="0015327F">
          <w:rPr>
            <w:rStyle w:val="Hyperlink"/>
            <w:highlight w:val="yellow"/>
            <w:rPrChange w:author="Nikki Papenfus" w:date="2024-02-06T16:46:00Z" w:id="268">
              <w:rPr>
                <w:rStyle w:val="Hyperlink"/>
              </w:rPr>
            </w:rPrChange>
          </w:rPr>
          <w:fldChar w:fldCharType="end"/>
        </w:r>
      </w:del>
      <w:ins w:author="Nikki Papenfus" w:date="2024-02-06T16:46:00Z" w:id="269">
        <w:r w:rsidRPr="0099261A" w:rsidR="0099261A">
          <w:rPr>
            <w:highlight w:val="yellow"/>
            <w:rPrChange w:author="Nikki Papenfus" w:date="2024-02-06T16:46:00Z" w:id="270">
              <w:rPr>
                <w:rStyle w:val="Hyperlink"/>
              </w:rPr>
            </w:rPrChange>
          </w:rPr>
          <w:t>cost and timeline</w:t>
        </w:r>
      </w:ins>
      <w:r w:rsidRPr="0099261A" w:rsidR="00D56D6B">
        <w:rPr>
          <w:highlight w:val="yellow"/>
          <w:rPrChange w:author="Nikki Papenfus" w:date="2024-02-06T16:46:00Z" w:id="271">
            <w:rPr/>
          </w:rPrChange>
        </w:rPr>
        <w:t xml:space="preserve">, this will be </w:t>
      </w:r>
      <w:r w:rsidRPr="0099261A" w:rsidR="00DC29D4">
        <w:rPr>
          <w:highlight w:val="yellow"/>
          <w:rPrChange w:author="Nikki Papenfus" w:date="2024-02-06T16:46:00Z" w:id="272">
            <w:rPr/>
          </w:rPrChange>
        </w:rPr>
        <w:t>communicated</w:t>
      </w:r>
      <w:r w:rsidRPr="0099261A" w:rsidR="00D56D6B">
        <w:rPr>
          <w:highlight w:val="yellow"/>
          <w:rPrChange w:author="Nikki Papenfus" w:date="2024-02-06T16:46:00Z" w:id="273">
            <w:rPr/>
          </w:rPrChange>
        </w:rPr>
        <w:t xml:space="preserve"> to </w:t>
      </w:r>
      <w:r w:rsidRPr="0099261A" w:rsidR="0015327F">
        <w:rPr>
          <w:highlight w:val="yellow"/>
          <w:rPrChange w:author="Nikki Papenfus" w:date="2024-02-06T16:46:00Z" w:id="274">
            <w:rPr/>
          </w:rPrChange>
        </w:rPr>
        <w:fldChar w:fldCharType="begin"/>
      </w:r>
      <w:r w:rsidRPr="0099261A" w:rsidR="0015327F">
        <w:rPr>
          <w:highlight w:val="yellow"/>
          <w:rPrChange w:author="Nikki Papenfus" w:date="2024-02-06T16:46:00Z" w:id="275">
            <w:rPr/>
          </w:rPrChange>
        </w:rPr>
        <w:instrText xml:space="preserve"> DOCPROPERTY  Category  \* MERGEFORMAT </w:instrText>
      </w:r>
      <w:r w:rsidRPr="0099261A" w:rsidR="0015327F">
        <w:rPr>
          <w:highlight w:val="yellow"/>
          <w:rPrChange w:author="Nikki Papenfus" w:date="2024-02-06T16:46:00Z" w:id="276">
            <w:rPr/>
          </w:rPrChange>
        </w:rPr>
        <w:fldChar w:fldCharType="separate"/>
      </w:r>
      <w:r w:rsidRPr="0099261A" w:rsidR="00D6114A">
        <w:rPr>
          <w:highlight w:val="yellow"/>
          <w:rPrChange w:author="Nikki Papenfus" w:date="2024-02-06T16:46:00Z" w:id="277">
            <w:rPr/>
          </w:rPrChange>
        </w:rPr>
        <w:t>Grainger plc</w:t>
      </w:r>
      <w:r w:rsidRPr="0099261A" w:rsidR="0015327F">
        <w:rPr>
          <w:highlight w:val="yellow"/>
          <w:rPrChange w:author="Nikki Papenfus" w:date="2024-02-06T16:46:00Z" w:id="278">
            <w:rPr/>
          </w:rPrChange>
        </w:rPr>
        <w:fldChar w:fldCharType="end"/>
      </w:r>
      <w:r w:rsidRPr="0099261A" w:rsidR="00D56D6B">
        <w:rPr>
          <w:highlight w:val="yellow"/>
          <w:rPrChange w:author="Nikki Papenfus" w:date="2024-02-06T16:46:00Z" w:id="279">
            <w:rPr/>
          </w:rPrChange>
        </w:rPr>
        <w:t xml:space="preserve">. </w:t>
      </w:r>
      <w:r w:rsidRPr="0099261A" w:rsidR="0015327F">
        <w:rPr>
          <w:highlight w:val="yellow"/>
          <w:rPrChange w:author="Nikki Papenfus" w:date="2024-02-06T16:46:00Z" w:id="280">
            <w:rPr/>
          </w:rPrChange>
        </w:rPr>
        <w:fldChar w:fldCharType="begin"/>
      </w:r>
      <w:r w:rsidRPr="0099261A" w:rsidR="0015327F">
        <w:rPr>
          <w:highlight w:val="yellow"/>
          <w:rPrChange w:author="Nikki Papenfus" w:date="2024-02-06T16:46:00Z" w:id="281">
            <w:rPr/>
          </w:rPrChange>
        </w:rPr>
        <w:instrText xml:space="preserve"> DOCPROPERTY  Category  \* MERGEFORMAT </w:instrText>
      </w:r>
      <w:r w:rsidRPr="0099261A" w:rsidR="0015327F">
        <w:rPr>
          <w:highlight w:val="yellow"/>
          <w:rPrChange w:author="Nikki Papenfus" w:date="2024-02-06T16:46:00Z" w:id="282">
            <w:rPr/>
          </w:rPrChange>
        </w:rPr>
        <w:fldChar w:fldCharType="separate"/>
      </w:r>
      <w:r w:rsidRPr="0099261A" w:rsidR="00D6114A">
        <w:rPr>
          <w:highlight w:val="yellow"/>
          <w:rPrChange w:author="Nikki Papenfus" w:date="2024-02-06T16:46:00Z" w:id="283">
            <w:rPr/>
          </w:rPrChange>
        </w:rPr>
        <w:t>Grainger plc</w:t>
      </w:r>
      <w:r w:rsidRPr="0099261A" w:rsidR="0015327F">
        <w:rPr>
          <w:highlight w:val="yellow"/>
          <w:rPrChange w:author="Nikki Papenfus" w:date="2024-02-06T16:46:00Z" w:id="284">
            <w:rPr/>
          </w:rPrChange>
        </w:rPr>
        <w:fldChar w:fldCharType="end"/>
      </w:r>
      <w:r w:rsidRPr="0099261A" w:rsidR="00D56D6B">
        <w:rPr>
          <w:highlight w:val="yellow"/>
          <w:rPrChange w:author="Nikki Papenfus" w:date="2024-02-06T16:46:00Z" w:id="285">
            <w:rPr/>
          </w:rPrChange>
        </w:rPr>
        <w:t xml:space="preserve"> may </w:t>
      </w:r>
      <w:r w:rsidRPr="0099261A" w:rsidR="00D07CD9">
        <w:rPr>
          <w:highlight w:val="yellow"/>
          <w:rPrChange w:author="Nikki Papenfus" w:date="2024-02-06T16:46:00Z" w:id="286">
            <w:rPr/>
          </w:rPrChange>
        </w:rPr>
        <w:t>choose</w:t>
      </w:r>
      <w:r w:rsidRPr="0099261A" w:rsidR="00D56D6B">
        <w:rPr>
          <w:highlight w:val="yellow"/>
          <w:rPrChange w:author="Nikki Papenfus" w:date="2024-02-06T16:46:00Z" w:id="287">
            <w:rPr/>
          </w:rPrChange>
        </w:rPr>
        <w:t xml:space="preserve"> to resolve this by adjusting the </w:t>
      </w:r>
      <w:r w:rsidRPr="0099261A" w:rsidR="0059382D">
        <w:rPr>
          <w:highlight w:val="yellow"/>
          <w:rPrChange w:author="Nikki Papenfus" w:date="2024-02-06T16:46:00Z" w:id="288">
            <w:rPr/>
          </w:rPrChange>
        </w:rPr>
        <w:t>project</w:t>
      </w:r>
      <w:r w:rsidRPr="0099261A" w:rsidR="00D56D6B">
        <w:rPr>
          <w:highlight w:val="yellow"/>
          <w:rPrChange w:author="Nikki Papenfus" w:date="2024-02-06T16:46:00Z" w:id="289">
            <w:rPr/>
          </w:rPrChange>
        </w:rPr>
        <w:t xml:space="preserve"> scope and/or cost &amp; timelines accordingly.</w:t>
      </w:r>
      <w:del w:author="Nikki Papenfus" w:date="2024-02-06T16:46:00Z" w:id="290">
        <w:r w:rsidRPr="0099261A" w:rsidDel="0099261A">
          <w:rPr>
            <w:highlight w:val="yellow"/>
            <w:rPrChange w:author="Nikki Papenfus" w:date="2024-02-06T16:46:00Z" w:id="291">
              <w:rPr/>
            </w:rPrChange>
          </w:rPr>
          <w:delText>]</w:delText>
        </w:r>
      </w:del>
    </w:p>
    <w:p w:rsidRPr="00E13BD3" w:rsidR="00D56D6B" w:rsidP="00D56D6B" w:rsidRDefault="00D56D6B" w14:paraId="56AADA66" w14:textId="77777777">
      <w:pPr>
        <w:pStyle w:val="Heading3"/>
      </w:pPr>
      <w:bookmarkStart w:name="_UAT" w:id="292"/>
      <w:bookmarkEnd w:id="292"/>
      <w:r w:rsidRPr="00E13BD3">
        <w:t xml:space="preserve">UAT </w:t>
      </w:r>
    </w:p>
    <w:p w:rsidRPr="00E13BD3" w:rsidR="00D56D6B" w:rsidP="00D56D6B" w:rsidRDefault="00D56D6B" w14:paraId="73895DF5" w14:textId="4065045D">
      <w:pPr>
        <w:pStyle w:val="NormalIndent"/>
        <w:jc w:val="both"/>
      </w:pPr>
      <w:r w:rsidRPr="0099261A">
        <w:rPr>
          <w:highlight w:val="yellow"/>
          <w:rPrChange w:author="Nikki Papenfus" w:date="2024-02-06T16:46:00Z" w:id="293">
            <w:rPr/>
          </w:rPrChange>
        </w:rPr>
        <w:t xml:space="preserve">Designated </w:t>
      </w:r>
      <w:r w:rsidRPr="0099261A" w:rsidR="0015327F">
        <w:rPr>
          <w:highlight w:val="yellow"/>
          <w:rPrChange w:author="Nikki Papenfus" w:date="2024-02-06T16:46:00Z" w:id="294">
            <w:rPr/>
          </w:rPrChange>
        </w:rPr>
        <w:fldChar w:fldCharType="begin"/>
      </w:r>
      <w:r w:rsidRPr="0099261A" w:rsidR="0015327F">
        <w:rPr>
          <w:highlight w:val="yellow"/>
          <w:rPrChange w:author="Nikki Papenfus" w:date="2024-02-06T16:46:00Z" w:id="295">
            <w:rPr/>
          </w:rPrChange>
        </w:rPr>
        <w:instrText xml:space="preserve"> DOCPROPERTY  Category  \* MERGEFORMAT </w:instrText>
      </w:r>
      <w:r w:rsidRPr="0099261A" w:rsidR="0015327F">
        <w:rPr>
          <w:highlight w:val="yellow"/>
          <w:rPrChange w:author="Nikki Papenfus" w:date="2024-02-06T16:46:00Z" w:id="296">
            <w:rPr/>
          </w:rPrChange>
        </w:rPr>
        <w:fldChar w:fldCharType="separate"/>
      </w:r>
      <w:r w:rsidRPr="0099261A" w:rsidR="00D6114A">
        <w:rPr>
          <w:highlight w:val="yellow"/>
          <w:rPrChange w:author="Nikki Papenfus" w:date="2024-02-06T16:46:00Z" w:id="297">
            <w:rPr/>
          </w:rPrChange>
        </w:rPr>
        <w:t>Grainger plc</w:t>
      </w:r>
      <w:r w:rsidRPr="0099261A" w:rsidR="0015327F">
        <w:rPr>
          <w:highlight w:val="yellow"/>
          <w:rPrChange w:author="Nikki Papenfus" w:date="2024-02-06T16:46:00Z" w:id="298">
            <w:rPr/>
          </w:rPrChange>
        </w:rPr>
        <w:fldChar w:fldCharType="end"/>
      </w:r>
      <w:r w:rsidRPr="0099261A">
        <w:rPr>
          <w:highlight w:val="yellow"/>
          <w:rPrChange w:author="Nikki Papenfus" w:date="2024-02-06T16:46:00Z" w:id="299">
            <w:rPr/>
          </w:rPrChange>
        </w:rPr>
        <w:t xml:space="preserve"> business users will be given access to a UAT </w:t>
      </w:r>
      <w:r w:rsidRPr="0099261A" w:rsidR="0059382D">
        <w:rPr>
          <w:highlight w:val="yellow"/>
          <w:rPrChange w:author="Nikki Papenfus" w:date="2024-02-06T16:46:00Z" w:id="300">
            <w:rPr/>
          </w:rPrChange>
        </w:rPr>
        <w:t>environment</w:t>
      </w:r>
      <w:r w:rsidRPr="0099261A">
        <w:rPr>
          <w:highlight w:val="yellow"/>
          <w:rPrChange w:author="Nikki Papenfus" w:date="2024-02-06T16:46:00Z" w:id="301">
            <w:rPr/>
          </w:rPrChange>
        </w:rPr>
        <w:t xml:space="preserve"> to test the functionality end-to-end and ensure that the overall solution is functioning as expected.</w:t>
      </w:r>
    </w:p>
    <w:p w:rsidRPr="00DB7158" w:rsidR="00D56D6B" w:rsidP="00D56D6B" w:rsidRDefault="00D56D6B" w14:paraId="77E67736" w14:textId="2CCF75C2">
      <w:pPr>
        <w:pStyle w:val="NormalIndent"/>
        <w:jc w:val="both"/>
      </w:pPr>
      <w:r w:rsidRPr="00DB7158">
        <w:t xml:space="preserve">Issues </w:t>
      </w:r>
      <w:r>
        <w:t xml:space="preserve">raised </w:t>
      </w:r>
      <w:r w:rsidRPr="00DB7158">
        <w:t xml:space="preserve">will be classified as bugs or enhancements </w:t>
      </w:r>
      <w:r>
        <w:t>(as above).</w:t>
      </w:r>
      <w:r w:rsidRPr="00DB7158">
        <w:t xml:space="preserve"> Bugs will be fixed during </w:t>
      </w:r>
      <w:r>
        <w:t xml:space="preserve">the </w:t>
      </w:r>
      <w:r w:rsidRPr="00DB7158">
        <w:t xml:space="preserve">UAT </w:t>
      </w:r>
      <w:r>
        <w:t xml:space="preserve">period. </w:t>
      </w:r>
      <w:r w:rsidRPr="00DB7158">
        <w:t>Any</w:t>
      </w:r>
      <w:r>
        <w:t xml:space="preserve"> other enhancements or </w:t>
      </w:r>
      <w:r w:rsidRPr="00DB7158">
        <w:t xml:space="preserve">new requirements </w:t>
      </w:r>
      <w:r>
        <w:t xml:space="preserve">will be added to the product </w:t>
      </w:r>
      <w:r w:rsidRPr="00DB7158">
        <w:t xml:space="preserve">backlog for future development. </w:t>
      </w:r>
    </w:p>
    <w:p w:rsidRPr="005E0432" w:rsidR="00D56D6B" w:rsidP="003D312E" w:rsidRDefault="00D56D6B" w14:paraId="2602948E" w14:textId="713DE02E">
      <w:pPr>
        <w:pStyle w:val="Heading2"/>
        <w:pPrChange w:author="Nikki Papenfus" w:date="2024-02-06T17:36:00Z" w:id="302">
          <w:pPr>
            <w:pStyle w:val="Heading3"/>
          </w:pPr>
        </w:pPrChange>
      </w:pPr>
      <w:bookmarkStart w:name="_Support" w:id="303"/>
      <w:bookmarkEnd w:id="303"/>
      <w:r w:rsidRPr="005E0432">
        <w:t>Support</w:t>
      </w:r>
    </w:p>
    <w:p w:rsidRPr="0078037B" w:rsidR="00D56D6B" w:rsidP="00D56D6B" w:rsidRDefault="00D56D6B" w14:paraId="306612C8" w14:textId="0F05A133">
      <w:pPr>
        <w:pStyle w:val="NormalIndent"/>
        <w:jc w:val="both"/>
      </w:pPr>
      <w:r w:rsidRPr="0078037B">
        <w:t>Open Box will provide</w:t>
      </w:r>
      <w:ins w:author="Nikki Papenfus" w:date="2024-02-06T17:13:00Z" w:id="304">
        <w:r w:rsidR="00196324">
          <w:t xml:space="preserve"> 20 hours</w:t>
        </w:r>
      </w:ins>
      <w:r w:rsidRPr="0078037B">
        <w:t xml:space="preserve"> </w:t>
      </w:r>
      <w:del w:author="Nikki Papenfus" w:date="2024-02-06T17:13:00Z" w:id="305">
        <w:r w:rsidRPr="0078037B" w:rsidDel="0078037B" w:rsidR="00D07CD9">
          <w:delText>post</w:delText>
        </w:r>
      </w:del>
      <w:del w:author="Nikki Papenfus" w:date="2024-02-06T17:12:00Z" w:id="306">
        <w:r w:rsidRPr="0078037B" w:rsidDel="0078037B" w:rsidR="00D07CD9">
          <w:delText>-</w:delText>
        </w:r>
      </w:del>
      <w:del w:author="Nikki Papenfus" w:date="2024-02-06T17:13:00Z" w:id="307">
        <w:r w:rsidRPr="0078037B" w:rsidDel="0078037B" w:rsidR="00D07CD9">
          <w:delText>go</w:delText>
        </w:r>
        <w:r w:rsidRPr="0078037B" w:rsidDel="0078037B">
          <w:delText>-live</w:delText>
        </w:r>
      </w:del>
      <w:proofErr w:type="spellStart"/>
      <w:ins w:author="Nikki Papenfus" w:date="2024-02-06T17:11:00Z" w:id="308">
        <w:r w:rsidRPr="0078037B" w:rsidR="00F4581E">
          <w:rPr>
            <w:rPrChange w:author="Nikki Papenfus" w:date="2024-02-06T17:12:00Z" w:id="309">
              <w:rPr>
                <w:highlight w:val="yellow"/>
              </w:rPr>
            </w:rPrChange>
          </w:rPr>
          <w:t>hypercare</w:t>
        </w:r>
      </w:ins>
      <w:proofErr w:type="spellEnd"/>
      <w:r w:rsidRPr="0078037B">
        <w:t xml:space="preserve"> support for </w:t>
      </w:r>
      <w:del w:author="Nikki Papenfus" w:date="2024-02-06T17:11:00Z" w:id="310">
        <w:r w:rsidRPr="0078037B" w:rsidDel="00F4581E" w:rsidR="00A87DAE">
          <w:delText>[</w:delText>
        </w:r>
      </w:del>
      <w:r w:rsidRPr="0078037B" w:rsidR="00E46127">
        <w:t>10</w:t>
      </w:r>
      <w:del w:author="Nikki Papenfus" w:date="2024-02-06T17:11:00Z" w:id="311">
        <w:r w:rsidRPr="0078037B" w:rsidDel="00F4581E" w:rsidR="00A87DAE">
          <w:delText>]</w:delText>
        </w:r>
      </w:del>
      <w:r w:rsidRPr="0078037B">
        <w:t xml:space="preserve"> working days immediately following the production deployment</w:t>
      </w:r>
      <w:del w:author="Nikki Papenfus" w:date="2024-02-06T17:13:00Z" w:id="312">
        <w:r w:rsidRPr="0078037B" w:rsidDel="00196324">
          <w:delText>.</w:delText>
        </w:r>
      </w:del>
      <w:del w:author="Nikki Papenfus" w:date="2024-02-06T17:12:00Z" w:id="313">
        <w:r w:rsidRPr="0078037B" w:rsidDel="00893ABB" w:rsidR="00A222C5">
          <w:delText xml:space="preserve"> / The project excludes any post go-live support</w:delText>
        </w:r>
      </w:del>
      <w:r w:rsidRPr="0078037B" w:rsidR="00A222C5">
        <w:t>.</w:t>
      </w:r>
    </w:p>
    <w:p w:rsidRPr="004826FF" w:rsidR="00D56D6B" w:rsidDel="0078037B" w:rsidP="00D56D6B" w:rsidRDefault="00D56D6B" w14:paraId="56EB5CDE" w14:textId="3AE263B5">
      <w:pPr>
        <w:pStyle w:val="NormalIndent"/>
        <w:jc w:val="both"/>
        <w:rPr>
          <w:del w:author="Nikki Papenfus" w:date="2024-02-06T17:12:00Z" w:id="314"/>
          <w:highlight w:val="yellow"/>
          <w:rPrChange w:author="Nikki Papenfus" w:date="2024-02-06T16:48:00Z" w:id="315">
            <w:rPr>
              <w:del w:author="Nikki Papenfus" w:date="2024-02-06T17:12:00Z" w:id="316"/>
            </w:rPr>
          </w:rPrChange>
        </w:rPr>
      </w:pPr>
      <w:del w:author="Nikki Papenfus" w:date="2024-02-06T17:12:00Z" w:id="317">
        <w:r w:rsidRPr="004826FF" w:rsidDel="0078037B">
          <w:rPr>
            <w:highlight w:val="yellow"/>
            <w:rPrChange w:author="Nikki Papenfus" w:date="2024-02-06T16:48:00Z" w:id="318">
              <w:rPr/>
            </w:rPrChange>
          </w:rPr>
          <w:delText>Where ongoing support, enhancements and maintenance of the solution is required:</w:delText>
        </w:r>
      </w:del>
    </w:p>
    <w:p w:rsidRPr="004826FF" w:rsidR="00D56D6B" w:rsidDel="0078037B" w:rsidP="001945FD" w:rsidRDefault="00CA0F5D" w14:paraId="1E56A52A" w14:textId="5D77DEE4">
      <w:pPr>
        <w:pStyle w:val="NormalIndent"/>
        <w:numPr>
          <w:ilvl w:val="0"/>
          <w:numId w:val="12"/>
        </w:numPr>
        <w:rPr>
          <w:del w:author="Nikki Papenfus" w:date="2024-02-06T17:12:00Z" w:id="319"/>
          <w:highlight w:val="yellow"/>
          <w:rPrChange w:author="Nikki Papenfus" w:date="2024-02-06T16:48:00Z" w:id="320">
            <w:rPr>
              <w:del w:author="Nikki Papenfus" w:date="2024-02-06T17:12:00Z" w:id="321"/>
            </w:rPr>
          </w:rPrChange>
        </w:rPr>
      </w:pPr>
      <w:del w:author="Nikki Papenfus" w:date="2024-02-06T17:12:00Z" w:id="322">
        <w:r w:rsidRPr="004826FF" w:rsidDel="0078037B">
          <w:rPr>
            <w:highlight w:val="yellow"/>
            <w:rPrChange w:author="Nikki Papenfus" w:date="2024-02-06T16:48:00Z" w:id="323">
              <w:rPr/>
            </w:rPrChange>
          </w:rPr>
          <w:delText>This may be made available through a</w:delText>
        </w:r>
        <w:r w:rsidRPr="004826FF" w:rsidDel="0078037B" w:rsidR="00D56D6B">
          <w:rPr>
            <w:highlight w:val="yellow"/>
            <w:rPrChange w:author="Nikki Papenfus" w:date="2024-02-06T16:48:00Z" w:id="324">
              <w:rPr/>
            </w:rPrChange>
          </w:rPr>
          <w:delText xml:space="preserve"> separate support </w:delText>
        </w:r>
        <w:r w:rsidRPr="004826FF" w:rsidDel="0078037B" w:rsidR="00034731">
          <w:rPr>
            <w:highlight w:val="yellow"/>
            <w:rPrChange w:author="Nikki Papenfus" w:date="2024-02-06T16:48:00Z" w:id="325">
              <w:rPr/>
            </w:rPrChange>
          </w:rPr>
          <w:delText xml:space="preserve">and maintenance contract. Open Box has several support models available. </w:delText>
        </w:r>
      </w:del>
    </w:p>
    <w:p w:rsidRPr="004826FF" w:rsidR="00D56D6B" w:rsidDel="0078037B" w:rsidP="00D56D6B" w:rsidRDefault="00034731" w14:paraId="7D0B010A" w14:textId="0FE71E95">
      <w:pPr>
        <w:pStyle w:val="NormalIndent"/>
        <w:numPr>
          <w:ilvl w:val="0"/>
          <w:numId w:val="12"/>
        </w:numPr>
        <w:rPr>
          <w:del w:author="Nikki Papenfus" w:date="2024-02-06T17:12:00Z" w:id="326"/>
          <w:highlight w:val="yellow"/>
          <w:rPrChange w:author="Nikki Papenfus" w:date="2024-02-06T16:48:00Z" w:id="327">
            <w:rPr>
              <w:del w:author="Nikki Papenfus" w:date="2024-02-06T17:12:00Z" w:id="328"/>
            </w:rPr>
          </w:rPrChange>
        </w:rPr>
      </w:pPr>
      <w:del w:author="Nikki Papenfus" w:date="2024-02-06T17:12:00Z" w:id="329">
        <w:r w:rsidRPr="004826FF" w:rsidDel="0078037B">
          <w:rPr>
            <w:highlight w:val="yellow"/>
            <w:rPrChange w:author="Nikki Papenfus" w:date="2024-02-06T16:48:00Z" w:id="330">
              <w:rPr/>
            </w:rPrChange>
          </w:rPr>
          <w:delText>Or, i</w:delText>
        </w:r>
        <w:r w:rsidRPr="004826FF" w:rsidDel="0078037B" w:rsidR="00D56D6B">
          <w:rPr>
            <w:highlight w:val="yellow"/>
            <w:rPrChange w:author="Nikki Papenfus" w:date="2024-02-06T16:48:00Z" w:id="331">
              <w:rPr/>
            </w:rPrChange>
          </w:rPr>
          <w:delText xml:space="preserve">f </w:delText>
        </w:r>
        <w:r w:rsidRPr="004826FF" w:rsidDel="0078037B" w:rsidR="0015327F">
          <w:rPr>
            <w:highlight w:val="yellow"/>
            <w:rPrChange w:author="Nikki Papenfus" w:date="2024-02-06T16:48:00Z" w:id="332">
              <w:rPr/>
            </w:rPrChange>
          </w:rPr>
          <w:fldChar w:fldCharType="begin"/>
        </w:r>
        <w:r w:rsidRPr="004826FF" w:rsidDel="0078037B" w:rsidR="0015327F">
          <w:rPr>
            <w:highlight w:val="yellow"/>
            <w:rPrChange w:author="Nikki Papenfus" w:date="2024-02-06T16:48:00Z" w:id="333">
              <w:rPr/>
            </w:rPrChange>
          </w:rPr>
          <w:delInstrText xml:space="preserve"> DOCPROPERTY  Category  \* MERGEFORMAT </w:delInstrText>
        </w:r>
        <w:r w:rsidRPr="004826FF" w:rsidDel="0078037B" w:rsidR="0015327F">
          <w:rPr>
            <w:highlight w:val="yellow"/>
            <w:rPrChange w:author="Nikki Papenfus" w:date="2024-02-06T16:48:00Z" w:id="334">
              <w:rPr/>
            </w:rPrChange>
          </w:rPr>
          <w:fldChar w:fldCharType="separate"/>
        </w:r>
        <w:r w:rsidRPr="004826FF" w:rsidDel="0078037B" w:rsidR="00D6114A">
          <w:rPr>
            <w:highlight w:val="yellow"/>
            <w:rPrChange w:author="Nikki Papenfus" w:date="2024-02-06T16:48:00Z" w:id="335">
              <w:rPr/>
            </w:rPrChange>
          </w:rPr>
          <w:delText>Grainger plc</w:delText>
        </w:r>
        <w:r w:rsidRPr="004826FF" w:rsidDel="0078037B" w:rsidR="0015327F">
          <w:rPr>
            <w:highlight w:val="yellow"/>
            <w:rPrChange w:author="Nikki Papenfus" w:date="2024-02-06T16:48:00Z" w:id="336">
              <w:rPr/>
            </w:rPrChange>
          </w:rPr>
          <w:fldChar w:fldCharType="end"/>
        </w:r>
        <w:r w:rsidRPr="004826FF" w:rsidDel="0078037B" w:rsidR="00E21AA5">
          <w:rPr>
            <w:highlight w:val="yellow"/>
            <w:rPrChange w:author="Nikki Papenfus" w:date="2024-02-06T16:48:00Z" w:id="337">
              <w:rPr/>
            </w:rPrChange>
          </w:rPr>
          <w:delText xml:space="preserve"> </w:delText>
        </w:r>
        <w:r w:rsidRPr="004826FF" w:rsidDel="0078037B" w:rsidR="00D56D6B">
          <w:rPr>
            <w:highlight w:val="yellow"/>
            <w:rPrChange w:author="Nikki Papenfus" w:date="2024-02-06T16:48:00Z" w:id="338">
              <w:rPr/>
            </w:rPrChange>
          </w:rPr>
          <w:delText xml:space="preserve">chose to </w:delText>
        </w:r>
        <w:r w:rsidRPr="004826FF" w:rsidDel="0078037B" w:rsidR="0015327F">
          <w:rPr>
            <w:highlight w:val="yellow"/>
            <w:rPrChange w:author="Nikki Papenfus" w:date="2024-02-06T16:48:00Z" w:id="339">
              <w:rPr/>
            </w:rPrChange>
          </w:rPr>
          <w:fldChar w:fldCharType="begin"/>
        </w:r>
        <w:r w:rsidRPr="004826FF" w:rsidDel="0078037B" w:rsidR="0015327F">
          <w:rPr>
            <w:highlight w:val="yellow"/>
            <w:rPrChange w:author="Nikki Papenfus" w:date="2024-02-06T16:48:00Z" w:id="340">
              <w:rPr/>
            </w:rPrChange>
          </w:rPr>
          <w:delInstrText>HYPERLINK \l "_Extension_of_Service"</w:delInstrText>
        </w:r>
        <w:r w:rsidRPr="004826FF" w:rsidDel="0078037B" w:rsidR="0015327F">
          <w:rPr>
            <w:highlight w:val="yellow"/>
            <w:rPrChange w:author="Nikki Papenfus" w:date="2024-02-06T16:48:00Z" w:id="341">
              <w:rPr/>
            </w:rPrChange>
          </w:rPr>
        </w:r>
        <w:r w:rsidRPr="004826FF" w:rsidDel="0078037B" w:rsidR="0015327F">
          <w:rPr>
            <w:highlight w:val="yellow"/>
            <w:rPrChange w:author="Nikki Papenfus" w:date="2024-02-06T16:48:00Z" w:id="342">
              <w:rPr/>
            </w:rPrChange>
          </w:rPr>
          <w:fldChar w:fldCharType="separate"/>
        </w:r>
        <w:r w:rsidRPr="004826FF" w:rsidDel="0078037B" w:rsidR="00D56D6B">
          <w:rPr>
            <w:rStyle w:val="Hyperlink"/>
            <w:highlight w:val="yellow"/>
            <w:rPrChange w:author="Nikki Papenfus" w:date="2024-02-06T16:48:00Z" w:id="343">
              <w:rPr>
                <w:rStyle w:val="Hyperlink"/>
              </w:rPr>
            </w:rPrChange>
          </w:rPr>
          <w:delText>extend</w:delText>
        </w:r>
        <w:r w:rsidRPr="004826FF" w:rsidDel="0078037B" w:rsidR="0015327F">
          <w:rPr>
            <w:rStyle w:val="Hyperlink"/>
            <w:highlight w:val="yellow"/>
            <w:rPrChange w:author="Nikki Papenfus" w:date="2024-02-06T16:48:00Z" w:id="344">
              <w:rPr>
                <w:rStyle w:val="Hyperlink"/>
              </w:rPr>
            </w:rPrChange>
          </w:rPr>
          <w:fldChar w:fldCharType="end"/>
        </w:r>
        <w:r w:rsidRPr="004826FF" w:rsidDel="0078037B" w:rsidR="00D56D6B">
          <w:rPr>
            <w:highlight w:val="yellow"/>
            <w:rPrChange w:author="Nikki Papenfus" w:date="2024-02-06T16:48:00Z" w:id="345">
              <w:rPr/>
            </w:rPrChange>
          </w:rPr>
          <w:delText xml:space="preserve"> Open Box’s services under this Statement of Work, support may be incorporated into the project backlog. </w:delText>
        </w:r>
      </w:del>
    </w:p>
    <w:p w:rsidRPr="004826FF" w:rsidR="004826FF" w:rsidDel="0078037B" w:rsidP="004826FF" w:rsidRDefault="004826FF" w14:paraId="7D7E6B66" w14:textId="24E7924A">
      <w:pPr>
        <w:pStyle w:val="NormalIndent"/>
        <w:numPr>
          <w:ilvl w:val="0"/>
          <w:numId w:val="12"/>
        </w:numPr>
        <w:rPr>
          <w:del w:author="Nikki Papenfus" w:date="2024-02-06T17:12:00Z" w:id="346"/>
          <w:ins w:author="Nikki Papenfus" w:date="2024-02-06T16:48:00Z" w:id="347"/>
          <w:highlight w:val="yellow"/>
          <w:rPrChange w:author="Nikki Papenfus" w:date="2024-02-06T16:48:00Z" w:id="348">
            <w:rPr>
              <w:del w:author="Nikki Papenfus" w:date="2024-02-06T17:12:00Z" w:id="349"/>
              <w:ins w:author="Nikki Papenfus" w:date="2024-02-06T16:48:00Z" w:id="350"/>
            </w:rPr>
          </w:rPrChange>
        </w:rPr>
      </w:pPr>
      <w:bookmarkStart w:name="_Toc158129566" w:id="351"/>
      <w:ins w:author="Nikki Papenfus" w:date="2024-02-06T16:48:00Z" w:id="353">
        <w:del w:author="Nikki Papenfus" w:date="2024-02-06T17:12:00Z" w:id="354">
          <w:r w:rsidRPr="004826FF" w:rsidDel="0078037B">
            <w:rPr>
              <w:highlight w:val="yellow"/>
              <w:rPrChange w:author="Nikki Papenfus" w:date="2024-02-06T16:48:00Z" w:id="355">
                <w:rPr/>
              </w:rPrChange>
            </w:rPr>
            <w:delText>weeks of hyper</w:delText>
          </w:r>
          <w:r w:rsidRPr="004826FF" w:rsidDel="00893ABB">
            <w:rPr>
              <w:highlight w:val="yellow"/>
              <w:rPrChange w:author="Nikki Papenfus" w:date="2024-02-06T16:48:00Z" w:id="356">
                <w:rPr/>
              </w:rPrChange>
            </w:rPr>
            <w:delText xml:space="preserve"> </w:delText>
          </w:r>
          <w:r w:rsidRPr="004826FF" w:rsidDel="0078037B">
            <w:rPr>
              <w:highlight w:val="yellow"/>
              <w:rPrChange w:author="Nikki Papenfus" w:date="2024-02-06T16:48:00Z" w:id="357">
                <w:rPr/>
              </w:rPrChange>
            </w:rPr>
            <w:delText>care go-live support</w:delText>
          </w:r>
          <w:r w:rsidRPr="004826FF" w:rsidDel="00893ABB">
            <w:rPr>
              <w:highlight w:val="yellow"/>
              <w:rPrChange w:author="Nikki Papenfus" w:date="2024-02-06T16:48:00Z" w:id="358">
                <w:rPr/>
              </w:rPrChange>
            </w:rPr>
            <w:delText xml:space="preserve"> inclusive of 20 hrs. total effort</w:delText>
          </w:r>
          <w:r w:rsidRPr="004826FF" w:rsidDel="0078037B">
            <w:rPr>
              <w:highlight w:val="yellow"/>
              <w:rPrChange w:author="Nikki Papenfus" w:date="2024-02-06T16:48:00Z" w:id="359">
                <w:rPr/>
              </w:rPrChange>
            </w:rPr>
            <w:delText>.</w:delText>
          </w:r>
        </w:del>
      </w:ins>
    </w:p>
    <w:p w:rsidR="00750480" w:rsidP="00750480" w:rsidRDefault="00750480" w14:paraId="6603830A" w14:textId="77777777">
      <w:pPr>
        <w:pStyle w:val="Heading2"/>
      </w:pPr>
      <w:r w:rsidRPr="00F44861">
        <w:t>Responsibilities</w:t>
      </w:r>
      <w:bookmarkEnd w:id="351"/>
    </w:p>
    <w:p w:rsidRPr="007F3673" w:rsidR="00377330" w:rsidP="00377330" w:rsidRDefault="00377330" w14:paraId="2FB2D437" w14:textId="77777777">
      <w:pPr>
        <w:pStyle w:val="NormalIndent"/>
        <w:numPr>
          <w:ilvl w:val="0"/>
          <w:numId w:val="1"/>
        </w:numPr>
      </w:pPr>
      <w:r w:rsidRPr="007F3673">
        <w:t>Open Box will be responsible for:</w:t>
      </w:r>
    </w:p>
    <w:p w:rsidR="00377330" w:rsidP="00377330" w:rsidRDefault="00377330" w14:paraId="7A840530" w14:textId="3F38D95F">
      <w:pPr>
        <w:pStyle w:val="NormalIndent"/>
        <w:numPr>
          <w:ilvl w:val="1"/>
          <w:numId w:val="1"/>
        </w:numPr>
      </w:pPr>
      <w:r w:rsidRPr="007F3673">
        <w:t>Providing the services described in the</w:t>
      </w:r>
      <w:r w:rsidR="008F6541">
        <w:t xml:space="preserve"> project </w:t>
      </w:r>
      <w:hyperlink w:history="1" w:anchor="_Project_Objectives">
        <w:r w:rsidR="008F6541">
          <w:rPr>
            <w:rStyle w:val="Hyperlink"/>
          </w:rPr>
          <w:t>Objectives</w:t>
        </w:r>
      </w:hyperlink>
      <w:r w:rsidRPr="007F3673">
        <w:t>.</w:t>
      </w:r>
    </w:p>
    <w:p w:rsidRPr="00EC3812" w:rsidR="00EC3812" w:rsidP="00EC3812" w:rsidRDefault="00994C03" w14:paraId="0E03625D" w14:textId="4C320920">
      <w:pPr>
        <w:pStyle w:val="NormalIndent"/>
        <w:numPr>
          <w:ilvl w:val="1"/>
          <w:numId w:val="1"/>
        </w:numPr>
      </w:pPr>
      <w:r>
        <w:t>Delivering a</w:t>
      </w:r>
      <w:r w:rsidRPr="00EC3812" w:rsidR="00EC3812">
        <w:t xml:space="preserve"> progress report </w:t>
      </w:r>
      <w:r>
        <w:t xml:space="preserve">to </w:t>
      </w:r>
      <w:r>
        <w:fldChar w:fldCharType="begin"/>
      </w:r>
      <w:r>
        <w:instrText> DOCPROPERTY  Category  \* MERGEFORMAT </w:instrText>
      </w:r>
      <w:r>
        <w:fldChar w:fldCharType="separate"/>
      </w:r>
      <w:r w:rsidR="00D6114A">
        <w:t>Grainger plc</w:t>
      </w:r>
      <w:r>
        <w:fldChar w:fldCharType="end"/>
      </w:r>
      <w:r w:rsidRPr="00EC3812">
        <w:t xml:space="preserve"> </w:t>
      </w:r>
      <w:r w:rsidRPr="00EC3812" w:rsidR="00EC3812">
        <w:t xml:space="preserve">on a </w:t>
      </w:r>
      <w:r w:rsidR="00EC3812">
        <w:t>regular</w:t>
      </w:r>
      <w:r w:rsidRPr="00EC3812" w:rsidR="00EC3812">
        <w:t xml:space="preserve"> basis </w:t>
      </w:r>
      <w:r>
        <w:t>that will include</w:t>
      </w:r>
      <w:r w:rsidRPr="00EC3812" w:rsidR="00EC3812">
        <w:t>:</w:t>
      </w:r>
    </w:p>
    <w:p w:rsidRPr="00742AF4" w:rsidR="00EC3812" w:rsidP="00EC3812" w:rsidRDefault="00EC3812" w14:paraId="09632723" w14:textId="65062E3C">
      <w:pPr>
        <w:pStyle w:val="NormalIndent"/>
        <w:numPr>
          <w:ilvl w:val="2"/>
          <w:numId w:val="1"/>
        </w:numPr>
      </w:pPr>
      <w:r w:rsidRPr="00742AF4">
        <w:t>General status update</w:t>
      </w:r>
      <w:r w:rsidR="00994C03">
        <w:t xml:space="preserve"> / project health</w:t>
      </w:r>
    </w:p>
    <w:p w:rsidRPr="00EC3812" w:rsidR="00AD2140" w:rsidP="00AD2140" w:rsidRDefault="00AD2140" w14:paraId="41640CED" w14:textId="2B96A268">
      <w:pPr>
        <w:pStyle w:val="NormalIndent"/>
        <w:widowControl w:val="0"/>
        <w:numPr>
          <w:ilvl w:val="2"/>
          <w:numId w:val="1"/>
        </w:numPr>
        <w:adjustRightInd w:val="0"/>
        <w:textAlignment w:val="baseline"/>
      </w:pPr>
      <w:r w:rsidRPr="00EC3812">
        <w:t>Project risks</w:t>
      </w:r>
    </w:p>
    <w:p w:rsidRPr="00EC3812" w:rsidR="00AD2140" w:rsidP="00AD2140" w:rsidRDefault="00994C03" w14:paraId="3650C780" w14:textId="63694BEA">
      <w:pPr>
        <w:pStyle w:val="NormalIndent"/>
        <w:widowControl w:val="0"/>
        <w:numPr>
          <w:ilvl w:val="2"/>
          <w:numId w:val="1"/>
        </w:numPr>
        <w:adjustRightInd w:val="0"/>
        <w:textAlignment w:val="baseline"/>
      </w:pPr>
      <w:r>
        <w:t>M</w:t>
      </w:r>
      <w:r w:rsidRPr="00EC3812" w:rsidR="00AD2140">
        <w:t>ilestones and timeline</w:t>
      </w:r>
    </w:p>
    <w:p w:rsidR="00F46992" w:rsidP="00F46992" w:rsidRDefault="00F46992" w14:paraId="6CAA9690" w14:textId="230ED5F4">
      <w:pPr>
        <w:pStyle w:val="NormalIndent"/>
        <w:numPr>
          <w:ilvl w:val="2"/>
          <w:numId w:val="1"/>
        </w:numPr>
      </w:pPr>
      <w:r>
        <w:t xml:space="preserve">Any </w:t>
      </w:r>
      <w:r w:rsidR="006F0522">
        <w:t xml:space="preserve">significant </w:t>
      </w:r>
      <w:r>
        <w:t>changes to</w:t>
      </w:r>
      <w:r w:rsidR="008D4EAE">
        <w:t xml:space="preserve"> project scope, </w:t>
      </w:r>
      <w:r w:rsidRPr="002D136C" w:rsidR="00810174">
        <w:t>cost,</w:t>
      </w:r>
      <w:r w:rsidR="008D4EAE">
        <w:t xml:space="preserve"> or </w:t>
      </w:r>
      <w:r>
        <w:t xml:space="preserve">timeline </w:t>
      </w:r>
      <w:r w:rsidRPr="00DC29D4" w:rsidR="00DC29D4">
        <w:t>forecasts</w:t>
      </w:r>
      <w:r>
        <w:t>.</w:t>
      </w:r>
    </w:p>
    <w:p w:rsidRPr="00A41240" w:rsidR="00377330" w:rsidDel="00487D9B" w:rsidP="003130E0" w:rsidRDefault="00334C61" w14:paraId="12F3B11C" w14:textId="12AB289D">
      <w:pPr>
        <w:pStyle w:val="NormalIndent"/>
        <w:numPr>
          <w:ilvl w:val="2"/>
          <w:numId w:val="1"/>
        </w:numPr>
        <w:rPr>
          <w:del w:author="Nikki Papenfus" w:date="2024-02-06T16:48:00Z" w:id="360"/>
        </w:rPr>
      </w:pPr>
      <w:del w:author="Nikki Papenfus" w:date="2024-02-06T16:48:00Z" w:id="361">
        <w:r w:rsidDel="00487D9B">
          <w:delText>Project costs</w:delText>
        </w:r>
        <w:r w:rsidDel="00487D9B" w:rsidR="007C6D64">
          <w:delText xml:space="preserve">, hours utilized during each sprint, </w:delText>
        </w:r>
        <w:r w:rsidDel="00487D9B" w:rsidR="00204CC8">
          <w:delText xml:space="preserve">cost </w:delText>
        </w:r>
        <w:r w:rsidDel="00487D9B" w:rsidR="00D07CD9">
          <w:delText>forecasts.</w:delText>
        </w:r>
      </w:del>
    </w:p>
    <w:p w:rsidRPr="00A41240" w:rsidR="00377330" w:rsidP="00377330" w:rsidRDefault="0015327F" w14:paraId="29DE44DB" w14:textId="0B2A1AF0">
      <w:pPr>
        <w:pStyle w:val="NormalIndent"/>
        <w:numPr>
          <w:ilvl w:val="0"/>
          <w:numId w:val="1"/>
        </w:numPr>
      </w:pPr>
      <w:r>
        <w:fldChar w:fldCharType="begin"/>
      </w:r>
      <w:r>
        <w:instrText> DOCPROPERTY  Category  \* MERGEFORMAT </w:instrText>
      </w:r>
      <w:r>
        <w:fldChar w:fldCharType="separate"/>
      </w:r>
      <w:r w:rsidR="00D6114A">
        <w:t>Grainger plc</w:t>
      </w:r>
      <w:r>
        <w:fldChar w:fldCharType="end"/>
      </w:r>
      <w:r w:rsidRPr="00A41240" w:rsidR="00377330">
        <w:t xml:space="preserve"> will be responsible for:</w:t>
      </w:r>
    </w:p>
    <w:p w:rsidRPr="00A41240" w:rsidR="00377330" w:rsidDel="00487D9B" w:rsidP="00377330" w:rsidRDefault="00377330" w14:paraId="4F045C8D" w14:textId="77777777">
      <w:pPr>
        <w:pStyle w:val="NormalIndent"/>
        <w:numPr>
          <w:ilvl w:val="1"/>
          <w:numId w:val="1"/>
        </w:numPr>
        <w:rPr>
          <w:del w:author="Nikki Papenfus" w:date="2024-02-06T16:49:00Z" w:id="362"/>
        </w:rPr>
      </w:pPr>
      <w:del w:author="Nikki Papenfus" w:date="2024-02-06T16:49:00Z" w:id="363">
        <w:r w:rsidRPr="00A41240" w:rsidDel="00487D9B">
          <w:delText>Signing the Open Box Master Services Agreement.</w:delText>
        </w:r>
      </w:del>
    </w:p>
    <w:p w:rsidRPr="00D119B4" w:rsidR="008663A7" w:rsidP="008663A7" w:rsidRDefault="008663A7" w14:paraId="6CBF6312" w14:textId="1C28CABE">
      <w:pPr>
        <w:pStyle w:val="NormalIndent"/>
        <w:numPr>
          <w:ilvl w:val="1"/>
          <w:numId w:val="1"/>
        </w:numPr>
        <w:rPr>
          <w:highlight w:val="yellow"/>
          <w:rPrChange w:author="Nikki Papenfus" w:date="2024-02-06T18:52:00Z" w:id="364">
            <w:rPr/>
          </w:rPrChange>
        </w:rPr>
      </w:pPr>
      <w:r w:rsidRPr="00D119B4">
        <w:rPr>
          <w:highlight w:val="yellow"/>
          <w:rPrChange w:author="Nikki Papenfus" w:date="2024-02-06T18:52:00Z" w:id="365">
            <w:rPr/>
          </w:rPrChange>
        </w:rPr>
        <w:t xml:space="preserve">Making an internal </w:t>
      </w:r>
      <w:del w:author="Nikki Papenfus" w:date="2024-02-06T16:49:00Z" w:id="366">
        <w:r w:rsidRPr="00D119B4" w:rsidDel="00487D9B">
          <w:rPr>
            <w:highlight w:val="yellow"/>
            <w:rPrChange w:author="Nikki Papenfus" w:date="2024-02-06T18:52:00Z" w:id="367">
              <w:rPr/>
            </w:rPrChange>
          </w:rPr>
          <w:delText xml:space="preserve">application </w:delText>
        </w:r>
      </w:del>
      <w:ins w:author="Nikki Papenfus" w:date="2024-02-06T16:49:00Z" w:id="368">
        <w:r w:rsidRPr="00D119B4" w:rsidR="00487D9B">
          <w:rPr>
            <w:highlight w:val="yellow"/>
            <w:rPrChange w:author="Nikki Papenfus" w:date="2024-02-06T18:52:00Z" w:id="369">
              <w:rPr/>
            </w:rPrChange>
          </w:rPr>
          <w:t xml:space="preserve">product </w:t>
        </w:r>
      </w:ins>
      <w:r w:rsidRPr="00D119B4">
        <w:rPr>
          <w:highlight w:val="yellow"/>
          <w:rPrChange w:author="Nikki Papenfus" w:date="2024-02-06T18:52:00Z" w:id="370">
            <w:rPr/>
          </w:rPrChange>
        </w:rPr>
        <w:t>owner</w:t>
      </w:r>
      <w:ins w:author="Nikki Papenfus" w:date="2024-02-06T16:49:00Z" w:id="371">
        <w:r w:rsidRPr="00D119B4" w:rsidR="00487D9B">
          <w:rPr>
            <w:highlight w:val="yellow"/>
            <w:rPrChange w:author="Nikki Papenfus" w:date="2024-02-06T18:52:00Z" w:id="372">
              <w:rPr/>
            </w:rPrChange>
          </w:rPr>
          <w:t xml:space="preserve"> </w:t>
        </w:r>
      </w:ins>
      <w:del w:author="Nikki Papenfus" w:date="2024-02-06T16:49:00Z" w:id="373">
        <w:r w:rsidRPr="00D119B4" w:rsidDel="00487D9B">
          <w:rPr>
            <w:highlight w:val="yellow"/>
            <w:rPrChange w:author="Nikki Papenfus" w:date="2024-02-06T18:52:00Z" w:id="374">
              <w:rPr/>
            </w:rPrChange>
          </w:rPr>
          <w:delText xml:space="preserve"> / program manager / IT manager / </w:delText>
        </w:r>
      </w:del>
      <w:r w:rsidRPr="00D119B4">
        <w:rPr>
          <w:highlight w:val="yellow"/>
          <w:rPrChange w:author="Nikki Papenfus" w:date="2024-02-06T18:52:00Z" w:id="375">
            <w:rPr/>
          </w:rPrChange>
        </w:rPr>
        <w:t xml:space="preserve">available to facilitate decision making. </w:t>
      </w:r>
    </w:p>
    <w:p w:rsidR="00750480" w:rsidP="00C57ED2" w:rsidRDefault="00DF1CF2" w14:paraId="695FC88A" w14:textId="37C486FF">
      <w:pPr>
        <w:pStyle w:val="NormalIndent"/>
        <w:numPr>
          <w:ilvl w:val="1"/>
          <w:numId w:val="1"/>
        </w:numPr>
        <w:rPr>
          <w:ins w:author="Nikki Papenfus" w:date="2024-02-06T19:26:00Z" w:id="376"/>
        </w:rPr>
      </w:pPr>
      <w:r w:rsidRPr="00A41240">
        <w:t>Making key personnel and stakeholders available throughout the project lifecycle</w:t>
      </w:r>
      <w:r>
        <w:t xml:space="preserve">, including participation in </w:t>
      </w:r>
      <w:r w:rsidR="00153BCB">
        <w:t>the activities</w:t>
      </w:r>
      <w:r w:rsidR="00F52015">
        <w:t xml:space="preserve"> detailed in the </w:t>
      </w:r>
      <w:hyperlink w:history="1" w:anchor="_Delivery_Approach">
        <w:r w:rsidR="00153BCB">
          <w:rPr>
            <w:rStyle w:val="Hyperlink"/>
          </w:rPr>
          <w:t>Delivery Approach</w:t>
        </w:r>
      </w:hyperlink>
      <w:r w:rsidRPr="00DF1CF2" w:rsidR="00F52015">
        <w:t xml:space="preserve">. </w:t>
      </w:r>
      <w:r w:rsidRPr="00DF1CF2" w:rsidR="00750480">
        <w:t xml:space="preserve"> </w:t>
      </w:r>
    </w:p>
    <w:p w:rsidRPr="00365129" w:rsidR="00365129" w:rsidP="00C57ED2" w:rsidRDefault="00365129" w14:paraId="254DAD58" w14:textId="64E6287B">
      <w:pPr>
        <w:pStyle w:val="NormalIndent"/>
        <w:numPr>
          <w:ilvl w:val="1"/>
          <w:numId w:val="1"/>
        </w:numPr>
        <w:rPr>
          <w:highlight w:val="yellow"/>
          <w:rPrChange w:author="Nikki Papenfus" w:date="2024-02-06T19:26:00Z" w:id="377">
            <w:rPr/>
          </w:rPrChange>
        </w:rPr>
      </w:pPr>
      <w:ins w:author="Nikki Papenfus" w:date="2024-02-06T19:26:00Z" w:id="378">
        <w:r w:rsidRPr="00365129">
          <w:rPr>
            <w:highlight w:val="yellow"/>
            <w:rPrChange w:author="Nikki Papenfus" w:date="2024-02-06T19:26:00Z" w:id="379">
              <w:rPr/>
            </w:rPrChange>
          </w:rPr>
          <w:t xml:space="preserve">Providing any knowledge required about the Rightmove API / integration. </w:t>
        </w:r>
      </w:ins>
    </w:p>
    <w:p w:rsidRPr="007C0637" w:rsidR="00750480" w:rsidDel="00F22CC5" w:rsidP="00C57ED2" w:rsidRDefault="00750480" w14:paraId="7D3AB03B" w14:textId="549F6E99">
      <w:pPr>
        <w:pStyle w:val="NormalIndent"/>
        <w:numPr>
          <w:ilvl w:val="1"/>
          <w:numId w:val="1"/>
        </w:numPr>
        <w:rPr>
          <w:del w:author="Nikki Papenfus" w:date="2024-02-06T17:41:00Z" w:id="380"/>
        </w:rPr>
      </w:pPr>
      <w:del w:author="Nikki Papenfus" w:date="2024-02-06T17:41:00Z" w:id="381">
        <w:r w:rsidRPr="007C0637" w:rsidDel="00F22CC5">
          <w:delText xml:space="preserve">Delivering </w:delText>
        </w:r>
        <w:r w:rsidRPr="007C0637" w:rsidDel="00F22CC5" w:rsidR="006C2BC7">
          <w:delText>any</w:delText>
        </w:r>
        <w:r w:rsidRPr="007C0637" w:rsidDel="00F22CC5">
          <w:delText xml:space="preserve"> required </w:delText>
        </w:r>
        <w:r w:rsidRPr="007C0637" w:rsidDel="00F22CC5" w:rsidR="00C64190">
          <w:delText xml:space="preserve">information </w:delText>
        </w:r>
      </w:del>
      <w:del w:author="Nikki Papenfus" w:date="2024-02-06T17:37:00Z" w:id="382">
        <w:r w:rsidRPr="007C0637" w:rsidDel="006675CB" w:rsidR="00C64190">
          <w:delText xml:space="preserve">or </w:delText>
        </w:r>
        <w:r w:rsidRPr="007C0637" w:rsidDel="006675CB">
          <w:delText xml:space="preserve">content </w:delText>
        </w:r>
      </w:del>
      <w:del w:author="Nikki Papenfus" w:date="2024-02-06T17:41:00Z" w:id="383">
        <w:r w:rsidRPr="007C0637" w:rsidDel="00F22CC5">
          <w:delText>(</w:delText>
        </w:r>
        <w:r w:rsidRPr="007C0637" w:rsidDel="00F22CC5" w:rsidR="00D35C5B">
          <w:delText>RIGHTMOVE API</w:delText>
        </w:r>
        <w:r w:rsidRPr="007C0637" w:rsidDel="00F22CC5" w:rsidR="003130E0">
          <w:delText>s,</w:delText>
        </w:r>
      </w:del>
      <w:del w:author="Nikki Papenfus" w:date="2024-02-06T16:50:00Z" w:id="384">
        <w:r w:rsidRPr="007C0637" w:rsidDel="00F269D3" w:rsidR="003130E0">
          <w:delText xml:space="preserve"> </w:delText>
        </w:r>
        <w:r w:rsidRPr="007C0637" w:rsidDel="00F269D3" w:rsidR="006C2BC7">
          <w:delText xml:space="preserve">data sources, </w:delText>
        </w:r>
        <w:r w:rsidRPr="007C0637" w:rsidDel="00F269D3">
          <w:delText xml:space="preserve">text, images, logos, </w:delText>
        </w:r>
      </w:del>
      <w:del w:author="Nikki Papenfus" w:date="2024-02-06T17:41:00Z" w:id="385">
        <w:r w:rsidRPr="007C0637" w:rsidDel="00F22CC5">
          <w:delText>etc.) in a timely manner.</w:delText>
        </w:r>
      </w:del>
    </w:p>
    <w:p w:rsidRPr="00161C5E" w:rsidR="00161C5E" w:rsidDel="00F269D3" w:rsidP="00161C5E" w:rsidRDefault="00444165" w14:paraId="15C9AE29" w14:textId="2AF3C21F">
      <w:pPr>
        <w:pStyle w:val="NormalIndent"/>
        <w:numPr>
          <w:ilvl w:val="1"/>
          <w:numId w:val="1"/>
        </w:numPr>
        <w:rPr>
          <w:del w:author="Nikki Papenfus" w:date="2024-02-06T16:50:00Z" w:id="386"/>
        </w:rPr>
      </w:pPr>
      <w:del w:author="Nikki Papenfus" w:date="2024-02-06T16:50:00Z" w:id="387">
        <w:r w:rsidDel="00F269D3">
          <w:delText>Providing p</w:delText>
        </w:r>
        <w:r w:rsidRPr="00161C5E" w:rsidDel="00F269D3" w:rsidR="00161C5E">
          <w:delText>re-requisites e.g. sample data, access to client environment, licenses</w:delText>
        </w:r>
      </w:del>
    </w:p>
    <w:p w:rsidRPr="00161C5E" w:rsidR="00161C5E" w:rsidDel="00EA1D4D" w:rsidP="00161C5E" w:rsidRDefault="00161C5E" w14:paraId="79748876" w14:textId="77777777">
      <w:pPr>
        <w:pStyle w:val="NormalIndent"/>
        <w:numPr>
          <w:ilvl w:val="1"/>
          <w:numId w:val="1"/>
        </w:numPr>
        <w:rPr>
          <w:del w:author="Nikki Papenfus" w:date="2024-02-06T16:49:00Z" w:id="388"/>
        </w:rPr>
      </w:pPr>
      <w:del w:author="Nikki Papenfus" w:date="2024-02-06T16:49:00Z" w:id="389">
        <w:r w:rsidRPr="00161C5E" w:rsidDel="00EA1D4D">
          <w:delText>The configuration and stability of the UAT/staging and live environments (hardware, operating system and supporting applications).</w:delText>
        </w:r>
      </w:del>
    </w:p>
    <w:p w:rsidR="00E64151" w:rsidP="00E64151" w:rsidRDefault="00E64151" w14:paraId="618EEA78" w14:textId="50B574EF">
      <w:pPr>
        <w:pStyle w:val="NormalIndent"/>
        <w:numPr>
          <w:ilvl w:val="1"/>
          <w:numId w:val="1"/>
        </w:numPr>
        <w:rPr>
          <w:ins w:author="Nikki Papenfus" w:date="2024-02-06T17:40:00Z" w:id="390"/>
        </w:rPr>
      </w:pPr>
      <w:bookmarkStart w:name="_Toc503519388" w:id="391"/>
      <w:bookmarkStart w:name="_Toc8822603" w:id="392"/>
      <w:bookmarkStart w:name="_Toc8822601" w:id="393"/>
      <w:bookmarkStart w:name="_Toc3896690" w:id="394"/>
      <w:r>
        <w:t>Ensuring t</w:t>
      </w:r>
      <w:r w:rsidRPr="006B39D2">
        <w:t>here are no other projects planned or in operation that may hinder this project.</w:t>
      </w:r>
    </w:p>
    <w:p w:rsidRPr="006B39D2" w:rsidR="00BF5516" w:rsidDel="00C0004D" w:rsidP="007C0637" w:rsidRDefault="00BF5516" w14:paraId="69E674B8" w14:textId="6CE4DC77">
      <w:pPr>
        <w:pStyle w:val="NormalIndent"/>
        <w:ind w:left="1146"/>
        <w:rPr>
          <w:del w:author="Nikki Papenfus" w:date="2024-02-06T17:34:00Z" w:id="395"/>
        </w:rPr>
        <w:pPrChange w:author="Nikki Papenfus" w:date="2024-02-06T19:13:00Z" w:id="396">
          <w:pPr>
            <w:pStyle w:val="NormalIndent"/>
            <w:numPr>
              <w:ilvl w:val="1"/>
              <w:numId w:val="1"/>
            </w:numPr>
            <w:tabs>
              <w:tab w:val="num" w:pos="1866"/>
            </w:tabs>
            <w:ind w:left="1866" w:hanging="360"/>
          </w:pPr>
        </w:pPrChange>
      </w:pPr>
    </w:p>
    <w:p w:rsidR="00C94E15" w:rsidP="00C94E15" w:rsidRDefault="00C94E15" w14:paraId="701B96E0" w14:textId="77777777">
      <w:pPr>
        <w:pStyle w:val="Heading2"/>
        <w:rPr>
          <w:lang w:val="en-AU"/>
        </w:rPr>
      </w:pPr>
      <w:bookmarkStart w:name="_Toc158129567" w:id="397"/>
      <w:r>
        <w:rPr>
          <w:lang w:val="en-AU"/>
        </w:rPr>
        <w:t>Availability</w:t>
      </w:r>
      <w:bookmarkEnd w:id="391"/>
      <w:bookmarkEnd w:id="392"/>
      <w:bookmarkEnd w:id="397"/>
    </w:p>
    <w:p w:rsidRPr="00460581" w:rsidR="00C94E15" w:rsidP="00C94E15" w:rsidRDefault="00C94E15" w14:paraId="6D77F9EC" w14:textId="77777777">
      <w:pPr>
        <w:pStyle w:val="NormalIndent"/>
        <w:numPr>
          <w:ilvl w:val="0"/>
          <w:numId w:val="14"/>
        </w:numPr>
      </w:pPr>
      <w:r>
        <w:t>Open Box r</w:t>
      </w:r>
      <w:r w:rsidRPr="00460581">
        <w:t>esources will be contactable and available for meetings via conference calls/video conferences:</w:t>
      </w:r>
    </w:p>
    <w:p w:rsidRPr="00460581" w:rsidR="00C94E15" w:rsidP="00C94E15" w:rsidRDefault="00C94E15" w14:paraId="2EBBB7F7" w14:textId="44090F70">
      <w:pPr>
        <w:pStyle w:val="NormalIndent"/>
        <w:numPr>
          <w:ilvl w:val="0"/>
          <w:numId w:val="13"/>
        </w:numPr>
        <w:rPr/>
      </w:pPr>
      <w:r w:rsidR="00C94E15">
        <w:rPr/>
        <w:t xml:space="preserve">Monday to Friday </w:t>
      </w:r>
      <w:r w:rsidR="00C94E15">
        <w:rPr/>
        <w:t>9</w:t>
      </w:r>
      <w:r w:rsidR="00397576">
        <w:rPr/>
        <w:t>am</w:t>
      </w:r>
      <w:r w:rsidR="00C94E15">
        <w:rPr/>
        <w:t xml:space="preserve"> – </w:t>
      </w:r>
      <w:r w:rsidR="008F6541">
        <w:rPr/>
        <w:t>6</w:t>
      </w:r>
      <w:r w:rsidR="00397576">
        <w:rPr/>
        <w:t>pm</w:t>
      </w:r>
      <w:r w:rsidR="00C94E15">
        <w:rPr/>
        <w:t xml:space="preserve"> </w:t>
      </w:r>
      <w:r w:rsidR="00C94E15">
        <w:rPr/>
        <w:t xml:space="preserve">South African time </w:t>
      </w:r>
      <w:r w:rsidR="00C94E15">
        <w:rPr/>
        <w:t xml:space="preserve">(GMT +02:00) which currently corresponds to </w:t>
      </w:r>
      <w:del w:author="Nikki Papenfus" w:date="2024-02-06T16:50:00Z" w:id="1743935604">
        <w:r w:rsidDel="002854B2">
          <w:delText>[</w:delText>
        </w:r>
      </w:del>
      <w:del w:author="Nikki Papenfus" w:date="2024-02-07T07:17:50.42Z" w:id="303588836">
        <w:r w:rsidDel="00C94E15">
          <w:delText>2</w:delText>
        </w:r>
        <w:r w:rsidDel="00397576">
          <w:delText>am</w:delText>
        </w:r>
        <w:r w:rsidDel="00C94E15">
          <w:delText xml:space="preserve"> – </w:delText>
        </w:r>
        <w:r w:rsidDel="00C94E15">
          <w:delText>11</w:delText>
        </w:r>
        <w:r w:rsidDel="00397576">
          <w:delText>am</w:delText>
        </w:r>
      </w:del>
      <w:ins w:author="Nikki Papenfus" w:date="2024-02-07T07:17:51.151Z" w:id="262959139">
        <w:r w:rsidR="3D99C2DB">
          <w:t>xxxxx</w:t>
        </w:r>
      </w:ins>
      <w:r w:rsidR="00C94E15">
        <w:rPr/>
        <w:t xml:space="preserve"> (</w:t>
      </w:r>
      <w:del w:author="Nikki Papenfus" w:date="2024-02-07T07:17:47.033Z" w:id="1068309456">
        <w:r w:rsidDel="00C94E15">
          <w:delText>EST</w:delText>
        </w:r>
      </w:del>
      <w:ins w:author="Nikki Papenfus" w:date="2024-02-07T07:17:47.39Z" w:id="922287900">
        <w:r w:rsidR="0FE4DB51">
          <w:t>GMT</w:t>
        </w:r>
      </w:ins>
      <w:r w:rsidR="00C94E15">
        <w:rPr/>
        <w:t>)</w:t>
      </w:r>
      <w:del w:author="Nikki Papenfus" w:date="2024-02-06T16:50:00Z" w:id="900072493">
        <w:r w:rsidDel="002854B2">
          <w:delText>]</w:delText>
        </w:r>
      </w:del>
      <w:r w:rsidR="00C94E15">
        <w:rPr/>
        <w:t>, e</w:t>
      </w:r>
      <w:r w:rsidR="00C94E15">
        <w:rPr/>
        <w:t>xcluding public holidays.</w:t>
      </w:r>
    </w:p>
    <w:p w:rsidR="00C94E15" w:rsidP="00C94E15" w:rsidRDefault="00C94E15" w14:paraId="728D417D" w14:textId="77777777">
      <w:pPr>
        <w:pStyle w:val="NormalIndent"/>
        <w:numPr>
          <w:ilvl w:val="0"/>
          <w:numId w:val="14"/>
        </w:numPr>
      </w:pPr>
      <w:r w:rsidRPr="00460581">
        <w:t>A defined escalation path will be provided to the agreed project manager should urgent assistance be required outside of these times.</w:t>
      </w:r>
    </w:p>
    <w:p w:rsidR="00CA5FAA" w:rsidP="00C94E15" w:rsidRDefault="00CA5FAA" w14:paraId="76081C2F" w14:textId="16945231">
      <w:pPr>
        <w:pStyle w:val="NormalIndent"/>
        <w:numPr>
          <w:ilvl w:val="0"/>
          <w:numId w:val="14"/>
        </w:numPr>
      </w:pPr>
      <w:r>
        <w:t>All work will be completed by Open Box offsite.</w:t>
      </w:r>
    </w:p>
    <w:p w:rsidR="00CA7400" w:rsidP="00CA7400" w:rsidRDefault="00CA7400" w14:paraId="008A0055" w14:textId="76F18AE0">
      <w:pPr>
        <w:pStyle w:val="NormalIndent"/>
        <w:numPr>
          <w:ilvl w:val="1"/>
          <w:numId w:val="14"/>
        </w:numPr>
        <w:jc w:val="both"/>
      </w:pPr>
      <w:r w:rsidRPr="001632C8">
        <w:t>It is</w:t>
      </w:r>
      <w:r>
        <w:t xml:space="preserve"> not </w:t>
      </w:r>
      <w:r w:rsidRPr="001632C8">
        <w:t xml:space="preserve">expected that the project </w:t>
      </w:r>
      <w:r w:rsidRPr="001632C8" w:rsidR="009C3615">
        <w:t>will require</w:t>
      </w:r>
      <w:r w:rsidRPr="001632C8">
        <w:t xml:space="preserve"> Open Box resources on</w:t>
      </w:r>
      <w:r>
        <w:t>-</w:t>
      </w:r>
      <w:r w:rsidRPr="001632C8">
        <w:t xml:space="preserve">site. </w:t>
      </w:r>
      <w:r w:rsidRPr="005807B5">
        <w:t>Where onsite personnel are required</w:t>
      </w:r>
      <w:r w:rsidRPr="001632C8">
        <w:t xml:space="preserve">, all reasonable expenses for travel and subsistence shall be reimbursed by </w:t>
      </w:r>
      <w:r w:rsidRPr="003D7CEC">
        <w:fldChar w:fldCharType="begin"/>
      </w:r>
      <w:r w:rsidRPr="001632C8">
        <w:instrText xml:space="preserve"> DOCPROPERTY  Category  \* MERGEFORMAT </w:instrText>
      </w:r>
      <w:r w:rsidRPr="003D7CEC">
        <w:fldChar w:fldCharType="separate"/>
      </w:r>
      <w:r w:rsidR="00D6114A">
        <w:t>Grainger plc</w:t>
      </w:r>
      <w:r w:rsidRPr="003D7CEC">
        <w:fldChar w:fldCharType="end"/>
      </w:r>
      <w:r w:rsidRPr="001632C8">
        <w:t xml:space="preserve">. Open Box shall not bill any mark-up or administration fee </w:t>
      </w:r>
      <w:r w:rsidRPr="001632C8" w:rsidR="00493EF5">
        <w:t>for</w:t>
      </w:r>
      <w:r w:rsidRPr="001632C8">
        <w:t xml:space="preserve"> any such expenses. Approval for expenses shall be obtained from </w:t>
      </w:r>
      <w:r w:rsidRPr="003D7CEC">
        <w:fldChar w:fldCharType="begin"/>
      </w:r>
      <w:r w:rsidRPr="001632C8">
        <w:instrText xml:space="preserve"> DOCPROPERTY  Category  \* MERGEFORMAT </w:instrText>
      </w:r>
      <w:r w:rsidRPr="003D7CEC">
        <w:fldChar w:fldCharType="separate"/>
      </w:r>
      <w:r w:rsidR="00D6114A">
        <w:t>Grainger plc</w:t>
      </w:r>
      <w:r w:rsidRPr="003D7CEC">
        <w:fldChar w:fldCharType="end"/>
      </w:r>
      <w:r w:rsidRPr="001632C8">
        <w:t xml:space="preserve"> prior to being incurred.</w:t>
      </w:r>
    </w:p>
    <w:p w:rsidRPr="00F44861" w:rsidR="0085144D" w:rsidP="0085144D" w:rsidRDefault="0085144D" w14:paraId="596DB7BA" w14:textId="77777777">
      <w:pPr>
        <w:pStyle w:val="Heading2"/>
      </w:pPr>
      <w:bookmarkStart w:name="_Toc158129568" w:id="400"/>
      <w:r>
        <w:t>References</w:t>
      </w:r>
      <w:bookmarkEnd w:id="393"/>
      <w:bookmarkEnd w:id="400"/>
    </w:p>
    <w:p w:rsidR="0055196D" w:rsidP="0085144D" w:rsidRDefault="0055196D" w14:paraId="20139423" w14:textId="20A329CA">
      <w:pPr>
        <w:pStyle w:val="NormalIndent"/>
        <w:numPr>
          <w:ilvl w:val="0"/>
          <w:numId w:val="12"/>
        </w:numPr>
        <w:rPr>
          <w:ins w:author="Nikki Papenfus" w:date="2024-02-06T16:52:00Z" w:id="401"/>
        </w:rPr>
      </w:pPr>
      <w:ins w:author="Nikki Papenfus" w:date="2024-02-06T16:52:00Z" w:id="402">
        <w:r>
          <w:t xml:space="preserve">Grainger </w:t>
        </w:r>
        <w:r w:rsidR="00227F5B">
          <w:t xml:space="preserve">Unit Data </w:t>
        </w:r>
        <w:r>
          <w:t>– Google Sheets</w:t>
        </w:r>
      </w:ins>
    </w:p>
    <w:p w:rsidR="0085144D" w:rsidP="0085144D" w:rsidRDefault="00737CC0" w14:paraId="612E523B" w14:textId="500CD112">
      <w:pPr>
        <w:pStyle w:val="NormalIndent"/>
        <w:numPr>
          <w:ilvl w:val="0"/>
          <w:numId w:val="12"/>
        </w:numPr>
        <w:rPr>
          <w:ins w:author="Nikki Papenfus" w:date="2024-02-06T16:54:00Z" w:id="403"/>
        </w:rPr>
      </w:pPr>
      <w:r>
        <w:t>Grainger</w:t>
      </w:r>
      <w:ins w:author="Nikki Papenfus" w:date="2024-02-06T16:53:00Z" w:id="404">
        <w:r w:rsidR="00806364">
          <w:t xml:space="preserve">, Open Box &amp; </w:t>
        </w:r>
        <w:r w:rsidR="00402E05">
          <w:t>Code meeting</w:t>
        </w:r>
      </w:ins>
      <w:del w:author="Nikki Papenfus" w:date="2024-02-06T16:53:00Z" w:id="405">
        <w:r w:rsidDel="00806364">
          <w:delText xml:space="preserve"> meeting notes</w:delText>
        </w:r>
      </w:del>
      <w:r w:rsidR="00D35C5B">
        <w:t xml:space="preserve">: </w:t>
      </w:r>
      <w:r w:rsidRPr="00D35C5B" w:rsidR="00D35C5B">
        <w:t xml:space="preserve">Website and </w:t>
      </w:r>
      <w:r w:rsidR="001945FD">
        <w:t>Salesforce</w:t>
      </w:r>
      <w:r w:rsidRPr="00D35C5B" w:rsidR="00D35C5B">
        <w:t xml:space="preserve"> follow up meeting</w:t>
      </w:r>
      <w:r w:rsidR="00D35C5B">
        <w:t xml:space="preserve"> </w:t>
      </w:r>
      <w:del w:author="Nikki Papenfus" w:date="2024-02-06T16:54:00Z" w:id="406">
        <w:r w:rsidDel="00402E05" w:rsidR="00D35C5B">
          <w:delText>on</w:delText>
        </w:r>
        <w:r w:rsidRPr="00D35C5B" w:rsidDel="00402E05" w:rsidR="00D35C5B">
          <w:delText xml:space="preserve"> </w:delText>
        </w:r>
      </w:del>
      <w:r w:rsidR="00D35C5B">
        <w:t xml:space="preserve">(Friday, February </w:t>
      </w:r>
      <w:r w:rsidRPr="00D35C5B" w:rsidR="00D35C5B">
        <w:t xml:space="preserve">2 </w:t>
      </w:r>
      <w:r w:rsidRPr="00D35C5B" w:rsidR="00493EF5">
        <w:t>Feb</w:t>
      </w:r>
      <w:r w:rsidR="00D35C5B">
        <w:t xml:space="preserve"> 2024</w:t>
      </w:r>
      <w:r w:rsidR="00493EF5">
        <w:t>)</w:t>
      </w:r>
    </w:p>
    <w:p w:rsidR="005D750B" w:rsidDel="003F669F" w:rsidP="003F669F" w:rsidRDefault="005D750B" w14:paraId="7CC179EE" w14:textId="1AD11431">
      <w:pPr>
        <w:pStyle w:val="NormalIndent"/>
        <w:numPr>
          <w:ilvl w:val="0"/>
          <w:numId w:val="12"/>
        </w:numPr>
        <w:rPr>
          <w:del w:author="Nikki Papenfus" w:date="2024-02-06T16:54:00Z" w:id="407"/>
        </w:rPr>
      </w:pPr>
      <w:ins w:author="Nikki Papenfus" w:date="2024-02-06T16:54:00Z" w:id="408">
        <w:r>
          <w:t>Searchable Features.xls</w:t>
        </w:r>
      </w:ins>
    </w:p>
    <w:p w:rsidRPr="003F669F" w:rsidR="00CC5600" w:rsidDel="005D750B" w:rsidP="003F669F" w:rsidRDefault="00CC5600" w14:paraId="506B4D7E" w14:textId="1325A3B7">
      <w:pPr>
        <w:pStyle w:val="NormalIndent"/>
        <w:numPr>
          <w:ilvl w:val="0"/>
          <w:numId w:val="12"/>
        </w:numPr>
        <w:rPr>
          <w:del w:author="Nikki Papenfus" w:date="2024-02-06T16:54:00Z" w:id="409"/>
          <w:rPrChange w:author="Nikki Papenfus" w:date="2024-02-06T16:54:00Z" w:id="410">
            <w:rPr>
              <w:del w:author="Nikki Papenfus" w:date="2024-02-06T16:54:00Z" w:id="411"/>
              <w:lang w:val="en-AU"/>
            </w:rPr>
          </w:rPrChange>
        </w:rPr>
        <w:pPrChange w:author="Nikki Papenfus" w:date="2024-02-06T16:54:00Z" w:id="412">
          <w:pPr>
            <w:pStyle w:val="NoSpacing"/>
            <w:numPr>
              <w:numId w:val="12"/>
            </w:numPr>
            <w:ind w:left="1146" w:hanging="360"/>
          </w:pPr>
        </w:pPrChange>
      </w:pPr>
      <w:del w:author="Nikki Papenfus" w:date="2024-02-06T16:54:00Z" w:id="413">
        <w:r w:rsidRPr="003F669F" w:rsidDel="005D750B">
          <w:rPr>
            <w:rPrChange w:author="Nikki Papenfus" w:date="2024-02-06T16:54:00Z" w:id="414">
              <w:rPr>
                <w:lang w:val="en-AU"/>
              </w:rPr>
            </w:rPrChange>
          </w:rPr>
          <w:delText xml:space="preserve">Email communication </w:delText>
        </w:r>
        <w:r w:rsidRPr="003F669F" w:rsidDel="005D750B" w:rsidR="00493EF5">
          <w:rPr>
            <w:rPrChange w:author="Nikki Papenfus" w:date="2024-02-06T16:54:00Z" w:id="415">
              <w:rPr>
                <w:lang w:val="en-AU"/>
              </w:rPr>
            </w:rPrChange>
          </w:rPr>
          <w:delText>from</w:delText>
        </w:r>
        <w:r w:rsidRPr="003F669F" w:rsidDel="005D750B">
          <w:rPr>
            <w:rPrChange w:author="Nikki Papenfus" w:date="2024-02-06T16:54:00Z" w:id="416">
              <w:rPr>
                <w:lang w:val="en-AU"/>
              </w:rPr>
            </w:rPrChange>
          </w:rPr>
          <w:delText>:</w:delText>
        </w:r>
        <w:r w:rsidRPr="003F669F" w:rsidDel="005D750B" w:rsidR="007243B7">
          <w:rPr>
            <w:rPrChange w:author="Nikki Papenfus" w:date="2024-02-06T16:54:00Z" w:id="417">
              <w:rPr>
                <w:lang w:val="en-AU"/>
              </w:rPr>
            </w:rPrChange>
          </w:rPr>
          <w:delText xml:space="preserve"> </w:delText>
        </w:r>
        <w:r w:rsidRPr="003F669F" w:rsidDel="005D750B">
          <w:rPr>
            <w:rPrChange w:author="Nikki Papenfus" w:date="2024-02-06T16:54:00Z" w:id="418">
              <w:rPr>
                <w:lang w:val="en-AU"/>
              </w:rPr>
            </w:rPrChange>
          </w:rPr>
          <w:delText>Louise Knowles</w:delText>
        </w:r>
        <w:r w:rsidRPr="003F669F" w:rsidDel="005D750B" w:rsidR="007243B7">
          <w:rPr>
            <w:rPrChange w:author="Nikki Papenfus" w:date="2024-02-06T16:54:00Z" w:id="419">
              <w:rPr>
                <w:lang w:val="en-AU"/>
              </w:rPr>
            </w:rPrChange>
          </w:rPr>
          <w:delText xml:space="preserve"> </w:delText>
        </w:r>
        <w:r w:rsidRPr="003F669F" w:rsidDel="005D750B">
          <w:rPr>
            <w:rPrChange w:author="Nikki Papenfus" w:date="2024-02-06T16:54:00Z" w:id="420">
              <w:rPr>
                <w:lang w:val="en-AU"/>
              </w:rPr>
            </w:rPrChange>
          </w:rPr>
          <w:delText>Louise.Knowles@codecomputerlove.com</w:delText>
        </w:r>
      </w:del>
    </w:p>
    <w:p w:rsidRPr="003F669F" w:rsidR="00CC5600" w:rsidDel="005D750B" w:rsidP="003F669F" w:rsidRDefault="00CC5600" w14:paraId="24CFE0A7" w14:textId="3F44C918">
      <w:pPr>
        <w:pStyle w:val="NormalIndent"/>
        <w:numPr>
          <w:ilvl w:val="0"/>
          <w:numId w:val="12"/>
        </w:numPr>
        <w:rPr>
          <w:del w:author="Nikki Papenfus" w:date="2024-02-06T16:54:00Z" w:id="421"/>
          <w:rPrChange w:author="Nikki Papenfus" w:date="2024-02-06T16:54:00Z" w:id="422">
            <w:rPr>
              <w:del w:author="Nikki Papenfus" w:date="2024-02-06T16:54:00Z" w:id="423"/>
              <w:lang w:val="en-AU"/>
            </w:rPr>
          </w:rPrChange>
        </w:rPr>
        <w:pPrChange w:author="Nikki Papenfus" w:date="2024-02-06T16:54:00Z" w:id="424">
          <w:pPr>
            <w:pStyle w:val="NoSpacing"/>
            <w:ind w:left="775" w:firstLine="371"/>
          </w:pPr>
        </w:pPrChange>
      </w:pPr>
      <w:del w:author="Nikki Papenfus" w:date="2024-02-06T16:54:00Z" w:id="425">
        <w:r w:rsidRPr="003F669F" w:rsidDel="005D750B">
          <w:rPr>
            <w:rPrChange w:author="Nikki Papenfus" w:date="2024-02-06T16:54:00Z" w:id="426">
              <w:rPr>
                <w:lang w:val="en-AU"/>
              </w:rPr>
            </w:rPrChange>
          </w:rPr>
          <w:delText xml:space="preserve">Sent: Monday, February 5, </w:delText>
        </w:r>
        <w:r w:rsidRPr="003F669F" w:rsidDel="005D750B" w:rsidR="00493EF5">
          <w:rPr>
            <w:rPrChange w:author="Nikki Papenfus" w:date="2024-02-06T16:54:00Z" w:id="427">
              <w:rPr>
                <w:lang w:val="en-AU"/>
              </w:rPr>
            </w:rPrChange>
          </w:rPr>
          <w:delText>2024,</w:delText>
        </w:r>
        <w:r w:rsidRPr="003F669F" w:rsidDel="005D750B">
          <w:rPr>
            <w:rPrChange w:author="Nikki Papenfus" w:date="2024-02-06T16:54:00Z" w:id="428">
              <w:rPr>
                <w:lang w:val="en-AU"/>
              </w:rPr>
            </w:rPrChange>
          </w:rPr>
          <w:delText xml:space="preserve"> 4:58 PM</w:delText>
        </w:r>
        <w:r w:rsidRPr="003F669F" w:rsidDel="005D750B" w:rsidR="007243B7">
          <w:rPr>
            <w:rPrChange w:author="Nikki Papenfus" w:date="2024-02-06T16:54:00Z" w:id="429">
              <w:rPr>
                <w:lang w:val="en-AU"/>
              </w:rPr>
            </w:rPrChange>
          </w:rPr>
          <w:delText xml:space="preserve"> </w:delText>
        </w:r>
        <w:r w:rsidRPr="00592B47" w:rsidDel="005D750B" w:rsidR="007243B7">
          <w:delText>(GMT +02:00)</w:delText>
        </w:r>
      </w:del>
    </w:p>
    <w:p w:rsidRPr="003F669F" w:rsidR="00CC5600" w:rsidP="003F669F" w:rsidRDefault="00CC5600" w14:paraId="251A5169" w14:textId="18F9700A">
      <w:pPr>
        <w:pStyle w:val="NormalIndent"/>
        <w:numPr>
          <w:ilvl w:val="0"/>
          <w:numId w:val="12"/>
        </w:numPr>
        <w:rPr>
          <w:rPrChange w:author="Nikki Papenfus" w:date="2024-02-06T16:54:00Z" w:id="430">
            <w:rPr>
              <w:lang w:val="en-AU"/>
            </w:rPr>
          </w:rPrChange>
        </w:rPr>
        <w:pPrChange w:author="Nikki Papenfus" w:date="2024-02-06T16:54:00Z" w:id="431">
          <w:pPr>
            <w:pStyle w:val="NoSpacing"/>
            <w:ind w:left="775" w:firstLine="371"/>
          </w:pPr>
        </w:pPrChange>
      </w:pPr>
      <w:del w:author="Nikki Papenfus" w:date="2024-02-06T16:54:00Z" w:id="432">
        <w:r w:rsidRPr="003F669F" w:rsidDel="005D750B">
          <w:rPr>
            <w:rPrChange w:author="Nikki Papenfus" w:date="2024-02-06T16:54:00Z" w:id="433">
              <w:rPr>
                <w:lang w:val="en-AU"/>
              </w:rPr>
            </w:rPrChange>
          </w:rPr>
          <w:delText>Subject: </w:delText>
        </w:r>
        <w:r w:rsidRPr="003F669F" w:rsidDel="005D750B" w:rsidR="001945FD">
          <w:rPr>
            <w:rPrChange w:author="Nikki Papenfus" w:date="2024-02-06T16:54:00Z" w:id="434">
              <w:rPr>
                <w:lang w:val="en-AU"/>
              </w:rPr>
            </w:rPrChange>
          </w:rPr>
          <w:delText>Salesforce</w:delText>
        </w:r>
        <w:r w:rsidRPr="003F669F" w:rsidDel="005D750B">
          <w:rPr>
            <w:rPrChange w:author="Nikki Papenfus" w:date="2024-02-06T16:54:00Z" w:id="435">
              <w:rPr>
                <w:lang w:val="en-AU"/>
              </w:rPr>
            </w:rPrChange>
          </w:rPr>
          <w:delText xml:space="preserve"> Unit Data API: Actions and Next Steps</w:delText>
        </w:r>
      </w:del>
    </w:p>
    <w:p w:rsidRPr="003F669F" w:rsidR="00CC5600" w:rsidDel="003F669F" w:rsidP="003F669F" w:rsidRDefault="00CC5600" w14:paraId="49139E72" w14:textId="77777777">
      <w:pPr>
        <w:pStyle w:val="NormalIndent"/>
        <w:numPr>
          <w:ilvl w:val="0"/>
          <w:numId w:val="12"/>
        </w:numPr>
        <w:rPr>
          <w:del w:author="Nikki Papenfus" w:date="2024-02-06T16:54:00Z" w:id="436"/>
          <w:rPrChange w:author="Nikki Papenfus" w:date="2024-02-06T16:54:00Z" w:id="437">
            <w:rPr>
              <w:del w:author="Nikki Papenfus" w:date="2024-02-06T16:54:00Z" w:id="438"/>
              <w:lang w:val="en-AU"/>
            </w:rPr>
          </w:rPrChange>
        </w:rPr>
        <w:pPrChange w:author="Nikki Papenfus" w:date="2024-02-06T16:54:00Z" w:id="439">
          <w:pPr>
            <w:pStyle w:val="NoSpacing"/>
            <w:ind w:left="775" w:firstLine="371"/>
          </w:pPr>
        </w:pPrChange>
      </w:pPr>
    </w:p>
    <w:p w:rsidR="00CC5600" w:rsidDel="003F669F" w:rsidP="003F669F" w:rsidRDefault="00D35C5B" w14:paraId="299B1D20" w14:textId="77777777">
      <w:pPr>
        <w:pStyle w:val="NormalIndent"/>
        <w:numPr>
          <w:ilvl w:val="0"/>
          <w:numId w:val="12"/>
        </w:numPr>
        <w:rPr>
          <w:del w:author="Nikki Papenfus" w:date="2024-02-06T16:54:00Z" w:id="440"/>
        </w:rPr>
        <w:pPrChange w:author="Nikki Papenfus" w:date="2024-02-06T16:54:00Z" w:id="441">
          <w:pPr>
            <w:pStyle w:val="NoSpacing"/>
            <w:numPr>
              <w:numId w:val="12"/>
            </w:numPr>
            <w:ind w:left="1146" w:hanging="360"/>
          </w:pPr>
        </w:pPrChange>
      </w:pPr>
      <w:r>
        <w:t xml:space="preserve">Grainger Unit details API Details.pdf </w:t>
      </w:r>
      <w:del w:author="Nikki Papenfus" w:date="2024-02-06T16:54:00Z" w:id="442">
        <w:r w:rsidDel="003F669F" w:rsidR="00CC5600">
          <w:delText xml:space="preserve">Jonathan Pitt </w:delText>
        </w:r>
        <w:r w:rsidDel="003F669F" w:rsidR="0015327F">
          <w:fldChar w:fldCharType="begin"/>
        </w:r>
        <w:r w:rsidDel="003F669F" w:rsidR="0015327F">
          <w:delInstrText>HYPERLINK "mailto:JPitt@graingerplc.co.uk"</w:delInstrText>
        </w:r>
        <w:r w:rsidDel="003F669F" w:rsidR="0015327F">
          <w:fldChar w:fldCharType="separate"/>
        </w:r>
        <w:r w:rsidRPr="00053BF8" w:rsidDel="003F669F" w:rsidR="00CC5600">
          <w:rPr>
            <w:rStyle w:val="Hyperlink"/>
          </w:rPr>
          <w:delText>JPitt@graingerplc.co.uk</w:delText>
        </w:r>
        <w:r w:rsidDel="003F669F" w:rsidR="0015327F">
          <w:rPr>
            <w:rStyle w:val="Hyperlink"/>
          </w:rPr>
          <w:fldChar w:fldCharType="end"/>
        </w:r>
        <w:r w:rsidDel="003F669F" w:rsidR="00CC5600">
          <w:delText xml:space="preserve"> </w:delText>
        </w:r>
      </w:del>
    </w:p>
    <w:p w:rsidR="0085144D" w:rsidDel="003F669F" w:rsidP="003F669F" w:rsidRDefault="00CC5600" w14:paraId="49157E58" w14:textId="4393AAE0">
      <w:pPr>
        <w:pStyle w:val="NormalIndent"/>
        <w:numPr>
          <w:ilvl w:val="0"/>
          <w:numId w:val="12"/>
        </w:numPr>
        <w:rPr>
          <w:del w:author="Nikki Papenfus" w:date="2024-02-06T16:55:00Z" w:id="443"/>
        </w:rPr>
        <w:pPrChange w:author="Nikki Papenfus" w:date="2024-02-06T16:55:00Z" w:id="444">
          <w:pPr>
            <w:pStyle w:val="NoSpacing"/>
            <w:ind w:left="775" w:firstLine="371"/>
          </w:pPr>
        </w:pPrChange>
      </w:pPr>
      <w:del w:author="Nikki Papenfus" w:date="2024-02-06T16:54:00Z" w:id="445">
        <w:r w:rsidDel="003F669F">
          <w:delText xml:space="preserve">Sent: Tuesday, </w:delText>
        </w:r>
      </w:del>
      <w:ins w:author="Nikki Papenfus" w:date="2024-02-06T16:55:00Z" w:id="446">
        <w:r w:rsidR="003F669F">
          <w:t>(</w:t>
        </w:r>
      </w:ins>
      <w:r>
        <w:t xml:space="preserve">February 6, </w:t>
      </w:r>
      <w:r w:rsidR="00493EF5">
        <w:t>2024</w:t>
      </w:r>
      <w:ins w:author="Nikki Papenfus" w:date="2024-02-06T16:55:00Z" w:id="447">
        <w:r w:rsidR="003F669F">
          <w:t>)</w:t>
        </w:r>
      </w:ins>
      <w:del w:author="Nikki Papenfus" w:date="2024-02-06T16:55:00Z" w:id="448">
        <w:r w:rsidDel="003F669F" w:rsidR="00493EF5">
          <w:delText>,</w:delText>
        </w:r>
        <w:r w:rsidDel="003F669F">
          <w:delText xml:space="preserve"> 12:00 PM</w:delText>
        </w:r>
        <w:r w:rsidDel="003F669F" w:rsidR="007243B7">
          <w:delText xml:space="preserve"> </w:delText>
        </w:r>
        <w:r w:rsidRPr="00592B47" w:rsidDel="003F669F" w:rsidR="007243B7">
          <w:delText>(GMT +02:00)</w:delText>
        </w:r>
      </w:del>
    </w:p>
    <w:p w:rsidR="0055196D" w:rsidP="003F669F" w:rsidRDefault="00CC5600" w14:paraId="49BDAF9E" w14:textId="557586F9">
      <w:pPr>
        <w:pStyle w:val="NormalIndent"/>
        <w:numPr>
          <w:ilvl w:val="0"/>
          <w:numId w:val="12"/>
        </w:numPr>
        <w:pPrChange w:author="Nikki Papenfus" w:date="2024-02-06T16:55:00Z" w:id="449">
          <w:pPr>
            <w:pStyle w:val="NoSpacing"/>
            <w:ind w:left="764" w:firstLine="382"/>
          </w:pPr>
        </w:pPrChange>
      </w:pPr>
      <w:del w:author="Nikki Papenfus" w:date="2024-02-06T16:55:00Z" w:id="450">
        <w:r w:rsidRPr="00CC5600" w:rsidDel="003F669F">
          <w:delText xml:space="preserve">Subject: FW: </w:delText>
        </w:r>
        <w:r w:rsidDel="003F669F" w:rsidR="001945FD">
          <w:delText>Salesforce</w:delText>
        </w:r>
        <w:r w:rsidRPr="00CC5600" w:rsidDel="003F669F">
          <w:delText xml:space="preserve"> Unit Data API: Actions and Next Steps</w:delText>
        </w:r>
      </w:del>
    </w:p>
    <w:p w:rsidR="00CC5600" w:rsidP="00CC5600" w:rsidRDefault="00CC5600" w14:paraId="6B6B9BAB" w14:textId="77777777">
      <w:pPr>
        <w:pStyle w:val="NoSpacing"/>
        <w:ind w:left="764" w:firstLine="382"/>
      </w:pPr>
    </w:p>
    <w:p w:rsidR="000517AE" w:rsidP="000517AE" w:rsidRDefault="000517AE" w14:paraId="22082F09" w14:textId="74F39A4E">
      <w:pPr>
        <w:pStyle w:val="Heading1"/>
      </w:pPr>
      <w:bookmarkStart w:name="_Toc158129569" w:id="451"/>
      <w:bookmarkEnd w:id="394"/>
      <w:commentRangeStart w:id="452"/>
      <w:r>
        <w:t>Assumptions</w:t>
      </w:r>
      <w:ins w:author="Nikki Papenfus" w:date="2024-02-06T19:09:00Z" w:id="453">
        <w:r w:rsidR="0022757F">
          <w:t xml:space="preserve"> &amp; </w:t>
        </w:r>
      </w:ins>
      <w:del w:author="Nikki Papenfus" w:date="2024-02-06T19:09:00Z" w:id="454">
        <w:r w:rsidDel="0022757F">
          <w:delText xml:space="preserve">, </w:delText>
        </w:r>
      </w:del>
      <w:r>
        <w:t xml:space="preserve">Exclusions </w:t>
      </w:r>
      <w:del w:author="Nikki Papenfus" w:date="2024-02-06T19:09:00Z" w:id="455">
        <w:r w:rsidDel="0022757F">
          <w:delText>&amp; Limitations</w:delText>
        </w:r>
        <w:commentRangeEnd w:id="452"/>
        <w:r w:rsidDel="0022757F" w:rsidR="0075077C">
          <w:rPr>
            <w:rStyle w:val="CommentReference"/>
            <w:rFonts w:ascii="Times New Roman" w:hAnsi="Times New Roman"/>
            <w:b w:val="0"/>
            <w:caps w:val="0"/>
            <w:color w:val="auto"/>
            <w:szCs w:val="20"/>
          </w:rPr>
          <w:commentReference w:id="452"/>
        </w:r>
      </w:del>
      <w:bookmarkEnd w:id="451"/>
    </w:p>
    <w:p w:rsidR="000517AE" w:rsidP="000517AE" w:rsidRDefault="000517AE" w14:paraId="2F0120CC" w14:textId="77777777">
      <w:pPr>
        <w:pStyle w:val="Heading2"/>
      </w:pPr>
      <w:bookmarkStart w:name="_Toc8822605" w:id="456"/>
      <w:bookmarkStart w:name="_Toc158129570" w:id="457"/>
      <w:r w:rsidRPr="00F44861">
        <w:t>Assumptions</w:t>
      </w:r>
      <w:bookmarkEnd w:id="456"/>
      <w:bookmarkEnd w:id="457"/>
    </w:p>
    <w:p w:rsidR="000517AE" w:rsidP="000517AE" w:rsidRDefault="000517AE" w14:paraId="5953F23F" w14:textId="77777777">
      <w:pPr>
        <w:pStyle w:val="NormalIndent"/>
        <w:jc w:val="both"/>
      </w:pPr>
      <w:r>
        <w:t>The following assumptions have been made; incorrect assumptions may affect cost and timelines.</w:t>
      </w:r>
    </w:p>
    <w:p w:rsidR="002F3C38" w:rsidP="00395DD9" w:rsidRDefault="00A8375D" w14:paraId="5F5A797A" w14:textId="2FC7DE7C">
      <w:pPr>
        <w:pStyle w:val="NormalIndent"/>
        <w:numPr>
          <w:ilvl w:val="0"/>
          <w:numId w:val="33"/>
        </w:numPr>
        <w:rPr>
          <w:ins w:author="Nikki Papenfus" w:date="2024-02-06T18:54:00Z" w:id="458"/>
        </w:rPr>
      </w:pPr>
      <w:bookmarkStart w:name="_Toc8822606" w:id="459"/>
      <w:ins w:author="Nikki Papenfus" w:date="2024-02-06T18:54:00Z" w:id="460">
        <w:r>
          <w:t xml:space="preserve">The </w:t>
        </w:r>
        <w:r w:rsidRPr="0006016B">
          <w:rPr>
            <w:i/>
            <w:iCs/>
            <w:rPrChange w:author="Nikki Papenfus" w:date="2024-02-06T19:02:00Z" w:id="461">
              <w:rPr/>
            </w:rPrChange>
          </w:rPr>
          <w:t>Unit Details</w:t>
        </w:r>
        <w:r>
          <w:t xml:space="preserve"> API</w:t>
        </w:r>
      </w:ins>
      <w:ins w:author="Nikki Papenfus" w:date="2024-02-06T18:55:00Z" w:id="462">
        <w:r>
          <w:t xml:space="preserve"> developed by </w:t>
        </w:r>
      </w:ins>
      <w:ins w:author="Nikki Papenfus" w:date="2024-02-06T18:53:00Z" w:id="463">
        <w:r w:rsidR="002F3C38">
          <w:t>Code</w:t>
        </w:r>
      </w:ins>
      <w:ins w:author="Nikki Papenfus" w:date="2024-02-06T18:56:00Z" w:id="464">
        <w:r w:rsidR="003A71DB">
          <w:t xml:space="preserve"> (third party vendor) </w:t>
        </w:r>
      </w:ins>
      <w:ins w:author="Nikki Papenfus" w:date="2024-02-06T18:53:00Z" w:id="465">
        <w:r w:rsidR="002F3C38">
          <w:t xml:space="preserve">will </w:t>
        </w:r>
      </w:ins>
      <w:ins w:author="Nikki Papenfus" w:date="2024-02-06T18:55:00Z" w:id="466">
        <w:r>
          <w:t xml:space="preserve">be </w:t>
        </w:r>
      </w:ins>
      <w:ins w:author="Nikki Papenfus" w:date="2024-02-06T18:53:00Z" w:id="467">
        <w:r w:rsidR="00B32680">
          <w:t xml:space="preserve">a REST API </w:t>
        </w:r>
      </w:ins>
      <w:ins w:author="Nikki Papenfus" w:date="2024-02-06T18:55:00Z" w:id="468">
        <w:r>
          <w:t>using</w:t>
        </w:r>
      </w:ins>
      <w:ins w:author="Nikki Papenfus" w:date="2024-02-06T18:53:00Z" w:id="469">
        <w:r w:rsidR="00B32680">
          <w:t xml:space="preserve"> OAuth authentication</w:t>
        </w:r>
      </w:ins>
      <w:ins w:author="Nikki Papenfus" w:date="2024-02-06T18:54:00Z" w:id="470">
        <w:r w:rsidR="00B32680">
          <w:t>.</w:t>
        </w:r>
      </w:ins>
    </w:p>
    <w:p w:rsidR="00B32680" w:rsidP="00395DD9" w:rsidRDefault="00B32680" w14:paraId="74F29C82" w14:textId="7B76E6F3">
      <w:pPr>
        <w:pStyle w:val="NormalIndent"/>
        <w:numPr>
          <w:ilvl w:val="0"/>
          <w:numId w:val="33"/>
        </w:numPr>
        <w:rPr>
          <w:ins w:author="Nikki Papenfus" w:date="2024-02-06T18:54:00Z" w:id="471"/>
        </w:rPr>
      </w:pPr>
      <w:ins w:author="Nikki Papenfus" w:date="2024-02-06T18:54:00Z" w:id="472">
        <w:r>
          <w:t xml:space="preserve">GREP integration is not required. </w:t>
        </w:r>
      </w:ins>
    </w:p>
    <w:p w:rsidR="00D10B02" w:rsidP="00395DD9" w:rsidRDefault="00D10B02" w14:paraId="4CA1F800" w14:textId="03DEC7A3">
      <w:pPr>
        <w:pStyle w:val="NormalIndent"/>
        <w:numPr>
          <w:ilvl w:val="0"/>
          <w:numId w:val="33"/>
        </w:numPr>
        <w:rPr>
          <w:ins w:author="Nikki Papenfus" w:date="2024-02-06T19:04:00Z" w:id="473"/>
        </w:rPr>
      </w:pPr>
      <w:ins w:author="Nikki Papenfus" w:date="2024-02-06T19:04:00Z" w:id="474">
        <w:r>
          <w:t xml:space="preserve">Creating </w:t>
        </w:r>
      </w:ins>
      <w:ins w:author="Nikki Papenfus" w:date="2024-02-06T19:07:00Z" w:id="475">
        <w:r w:rsidR="001500B8">
          <w:t xml:space="preserve">Salesforce </w:t>
        </w:r>
      </w:ins>
      <w:ins w:author="Nikki Papenfus" w:date="2024-02-06T19:04:00Z" w:id="476">
        <w:r>
          <w:t>leads from the website</w:t>
        </w:r>
      </w:ins>
      <w:ins w:author="Nikki Papenfus" w:date="2024-02-06T19:07:00Z" w:id="477">
        <w:r w:rsidR="001500B8">
          <w:t xml:space="preserve"> -</w:t>
        </w:r>
      </w:ins>
    </w:p>
    <w:p w:rsidR="00A8375D" w:rsidP="00D10B02" w:rsidRDefault="00A8375D" w14:paraId="1AFCA0B7" w14:textId="33E94D41">
      <w:pPr>
        <w:pStyle w:val="NormalIndent"/>
        <w:numPr>
          <w:ilvl w:val="1"/>
          <w:numId w:val="33"/>
        </w:numPr>
        <w:rPr>
          <w:ins w:author="Nikki Papenfus" w:date="2024-02-06T18:54:00Z" w:id="478"/>
        </w:rPr>
        <w:pPrChange w:author="Nikki Papenfus" w:date="2024-02-06T19:04:00Z" w:id="479">
          <w:pPr>
            <w:pStyle w:val="NormalIndent"/>
            <w:numPr>
              <w:numId w:val="33"/>
            </w:numPr>
            <w:tabs>
              <w:tab w:val="num" w:pos="1146"/>
            </w:tabs>
            <w:ind w:left="1146" w:hanging="360"/>
          </w:pPr>
        </w:pPrChange>
      </w:pPr>
      <w:ins w:author="Nikki Papenfus" w:date="2024-02-06T18:54:00Z" w:id="480">
        <w:r>
          <w:t xml:space="preserve">Code </w:t>
        </w:r>
      </w:ins>
      <w:ins w:author="Nikki Papenfus" w:date="2024-02-06T18:57:00Z" w:id="481">
        <w:r w:rsidR="003B10B3">
          <w:t xml:space="preserve">will develop an API to </w:t>
        </w:r>
      </w:ins>
      <w:ins w:author="Nikki Papenfus" w:date="2024-02-06T18:59:00Z" w:id="482">
        <w:r w:rsidR="005C0CAC">
          <w:t xml:space="preserve">push </w:t>
        </w:r>
        <w:r w:rsidR="008D7A61">
          <w:t xml:space="preserve">enquires </w:t>
        </w:r>
      </w:ins>
      <w:ins w:author="Nikki Papenfus" w:date="2024-02-06T19:01:00Z" w:id="483">
        <w:r w:rsidR="00C171C6">
          <w:t xml:space="preserve">that are </w:t>
        </w:r>
      </w:ins>
      <w:ins w:author="Nikki Papenfus" w:date="2024-02-06T18:59:00Z" w:id="484">
        <w:r w:rsidR="008D7A61">
          <w:t>captured via</w:t>
        </w:r>
      </w:ins>
      <w:ins w:author="Nikki Papenfus" w:date="2024-02-06T18:57:00Z" w:id="485">
        <w:r w:rsidR="003B10B3">
          <w:t xml:space="preserve"> </w:t>
        </w:r>
      </w:ins>
      <w:ins w:author="Nikki Papenfus" w:date="2024-02-06T18:58:00Z" w:id="486">
        <w:r w:rsidR="00BB6E1D">
          <w:t>a form on the website</w:t>
        </w:r>
      </w:ins>
      <w:ins w:author="Nikki Papenfus" w:date="2024-02-06T19:01:00Z" w:id="487">
        <w:r w:rsidR="00C171C6">
          <w:t xml:space="preserve"> </w:t>
        </w:r>
      </w:ins>
      <w:ins w:author="Nikki Papenfus" w:date="2024-02-06T18:58:00Z" w:id="488">
        <w:r w:rsidR="00192509">
          <w:t xml:space="preserve">to the existing Salesforce API </w:t>
        </w:r>
      </w:ins>
      <w:ins w:author="Nikki Papenfus" w:date="2024-02-06T19:00:00Z" w:id="489">
        <w:r w:rsidR="00E04443">
          <w:t xml:space="preserve">that </w:t>
        </w:r>
      </w:ins>
      <w:ins w:author="Nikki Papenfus" w:date="2024-02-06T18:58:00Z" w:id="490">
        <w:r w:rsidR="00192509">
          <w:t>cr</w:t>
        </w:r>
      </w:ins>
      <w:ins w:author="Nikki Papenfus" w:date="2024-02-06T18:59:00Z" w:id="491">
        <w:r w:rsidR="00192509">
          <w:t>eate</w:t>
        </w:r>
      </w:ins>
      <w:ins w:author="Nikki Papenfus" w:date="2024-02-06T19:00:00Z" w:id="492">
        <w:r w:rsidR="00E04443">
          <w:t>s</w:t>
        </w:r>
      </w:ins>
      <w:ins w:author="Nikki Papenfus" w:date="2024-02-06T18:59:00Z" w:id="493">
        <w:r w:rsidR="00192509">
          <w:t xml:space="preserve"> new </w:t>
        </w:r>
        <w:r w:rsidR="005C0CAC">
          <w:t xml:space="preserve">leads in </w:t>
        </w:r>
        <w:r w:rsidR="005C0CAC">
          <w:t>in Salesforce</w:t>
        </w:r>
      </w:ins>
      <w:ins w:author="Nikki Papenfus" w:date="2024-02-06T18:58:00Z" w:id="494">
        <w:r w:rsidR="00BB6E1D">
          <w:t xml:space="preserve">. </w:t>
        </w:r>
      </w:ins>
    </w:p>
    <w:p w:rsidR="00B32680" w:rsidP="00BB6E1D" w:rsidRDefault="00D10B02" w14:paraId="529F2E8A" w14:textId="07B4C42D">
      <w:pPr>
        <w:pStyle w:val="NormalIndent"/>
        <w:numPr>
          <w:ilvl w:val="1"/>
          <w:numId w:val="33"/>
        </w:numPr>
        <w:rPr>
          <w:ins w:author="Nikki Papenfus" w:date="2024-02-06T18:52:00Z" w:id="495"/>
        </w:rPr>
        <w:pPrChange w:author="Nikki Papenfus" w:date="2024-02-06T18:58:00Z" w:id="496">
          <w:pPr>
            <w:pStyle w:val="NormalIndent"/>
            <w:numPr>
              <w:numId w:val="33"/>
            </w:numPr>
            <w:tabs>
              <w:tab w:val="num" w:pos="1146"/>
            </w:tabs>
            <w:ind w:left="1146" w:hanging="360"/>
          </w:pPr>
        </w:pPrChange>
      </w:pPr>
      <w:ins w:author="Nikki Papenfus" w:date="2024-02-06T19:04:00Z" w:id="497">
        <w:r>
          <w:t>T</w:t>
        </w:r>
      </w:ins>
      <w:ins w:author="Nikki Papenfus" w:date="2024-02-06T19:00:00Z" w:id="498">
        <w:r w:rsidR="00E04443">
          <w:t xml:space="preserve">he </w:t>
        </w:r>
      </w:ins>
      <w:ins w:author="Nikki Papenfus" w:date="2024-02-06T18:54:00Z" w:id="499">
        <w:r w:rsidR="00B32680">
          <w:t xml:space="preserve">Lead object </w:t>
        </w:r>
      </w:ins>
      <w:ins w:author="Nikki Papenfus" w:date="2024-02-06T19:00:00Z" w:id="500">
        <w:r w:rsidR="00E04443">
          <w:t xml:space="preserve">in Salesforce is not required to be enhanced </w:t>
        </w:r>
      </w:ins>
      <w:ins w:author="Nikki Papenfus" w:date="2024-02-06T18:54:00Z" w:id="501">
        <w:r w:rsidR="00B32680">
          <w:t xml:space="preserve">with any new </w:t>
        </w:r>
      </w:ins>
      <w:ins w:author="Nikki Papenfus" w:date="2024-02-06T19:00:00Z" w:id="502">
        <w:r w:rsidR="00E04443">
          <w:t xml:space="preserve">or modified </w:t>
        </w:r>
      </w:ins>
      <w:ins w:author="Nikki Papenfus" w:date="2024-02-06T18:54:00Z" w:id="503">
        <w:r w:rsidR="00B32680">
          <w:t>attributes</w:t>
        </w:r>
      </w:ins>
      <w:ins w:author="Nikki Papenfus" w:date="2024-02-06T18:58:00Z" w:id="504">
        <w:r w:rsidR="00BB6E1D">
          <w:t xml:space="preserve">. </w:t>
        </w:r>
      </w:ins>
    </w:p>
    <w:p w:rsidR="00136CFB" w:rsidP="002F3C38" w:rsidRDefault="00D10B02" w14:paraId="32120D1C" w14:textId="2C4DA4C0">
      <w:pPr>
        <w:pStyle w:val="NormalIndent"/>
        <w:numPr>
          <w:ilvl w:val="1"/>
          <w:numId w:val="33"/>
        </w:numPr>
        <w:rPr>
          <w:ins w:author="Nikki Papenfus" w:date="2024-02-06T19:02:00Z" w:id="505"/>
        </w:rPr>
      </w:pPr>
      <w:ins w:author="Nikki Papenfus" w:date="2024-02-06T19:04:00Z" w:id="506">
        <w:r>
          <w:t>A</w:t>
        </w:r>
      </w:ins>
      <w:ins w:author="Nikki Papenfus" w:date="2024-02-06T19:00:00Z" w:id="507">
        <w:r w:rsidR="00E04443">
          <w:t xml:space="preserve">ny </w:t>
        </w:r>
      </w:ins>
      <w:ins w:author="Nikki Papenfus" w:date="2024-02-06T19:03:00Z" w:id="508">
        <w:r w:rsidR="00194212">
          <w:t xml:space="preserve">look up lists on the website form will be maintained independently; </w:t>
        </w:r>
        <w:r>
          <w:t>no</w:t>
        </w:r>
      </w:ins>
      <w:ins w:author="Nikki Papenfus" w:date="2024-02-06T19:04:00Z" w:id="509">
        <w:r>
          <w:t xml:space="preserve"> integration is required to push Salesforce picklist values</w:t>
        </w:r>
        <w:r w:rsidR="009B1AE7">
          <w:t>,</w:t>
        </w:r>
        <w:r>
          <w:t xml:space="preserve"> for example</w:t>
        </w:r>
        <w:r w:rsidR="009B1AE7">
          <w:t>,</w:t>
        </w:r>
        <w:r>
          <w:t xml:space="preserve"> to the </w:t>
        </w:r>
        <w:r w:rsidR="009B1AE7">
          <w:t>website.</w:t>
        </w:r>
      </w:ins>
    </w:p>
    <w:p w:rsidR="00310FB8" w:rsidP="00310FB8" w:rsidRDefault="00D5340E" w14:paraId="67E6996C" w14:textId="6F6C6439">
      <w:pPr>
        <w:pStyle w:val="NormalIndent"/>
        <w:numPr>
          <w:ilvl w:val="0"/>
          <w:numId w:val="33"/>
        </w:numPr>
        <w:rPr>
          <w:ins w:author="Nikki Papenfus" w:date="2024-02-06T18:50:00Z" w:id="510"/>
        </w:rPr>
      </w:pPr>
      <w:ins w:author="Nikki Papenfus" w:date="2024-02-06T19:05:00Z" w:id="511">
        <w:r>
          <w:t xml:space="preserve">There will be no </w:t>
        </w:r>
        <w:r w:rsidR="009B1AE7">
          <w:t xml:space="preserve">separate </w:t>
        </w:r>
      </w:ins>
      <w:ins w:author="Nikki Papenfus" w:date="2024-02-06T19:02:00Z" w:id="512">
        <w:r w:rsidR="00310FB8">
          <w:t xml:space="preserve">Property </w:t>
        </w:r>
      </w:ins>
      <w:ins w:author="Nikki Papenfus" w:date="2024-02-06T19:05:00Z" w:id="513">
        <w:r w:rsidR="009B1AE7">
          <w:t xml:space="preserve">Details API </w:t>
        </w:r>
        <w:r>
          <w:t xml:space="preserve">with which Salesforce </w:t>
        </w:r>
        <w:r w:rsidR="009B1AE7">
          <w:t>is required to</w:t>
        </w:r>
        <w:r>
          <w:t xml:space="preserve"> integrate. </w:t>
        </w:r>
      </w:ins>
      <w:ins w:author="Nikki Papenfus" w:date="2024-02-06T19:06:00Z" w:id="514">
        <w:r w:rsidR="00584EC7">
          <w:t xml:space="preserve">Any property information on the website will either be sourced from the property attributes in the </w:t>
        </w:r>
        <w:r w:rsidRPr="00A64E13" w:rsidR="00584EC7">
          <w:rPr>
            <w:i/>
            <w:iCs/>
          </w:rPr>
          <w:t>Unit Details</w:t>
        </w:r>
        <w:r w:rsidR="00584EC7">
          <w:t xml:space="preserve"> API</w:t>
        </w:r>
        <w:r w:rsidR="00584EC7">
          <w:t xml:space="preserve"> or will be maintained in the website’s CMS.</w:t>
        </w:r>
      </w:ins>
    </w:p>
    <w:p w:rsidR="0019523F" w:rsidDel="00AD0243" w:rsidP="005D6D00" w:rsidRDefault="0019523F" w14:paraId="7055C0C3" w14:textId="291B7AC2">
      <w:pPr>
        <w:pStyle w:val="NormalIndent"/>
        <w:numPr>
          <w:ilvl w:val="0"/>
          <w:numId w:val="9"/>
        </w:numPr>
        <w:rPr>
          <w:del w:author="Nikki Papenfus" w:date="2024-02-06T17:25:00Z" w:id="515"/>
        </w:rPr>
        <w:pPrChange w:author="Nikki Papenfus" w:date="2024-02-06T18:48:00Z" w:id="516">
          <w:pPr>
            <w:pStyle w:val="NormalIndent"/>
            <w:numPr>
              <w:numId w:val="16"/>
            </w:numPr>
            <w:tabs>
              <w:tab w:val="num" w:pos="1146"/>
            </w:tabs>
            <w:ind w:left="1146" w:hanging="360"/>
          </w:pPr>
        </w:pPrChange>
      </w:pPr>
      <w:del w:author="Nikki Papenfus" w:date="2024-02-06T17:25:00Z" w:id="517">
        <w:r w:rsidDel="00AD0243">
          <w:delText xml:space="preserve">Third party company (Code) will be responsible for </w:delText>
        </w:r>
        <w:r w:rsidDel="00AD0243" w:rsidR="00493EF5">
          <w:delText>the development</w:delText>
        </w:r>
        <w:r w:rsidDel="00AD0243">
          <w:delText xml:space="preserve"> of the website.</w:delText>
        </w:r>
      </w:del>
    </w:p>
    <w:p w:rsidRPr="0022757F" w:rsidR="00FF4FA7" w:rsidDel="0054776E" w:rsidP="005D6D00" w:rsidRDefault="00FF4FA7" w14:paraId="28126FBF" w14:textId="3535F631">
      <w:pPr>
        <w:pStyle w:val="NormalIndent"/>
        <w:numPr>
          <w:ilvl w:val="0"/>
          <w:numId w:val="9"/>
        </w:numPr>
        <w:rPr>
          <w:del w:author="Nikki Papenfus" w:date="2024-02-06T16:55:00Z" w:id="518"/>
        </w:rPr>
        <w:pPrChange w:author="Nikki Papenfus" w:date="2024-02-06T18:48:00Z" w:id="519">
          <w:pPr>
            <w:pStyle w:val="NormalIndent"/>
            <w:numPr>
              <w:numId w:val="16"/>
            </w:numPr>
            <w:tabs>
              <w:tab w:val="num" w:pos="1146"/>
            </w:tabs>
            <w:ind w:left="1146" w:hanging="360"/>
          </w:pPr>
        </w:pPrChange>
      </w:pPr>
      <w:del w:author="Nikki Papenfus" w:date="2024-02-06T16:55:00Z" w:id="520">
        <w:r w:rsidRPr="0022757F" w:rsidDel="003F669F">
          <w:delText xml:space="preserve">It is Assumed that all users of the of the solution have already been provisioned with full </w:delText>
        </w:r>
        <w:r w:rsidRPr="0022757F" w:rsidDel="003F669F" w:rsidR="001945FD">
          <w:delText>Salesforce</w:delText>
        </w:r>
        <w:r w:rsidRPr="0022757F" w:rsidDel="003F669F">
          <w:delText xml:space="preserve"> </w:delText>
        </w:r>
        <w:r w:rsidRPr="0022757F" w:rsidDel="003F669F" w:rsidR="00493EF5">
          <w:delText>licenses.</w:delText>
        </w:r>
      </w:del>
    </w:p>
    <w:p w:rsidRPr="00F64D49" w:rsidR="00D746E8" w:rsidDel="00FE21CE" w:rsidP="0022757F" w:rsidRDefault="00D746E8" w14:paraId="1D6700CC" w14:textId="216234AF">
      <w:pPr>
        <w:pStyle w:val="NormalIndent"/>
        <w:ind w:left="786"/>
        <w:rPr>
          <w:del w:author="Nikki Papenfus" w:date="2024-02-06T18:46:00Z" w:id="521"/>
          <w:highlight w:val="yellow"/>
          <w:rPrChange w:author="Nikki Papenfus" w:date="2024-02-06T17:01:00Z" w:id="522">
            <w:rPr>
              <w:del w:author="Nikki Papenfus" w:date="2024-02-06T18:46:00Z" w:id="523"/>
            </w:rPr>
          </w:rPrChange>
        </w:rPr>
        <w:pPrChange w:author="Nikki Papenfus" w:date="2024-02-06T19:10:00Z" w:id="524">
          <w:pPr>
            <w:pStyle w:val="NormalIndent"/>
            <w:numPr>
              <w:numId w:val="16"/>
            </w:numPr>
            <w:tabs>
              <w:tab w:val="num" w:pos="1146"/>
            </w:tabs>
            <w:ind w:left="1146" w:hanging="360"/>
          </w:pPr>
        </w:pPrChange>
      </w:pPr>
    </w:p>
    <w:p w:rsidRPr="00BF7EEA" w:rsidR="000517AE" w:rsidP="000517AE" w:rsidRDefault="000517AE" w14:paraId="04D8BE3F" w14:textId="77777777">
      <w:pPr>
        <w:pStyle w:val="Heading2"/>
      </w:pPr>
      <w:bookmarkStart w:name="_Toc158129571" w:id="525"/>
      <w:r w:rsidRPr="00BF7EEA">
        <w:t>Exclusions</w:t>
      </w:r>
      <w:bookmarkEnd w:id="459"/>
      <w:bookmarkEnd w:id="525"/>
      <w:r w:rsidRPr="00BF7EEA">
        <w:t xml:space="preserve"> </w:t>
      </w:r>
    </w:p>
    <w:p w:rsidR="000517AE" w:rsidP="000517AE" w:rsidRDefault="000517AE" w14:paraId="0A073980" w14:textId="2A3EF16A">
      <w:pPr>
        <w:pStyle w:val="NormalIndent"/>
        <w:jc w:val="both"/>
        <w:rPr>
          <w:lang w:eastAsia="en-ZA"/>
        </w:rPr>
      </w:pPr>
      <w:r>
        <w:rPr>
          <w:lang w:eastAsia="en-ZA"/>
        </w:rPr>
        <w:t>The following is not included in the cost or scope of this project:</w:t>
      </w:r>
    </w:p>
    <w:p w:rsidR="00F019B3" w:rsidP="0071035C" w:rsidRDefault="003F1B17" w14:paraId="188DA6D0" w14:textId="60D8AA72">
      <w:pPr>
        <w:pStyle w:val="NormalIndent"/>
        <w:numPr>
          <w:ilvl w:val="0"/>
          <w:numId w:val="32"/>
        </w:numPr>
        <w:rPr>
          <w:ins w:author="Nikki Papenfus" w:date="2024-02-06T17:24:00Z" w:id="526"/>
        </w:rPr>
      </w:pPr>
      <w:ins w:author="Nikki Papenfus" w:date="2024-02-06T17:35:00Z" w:id="527">
        <w:r>
          <w:t>D</w:t>
        </w:r>
      </w:ins>
      <w:del w:author="Nikki Papenfus" w:date="2024-02-06T16:56:00Z" w:id="528">
        <w:r w:rsidDel="002B180A" w:rsidR="00F019B3">
          <w:delText>Grainger</w:delText>
        </w:r>
        <w:r w:rsidRPr="00F019B3" w:rsidDel="002B180A" w:rsidR="00F019B3">
          <w:delText xml:space="preserve"> any d</w:delText>
        </w:r>
      </w:del>
      <w:r w:rsidRPr="00F019B3" w:rsidR="00F019B3">
        <w:t xml:space="preserve">ata clean-up </w:t>
      </w:r>
      <w:ins w:author="Nikki Papenfus" w:date="2024-02-06T16:56:00Z" w:id="529">
        <w:r w:rsidR="002B180A">
          <w:t>or data migration</w:t>
        </w:r>
      </w:ins>
      <w:del w:author="Nikki Papenfus" w:date="2024-02-06T16:57:00Z" w:id="530">
        <w:r w:rsidRPr="00F019B3" w:rsidDel="002B180A" w:rsidR="00F019B3">
          <w:delText xml:space="preserve">is not in our </w:delText>
        </w:r>
        <w:r w:rsidRPr="00F019B3" w:rsidDel="002B180A" w:rsidR="001517BD">
          <w:delText>scope</w:delText>
        </w:r>
      </w:del>
      <w:r w:rsidRPr="00F019B3" w:rsidR="001517BD">
        <w:t>.</w:t>
      </w:r>
      <w:r w:rsidRPr="00F019B3" w:rsidR="00F019B3">
        <w:t xml:space="preserve"> </w:t>
      </w:r>
    </w:p>
    <w:p w:rsidR="00AD08DB" w:rsidP="00AD08DB" w:rsidRDefault="00AD08DB" w14:paraId="75B41508" w14:textId="5A60D1BE">
      <w:pPr>
        <w:pStyle w:val="NormalIndent"/>
        <w:numPr>
          <w:ilvl w:val="1"/>
          <w:numId w:val="32"/>
        </w:numPr>
        <w:pPrChange w:author="Nikki Papenfus" w:date="2024-02-06T17:24:00Z" w:id="531">
          <w:pPr>
            <w:pStyle w:val="NormalIndent"/>
            <w:numPr>
              <w:numId w:val="32"/>
            </w:numPr>
            <w:tabs>
              <w:tab w:val="num" w:pos="1146"/>
            </w:tabs>
            <w:ind w:left="1146" w:hanging="360"/>
          </w:pPr>
        </w:pPrChange>
      </w:pPr>
      <w:ins w:author="Nikki Papenfus" w:date="2024-02-06T17:24:00Z" w:id="532">
        <w:r>
          <w:t xml:space="preserve">It is expected that Grainger will cleanse or populate any </w:t>
        </w:r>
        <w:r w:rsidR="00AD0243">
          <w:t xml:space="preserve">property or unit </w:t>
        </w:r>
        <w:r>
          <w:t xml:space="preserve">data </w:t>
        </w:r>
      </w:ins>
      <w:ins w:author="Nikki Papenfus" w:date="2024-02-06T17:35:00Z" w:id="533">
        <w:r w:rsidR="003F1B17">
          <w:t xml:space="preserve">in </w:t>
        </w:r>
        <w:r w:rsidR="003F1B17">
          <w:t xml:space="preserve">Salesforce </w:t>
        </w:r>
        <w:r w:rsidR="003F1B17">
          <w:t xml:space="preserve">that is </w:t>
        </w:r>
      </w:ins>
      <w:ins w:author="Nikki Papenfus" w:date="2024-02-06T17:34:00Z" w:id="534">
        <w:r w:rsidR="005C64BC">
          <w:t xml:space="preserve">required to display on the website, </w:t>
        </w:r>
      </w:ins>
      <w:ins w:author="Nikki Papenfus" w:date="2024-02-06T17:25:00Z" w:id="535">
        <w:r w:rsidR="00AD0243">
          <w:t xml:space="preserve">as </w:t>
        </w:r>
      </w:ins>
      <w:ins w:author="Nikki Papenfus" w:date="2024-02-06T17:34:00Z" w:id="536">
        <w:r w:rsidR="005C64BC">
          <w:t>necessary</w:t>
        </w:r>
      </w:ins>
      <w:ins w:author="Nikki Papenfus" w:date="2024-02-06T17:25:00Z" w:id="537">
        <w:r w:rsidR="00AD0243">
          <w:t>.</w:t>
        </w:r>
      </w:ins>
    </w:p>
    <w:p w:rsidR="00391786" w:rsidP="006A4F8B" w:rsidRDefault="006A4F8B" w14:paraId="135CE76C" w14:textId="3B3B2640">
      <w:pPr>
        <w:pStyle w:val="NormalIndent"/>
        <w:numPr>
          <w:ilvl w:val="0"/>
          <w:numId w:val="32"/>
        </w:numPr>
        <w:rPr>
          <w:ins w:author="Nikki Papenfus" w:date="2024-02-06T18:55:00Z" w:id="538"/>
        </w:rPr>
      </w:pPr>
      <w:ins w:author="Nikki Papenfus" w:date="2024-02-06T18:47:00Z" w:id="539">
        <w:r>
          <w:t>Website &amp; API development - Code will be responsible for the development and testing of the new website and APIs</w:t>
        </w:r>
      </w:ins>
      <w:ins w:author="Nikki Papenfus" w:date="2024-02-06T18:55:00Z" w:id="540">
        <w:r w:rsidR="00391786">
          <w:t xml:space="preserve"> to:</w:t>
        </w:r>
      </w:ins>
    </w:p>
    <w:p w:rsidR="006A4F8B" w:rsidP="00391786" w:rsidRDefault="00B20555" w14:paraId="60B40369" w14:textId="2FBC9366">
      <w:pPr>
        <w:pStyle w:val="NormalIndent"/>
        <w:numPr>
          <w:ilvl w:val="1"/>
          <w:numId w:val="32"/>
        </w:numPr>
        <w:rPr>
          <w:ins w:author="Nikki Papenfus" w:date="2024-02-06T18:55:00Z" w:id="541"/>
        </w:rPr>
      </w:pPr>
      <w:ins w:author="Nikki Papenfus" w:date="2024-02-06T18:55:00Z" w:id="542">
        <w:r>
          <w:t>Receive unit details</w:t>
        </w:r>
      </w:ins>
      <w:ins w:author="Nikki Papenfus" w:date="2024-02-06T18:47:00Z" w:id="543">
        <w:r w:rsidR="006A4F8B">
          <w:t>.</w:t>
        </w:r>
      </w:ins>
    </w:p>
    <w:p w:rsidR="00B20555" w:rsidP="00391786" w:rsidRDefault="0023491C" w14:paraId="321C8C1C" w14:textId="2784A089">
      <w:pPr>
        <w:pStyle w:val="NormalIndent"/>
        <w:numPr>
          <w:ilvl w:val="1"/>
          <w:numId w:val="32"/>
        </w:numPr>
        <w:rPr>
          <w:ins w:author="Nikki Papenfus" w:date="2024-02-06T18:47:00Z" w:id="544"/>
        </w:rPr>
        <w:pPrChange w:author="Nikki Papenfus" w:date="2024-02-06T18:55:00Z" w:id="545">
          <w:pPr>
            <w:pStyle w:val="NormalIndent"/>
            <w:numPr>
              <w:numId w:val="32"/>
            </w:numPr>
            <w:tabs>
              <w:tab w:val="num" w:pos="1146"/>
            </w:tabs>
            <w:ind w:left="1146" w:hanging="360"/>
          </w:pPr>
        </w:pPrChange>
      </w:pPr>
      <w:ins w:author="Nikki Papenfus" w:date="2024-02-06T19:08:00Z" w:id="546">
        <w:r>
          <w:t xml:space="preserve">Create </w:t>
        </w:r>
      </w:ins>
      <w:ins w:author="Nikki Papenfus" w:date="2024-02-06T18:55:00Z" w:id="547">
        <w:r w:rsidR="00B20555">
          <w:t xml:space="preserve">new leads from the </w:t>
        </w:r>
      </w:ins>
      <w:ins w:author="Nikki Papenfus" w:date="2024-02-06T18:56:00Z" w:id="548">
        <w:r w:rsidR="00B20555">
          <w:t xml:space="preserve">website </w:t>
        </w:r>
      </w:ins>
      <w:ins w:author="Nikki Papenfus" w:date="2024-02-06T19:08:00Z" w:id="549">
        <w:r>
          <w:t xml:space="preserve">in </w:t>
        </w:r>
      </w:ins>
      <w:ins w:author="Nikki Papenfus" w:date="2024-02-06T18:56:00Z" w:id="550">
        <w:r w:rsidR="00B20555">
          <w:t xml:space="preserve">Salesforce. </w:t>
        </w:r>
      </w:ins>
    </w:p>
    <w:p w:rsidR="006A4F8B" w:rsidP="006A4F8B" w:rsidRDefault="001545A3" w14:paraId="74F3C99A" w14:textId="37060A88">
      <w:pPr>
        <w:pStyle w:val="NormalIndent"/>
        <w:numPr>
          <w:ilvl w:val="0"/>
          <w:numId w:val="32"/>
        </w:numPr>
        <w:rPr>
          <w:ins w:author="Nikki Papenfus" w:date="2024-02-06T18:47:00Z" w:id="551"/>
        </w:rPr>
      </w:pPr>
      <w:ins w:author="Nikki Papenfus" w:date="2024-02-06T18:56:00Z" w:id="552">
        <w:r>
          <w:t xml:space="preserve">Testing Rightmove integration </w:t>
        </w:r>
        <w:r>
          <w:t>– It may be ne</w:t>
        </w:r>
      </w:ins>
      <w:ins w:author="Nikki Papenfus" w:date="2024-02-06T18:57:00Z" w:id="553">
        <w:r>
          <w:t xml:space="preserve">cessary to test </w:t>
        </w:r>
      </w:ins>
      <w:ins w:author="Nikki Papenfus" w:date="2024-02-06T18:47:00Z" w:id="554">
        <w:r w:rsidR="006A4F8B">
          <w:t xml:space="preserve">that the </w:t>
        </w:r>
      </w:ins>
      <w:ins w:author="Nikki Papenfus" w:date="2024-02-06T18:57:00Z" w:id="555">
        <w:r>
          <w:t xml:space="preserve">existing integration between </w:t>
        </w:r>
      </w:ins>
      <w:ins w:author="Nikki Papenfus" w:date="2024-02-06T18:47:00Z" w:id="556">
        <w:r w:rsidR="006A4F8B">
          <w:t xml:space="preserve">Rightmove </w:t>
        </w:r>
      </w:ins>
      <w:ins w:author="Nikki Papenfus" w:date="2024-02-06T18:57:00Z" w:id="557">
        <w:r>
          <w:t xml:space="preserve">and Salesforce </w:t>
        </w:r>
      </w:ins>
      <w:ins w:author="Nikki Papenfus" w:date="2024-02-06T18:47:00Z" w:id="558">
        <w:r w:rsidR="006A4F8B">
          <w:t xml:space="preserve">is not affected by the Salesforce enhancements. </w:t>
        </w:r>
      </w:ins>
    </w:p>
    <w:p w:rsidRPr="00AD08DB" w:rsidR="00F019B3" w:rsidDel="00B404E1" w:rsidP="0071035C" w:rsidRDefault="00F019B3" w14:paraId="52C7D70F" w14:textId="58A68D85">
      <w:pPr>
        <w:pStyle w:val="NormalIndent"/>
        <w:numPr>
          <w:ilvl w:val="0"/>
          <w:numId w:val="32"/>
        </w:numPr>
        <w:rPr>
          <w:del w:author="Nikki Papenfus" w:date="2024-02-06T16:56:00Z" w:id="559"/>
        </w:rPr>
      </w:pPr>
      <w:del w:author="Nikki Papenfus" w:date="2024-02-06T16:56:00Z" w:id="560">
        <w:r w:rsidRPr="00AD08DB" w:rsidDel="00B404E1">
          <w:delText>Data migration</w:delText>
        </w:r>
      </w:del>
    </w:p>
    <w:p w:rsidRPr="00AD08DB" w:rsidR="009A2C38" w:rsidDel="003F7990" w:rsidP="00626009" w:rsidRDefault="009A2C38" w14:paraId="31D94230" w14:textId="7EB4CE73">
      <w:pPr>
        <w:pStyle w:val="NormalIndent"/>
        <w:numPr>
          <w:ilvl w:val="0"/>
          <w:numId w:val="32"/>
        </w:numPr>
        <w:rPr>
          <w:del w:author="Nikki Papenfus" w:date="2024-02-06T16:56:00Z" w:id="561"/>
        </w:rPr>
        <w:pPrChange w:author="Nikki Papenfus" w:date="2024-02-06T16:56:00Z" w:id="562">
          <w:pPr>
            <w:pStyle w:val="NormalIndent"/>
            <w:numPr>
              <w:ilvl w:val="1"/>
              <w:numId w:val="32"/>
            </w:numPr>
            <w:tabs>
              <w:tab w:val="num" w:pos="1866"/>
            </w:tabs>
            <w:ind w:left="1866" w:hanging="360"/>
          </w:pPr>
        </w:pPrChange>
      </w:pPr>
      <w:del w:author="Nikki Papenfus" w:date="2024-02-06T16:56:00Z" w:id="563">
        <w:r w:rsidRPr="00AD08DB" w:rsidDel="003F7990">
          <w:delText>When the system goes live, users will</w:delText>
        </w:r>
        <w:r w:rsidRPr="00AD08DB" w:rsidDel="003F7990" w:rsidR="001517BD">
          <w:delText xml:space="preserve"> start using it </w:delText>
        </w:r>
        <w:r w:rsidRPr="00AD08DB" w:rsidDel="003F7990" w:rsidR="00CE7865">
          <w:delText>for</w:delText>
        </w:r>
        <w:r w:rsidRPr="00AD08DB" w:rsidDel="003F7990" w:rsidR="001517BD">
          <w:delText xml:space="preserve"> new </w:delText>
        </w:r>
        <w:r w:rsidRPr="00AD08DB" w:rsidDel="003F7990" w:rsidR="00493EF5">
          <w:delText>leads.</w:delText>
        </w:r>
      </w:del>
    </w:p>
    <w:p w:rsidRPr="00AD08DB" w:rsidR="006D3FDC" w:rsidP="003F7990" w:rsidRDefault="001945FD" w14:paraId="4C2741A1" w14:textId="47D432F8">
      <w:pPr>
        <w:pStyle w:val="NormalIndent"/>
        <w:numPr>
          <w:ilvl w:val="0"/>
          <w:numId w:val="32"/>
        </w:numPr>
      </w:pPr>
      <w:r w:rsidRPr="00AD08DB">
        <w:t>Salesforce</w:t>
      </w:r>
      <w:r w:rsidRPr="00AD08DB" w:rsidR="006D3FDC">
        <w:t xml:space="preserve"> costs, license fees, </w:t>
      </w:r>
      <w:r w:rsidRPr="00AD08DB" w:rsidR="00CE7865">
        <w:t>subscriptions,</w:t>
      </w:r>
      <w:r w:rsidRPr="00AD08DB" w:rsidR="006D3FDC">
        <w:t xml:space="preserve"> or services.</w:t>
      </w:r>
    </w:p>
    <w:p w:rsidRPr="00AD08DB" w:rsidR="006D3FDC" w:rsidP="0071035C" w:rsidRDefault="006D3FDC" w14:paraId="190D9CA6" w14:textId="77777777">
      <w:pPr>
        <w:pStyle w:val="NormalIndent"/>
        <w:numPr>
          <w:ilvl w:val="0"/>
          <w:numId w:val="32"/>
        </w:numPr>
      </w:pPr>
      <w:r w:rsidRPr="00AD08DB">
        <w:t>Hardware and infrastructure.</w:t>
      </w:r>
    </w:p>
    <w:p w:rsidRPr="00065E65" w:rsidR="00065E65" w:rsidDel="00D95975" w:rsidP="0071035C" w:rsidRDefault="00065E65" w14:paraId="762AC352" w14:textId="5EBAEB16">
      <w:pPr>
        <w:pStyle w:val="NormalIndent"/>
        <w:numPr>
          <w:ilvl w:val="0"/>
          <w:numId w:val="32"/>
        </w:numPr>
        <w:rPr>
          <w:del w:author="Nikki Papenfus" w:date="2024-02-06T19:11:00Z" w:id="564"/>
          <w:rStyle w:val="normaltextrun"/>
        </w:rPr>
      </w:pPr>
      <w:del w:author="Nikki Papenfus" w:date="2024-02-06T19:11:00Z" w:id="565">
        <w:r w:rsidDel="00D95975">
          <w:rPr>
            <w:rStyle w:val="normaltextrun"/>
            <w:color w:val="000000"/>
            <w:shd w:val="clear" w:color="auto" w:fill="FFFFFF"/>
          </w:rPr>
          <w:delText>Any end-user documentation, change management or training.</w:delText>
        </w:r>
      </w:del>
    </w:p>
    <w:p w:rsidR="00AD0243" w:rsidP="00D95975" w:rsidRDefault="008E79D5" w14:paraId="62E9A734" w14:textId="62E2D42E">
      <w:pPr>
        <w:pStyle w:val="NormalIndent"/>
        <w:numPr>
          <w:ilvl w:val="0"/>
          <w:numId w:val="32"/>
        </w:numPr>
      </w:pPr>
      <w:r>
        <w:t>Solution documentation, other than user stories.</w:t>
      </w:r>
    </w:p>
    <w:p w:rsidR="008E79D5" w:rsidP="0071035C" w:rsidRDefault="006D3FDC" w14:paraId="3D25E242" w14:textId="5C91AE37">
      <w:pPr>
        <w:pStyle w:val="NormalIndent"/>
        <w:numPr>
          <w:ilvl w:val="0"/>
          <w:numId w:val="32"/>
        </w:numPr>
      </w:pPr>
      <w:r>
        <w:t>E</w:t>
      </w:r>
      <w:r w:rsidRPr="006F759A" w:rsidR="000517AE">
        <w:t>nd-user training</w:t>
      </w:r>
      <w:r w:rsidR="00757BA8">
        <w:t>, change management</w:t>
      </w:r>
      <w:r w:rsidRPr="006F759A" w:rsidR="000517AE">
        <w:t xml:space="preserve"> or </w:t>
      </w:r>
      <w:ins w:author="Nikki Papenfus" w:date="2024-02-06T19:11:00Z" w:id="566">
        <w:r w:rsidR="00D95975">
          <w:t xml:space="preserve">new / updated </w:t>
        </w:r>
      </w:ins>
      <w:r w:rsidRPr="006F759A" w:rsidR="000517AE">
        <w:t>training materials</w:t>
      </w:r>
      <w:r w:rsidR="000517AE">
        <w:t>.</w:t>
      </w:r>
      <w:r w:rsidRPr="001632C8" w:rsidR="000517AE">
        <w:t xml:space="preserve"> </w:t>
      </w:r>
    </w:p>
    <w:p w:rsidR="000517AE" w:rsidDel="00B404E1" w:rsidP="0071035C" w:rsidRDefault="000517AE" w14:paraId="5235A955" w14:textId="5CB2EEB3">
      <w:pPr>
        <w:pStyle w:val="NormalIndent"/>
        <w:numPr>
          <w:ilvl w:val="1"/>
          <w:numId w:val="32"/>
        </w:numPr>
        <w:rPr>
          <w:del w:author="Nikki Papenfus" w:date="2024-02-06T16:56:00Z" w:id="567"/>
        </w:rPr>
      </w:pPr>
      <w:del w:author="Nikki Papenfus" w:date="2024-02-06T16:56:00Z" w:id="568">
        <w:r w:rsidDel="00B404E1">
          <w:delText xml:space="preserve">Training </w:delText>
        </w:r>
        <w:r w:rsidRPr="00A13BEB" w:rsidDel="00B404E1">
          <w:delText>will</w:delText>
        </w:r>
        <w:r w:rsidDel="00B404E1">
          <w:delText xml:space="preserve"> </w:delText>
        </w:r>
        <w:r w:rsidRPr="00A13BEB" w:rsidDel="00B404E1">
          <w:delText xml:space="preserve">be the responsibility of </w:delText>
        </w:r>
        <w:r w:rsidDel="00B404E1" w:rsidR="0015327F">
          <w:fldChar w:fldCharType="begin"/>
        </w:r>
        <w:r w:rsidDel="00B404E1" w:rsidR="0015327F">
          <w:delInstrText>DOCPROPERTY  Category  \* MERGEFORMAT</w:delInstrText>
        </w:r>
        <w:r w:rsidDel="00B404E1" w:rsidR="0015327F">
          <w:fldChar w:fldCharType="separate"/>
        </w:r>
        <w:r w:rsidDel="00B404E1" w:rsidR="00D6114A">
          <w:delText>Grainger plc</w:delText>
        </w:r>
        <w:r w:rsidDel="00B404E1" w:rsidR="0015327F">
          <w:fldChar w:fldCharType="end"/>
        </w:r>
        <w:r w:rsidDel="00B404E1">
          <w:delText>, or alternatively, if required, additional time can be allowed to facilitate training of application owner(s) following ‘train-the-trainer’ approach.</w:delText>
        </w:r>
      </w:del>
    </w:p>
    <w:p w:rsidR="00E11628" w:rsidDel="002B180A" w:rsidP="0071035C" w:rsidRDefault="004C38E1" w14:paraId="6A458DA6" w14:textId="3F356D7B">
      <w:pPr>
        <w:pStyle w:val="NormalIndent"/>
        <w:numPr>
          <w:ilvl w:val="0"/>
          <w:numId w:val="32"/>
        </w:numPr>
        <w:rPr>
          <w:del w:author="Nikki Papenfus" w:date="2024-02-06T16:57:00Z" w:id="569"/>
        </w:rPr>
      </w:pPr>
      <w:del w:author="Nikki Papenfus" w:date="2024-02-06T16:57:00Z" w:id="570">
        <w:r w:rsidDel="002B180A">
          <w:delText xml:space="preserve">Data migration </w:delText>
        </w:r>
        <w:bookmarkStart w:name="_Toc8822607" w:id="571"/>
      </w:del>
    </w:p>
    <w:p w:rsidR="000517AE" w:rsidDel="002B180A" w:rsidP="000517AE" w:rsidRDefault="000517AE" w14:paraId="02480061" w14:textId="215AFEED">
      <w:pPr>
        <w:pStyle w:val="Heading2"/>
        <w:rPr>
          <w:del w:author="Nikki Papenfus" w:date="2024-02-06T16:57:00Z" w:id="572"/>
        </w:rPr>
      </w:pPr>
      <w:bookmarkStart w:name="_Toc158129572" w:id="573"/>
      <w:del w:author="Nikki Papenfus" w:date="2024-02-06T16:57:00Z" w:id="574">
        <w:r w:rsidRPr="00F44861" w:rsidDel="002B180A">
          <w:delText>Limitations</w:delText>
        </w:r>
        <w:bookmarkEnd w:id="571"/>
        <w:bookmarkEnd w:id="573"/>
        <w:r w:rsidRPr="00F44861" w:rsidDel="002B180A">
          <w:delText xml:space="preserve"> </w:delText>
        </w:r>
      </w:del>
    </w:p>
    <w:p w:rsidR="000517AE" w:rsidDel="002B180A" w:rsidP="000517AE" w:rsidRDefault="000517AE" w14:paraId="1F434050" w14:textId="25727819">
      <w:pPr>
        <w:pStyle w:val="NormalIndent"/>
        <w:numPr>
          <w:ilvl w:val="0"/>
          <w:numId w:val="17"/>
        </w:numPr>
        <w:rPr>
          <w:del w:author="Nikki Papenfus" w:date="2024-02-06T16:57:00Z" w:id="575"/>
        </w:rPr>
      </w:pPr>
      <w:del w:author="Nikki Papenfus" w:date="2024-02-06T16:57:00Z" w:id="576">
        <w:r w:rsidDel="002B180A">
          <w:delText xml:space="preserve">Only the latest version of major browsers (e.g. Chrome, Edge, Firefox, Safari) will be supported. All version of Internet Explorer will not be supported. </w:delText>
        </w:r>
      </w:del>
    </w:p>
    <w:p w:rsidRPr="007A4458" w:rsidR="004F7003" w:rsidDel="002B180A" w:rsidP="004F7003" w:rsidRDefault="004F7003" w14:paraId="48499172" w14:textId="3FC237DA">
      <w:pPr>
        <w:pStyle w:val="NormalIndent"/>
        <w:widowControl w:val="0"/>
        <w:numPr>
          <w:ilvl w:val="0"/>
          <w:numId w:val="17"/>
        </w:numPr>
        <w:rPr>
          <w:del w:author="Nikki Papenfus" w:date="2024-02-06T16:57:00Z" w:id="577"/>
          <w:lang w:val="en-GB"/>
        </w:rPr>
      </w:pPr>
      <w:del w:author="Nikki Papenfus" w:date="2024-02-06T16:57:00Z" w:id="578">
        <w:r w:rsidRPr="007A4458" w:rsidDel="002B180A">
          <w:rPr>
            <w:lang w:val="en-GB"/>
          </w:rPr>
          <w:delText xml:space="preserve">Only the browsers detailed within </w:delText>
        </w:r>
        <w:r w:rsidDel="002B180A" w:rsidR="0015327F">
          <w:fldChar w:fldCharType="begin"/>
        </w:r>
        <w:r w:rsidDel="002B180A" w:rsidR="0015327F">
          <w:delInstrText>HYPERLINK "https://help.salesforce.com/s/articleView?id=sf.getstart_browsers_sfx.htm&amp;type=5" \h</w:delInstrText>
        </w:r>
        <w:r w:rsidDel="002B180A" w:rsidR="0015327F">
          <w:fldChar w:fldCharType="separate"/>
        </w:r>
        <w:r w:rsidDel="002B180A" w:rsidR="001945FD">
          <w:rPr>
            <w:rStyle w:val="Hyperlink"/>
            <w:lang w:val="en-GB"/>
          </w:rPr>
          <w:delText>Salesforce</w:delText>
        </w:r>
        <w:r w:rsidRPr="007A4458" w:rsidDel="002B180A">
          <w:rPr>
            <w:rStyle w:val="Hyperlink"/>
            <w:lang w:val="en-GB"/>
          </w:rPr>
          <w:delText xml:space="preserve"> Help</w:delText>
        </w:r>
        <w:r w:rsidDel="002B180A" w:rsidR="0015327F">
          <w:rPr>
            <w:rStyle w:val="Hyperlink"/>
            <w:lang w:val="en-GB"/>
          </w:rPr>
          <w:fldChar w:fldCharType="end"/>
        </w:r>
        <w:r w:rsidRPr="007A4458" w:rsidDel="002B180A">
          <w:rPr>
            <w:lang w:val="en-GB"/>
          </w:rPr>
          <w:delText xml:space="preserve"> will be supported by the web solution.</w:delText>
        </w:r>
      </w:del>
    </w:p>
    <w:p w:rsidRPr="008E79D5" w:rsidR="003240F5" w:rsidP="00A71355" w:rsidRDefault="003240F5" w14:paraId="16D9A542" w14:textId="4CCE6FC4">
      <w:pPr>
        <w:pStyle w:val="Heading1"/>
      </w:pPr>
      <w:bookmarkStart w:name="_Estimated_Cost_and" w:id="579"/>
      <w:bookmarkStart w:name="_Cost_and_Timelines" w:id="580"/>
      <w:bookmarkStart w:name="_Toc158129573" w:id="581"/>
      <w:bookmarkEnd w:id="579"/>
      <w:bookmarkEnd w:id="580"/>
      <w:r w:rsidRPr="008E79D5">
        <w:t xml:space="preserve">Cost and </w:t>
      </w:r>
      <w:commentRangeStart w:id="582"/>
      <w:r w:rsidRPr="008E79D5" w:rsidR="00A71355">
        <w:t>Timelines</w:t>
      </w:r>
      <w:r w:rsidRPr="008E79D5" w:rsidR="00743167">
        <w:t xml:space="preserve"> </w:t>
      </w:r>
      <w:commentRangeEnd w:id="582"/>
      <w:r w:rsidRPr="008E79D5" w:rsidR="004B560C">
        <w:rPr>
          <w:rStyle w:val="CommentReference"/>
          <w:rFonts w:ascii="Times New Roman" w:hAnsi="Times New Roman"/>
          <w:b w:val="0"/>
          <w:caps w:val="0"/>
          <w:color w:val="auto"/>
          <w:szCs w:val="20"/>
        </w:rPr>
        <w:commentReference w:id="582"/>
      </w:r>
      <w:bookmarkEnd w:id="581"/>
    </w:p>
    <w:p w:rsidRPr="00433E70" w:rsidR="00AF5508" w:rsidP="00AF5508" w:rsidRDefault="00AF5508" w14:paraId="0E1F8F2F" w14:textId="77777777">
      <w:pPr>
        <w:pStyle w:val="NormalIndent"/>
      </w:pPr>
      <w:r w:rsidRPr="00433E70">
        <w:t>Open Box will provide the following services:</w:t>
      </w:r>
    </w:p>
    <w:p w:rsidRPr="00433E70" w:rsidR="00AF5508" w:rsidP="00AF5508" w:rsidRDefault="00AF5508" w14:paraId="6BC4B6A5" w14:textId="7ACB366A">
      <w:pPr>
        <w:pStyle w:val="NormalIndent"/>
        <w:numPr>
          <w:ilvl w:val="0"/>
          <w:numId w:val="12"/>
        </w:numPr>
        <w:jc w:val="both"/>
      </w:pPr>
      <w:r w:rsidRPr="00433E70">
        <w:rPr>
          <w:lang w:val="en-GB"/>
        </w:rPr>
        <w:t xml:space="preserve">An agile sprint team delivering sprints at a cost of </w:t>
      </w:r>
      <w:ins w:author="Nikki Papenfus" w:date="2024-02-06T17:16:00Z" w:id="583">
        <w:r w:rsidR="00234ED4">
          <w:rPr>
            <w:color w:val="FF0000"/>
            <w:sz w:val="18"/>
            <w:szCs w:val="18"/>
            <w:highlight w:val="yellow"/>
            <w:lang w:val="en-GB"/>
          </w:rPr>
          <w:t>£</w:t>
        </w:r>
      </w:ins>
      <w:commentRangeStart w:id="584"/>
      <w:del w:author="Nikki Papenfus" w:date="2024-02-06T17:16:00Z" w:id="585">
        <w:r w:rsidRPr="00433E70" w:rsidDel="00234ED4">
          <w:rPr>
            <w:color w:val="FF0000"/>
            <w:lang w:val="en-GB"/>
          </w:rPr>
          <w:delText>$</w:delText>
        </w:r>
      </w:del>
      <w:r w:rsidRPr="00433E70">
        <w:rPr>
          <w:color w:val="FF0000"/>
          <w:lang w:val="en-GB"/>
        </w:rPr>
        <w:t>xx xxx</w:t>
      </w:r>
      <w:r w:rsidRPr="00433E70">
        <w:rPr>
          <w:color w:val="FF0000"/>
        </w:rPr>
        <w:t xml:space="preserve"> </w:t>
      </w:r>
      <w:commentRangeEnd w:id="584"/>
      <w:r w:rsidRPr="00433E70" w:rsidR="006F4334">
        <w:rPr>
          <w:rStyle w:val="CommentReference"/>
          <w:rFonts w:ascii="Times New Roman" w:hAnsi="Times New Roman"/>
          <w:color w:val="FF0000"/>
        </w:rPr>
        <w:commentReference w:id="584"/>
      </w:r>
      <w:r w:rsidRPr="00433E70">
        <w:t>per sprint.</w:t>
      </w:r>
    </w:p>
    <w:p w:rsidRPr="00433E70" w:rsidR="00130676" w:rsidP="001945FD" w:rsidRDefault="00433E70" w14:paraId="11F64807" w14:textId="540CE43B">
      <w:pPr>
        <w:pStyle w:val="NormalIndent"/>
        <w:numPr>
          <w:ilvl w:val="1"/>
          <w:numId w:val="12"/>
        </w:numPr>
        <w:jc w:val="both"/>
        <w:rPr>
          <w:ins w:author="Nikki Papenfus" w:date="2024-02-06T17:03:00Z" w:id="586"/>
          <w:highlight w:val="yellow"/>
          <w:rPrChange w:author="Nikki Papenfus" w:date="2024-02-06T17:03:00Z" w:id="587">
            <w:rPr>
              <w:ins w:author="Nikki Papenfus" w:date="2024-02-06T17:03:00Z" w:id="588"/>
              <w:color w:val="FF0000"/>
              <w:highlight w:val="yellow"/>
              <w:lang w:val="en-GB"/>
            </w:rPr>
          </w:rPrChange>
        </w:rPr>
      </w:pPr>
      <w:ins w:author="Nikki Papenfus" w:date="2024-02-06T17:03:00Z" w:id="589">
        <w:r>
          <w:rPr>
            <w:highlight w:val="yellow"/>
            <w:lang w:val="en-GB"/>
          </w:rPr>
          <w:t>T</w:t>
        </w:r>
      </w:ins>
      <w:del w:author="Nikki Papenfus" w:date="2024-02-06T17:03:00Z" w:id="590">
        <w:r w:rsidRPr="00230ED6" w:rsidDel="00433E70" w:rsidR="00E930DE">
          <w:rPr>
            <w:highlight w:val="yellow"/>
            <w:lang w:val="en-GB"/>
            <w:rPrChange w:author="Nikki Papenfus" w:date="2024-02-06T16:58:00Z" w:id="591">
              <w:rPr>
                <w:lang w:val="en-GB"/>
              </w:rPr>
            </w:rPrChange>
          </w:rPr>
          <w:delText xml:space="preserve">Release </w:delText>
        </w:r>
      </w:del>
      <w:ins w:author="Nikki Papenfus" w:date="2024-02-06T17:03:00Z" w:id="592">
        <w:r>
          <w:rPr>
            <w:highlight w:val="yellow"/>
            <w:lang w:val="en-GB"/>
          </w:rPr>
          <w:t xml:space="preserve">he project </w:t>
        </w:r>
      </w:ins>
      <w:del w:author="Nikki Papenfus" w:date="2024-02-06T17:03:00Z" w:id="593">
        <w:r w:rsidRPr="00230ED6" w:rsidDel="00433E70" w:rsidR="00E930DE">
          <w:rPr>
            <w:highlight w:val="yellow"/>
            <w:lang w:val="en-GB"/>
            <w:rPrChange w:author="Nikki Papenfus" w:date="2024-02-06T16:58:00Z" w:id="594">
              <w:rPr>
                <w:lang w:val="en-GB"/>
              </w:rPr>
            </w:rPrChange>
          </w:rPr>
          <w:delText xml:space="preserve">1 </w:delText>
        </w:r>
      </w:del>
      <w:r w:rsidRPr="00230ED6" w:rsidR="00E930DE">
        <w:rPr>
          <w:highlight w:val="yellow"/>
          <w:lang w:val="en-GB"/>
          <w:rPrChange w:author="Nikki Papenfus" w:date="2024-02-06T16:58:00Z" w:id="595">
            <w:rPr>
              <w:lang w:val="en-GB"/>
            </w:rPr>
          </w:rPrChange>
        </w:rPr>
        <w:t xml:space="preserve">is currently projected to require 4 sprints </w:t>
      </w:r>
      <w:r w:rsidRPr="00230ED6" w:rsidR="00ED6394">
        <w:rPr>
          <w:color w:val="FF0000"/>
          <w:highlight w:val="yellow"/>
          <w:lang w:val="en-GB"/>
          <w:rPrChange w:author="Nikki Papenfus" w:date="2024-02-06T16:58:00Z" w:id="596">
            <w:rPr>
              <w:color w:val="FF0000"/>
              <w:lang w:val="en-GB"/>
            </w:rPr>
          </w:rPrChange>
        </w:rPr>
        <w:t>(</w:t>
      </w:r>
      <w:ins w:author="Nikki Papenfus" w:date="2024-02-06T17:16:00Z" w:id="597">
        <w:r w:rsidR="00234ED4">
          <w:rPr>
            <w:color w:val="FF0000"/>
            <w:sz w:val="18"/>
            <w:szCs w:val="18"/>
            <w:highlight w:val="yellow"/>
            <w:lang w:val="en-GB"/>
          </w:rPr>
          <w:t>£</w:t>
        </w:r>
      </w:ins>
      <w:del w:author="Nikki Papenfus" w:date="2024-02-06T17:16:00Z" w:id="598">
        <w:r w:rsidRPr="00230ED6" w:rsidDel="00234ED4" w:rsidR="00E930DE">
          <w:rPr>
            <w:color w:val="FF0000"/>
            <w:highlight w:val="yellow"/>
            <w:lang w:val="en-GB"/>
            <w:rPrChange w:author="Nikki Papenfus" w:date="2024-02-06T16:58:00Z" w:id="599">
              <w:rPr>
                <w:color w:val="FF0000"/>
                <w:lang w:val="en-GB"/>
              </w:rPr>
            </w:rPrChange>
          </w:rPr>
          <w:delText>$</w:delText>
        </w:r>
      </w:del>
      <w:r w:rsidRPr="00230ED6" w:rsidR="00E930DE">
        <w:rPr>
          <w:color w:val="FF0000"/>
          <w:highlight w:val="yellow"/>
          <w:lang w:val="en-GB"/>
          <w:rPrChange w:author="Nikki Papenfus" w:date="2024-02-06T16:58:00Z" w:id="600">
            <w:rPr>
              <w:color w:val="FF0000"/>
              <w:lang w:val="en-GB"/>
            </w:rPr>
          </w:rPrChange>
        </w:rPr>
        <w:t>xxx xxx).</w:t>
      </w:r>
    </w:p>
    <w:p w:rsidR="00433E70" w:rsidP="00433E70" w:rsidRDefault="00433E70" w14:paraId="0B2DA451" w14:textId="3659518F">
      <w:pPr>
        <w:pStyle w:val="NormalIndent"/>
        <w:numPr>
          <w:ilvl w:val="2"/>
          <w:numId w:val="12"/>
        </w:numPr>
        <w:jc w:val="both"/>
        <w:rPr>
          <w:ins w:author="Nikki Papenfus" w:date="2024-02-06T17:10:00Z" w:id="601"/>
        </w:rPr>
      </w:pPr>
      <w:ins w:author="Nikki Papenfus" w:date="2024-02-06T17:03:00Z" w:id="602">
        <w:r w:rsidRPr="00433E70">
          <w:rPr>
            <w:rPrChange w:author="Nikki Papenfus" w:date="2024-02-06T17:03:00Z" w:id="603">
              <w:rPr>
                <w:highlight w:val="yellow"/>
              </w:rPr>
            </w:rPrChange>
          </w:rPr>
          <w:t>Revised costs and timelines will be provided following the completion of Sprint 0.</w:t>
        </w:r>
      </w:ins>
      <w:ins w:author="Nikki Papenfus" w:date="2024-02-06T17:10:00Z" w:id="604">
        <w:r w:rsidR="00E94895">
          <w:t xml:space="preserve"> </w:t>
        </w:r>
      </w:ins>
    </w:p>
    <w:p w:rsidRPr="009B2243" w:rsidR="00E94895" w:rsidP="00E94895" w:rsidRDefault="00E94895" w14:paraId="51F06E3F" w14:textId="77777777">
      <w:pPr>
        <w:pStyle w:val="NormalIndent"/>
        <w:numPr>
          <w:ilvl w:val="2"/>
          <w:numId w:val="12"/>
        </w:numPr>
        <w:rPr>
          <w:ins w:author="Nikki Papenfus" w:date="2024-02-06T17:10:00Z" w:id="605"/>
        </w:rPr>
      </w:pPr>
      <w:ins w:author="Nikki Papenfus" w:date="2024-02-06T17:10:00Z" w:id="606">
        <w:r w:rsidRPr="009B2243">
          <w:rPr>
            <w:rStyle w:val="normaltextrun1"/>
          </w:rPr>
          <w:t xml:space="preserve">Note that costs and timelines are forecasts that will be continuously refined throughout the project, based on continuous feedback, backlog refinement and re-prioritization. </w:t>
        </w:r>
      </w:ins>
    </w:p>
    <w:p w:rsidRPr="00433E70" w:rsidR="00E94895" w:rsidDel="00E94895" w:rsidP="00433E70" w:rsidRDefault="00E94895" w14:paraId="0D1B4DE8" w14:textId="5531A2D1">
      <w:pPr>
        <w:pStyle w:val="NormalIndent"/>
        <w:numPr>
          <w:ilvl w:val="2"/>
          <w:numId w:val="12"/>
        </w:numPr>
        <w:jc w:val="both"/>
        <w:rPr>
          <w:del w:author="Nikki Papenfus" w:date="2024-02-06T17:10:00Z" w:id="607"/>
        </w:rPr>
        <w:pPrChange w:author="Nikki Papenfus" w:date="2024-02-06T17:03:00Z" w:id="608">
          <w:pPr>
            <w:pStyle w:val="NormalIndent"/>
            <w:numPr>
              <w:ilvl w:val="1"/>
              <w:numId w:val="12"/>
            </w:numPr>
            <w:ind w:left="1866" w:hanging="360"/>
            <w:jc w:val="both"/>
          </w:pPr>
        </w:pPrChange>
      </w:pPr>
    </w:p>
    <w:p w:rsidRPr="00433E70" w:rsidR="00130676" w:rsidP="00AF5508" w:rsidRDefault="00130676" w14:paraId="54C29BAE" w14:textId="3244F7CB">
      <w:pPr>
        <w:pStyle w:val="NormalIndent"/>
        <w:numPr>
          <w:ilvl w:val="1"/>
          <w:numId w:val="12"/>
        </w:numPr>
        <w:rPr>
          <w:lang w:val="en-GB"/>
        </w:rPr>
      </w:pPr>
      <w:r w:rsidRPr="00433E70">
        <w:rPr>
          <w:lang w:val="en-GB"/>
        </w:rPr>
        <w:t xml:space="preserve">The </w:t>
      </w:r>
      <w:r w:rsidRPr="00433E70" w:rsidR="00AF5508">
        <w:rPr>
          <w:lang w:val="en-GB"/>
        </w:rPr>
        <w:t xml:space="preserve">team will be </w:t>
      </w:r>
      <w:r w:rsidRPr="00433E70">
        <w:rPr>
          <w:lang w:val="en-GB"/>
        </w:rPr>
        <w:t>staffed to include the following skillsets as required:</w:t>
      </w:r>
    </w:p>
    <w:p w:rsidRPr="00433E70" w:rsidR="00130676" w:rsidP="00130676" w:rsidRDefault="001945FD" w14:paraId="1522F3CB" w14:textId="125C4F93">
      <w:pPr>
        <w:pStyle w:val="NormalIndent"/>
        <w:numPr>
          <w:ilvl w:val="2"/>
          <w:numId w:val="12"/>
        </w:numPr>
        <w:rPr>
          <w:lang w:val="en-GB"/>
        </w:rPr>
      </w:pPr>
      <w:r w:rsidRPr="00433E70">
        <w:rPr>
          <w:lang w:val="en-GB"/>
        </w:rPr>
        <w:t>Salesforce</w:t>
      </w:r>
      <w:r w:rsidRPr="00433E70" w:rsidR="006F4334">
        <w:rPr>
          <w:lang w:val="en-GB"/>
        </w:rPr>
        <w:t xml:space="preserve"> </w:t>
      </w:r>
      <w:r w:rsidRPr="00433E70" w:rsidR="00130676">
        <w:rPr>
          <w:lang w:val="en-GB"/>
        </w:rPr>
        <w:t xml:space="preserve">Technical </w:t>
      </w:r>
      <w:r w:rsidRPr="00433E70" w:rsidR="00AF5508">
        <w:rPr>
          <w:lang w:val="en-GB"/>
        </w:rPr>
        <w:t>Architect</w:t>
      </w:r>
    </w:p>
    <w:p w:rsidRPr="00433E70" w:rsidR="00130676" w:rsidP="00130676" w:rsidRDefault="00AF5508" w14:paraId="14AAEC84" w14:textId="389BF9C9">
      <w:pPr>
        <w:pStyle w:val="NormalIndent"/>
        <w:numPr>
          <w:ilvl w:val="2"/>
          <w:numId w:val="12"/>
        </w:numPr>
        <w:rPr>
          <w:lang w:val="en-GB"/>
        </w:rPr>
      </w:pPr>
      <w:r w:rsidRPr="00433E70">
        <w:rPr>
          <w:lang w:val="en-GB"/>
        </w:rPr>
        <w:t>Business Analyst</w:t>
      </w:r>
    </w:p>
    <w:p w:rsidRPr="00433E70" w:rsidR="00130676" w:rsidP="00130676" w:rsidRDefault="00AF5508" w14:paraId="6550284E" w14:textId="3086B54D">
      <w:pPr>
        <w:pStyle w:val="NormalIndent"/>
        <w:numPr>
          <w:ilvl w:val="2"/>
          <w:numId w:val="12"/>
        </w:numPr>
        <w:rPr>
          <w:lang w:val="en-GB"/>
        </w:rPr>
      </w:pPr>
      <w:r w:rsidRPr="00433E70">
        <w:rPr>
          <w:lang w:val="en-GB"/>
        </w:rPr>
        <w:t>Developer</w:t>
      </w:r>
      <w:ins w:author="Nikki Papenfus" w:date="2024-02-06T17:03:00Z" w:id="609">
        <w:r w:rsidR="00433E70">
          <w:rPr>
            <w:lang w:val="en-GB"/>
          </w:rPr>
          <w:t>s</w:t>
        </w:r>
      </w:ins>
    </w:p>
    <w:p w:rsidRPr="00433E70" w:rsidR="00130676" w:rsidP="00130676" w:rsidRDefault="00AF5508" w14:paraId="167264B5" w14:textId="77777777">
      <w:pPr>
        <w:pStyle w:val="NormalIndent"/>
        <w:numPr>
          <w:ilvl w:val="2"/>
          <w:numId w:val="12"/>
        </w:numPr>
        <w:rPr>
          <w:lang w:val="en-GB"/>
        </w:rPr>
      </w:pPr>
      <w:r w:rsidRPr="00433E70">
        <w:rPr>
          <w:lang w:val="en-GB"/>
        </w:rPr>
        <w:t xml:space="preserve">Quality Assurer </w:t>
      </w:r>
    </w:p>
    <w:p w:rsidRPr="00433E70" w:rsidR="00130676" w:rsidP="00130676" w:rsidRDefault="00AF5508" w14:paraId="1560A79F" w14:textId="77777777">
      <w:pPr>
        <w:pStyle w:val="NormalIndent"/>
        <w:numPr>
          <w:ilvl w:val="2"/>
          <w:numId w:val="12"/>
        </w:numPr>
        <w:rPr>
          <w:lang w:val="en-GB"/>
        </w:rPr>
      </w:pPr>
      <w:r w:rsidRPr="00433E70">
        <w:rPr>
          <w:lang w:val="en-GB"/>
        </w:rPr>
        <w:t>Project Manager</w:t>
      </w:r>
    </w:p>
    <w:p w:rsidRPr="00F519AD" w:rsidR="00AF5508" w:rsidP="00AF5508" w:rsidRDefault="00AF5508" w14:paraId="2E402E4C" w14:textId="583988F0">
      <w:pPr>
        <w:pStyle w:val="NormalIndent"/>
        <w:numPr>
          <w:ilvl w:val="0"/>
          <w:numId w:val="12"/>
        </w:numPr>
        <w:rPr>
          <w:highlight w:val="yellow"/>
          <w:rPrChange w:author="Nikki Papenfus" w:date="2024-02-06T17:16:00Z" w:id="610">
            <w:rPr/>
          </w:rPrChange>
        </w:rPr>
      </w:pPr>
      <w:r w:rsidRPr="00F519AD">
        <w:rPr>
          <w:highlight w:val="yellow"/>
          <w:rPrChange w:author="Nikki Papenfus" w:date="2024-02-06T17:16:00Z" w:id="611">
            <w:rPr/>
          </w:rPrChange>
        </w:rPr>
        <w:t xml:space="preserve">UAT support </w:t>
      </w:r>
      <w:r w:rsidRPr="00F519AD">
        <w:rPr>
          <w:highlight w:val="yellow"/>
          <w:lang w:val="en-GB"/>
          <w:rPrChange w:author="Nikki Papenfus" w:date="2024-02-06T17:16:00Z" w:id="612">
            <w:rPr>
              <w:lang w:val="en-GB"/>
            </w:rPr>
          </w:rPrChange>
        </w:rPr>
        <w:t xml:space="preserve">at a </w:t>
      </w:r>
      <w:r w:rsidRPr="00F519AD" w:rsidR="00ED6394">
        <w:rPr>
          <w:highlight w:val="yellow"/>
          <w:lang w:val="en-GB"/>
          <w:rPrChange w:author="Nikki Papenfus" w:date="2024-02-06T17:16:00Z" w:id="613">
            <w:rPr>
              <w:lang w:val="en-GB"/>
            </w:rPr>
          </w:rPrChange>
        </w:rPr>
        <w:t xml:space="preserve">minimum </w:t>
      </w:r>
      <w:r w:rsidRPr="00F519AD">
        <w:rPr>
          <w:highlight w:val="yellow"/>
          <w:lang w:val="en-GB"/>
          <w:rPrChange w:author="Nikki Papenfus" w:date="2024-02-06T17:16:00Z" w:id="614">
            <w:rPr>
              <w:lang w:val="en-GB"/>
            </w:rPr>
          </w:rPrChange>
        </w:rPr>
        <w:t xml:space="preserve">cost of </w:t>
      </w:r>
      <w:commentRangeStart w:id="615"/>
      <w:ins w:author="Nikki Papenfus" w:date="2024-02-06T17:16:00Z" w:id="616">
        <w:r w:rsidRPr="007577DA" w:rsidR="00234ED4">
          <w:rPr>
            <w:color w:val="FF0000"/>
            <w:sz w:val="18"/>
            <w:szCs w:val="18"/>
            <w:highlight w:val="yellow"/>
            <w:lang w:val="en-GB"/>
          </w:rPr>
          <w:t>£</w:t>
        </w:r>
        <w:r w:rsidRPr="007577DA" w:rsidR="00F519AD">
          <w:rPr>
            <w:color w:val="FF0000"/>
            <w:sz w:val="18"/>
            <w:szCs w:val="18"/>
            <w:highlight w:val="yellow"/>
            <w:lang w:val="en-GB"/>
          </w:rPr>
          <w:t>1 800</w:t>
        </w:r>
      </w:ins>
      <w:del w:author="Nikki Papenfus" w:date="2024-02-06T17:16:00Z" w:id="617">
        <w:r w:rsidRPr="007577DA" w:rsidDel="00234ED4">
          <w:rPr>
            <w:color w:val="FF0000"/>
            <w:highlight w:val="yellow"/>
            <w:lang w:val="en-GB"/>
            <w:rPrChange w:author="Nikki Papenfus" w:date="2024-02-06T19:08:00Z" w:id="618">
              <w:rPr>
                <w:color w:val="FF0000"/>
                <w:lang w:val="en-GB"/>
              </w:rPr>
            </w:rPrChange>
          </w:rPr>
          <w:delText>$</w:delText>
        </w:r>
        <w:r w:rsidRPr="007577DA" w:rsidDel="00F519AD">
          <w:rPr>
            <w:color w:val="FF0000"/>
            <w:highlight w:val="yellow"/>
            <w:lang w:val="en-GB"/>
            <w:rPrChange w:author="Nikki Papenfus" w:date="2024-02-06T19:08:00Z" w:id="619">
              <w:rPr>
                <w:color w:val="FF0000"/>
                <w:lang w:val="en-GB"/>
              </w:rPr>
            </w:rPrChange>
          </w:rPr>
          <w:delText>x xxx</w:delText>
        </w:r>
      </w:del>
      <w:r w:rsidRPr="007577DA">
        <w:rPr>
          <w:color w:val="FF0000"/>
          <w:highlight w:val="yellow"/>
          <w:rPrChange w:author="Nikki Papenfus" w:date="2024-02-06T19:08:00Z" w:id="620">
            <w:rPr>
              <w:color w:val="FF0000"/>
            </w:rPr>
          </w:rPrChange>
        </w:rPr>
        <w:t xml:space="preserve"> </w:t>
      </w:r>
      <w:r w:rsidRPr="00F519AD">
        <w:rPr>
          <w:highlight w:val="yellow"/>
          <w:rPrChange w:author="Nikki Papenfus" w:date="2024-02-06T17:16:00Z" w:id="621">
            <w:rPr/>
          </w:rPrChange>
        </w:rPr>
        <w:t>per week</w:t>
      </w:r>
      <w:commentRangeEnd w:id="615"/>
      <w:r w:rsidR="00A009ED">
        <w:rPr>
          <w:rStyle w:val="CommentReference"/>
          <w:rFonts w:ascii="Times New Roman" w:hAnsi="Times New Roman"/>
        </w:rPr>
        <w:commentReference w:id="615"/>
      </w:r>
      <w:r w:rsidRPr="00F519AD">
        <w:rPr>
          <w:highlight w:val="yellow"/>
          <w:rPrChange w:author="Nikki Papenfus" w:date="2024-02-06T17:16:00Z" w:id="622">
            <w:rPr/>
          </w:rPrChange>
        </w:rPr>
        <w:t>.</w:t>
      </w:r>
    </w:p>
    <w:p w:rsidRPr="00230ED6" w:rsidR="00EE443F" w:rsidP="00EE443F" w:rsidRDefault="00EE443F" w14:paraId="535E0820" w14:textId="40451A34">
      <w:pPr>
        <w:pStyle w:val="NormalIndent"/>
        <w:numPr>
          <w:ilvl w:val="1"/>
          <w:numId w:val="12"/>
        </w:numPr>
        <w:rPr>
          <w:highlight w:val="yellow"/>
          <w:lang w:val="en-GB"/>
          <w:rPrChange w:author="Nikki Papenfus" w:date="2024-02-06T16:58:00Z" w:id="623">
            <w:rPr>
              <w:lang w:val="en-GB"/>
            </w:rPr>
          </w:rPrChange>
        </w:rPr>
      </w:pPr>
      <w:r w:rsidRPr="00230ED6">
        <w:rPr>
          <w:highlight w:val="yellow"/>
          <w:lang w:val="en-GB"/>
          <w:rPrChange w:author="Nikki Papenfus" w:date="2024-02-06T16:58:00Z" w:id="624">
            <w:rPr>
              <w:lang w:val="en-GB"/>
            </w:rPr>
          </w:rPrChange>
        </w:rPr>
        <w:t xml:space="preserve">Open Box has included 2 weeks (10 working days) cover to be provided to support the </w:t>
      </w:r>
      <w:r w:rsidRPr="00230ED6" w:rsidR="0015327F">
        <w:rPr>
          <w:highlight w:val="yellow"/>
          <w:rPrChange w:author="Nikki Papenfus" w:date="2024-02-06T16:58:00Z" w:id="625">
            <w:rPr/>
          </w:rPrChange>
        </w:rPr>
        <w:fldChar w:fldCharType="begin"/>
      </w:r>
      <w:r w:rsidRPr="00230ED6" w:rsidR="0015327F">
        <w:rPr>
          <w:highlight w:val="yellow"/>
          <w:rPrChange w:author="Nikki Papenfus" w:date="2024-02-06T16:58:00Z" w:id="626">
            <w:rPr/>
          </w:rPrChange>
        </w:rPr>
        <w:instrText>HYPERLINK \l "_UAT"</w:instrText>
      </w:r>
      <w:r w:rsidRPr="00230ED6" w:rsidR="0015327F">
        <w:rPr>
          <w:highlight w:val="yellow"/>
          <w:rPrChange w:author="Nikki Papenfus" w:date="2024-02-06T16:58:00Z" w:id="627">
            <w:rPr/>
          </w:rPrChange>
        </w:rPr>
      </w:r>
      <w:r w:rsidRPr="00230ED6" w:rsidR="0015327F">
        <w:rPr>
          <w:highlight w:val="yellow"/>
          <w:rPrChange w:author="Nikki Papenfus" w:date="2024-02-06T16:58:00Z" w:id="628">
            <w:rPr/>
          </w:rPrChange>
        </w:rPr>
        <w:fldChar w:fldCharType="separate"/>
      </w:r>
      <w:r w:rsidRPr="00230ED6">
        <w:rPr>
          <w:rStyle w:val="Hyperlink"/>
          <w:highlight w:val="yellow"/>
          <w:lang w:val="en-GB"/>
          <w:rPrChange w:author="Nikki Papenfus" w:date="2024-02-06T16:58:00Z" w:id="629">
            <w:rPr>
              <w:rStyle w:val="Hyperlink"/>
              <w:lang w:val="en-GB"/>
            </w:rPr>
          </w:rPrChange>
        </w:rPr>
        <w:t>UAT</w:t>
      </w:r>
      <w:r w:rsidRPr="00230ED6" w:rsidR="0015327F">
        <w:rPr>
          <w:rStyle w:val="Hyperlink"/>
          <w:highlight w:val="yellow"/>
          <w:lang w:val="en-GB"/>
          <w:rPrChange w:author="Nikki Papenfus" w:date="2024-02-06T16:58:00Z" w:id="630">
            <w:rPr>
              <w:rStyle w:val="Hyperlink"/>
              <w:lang w:val="en-GB"/>
            </w:rPr>
          </w:rPrChange>
        </w:rPr>
        <w:fldChar w:fldCharType="end"/>
      </w:r>
      <w:r w:rsidRPr="00230ED6">
        <w:rPr>
          <w:highlight w:val="yellow"/>
          <w:lang w:val="en-GB"/>
          <w:rPrChange w:author="Nikki Papenfus" w:date="2024-02-06T16:58:00Z" w:id="631">
            <w:rPr>
              <w:lang w:val="en-GB"/>
            </w:rPr>
          </w:rPrChange>
        </w:rPr>
        <w:t xml:space="preserve"> process and fix any new bugs identified </w:t>
      </w:r>
      <w:r w:rsidRPr="00230ED6">
        <w:rPr>
          <w:color w:val="FF0000"/>
          <w:highlight w:val="yellow"/>
          <w:lang w:val="en-GB"/>
          <w:rPrChange w:author="Nikki Papenfus" w:date="2024-02-06T16:58:00Z" w:id="632">
            <w:rPr>
              <w:color w:val="FF0000"/>
              <w:lang w:val="en-GB"/>
            </w:rPr>
          </w:rPrChange>
        </w:rPr>
        <w:t>(</w:t>
      </w:r>
      <w:ins w:author="Nikki Papenfus" w:date="2024-02-06T17:16:00Z" w:id="633">
        <w:r w:rsidR="00234ED4">
          <w:rPr>
            <w:color w:val="FF0000"/>
            <w:sz w:val="18"/>
            <w:szCs w:val="18"/>
            <w:highlight w:val="yellow"/>
            <w:lang w:val="en-GB"/>
          </w:rPr>
          <w:t>£</w:t>
        </w:r>
      </w:ins>
      <w:ins w:author="Nikki Papenfus" w:date="2024-02-06T17:17:00Z" w:id="634">
        <w:r w:rsidR="00A009ED">
          <w:rPr>
            <w:color w:val="FF0000"/>
            <w:sz w:val="18"/>
            <w:szCs w:val="18"/>
            <w:highlight w:val="yellow"/>
            <w:lang w:val="en-GB"/>
          </w:rPr>
          <w:t>3 600)</w:t>
        </w:r>
      </w:ins>
      <w:del w:author="Nikki Papenfus" w:date="2024-02-06T17:16:00Z" w:id="635">
        <w:r w:rsidRPr="00230ED6" w:rsidDel="00234ED4">
          <w:rPr>
            <w:color w:val="FF0000"/>
            <w:highlight w:val="yellow"/>
            <w:lang w:val="en-GB"/>
            <w:rPrChange w:author="Nikki Papenfus" w:date="2024-02-06T16:58:00Z" w:id="636">
              <w:rPr>
                <w:color w:val="FF0000"/>
                <w:lang w:val="en-GB"/>
              </w:rPr>
            </w:rPrChange>
          </w:rPr>
          <w:delText>$</w:delText>
        </w:r>
      </w:del>
      <w:del w:author="Nikki Papenfus" w:date="2024-02-06T17:17:00Z" w:id="637">
        <w:r w:rsidRPr="00230ED6" w:rsidDel="00A009ED">
          <w:rPr>
            <w:color w:val="FF0000"/>
            <w:highlight w:val="yellow"/>
            <w:lang w:val="en-GB"/>
            <w:rPrChange w:author="Nikki Papenfus" w:date="2024-02-06T16:58:00Z" w:id="638">
              <w:rPr>
                <w:color w:val="FF0000"/>
                <w:lang w:val="en-GB"/>
              </w:rPr>
            </w:rPrChange>
          </w:rPr>
          <w:delText>xx xxx)</w:delText>
        </w:r>
      </w:del>
      <w:r w:rsidRPr="00230ED6">
        <w:rPr>
          <w:color w:val="FF0000"/>
          <w:highlight w:val="yellow"/>
          <w:lang w:val="en-GB"/>
          <w:rPrChange w:author="Nikki Papenfus" w:date="2024-02-06T16:58:00Z" w:id="639">
            <w:rPr>
              <w:color w:val="FF0000"/>
              <w:lang w:val="en-GB"/>
            </w:rPr>
          </w:rPrChange>
        </w:rPr>
        <w:t>.</w:t>
      </w:r>
    </w:p>
    <w:p w:rsidRPr="00824102" w:rsidR="00AF5508" w:rsidP="00AF5508" w:rsidRDefault="00AF5508" w14:paraId="0EC1E68F" w14:textId="54C4BD1B">
      <w:pPr>
        <w:pStyle w:val="NormalIndent"/>
        <w:numPr>
          <w:ilvl w:val="1"/>
          <w:numId w:val="12"/>
        </w:numPr>
      </w:pPr>
      <w:r w:rsidRPr="00824102">
        <w:t xml:space="preserve">UAT support will be billed for the duration of the UAT period (i.e., from the end of the final sprint until UAT sign-off by </w:t>
      </w:r>
      <w:r>
        <w:fldChar w:fldCharType="begin"/>
      </w:r>
      <w:r>
        <w:instrText> DOCPROPERTY  Category  \* MERGEFORMAT </w:instrText>
      </w:r>
      <w:r>
        <w:fldChar w:fldCharType="separate"/>
      </w:r>
      <w:r w:rsidRPr="00824102" w:rsidR="00D6114A">
        <w:t>Grainger plc</w:t>
      </w:r>
      <w:r>
        <w:fldChar w:fldCharType="end"/>
      </w:r>
      <w:r w:rsidRPr="00824102">
        <w:t>) on a pro-rata basis.</w:t>
      </w:r>
    </w:p>
    <w:p w:rsidRPr="00230ED6" w:rsidR="00AF5508" w:rsidP="00AF5508" w:rsidRDefault="00AF5508" w14:paraId="3FB6B0A0" w14:textId="5C085AF0">
      <w:pPr>
        <w:pStyle w:val="NormalIndent"/>
        <w:numPr>
          <w:ilvl w:val="0"/>
          <w:numId w:val="12"/>
        </w:numPr>
        <w:rPr>
          <w:highlight w:val="yellow"/>
          <w:rPrChange w:author="Nikki Papenfus" w:date="2024-02-06T16:58:00Z" w:id="640">
            <w:rPr/>
          </w:rPrChange>
        </w:rPr>
      </w:pPr>
      <w:r w:rsidRPr="00230ED6">
        <w:rPr>
          <w:highlight w:val="yellow"/>
          <w:rPrChange w:author="Nikki Papenfus" w:date="2024-02-06T16:58:00Z" w:id="641">
            <w:rPr/>
          </w:rPrChange>
        </w:rPr>
        <w:t xml:space="preserve">Production deployment &amp; and post-go live </w:t>
      </w:r>
      <w:r w:rsidRPr="00230ED6" w:rsidR="0015327F">
        <w:rPr>
          <w:highlight w:val="yellow"/>
          <w:rPrChange w:author="Nikki Papenfus" w:date="2024-02-06T16:58:00Z" w:id="642">
            <w:rPr/>
          </w:rPrChange>
        </w:rPr>
        <w:fldChar w:fldCharType="begin"/>
      </w:r>
      <w:r w:rsidRPr="00230ED6" w:rsidR="0015327F">
        <w:rPr>
          <w:highlight w:val="yellow"/>
          <w:rPrChange w:author="Nikki Papenfus" w:date="2024-02-06T16:58:00Z" w:id="643">
            <w:rPr/>
          </w:rPrChange>
        </w:rPr>
        <w:instrText>HYPERLINK \l "_Support" \h</w:instrText>
      </w:r>
      <w:r w:rsidRPr="00230ED6" w:rsidR="0015327F">
        <w:rPr>
          <w:highlight w:val="yellow"/>
          <w:rPrChange w:author="Nikki Papenfus" w:date="2024-02-06T16:58:00Z" w:id="644">
            <w:rPr/>
          </w:rPrChange>
        </w:rPr>
      </w:r>
      <w:r w:rsidRPr="00230ED6" w:rsidR="0015327F">
        <w:rPr>
          <w:highlight w:val="yellow"/>
          <w:rPrChange w:author="Nikki Papenfus" w:date="2024-02-06T16:58:00Z" w:id="645">
            <w:rPr/>
          </w:rPrChange>
        </w:rPr>
        <w:fldChar w:fldCharType="separate"/>
      </w:r>
      <w:r w:rsidRPr="00230ED6">
        <w:rPr>
          <w:rStyle w:val="Hyperlink"/>
          <w:highlight w:val="yellow"/>
          <w:rPrChange w:author="Nikki Papenfus" w:date="2024-02-06T16:58:00Z" w:id="646">
            <w:rPr>
              <w:rStyle w:val="Hyperlink"/>
            </w:rPr>
          </w:rPrChange>
        </w:rPr>
        <w:t>support</w:t>
      </w:r>
      <w:r w:rsidRPr="00230ED6" w:rsidR="0015327F">
        <w:rPr>
          <w:rStyle w:val="Hyperlink"/>
          <w:highlight w:val="yellow"/>
          <w:rPrChange w:author="Nikki Papenfus" w:date="2024-02-06T16:58:00Z" w:id="647">
            <w:rPr>
              <w:rStyle w:val="Hyperlink"/>
            </w:rPr>
          </w:rPrChange>
        </w:rPr>
        <w:fldChar w:fldCharType="end"/>
      </w:r>
      <w:r w:rsidRPr="00230ED6">
        <w:rPr>
          <w:highlight w:val="yellow"/>
          <w:rPrChange w:author="Nikki Papenfus" w:date="2024-02-06T16:58:00Z" w:id="648">
            <w:rPr/>
          </w:rPrChange>
        </w:rPr>
        <w:t xml:space="preserve"> </w:t>
      </w:r>
      <w:r w:rsidRPr="00230ED6">
        <w:rPr>
          <w:highlight w:val="yellow"/>
          <w:lang w:val="en-GB"/>
          <w:rPrChange w:author="Nikki Papenfus" w:date="2024-02-06T16:58:00Z" w:id="649">
            <w:rPr>
              <w:lang w:val="en-GB"/>
            </w:rPr>
          </w:rPrChange>
        </w:rPr>
        <w:t xml:space="preserve">at a </w:t>
      </w:r>
      <w:r w:rsidRPr="00230ED6" w:rsidR="00432379">
        <w:rPr>
          <w:highlight w:val="yellow"/>
          <w:lang w:val="en-GB"/>
          <w:rPrChange w:author="Nikki Papenfus" w:date="2024-02-06T16:58:00Z" w:id="650">
            <w:rPr>
              <w:lang w:val="en-GB"/>
            </w:rPr>
          </w:rPrChange>
        </w:rPr>
        <w:t xml:space="preserve">minimum </w:t>
      </w:r>
      <w:r w:rsidRPr="00230ED6">
        <w:rPr>
          <w:highlight w:val="yellow"/>
          <w:lang w:val="en-GB"/>
          <w:rPrChange w:author="Nikki Papenfus" w:date="2024-02-06T16:58:00Z" w:id="651">
            <w:rPr>
              <w:lang w:val="en-GB"/>
            </w:rPr>
          </w:rPrChange>
        </w:rPr>
        <w:t xml:space="preserve">cost of </w:t>
      </w:r>
      <w:commentRangeStart w:id="652"/>
      <w:commentRangeStart w:id="653"/>
      <w:ins w:author="Nikki Papenfus" w:date="2024-02-06T17:17:00Z" w:id="654">
        <w:r w:rsidR="00824102">
          <w:rPr>
            <w:color w:val="FF0000"/>
            <w:sz w:val="18"/>
            <w:szCs w:val="18"/>
            <w:highlight w:val="yellow"/>
            <w:lang w:val="en-GB"/>
          </w:rPr>
          <w:t>£</w:t>
        </w:r>
      </w:ins>
      <w:ins w:author="Nikki Papenfus" w:date="2024-02-06T17:22:00Z" w:id="655">
        <w:r w:rsidR="0058209E">
          <w:rPr>
            <w:color w:val="FF0000"/>
            <w:sz w:val="18"/>
            <w:szCs w:val="18"/>
            <w:highlight w:val="yellow"/>
            <w:lang w:val="en-GB"/>
          </w:rPr>
          <w:t>1 8000</w:t>
        </w:r>
      </w:ins>
      <w:del w:author="Nikki Papenfus" w:date="2024-02-06T17:17:00Z" w:id="656">
        <w:r w:rsidRPr="00230ED6" w:rsidDel="00824102">
          <w:rPr>
            <w:color w:val="FF0000"/>
            <w:highlight w:val="yellow"/>
            <w:lang w:val="en-GB"/>
            <w:rPrChange w:author="Nikki Papenfus" w:date="2024-02-06T16:58:00Z" w:id="657">
              <w:rPr>
                <w:color w:val="FF0000"/>
                <w:lang w:val="en-GB"/>
              </w:rPr>
            </w:rPrChange>
          </w:rPr>
          <w:delText>$</w:delText>
        </w:r>
      </w:del>
      <w:del w:author="Nikki Papenfus" w:date="2024-02-06T17:22:00Z" w:id="658">
        <w:r w:rsidRPr="00230ED6" w:rsidDel="0058209E">
          <w:rPr>
            <w:color w:val="FF0000"/>
            <w:highlight w:val="yellow"/>
            <w:lang w:val="en-GB"/>
            <w:rPrChange w:author="Nikki Papenfus" w:date="2024-02-06T16:58:00Z" w:id="659">
              <w:rPr>
                <w:color w:val="FF0000"/>
                <w:lang w:val="en-GB"/>
              </w:rPr>
            </w:rPrChange>
          </w:rPr>
          <w:delText>x xxx</w:delText>
        </w:r>
      </w:del>
      <w:r w:rsidRPr="00230ED6">
        <w:rPr>
          <w:color w:val="FF0000"/>
          <w:highlight w:val="yellow"/>
          <w:rPrChange w:author="Nikki Papenfus" w:date="2024-02-06T16:58:00Z" w:id="660">
            <w:rPr>
              <w:color w:val="FF0000"/>
            </w:rPr>
          </w:rPrChange>
        </w:rPr>
        <w:t xml:space="preserve"> </w:t>
      </w:r>
      <w:r w:rsidRPr="00230ED6">
        <w:rPr>
          <w:highlight w:val="yellow"/>
          <w:rPrChange w:author="Nikki Papenfus" w:date="2024-02-06T16:58:00Z" w:id="661">
            <w:rPr/>
          </w:rPrChange>
        </w:rPr>
        <w:t>per week.</w:t>
      </w:r>
      <w:commentRangeEnd w:id="652"/>
      <w:r w:rsidR="00824102">
        <w:rPr>
          <w:rStyle w:val="CommentReference"/>
          <w:rFonts w:ascii="Times New Roman" w:hAnsi="Times New Roman"/>
        </w:rPr>
        <w:commentReference w:id="652"/>
      </w:r>
      <w:commentRangeEnd w:id="653"/>
      <w:r w:rsidR="0058209E">
        <w:rPr>
          <w:rStyle w:val="CommentReference"/>
          <w:rFonts w:ascii="Times New Roman" w:hAnsi="Times New Roman"/>
        </w:rPr>
        <w:commentReference w:id="653"/>
      </w:r>
    </w:p>
    <w:p w:rsidRPr="00230ED6" w:rsidR="00A31FE2" w:rsidP="00A31FE2" w:rsidRDefault="00A31FE2" w14:paraId="1157B378" w14:textId="675E2633">
      <w:pPr>
        <w:pStyle w:val="NormalIndent"/>
        <w:numPr>
          <w:ilvl w:val="1"/>
          <w:numId w:val="12"/>
        </w:numPr>
        <w:rPr>
          <w:highlight w:val="yellow"/>
          <w:lang w:val="en-GB"/>
          <w:rPrChange w:author="Nikki Papenfus" w:date="2024-02-06T16:58:00Z" w:id="662">
            <w:rPr>
              <w:lang w:val="en-GB"/>
            </w:rPr>
          </w:rPrChange>
        </w:rPr>
      </w:pPr>
      <w:r w:rsidRPr="00230ED6">
        <w:rPr>
          <w:highlight w:val="yellow"/>
          <w:lang w:val="en-GB"/>
          <w:rPrChange w:author="Nikki Papenfus" w:date="2024-02-06T16:58:00Z" w:id="663">
            <w:rPr>
              <w:lang w:val="en-GB"/>
            </w:rPr>
          </w:rPrChange>
        </w:rPr>
        <w:t xml:space="preserve">Open Box has included 2 weeks (10 working days) cover to be immediately following the production deployment </w:t>
      </w:r>
      <w:r w:rsidRPr="00230ED6">
        <w:rPr>
          <w:color w:val="FF0000"/>
          <w:highlight w:val="yellow"/>
          <w:lang w:val="en-GB"/>
          <w:rPrChange w:author="Nikki Papenfus" w:date="2024-02-06T16:58:00Z" w:id="664">
            <w:rPr>
              <w:color w:val="FF0000"/>
              <w:lang w:val="en-GB"/>
            </w:rPr>
          </w:rPrChange>
        </w:rPr>
        <w:t>(</w:t>
      </w:r>
      <w:ins w:author="Nikki Papenfus" w:date="2024-02-06T17:18:00Z" w:id="665">
        <w:r w:rsidR="00824102">
          <w:rPr>
            <w:color w:val="FF0000"/>
            <w:sz w:val="18"/>
            <w:szCs w:val="18"/>
            <w:highlight w:val="yellow"/>
            <w:lang w:val="en-GB"/>
          </w:rPr>
          <w:t>£</w:t>
        </w:r>
      </w:ins>
      <w:del w:author="Nikki Papenfus" w:date="2024-02-06T17:18:00Z" w:id="666">
        <w:r w:rsidRPr="00230ED6" w:rsidDel="00824102">
          <w:rPr>
            <w:color w:val="FF0000"/>
            <w:highlight w:val="yellow"/>
            <w:lang w:val="en-GB"/>
            <w:rPrChange w:author="Nikki Papenfus" w:date="2024-02-06T16:58:00Z" w:id="667">
              <w:rPr>
                <w:color w:val="FF0000"/>
                <w:lang w:val="en-GB"/>
              </w:rPr>
            </w:rPrChange>
          </w:rPr>
          <w:delText>$</w:delText>
        </w:r>
      </w:del>
      <w:del w:author="Nikki Papenfus" w:date="2024-02-06T17:22:00Z" w:id="668">
        <w:r w:rsidRPr="00230ED6" w:rsidDel="0058209E">
          <w:rPr>
            <w:color w:val="FF0000"/>
            <w:highlight w:val="yellow"/>
            <w:lang w:val="en-GB"/>
            <w:rPrChange w:author="Nikki Papenfus" w:date="2024-02-06T16:58:00Z" w:id="669">
              <w:rPr>
                <w:color w:val="FF0000"/>
                <w:lang w:val="en-GB"/>
              </w:rPr>
            </w:rPrChange>
          </w:rPr>
          <w:delText>x</w:delText>
        </w:r>
      </w:del>
      <w:ins w:author="Nikki Papenfus" w:date="2024-02-06T17:22:00Z" w:id="670">
        <w:r w:rsidR="0058209E">
          <w:rPr>
            <w:color w:val="FF0000"/>
            <w:highlight w:val="yellow"/>
            <w:lang w:val="en-GB"/>
          </w:rPr>
          <w:t>3 6000</w:t>
        </w:r>
      </w:ins>
      <w:del w:author="Nikki Papenfus" w:date="2024-02-06T17:22:00Z" w:id="671">
        <w:r w:rsidRPr="00230ED6" w:rsidDel="0058209E">
          <w:rPr>
            <w:color w:val="FF0000"/>
            <w:highlight w:val="yellow"/>
            <w:lang w:val="en-GB"/>
            <w:rPrChange w:author="Nikki Papenfus" w:date="2024-02-06T16:58:00Z" w:id="672">
              <w:rPr>
                <w:color w:val="FF0000"/>
                <w:lang w:val="en-GB"/>
              </w:rPr>
            </w:rPrChange>
          </w:rPr>
          <w:delText>x xxx</w:delText>
        </w:r>
      </w:del>
      <w:r w:rsidRPr="00230ED6">
        <w:rPr>
          <w:color w:val="FF0000"/>
          <w:highlight w:val="yellow"/>
          <w:lang w:val="en-GB"/>
          <w:rPrChange w:author="Nikki Papenfus" w:date="2024-02-06T16:58:00Z" w:id="673">
            <w:rPr>
              <w:color w:val="FF0000"/>
              <w:lang w:val="en-GB"/>
            </w:rPr>
          </w:rPrChange>
        </w:rPr>
        <w:t>).</w:t>
      </w:r>
    </w:p>
    <w:p w:rsidRPr="00230ED6" w:rsidR="00AF5508" w:rsidP="00AF5508" w:rsidRDefault="00AF5508" w14:paraId="238160B5" w14:textId="10F96F1D">
      <w:pPr>
        <w:pStyle w:val="NormalIndent"/>
        <w:ind w:left="786"/>
        <w:rPr>
          <w:highlight w:val="yellow"/>
          <w:rPrChange w:author="Nikki Papenfus" w:date="2024-02-06T16:58:00Z" w:id="674">
            <w:rPr/>
          </w:rPrChange>
        </w:rPr>
      </w:pPr>
      <w:r w:rsidRPr="00230ED6">
        <w:rPr>
          <w:highlight w:val="yellow"/>
          <w:rPrChange w:author="Nikki Papenfus" w:date="2024-02-06T16:58:00Z" w:id="675">
            <w:rPr/>
          </w:rPrChange>
        </w:rPr>
        <w:t>The project is estimated to</w:t>
      </w:r>
      <w:r w:rsidRPr="00230ED6" w:rsidR="005A62C7">
        <w:rPr>
          <w:highlight w:val="yellow"/>
          <w:rPrChange w:author="Nikki Papenfus" w:date="2024-02-06T16:58:00Z" w:id="676">
            <w:rPr/>
          </w:rPrChange>
        </w:rPr>
        <w:t xml:space="preserve"> start on </w:t>
      </w:r>
      <w:r w:rsidRPr="00230ED6" w:rsidR="008114C5">
        <w:rPr>
          <w:highlight w:val="yellow"/>
          <w:rPrChange w:author="Nikki Papenfus" w:date="2024-02-06T16:58:00Z" w:id="677">
            <w:rPr/>
          </w:rPrChange>
        </w:rPr>
        <w:t>1 March 2024</w:t>
      </w:r>
      <w:r w:rsidRPr="00230ED6" w:rsidR="005A62C7">
        <w:rPr>
          <w:highlight w:val="yellow"/>
          <w:rPrChange w:author="Nikki Papenfus" w:date="2024-02-06T16:58:00Z" w:id="678">
            <w:rPr/>
          </w:rPrChange>
        </w:rPr>
        <w:t xml:space="preserve"> and</w:t>
      </w:r>
      <w:r w:rsidRPr="00230ED6">
        <w:rPr>
          <w:highlight w:val="yellow"/>
          <w:rPrChange w:author="Nikki Papenfus" w:date="2024-02-06T16:58:00Z" w:id="679">
            <w:rPr/>
          </w:rPrChange>
        </w:rPr>
        <w:t xml:space="preserve"> require </w:t>
      </w:r>
      <w:r w:rsidRPr="00230ED6" w:rsidR="008156DE">
        <w:rPr>
          <w:highlight w:val="yellow"/>
          <w:rPrChange w:author="Nikki Papenfus" w:date="2024-02-06T16:58:00Z" w:id="680">
            <w:rPr/>
          </w:rPrChange>
        </w:rPr>
        <w:t>4</w:t>
      </w:r>
      <w:r w:rsidRPr="00230ED6">
        <w:rPr>
          <w:highlight w:val="yellow"/>
          <w:rPrChange w:author="Nikki Papenfus" w:date="2024-02-06T16:58:00Z" w:id="681">
            <w:rPr/>
          </w:rPrChange>
        </w:rPr>
        <w:t xml:space="preserve"> sprints to complete development as well as </w:t>
      </w:r>
      <w:commentRangeStart w:id="682"/>
      <w:r w:rsidRPr="00230ED6" w:rsidR="008156DE">
        <w:rPr>
          <w:highlight w:val="yellow"/>
          <w:rPrChange w:author="Nikki Papenfus" w:date="2024-02-06T16:58:00Z" w:id="683">
            <w:rPr/>
          </w:rPrChange>
        </w:rPr>
        <w:t>2</w:t>
      </w:r>
      <w:r w:rsidRPr="00230ED6">
        <w:rPr>
          <w:highlight w:val="yellow"/>
          <w:rPrChange w:author="Nikki Papenfus" w:date="2024-02-06T16:58:00Z" w:id="684">
            <w:rPr/>
          </w:rPrChange>
        </w:rPr>
        <w:t xml:space="preserve"> weeks for UAT</w:t>
      </w:r>
      <w:commentRangeEnd w:id="682"/>
      <w:r w:rsidR="00B0570D">
        <w:rPr>
          <w:rStyle w:val="CommentReference"/>
          <w:rFonts w:ascii="Times New Roman" w:hAnsi="Times New Roman"/>
        </w:rPr>
        <w:commentReference w:id="682"/>
      </w:r>
      <w:r w:rsidRPr="00230ED6">
        <w:rPr>
          <w:highlight w:val="yellow"/>
          <w:rPrChange w:author="Nikki Papenfus" w:date="2024-02-06T16:58:00Z" w:id="685">
            <w:rPr/>
          </w:rPrChange>
        </w:rPr>
        <w:t>.</w:t>
      </w:r>
    </w:p>
    <w:p w:rsidRPr="00230ED6" w:rsidR="00AF5508" w:rsidP="00AF5508" w:rsidRDefault="00AF5508" w14:paraId="3567D3F9" w14:textId="79A70667">
      <w:pPr>
        <w:pStyle w:val="NormalIndent"/>
        <w:numPr>
          <w:ilvl w:val="0"/>
          <w:numId w:val="12"/>
        </w:numPr>
        <w:rPr>
          <w:highlight w:val="yellow"/>
          <w:rPrChange w:author="Nikki Papenfus" w:date="2024-02-06T16:58:00Z" w:id="686">
            <w:rPr/>
          </w:rPrChange>
        </w:rPr>
      </w:pPr>
      <w:r w:rsidRPr="00230ED6">
        <w:rPr>
          <w:highlight w:val="yellow"/>
          <w:rPrChange w:author="Nikki Papenfus" w:date="2024-02-06T16:58:00Z" w:id="687">
            <w:rPr/>
          </w:rPrChange>
        </w:rPr>
        <w:t xml:space="preserve">The total cost is therefore estimated to be </w:t>
      </w:r>
      <w:del w:author="Nikki Papenfus" w:date="2024-02-06T17:21:00Z" w:id="688">
        <w:r w:rsidRPr="00230ED6" w:rsidDel="00EF17EC">
          <w:rPr>
            <w:color w:val="FF0000"/>
            <w:highlight w:val="yellow"/>
            <w:lang w:val="en-GB"/>
            <w:rPrChange w:author="Nikki Papenfus" w:date="2024-02-06T16:58:00Z" w:id="689">
              <w:rPr>
                <w:color w:val="FF0000"/>
                <w:lang w:val="en-GB"/>
              </w:rPr>
            </w:rPrChange>
          </w:rPr>
          <w:delText>[</w:delText>
        </w:r>
      </w:del>
      <w:ins w:author="Nikki Papenfus" w:date="2024-02-06T17:21:00Z" w:id="690">
        <w:r w:rsidR="00EF17EC">
          <w:rPr>
            <w:color w:val="FF0000"/>
            <w:sz w:val="18"/>
            <w:szCs w:val="18"/>
            <w:highlight w:val="yellow"/>
            <w:lang w:val="en-GB"/>
          </w:rPr>
          <w:t>£</w:t>
        </w:r>
      </w:ins>
      <w:del w:author="Nikki Papenfus" w:date="2024-02-06T17:21:00Z" w:id="691">
        <w:r w:rsidRPr="00230ED6" w:rsidDel="00EF17EC">
          <w:rPr>
            <w:color w:val="FF0000"/>
            <w:highlight w:val="yellow"/>
            <w:lang w:val="en-GB"/>
            <w:rPrChange w:author="Nikki Papenfus" w:date="2024-02-06T16:58:00Z" w:id="692">
              <w:rPr>
                <w:color w:val="FF0000"/>
                <w:lang w:val="en-GB"/>
              </w:rPr>
            </w:rPrChange>
          </w:rPr>
          <w:delText>$</w:delText>
        </w:r>
      </w:del>
      <w:r w:rsidRPr="00230ED6">
        <w:rPr>
          <w:color w:val="FF0000"/>
          <w:highlight w:val="yellow"/>
          <w:lang w:val="en-GB"/>
          <w:rPrChange w:author="Nikki Papenfus" w:date="2024-02-06T16:58:00Z" w:id="693">
            <w:rPr>
              <w:color w:val="FF0000"/>
              <w:lang w:val="en-GB"/>
            </w:rPr>
          </w:rPrChange>
        </w:rPr>
        <w:t>x xxx</w:t>
      </w:r>
      <w:del w:author="Nikki Papenfus" w:date="2024-02-06T17:21:00Z" w:id="694">
        <w:r w:rsidRPr="00230ED6" w:rsidDel="00EF17EC">
          <w:rPr>
            <w:color w:val="FF0000"/>
            <w:highlight w:val="yellow"/>
            <w:lang w:val="en-GB"/>
            <w:rPrChange w:author="Nikki Papenfus" w:date="2024-02-06T16:58:00Z" w:id="695">
              <w:rPr>
                <w:color w:val="FF0000"/>
                <w:lang w:val="en-GB"/>
              </w:rPr>
            </w:rPrChange>
          </w:rPr>
          <w:delText>]</w:delText>
        </w:r>
      </w:del>
      <w:r w:rsidRPr="00230ED6">
        <w:rPr>
          <w:color w:val="FF0000"/>
          <w:sz w:val="18"/>
          <w:szCs w:val="18"/>
          <w:highlight w:val="yellow"/>
          <w:rPrChange w:author="Nikki Papenfus" w:date="2024-02-06T16:58:00Z" w:id="696">
            <w:rPr>
              <w:color w:val="FF0000"/>
              <w:sz w:val="18"/>
              <w:szCs w:val="18"/>
            </w:rPr>
          </w:rPrChange>
        </w:rPr>
        <w:t>.</w:t>
      </w:r>
    </w:p>
    <w:p w:rsidRPr="00230ED6" w:rsidR="00AF5508" w:rsidDel="00C35B0A" w:rsidP="00AF5508" w:rsidRDefault="00AF5508" w14:paraId="6B3BD796" w14:textId="58C871BD">
      <w:pPr>
        <w:pStyle w:val="NormalIndent"/>
        <w:numPr>
          <w:ilvl w:val="0"/>
          <w:numId w:val="12"/>
        </w:numPr>
        <w:rPr>
          <w:del w:author="Nikki Papenfus" w:date="2024-02-06T17:23:00Z" w:id="697"/>
          <w:highlight w:val="yellow"/>
          <w:rPrChange w:author="Nikki Papenfus" w:date="2024-02-06T16:58:00Z" w:id="698">
            <w:rPr>
              <w:del w:author="Nikki Papenfus" w:date="2024-02-06T17:23:00Z" w:id="699"/>
            </w:rPr>
          </w:rPrChange>
        </w:rPr>
      </w:pPr>
      <w:r w:rsidRPr="00230ED6">
        <w:rPr>
          <w:highlight w:val="yellow"/>
          <w:rPrChange w:author="Nikki Papenfus" w:date="2024-02-06T16:58:00Z" w:id="700">
            <w:rPr/>
          </w:rPrChange>
        </w:rPr>
        <w:t xml:space="preserve">The total duration of Release 1 is expected to be </w:t>
      </w:r>
      <w:r w:rsidRPr="00230ED6" w:rsidR="00292B64">
        <w:rPr>
          <w:highlight w:val="yellow"/>
          <w:rPrChange w:author="Nikki Papenfus" w:date="2024-02-06T16:58:00Z" w:id="701">
            <w:rPr/>
          </w:rPrChange>
        </w:rPr>
        <w:t>1</w:t>
      </w:r>
      <w:r w:rsidRPr="00230ED6" w:rsidR="00B1196C">
        <w:rPr>
          <w:highlight w:val="yellow"/>
          <w:rPrChange w:author="Nikki Papenfus" w:date="2024-02-06T16:58:00Z" w:id="702">
            <w:rPr/>
          </w:rPrChange>
        </w:rPr>
        <w:t>4</w:t>
      </w:r>
      <w:r w:rsidRPr="00230ED6" w:rsidR="00292B64">
        <w:rPr>
          <w:highlight w:val="yellow"/>
          <w:rPrChange w:author="Nikki Papenfus" w:date="2024-02-06T16:58:00Z" w:id="703">
            <w:rPr/>
          </w:rPrChange>
        </w:rPr>
        <w:t xml:space="preserve"> </w:t>
      </w:r>
      <w:r w:rsidRPr="00230ED6">
        <w:rPr>
          <w:highlight w:val="yellow"/>
          <w:rPrChange w:author="Nikki Papenfus" w:date="2024-02-06T16:58:00Z" w:id="704">
            <w:rPr/>
          </w:rPrChange>
        </w:rPr>
        <w:t xml:space="preserve">weeks as well as an additional </w:t>
      </w:r>
      <w:r w:rsidRPr="00230ED6" w:rsidR="00292B64">
        <w:rPr>
          <w:highlight w:val="yellow"/>
          <w:rPrChange w:author="Nikki Papenfus" w:date="2024-02-06T16:58:00Z" w:id="705">
            <w:rPr/>
          </w:rPrChange>
        </w:rPr>
        <w:t>2</w:t>
      </w:r>
      <w:r w:rsidRPr="00230ED6">
        <w:rPr>
          <w:highlight w:val="yellow"/>
          <w:rPrChange w:author="Nikki Papenfus" w:date="2024-02-06T16:58:00Z" w:id="706">
            <w:rPr/>
          </w:rPrChange>
        </w:rPr>
        <w:t xml:space="preserve"> weeks for post go-live support.</w:t>
      </w:r>
    </w:p>
    <w:p w:rsidRPr="00C35B0A" w:rsidR="007C6845" w:rsidP="00C35B0A" w:rsidRDefault="007C6845" w14:paraId="6E5FCF52" w14:textId="77777777">
      <w:pPr>
        <w:pStyle w:val="NormalIndent"/>
        <w:numPr>
          <w:ilvl w:val="0"/>
          <w:numId w:val="12"/>
        </w:numPr>
        <w:rPr>
          <w:highlight w:val="yellow"/>
          <w:rPrChange w:author="Nikki Papenfus" w:date="2024-02-06T17:23:00Z" w:id="707">
            <w:rPr/>
          </w:rPrChange>
        </w:rPr>
        <w:pPrChange w:author="Nikki Papenfus" w:date="2024-02-06T17:23:00Z" w:id="708">
          <w:pPr>
            <w:pStyle w:val="NormalIndent"/>
            <w:ind w:left="1146"/>
          </w:pPr>
        </w:pPrChange>
      </w:pPr>
    </w:p>
    <w:tbl>
      <w:tblPr>
        <w:tblStyle w:val="TableGrid"/>
        <w:tblW w:w="8592" w:type="dxa"/>
        <w:tblInd w:w="709" w:type="dxa"/>
        <w:tblLook w:val="04A0" w:firstRow="1" w:lastRow="0" w:firstColumn="1" w:lastColumn="0" w:noHBand="0" w:noVBand="1"/>
      </w:tblPr>
      <w:tblGrid>
        <w:gridCol w:w="2547"/>
        <w:gridCol w:w="2410"/>
        <w:gridCol w:w="1559"/>
        <w:gridCol w:w="2076"/>
      </w:tblGrid>
      <w:tr w:rsidRPr="00230ED6" w:rsidR="00A11082" w:rsidTr="00A11082" w14:paraId="57ED6ADE" w14:textId="77777777">
        <w:tc>
          <w:tcPr>
            <w:tcW w:w="2547" w:type="dxa"/>
            <w:tcBorders>
              <w:top w:val="single" w:color="auto" w:sz="4" w:space="0"/>
            </w:tcBorders>
            <w:shd w:val="clear" w:color="auto" w:fill="7F7F7F" w:themeFill="text1" w:themeFillTint="80"/>
          </w:tcPr>
          <w:p w:rsidRPr="00DE0A89" w:rsidR="00982E78" w:rsidP="001945FD" w:rsidRDefault="00A11082" w14:paraId="685D189B" w14:textId="754C7167">
            <w:pPr>
              <w:pStyle w:val="NormalIndent"/>
              <w:spacing w:after="60"/>
              <w:ind w:left="0"/>
              <w:rPr>
                <w:b/>
                <w:color w:val="FFFFFF" w:themeColor="background1"/>
                <w:sz w:val="18"/>
                <w:szCs w:val="18"/>
                <w:lang w:val="en-GB"/>
              </w:rPr>
            </w:pPr>
            <w:r w:rsidRPr="00DE0A89">
              <w:rPr>
                <w:b/>
                <w:color w:val="FFFFFF" w:themeColor="background1"/>
                <w:sz w:val="18"/>
                <w:szCs w:val="18"/>
                <w:lang w:val="en-GB"/>
              </w:rPr>
              <w:t xml:space="preserve">Project </w:t>
            </w:r>
            <w:r w:rsidRPr="00DE0A89" w:rsidR="00982E78">
              <w:rPr>
                <w:b/>
                <w:color w:val="FFFFFF" w:themeColor="background1"/>
                <w:sz w:val="18"/>
                <w:szCs w:val="18"/>
                <w:lang w:val="en-GB"/>
              </w:rPr>
              <w:t>Phases</w:t>
            </w:r>
          </w:p>
        </w:tc>
        <w:tc>
          <w:tcPr>
            <w:tcW w:w="2410" w:type="dxa"/>
            <w:tcBorders>
              <w:top w:val="single" w:color="auto" w:sz="4" w:space="0"/>
            </w:tcBorders>
            <w:shd w:val="clear" w:color="auto" w:fill="7F7F7F" w:themeFill="text1" w:themeFillTint="80"/>
          </w:tcPr>
          <w:p w:rsidRPr="00DE0A89" w:rsidR="00982E78" w:rsidP="001945FD" w:rsidRDefault="00982E78" w14:paraId="5685EAA4" w14:textId="77777777">
            <w:pPr>
              <w:pStyle w:val="NormalIndent"/>
              <w:spacing w:after="60"/>
              <w:ind w:left="0"/>
              <w:jc w:val="center"/>
              <w:rPr>
                <w:b/>
                <w:color w:val="FFFFFF" w:themeColor="background1"/>
                <w:sz w:val="18"/>
                <w:szCs w:val="18"/>
                <w:lang w:val="en-GB"/>
              </w:rPr>
            </w:pPr>
            <w:r w:rsidRPr="00DE0A89">
              <w:rPr>
                <w:b/>
                <w:color w:val="FFFFFF" w:themeColor="background1"/>
                <w:sz w:val="18"/>
                <w:szCs w:val="18"/>
                <w:lang w:val="en-GB"/>
              </w:rPr>
              <w:t>Expected Start Date</w:t>
            </w:r>
          </w:p>
        </w:tc>
        <w:tc>
          <w:tcPr>
            <w:tcW w:w="1559" w:type="dxa"/>
            <w:tcBorders>
              <w:top w:val="single" w:color="auto" w:sz="4" w:space="0"/>
            </w:tcBorders>
            <w:shd w:val="clear" w:color="auto" w:fill="7F7F7F" w:themeFill="text1" w:themeFillTint="80"/>
          </w:tcPr>
          <w:p w:rsidRPr="00DE0A89" w:rsidR="00982E78" w:rsidP="001945FD" w:rsidRDefault="00982E78" w14:paraId="6A878AD7" w14:textId="77777777">
            <w:pPr>
              <w:pStyle w:val="NormalIndent"/>
              <w:spacing w:after="60"/>
              <w:ind w:left="0"/>
              <w:jc w:val="center"/>
              <w:rPr>
                <w:b/>
                <w:color w:val="FFFFFF" w:themeColor="background1"/>
                <w:sz w:val="18"/>
                <w:szCs w:val="18"/>
                <w:lang w:val="en-GB"/>
              </w:rPr>
            </w:pPr>
            <w:r w:rsidRPr="00DE0A89">
              <w:rPr>
                <w:b/>
                <w:color w:val="FFFFFF" w:themeColor="background1"/>
                <w:sz w:val="18"/>
                <w:szCs w:val="18"/>
                <w:lang w:val="en-GB"/>
              </w:rPr>
              <w:t>Duration</w:t>
            </w:r>
          </w:p>
        </w:tc>
        <w:tc>
          <w:tcPr>
            <w:tcW w:w="2076" w:type="dxa"/>
            <w:tcBorders>
              <w:top w:val="single" w:color="auto" w:sz="4" w:space="0"/>
            </w:tcBorders>
            <w:shd w:val="clear" w:color="auto" w:fill="7F7F7F" w:themeFill="text1" w:themeFillTint="80"/>
          </w:tcPr>
          <w:p w:rsidRPr="00DE0A89" w:rsidR="00982E78" w:rsidP="001945FD" w:rsidRDefault="00982E78" w14:paraId="6CE63E35" w14:textId="5C6B8744">
            <w:pPr>
              <w:pStyle w:val="NormalIndent"/>
              <w:spacing w:after="60"/>
              <w:ind w:left="0"/>
              <w:jc w:val="center"/>
              <w:rPr>
                <w:b/>
                <w:color w:val="FFFFFF" w:themeColor="background1"/>
                <w:sz w:val="18"/>
                <w:szCs w:val="18"/>
                <w:lang w:val="en-GB"/>
              </w:rPr>
            </w:pPr>
            <w:r w:rsidRPr="00DE0A89">
              <w:rPr>
                <w:b/>
                <w:color w:val="FFFFFF" w:themeColor="background1"/>
                <w:sz w:val="18"/>
                <w:szCs w:val="18"/>
                <w:lang w:val="en-GB"/>
              </w:rPr>
              <w:t xml:space="preserve">Estimated Cost </w:t>
            </w:r>
          </w:p>
        </w:tc>
      </w:tr>
      <w:tr w:rsidRPr="00230ED6" w:rsidR="00FC5E4C" w:rsidTr="00A11082" w14:paraId="11F86769" w14:textId="77777777">
        <w:trPr>
          <w:trHeight w:val="387"/>
        </w:trPr>
        <w:tc>
          <w:tcPr>
            <w:tcW w:w="2547" w:type="dxa"/>
            <w:tcBorders>
              <w:top w:val="single" w:color="auto" w:sz="4" w:space="0"/>
            </w:tcBorders>
          </w:tcPr>
          <w:p w:rsidRPr="00230ED6" w:rsidR="00FC5E4C" w:rsidP="00FC5E4C" w:rsidRDefault="00FC5E4C" w14:paraId="4A29AAFA" w14:textId="7E78435B">
            <w:pPr>
              <w:pStyle w:val="NormalIndent"/>
              <w:spacing w:after="60"/>
              <w:ind w:left="0"/>
              <w:jc w:val="both"/>
              <w:rPr>
                <w:sz w:val="18"/>
                <w:szCs w:val="18"/>
                <w:highlight w:val="yellow"/>
                <w:lang w:val="en-GB"/>
                <w:rPrChange w:author="Nikki Papenfus" w:date="2024-02-06T16:58:00Z" w:id="709">
                  <w:rPr>
                    <w:sz w:val="18"/>
                    <w:szCs w:val="18"/>
                    <w:lang w:val="en-GB"/>
                  </w:rPr>
                </w:rPrChange>
              </w:rPr>
            </w:pPr>
            <w:ins w:author="Nikki Papenfus" w:date="2024-02-06T16:57:00Z" w:id="710">
              <w:r w:rsidRPr="00230ED6">
                <w:rPr>
                  <w:sz w:val="18"/>
                  <w:szCs w:val="18"/>
                  <w:highlight w:val="yellow"/>
                  <w:lang w:val="en-GB"/>
                  <w:rPrChange w:author="Nikki Papenfus" w:date="2024-02-06T16:58:00Z" w:id="711">
                    <w:rPr>
                      <w:sz w:val="18"/>
                      <w:szCs w:val="18"/>
                      <w:lang w:val="en-GB"/>
                    </w:rPr>
                  </w:rPrChange>
                </w:rPr>
                <w:t xml:space="preserve">Sprint 0 </w:t>
              </w:r>
            </w:ins>
            <w:del w:author="Nikki Papenfus" w:date="2024-02-06T16:57:00Z" w:id="712">
              <w:r w:rsidRPr="00230ED6" w:rsidDel="00FC5E4C">
                <w:rPr>
                  <w:sz w:val="18"/>
                  <w:szCs w:val="18"/>
                  <w:highlight w:val="yellow"/>
                  <w:lang w:val="en-GB"/>
                  <w:rPrChange w:author="Nikki Papenfus" w:date="2024-02-06T16:58:00Z" w:id="713">
                    <w:rPr>
                      <w:sz w:val="18"/>
                      <w:szCs w:val="18"/>
                      <w:lang w:val="en-GB"/>
                    </w:rPr>
                  </w:rPrChange>
                </w:rPr>
                <w:delText>Sprint 1</w:delText>
              </w:r>
            </w:del>
          </w:p>
        </w:tc>
        <w:tc>
          <w:tcPr>
            <w:tcW w:w="2410" w:type="dxa"/>
            <w:tcBorders>
              <w:top w:val="single" w:color="auto" w:sz="4" w:space="0"/>
            </w:tcBorders>
          </w:tcPr>
          <w:p w:rsidRPr="00230ED6" w:rsidR="00FC5E4C" w:rsidP="00FC5E4C" w:rsidRDefault="00FC5E4C" w14:paraId="3B911AFA" w14:textId="30284C2F">
            <w:pPr>
              <w:pStyle w:val="NormalIndent"/>
              <w:spacing w:after="60"/>
              <w:ind w:left="0"/>
              <w:jc w:val="center"/>
              <w:rPr>
                <w:sz w:val="18"/>
                <w:szCs w:val="18"/>
                <w:highlight w:val="yellow"/>
                <w:lang w:val="en-GB"/>
                <w:rPrChange w:author="Nikki Papenfus" w:date="2024-02-06T16:58:00Z" w:id="714">
                  <w:rPr>
                    <w:sz w:val="18"/>
                    <w:szCs w:val="18"/>
                    <w:lang w:val="en-GB"/>
                  </w:rPr>
                </w:rPrChange>
              </w:rPr>
            </w:pPr>
            <w:del w:author="Nikki Papenfus" w:date="2024-02-06T16:57:00Z" w:id="715">
              <w:r w:rsidRPr="00230ED6" w:rsidDel="00FC5E4C">
                <w:rPr>
                  <w:sz w:val="18"/>
                  <w:szCs w:val="18"/>
                  <w:highlight w:val="yellow"/>
                  <w:lang w:val="en-GB"/>
                  <w:rPrChange w:author="Nikki Papenfus" w:date="2024-02-06T16:58:00Z" w:id="716">
                    <w:rPr>
                      <w:sz w:val="18"/>
                      <w:szCs w:val="18"/>
                      <w:lang w:val="en-GB"/>
                    </w:rPr>
                  </w:rPrChange>
                </w:rPr>
                <w:delText>4</w:delText>
              </w:r>
              <w:r w:rsidRPr="00230ED6" w:rsidDel="00FC5E4C">
                <w:rPr>
                  <w:sz w:val="18"/>
                  <w:szCs w:val="18"/>
                  <w:highlight w:val="yellow"/>
                  <w:vertAlign w:val="superscript"/>
                  <w:lang w:val="en-GB"/>
                  <w:rPrChange w:author="Nikki Papenfus" w:date="2024-02-06T16:58:00Z" w:id="717">
                    <w:rPr>
                      <w:sz w:val="18"/>
                      <w:szCs w:val="18"/>
                      <w:vertAlign w:val="superscript"/>
                      <w:lang w:val="en-GB"/>
                    </w:rPr>
                  </w:rPrChange>
                </w:rPr>
                <w:delText>th</w:delText>
              </w:r>
              <w:r w:rsidRPr="00230ED6" w:rsidDel="00FC5E4C">
                <w:rPr>
                  <w:sz w:val="18"/>
                  <w:szCs w:val="18"/>
                  <w:highlight w:val="yellow"/>
                  <w:lang w:val="en-GB"/>
                  <w:rPrChange w:author="Nikki Papenfus" w:date="2024-02-06T16:58:00Z" w:id="718">
                    <w:rPr>
                      <w:sz w:val="18"/>
                      <w:szCs w:val="18"/>
                      <w:lang w:val="en-GB"/>
                    </w:rPr>
                  </w:rPrChange>
                </w:rPr>
                <w:delText xml:space="preserve"> March 2024</w:delText>
              </w:r>
            </w:del>
          </w:p>
        </w:tc>
        <w:tc>
          <w:tcPr>
            <w:tcW w:w="1559" w:type="dxa"/>
            <w:tcBorders>
              <w:top w:val="single" w:color="auto" w:sz="4" w:space="0"/>
            </w:tcBorders>
          </w:tcPr>
          <w:p w:rsidRPr="00230ED6" w:rsidR="00FC5E4C" w:rsidP="00FC5E4C" w:rsidRDefault="00FC5E4C" w14:paraId="48C4C0B6" w14:textId="7171430A">
            <w:pPr>
              <w:pStyle w:val="NormalIndent"/>
              <w:spacing w:after="60"/>
              <w:ind w:left="0"/>
              <w:jc w:val="center"/>
              <w:rPr>
                <w:sz w:val="18"/>
                <w:szCs w:val="18"/>
                <w:highlight w:val="yellow"/>
                <w:lang w:val="en-GB"/>
                <w:rPrChange w:author="Nikki Papenfus" w:date="2024-02-06T16:58:00Z" w:id="719">
                  <w:rPr>
                    <w:sz w:val="18"/>
                    <w:szCs w:val="18"/>
                    <w:lang w:val="en-GB"/>
                  </w:rPr>
                </w:rPrChange>
              </w:rPr>
            </w:pPr>
            <w:ins w:author="Nikki Papenfus" w:date="2024-02-06T16:57:00Z" w:id="720">
              <w:r w:rsidRPr="00230ED6">
                <w:rPr>
                  <w:sz w:val="18"/>
                  <w:szCs w:val="18"/>
                  <w:highlight w:val="yellow"/>
                  <w:lang w:val="en-GB"/>
                  <w:rPrChange w:author="Nikki Papenfus" w:date="2024-02-06T16:58:00Z" w:id="721">
                    <w:rPr>
                      <w:sz w:val="18"/>
                      <w:szCs w:val="18"/>
                      <w:lang w:val="en-GB"/>
                    </w:rPr>
                  </w:rPrChange>
                </w:rPr>
                <w:t>3 weeks</w:t>
              </w:r>
            </w:ins>
            <w:del w:author="Nikki Papenfus" w:date="2024-02-06T16:57:00Z" w:id="722">
              <w:r w:rsidRPr="00230ED6" w:rsidDel="00FC5E4C">
                <w:rPr>
                  <w:sz w:val="18"/>
                  <w:szCs w:val="18"/>
                  <w:highlight w:val="yellow"/>
                  <w:lang w:val="en-GB"/>
                  <w:rPrChange w:author="Nikki Papenfus" w:date="2024-02-06T16:58:00Z" w:id="723">
                    <w:rPr>
                      <w:sz w:val="18"/>
                      <w:szCs w:val="18"/>
                      <w:lang w:val="en-GB"/>
                    </w:rPr>
                  </w:rPrChange>
                </w:rPr>
                <w:delText>3 weeks</w:delText>
              </w:r>
            </w:del>
          </w:p>
        </w:tc>
        <w:tc>
          <w:tcPr>
            <w:tcW w:w="2076" w:type="dxa"/>
            <w:tcBorders>
              <w:top w:val="single" w:color="auto" w:sz="4" w:space="0"/>
            </w:tcBorders>
          </w:tcPr>
          <w:p w:rsidRPr="00230ED6" w:rsidR="00FC5E4C" w:rsidP="00FC5E4C" w:rsidRDefault="00B84375" w14:paraId="3F21E26E" w14:textId="433D5954">
            <w:pPr>
              <w:pStyle w:val="NormalIndent"/>
              <w:spacing w:after="60"/>
              <w:ind w:left="0"/>
              <w:jc w:val="right"/>
              <w:rPr>
                <w:color w:val="FF0000"/>
                <w:sz w:val="18"/>
                <w:szCs w:val="18"/>
                <w:highlight w:val="yellow"/>
                <w:lang w:val="en-GB"/>
                <w:rPrChange w:author="Nikki Papenfus" w:date="2024-02-06T16:58:00Z" w:id="724">
                  <w:rPr>
                    <w:color w:val="FF0000"/>
                    <w:sz w:val="18"/>
                    <w:szCs w:val="18"/>
                    <w:lang w:val="en-GB"/>
                  </w:rPr>
                </w:rPrChange>
              </w:rPr>
            </w:pPr>
            <w:ins w:author="Nikki Papenfus" w:date="2024-02-06T17:15:00Z" w:id="725">
              <w:r>
                <w:rPr>
                  <w:color w:val="FF0000"/>
                  <w:sz w:val="18"/>
                  <w:szCs w:val="18"/>
                  <w:highlight w:val="yellow"/>
                  <w:lang w:val="en-GB"/>
                </w:rPr>
                <w:t>£</w:t>
              </w:r>
            </w:ins>
            <w:ins w:author="Nikki Papenfus" w:date="2024-02-06T16:57:00Z" w:id="726">
              <w:r w:rsidRPr="00230ED6" w:rsidR="00FC5E4C">
                <w:rPr>
                  <w:color w:val="FF0000"/>
                  <w:sz w:val="18"/>
                  <w:szCs w:val="18"/>
                  <w:highlight w:val="yellow"/>
                  <w:lang w:val="en-GB"/>
                  <w:rPrChange w:author="Nikki Papenfus" w:date="2024-02-06T16:58:00Z" w:id="727">
                    <w:rPr>
                      <w:color w:val="FF0000"/>
                      <w:sz w:val="18"/>
                      <w:szCs w:val="18"/>
                      <w:lang w:val="en-GB"/>
                    </w:rPr>
                  </w:rPrChange>
                </w:rPr>
                <w:t xml:space="preserve"> xx xxx</w:t>
              </w:r>
            </w:ins>
            <w:del w:author="Nikki Papenfus" w:date="2024-02-06T16:57:00Z" w:id="728">
              <w:r w:rsidRPr="00230ED6" w:rsidDel="00FC5E4C" w:rsidR="00FC5E4C">
                <w:rPr>
                  <w:color w:val="FF0000"/>
                  <w:sz w:val="18"/>
                  <w:szCs w:val="18"/>
                  <w:highlight w:val="yellow"/>
                  <w:lang w:val="en-GB"/>
                  <w:rPrChange w:author="Nikki Papenfus" w:date="2024-02-06T16:58:00Z" w:id="729">
                    <w:rPr>
                      <w:color w:val="FF0000"/>
                      <w:sz w:val="18"/>
                      <w:szCs w:val="18"/>
                      <w:lang w:val="en-GB"/>
                    </w:rPr>
                  </w:rPrChange>
                </w:rPr>
                <w:delText>$ xx xxx</w:delText>
              </w:r>
            </w:del>
          </w:p>
        </w:tc>
      </w:tr>
      <w:tr w:rsidRPr="00230ED6" w:rsidR="00FC5E4C" w:rsidTr="00A11082" w14:paraId="79C380C0" w14:textId="77777777">
        <w:trPr>
          <w:trHeight w:val="387"/>
          <w:ins w:author="Nikki Papenfus" w:date="2024-02-06T16:57:00Z" w:id="730"/>
        </w:trPr>
        <w:tc>
          <w:tcPr>
            <w:tcW w:w="2547" w:type="dxa"/>
            <w:tcBorders>
              <w:top w:val="single" w:color="auto" w:sz="4" w:space="0"/>
            </w:tcBorders>
          </w:tcPr>
          <w:p w:rsidRPr="00230ED6" w:rsidR="00FC5E4C" w:rsidP="00FC5E4C" w:rsidRDefault="00FC5E4C" w14:paraId="3443F218" w14:textId="1BD8445A">
            <w:pPr>
              <w:pStyle w:val="NormalIndent"/>
              <w:spacing w:after="60"/>
              <w:ind w:left="0"/>
              <w:jc w:val="both"/>
              <w:rPr>
                <w:ins w:author="Nikki Papenfus" w:date="2024-02-06T16:57:00Z" w:id="731"/>
                <w:sz w:val="18"/>
                <w:szCs w:val="18"/>
                <w:highlight w:val="yellow"/>
                <w:lang w:val="en-GB"/>
                <w:rPrChange w:author="Nikki Papenfus" w:date="2024-02-06T16:58:00Z" w:id="732">
                  <w:rPr>
                    <w:ins w:author="Nikki Papenfus" w:date="2024-02-06T16:57:00Z" w:id="733"/>
                    <w:sz w:val="18"/>
                    <w:szCs w:val="18"/>
                    <w:lang w:val="en-GB"/>
                  </w:rPr>
                </w:rPrChange>
              </w:rPr>
            </w:pPr>
            <w:ins w:author="Nikki Papenfus" w:date="2024-02-06T16:57:00Z" w:id="734">
              <w:r w:rsidRPr="00230ED6">
                <w:rPr>
                  <w:sz w:val="18"/>
                  <w:szCs w:val="18"/>
                  <w:highlight w:val="yellow"/>
                  <w:lang w:val="en-GB"/>
                  <w:rPrChange w:author="Nikki Papenfus" w:date="2024-02-06T16:58:00Z" w:id="735">
                    <w:rPr>
                      <w:sz w:val="18"/>
                      <w:szCs w:val="18"/>
                      <w:lang w:val="en-GB"/>
                    </w:rPr>
                  </w:rPrChange>
                </w:rPr>
                <w:t>Sprint 1</w:t>
              </w:r>
            </w:ins>
          </w:p>
        </w:tc>
        <w:tc>
          <w:tcPr>
            <w:tcW w:w="2410" w:type="dxa"/>
            <w:tcBorders>
              <w:top w:val="single" w:color="auto" w:sz="4" w:space="0"/>
            </w:tcBorders>
          </w:tcPr>
          <w:p w:rsidRPr="00230ED6" w:rsidR="00FC5E4C" w:rsidP="00FC5E4C" w:rsidRDefault="00FC5E4C" w14:paraId="2DAB560A" w14:textId="52C2EDFC">
            <w:pPr>
              <w:pStyle w:val="NormalIndent"/>
              <w:spacing w:after="60"/>
              <w:ind w:left="0"/>
              <w:jc w:val="center"/>
              <w:rPr>
                <w:ins w:author="Nikki Papenfus" w:date="2024-02-06T16:57:00Z" w:id="736"/>
                <w:sz w:val="18"/>
                <w:szCs w:val="18"/>
                <w:highlight w:val="yellow"/>
                <w:lang w:val="en-GB"/>
                <w:rPrChange w:author="Nikki Papenfus" w:date="2024-02-06T16:58:00Z" w:id="737">
                  <w:rPr>
                    <w:ins w:author="Nikki Papenfus" w:date="2024-02-06T16:57:00Z" w:id="738"/>
                    <w:sz w:val="18"/>
                    <w:szCs w:val="18"/>
                    <w:lang w:val="en-GB"/>
                  </w:rPr>
                </w:rPrChange>
              </w:rPr>
            </w:pPr>
            <w:ins w:author="Nikki Papenfus" w:date="2024-02-06T16:57:00Z" w:id="739">
              <w:r w:rsidRPr="00230ED6">
                <w:rPr>
                  <w:sz w:val="18"/>
                  <w:szCs w:val="18"/>
                  <w:highlight w:val="yellow"/>
                  <w:lang w:val="en-GB"/>
                  <w:rPrChange w:author="Nikki Papenfus" w:date="2024-02-06T16:58:00Z" w:id="740">
                    <w:rPr>
                      <w:sz w:val="18"/>
                      <w:szCs w:val="18"/>
                      <w:lang w:val="en-GB"/>
                    </w:rPr>
                  </w:rPrChange>
                </w:rPr>
                <w:t>4</w:t>
              </w:r>
              <w:r w:rsidRPr="00230ED6">
                <w:rPr>
                  <w:sz w:val="18"/>
                  <w:szCs w:val="18"/>
                  <w:highlight w:val="yellow"/>
                  <w:vertAlign w:val="superscript"/>
                  <w:lang w:val="en-GB"/>
                  <w:rPrChange w:author="Nikki Papenfus" w:date="2024-02-06T16:58:00Z" w:id="741">
                    <w:rPr>
                      <w:sz w:val="18"/>
                      <w:szCs w:val="18"/>
                      <w:vertAlign w:val="superscript"/>
                      <w:lang w:val="en-GB"/>
                    </w:rPr>
                  </w:rPrChange>
                </w:rPr>
                <w:t>th</w:t>
              </w:r>
              <w:r w:rsidRPr="00230ED6">
                <w:rPr>
                  <w:sz w:val="18"/>
                  <w:szCs w:val="18"/>
                  <w:highlight w:val="yellow"/>
                  <w:lang w:val="en-GB"/>
                  <w:rPrChange w:author="Nikki Papenfus" w:date="2024-02-06T16:58:00Z" w:id="742">
                    <w:rPr>
                      <w:sz w:val="18"/>
                      <w:szCs w:val="18"/>
                      <w:lang w:val="en-GB"/>
                    </w:rPr>
                  </w:rPrChange>
                </w:rPr>
                <w:t xml:space="preserve"> March 2024</w:t>
              </w:r>
            </w:ins>
          </w:p>
        </w:tc>
        <w:tc>
          <w:tcPr>
            <w:tcW w:w="1559" w:type="dxa"/>
            <w:tcBorders>
              <w:top w:val="single" w:color="auto" w:sz="4" w:space="0"/>
            </w:tcBorders>
          </w:tcPr>
          <w:p w:rsidRPr="00230ED6" w:rsidR="00FC5E4C" w:rsidP="00FC5E4C" w:rsidRDefault="00FC5E4C" w14:paraId="211096E0" w14:textId="1B30CCB8">
            <w:pPr>
              <w:pStyle w:val="NormalIndent"/>
              <w:spacing w:after="60"/>
              <w:ind w:left="0"/>
              <w:jc w:val="center"/>
              <w:rPr>
                <w:ins w:author="Nikki Papenfus" w:date="2024-02-06T16:57:00Z" w:id="743"/>
                <w:sz w:val="18"/>
                <w:szCs w:val="18"/>
                <w:highlight w:val="yellow"/>
                <w:lang w:val="en-GB"/>
                <w:rPrChange w:author="Nikki Papenfus" w:date="2024-02-06T16:58:00Z" w:id="744">
                  <w:rPr>
                    <w:ins w:author="Nikki Papenfus" w:date="2024-02-06T16:57:00Z" w:id="745"/>
                    <w:sz w:val="18"/>
                    <w:szCs w:val="18"/>
                    <w:lang w:val="en-GB"/>
                  </w:rPr>
                </w:rPrChange>
              </w:rPr>
            </w:pPr>
            <w:ins w:author="Nikki Papenfus" w:date="2024-02-06T16:57:00Z" w:id="746">
              <w:r w:rsidRPr="00230ED6">
                <w:rPr>
                  <w:sz w:val="18"/>
                  <w:szCs w:val="18"/>
                  <w:highlight w:val="yellow"/>
                  <w:lang w:val="en-GB"/>
                  <w:rPrChange w:author="Nikki Papenfus" w:date="2024-02-06T16:58:00Z" w:id="747">
                    <w:rPr>
                      <w:sz w:val="18"/>
                      <w:szCs w:val="18"/>
                      <w:lang w:val="en-GB"/>
                    </w:rPr>
                  </w:rPrChange>
                </w:rPr>
                <w:t>3 weeks</w:t>
              </w:r>
            </w:ins>
          </w:p>
        </w:tc>
        <w:tc>
          <w:tcPr>
            <w:tcW w:w="2076" w:type="dxa"/>
            <w:tcBorders>
              <w:top w:val="single" w:color="auto" w:sz="4" w:space="0"/>
            </w:tcBorders>
          </w:tcPr>
          <w:p w:rsidRPr="00230ED6" w:rsidR="00FC5E4C" w:rsidP="00FC5E4C" w:rsidRDefault="00B84375" w14:paraId="1478CFAB" w14:textId="7B05315F">
            <w:pPr>
              <w:pStyle w:val="NormalIndent"/>
              <w:spacing w:after="60"/>
              <w:ind w:left="0"/>
              <w:jc w:val="right"/>
              <w:rPr>
                <w:ins w:author="Nikki Papenfus" w:date="2024-02-06T16:57:00Z" w:id="748"/>
                <w:color w:val="FF0000"/>
                <w:sz w:val="18"/>
                <w:szCs w:val="18"/>
                <w:highlight w:val="yellow"/>
                <w:lang w:val="en-GB"/>
                <w:rPrChange w:author="Nikki Papenfus" w:date="2024-02-06T16:58:00Z" w:id="749">
                  <w:rPr>
                    <w:ins w:author="Nikki Papenfus" w:date="2024-02-06T16:57:00Z" w:id="750"/>
                    <w:color w:val="FF0000"/>
                    <w:sz w:val="18"/>
                    <w:szCs w:val="18"/>
                    <w:lang w:val="en-GB"/>
                  </w:rPr>
                </w:rPrChange>
              </w:rPr>
            </w:pPr>
            <w:ins w:author="Nikki Papenfus" w:date="2024-02-06T17:15:00Z" w:id="751">
              <w:r>
                <w:rPr>
                  <w:color w:val="FF0000"/>
                  <w:sz w:val="18"/>
                  <w:szCs w:val="18"/>
                  <w:highlight w:val="yellow"/>
                  <w:lang w:val="en-GB"/>
                </w:rPr>
                <w:t>£</w:t>
              </w:r>
              <w:r>
                <w:rPr>
                  <w:color w:val="FF0000"/>
                  <w:sz w:val="18"/>
                  <w:szCs w:val="18"/>
                  <w:highlight w:val="yellow"/>
                  <w:lang w:val="en-GB"/>
                </w:rPr>
                <w:t xml:space="preserve"> </w:t>
              </w:r>
            </w:ins>
            <w:ins w:author="Nikki Papenfus" w:date="2024-02-06T16:57:00Z" w:id="752">
              <w:r w:rsidRPr="00230ED6" w:rsidR="00FC5E4C">
                <w:rPr>
                  <w:color w:val="FF0000"/>
                  <w:sz w:val="18"/>
                  <w:szCs w:val="18"/>
                  <w:highlight w:val="yellow"/>
                  <w:lang w:val="en-GB"/>
                  <w:rPrChange w:author="Nikki Papenfus" w:date="2024-02-06T16:58:00Z" w:id="753">
                    <w:rPr>
                      <w:color w:val="FF0000"/>
                      <w:sz w:val="18"/>
                      <w:szCs w:val="18"/>
                      <w:lang w:val="en-GB"/>
                    </w:rPr>
                  </w:rPrChange>
                </w:rPr>
                <w:t>xx xxx</w:t>
              </w:r>
            </w:ins>
          </w:p>
        </w:tc>
      </w:tr>
      <w:tr w:rsidRPr="00230ED6" w:rsidR="00FC5E4C" w:rsidTr="00A11082" w14:paraId="51C7F86B" w14:textId="77777777">
        <w:tc>
          <w:tcPr>
            <w:tcW w:w="2547" w:type="dxa"/>
            <w:tcBorders>
              <w:bottom w:val="single" w:color="auto" w:sz="4" w:space="0"/>
            </w:tcBorders>
          </w:tcPr>
          <w:p w:rsidRPr="00230ED6" w:rsidR="00FC5E4C" w:rsidP="00FC5E4C" w:rsidRDefault="00FC5E4C" w14:paraId="01A3EBA2" w14:textId="77777777">
            <w:pPr>
              <w:pStyle w:val="NormalIndent"/>
              <w:spacing w:after="60"/>
              <w:ind w:left="0"/>
              <w:jc w:val="both"/>
              <w:rPr>
                <w:sz w:val="18"/>
                <w:szCs w:val="18"/>
                <w:highlight w:val="yellow"/>
                <w:lang w:val="en-GB"/>
                <w:rPrChange w:author="Nikki Papenfus" w:date="2024-02-06T16:58:00Z" w:id="754">
                  <w:rPr>
                    <w:sz w:val="18"/>
                    <w:szCs w:val="18"/>
                    <w:lang w:val="en-GB"/>
                  </w:rPr>
                </w:rPrChange>
              </w:rPr>
            </w:pPr>
            <w:r w:rsidRPr="00230ED6">
              <w:rPr>
                <w:sz w:val="18"/>
                <w:szCs w:val="18"/>
                <w:highlight w:val="yellow"/>
                <w:lang w:val="en-GB"/>
                <w:rPrChange w:author="Nikki Papenfus" w:date="2024-02-06T16:58:00Z" w:id="755">
                  <w:rPr>
                    <w:sz w:val="18"/>
                    <w:szCs w:val="18"/>
                    <w:lang w:val="en-GB"/>
                  </w:rPr>
                </w:rPrChange>
              </w:rPr>
              <w:t>Sprint 2</w:t>
            </w:r>
          </w:p>
        </w:tc>
        <w:tc>
          <w:tcPr>
            <w:tcW w:w="2410" w:type="dxa"/>
          </w:tcPr>
          <w:p w:rsidRPr="00230ED6" w:rsidR="00FC5E4C" w:rsidP="00FC5E4C" w:rsidRDefault="00FC5E4C" w14:paraId="08935A15" w14:textId="08FFE59A">
            <w:pPr>
              <w:pStyle w:val="NormalIndent"/>
              <w:spacing w:after="60"/>
              <w:ind w:left="0"/>
              <w:jc w:val="center"/>
              <w:rPr>
                <w:sz w:val="18"/>
                <w:szCs w:val="18"/>
                <w:highlight w:val="yellow"/>
                <w:lang w:val="en-GB"/>
                <w:rPrChange w:author="Nikki Papenfus" w:date="2024-02-06T16:58:00Z" w:id="756">
                  <w:rPr>
                    <w:sz w:val="18"/>
                    <w:szCs w:val="18"/>
                    <w:lang w:val="en-GB"/>
                  </w:rPr>
                </w:rPrChange>
              </w:rPr>
            </w:pPr>
            <w:r w:rsidRPr="00230ED6">
              <w:rPr>
                <w:sz w:val="18"/>
                <w:szCs w:val="18"/>
                <w:highlight w:val="yellow"/>
                <w:lang w:val="en-GB"/>
                <w:rPrChange w:author="Nikki Papenfus" w:date="2024-02-06T16:58:00Z" w:id="757">
                  <w:rPr>
                    <w:sz w:val="18"/>
                    <w:szCs w:val="18"/>
                    <w:lang w:val="en-GB"/>
                  </w:rPr>
                </w:rPrChange>
              </w:rPr>
              <w:t>25</w:t>
            </w:r>
            <w:r w:rsidRPr="00230ED6">
              <w:rPr>
                <w:sz w:val="18"/>
                <w:szCs w:val="18"/>
                <w:highlight w:val="yellow"/>
                <w:vertAlign w:val="superscript"/>
                <w:lang w:val="en-GB"/>
                <w:rPrChange w:author="Nikki Papenfus" w:date="2024-02-06T16:58:00Z" w:id="758">
                  <w:rPr>
                    <w:sz w:val="18"/>
                    <w:szCs w:val="18"/>
                    <w:vertAlign w:val="superscript"/>
                    <w:lang w:val="en-GB"/>
                  </w:rPr>
                </w:rPrChange>
              </w:rPr>
              <w:t>th</w:t>
            </w:r>
            <w:r w:rsidRPr="00230ED6">
              <w:rPr>
                <w:sz w:val="18"/>
                <w:szCs w:val="18"/>
                <w:highlight w:val="yellow"/>
                <w:lang w:val="en-GB"/>
                <w:rPrChange w:author="Nikki Papenfus" w:date="2024-02-06T16:58:00Z" w:id="759">
                  <w:rPr>
                    <w:sz w:val="18"/>
                    <w:szCs w:val="18"/>
                    <w:lang w:val="en-GB"/>
                  </w:rPr>
                </w:rPrChange>
              </w:rPr>
              <w:t xml:space="preserve"> March 2024</w:t>
            </w:r>
          </w:p>
        </w:tc>
        <w:tc>
          <w:tcPr>
            <w:tcW w:w="1559" w:type="dxa"/>
          </w:tcPr>
          <w:p w:rsidRPr="00230ED6" w:rsidR="00FC5E4C" w:rsidP="00FC5E4C" w:rsidRDefault="00FC5E4C" w14:paraId="17F37BE6" w14:textId="52687C46">
            <w:pPr>
              <w:pStyle w:val="NormalIndent"/>
              <w:spacing w:after="60"/>
              <w:ind w:left="0"/>
              <w:jc w:val="center"/>
              <w:rPr>
                <w:sz w:val="18"/>
                <w:szCs w:val="18"/>
                <w:highlight w:val="yellow"/>
                <w:lang w:val="en-GB"/>
                <w:rPrChange w:author="Nikki Papenfus" w:date="2024-02-06T16:58:00Z" w:id="760">
                  <w:rPr>
                    <w:sz w:val="18"/>
                    <w:szCs w:val="18"/>
                    <w:lang w:val="en-GB"/>
                  </w:rPr>
                </w:rPrChange>
              </w:rPr>
            </w:pPr>
            <w:r w:rsidRPr="00230ED6">
              <w:rPr>
                <w:sz w:val="18"/>
                <w:szCs w:val="18"/>
                <w:highlight w:val="yellow"/>
                <w:lang w:val="en-GB"/>
                <w:rPrChange w:author="Nikki Papenfus" w:date="2024-02-06T16:58:00Z" w:id="761">
                  <w:rPr>
                    <w:sz w:val="18"/>
                    <w:szCs w:val="18"/>
                    <w:lang w:val="en-GB"/>
                  </w:rPr>
                </w:rPrChange>
              </w:rPr>
              <w:t>3 weeks</w:t>
            </w:r>
          </w:p>
        </w:tc>
        <w:tc>
          <w:tcPr>
            <w:tcW w:w="2076" w:type="dxa"/>
            <w:shd w:val="clear" w:color="auto" w:fill="FFFFFF" w:themeFill="background1"/>
          </w:tcPr>
          <w:p w:rsidRPr="00230ED6" w:rsidR="00FC5E4C" w:rsidP="00FC5E4C" w:rsidRDefault="00FC5E4C" w14:paraId="72E4E23B" w14:textId="6A65B4CA">
            <w:pPr>
              <w:pStyle w:val="NormalIndent"/>
              <w:spacing w:after="60"/>
              <w:ind w:left="0"/>
              <w:jc w:val="right"/>
              <w:rPr>
                <w:color w:val="FF0000"/>
                <w:sz w:val="18"/>
                <w:szCs w:val="18"/>
                <w:highlight w:val="yellow"/>
                <w:lang w:val="en-GB"/>
                <w:rPrChange w:author="Nikki Papenfus" w:date="2024-02-06T16:58:00Z" w:id="762">
                  <w:rPr>
                    <w:color w:val="FF0000"/>
                    <w:sz w:val="18"/>
                    <w:szCs w:val="18"/>
                    <w:lang w:val="en-GB"/>
                  </w:rPr>
                </w:rPrChange>
              </w:rPr>
            </w:pPr>
            <w:del w:author="Nikki Papenfus" w:date="2024-02-06T17:15:00Z" w:id="763">
              <w:r w:rsidRPr="00230ED6" w:rsidDel="00B84375">
                <w:rPr>
                  <w:color w:val="FF0000"/>
                  <w:sz w:val="18"/>
                  <w:szCs w:val="18"/>
                  <w:highlight w:val="yellow"/>
                  <w:lang w:val="en-GB"/>
                  <w:rPrChange w:author="Nikki Papenfus" w:date="2024-02-06T16:58:00Z" w:id="764">
                    <w:rPr>
                      <w:color w:val="FF0000"/>
                      <w:sz w:val="18"/>
                      <w:szCs w:val="18"/>
                      <w:lang w:val="en-GB"/>
                    </w:rPr>
                  </w:rPrChange>
                </w:rPr>
                <w:delText>$</w:delText>
              </w:r>
            </w:del>
            <w:ins w:author="Nikki Papenfus" w:date="2024-02-06T17:15:00Z" w:id="765">
              <w:r w:rsidR="00B84375">
                <w:rPr>
                  <w:color w:val="FF0000"/>
                  <w:sz w:val="18"/>
                  <w:szCs w:val="18"/>
                  <w:highlight w:val="yellow"/>
                  <w:lang w:val="en-GB"/>
                </w:rPr>
                <w:t>£</w:t>
              </w:r>
            </w:ins>
            <w:r w:rsidRPr="00230ED6">
              <w:rPr>
                <w:color w:val="FF0000"/>
                <w:sz w:val="18"/>
                <w:szCs w:val="18"/>
                <w:highlight w:val="yellow"/>
                <w:lang w:val="en-GB"/>
                <w:rPrChange w:author="Nikki Papenfus" w:date="2024-02-06T16:58:00Z" w:id="766">
                  <w:rPr>
                    <w:color w:val="FF0000"/>
                    <w:sz w:val="18"/>
                    <w:szCs w:val="18"/>
                    <w:lang w:val="en-GB"/>
                  </w:rPr>
                </w:rPrChange>
              </w:rPr>
              <w:t xml:space="preserve"> xx xxx</w:t>
            </w:r>
          </w:p>
        </w:tc>
      </w:tr>
      <w:tr w:rsidRPr="00230ED6" w:rsidR="00FC5E4C" w:rsidTr="00A11082" w14:paraId="00B84369" w14:textId="77777777">
        <w:tc>
          <w:tcPr>
            <w:tcW w:w="2547" w:type="dxa"/>
            <w:tcBorders>
              <w:bottom w:val="single" w:color="auto" w:sz="4" w:space="0"/>
            </w:tcBorders>
          </w:tcPr>
          <w:p w:rsidRPr="00230ED6" w:rsidR="00FC5E4C" w:rsidP="00FC5E4C" w:rsidRDefault="00FC5E4C" w14:paraId="7F91F037" w14:textId="77777777">
            <w:pPr>
              <w:pStyle w:val="NormalIndent"/>
              <w:spacing w:after="60"/>
              <w:ind w:left="0"/>
              <w:jc w:val="both"/>
              <w:rPr>
                <w:sz w:val="18"/>
                <w:szCs w:val="18"/>
                <w:highlight w:val="yellow"/>
                <w:lang w:val="en-GB"/>
                <w:rPrChange w:author="Nikki Papenfus" w:date="2024-02-06T16:58:00Z" w:id="767">
                  <w:rPr>
                    <w:sz w:val="18"/>
                    <w:szCs w:val="18"/>
                    <w:lang w:val="en-GB"/>
                  </w:rPr>
                </w:rPrChange>
              </w:rPr>
            </w:pPr>
            <w:r w:rsidRPr="00230ED6">
              <w:rPr>
                <w:sz w:val="18"/>
                <w:szCs w:val="18"/>
                <w:highlight w:val="yellow"/>
                <w:lang w:val="en-GB"/>
                <w:rPrChange w:author="Nikki Papenfus" w:date="2024-02-06T16:58:00Z" w:id="768">
                  <w:rPr>
                    <w:sz w:val="18"/>
                    <w:szCs w:val="18"/>
                    <w:lang w:val="en-GB"/>
                  </w:rPr>
                </w:rPrChange>
              </w:rPr>
              <w:t>Sprint 3</w:t>
            </w:r>
          </w:p>
        </w:tc>
        <w:tc>
          <w:tcPr>
            <w:tcW w:w="2410" w:type="dxa"/>
            <w:tcBorders>
              <w:bottom w:val="single" w:color="auto" w:sz="4" w:space="0"/>
            </w:tcBorders>
          </w:tcPr>
          <w:p w:rsidRPr="00230ED6" w:rsidR="00FC5E4C" w:rsidP="00FC5E4C" w:rsidRDefault="00FC5E4C" w14:paraId="1CB97BE6" w14:textId="02F9A659">
            <w:pPr>
              <w:pStyle w:val="NormalIndent"/>
              <w:spacing w:after="60"/>
              <w:ind w:left="0"/>
              <w:jc w:val="center"/>
              <w:rPr>
                <w:sz w:val="18"/>
                <w:szCs w:val="18"/>
                <w:highlight w:val="yellow"/>
                <w:lang w:val="en-GB"/>
                <w:rPrChange w:author="Nikki Papenfus" w:date="2024-02-06T16:58:00Z" w:id="769">
                  <w:rPr>
                    <w:sz w:val="18"/>
                    <w:szCs w:val="18"/>
                    <w:lang w:val="en-GB"/>
                  </w:rPr>
                </w:rPrChange>
              </w:rPr>
            </w:pPr>
            <w:r w:rsidRPr="00230ED6">
              <w:rPr>
                <w:sz w:val="18"/>
                <w:szCs w:val="18"/>
                <w:highlight w:val="yellow"/>
                <w:lang w:val="en-GB"/>
                <w:rPrChange w:author="Nikki Papenfus" w:date="2024-02-06T16:58:00Z" w:id="770">
                  <w:rPr>
                    <w:sz w:val="18"/>
                    <w:szCs w:val="18"/>
                    <w:lang w:val="en-GB"/>
                  </w:rPr>
                </w:rPrChange>
              </w:rPr>
              <w:t>15</w:t>
            </w:r>
            <w:r w:rsidRPr="00230ED6">
              <w:rPr>
                <w:sz w:val="18"/>
                <w:szCs w:val="18"/>
                <w:highlight w:val="yellow"/>
                <w:vertAlign w:val="superscript"/>
                <w:lang w:val="en-GB"/>
                <w:rPrChange w:author="Nikki Papenfus" w:date="2024-02-06T16:58:00Z" w:id="771">
                  <w:rPr>
                    <w:sz w:val="18"/>
                    <w:szCs w:val="18"/>
                    <w:vertAlign w:val="superscript"/>
                    <w:lang w:val="en-GB"/>
                  </w:rPr>
                </w:rPrChange>
              </w:rPr>
              <w:t>th</w:t>
            </w:r>
            <w:r w:rsidRPr="00230ED6">
              <w:rPr>
                <w:sz w:val="18"/>
                <w:szCs w:val="18"/>
                <w:highlight w:val="yellow"/>
                <w:lang w:val="en-GB"/>
                <w:rPrChange w:author="Nikki Papenfus" w:date="2024-02-06T16:58:00Z" w:id="772">
                  <w:rPr>
                    <w:sz w:val="18"/>
                    <w:szCs w:val="18"/>
                    <w:lang w:val="en-GB"/>
                  </w:rPr>
                </w:rPrChange>
              </w:rPr>
              <w:t xml:space="preserve"> April 2024</w:t>
            </w:r>
          </w:p>
        </w:tc>
        <w:tc>
          <w:tcPr>
            <w:tcW w:w="1559" w:type="dxa"/>
            <w:tcBorders>
              <w:bottom w:val="single" w:color="auto" w:sz="4" w:space="0"/>
            </w:tcBorders>
          </w:tcPr>
          <w:p w:rsidRPr="00230ED6" w:rsidR="00FC5E4C" w:rsidP="00FC5E4C" w:rsidRDefault="00FC5E4C" w14:paraId="12D2DB3B" w14:textId="48CB74CD">
            <w:pPr>
              <w:pStyle w:val="NormalIndent"/>
              <w:spacing w:after="60"/>
              <w:ind w:left="0"/>
              <w:jc w:val="center"/>
              <w:rPr>
                <w:sz w:val="18"/>
                <w:szCs w:val="18"/>
                <w:highlight w:val="yellow"/>
                <w:lang w:val="en-GB"/>
                <w:rPrChange w:author="Nikki Papenfus" w:date="2024-02-06T16:58:00Z" w:id="773">
                  <w:rPr>
                    <w:sz w:val="18"/>
                    <w:szCs w:val="18"/>
                    <w:lang w:val="en-GB"/>
                  </w:rPr>
                </w:rPrChange>
              </w:rPr>
            </w:pPr>
            <w:r w:rsidRPr="00230ED6">
              <w:rPr>
                <w:sz w:val="18"/>
                <w:szCs w:val="18"/>
                <w:highlight w:val="yellow"/>
                <w:lang w:val="en-GB"/>
                <w:rPrChange w:author="Nikki Papenfus" w:date="2024-02-06T16:58:00Z" w:id="774">
                  <w:rPr>
                    <w:sz w:val="18"/>
                    <w:szCs w:val="18"/>
                    <w:lang w:val="en-GB"/>
                  </w:rPr>
                </w:rPrChange>
              </w:rPr>
              <w:t>3 weeks</w:t>
            </w:r>
          </w:p>
        </w:tc>
        <w:tc>
          <w:tcPr>
            <w:tcW w:w="2076" w:type="dxa"/>
          </w:tcPr>
          <w:p w:rsidRPr="00230ED6" w:rsidR="00FC5E4C" w:rsidP="00FC5E4C" w:rsidRDefault="00B84375" w14:paraId="3E313482" w14:textId="6A64D40E">
            <w:pPr>
              <w:pStyle w:val="NormalIndent"/>
              <w:spacing w:after="60"/>
              <w:ind w:left="0"/>
              <w:jc w:val="right"/>
              <w:rPr>
                <w:color w:val="FF0000"/>
                <w:sz w:val="18"/>
                <w:szCs w:val="18"/>
                <w:highlight w:val="yellow"/>
                <w:lang w:val="en-GB"/>
                <w:rPrChange w:author="Nikki Papenfus" w:date="2024-02-06T16:58:00Z" w:id="775">
                  <w:rPr>
                    <w:color w:val="FF0000"/>
                    <w:sz w:val="18"/>
                    <w:szCs w:val="18"/>
                    <w:lang w:val="en-GB"/>
                  </w:rPr>
                </w:rPrChange>
              </w:rPr>
            </w:pPr>
            <w:ins w:author="Nikki Papenfus" w:date="2024-02-06T17:15:00Z" w:id="776">
              <w:r>
                <w:rPr>
                  <w:color w:val="FF0000"/>
                  <w:sz w:val="18"/>
                  <w:szCs w:val="18"/>
                  <w:highlight w:val="yellow"/>
                  <w:lang w:val="en-GB"/>
                </w:rPr>
                <w:t>£</w:t>
              </w:r>
            </w:ins>
            <w:del w:author="Nikki Papenfus" w:date="2024-02-06T17:15:00Z" w:id="777">
              <w:r w:rsidRPr="00230ED6" w:rsidDel="00B84375" w:rsidR="00FC5E4C">
                <w:rPr>
                  <w:color w:val="FF0000"/>
                  <w:sz w:val="18"/>
                  <w:szCs w:val="18"/>
                  <w:highlight w:val="yellow"/>
                  <w:lang w:val="en-GB"/>
                  <w:rPrChange w:author="Nikki Papenfus" w:date="2024-02-06T16:58:00Z" w:id="778">
                    <w:rPr>
                      <w:color w:val="FF0000"/>
                      <w:sz w:val="18"/>
                      <w:szCs w:val="18"/>
                      <w:lang w:val="en-GB"/>
                    </w:rPr>
                  </w:rPrChange>
                </w:rPr>
                <w:delText>$</w:delText>
              </w:r>
            </w:del>
            <w:r w:rsidRPr="00230ED6" w:rsidR="00FC5E4C">
              <w:rPr>
                <w:color w:val="FF0000"/>
                <w:sz w:val="18"/>
                <w:szCs w:val="18"/>
                <w:highlight w:val="yellow"/>
                <w:lang w:val="en-GB"/>
                <w:rPrChange w:author="Nikki Papenfus" w:date="2024-02-06T16:58:00Z" w:id="779">
                  <w:rPr>
                    <w:color w:val="FF0000"/>
                    <w:sz w:val="18"/>
                    <w:szCs w:val="18"/>
                    <w:lang w:val="en-GB"/>
                  </w:rPr>
                </w:rPrChange>
              </w:rPr>
              <w:t xml:space="preserve"> xx xxx</w:t>
            </w:r>
          </w:p>
        </w:tc>
      </w:tr>
      <w:tr w:rsidRPr="00230ED6" w:rsidR="00FC5E4C" w:rsidTr="00A11082" w14:paraId="5B94A01A" w14:textId="77777777">
        <w:tc>
          <w:tcPr>
            <w:tcW w:w="2547" w:type="dxa"/>
            <w:tcBorders>
              <w:bottom w:val="single" w:color="auto" w:sz="4" w:space="0"/>
            </w:tcBorders>
          </w:tcPr>
          <w:p w:rsidRPr="00230ED6" w:rsidR="00FC5E4C" w:rsidP="00FC5E4C" w:rsidRDefault="00FC5E4C" w14:paraId="37FEC100" w14:textId="77777777">
            <w:pPr>
              <w:pStyle w:val="NormalIndent"/>
              <w:spacing w:after="60"/>
              <w:ind w:left="0"/>
              <w:jc w:val="both"/>
              <w:rPr>
                <w:sz w:val="18"/>
                <w:szCs w:val="18"/>
                <w:highlight w:val="yellow"/>
                <w:lang w:val="en-GB"/>
                <w:rPrChange w:author="Nikki Papenfus" w:date="2024-02-06T16:58:00Z" w:id="780">
                  <w:rPr>
                    <w:sz w:val="18"/>
                    <w:szCs w:val="18"/>
                    <w:lang w:val="en-GB"/>
                  </w:rPr>
                </w:rPrChange>
              </w:rPr>
            </w:pPr>
            <w:r w:rsidRPr="00230ED6">
              <w:rPr>
                <w:sz w:val="18"/>
                <w:szCs w:val="18"/>
                <w:highlight w:val="yellow"/>
                <w:lang w:val="en-GB"/>
                <w:rPrChange w:author="Nikki Papenfus" w:date="2024-02-06T16:58:00Z" w:id="781">
                  <w:rPr>
                    <w:sz w:val="18"/>
                    <w:szCs w:val="18"/>
                    <w:lang w:val="en-GB"/>
                  </w:rPr>
                </w:rPrChange>
              </w:rPr>
              <w:t>Sprint 4</w:t>
            </w:r>
          </w:p>
        </w:tc>
        <w:tc>
          <w:tcPr>
            <w:tcW w:w="2410" w:type="dxa"/>
            <w:tcBorders>
              <w:bottom w:val="single" w:color="auto" w:sz="4" w:space="0"/>
            </w:tcBorders>
          </w:tcPr>
          <w:p w:rsidRPr="00230ED6" w:rsidR="00FC5E4C" w:rsidP="00FC5E4C" w:rsidRDefault="00FC5E4C" w14:paraId="433EFD22" w14:textId="6F599492">
            <w:pPr>
              <w:pStyle w:val="NormalIndent"/>
              <w:spacing w:after="60"/>
              <w:ind w:left="0"/>
              <w:jc w:val="center"/>
              <w:rPr>
                <w:sz w:val="18"/>
                <w:szCs w:val="18"/>
                <w:highlight w:val="yellow"/>
                <w:lang w:val="en-GB"/>
                <w:rPrChange w:author="Nikki Papenfus" w:date="2024-02-06T16:58:00Z" w:id="782">
                  <w:rPr>
                    <w:sz w:val="18"/>
                    <w:szCs w:val="18"/>
                    <w:lang w:val="en-GB"/>
                  </w:rPr>
                </w:rPrChange>
              </w:rPr>
            </w:pPr>
            <w:r w:rsidRPr="00230ED6">
              <w:rPr>
                <w:sz w:val="18"/>
                <w:szCs w:val="18"/>
                <w:highlight w:val="yellow"/>
                <w:lang w:val="en-GB"/>
                <w:rPrChange w:author="Nikki Papenfus" w:date="2024-02-06T16:58:00Z" w:id="783">
                  <w:rPr>
                    <w:sz w:val="18"/>
                    <w:szCs w:val="18"/>
                    <w:lang w:val="en-GB"/>
                  </w:rPr>
                </w:rPrChange>
              </w:rPr>
              <w:t>6</w:t>
            </w:r>
            <w:r w:rsidRPr="00230ED6">
              <w:rPr>
                <w:sz w:val="18"/>
                <w:szCs w:val="18"/>
                <w:highlight w:val="yellow"/>
                <w:vertAlign w:val="superscript"/>
                <w:lang w:val="en-GB"/>
                <w:rPrChange w:author="Nikki Papenfus" w:date="2024-02-06T16:58:00Z" w:id="784">
                  <w:rPr>
                    <w:sz w:val="18"/>
                    <w:szCs w:val="18"/>
                    <w:vertAlign w:val="superscript"/>
                    <w:lang w:val="en-GB"/>
                  </w:rPr>
                </w:rPrChange>
              </w:rPr>
              <w:t>th</w:t>
            </w:r>
            <w:r w:rsidRPr="00230ED6">
              <w:rPr>
                <w:sz w:val="18"/>
                <w:szCs w:val="18"/>
                <w:highlight w:val="yellow"/>
                <w:lang w:val="en-GB"/>
                <w:rPrChange w:author="Nikki Papenfus" w:date="2024-02-06T16:58:00Z" w:id="785">
                  <w:rPr>
                    <w:sz w:val="18"/>
                    <w:szCs w:val="18"/>
                    <w:lang w:val="en-GB"/>
                  </w:rPr>
                </w:rPrChange>
              </w:rPr>
              <w:t xml:space="preserve"> May 2024</w:t>
            </w:r>
          </w:p>
        </w:tc>
        <w:tc>
          <w:tcPr>
            <w:tcW w:w="1559" w:type="dxa"/>
            <w:tcBorders>
              <w:bottom w:val="single" w:color="auto" w:sz="4" w:space="0"/>
            </w:tcBorders>
          </w:tcPr>
          <w:p w:rsidRPr="00230ED6" w:rsidR="00FC5E4C" w:rsidP="00FC5E4C" w:rsidRDefault="00FC5E4C" w14:paraId="6281E860" w14:textId="5BD81744">
            <w:pPr>
              <w:pStyle w:val="NormalIndent"/>
              <w:spacing w:after="60"/>
              <w:ind w:left="0"/>
              <w:jc w:val="center"/>
              <w:rPr>
                <w:sz w:val="18"/>
                <w:szCs w:val="18"/>
                <w:highlight w:val="yellow"/>
                <w:lang w:val="en-GB"/>
                <w:rPrChange w:author="Nikki Papenfus" w:date="2024-02-06T16:58:00Z" w:id="786">
                  <w:rPr>
                    <w:sz w:val="18"/>
                    <w:szCs w:val="18"/>
                    <w:lang w:val="en-GB"/>
                  </w:rPr>
                </w:rPrChange>
              </w:rPr>
            </w:pPr>
            <w:r w:rsidRPr="00230ED6">
              <w:rPr>
                <w:sz w:val="18"/>
                <w:szCs w:val="18"/>
                <w:highlight w:val="yellow"/>
                <w:lang w:val="en-GB"/>
                <w:rPrChange w:author="Nikki Papenfus" w:date="2024-02-06T16:58:00Z" w:id="787">
                  <w:rPr>
                    <w:sz w:val="18"/>
                    <w:szCs w:val="18"/>
                    <w:lang w:val="en-GB"/>
                  </w:rPr>
                </w:rPrChange>
              </w:rPr>
              <w:t>3 weeks</w:t>
            </w:r>
          </w:p>
        </w:tc>
        <w:tc>
          <w:tcPr>
            <w:tcW w:w="2076" w:type="dxa"/>
          </w:tcPr>
          <w:p w:rsidRPr="00230ED6" w:rsidR="00FC5E4C" w:rsidP="00FC5E4C" w:rsidRDefault="00B84375" w14:paraId="2CBCA1B6" w14:textId="2F20C40A">
            <w:pPr>
              <w:pStyle w:val="NormalIndent"/>
              <w:spacing w:after="60"/>
              <w:ind w:left="0"/>
              <w:jc w:val="right"/>
              <w:rPr>
                <w:color w:val="FF0000"/>
                <w:sz w:val="18"/>
                <w:szCs w:val="18"/>
                <w:highlight w:val="yellow"/>
                <w:lang w:val="en-GB"/>
                <w:rPrChange w:author="Nikki Papenfus" w:date="2024-02-06T16:58:00Z" w:id="788">
                  <w:rPr>
                    <w:color w:val="FF0000"/>
                    <w:sz w:val="18"/>
                    <w:szCs w:val="18"/>
                    <w:lang w:val="en-GB"/>
                  </w:rPr>
                </w:rPrChange>
              </w:rPr>
            </w:pPr>
            <w:ins w:author="Nikki Papenfus" w:date="2024-02-06T17:15:00Z" w:id="789">
              <w:r>
                <w:rPr>
                  <w:color w:val="FF0000"/>
                  <w:sz w:val="18"/>
                  <w:szCs w:val="18"/>
                  <w:highlight w:val="yellow"/>
                  <w:lang w:val="en-GB"/>
                </w:rPr>
                <w:t>£</w:t>
              </w:r>
            </w:ins>
            <w:del w:author="Nikki Papenfus" w:date="2024-02-06T17:15:00Z" w:id="790">
              <w:r w:rsidRPr="00230ED6" w:rsidDel="00B84375" w:rsidR="00FC5E4C">
                <w:rPr>
                  <w:color w:val="FF0000"/>
                  <w:sz w:val="18"/>
                  <w:szCs w:val="18"/>
                  <w:highlight w:val="yellow"/>
                  <w:lang w:val="en-GB"/>
                  <w:rPrChange w:author="Nikki Papenfus" w:date="2024-02-06T16:58:00Z" w:id="791">
                    <w:rPr>
                      <w:color w:val="FF0000"/>
                      <w:sz w:val="18"/>
                      <w:szCs w:val="18"/>
                      <w:lang w:val="en-GB"/>
                    </w:rPr>
                  </w:rPrChange>
                </w:rPr>
                <w:delText>$</w:delText>
              </w:r>
            </w:del>
            <w:r w:rsidRPr="00230ED6" w:rsidR="00FC5E4C">
              <w:rPr>
                <w:color w:val="FF0000"/>
                <w:sz w:val="18"/>
                <w:szCs w:val="18"/>
                <w:highlight w:val="yellow"/>
                <w:lang w:val="en-GB"/>
                <w:rPrChange w:author="Nikki Papenfus" w:date="2024-02-06T16:58:00Z" w:id="792">
                  <w:rPr>
                    <w:color w:val="FF0000"/>
                    <w:sz w:val="18"/>
                    <w:szCs w:val="18"/>
                    <w:lang w:val="en-GB"/>
                  </w:rPr>
                </w:rPrChange>
              </w:rPr>
              <w:t xml:space="preserve"> xx xxx</w:t>
            </w:r>
          </w:p>
        </w:tc>
      </w:tr>
      <w:tr w:rsidRPr="00230ED6" w:rsidR="00FC5E4C" w:rsidTr="00A11082" w14:paraId="7BCB73A6" w14:textId="77777777">
        <w:tc>
          <w:tcPr>
            <w:tcW w:w="2547" w:type="dxa"/>
            <w:tcBorders>
              <w:bottom w:val="single" w:color="auto" w:sz="4" w:space="0"/>
            </w:tcBorders>
          </w:tcPr>
          <w:p w:rsidRPr="00230ED6" w:rsidR="00FC5E4C" w:rsidP="00FC5E4C" w:rsidRDefault="00FC5E4C" w14:paraId="6FCEEF3E" w14:textId="6DBEB305">
            <w:pPr>
              <w:pStyle w:val="NormalIndent"/>
              <w:spacing w:after="60"/>
              <w:ind w:left="0"/>
              <w:jc w:val="both"/>
              <w:rPr>
                <w:sz w:val="18"/>
                <w:szCs w:val="18"/>
                <w:highlight w:val="yellow"/>
                <w:lang w:val="en-GB"/>
                <w:rPrChange w:author="Nikki Papenfus" w:date="2024-02-06T16:58:00Z" w:id="793">
                  <w:rPr>
                    <w:sz w:val="18"/>
                    <w:szCs w:val="18"/>
                    <w:lang w:val="en-GB"/>
                  </w:rPr>
                </w:rPrChange>
              </w:rPr>
            </w:pPr>
            <w:r w:rsidRPr="00230ED6">
              <w:rPr>
                <w:sz w:val="18"/>
                <w:szCs w:val="18"/>
                <w:highlight w:val="yellow"/>
                <w:lang w:val="en-GB"/>
                <w:rPrChange w:author="Nikki Papenfus" w:date="2024-02-06T16:58:00Z" w:id="794">
                  <w:rPr>
                    <w:sz w:val="18"/>
                    <w:szCs w:val="18"/>
                    <w:lang w:val="en-GB"/>
                  </w:rPr>
                </w:rPrChange>
              </w:rPr>
              <w:t>UAT</w:t>
            </w:r>
            <w:ins w:author="Nikki Papenfus" w:date="2024-02-06T17:20:00Z" w:id="795">
              <w:r w:rsidR="00DE0A89">
                <w:rPr>
                  <w:sz w:val="18"/>
                  <w:szCs w:val="18"/>
                  <w:highlight w:val="yellow"/>
                  <w:lang w:val="en-GB"/>
                </w:rPr>
                <w:t xml:space="preserve"> </w:t>
              </w:r>
            </w:ins>
          </w:p>
        </w:tc>
        <w:tc>
          <w:tcPr>
            <w:tcW w:w="2410" w:type="dxa"/>
            <w:tcBorders>
              <w:bottom w:val="single" w:color="auto" w:sz="4" w:space="0"/>
            </w:tcBorders>
          </w:tcPr>
          <w:p w:rsidRPr="00230ED6" w:rsidR="00FC5E4C" w:rsidP="00FC5E4C" w:rsidRDefault="00FC5E4C" w14:paraId="70BD09A4" w14:textId="64971184">
            <w:pPr>
              <w:pStyle w:val="NormalIndent"/>
              <w:spacing w:after="60"/>
              <w:ind w:left="0"/>
              <w:jc w:val="center"/>
              <w:rPr>
                <w:sz w:val="18"/>
                <w:szCs w:val="18"/>
                <w:highlight w:val="yellow"/>
                <w:lang w:val="en-GB"/>
                <w:rPrChange w:author="Nikki Papenfus" w:date="2024-02-06T16:58:00Z" w:id="796">
                  <w:rPr>
                    <w:sz w:val="18"/>
                    <w:szCs w:val="18"/>
                    <w:lang w:val="en-GB"/>
                  </w:rPr>
                </w:rPrChange>
              </w:rPr>
            </w:pPr>
            <w:r w:rsidRPr="00230ED6">
              <w:rPr>
                <w:sz w:val="18"/>
                <w:szCs w:val="18"/>
                <w:highlight w:val="yellow"/>
                <w:lang w:val="en-GB"/>
                <w:rPrChange w:author="Nikki Papenfus" w:date="2024-02-06T16:58:00Z" w:id="797">
                  <w:rPr>
                    <w:sz w:val="18"/>
                    <w:szCs w:val="18"/>
                    <w:lang w:val="en-GB"/>
                  </w:rPr>
                </w:rPrChange>
              </w:rPr>
              <w:t>27</w:t>
            </w:r>
            <w:r w:rsidRPr="00230ED6">
              <w:rPr>
                <w:sz w:val="18"/>
                <w:szCs w:val="18"/>
                <w:highlight w:val="yellow"/>
                <w:vertAlign w:val="superscript"/>
                <w:lang w:val="en-GB"/>
                <w:rPrChange w:author="Nikki Papenfus" w:date="2024-02-06T16:58:00Z" w:id="798">
                  <w:rPr>
                    <w:sz w:val="18"/>
                    <w:szCs w:val="18"/>
                    <w:vertAlign w:val="superscript"/>
                    <w:lang w:val="en-GB"/>
                  </w:rPr>
                </w:rPrChange>
              </w:rPr>
              <w:t>th</w:t>
            </w:r>
            <w:r w:rsidRPr="00230ED6">
              <w:rPr>
                <w:sz w:val="18"/>
                <w:szCs w:val="18"/>
                <w:highlight w:val="yellow"/>
                <w:lang w:val="en-GB"/>
                <w:rPrChange w:author="Nikki Papenfus" w:date="2024-02-06T16:58:00Z" w:id="799">
                  <w:rPr>
                    <w:sz w:val="18"/>
                    <w:szCs w:val="18"/>
                    <w:lang w:val="en-GB"/>
                  </w:rPr>
                </w:rPrChange>
              </w:rPr>
              <w:t xml:space="preserve"> May 2024</w:t>
            </w:r>
          </w:p>
        </w:tc>
        <w:tc>
          <w:tcPr>
            <w:tcW w:w="1559" w:type="dxa"/>
            <w:tcBorders>
              <w:bottom w:val="single" w:color="auto" w:sz="4" w:space="0"/>
            </w:tcBorders>
          </w:tcPr>
          <w:p w:rsidRPr="00230ED6" w:rsidR="00FC5E4C" w:rsidP="00FC5E4C" w:rsidRDefault="00FC5E4C" w14:paraId="1F27DCFB" w14:textId="77C488C3">
            <w:pPr>
              <w:pStyle w:val="NormalIndent"/>
              <w:spacing w:after="60"/>
              <w:ind w:left="0"/>
              <w:jc w:val="center"/>
              <w:rPr>
                <w:sz w:val="18"/>
                <w:szCs w:val="18"/>
                <w:highlight w:val="yellow"/>
                <w:lang w:val="en-GB"/>
                <w:rPrChange w:author="Nikki Papenfus" w:date="2024-02-06T16:58:00Z" w:id="800">
                  <w:rPr>
                    <w:sz w:val="18"/>
                    <w:szCs w:val="18"/>
                    <w:lang w:val="en-GB"/>
                  </w:rPr>
                </w:rPrChange>
              </w:rPr>
            </w:pPr>
            <w:r w:rsidRPr="00230ED6">
              <w:rPr>
                <w:sz w:val="18"/>
                <w:szCs w:val="18"/>
                <w:highlight w:val="yellow"/>
                <w:lang w:val="en-GB"/>
                <w:rPrChange w:author="Nikki Papenfus" w:date="2024-02-06T16:58:00Z" w:id="801">
                  <w:rPr>
                    <w:sz w:val="18"/>
                    <w:szCs w:val="18"/>
                    <w:lang w:val="en-GB"/>
                  </w:rPr>
                </w:rPrChange>
              </w:rPr>
              <w:t>2 weeks</w:t>
            </w:r>
          </w:p>
        </w:tc>
        <w:tc>
          <w:tcPr>
            <w:tcW w:w="2076" w:type="dxa"/>
          </w:tcPr>
          <w:p w:rsidRPr="00230ED6" w:rsidR="00FC5E4C" w:rsidP="00FC5E4C" w:rsidRDefault="001F1766" w14:paraId="57553B29" w14:textId="0610E961">
            <w:pPr>
              <w:pStyle w:val="NormalIndent"/>
              <w:spacing w:after="60"/>
              <w:ind w:left="0"/>
              <w:jc w:val="right"/>
              <w:rPr>
                <w:color w:val="FF0000"/>
                <w:sz w:val="18"/>
                <w:szCs w:val="18"/>
                <w:highlight w:val="yellow"/>
                <w:lang w:val="en-GB"/>
                <w:rPrChange w:author="Nikki Papenfus" w:date="2024-02-06T16:58:00Z" w:id="802">
                  <w:rPr>
                    <w:color w:val="FF0000"/>
                    <w:sz w:val="18"/>
                    <w:szCs w:val="18"/>
                    <w:lang w:val="en-GB"/>
                  </w:rPr>
                </w:rPrChange>
              </w:rPr>
            </w:pPr>
            <w:ins w:author="Nikki Papenfus" w:date="2024-02-06T17:24:00Z" w:id="803">
              <w:r>
                <w:rPr>
                  <w:color w:val="FF0000"/>
                  <w:sz w:val="18"/>
                  <w:szCs w:val="18"/>
                  <w:highlight w:val="yellow"/>
                  <w:lang w:val="en-GB"/>
                </w:rPr>
                <w:t>£</w:t>
              </w:r>
              <w:r w:rsidRPr="00A64E13">
                <w:rPr>
                  <w:color w:val="FF0000"/>
                  <w:sz w:val="18"/>
                  <w:szCs w:val="18"/>
                  <w:highlight w:val="yellow"/>
                  <w:lang w:val="en-GB"/>
                </w:rPr>
                <w:t xml:space="preserve"> </w:t>
              </w:r>
              <w:r>
                <w:rPr>
                  <w:color w:val="FF0000"/>
                  <w:sz w:val="18"/>
                  <w:szCs w:val="18"/>
                  <w:highlight w:val="yellow"/>
                  <w:lang w:val="en-GB"/>
                </w:rPr>
                <w:t>1 800</w:t>
              </w:r>
            </w:ins>
            <w:del w:author="Nikki Papenfus" w:date="2024-02-06T17:15:00Z" w:id="804">
              <w:r w:rsidRPr="00230ED6" w:rsidDel="00B84375" w:rsidR="00FC5E4C">
                <w:rPr>
                  <w:color w:val="FF0000"/>
                  <w:sz w:val="18"/>
                  <w:szCs w:val="18"/>
                  <w:highlight w:val="yellow"/>
                  <w:lang w:val="en-GB"/>
                  <w:rPrChange w:author="Nikki Papenfus" w:date="2024-02-06T16:58:00Z" w:id="805">
                    <w:rPr>
                      <w:color w:val="FF0000"/>
                      <w:sz w:val="18"/>
                      <w:szCs w:val="18"/>
                      <w:lang w:val="en-GB"/>
                    </w:rPr>
                  </w:rPrChange>
                </w:rPr>
                <w:delText>$</w:delText>
              </w:r>
            </w:del>
            <w:del w:author="Nikki Papenfus" w:date="2024-02-06T17:24:00Z" w:id="806">
              <w:r w:rsidRPr="00230ED6" w:rsidDel="001F1766" w:rsidR="00FC5E4C">
                <w:rPr>
                  <w:color w:val="FF0000"/>
                  <w:sz w:val="18"/>
                  <w:szCs w:val="18"/>
                  <w:highlight w:val="yellow"/>
                  <w:lang w:val="en-GB"/>
                  <w:rPrChange w:author="Nikki Papenfus" w:date="2024-02-06T16:58:00Z" w:id="807">
                    <w:rPr>
                      <w:color w:val="FF0000"/>
                      <w:sz w:val="18"/>
                      <w:szCs w:val="18"/>
                      <w:lang w:val="en-GB"/>
                    </w:rPr>
                  </w:rPrChange>
                </w:rPr>
                <w:delText xml:space="preserve"> xx xxx</w:delText>
              </w:r>
            </w:del>
          </w:p>
        </w:tc>
      </w:tr>
      <w:tr w:rsidRPr="00230ED6" w:rsidR="00FC5E4C" w:rsidTr="00A11082" w14:paraId="09E991F1" w14:textId="77777777">
        <w:tc>
          <w:tcPr>
            <w:tcW w:w="2547" w:type="dxa"/>
            <w:tcBorders>
              <w:bottom w:val="single" w:color="auto" w:sz="4" w:space="0"/>
            </w:tcBorders>
          </w:tcPr>
          <w:p w:rsidRPr="00DA06BA" w:rsidR="00FC5E4C" w:rsidP="00FC5E4C" w:rsidRDefault="00FC5E4C" w14:paraId="4720ACC0" w14:textId="372D2973">
            <w:pPr>
              <w:pStyle w:val="NormalIndent"/>
              <w:spacing w:after="60"/>
              <w:ind w:left="0"/>
              <w:jc w:val="both"/>
              <w:rPr>
                <w:sz w:val="18"/>
                <w:szCs w:val="18"/>
                <w:lang w:val="en-GB"/>
              </w:rPr>
            </w:pPr>
            <w:r w:rsidRPr="00DA06BA">
              <w:rPr>
                <w:sz w:val="18"/>
                <w:szCs w:val="18"/>
                <w:lang w:val="en-GB"/>
              </w:rPr>
              <w:t>Production Deployment &amp; Post Go-Live Support</w:t>
            </w:r>
          </w:p>
        </w:tc>
        <w:tc>
          <w:tcPr>
            <w:tcW w:w="2410" w:type="dxa"/>
            <w:tcBorders>
              <w:bottom w:val="single" w:color="auto" w:sz="4" w:space="0"/>
            </w:tcBorders>
          </w:tcPr>
          <w:p w:rsidRPr="00230ED6" w:rsidR="00FC5E4C" w:rsidP="00FC5E4C" w:rsidRDefault="00FC5E4C" w14:paraId="4B902EEC" w14:textId="78A5D464">
            <w:pPr>
              <w:pStyle w:val="NormalIndent"/>
              <w:spacing w:after="60"/>
              <w:ind w:left="0"/>
              <w:jc w:val="center"/>
              <w:rPr>
                <w:sz w:val="18"/>
                <w:szCs w:val="18"/>
                <w:highlight w:val="yellow"/>
                <w:lang w:val="en-GB"/>
                <w:rPrChange w:author="Nikki Papenfus" w:date="2024-02-06T16:58:00Z" w:id="808">
                  <w:rPr>
                    <w:sz w:val="18"/>
                    <w:szCs w:val="18"/>
                    <w:lang w:val="en-GB"/>
                  </w:rPr>
                </w:rPrChange>
              </w:rPr>
            </w:pPr>
            <w:commentRangeStart w:id="809"/>
            <w:r w:rsidRPr="00230ED6">
              <w:rPr>
                <w:sz w:val="18"/>
                <w:szCs w:val="18"/>
                <w:highlight w:val="yellow"/>
                <w:lang w:val="en-GB"/>
                <w:rPrChange w:author="Nikki Papenfus" w:date="2024-02-06T16:58:00Z" w:id="810">
                  <w:rPr>
                    <w:sz w:val="18"/>
                    <w:szCs w:val="18"/>
                    <w:lang w:val="en-GB"/>
                  </w:rPr>
                </w:rPrChange>
              </w:rPr>
              <w:t>10</w:t>
            </w:r>
            <w:r w:rsidRPr="00230ED6">
              <w:rPr>
                <w:sz w:val="18"/>
                <w:szCs w:val="18"/>
                <w:highlight w:val="yellow"/>
                <w:vertAlign w:val="superscript"/>
                <w:lang w:val="en-GB"/>
                <w:rPrChange w:author="Nikki Papenfus" w:date="2024-02-06T16:58:00Z" w:id="811">
                  <w:rPr>
                    <w:sz w:val="18"/>
                    <w:szCs w:val="18"/>
                    <w:vertAlign w:val="superscript"/>
                    <w:lang w:val="en-GB"/>
                  </w:rPr>
                </w:rPrChange>
              </w:rPr>
              <w:t>th</w:t>
            </w:r>
            <w:r w:rsidRPr="00230ED6">
              <w:rPr>
                <w:sz w:val="18"/>
                <w:szCs w:val="18"/>
                <w:highlight w:val="yellow"/>
                <w:lang w:val="en-GB"/>
                <w:rPrChange w:author="Nikki Papenfus" w:date="2024-02-06T16:58:00Z" w:id="812">
                  <w:rPr>
                    <w:sz w:val="18"/>
                    <w:szCs w:val="18"/>
                    <w:lang w:val="en-GB"/>
                  </w:rPr>
                </w:rPrChange>
              </w:rPr>
              <w:t xml:space="preserve"> June 2024</w:t>
            </w:r>
            <w:commentRangeEnd w:id="809"/>
            <w:r w:rsidR="00460774">
              <w:rPr>
                <w:rStyle w:val="CommentReference"/>
                <w:rFonts w:ascii="Times New Roman" w:hAnsi="Times New Roman"/>
              </w:rPr>
              <w:commentReference w:id="809"/>
            </w:r>
          </w:p>
        </w:tc>
        <w:tc>
          <w:tcPr>
            <w:tcW w:w="1559" w:type="dxa"/>
            <w:tcBorders>
              <w:bottom w:val="single" w:color="auto" w:sz="4" w:space="0"/>
            </w:tcBorders>
          </w:tcPr>
          <w:p w:rsidRPr="00230ED6" w:rsidR="00FC5E4C" w:rsidP="00FC5E4C" w:rsidRDefault="00FC5E4C" w14:paraId="7564E029" w14:textId="573E9891">
            <w:pPr>
              <w:pStyle w:val="NormalIndent"/>
              <w:spacing w:after="60"/>
              <w:ind w:left="0"/>
              <w:jc w:val="center"/>
              <w:rPr>
                <w:sz w:val="18"/>
                <w:szCs w:val="18"/>
                <w:highlight w:val="yellow"/>
                <w:lang w:val="en-GB"/>
                <w:rPrChange w:author="Nikki Papenfus" w:date="2024-02-06T16:58:00Z" w:id="813">
                  <w:rPr>
                    <w:sz w:val="18"/>
                    <w:szCs w:val="18"/>
                    <w:lang w:val="en-GB"/>
                  </w:rPr>
                </w:rPrChange>
              </w:rPr>
            </w:pPr>
            <w:r w:rsidRPr="00230ED6">
              <w:rPr>
                <w:sz w:val="18"/>
                <w:szCs w:val="18"/>
                <w:highlight w:val="yellow"/>
                <w:lang w:val="en-GB"/>
                <w:rPrChange w:author="Nikki Papenfus" w:date="2024-02-06T16:58:00Z" w:id="814">
                  <w:rPr>
                    <w:sz w:val="18"/>
                    <w:szCs w:val="18"/>
                    <w:lang w:val="en-GB"/>
                  </w:rPr>
                </w:rPrChange>
              </w:rPr>
              <w:t>2 weeks</w:t>
            </w:r>
          </w:p>
        </w:tc>
        <w:tc>
          <w:tcPr>
            <w:tcW w:w="2076" w:type="dxa"/>
          </w:tcPr>
          <w:p w:rsidRPr="00230ED6" w:rsidR="00FC5E4C" w:rsidP="00FC5E4C" w:rsidRDefault="00B84375" w14:paraId="39F86939" w14:textId="5252D67C">
            <w:pPr>
              <w:pStyle w:val="NormalIndent"/>
              <w:spacing w:after="60"/>
              <w:ind w:left="0"/>
              <w:jc w:val="right"/>
              <w:rPr>
                <w:color w:val="FF0000"/>
                <w:sz w:val="18"/>
                <w:szCs w:val="18"/>
                <w:highlight w:val="yellow"/>
                <w:lang w:val="en-GB"/>
                <w:rPrChange w:author="Nikki Papenfus" w:date="2024-02-06T16:58:00Z" w:id="815">
                  <w:rPr>
                    <w:color w:val="FF0000"/>
                    <w:sz w:val="18"/>
                    <w:szCs w:val="18"/>
                    <w:lang w:val="en-GB"/>
                  </w:rPr>
                </w:rPrChange>
              </w:rPr>
            </w:pPr>
            <w:ins w:author="Nikki Papenfus" w:date="2024-02-06T17:15:00Z" w:id="816">
              <w:r>
                <w:rPr>
                  <w:color w:val="FF0000"/>
                  <w:sz w:val="18"/>
                  <w:szCs w:val="18"/>
                  <w:highlight w:val="yellow"/>
                  <w:lang w:val="en-GB"/>
                </w:rPr>
                <w:t>£</w:t>
              </w:r>
            </w:ins>
            <w:del w:author="Nikki Papenfus" w:date="2024-02-06T17:15:00Z" w:id="817">
              <w:r w:rsidRPr="00230ED6" w:rsidDel="00B84375" w:rsidR="00FC5E4C">
                <w:rPr>
                  <w:color w:val="FF0000"/>
                  <w:sz w:val="18"/>
                  <w:szCs w:val="18"/>
                  <w:highlight w:val="yellow"/>
                  <w:lang w:val="en-GB"/>
                  <w:rPrChange w:author="Nikki Papenfus" w:date="2024-02-06T16:58:00Z" w:id="818">
                    <w:rPr>
                      <w:color w:val="FF0000"/>
                      <w:sz w:val="18"/>
                      <w:szCs w:val="18"/>
                      <w:lang w:val="en-GB"/>
                    </w:rPr>
                  </w:rPrChange>
                </w:rPr>
                <w:delText>$</w:delText>
              </w:r>
            </w:del>
            <w:r w:rsidRPr="00230ED6" w:rsidR="00FC5E4C">
              <w:rPr>
                <w:color w:val="FF0000"/>
                <w:sz w:val="18"/>
                <w:szCs w:val="18"/>
                <w:highlight w:val="yellow"/>
                <w:lang w:val="en-GB"/>
                <w:rPrChange w:author="Nikki Papenfus" w:date="2024-02-06T16:58:00Z" w:id="819">
                  <w:rPr>
                    <w:color w:val="FF0000"/>
                    <w:sz w:val="18"/>
                    <w:szCs w:val="18"/>
                    <w:lang w:val="en-GB"/>
                  </w:rPr>
                </w:rPrChange>
              </w:rPr>
              <w:t xml:space="preserve"> </w:t>
            </w:r>
            <w:del w:author="Nikki Papenfus" w:date="2024-02-06T17:23:00Z" w:id="820">
              <w:r w:rsidRPr="00230ED6" w:rsidDel="001F1766" w:rsidR="00FC5E4C">
                <w:rPr>
                  <w:color w:val="FF0000"/>
                  <w:sz w:val="18"/>
                  <w:szCs w:val="18"/>
                  <w:highlight w:val="yellow"/>
                  <w:lang w:val="en-GB"/>
                  <w:rPrChange w:author="Nikki Papenfus" w:date="2024-02-06T16:58:00Z" w:id="821">
                    <w:rPr>
                      <w:color w:val="FF0000"/>
                      <w:sz w:val="18"/>
                      <w:szCs w:val="18"/>
                      <w:lang w:val="en-GB"/>
                    </w:rPr>
                  </w:rPrChange>
                </w:rPr>
                <w:delText>xx xxx</w:delText>
              </w:r>
            </w:del>
            <w:ins w:author="Nikki Papenfus" w:date="2024-02-06T17:23:00Z" w:id="822">
              <w:r w:rsidR="001F1766">
                <w:rPr>
                  <w:color w:val="FF0000"/>
                  <w:sz w:val="18"/>
                  <w:szCs w:val="18"/>
                  <w:highlight w:val="yellow"/>
                  <w:lang w:val="en-GB"/>
                </w:rPr>
                <w:t>3 6000</w:t>
              </w:r>
            </w:ins>
          </w:p>
        </w:tc>
      </w:tr>
      <w:tr w:rsidRPr="00230ED6" w:rsidR="00FC5E4C" w:rsidTr="00A11082" w14:paraId="41786123" w14:textId="77777777">
        <w:tc>
          <w:tcPr>
            <w:tcW w:w="2547" w:type="dxa"/>
            <w:tcBorders>
              <w:bottom w:val="single" w:color="auto" w:sz="4" w:space="0"/>
            </w:tcBorders>
            <w:shd w:val="clear" w:color="auto" w:fill="F2F2F2" w:themeFill="background1" w:themeFillShade="F2"/>
          </w:tcPr>
          <w:p w:rsidRPr="00230ED6" w:rsidR="00FC5E4C" w:rsidP="00FC5E4C" w:rsidRDefault="00FC5E4C" w14:paraId="6090830C" w14:textId="137D987B">
            <w:pPr>
              <w:pStyle w:val="NormalIndent"/>
              <w:spacing w:after="60"/>
              <w:ind w:left="0"/>
              <w:rPr>
                <w:b/>
                <w:sz w:val="18"/>
                <w:szCs w:val="18"/>
                <w:highlight w:val="yellow"/>
                <w:lang w:val="en-GB"/>
                <w:rPrChange w:author="Nikki Papenfus" w:date="2024-02-06T16:58:00Z" w:id="823">
                  <w:rPr>
                    <w:b/>
                    <w:sz w:val="18"/>
                    <w:szCs w:val="18"/>
                    <w:lang w:val="en-GB"/>
                  </w:rPr>
                </w:rPrChange>
              </w:rPr>
            </w:pPr>
            <w:r w:rsidRPr="00230ED6">
              <w:rPr>
                <w:b/>
                <w:sz w:val="18"/>
                <w:szCs w:val="18"/>
                <w:highlight w:val="yellow"/>
                <w:lang w:val="en-GB"/>
                <w:rPrChange w:author="Nikki Papenfus" w:date="2024-02-06T16:58:00Z" w:id="824">
                  <w:rPr>
                    <w:b/>
                    <w:sz w:val="18"/>
                    <w:szCs w:val="18"/>
                    <w:lang w:val="en-GB"/>
                  </w:rPr>
                </w:rPrChange>
              </w:rPr>
              <w:t>Total</w:t>
            </w:r>
          </w:p>
        </w:tc>
        <w:tc>
          <w:tcPr>
            <w:tcW w:w="2410" w:type="dxa"/>
            <w:tcBorders>
              <w:bottom w:val="single" w:color="auto" w:sz="4" w:space="0"/>
            </w:tcBorders>
            <w:shd w:val="clear" w:color="auto" w:fill="F2F2F2" w:themeFill="background1" w:themeFillShade="F2"/>
          </w:tcPr>
          <w:p w:rsidRPr="00230ED6" w:rsidR="00FC5E4C" w:rsidP="00FC5E4C" w:rsidRDefault="00FC5E4C" w14:paraId="23003B8D" w14:textId="77777777">
            <w:pPr>
              <w:pStyle w:val="NormalIndent"/>
              <w:spacing w:after="60"/>
              <w:ind w:left="0"/>
              <w:rPr>
                <w:b/>
                <w:sz w:val="18"/>
                <w:szCs w:val="18"/>
                <w:highlight w:val="yellow"/>
                <w:lang w:val="en-GB"/>
                <w:rPrChange w:author="Nikki Papenfus" w:date="2024-02-06T16:58:00Z" w:id="825">
                  <w:rPr>
                    <w:b/>
                    <w:sz w:val="18"/>
                    <w:szCs w:val="18"/>
                    <w:lang w:val="en-GB"/>
                  </w:rPr>
                </w:rPrChange>
              </w:rPr>
            </w:pPr>
          </w:p>
        </w:tc>
        <w:tc>
          <w:tcPr>
            <w:tcW w:w="1559" w:type="dxa"/>
            <w:tcBorders>
              <w:bottom w:val="single" w:color="auto" w:sz="4" w:space="0"/>
            </w:tcBorders>
            <w:shd w:val="clear" w:color="auto" w:fill="F2F2F2" w:themeFill="background1" w:themeFillShade="F2"/>
          </w:tcPr>
          <w:p w:rsidRPr="00230ED6" w:rsidR="00FC5E4C" w:rsidP="00FC5E4C" w:rsidRDefault="00FC5E4C" w14:paraId="5AF9620B" w14:textId="364FA860">
            <w:pPr>
              <w:pStyle w:val="NormalIndent"/>
              <w:spacing w:after="60"/>
              <w:ind w:left="0"/>
              <w:jc w:val="center"/>
              <w:rPr>
                <w:b/>
                <w:sz w:val="18"/>
                <w:szCs w:val="18"/>
                <w:highlight w:val="yellow"/>
                <w:lang w:val="en-GB"/>
                <w:rPrChange w:author="Nikki Papenfus" w:date="2024-02-06T16:58:00Z" w:id="826">
                  <w:rPr>
                    <w:b/>
                    <w:sz w:val="18"/>
                    <w:szCs w:val="18"/>
                    <w:lang w:val="en-GB"/>
                  </w:rPr>
                </w:rPrChange>
              </w:rPr>
            </w:pPr>
            <w:r w:rsidRPr="00230ED6">
              <w:rPr>
                <w:b/>
                <w:sz w:val="18"/>
                <w:szCs w:val="18"/>
                <w:highlight w:val="yellow"/>
                <w:lang w:val="en-GB"/>
                <w:rPrChange w:author="Nikki Papenfus" w:date="2024-02-06T16:58:00Z" w:id="827">
                  <w:rPr>
                    <w:b/>
                    <w:sz w:val="18"/>
                    <w:szCs w:val="18"/>
                    <w:lang w:val="en-GB"/>
                  </w:rPr>
                </w:rPrChange>
              </w:rPr>
              <w:t>16 weeks</w:t>
            </w:r>
          </w:p>
        </w:tc>
        <w:tc>
          <w:tcPr>
            <w:tcW w:w="2076" w:type="dxa"/>
            <w:shd w:val="clear" w:color="auto" w:fill="F2F2F2" w:themeFill="background1" w:themeFillShade="F2"/>
          </w:tcPr>
          <w:p w:rsidRPr="00230ED6" w:rsidR="00FC5E4C" w:rsidP="00FC5E4C" w:rsidRDefault="00B84375" w14:paraId="2C332753" w14:textId="6375EBB9">
            <w:pPr>
              <w:pStyle w:val="NormalIndent"/>
              <w:spacing w:after="60"/>
              <w:ind w:left="0"/>
              <w:jc w:val="right"/>
              <w:rPr>
                <w:b/>
                <w:bCs/>
                <w:color w:val="FF0000"/>
                <w:sz w:val="18"/>
                <w:szCs w:val="18"/>
                <w:highlight w:val="yellow"/>
                <w:lang w:val="en-GB"/>
                <w:rPrChange w:author="Nikki Papenfus" w:date="2024-02-06T16:58:00Z" w:id="828">
                  <w:rPr>
                    <w:b/>
                    <w:bCs/>
                    <w:color w:val="FF0000"/>
                    <w:sz w:val="18"/>
                    <w:szCs w:val="18"/>
                    <w:highlight w:val="cyan"/>
                    <w:lang w:val="en-GB"/>
                  </w:rPr>
                </w:rPrChange>
              </w:rPr>
            </w:pPr>
            <w:ins w:author="Nikki Papenfus" w:date="2024-02-06T17:15:00Z" w:id="829">
              <w:r>
                <w:rPr>
                  <w:color w:val="FF0000"/>
                  <w:sz w:val="18"/>
                  <w:szCs w:val="18"/>
                  <w:highlight w:val="yellow"/>
                  <w:lang w:val="en-GB"/>
                </w:rPr>
                <w:t>£</w:t>
              </w:r>
            </w:ins>
            <w:del w:author="Nikki Papenfus" w:date="2024-02-06T17:15:00Z" w:id="830">
              <w:r w:rsidRPr="00230ED6" w:rsidDel="00B84375" w:rsidR="00FC5E4C">
                <w:rPr>
                  <w:b/>
                  <w:bCs/>
                  <w:color w:val="FF0000"/>
                  <w:sz w:val="18"/>
                  <w:szCs w:val="18"/>
                  <w:highlight w:val="yellow"/>
                  <w:lang w:val="en-GB"/>
                  <w:rPrChange w:author="Nikki Papenfus" w:date="2024-02-06T16:58:00Z" w:id="831">
                    <w:rPr>
                      <w:b/>
                      <w:bCs/>
                      <w:color w:val="FF0000"/>
                      <w:sz w:val="18"/>
                      <w:szCs w:val="18"/>
                      <w:lang w:val="en-GB"/>
                    </w:rPr>
                  </w:rPrChange>
                </w:rPr>
                <w:delText>$</w:delText>
              </w:r>
            </w:del>
            <w:r w:rsidRPr="00230ED6" w:rsidR="00FC5E4C">
              <w:rPr>
                <w:b/>
                <w:bCs/>
                <w:color w:val="FF0000"/>
                <w:sz w:val="18"/>
                <w:szCs w:val="18"/>
                <w:highlight w:val="yellow"/>
                <w:lang w:val="en-GB"/>
                <w:rPrChange w:author="Nikki Papenfus" w:date="2024-02-06T16:58:00Z" w:id="832">
                  <w:rPr>
                    <w:b/>
                    <w:bCs/>
                    <w:color w:val="FF0000"/>
                    <w:sz w:val="18"/>
                    <w:szCs w:val="18"/>
                    <w:lang w:val="en-GB"/>
                  </w:rPr>
                </w:rPrChange>
              </w:rPr>
              <w:t xml:space="preserve"> xxx </w:t>
            </w:r>
            <w:proofErr w:type="spellStart"/>
            <w:r w:rsidRPr="00230ED6" w:rsidR="00FC5E4C">
              <w:rPr>
                <w:b/>
                <w:bCs/>
                <w:color w:val="FF0000"/>
                <w:sz w:val="18"/>
                <w:szCs w:val="18"/>
                <w:highlight w:val="yellow"/>
                <w:lang w:val="en-GB"/>
                <w:rPrChange w:author="Nikki Papenfus" w:date="2024-02-06T16:58:00Z" w:id="833">
                  <w:rPr>
                    <w:b/>
                    <w:bCs/>
                    <w:color w:val="FF0000"/>
                    <w:sz w:val="18"/>
                    <w:szCs w:val="18"/>
                    <w:lang w:val="en-GB"/>
                  </w:rPr>
                </w:rPrChange>
              </w:rPr>
              <w:t>xxx</w:t>
            </w:r>
            <w:proofErr w:type="spellEnd"/>
          </w:p>
        </w:tc>
      </w:tr>
    </w:tbl>
    <w:p w:rsidRPr="00230ED6" w:rsidR="00982E78" w:rsidP="00982E78" w:rsidRDefault="00982E78" w14:paraId="5AC8E745" w14:textId="77777777">
      <w:pPr>
        <w:pStyle w:val="NormalIndent"/>
        <w:rPr>
          <w:highlight w:val="yellow"/>
          <w:rPrChange w:author="Nikki Papenfus" w:date="2024-02-06T16:58:00Z" w:id="834">
            <w:rPr/>
          </w:rPrChange>
        </w:rPr>
      </w:pPr>
    </w:p>
    <w:p w:rsidRPr="00BF4574" w:rsidR="00024908" w:rsidDel="00230ED6" w:rsidP="00024908" w:rsidRDefault="00024908" w14:paraId="06EB0473" w14:textId="1607B1D6">
      <w:pPr>
        <w:pStyle w:val="NormalIndent"/>
        <w:rPr>
          <w:del w:author="Nikki Papenfus" w:date="2024-02-06T16:58:00Z" w:id="835"/>
        </w:rPr>
      </w:pPr>
      <w:del w:author="Nikki Papenfus" w:date="2024-02-06T16:58:00Z" w:id="836">
        <w:r w:rsidRPr="00BF4574" w:rsidDel="00230ED6">
          <w:rPr>
            <w:lang w:eastAsia="en-ZA"/>
          </w:rPr>
          <w:delText xml:space="preserve">Assuming implementation of the “Must Have” and “Should Have” requirements detailed within the </w:delText>
        </w:r>
        <w:r w:rsidRPr="00BF4574" w:rsidDel="00230ED6" w:rsidR="00DD2E3F">
          <w:rPr>
            <w:lang w:eastAsia="en-ZA"/>
          </w:rPr>
          <w:delText>backlog;</w:delText>
        </w:r>
        <w:r w:rsidRPr="00BF4574" w:rsidDel="00230ED6">
          <w:rPr>
            <w:lang w:eastAsia="en-ZA"/>
          </w:rPr>
          <w:delText xml:space="preserve"> </w:delText>
        </w:r>
        <w:r w:rsidRPr="00BF4574" w:rsidDel="00230ED6">
          <w:delText xml:space="preserve">the project is expected to require </w:delText>
        </w:r>
        <w:r w:rsidRPr="00BF4574" w:rsidDel="00230ED6" w:rsidR="00DD2E3F">
          <w:delText>4</w:delText>
        </w:r>
        <w:r w:rsidRPr="00BF4574" w:rsidDel="00230ED6">
          <w:delText xml:space="preserve"> </w:delText>
        </w:r>
        <w:r w:rsidRPr="00BF4574" w:rsidDel="00230ED6" w:rsidR="002F27D1">
          <w:delText>2/3-week</w:delText>
        </w:r>
        <w:r w:rsidRPr="00BF4574" w:rsidDel="00230ED6">
          <w:delText xml:space="preserve"> sprints.</w:delText>
        </w:r>
      </w:del>
    </w:p>
    <w:p w:rsidRPr="00BF4574" w:rsidR="00024908" w:rsidDel="00EC3F60" w:rsidP="00024908" w:rsidRDefault="00024908" w14:paraId="011666B4" w14:textId="12D8CE3C">
      <w:pPr>
        <w:pStyle w:val="NormalIndent"/>
        <w:rPr>
          <w:del w:author="Nikki Papenfus" w:date="2024-02-06T17:02:00Z" w:id="837"/>
        </w:rPr>
      </w:pPr>
      <w:del w:author="Nikki Papenfus" w:date="2024-02-06T17:02:00Z" w:id="838">
        <w:r w:rsidRPr="00BF4574" w:rsidDel="00EC3F60">
          <w:delText>The estimated resources and timelines required to deliver the solution are:</w:delText>
        </w:r>
      </w:del>
    </w:p>
    <w:tbl>
      <w:tblPr>
        <w:tblStyle w:val="TableGrid"/>
        <w:tblW w:w="8590" w:type="dxa"/>
        <w:tblInd w:w="704" w:type="dxa"/>
        <w:tblLayout w:type="fixed"/>
        <w:tblLook w:val="04A0" w:firstRow="1" w:lastRow="0" w:firstColumn="1" w:lastColumn="0" w:noHBand="0" w:noVBand="1"/>
      </w:tblPr>
      <w:tblGrid>
        <w:gridCol w:w="4536"/>
        <w:gridCol w:w="1418"/>
        <w:gridCol w:w="1048"/>
        <w:gridCol w:w="1588"/>
      </w:tblGrid>
      <w:tr w:rsidRPr="00BF4574" w:rsidR="00024908" w:rsidDel="00EC3F60" w:rsidTr="001945FD" w14:paraId="319CE326" w14:textId="28E85A43">
        <w:trPr>
          <w:del w:author="Nikki Papenfus" w:date="2024-02-06T17:02:00Z" w:id="839"/>
        </w:trPr>
        <w:tc>
          <w:tcPr>
            <w:tcW w:w="4536" w:type="dxa"/>
            <w:shd w:val="clear" w:color="auto" w:fill="808080" w:themeFill="background1" w:themeFillShade="80"/>
            <w:vAlign w:val="center"/>
          </w:tcPr>
          <w:p w:rsidRPr="00BF4574" w:rsidR="00024908" w:rsidDel="00EC3F60" w:rsidP="001945FD" w:rsidRDefault="00024908" w14:paraId="536EC056" w14:textId="37D94240">
            <w:pPr>
              <w:pStyle w:val="NormalIndent"/>
              <w:spacing w:after="60" w:line="260" w:lineRule="atLeast"/>
              <w:ind w:left="0"/>
              <w:rPr>
                <w:del w:author="Nikki Papenfus" w:date="2024-02-06T17:02:00Z" w:id="840"/>
                <w:rFonts w:cstheme="minorHAnsi"/>
                <w:b/>
                <w:bCs/>
                <w:color w:val="FFFFFF" w:themeColor="background1"/>
                <w:sz w:val="18"/>
                <w:szCs w:val="18"/>
              </w:rPr>
            </w:pPr>
            <w:del w:author="Nikki Papenfus" w:date="2024-02-06T17:02:00Z" w:id="841">
              <w:r w:rsidRPr="00BF4574" w:rsidDel="00EC3F60">
                <w:rPr>
                  <w:rFonts w:cstheme="minorHAnsi"/>
                  <w:b/>
                  <w:bCs/>
                  <w:color w:val="FFFFFF" w:themeColor="background1"/>
                  <w:sz w:val="18"/>
                  <w:szCs w:val="18"/>
                </w:rPr>
                <w:delText>Project Phases</w:delText>
              </w:r>
            </w:del>
          </w:p>
        </w:tc>
        <w:tc>
          <w:tcPr>
            <w:tcW w:w="1418" w:type="dxa"/>
            <w:shd w:val="clear" w:color="auto" w:fill="808080" w:themeFill="background1" w:themeFillShade="80"/>
            <w:vAlign w:val="center"/>
          </w:tcPr>
          <w:p w:rsidRPr="00BF4574" w:rsidR="00024908" w:rsidDel="00EC3F60" w:rsidP="001945FD" w:rsidRDefault="00024908" w14:paraId="5AD57EE1" w14:textId="42E4D331">
            <w:pPr>
              <w:pStyle w:val="NormalIndent"/>
              <w:spacing w:after="60" w:line="260" w:lineRule="atLeast"/>
              <w:ind w:left="0"/>
              <w:jc w:val="center"/>
              <w:rPr>
                <w:del w:author="Nikki Papenfus" w:date="2024-02-06T17:02:00Z" w:id="842"/>
                <w:rFonts w:cstheme="minorHAnsi"/>
                <w:b/>
                <w:bCs/>
                <w:color w:val="FFFFFF" w:themeColor="background1"/>
                <w:sz w:val="18"/>
                <w:szCs w:val="18"/>
              </w:rPr>
            </w:pPr>
            <w:del w:author="Nikki Papenfus" w:date="2024-02-06T17:02:00Z" w:id="843">
              <w:r w:rsidRPr="00BF4574" w:rsidDel="00EC3F60">
                <w:rPr>
                  <w:rFonts w:cstheme="minorHAnsi"/>
                  <w:b/>
                  <w:bCs/>
                  <w:color w:val="FFFFFF" w:themeColor="background1"/>
                  <w:sz w:val="18"/>
                  <w:szCs w:val="18"/>
                </w:rPr>
                <w:delText>Duration (Weeks)</w:delText>
              </w:r>
            </w:del>
          </w:p>
        </w:tc>
        <w:tc>
          <w:tcPr>
            <w:tcW w:w="1048" w:type="dxa"/>
            <w:shd w:val="clear" w:color="auto" w:fill="808080" w:themeFill="background1" w:themeFillShade="80"/>
            <w:vAlign w:val="center"/>
          </w:tcPr>
          <w:p w:rsidRPr="00BF4574" w:rsidR="00024908" w:rsidDel="00EC3F60" w:rsidP="001945FD" w:rsidRDefault="00024908" w14:paraId="4B7168A9" w14:textId="559621B4">
            <w:pPr>
              <w:pStyle w:val="NormalIndent"/>
              <w:spacing w:after="60" w:line="260" w:lineRule="atLeast"/>
              <w:ind w:left="0"/>
              <w:jc w:val="center"/>
              <w:rPr>
                <w:del w:author="Nikki Papenfus" w:date="2024-02-06T17:02:00Z" w:id="844"/>
                <w:rFonts w:cstheme="minorHAnsi"/>
                <w:b/>
                <w:bCs/>
                <w:color w:val="FFFFFF" w:themeColor="background1"/>
                <w:sz w:val="18"/>
                <w:szCs w:val="18"/>
              </w:rPr>
            </w:pPr>
            <w:del w:author="Nikki Papenfus" w:date="2024-02-06T17:02:00Z" w:id="845">
              <w:r w:rsidRPr="00BF4574" w:rsidDel="00EC3F60">
                <w:rPr>
                  <w:rFonts w:cstheme="minorHAnsi"/>
                  <w:b/>
                  <w:bCs/>
                  <w:color w:val="FFFFFF" w:themeColor="background1"/>
                  <w:sz w:val="18"/>
                  <w:szCs w:val="18"/>
                </w:rPr>
                <w:delText>FTEs</w:delText>
              </w:r>
            </w:del>
          </w:p>
        </w:tc>
        <w:tc>
          <w:tcPr>
            <w:tcW w:w="1588" w:type="dxa"/>
            <w:shd w:val="clear" w:color="auto" w:fill="808080" w:themeFill="background1" w:themeFillShade="80"/>
            <w:vAlign w:val="center"/>
          </w:tcPr>
          <w:p w:rsidRPr="00BF4574" w:rsidR="00024908" w:rsidDel="00EC3F60" w:rsidP="001945FD" w:rsidRDefault="00024908" w14:paraId="58C8FCF3" w14:textId="0ABA51FF">
            <w:pPr>
              <w:pStyle w:val="NormalIndent"/>
              <w:spacing w:after="60" w:line="260" w:lineRule="atLeast"/>
              <w:ind w:left="0"/>
              <w:jc w:val="center"/>
              <w:rPr>
                <w:del w:author="Nikki Papenfus" w:date="2024-02-06T17:02:00Z" w:id="846"/>
                <w:rFonts w:cstheme="minorHAnsi"/>
                <w:b/>
                <w:bCs/>
                <w:color w:val="FFFFFF" w:themeColor="background1"/>
                <w:sz w:val="18"/>
                <w:szCs w:val="18"/>
              </w:rPr>
            </w:pPr>
            <w:del w:author="Nikki Papenfus" w:date="2024-02-06T17:02:00Z" w:id="847">
              <w:r w:rsidRPr="00BF4574" w:rsidDel="00EC3F60">
                <w:rPr>
                  <w:rFonts w:cstheme="minorHAnsi"/>
                  <w:b/>
                  <w:bCs/>
                  <w:color w:val="FFFFFF" w:themeColor="background1"/>
                  <w:sz w:val="18"/>
                  <w:szCs w:val="18"/>
                </w:rPr>
                <w:delText>Cost</w:delText>
              </w:r>
            </w:del>
          </w:p>
        </w:tc>
      </w:tr>
      <w:tr w:rsidRPr="00BF4574" w:rsidR="00024908" w:rsidDel="00EC3F60" w:rsidTr="001945FD" w14:paraId="5C390B03" w14:textId="016D621D">
        <w:trPr>
          <w:trHeight w:val="397"/>
          <w:del w:author="Nikki Papenfus" w:date="2024-02-06T17:02:00Z" w:id="848"/>
        </w:trPr>
        <w:tc>
          <w:tcPr>
            <w:tcW w:w="4536" w:type="dxa"/>
            <w:shd w:val="clear" w:color="auto" w:fill="FFFFFF" w:themeFill="background1"/>
            <w:vAlign w:val="center"/>
          </w:tcPr>
          <w:p w:rsidRPr="00BF4574" w:rsidR="00024908" w:rsidDel="00EC3F60" w:rsidP="001945FD" w:rsidRDefault="00024908" w14:paraId="6AC2FFB8" w14:textId="23C1BB0E">
            <w:pPr>
              <w:pStyle w:val="NormalIndent"/>
              <w:spacing w:after="60" w:line="260" w:lineRule="atLeast"/>
              <w:ind w:left="0"/>
              <w:rPr>
                <w:del w:author="Nikki Papenfus" w:date="2024-02-06T17:02:00Z" w:id="849"/>
                <w:rFonts w:cstheme="minorHAnsi"/>
                <w:sz w:val="18"/>
                <w:szCs w:val="18"/>
              </w:rPr>
            </w:pPr>
            <w:del w:author="Nikki Papenfus" w:date="2024-02-06T17:02:00Z" w:id="850">
              <w:r w:rsidRPr="00BF4574" w:rsidDel="00EC3F60">
                <w:rPr>
                  <w:rFonts w:cstheme="minorHAnsi"/>
                  <w:sz w:val="18"/>
                  <w:szCs w:val="18"/>
                </w:rPr>
                <w:delText xml:space="preserve">Sprint 0: Initial Analysis &amp; backlog creation </w:delText>
              </w:r>
            </w:del>
          </w:p>
        </w:tc>
        <w:tc>
          <w:tcPr>
            <w:tcW w:w="1418" w:type="dxa"/>
            <w:shd w:val="clear" w:color="auto" w:fill="FFFFFF" w:themeFill="background1"/>
            <w:vAlign w:val="center"/>
          </w:tcPr>
          <w:p w:rsidRPr="00BF4574" w:rsidR="00024908" w:rsidDel="00EC3F60" w:rsidP="001945FD" w:rsidRDefault="00654C1D" w14:paraId="55D92AA8" w14:textId="41964DBE">
            <w:pPr>
              <w:pStyle w:val="NormalIndent"/>
              <w:spacing w:after="60" w:line="260" w:lineRule="atLeast"/>
              <w:ind w:left="0"/>
              <w:contextualSpacing/>
              <w:jc w:val="right"/>
              <w:rPr>
                <w:del w:author="Nikki Papenfus" w:date="2024-02-06T17:02:00Z" w:id="851"/>
                <w:rFonts w:cstheme="minorHAnsi"/>
                <w:sz w:val="18"/>
                <w:szCs w:val="18"/>
              </w:rPr>
            </w:pPr>
            <w:del w:author="Nikki Papenfus" w:date="2024-02-06T17:02:00Z" w:id="852">
              <w:r w:rsidRPr="00BF4574" w:rsidDel="00EC3F60">
                <w:rPr>
                  <w:rFonts w:cstheme="minorHAnsi"/>
                  <w:sz w:val="18"/>
                  <w:szCs w:val="18"/>
                </w:rPr>
                <w:delText>3</w:delText>
              </w:r>
            </w:del>
          </w:p>
        </w:tc>
        <w:tc>
          <w:tcPr>
            <w:tcW w:w="1048" w:type="dxa"/>
            <w:shd w:val="clear" w:color="auto" w:fill="FFFFFF" w:themeFill="background1"/>
            <w:vAlign w:val="center"/>
          </w:tcPr>
          <w:p w:rsidRPr="00BF4574" w:rsidR="00024908" w:rsidDel="00EC3F60" w:rsidP="001945FD" w:rsidRDefault="00024908" w14:paraId="07464FB1" w14:textId="040FF0C6">
            <w:pPr>
              <w:pStyle w:val="NormalIndent"/>
              <w:spacing w:after="60" w:line="260" w:lineRule="atLeast"/>
              <w:ind w:left="0"/>
              <w:contextualSpacing/>
              <w:jc w:val="right"/>
              <w:rPr>
                <w:del w:author="Nikki Papenfus" w:date="2024-02-06T17:02:00Z" w:id="853"/>
                <w:rFonts w:cstheme="minorHAnsi"/>
                <w:sz w:val="18"/>
                <w:szCs w:val="18"/>
              </w:rPr>
            </w:pPr>
            <w:del w:author="Nikki Papenfus" w:date="2024-02-06T17:02:00Z" w:id="854">
              <w:r w:rsidRPr="00BF4574" w:rsidDel="00EC3F60">
                <w:rPr>
                  <w:rFonts w:cstheme="minorHAnsi"/>
                  <w:sz w:val="18"/>
                  <w:szCs w:val="18"/>
                </w:rPr>
                <w:delText>x</w:delText>
              </w:r>
            </w:del>
          </w:p>
        </w:tc>
        <w:tc>
          <w:tcPr>
            <w:tcW w:w="1588" w:type="dxa"/>
            <w:shd w:val="clear" w:color="auto" w:fill="auto"/>
            <w:vAlign w:val="center"/>
          </w:tcPr>
          <w:p w:rsidRPr="00BF4574" w:rsidR="00024908" w:rsidDel="00EC3F60" w:rsidP="001945FD" w:rsidRDefault="00024908" w14:paraId="2F6BF8EB" w14:textId="4562FC14">
            <w:pPr>
              <w:pStyle w:val="NormalIndent"/>
              <w:spacing w:after="60" w:line="260" w:lineRule="atLeast"/>
              <w:ind w:left="0"/>
              <w:contextualSpacing/>
              <w:jc w:val="right"/>
              <w:rPr>
                <w:del w:author="Nikki Papenfus" w:date="2024-02-06T17:02:00Z" w:id="855"/>
                <w:rFonts w:cstheme="minorHAnsi"/>
                <w:color w:val="FF0000"/>
                <w:sz w:val="18"/>
                <w:szCs w:val="18"/>
              </w:rPr>
            </w:pPr>
            <w:del w:author="Nikki Papenfus" w:date="2024-02-06T17:02:00Z" w:id="856">
              <w:r w:rsidRPr="00BF4574" w:rsidDel="00EC3F60">
                <w:rPr>
                  <w:rFonts w:cstheme="minorHAnsi"/>
                  <w:color w:val="FF0000"/>
                  <w:sz w:val="18"/>
                  <w:szCs w:val="18"/>
                </w:rPr>
                <w:delText>$ xx xxx</w:delText>
              </w:r>
            </w:del>
          </w:p>
        </w:tc>
      </w:tr>
      <w:tr w:rsidRPr="00BF4574" w:rsidR="00024908" w:rsidDel="00EC3F60" w:rsidTr="001945FD" w14:paraId="784370B3" w14:textId="6336108D">
        <w:trPr>
          <w:trHeight w:val="397"/>
          <w:del w:author="Nikki Papenfus" w:date="2024-02-06T17:02:00Z" w:id="857"/>
        </w:trPr>
        <w:tc>
          <w:tcPr>
            <w:tcW w:w="4536" w:type="dxa"/>
            <w:vAlign w:val="center"/>
          </w:tcPr>
          <w:p w:rsidRPr="00BF4574" w:rsidR="00024908" w:rsidDel="00EC3F60" w:rsidP="001945FD" w:rsidRDefault="00024908" w14:paraId="13686269" w14:textId="7FC7DC44">
            <w:pPr>
              <w:pStyle w:val="NormalIndent"/>
              <w:spacing w:after="60" w:line="260" w:lineRule="atLeast"/>
              <w:ind w:left="0"/>
              <w:rPr>
                <w:del w:author="Nikki Papenfus" w:date="2024-02-06T17:02:00Z" w:id="858"/>
                <w:rFonts w:cstheme="minorHAnsi"/>
                <w:sz w:val="18"/>
                <w:szCs w:val="18"/>
              </w:rPr>
            </w:pPr>
            <w:del w:author="Nikki Papenfus" w:date="2024-02-06T17:02:00Z" w:id="859">
              <w:r w:rsidRPr="00BF4574" w:rsidDel="00EC3F60">
                <w:rPr>
                  <w:rFonts w:cstheme="minorHAnsi"/>
                  <w:sz w:val="18"/>
                  <w:szCs w:val="18"/>
                </w:rPr>
                <w:delText>Sprint 1–</w:delText>
              </w:r>
              <w:r w:rsidRPr="00BF4574" w:rsidDel="00EC3F60" w:rsidR="00654C1D">
                <w:rPr>
                  <w:rFonts w:cstheme="minorHAnsi"/>
                  <w:sz w:val="18"/>
                  <w:szCs w:val="18"/>
                </w:rPr>
                <w:delText>4</w:delText>
              </w:r>
              <w:r w:rsidRPr="00BF4574" w:rsidDel="00EC3F60">
                <w:rPr>
                  <w:rFonts w:cstheme="minorHAnsi"/>
                  <w:sz w:val="18"/>
                  <w:szCs w:val="18"/>
                </w:rPr>
                <w:delText>: Development &amp; QA</w:delText>
              </w:r>
            </w:del>
          </w:p>
        </w:tc>
        <w:tc>
          <w:tcPr>
            <w:tcW w:w="1418" w:type="dxa"/>
            <w:vAlign w:val="center"/>
          </w:tcPr>
          <w:p w:rsidRPr="00BF4574" w:rsidR="00024908" w:rsidDel="00EC3F60" w:rsidP="001945FD" w:rsidRDefault="00654C1D" w14:paraId="26941456" w14:textId="68532A9E">
            <w:pPr>
              <w:pStyle w:val="NormalIndent"/>
              <w:spacing w:after="60" w:line="260" w:lineRule="atLeast"/>
              <w:ind w:left="0"/>
              <w:contextualSpacing/>
              <w:jc w:val="right"/>
              <w:rPr>
                <w:del w:author="Nikki Papenfus" w:date="2024-02-06T17:02:00Z" w:id="860"/>
                <w:rFonts w:cstheme="minorHAnsi"/>
                <w:sz w:val="18"/>
                <w:szCs w:val="18"/>
              </w:rPr>
            </w:pPr>
            <w:del w:author="Nikki Papenfus" w:date="2024-02-06T17:02:00Z" w:id="861">
              <w:r w:rsidRPr="00BF4574" w:rsidDel="00EC3F60">
                <w:rPr>
                  <w:rFonts w:cstheme="minorHAnsi"/>
                  <w:sz w:val="18"/>
                  <w:szCs w:val="18"/>
                </w:rPr>
                <w:delText>12</w:delText>
              </w:r>
            </w:del>
          </w:p>
        </w:tc>
        <w:tc>
          <w:tcPr>
            <w:tcW w:w="1048" w:type="dxa"/>
            <w:vAlign w:val="center"/>
          </w:tcPr>
          <w:p w:rsidRPr="00BF4574" w:rsidR="00024908" w:rsidDel="00EC3F60" w:rsidP="001945FD" w:rsidRDefault="00024908" w14:paraId="19DCF7F1" w14:textId="09C40E8D">
            <w:pPr>
              <w:pStyle w:val="NormalIndent"/>
              <w:spacing w:after="60" w:line="260" w:lineRule="atLeast"/>
              <w:ind w:left="0"/>
              <w:contextualSpacing/>
              <w:jc w:val="right"/>
              <w:rPr>
                <w:del w:author="Nikki Papenfus" w:date="2024-02-06T17:02:00Z" w:id="862"/>
                <w:rFonts w:cstheme="minorHAnsi"/>
                <w:sz w:val="18"/>
                <w:szCs w:val="18"/>
              </w:rPr>
            </w:pPr>
            <w:del w:author="Nikki Papenfus" w:date="2024-02-06T17:02:00Z" w:id="863">
              <w:r w:rsidRPr="00BF4574" w:rsidDel="00EC3F60">
                <w:rPr>
                  <w:rFonts w:cstheme="minorHAnsi"/>
                  <w:sz w:val="18"/>
                  <w:szCs w:val="18"/>
                </w:rPr>
                <w:delText>x</w:delText>
              </w:r>
            </w:del>
          </w:p>
        </w:tc>
        <w:tc>
          <w:tcPr>
            <w:tcW w:w="1588" w:type="dxa"/>
            <w:vAlign w:val="center"/>
          </w:tcPr>
          <w:p w:rsidRPr="00BF4574" w:rsidR="00024908" w:rsidDel="00EC3F60" w:rsidP="001945FD" w:rsidRDefault="00024908" w14:paraId="4D20A414" w14:textId="55EF950E">
            <w:pPr>
              <w:pStyle w:val="NormalIndent"/>
              <w:spacing w:after="60" w:line="260" w:lineRule="atLeast"/>
              <w:ind w:left="0"/>
              <w:contextualSpacing/>
              <w:jc w:val="right"/>
              <w:rPr>
                <w:del w:author="Nikki Papenfus" w:date="2024-02-06T17:02:00Z" w:id="864"/>
                <w:rFonts w:cstheme="minorHAnsi"/>
                <w:color w:val="FF0000"/>
                <w:sz w:val="18"/>
                <w:szCs w:val="18"/>
              </w:rPr>
            </w:pPr>
            <w:del w:author="Nikki Papenfus" w:date="2024-02-06T17:02:00Z" w:id="865">
              <w:r w:rsidRPr="00BF4574" w:rsidDel="00EC3F60">
                <w:rPr>
                  <w:rFonts w:cstheme="minorHAnsi"/>
                  <w:color w:val="FF0000"/>
                  <w:sz w:val="18"/>
                  <w:szCs w:val="18"/>
                </w:rPr>
                <w:delText>$ xx xxx</w:delText>
              </w:r>
            </w:del>
          </w:p>
        </w:tc>
      </w:tr>
      <w:tr w:rsidRPr="00BF4574" w:rsidR="00024908" w:rsidDel="00EC3F60" w:rsidTr="001945FD" w14:paraId="5506F6EA" w14:textId="69755886">
        <w:trPr>
          <w:trHeight w:val="397"/>
          <w:del w:author="Nikki Papenfus" w:date="2024-02-06T17:02:00Z" w:id="866"/>
        </w:trPr>
        <w:tc>
          <w:tcPr>
            <w:tcW w:w="4536" w:type="dxa"/>
            <w:vAlign w:val="center"/>
          </w:tcPr>
          <w:p w:rsidRPr="00BF4574" w:rsidR="00024908" w:rsidDel="00EC3F60" w:rsidP="001945FD" w:rsidRDefault="00024908" w14:paraId="4E477046" w14:textId="44728DE0">
            <w:pPr>
              <w:pStyle w:val="NormalIndent"/>
              <w:spacing w:after="60" w:line="260" w:lineRule="atLeast"/>
              <w:ind w:left="0"/>
              <w:rPr>
                <w:del w:author="Nikki Papenfus" w:date="2024-02-06T17:02:00Z" w:id="867"/>
                <w:rFonts w:cstheme="minorHAnsi"/>
                <w:sz w:val="18"/>
                <w:szCs w:val="18"/>
              </w:rPr>
            </w:pPr>
            <w:del w:author="Nikki Papenfus" w:date="2024-02-06T17:02:00Z" w:id="868">
              <w:r w:rsidRPr="00BF4574" w:rsidDel="00EC3F60">
                <w:rPr>
                  <w:rFonts w:cstheme="minorHAnsi"/>
                  <w:sz w:val="18"/>
                  <w:szCs w:val="18"/>
                </w:rPr>
                <w:delText xml:space="preserve">Sprint 6: UAT support &amp; feedback </w:delText>
              </w:r>
            </w:del>
          </w:p>
        </w:tc>
        <w:tc>
          <w:tcPr>
            <w:tcW w:w="1418" w:type="dxa"/>
            <w:vAlign w:val="center"/>
          </w:tcPr>
          <w:p w:rsidRPr="00BF4574" w:rsidR="00024908" w:rsidDel="00EC3F60" w:rsidP="001945FD" w:rsidRDefault="00B1196C" w14:paraId="25AB00FA" w14:textId="63591294">
            <w:pPr>
              <w:pStyle w:val="NormalIndent"/>
              <w:spacing w:after="60" w:line="260" w:lineRule="atLeast"/>
              <w:ind w:left="0"/>
              <w:contextualSpacing/>
              <w:jc w:val="right"/>
              <w:rPr>
                <w:del w:author="Nikki Papenfus" w:date="2024-02-06T17:02:00Z" w:id="869"/>
                <w:rFonts w:cstheme="minorHAnsi"/>
                <w:sz w:val="18"/>
                <w:szCs w:val="18"/>
              </w:rPr>
            </w:pPr>
            <w:del w:author="Nikki Papenfus" w:date="2024-02-06T17:02:00Z" w:id="870">
              <w:r w:rsidRPr="00BF4574" w:rsidDel="00EC3F60">
                <w:rPr>
                  <w:rFonts w:cstheme="minorHAnsi"/>
                  <w:sz w:val="18"/>
                  <w:szCs w:val="18"/>
                </w:rPr>
                <w:delText>2</w:delText>
              </w:r>
            </w:del>
          </w:p>
        </w:tc>
        <w:tc>
          <w:tcPr>
            <w:tcW w:w="1048" w:type="dxa"/>
            <w:vAlign w:val="center"/>
          </w:tcPr>
          <w:p w:rsidRPr="00BF4574" w:rsidR="00024908" w:rsidDel="00EC3F60" w:rsidP="001945FD" w:rsidRDefault="00024908" w14:paraId="2C513E9A" w14:textId="5FCC832E">
            <w:pPr>
              <w:pStyle w:val="NormalIndent"/>
              <w:spacing w:after="60" w:line="260" w:lineRule="atLeast"/>
              <w:ind w:left="0"/>
              <w:contextualSpacing/>
              <w:jc w:val="right"/>
              <w:rPr>
                <w:del w:author="Nikki Papenfus" w:date="2024-02-06T17:02:00Z" w:id="871"/>
                <w:rFonts w:cstheme="minorHAnsi"/>
                <w:sz w:val="18"/>
                <w:szCs w:val="18"/>
              </w:rPr>
            </w:pPr>
            <w:del w:author="Nikki Papenfus" w:date="2024-02-06T17:02:00Z" w:id="872">
              <w:r w:rsidRPr="00BF4574" w:rsidDel="00EC3F60">
                <w:rPr>
                  <w:rFonts w:cstheme="minorHAnsi"/>
                  <w:sz w:val="18"/>
                  <w:szCs w:val="18"/>
                </w:rPr>
                <w:delText>x</w:delText>
              </w:r>
            </w:del>
          </w:p>
        </w:tc>
        <w:tc>
          <w:tcPr>
            <w:tcW w:w="1588" w:type="dxa"/>
            <w:vAlign w:val="center"/>
          </w:tcPr>
          <w:p w:rsidRPr="00BF4574" w:rsidR="00024908" w:rsidDel="00EC3F60" w:rsidP="001945FD" w:rsidRDefault="00024908" w14:paraId="43DB743C" w14:textId="528C3FB8">
            <w:pPr>
              <w:pStyle w:val="NormalIndent"/>
              <w:spacing w:after="60" w:line="260" w:lineRule="atLeast"/>
              <w:ind w:left="0"/>
              <w:contextualSpacing/>
              <w:jc w:val="right"/>
              <w:rPr>
                <w:del w:author="Nikki Papenfus" w:date="2024-02-06T17:02:00Z" w:id="873"/>
                <w:rFonts w:cstheme="minorHAnsi"/>
                <w:color w:val="FF0000"/>
                <w:sz w:val="18"/>
                <w:szCs w:val="18"/>
              </w:rPr>
            </w:pPr>
            <w:del w:author="Nikki Papenfus" w:date="2024-02-06T17:02:00Z" w:id="874">
              <w:r w:rsidRPr="00BF4574" w:rsidDel="00EC3F60">
                <w:rPr>
                  <w:rFonts w:cstheme="minorHAnsi"/>
                  <w:color w:val="FF0000"/>
                  <w:sz w:val="18"/>
                  <w:szCs w:val="18"/>
                </w:rPr>
                <w:delText>$ xx xxx</w:delText>
              </w:r>
            </w:del>
          </w:p>
        </w:tc>
      </w:tr>
      <w:tr w:rsidRPr="00BF4574" w:rsidR="00024908" w:rsidDel="00EC3F60" w:rsidTr="001945FD" w14:paraId="503E27CD" w14:textId="1938C268">
        <w:trPr>
          <w:trHeight w:val="397"/>
          <w:del w:author="Nikki Papenfus" w:date="2024-02-06T17:02:00Z" w:id="875"/>
        </w:trPr>
        <w:tc>
          <w:tcPr>
            <w:tcW w:w="4536" w:type="dxa"/>
            <w:shd w:val="clear" w:color="auto" w:fill="F2F2F2" w:themeFill="background1" w:themeFillShade="F2"/>
            <w:vAlign w:val="center"/>
          </w:tcPr>
          <w:p w:rsidRPr="00BF4574" w:rsidR="00024908" w:rsidDel="00EC3F60" w:rsidP="001945FD" w:rsidRDefault="00024908" w14:paraId="073B560A" w14:textId="71CA1F5F">
            <w:pPr>
              <w:pStyle w:val="NormalIndent"/>
              <w:spacing w:after="60" w:line="260" w:lineRule="atLeast"/>
              <w:ind w:left="0"/>
              <w:rPr>
                <w:del w:author="Nikki Papenfus" w:date="2024-02-06T17:02:00Z" w:id="876"/>
                <w:rFonts w:cstheme="minorHAnsi"/>
                <w:b/>
                <w:bCs/>
                <w:sz w:val="18"/>
                <w:szCs w:val="18"/>
              </w:rPr>
            </w:pPr>
            <w:del w:author="Nikki Papenfus" w:date="2024-02-06T17:02:00Z" w:id="877">
              <w:r w:rsidRPr="00BF4574" w:rsidDel="00EC3F60">
                <w:rPr>
                  <w:rFonts w:cstheme="minorHAnsi"/>
                  <w:b/>
                  <w:bCs/>
                  <w:sz w:val="18"/>
                  <w:szCs w:val="18"/>
                </w:rPr>
                <w:delText>Total</w:delText>
              </w:r>
            </w:del>
          </w:p>
        </w:tc>
        <w:tc>
          <w:tcPr>
            <w:tcW w:w="1418" w:type="dxa"/>
            <w:shd w:val="clear" w:color="auto" w:fill="F2F2F2" w:themeFill="background1" w:themeFillShade="F2"/>
            <w:vAlign w:val="center"/>
          </w:tcPr>
          <w:p w:rsidRPr="00BF4574" w:rsidR="00024908" w:rsidDel="00EC3F60" w:rsidP="001945FD" w:rsidRDefault="00B1196C" w14:paraId="0A6067BF" w14:textId="1C95D4CC">
            <w:pPr>
              <w:pStyle w:val="NormalIndent"/>
              <w:spacing w:after="60" w:line="260" w:lineRule="atLeast"/>
              <w:ind w:left="0"/>
              <w:contextualSpacing/>
              <w:jc w:val="right"/>
              <w:rPr>
                <w:del w:author="Nikki Papenfus" w:date="2024-02-06T17:02:00Z" w:id="878"/>
                <w:rFonts w:cstheme="minorHAnsi"/>
                <w:b/>
                <w:bCs/>
                <w:sz w:val="18"/>
                <w:szCs w:val="18"/>
              </w:rPr>
            </w:pPr>
            <w:del w:author="Nikki Papenfus" w:date="2024-02-06T17:02:00Z" w:id="879">
              <w:r w:rsidRPr="00BF4574" w:rsidDel="00EC3F60">
                <w:rPr>
                  <w:rFonts w:cstheme="minorHAnsi"/>
                  <w:b/>
                  <w:bCs/>
                  <w:sz w:val="18"/>
                  <w:szCs w:val="18"/>
                </w:rPr>
                <w:delText>17</w:delText>
              </w:r>
              <w:r w:rsidRPr="00BF4574" w:rsidDel="00EC3F60" w:rsidR="00024908">
                <w:rPr>
                  <w:rFonts w:cstheme="minorHAnsi"/>
                  <w:b/>
                  <w:bCs/>
                  <w:sz w:val="18"/>
                  <w:szCs w:val="18"/>
                </w:rPr>
                <w:delText xml:space="preserve"> weeks</w:delText>
              </w:r>
            </w:del>
          </w:p>
        </w:tc>
        <w:tc>
          <w:tcPr>
            <w:tcW w:w="1048" w:type="dxa"/>
            <w:shd w:val="clear" w:color="auto" w:fill="F2F2F2" w:themeFill="background1" w:themeFillShade="F2"/>
            <w:vAlign w:val="center"/>
          </w:tcPr>
          <w:p w:rsidRPr="00BF4574" w:rsidR="00024908" w:rsidDel="00EC3F60" w:rsidP="001945FD" w:rsidRDefault="00024908" w14:paraId="2F78C103" w14:textId="3B114637">
            <w:pPr>
              <w:pStyle w:val="NormalIndent"/>
              <w:spacing w:after="60" w:line="260" w:lineRule="atLeast"/>
              <w:ind w:left="0"/>
              <w:contextualSpacing/>
              <w:jc w:val="right"/>
              <w:rPr>
                <w:del w:author="Nikki Papenfus" w:date="2024-02-06T17:02:00Z" w:id="880"/>
                <w:rFonts w:cstheme="minorHAnsi"/>
                <w:sz w:val="18"/>
                <w:szCs w:val="18"/>
              </w:rPr>
            </w:pPr>
          </w:p>
        </w:tc>
        <w:tc>
          <w:tcPr>
            <w:tcW w:w="1588" w:type="dxa"/>
            <w:shd w:val="clear" w:color="auto" w:fill="F2F2F2" w:themeFill="background1" w:themeFillShade="F2"/>
            <w:vAlign w:val="center"/>
          </w:tcPr>
          <w:p w:rsidRPr="00BF4574" w:rsidR="00024908" w:rsidDel="00EC3F60" w:rsidP="001945FD" w:rsidRDefault="00024908" w14:paraId="46915386" w14:textId="6C447491">
            <w:pPr>
              <w:pStyle w:val="NormalIndent"/>
              <w:spacing w:after="60" w:line="260" w:lineRule="atLeast"/>
              <w:ind w:left="0"/>
              <w:contextualSpacing/>
              <w:jc w:val="right"/>
              <w:rPr>
                <w:del w:author="Nikki Papenfus" w:date="2024-02-06T17:02:00Z" w:id="881"/>
                <w:rFonts w:cstheme="minorHAnsi"/>
                <w:b/>
                <w:bCs/>
                <w:color w:val="FF0000"/>
                <w:sz w:val="18"/>
                <w:szCs w:val="18"/>
              </w:rPr>
            </w:pPr>
            <w:del w:author="Nikki Papenfus" w:date="2024-02-06T17:02:00Z" w:id="882">
              <w:r w:rsidRPr="00BF4574" w:rsidDel="00EC3F60">
                <w:rPr>
                  <w:rFonts w:cstheme="minorHAnsi"/>
                  <w:b/>
                  <w:bCs/>
                  <w:color w:val="FF0000"/>
                  <w:sz w:val="18"/>
                  <w:szCs w:val="18"/>
                </w:rPr>
                <w:delText>$ xxx xxx</w:delText>
              </w:r>
            </w:del>
          </w:p>
        </w:tc>
      </w:tr>
    </w:tbl>
    <w:p w:rsidRPr="00BF4574" w:rsidR="00024908" w:rsidDel="00EC3F60" w:rsidP="00024908" w:rsidRDefault="00024908" w14:paraId="7B89C16E" w14:textId="3186E0A1">
      <w:pPr>
        <w:pStyle w:val="NoSpacing"/>
        <w:ind w:left="1146"/>
        <w:rPr>
          <w:del w:author="Nikki Papenfus" w:date="2024-02-06T17:02:00Z" w:id="883"/>
          <w:rPrChange w:author="Nikki Papenfus" w:date="2024-02-06T19:13:00Z" w:id="884">
            <w:rPr>
              <w:del w:author="Nikki Papenfus" w:date="2024-02-06T17:02:00Z" w:id="885"/>
              <w:highlight w:val="cyan"/>
            </w:rPr>
          </w:rPrChange>
        </w:rPr>
      </w:pPr>
    </w:p>
    <w:p w:rsidRPr="009D26FE" w:rsidR="00024908" w:rsidDel="00EC3F60" w:rsidP="00024908" w:rsidRDefault="00024908" w14:paraId="6ECE909E" w14:textId="76BD21AE">
      <w:pPr>
        <w:pStyle w:val="NormalIndent"/>
        <w:numPr>
          <w:ilvl w:val="0"/>
          <w:numId w:val="12"/>
        </w:numPr>
        <w:rPr>
          <w:del w:author="Nikki Papenfus" w:date="2024-02-06T17:02:00Z" w:id="886"/>
        </w:rPr>
      </w:pPr>
      <w:del w:author="Nikki Papenfus" w:date="2024-02-06T17:02:00Z" w:id="887">
        <w:r w:rsidRPr="009D26FE" w:rsidDel="00EC3F60">
          <w:delText xml:space="preserve">The cost of an FTE is </w:delText>
        </w:r>
        <w:r w:rsidRPr="009D26FE" w:rsidDel="00EC3F60">
          <w:rPr>
            <w:color w:val="FF0000"/>
          </w:rPr>
          <w:delText xml:space="preserve">[$xx xxx] </w:delText>
        </w:r>
        <w:r w:rsidRPr="009D26FE" w:rsidDel="00EC3F60">
          <w:delText>per [2/3]-week sprint.</w:delText>
        </w:r>
      </w:del>
    </w:p>
    <w:p w:rsidRPr="009D26FE" w:rsidR="00024908" w:rsidDel="00EC3F60" w:rsidP="00024908" w:rsidRDefault="00024908" w14:paraId="058F00C0" w14:textId="522D7F04">
      <w:pPr>
        <w:pStyle w:val="NormalIndent"/>
        <w:numPr>
          <w:ilvl w:val="1"/>
          <w:numId w:val="12"/>
        </w:numPr>
        <w:rPr>
          <w:del w:author="Nikki Papenfus" w:date="2024-02-06T17:02:00Z" w:id="888"/>
        </w:rPr>
      </w:pPr>
      <w:del w:author="Nikki Papenfus" w:date="2024-02-06T17:02:00Z" w:id="889">
        <w:r w:rsidRPr="009D26FE" w:rsidDel="00EC3F60">
          <w:delText xml:space="preserve">1 FTE is defined as </w:delText>
        </w:r>
        <w:r w:rsidRPr="009D26FE" w:rsidDel="00EC3F60" w:rsidR="00600035">
          <w:delText>160</w:delText>
        </w:r>
        <w:r w:rsidRPr="009D26FE" w:rsidDel="00EC3F60">
          <w:delText xml:space="preserve"> hours per </w:delText>
        </w:r>
        <w:r w:rsidRPr="009D26FE" w:rsidDel="00EC3F60" w:rsidR="00600035">
          <w:delText>month</w:delText>
        </w:r>
        <w:r w:rsidRPr="009D26FE" w:rsidDel="00EC3F60">
          <w:delText xml:space="preserve">. </w:delText>
        </w:r>
      </w:del>
    </w:p>
    <w:p w:rsidRPr="009D26FE" w:rsidR="00024908" w:rsidDel="00EC3F60" w:rsidP="00024908" w:rsidRDefault="00024908" w14:paraId="5A1C8942" w14:textId="506F4388">
      <w:pPr>
        <w:pStyle w:val="NormalIndent"/>
        <w:numPr>
          <w:ilvl w:val="1"/>
          <w:numId w:val="12"/>
        </w:numPr>
        <w:rPr>
          <w:del w:author="Nikki Papenfus" w:date="2024-02-06T17:02:00Z" w:id="890"/>
        </w:rPr>
      </w:pPr>
      <w:del w:author="Nikki Papenfus" w:date="2024-02-06T17:02:00Z" w:id="891">
        <w:r w:rsidRPr="009D26FE" w:rsidDel="00EC3F60">
          <w:delText xml:space="preserve">An FTE may be made up of more than one Open Box member of staff </w:delText>
        </w:r>
        <w:r w:rsidRPr="009D26FE" w:rsidDel="00EC3F60" w:rsidR="002F27D1">
          <w:delText>throughout</w:delText>
        </w:r>
        <w:r w:rsidRPr="009D26FE" w:rsidDel="00EC3F60">
          <w:delText xml:space="preserve"> the duration of each sprint.</w:delText>
        </w:r>
      </w:del>
    </w:p>
    <w:p w:rsidRPr="009D26FE" w:rsidR="00024908" w:rsidDel="00EC3F60" w:rsidP="00024908" w:rsidRDefault="00024908" w14:paraId="13CA9C12" w14:textId="671CEBB4">
      <w:pPr>
        <w:pStyle w:val="NormalIndent"/>
        <w:numPr>
          <w:ilvl w:val="1"/>
          <w:numId w:val="12"/>
        </w:numPr>
        <w:rPr>
          <w:del w:author="Nikki Papenfus" w:date="2024-02-06T17:02:00Z" w:id="892"/>
        </w:rPr>
      </w:pPr>
      <w:del w:author="Nikki Papenfus" w:date="2024-02-06T17:02:00Z" w:id="893">
        <w:r w:rsidRPr="009D26FE" w:rsidDel="00EC3F60">
          <w:delText xml:space="preserve">Unused hours at the end of the sprint will not carry over to the next sprint. </w:delText>
        </w:r>
      </w:del>
    </w:p>
    <w:p w:rsidRPr="009D26FE" w:rsidR="00024908" w:rsidDel="00EC3F60" w:rsidP="00024908" w:rsidRDefault="00024908" w14:paraId="5ED21203" w14:textId="53E58053">
      <w:pPr>
        <w:pStyle w:val="NormalIndent"/>
        <w:numPr>
          <w:ilvl w:val="0"/>
          <w:numId w:val="12"/>
        </w:numPr>
        <w:rPr>
          <w:del w:author="Nikki Papenfus" w:date="2024-02-06T17:02:00Z" w:id="894"/>
        </w:rPr>
      </w:pPr>
      <w:del w:author="Nikki Papenfus" w:date="2024-02-06T17:02:00Z" w:id="895">
        <w:r w:rsidRPr="009D26FE" w:rsidDel="00EC3F60">
          <w:delText xml:space="preserve">Open Box will provide </w:delText>
        </w:r>
        <w:r w:rsidRPr="009D26FE" w:rsidDel="00EC3F60">
          <w:rPr>
            <w:color w:val="FF0000"/>
          </w:rPr>
          <w:delText xml:space="preserve">[xx] </w:delText>
        </w:r>
        <w:r w:rsidRPr="009D26FE" w:rsidDel="00EC3F60">
          <w:delText xml:space="preserve">FTEs per sprint / the FTE resources detailed above.  </w:delText>
        </w:r>
      </w:del>
    </w:p>
    <w:p w:rsidRPr="009D26FE" w:rsidR="00024908" w:rsidDel="00EC3F60" w:rsidP="00024908" w:rsidRDefault="00024908" w14:paraId="3C09F520" w14:textId="04BF30D7">
      <w:pPr>
        <w:pStyle w:val="NormalIndent"/>
        <w:numPr>
          <w:ilvl w:val="0"/>
          <w:numId w:val="12"/>
        </w:numPr>
        <w:rPr>
          <w:del w:author="Nikki Papenfus" w:date="2024-02-06T17:02:00Z" w:id="896"/>
        </w:rPr>
      </w:pPr>
      <w:del w:author="Nikki Papenfus" w:date="2024-02-06T17:02:00Z" w:id="897">
        <w:r w:rsidRPr="009D26FE" w:rsidDel="00EC3F60">
          <w:delText xml:space="preserve">The agreement will be automatically renewed, with </w:delText>
        </w:r>
        <w:r w:rsidRPr="009D26FE" w:rsidDel="00EC3F60" w:rsidR="000C65E7">
          <w:delText>1</w:delText>
        </w:r>
        <w:r w:rsidRPr="009D26FE" w:rsidDel="00EC3F60">
          <w:delText xml:space="preserve"> full sprint’s notice to be given, by either party, of the intention not to renew. </w:delText>
        </w:r>
      </w:del>
    </w:p>
    <w:p w:rsidRPr="009D26FE" w:rsidR="00024908" w:rsidDel="00EC3F60" w:rsidP="00024908" w:rsidRDefault="0015327F" w14:paraId="650DA603" w14:textId="387A6097">
      <w:pPr>
        <w:pStyle w:val="NormalIndent"/>
        <w:numPr>
          <w:ilvl w:val="0"/>
          <w:numId w:val="12"/>
        </w:numPr>
        <w:rPr>
          <w:del w:author="Nikki Papenfus" w:date="2024-02-06T17:02:00Z" w:id="898"/>
        </w:rPr>
      </w:pPr>
      <w:del w:author="Nikki Papenfus" w:date="2024-02-06T17:02:00Z" w:id="899">
        <w:r w:rsidRPr="009D26FE" w:rsidDel="00EC3F60">
          <w:fldChar w:fldCharType="begin"/>
        </w:r>
        <w:r w:rsidRPr="009D26FE" w:rsidDel="00EC3F60">
          <w:delInstrText xml:space="preserve"> DOCPROPERTY  Category  \* MERGEFORMAT </w:delInstrText>
        </w:r>
        <w:r w:rsidRPr="009D26FE" w:rsidDel="00EC3F60">
          <w:fldChar w:fldCharType="separate"/>
        </w:r>
        <w:r w:rsidRPr="009D26FE" w:rsidDel="00EC3F60" w:rsidR="00D6114A">
          <w:delText>Grainger plc</w:delText>
        </w:r>
        <w:r w:rsidRPr="009D26FE" w:rsidDel="00EC3F60">
          <w:fldChar w:fldCharType="end"/>
        </w:r>
        <w:r w:rsidRPr="009D26FE" w:rsidDel="00EC3F60" w:rsidR="00024908">
          <w:delText xml:space="preserve"> may make a request for additional FTEs. Open Box will make every effort to provide additional resources where requested, within a reasonable timeframe, however this will be subject to resource availability. </w:delText>
        </w:r>
      </w:del>
    </w:p>
    <w:p w:rsidRPr="009D26FE" w:rsidR="00024908" w:rsidDel="00EC3F60" w:rsidP="00024908" w:rsidRDefault="0015327F" w14:paraId="57A6B5AD" w14:textId="7BB5EC61">
      <w:pPr>
        <w:pStyle w:val="NormalIndent"/>
        <w:numPr>
          <w:ilvl w:val="0"/>
          <w:numId w:val="12"/>
        </w:numPr>
        <w:rPr>
          <w:del w:author="Nikki Papenfus" w:date="2024-02-06T17:02:00Z" w:id="900"/>
        </w:rPr>
      </w:pPr>
      <w:del w:author="Nikki Papenfus" w:date="2024-02-06T17:02:00Z" w:id="901">
        <w:r w:rsidRPr="009D26FE" w:rsidDel="00EC3F60">
          <w:fldChar w:fldCharType="begin"/>
        </w:r>
        <w:r w:rsidRPr="009D26FE" w:rsidDel="00EC3F60">
          <w:delInstrText xml:space="preserve"> DOCPROPERTY  Category  \* MERGEFORMAT </w:delInstrText>
        </w:r>
        <w:r w:rsidRPr="009D26FE" w:rsidDel="00EC3F60">
          <w:fldChar w:fldCharType="separate"/>
        </w:r>
        <w:r w:rsidRPr="009D26FE" w:rsidDel="00EC3F60" w:rsidR="00D6114A">
          <w:delText>Grainger plc</w:delText>
        </w:r>
        <w:r w:rsidRPr="009D26FE" w:rsidDel="00EC3F60">
          <w:fldChar w:fldCharType="end"/>
        </w:r>
        <w:r w:rsidRPr="009D26FE" w:rsidDel="00EC3F60" w:rsidR="00024908">
          <w:delText xml:space="preserve"> will provide </w:delText>
        </w:r>
        <w:r w:rsidRPr="009D26FE" w:rsidDel="00EC3F60" w:rsidR="000C65E7">
          <w:delText>1</w:delText>
        </w:r>
        <w:r w:rsidRPr="009D26FE" w:rsidDel="00EC3F60" w:rsidR="00024908">
          <w:delText xml:space="preserve"> full sprint’s notice of the intention to reduce the number of FTEs required, subject to a minimum of </w:delText>
        </w:r>
        <w:r w:rsidRPr="009D26FE" w:rsidDel="00EC3F60" w:rsidR="00024908">
          <w:rPr>
            <w:color w:val="FF0000"/>
          </w:rPr>
          <w:delText>[x</w:delText>
        </w:r>
        <w:r w:rsidRPr="009D26FE" w:rsidDel="00EC3F60" w:rsidR="00024908">
          <w:delText>] FTEs.</w:delText>
        </w:r>
      </w:del>
    </w:p>
    <w:p w:rsidRPr="009D26FE" w:rsidR="007C6845" w:rsidDel="00EC3F60" w:rsidP="00E76AF0" w:rsidRDefault="007C6845" w14:paraId="068D78C2" w14:textId="0D3A4AEA">
      <w:pPr>
        <w:pStyle w:val="NormalIndent"/>
        <w:jc w:val="both"/>
        <w:rPr>
          <w:del w:author="Nikki Papenfus" w:date="2024-02-06T17:02:00Z" w:id="902"/>
          <w:b/>
          <w:bCs/>
          <w:u w:val="single"/>
        </w:rPr>
      </w:pPr>
    </w:p>
    <w:p w:rsidRPr="009D26FE" w:rsidR="00FD099E" w:rsidDel="00EC3F60" w:rsidP="00E76AF0" w:rsidRDefault="005F7CE3" w14:paraId="5B13192B" w14:textId="38ED124A">
      <w:pPr>
        <w:pStyle w:val="NormalIndent"/>
        <w:jc w:val="both"/>
        <w:rPr>
          <w:del w:author="Nikki Papenfus" w:date="2024-02-06T17:02:00Z" w:id="903"/>
          <w:rPrChange w:author="Nikki Papenfus" w:date="2024-02-06T19:12:00Z" w:id="904">
            <w:rPr>
              <w:del w:author="Nikki Papenfus" w:date="2024-02-06T17:02:00Z" w:id="905"/>
              <w:highlight w:val="lightGray"/>
            </w:rPr>
          </w:rPrChange>
        </w:rPr>
      </w:pPr>
      <w:del w:author="Nikki Papenfus" w:date="2024-02-06T17:02:00Z" w:id="906">
        <w:r w:rsidRPr="009D26FE" w:rsidDel="00EC3F60">
          <w:rPr>
            <w:rPrChange w:author="Nikki Papenfus" w:date="2024-02-06T19:12:00Z" w:id="907">
              <w:rPr>
                <w:highlight w:val="lightGray"/>
              </w:rPr>
            </w:rPrChange>
          </w:rPr>
          <w:delText xml:space="preserve">Open Box resources are costed on a Time and Materials basis in </w:delText>
        </w:r>
        <w:r w:rsidRPr="009D26FE" w:rsidDel="00EC3F60" w:rsidR="009C73D5">
          <w:rPr>
            <w:rPrChange w:author="Nikki Papenfus" w:date="2024-02-06T19:12:00Z" w:id="908">
              <w:rPr>
                <w:highlight w:val="lightGray"/>
              </w:rPr>
            </w:rPrChange>
          </w:rPr>
          <w:delText>six</w:delText>
        </w:r>
        <w:r w:rsidRPr="009D26FE" w:rsidDel="00EC3F60">
          <w:rPr>
            <w:rPrChange w:author="Nikki Papenfus" w:date="2024-02-06T19:12:00Z" w:id="909">
              <w:rPr>
                <w:highlight w:val="lightGray"/>
              </w:rPr>
            </w:rPrChange>
          </w:rPr>
          <w:delText xml:space="preserve"> sprint tranches. </w:delText>
        </w:r>
      </w:del>
    </w:p>
    <w:p w:rsidRPr="009D26FE" w:rsidR="00BD4696" w:rsidDel="00EC3F60" w:rsidP="00BD4696" w:rsidRDefault="00BD4696" w14:paraId="16CA79B3" w14:textId="5BEA8B76">
      <w:pPr>
        <w:pStyle w:val="NormalIndent"/>
        <w:jc w:val="both"/>
        <w:rPr>
          <w:del w:author="Nikki Papenfus" w:date="2024-02-06T17:02:00Z" w:id="910"/>
        </w:rPr>
      </w:pPr>
      <w:del w:author="Nikki Papenfus" w:date="2024-02-06T17:02:00Z" w:id="911">
        <w:r w:rsidRPr="009D26FE" w:rsidDel="00EC3F60">
          <w:delText xml:space="preserve">Open Box will provide the following services on a time and materials (T&amp;M) basis: </w:delText>
        </w:r>
      </w:del>
    </w:p>
    <w:p w:rsidRPr="009D26FE" w:rsidR="00F525C8" w:rsidDel="00EC3F60" w:rsidP="00270C46" w:rsidRDefault="001945FD" w14:paraId="13E46C3D" w14:textId="578CCF2E">
      <w:pPr>
        <w:pStyle w:val="NormalIndent"/>
        <w:numPr>
          <w:ilvl w:val="0"/>
          <w:numId w:val="12"/>
        </w:numPr>
        <w:rPr>
          <w:del w:author="Nikki Papenfus" w:date="2024-02-06T17:02:00Z" w:id="912"/>
        </w:rPr>
      </w:pPr>
      <w:del w:author="Nikki Papenfus" w:date="2024-02-06T17:02:00Z" w:id="913">
        <w:r w:rsidRPr="009D26FE" w:rsidDel="00EC3F60">
          <w:delText>Salesforce</w:delText>
        </w:r>
        <w:r w:rsidRPr="009D26FE" w:rsidDel="00EC3F60" w:rsidR="004F3EC0">
          <w:delText xml:space="preserve"> Consultant</w:delText>
        </w:r>
        <w:r w:rsidRPr="009D26FE" w:rsidDel="00EC3F60" w:rsidR="00BD4696">
          <w:delText xml:space="preserve"> at </w:delText>
        </w:r>
        <w:r w:rsidRPr="009D26FE" w:rsidDel="00EC3F60" w:rsidR="0002736D">
          <w:delText xml:space="preserve">a rate of </w:delText>
        </w:r>
        <w:r w:rsidRPr="009D26FE" w:rsidDel="00EC3F60" w:rsidR="0004258D">
          <w:delText>$</w:delText>
        </w:r>
        <w:r w:rsidRPr="009D26FE" w:rsidDel="00EC3F60" w:rsidR="0006399B">
          <w:delText xml:space="preserve">xxx </w:delText>
        </w:r>
        <w:r w:rsidRPr="009D26FE" w:rsidDel="00EC3F60" w:rsidR="0014216D">
          <w:delText>per hour</w:delText>
        </w:r>
      </w:del>
    </w:p>
    <w:p w:rsidRPr="009D26FE" w:rsidR="00C10F5C" w:rsidDel="00EC3F60" w:rsidP="00270C46" w:rsidRDefault="004D7125" w14:paraId="1FDE125E" w14:textId="55F48A4C">
      <w:pPr>
        <w:pStyle w:val="NormalIndent"/>
        <w:numPr>
          <w:ilvl w:val="0"/>
          <w:numId w:val="12"/>
        </w:numPr>
        <w:rPr>
          <w:del w:author="Nikki Papenfus" w:date="2024-02-06T17:02:00Z" w:id="914"/>
        </w:rPr>
      </w:pPr>
      <w:del w:author="Nikki Papenfus" w:date="2024-02-06T17:02:00Z" w:id="915">
        <w:r w:rsidRPr="009D26FE" w:rsidDel="00EC3F60">
          <w:delText>Senior B</w:delText>
        </w:r>
        <w:r w:rsidRPr="009D26FE" w:rsidDel="00EC3F60" w:rsidR="00FA2643">
          <w:delText>usiness Analyst</w:delText>
        </w:r>
        <w:r w:rsidRPr="009D26FE" w:rsidDel="00EC3F60" w:rsidR="0002736D">
          <w:delText xml:space="preserve"> at a rate of</w:delText>
        </w:r>
        <w:r w:rsidRPr="009D26FE" w:rsidDel="00EC3F60" w:rsidR="0004258D">
          <w:delText xml:space="preserve"> $</w:delText>
        </w:r>
        <w:r w:rsidRPr="009D26FE" w:rsidDel="00EC3F60" w:rsidR="0006399B">
          <w:delText xml:space="preserve">xxx </w:delText>
        </w:r>
        <w:r w:rsidRPr="009D26FE" w:rsidDel="00EC3F60" w:rsidR="009255D0">
          <w:delText>per hour</w:delText>
        </w:r>
      </w:del>
    </w:p>
    <w:p w:rsidRPr="009D26FE" w:rsidR="00E77E0D" w:rsidDel="00EC3F60" w:rsidP="00C8201F" w:rsidRDefault="00B62C5F" w14:paraId="64017103" w14:textId="1EE6F642">
      <w:pPr>
        <w:pStyle w:val="NormalIndent"/>
        <w:rPr>
          <w:del w:author="Nikki Papenfus" w:date="2024-02-06T17:02:00Z" w:id="916"/>
        </w:rPr>
      </w:pPr>
      <w:del w:author="Nikki Papenfus" w:date="2024-02-06T17:02:00Z" w:id="917">
        <w:r w:rsidRPr="009D26FE" w:rsidDel="00EC3F60">
          <w:delText>Work will be completed in</w:delText>
        </w:r>
        <w:r w:rsidRPr="009D26FE" w:rsidDel="00EC3F60" w:rsidR="00BB32B4">
          <w:delText xml:space="preserve"> </w:delText>
        </w:r>
        <w:r w:rsidRPr="009D26FE" w:rsidDel="00EC3F60" w:rsidR="00EA6F23">
          <w:delText>3</w:delText>
        </w:r>
        <w:r w:rsidRPr="009D26FE" w:rsidDel="00EC3F60">
          <w:delText>-week sprints</w:delText>
        </w:r>
        <w:r w:rsidRPr="009D26FE" w:rsidDel="00EC3F60" w:rsidR="00C8201F">
          <w:delText xml:space="preserve"> </w:delText>
        </w:r>
        <w:r w:rsidRPr="009D26FE" w:rsidDel="00EC3F60" w:rsidR="00E77E0D">
          <w:delText xml:space="preserve">from the </w:delText>
        </w:r>
        <w:r w:rsidRPr="009D26FE" w:rsidDel="00EC3F60" w:rsidR="00C8201F">
          <w:delText xml:space="preserve">agreed </w:delText>
        </w:r>
        <w:r w:rsidRPr="009D26FE" w:rsidDel="00EC3F60" w:rsidR="00E77E0D">
          <w:delText>start date. </w:delText>
        </w:r>
      </w:del>
    </w:p>
    <w:p w:rsidRPr="009D26FE" w:rsidR="00E54A57" w:rsidDel="00EC3F60" w:rsidP="00270C46" w:rsidRDefault="00016E46" w14:paraId="3B9650EE" w14:textId="3B726FBB">
      <w:pPr>
        <w:pStyle w:val="NormalIndent"/>
        <w:numPr>
          <w:ilvl w:val="0"/>
          <w:numId w:val="12"/>
        </w:numPr>
        <w:rPr>
          <w:del w:author="Nikki Papenfus" w:date="2024-02-06T17:02:00Z" w:id="918"/>
        </w:rPr>
      </w:pPr>
      <w:del w:author="Nikki Papenfus" w:date="2024-02-06T17:02:00Z" w:id="919">
        <w:r w:rsidRPr="009D26FE" w:rsidDel="00EC3F60">
          <w:delText xml:space="preserve">A sprint ranges from </w:delText>
        </w:r>
        <w:r w:rsidRPr="009D26FE" w:rsidDel="00EC3F60" w:rsidR="007E71CD">
          <w:delText>[</w:delText>
        </w:r>
        <w:r w:rsidRPr="009D26FE" w:rsidDel="00EC3F60">
          <w:delText>60 – 80</w:delText>
        </w:r>
        <w:r w:rsidRPr="009D26FE" w:rsidDel="00EC3F60" w:rsidR="007E71CD">
          <w:delText>]</w:delText>
        </w:r>
        <w:r w:rsidRPr="009D26FE" w:rsidDel="00EC3F60">
          <w:delText xml:space="preserve"> hours </w:delText>
        </w:r>
        <w:r w:rsidRPr="009D26FE" w:rsidDel="00EC3F60" w:rsidR="00CF651F">
          <w:delText xml:space="preserve">per </w:delText>
        </w:r>
        <w:r w:rsidRPr="009D26FE" w:rsidDel="00EC3F60" w:rsidR="005E1A43">
          <w:delText>resource</w:delText>
        </w:r>
        <w:r w:rsidRPr="009D26FE" w:rsidDel="00EC3F60" w:rsidR="0099562C">
          <w:delText xml:space="preserve"> as per </w:delText>
        </w:r>
        <w:r w:rsidRPr="009D26FE" w:rsidDel="00EC3F60" w:rsidR="00AE20DC">
          <w:delText xml:space="preserve">the </w:delText>
        </w:r>
        <w:r w:rsidRPr="009D26FE" w:rsidDel="00EC3F60" w:rsidR="0099562C">
          <w:delText>above</w:delText>
        </w:r>
        <w:r w:rsidRPr="009D26FE" w:rsidDel="00EC3F60" w:rsidR="00C03FEB">
          <w:delText>.</w:delText>
        </w:r>
      </w:del>
    </w:p>
    <w:p w:rsidRPr="009D26FE" w:rsidR="005E1A43" w:rsidDel="00EC3F60" w:rsidP="00270C46" w:rsidRDefault="005E1A43" w14:paraId="70D16CA2" w14:textId="58360528">
      <w:pPr>
        <w:pStyle w:val="NormalIndent"/>
        <w:numPr>
          <w:ilvl w:val="0"/>
          <w:numId w:val="12"/>
        </w:numPr>
        <w:rPr>
          <w:del w:author="Nikki Papenfus" w:date="2024-02-06T17:02:00Z" w:id="920"/>
        </w:rPr>
      </w:pPr>
      <w:del w:author="Nikki Papenfus" w:date="2024-02-06T17:02:00Z" w:id="921">
        <w:r w:rsidRPr="009D26FE" w:rsidDel="00EC3F60">
          <w:delText xml:space="preserve">Cost per sprint </w:delText>
        </w:r>
        <w:r w:rsidRPr="009D26FE" w:rsidDel="00EC3F60" w:rsidR="00C03FEB">
          <w:delText>ranges</w:delText>
        </w:r>
        <w:r w:rsidRPr="009D26FE" w:rsidDel="00EC3F60">
          <w:delText xml:space="preserve"> </w:delText>
        </w:r>
        <w:r w:rsidRPr="009D26FE" w:rsidDel="00EC3F60" w:rsidR="00295C14">
          <w:delText>between R</w:delText>
        </w:r>
        <w:r w:rsidRPr="009D26FE" w:rsidDel="00EC3F60" w:rsidR="006257CE">
          <w:delText>xx</w:delText>
        </w:r>
        <w:r w:rsidRPr="009D26FE" w:rsidDel="00EC3F60" w:rsidR="0053271A">
          <w:delText>x</w:delText>
        </w:r>
        <w:r w:rsidRPr="009D26FE" w:rsidDel="00EC3F60" w:rsidR="006257CE">
          <w:delText xml:space="preserve"> xxx</w:delText>
        </w:r>
        <w:r w:rsidRPr="009D26FE" w:rsidDel="00EC3F60" w:rsidR="00295C14">
          <w:delText xml:space="preserve"> – </w:delText>
        </w:r>
        <w:r w:rsidRPr="009D26FE" w:rsidDel="00EC3F60" w:rsidR="006257CE">
          <w:delText>Rxxx xxx</w:delText>
        </w:r>
        <w:r w:rsidRPr="009D26FE" w:rsidDel="00EC3F60" w:rsidR="00295C14">
          <w:delText xml:space="preserve"> per </w:delText>
        </w:r>
        <w:r w:rsidRPr="009D26FE" w:rsidDel="00EC3F60" w:rsidR="00C03FEB">
          <w:delText xml:space="preserve">resource </w:delText>
        </w:r>
        <w:r w:rsidRPr="009D26FE" w:rsidDel="00EC3F60" w:rsidR="00643698">
          <w:delText xml:space="preserve">based on hours </w:delText>
        </w:r>
        <w:r w:rsidRPr="009D26FE" w:rsidDel="00EC3F60" w:rsidR="0034645D">
          <w:delText>leveraged</w:delText>
        </w:r>
        <w:r w:rsidRPr="009D26FE" w:rsidDel="00EC3F60" w:rsidR="00C03FEB">
          <w:delText>.</w:delText>
        </w:r>
      </w:del>
    </w:p>
    <w:p w:rsidRPr="009D26FE" w:rsidR="005F7CE3" w:rsidDel="00EC3F60" w:rsidP="00270C46" w:rsidRDefault="005F7CE3" w14:paraId="046E249E" w14:textId="59B956CC">
      <w:pPr>
        <w:pStyle w:val="NormalIndent"/>
        <w:numPr>
          <w:ilvl w:val="0"/>
          <w:numId w:val="12"/>
        </w:numPr>
        <w:rPr>
          <w:del w:author="Nikki Papenfus" w:date="2024-02-06T17:02:00Z" w:id="922"/>
        </w:rPr>
      </w:pPr>
      <w:del w:author="Nikki Papenfus" w:date="2024-02-06T17:02:00Z" w:id="923">
        <w:r w:rsidRPr="009D26FE" w:rsidDel="00EC3F60">
          <w:delText xml:space="preserve">Billable hours will be capped </w:delText>
        </w:r>
        <w:r w:rsidRPr="009D26FE" w:rsidDel="00EC3F60" w:rsidR="00A05386">
          <w:delText>at</w:delText>
        </w:r>
        <w:r w:rsidRPr="009D26FE" w:rsidDel="00EC3F60">
          <w:delText xml:space="preserve"> </w:delText>
        </w:r>
        <w:r w:rsidRPr="009D26FE" w:rsidDel="00EC3F60" w:rsidR="002D2006">
          <w:delText>[</w:delText>
        </w:r>
        <w:r w:rsidRPr="009D26FE" w:rsidDel="00EC3F60" w:rsidR="00164D9B">
          <w:delText>x</w:delText>
        </w:r>
        <w:r w:rsidRPr="009D26FE" w:rsidDel="00EC3F60" w:rsidR="002D2006">
          <w:delText>]</w:delText>
        </w:r>
        <w:r w:rsidRPr="009D26FE" w:rsidDel="00EC3F60">
          <w:delText xml:space="preserve"> hours per sprint</w:delText>
        </w:r>
        <w:r w:rsidRPr="009D26FE" w:rsidDel="00EC3F60" w:rsidR="00C03FEB">
          <w:delText>.</w:delText>
        </w:r>
        <w:r w:rsidRPr="009D26FE" w:rsidDel="00EC3F60">
          <w:delText> </w:delText>
        </w:r>
      </w:del>
    </w:p>
    <w:p w:rsidRPr="00742345" w:rsidR="007C6845" w:rsidDel="00EC3F60" w:rsidP="00A60FB8" w:rsidRDefault="007C6845" w14:paraId="48AC4951" w14:textId="22460D06">
      <w:pPr>
        <w:pStyle w:val="NormalIndent"/>
        <w:ind w:left="786"/>
        <w:jc w:val="both"/>
        <w:rPr>
          <w:del w:author="Nikki Papenfus" w:date="2024-02-06T17:02:00Z" w:id="924"/>
          <w:b/>
          <w:bCs/>
          <w:u w:val="single"/>
        </w:rPr>
      </w:pPr>
    </w:p>
    <w:p w:rsidRPr="00742345" w:rsidR="00A60FB8" w:rsidDel="00742345" w:rsidP="00A60FB8" w:rsidRDefault="00A60FB8" w14:paraId="071CF8FD" w14:textId="32FCF7B3">
      <w:pPr>
        <w:pStyle w:val="NormalIndent"/>
        <w:ind w:left="786"/>
        <w:jc w:val="both"/>
        <w:rPr>
          <w:del w:author="Nikki Papenfus" w:date="2024-02-06T16:58:00Z" w:id="925"/>
          <w:b/>
          <w:bCs/>
          <w:u w:val="single"/>
        </w:rPr>
      </w:pPr>
      <w:del w:author="Nikki Papenfus" w:date="2024-02-06T16:58:00Z" w:id="926">
        <w:r w:rsidRPr="00742345" w:rsidDel="00742345">
          <w:rPr>
            <w:b/>
            <w:bCs/>
            <w:u w:val="single"/>
          </w:rPr>
          <w:delText>&lt; General &gt;</w:delText>
        </w:r>
      </w:del>
    </w:p>
    <w:p w:rsidRPr="00742345" w:rsidR="000B2092" w:rsidP="000B2092" w:rsidRDefault="002D410E" w14:paraId="7770E2A0" w14:textId="649058AB">
      <w:pPr>
        <w:pStyle w:val="NormalIndent"/>
      </w:pPr>
      <w:r w:rsidRPr="00742345">
        <w:rPr>
          <w:rStyle w:val="normaltextrun1"/>
        </w:rPr>
        <w:t>These c</w:t>
      </w:r>
      <w:r w:rsidRPr="00742345" w:rsidR="000B2092">
        <w:rPr>
          <w:rStyle w:val="normaltextrun1"/>
        </w:rPr>
        <w:t xml:space="preserve">osts and timelines are forecasts that will be refined at the end of each sprint based on continuous feedback, backlog refinement and re-prioritization. </w:t>
      </w:r>
    </w:p>
    <w:p w:rsidRPr="00D2150E" w:rsidR="007177E7" w:rsidP="007177E7" w:rsidRDefault="007177E7" w14:paraId="38C898C8" w14:textId="0A07AB67">
      <w:pPr>
        <w:pStyle w:val="NormalIndent"/>
      </w:pPr>
      <w:r w:rsidRPr="00742345">
        <w:t>All amounts are quoted in GBP</w:t>
      </w:r>
      <w:del w:author="Nikki Papenfus" w:date="2024-02-06T16:58:00Z" w:id="927">
        <w:r w:rsidRPr="00742345" w:rsidDel="00742345" w:rsidR="00DA209F">
          <w:delText>/USD/ZAR</w:delText>
        </w:r>
      </w:del>
      <w:r w:rsidRPr="00742345">
        <w:t xml:space="preserve"> and </w:t>
      </w:r>
      <w:r w:rsidRPr="00D2150E">
        <w:t xml:space="preserve">exclude </w:t>
      </w:r>
      <w:del w:author="Nikki Papenfus" w:date="2024-02-06T16:59:00Z" w:id="928">
        <w:r w:rsidRPr="00D2150E" w:rsidDel="00742345" w:rsidR="00BD51DA">
          <w:delText xml:space="preserve">[sales taxes / GST / </w:delText>
        </w:r>
      </w:del>
      <w:r w:rsidRPr="00D2150E" w:rsidR="00BD51DA">
        <w:t>VAT</w:t>
      </w:r>
      <w:del w:author="Nikki Papenfus" w:date="2024-02-06T16:59:00Z" w:id="929">
        <w:r w:rsidRPr="00D2150E" w:rsidDel="00742345" w:rsidR="00BD51DA">
          <w:delText>]</w:delText>
        </w:r>
      </w:del>
      <w:r w:rsidRPr="00D2150E">
        <w:t>, if applicable.</w:t>
      </w:r>
    </w:p>
    <w:p w:rsidRPr="00742345" w:rsidR="007177E7" w:rsidP="007177E7" w:rsidRDefault="007177E7" w14:paraId="0299F31F" w14:textId="5B00796E">
      <w:pPr>
        <w:pStyle w:val="NormalIndent"/>
      </w:pPr>
      <w:r w:rsidRPr="00D2150E">
        <w:t xml:space="preserve">Project costs will be billed monthly, in </w:t>
      </w:r>
      <w:del w:author="Nikki Papenfus" w:date="2024-02-06T17:11:00Z" w:id="930">
        <w:r w:rsidRPr="00230ED6" w:rsidDel="00D2150E">
          <w:rPr>
            <w:highlight w:val="yellow"/>
            <w:rPrChange w:author="Nikki Papenfus" w:date="2024-02-06T16:58:00Z" w:id="931">
              <w:rPr/>
            </w:rPrChange>
          </w:rPr>
          <w:delText>arrears</w:delText>
        </w:r>
        <w:r w:rsidRPr="00230ED6" w:rsidDel="00D2150E" w:rsidR="00251527">
          <w:rPr>
            <w:highlight w:val="yellow"/>
            <w:rPrChange w:author="Nikki Papenfus" w:date="2024-02-06T16:58:00Z" w:id="932">
              <w:rPr/>
            </w:rPrChange>
          </w:rPr>
          <w:delText>/</w:delText>
        </w:r>
      </w:del>
      <w:r w:rsidRPr="00230ED6" w:rsidR="00251527">
        <w:rPr>
          <w:highlight w:val="yellow"/>
          <w:rPrChange w:author="Nikki Papenfus" w:date="2024-02-06T16:58:00Z" w:id="933">
            <w:rPr/>
          </w:rPrChange>
        </w:rPr>
        <w:t>advance</w:t>
      </w:r>
      <w:r w:rsidRPr="00230ED6">
        <w:rPr>
          <w:highlight w:val="yellow"/>
          <w:rPrChange w:author="Nikki Papenfus" w:date="2024-02-06T16:58:00Z" w:id="934">
            <w:rPr/>
          </w:rPrChange>
        </w:rPr>
        <w:t>.</w:t>
      </w:r>
    </w:p>
    <w:p w:rsidRPr="00742345" w:rsidR="00E37D1A" w:rsidP="00E37D1A" w:rsidRDefault="00E37D1A" w14:paraId="04B6EE36" w14:textId="05E3686E">
      <w:pPr>
        <w:pStyle w:val="NormalIndent"/>
      </w:pPr>
      <w:r w:rsidRPr="00742345">
        <w:t xml:space="preserve">This quotation </w:t>
      </w:r>
      <w:del w:author="Nikki Papenfus" w:date="2024-02-06T16:59:00Z" w:id="935">
        <w:r w:rsidRPr="00742345" w:rsidDel="00742345">
          <w:delText xml:space="preserve">is valid until </w:delText>
        </w:r>
        <w:r w:rsidRPr="00742345" w:rsidDel="00742345" w:rsidR="00793530">
          <w:delText>31 February 2024</w:delText>
        </w:r>
        <w:r w:rsidRPr="00742345" w:rsidDel="00742345">
          <w:delText xml:space="preserve"> / </w:delText>
        </w:r>
      </w:del>
      <w:r w:rsidRPr="00742345">
        <w:t xml:space="preserve">valid for [30] days. </w:t>
      </w:r>
    </w:p>
    <w:p w:rsidRPr="00230ED6" w:rsidR="00FD6213" w:rsidDel="00F90DD9" w:rsidP="00FD6213" w:rsidRDefault="00FD6213" w14:paraId="020B1DF4" w14:textId="1DEDB0FF">
      <w:pPr>
        <w:pStyle w:val="NormalIndent"/>
        <w:rPr>
          <w:del w:author="Nikki Papenfus" w:date="2024-02-06T19:09:00Z" w:id="936"/>
          <w:highlight w:val="yellow"/>
          <w:rPrChange w:author="Nikki Papenfus" w:date="2024-02-06T16:58:00Z" w:id="937">
            <w:rPr>
              <w:del w:author="Nikki Papenfus" w:date="2024-02-06T19:09:00Z" w:id="938"/>
            </w:rPr>
          </w:rPrChange>
        </w:rPr>
      </w:pPr>
      <w:r w:rsidRPr="00230ED6">
        <w:rPr>
          <w:highlight w:val="yellow"/>
          <w:lang w:eastAsia="en-ZA"/>
          <w:rPrChange w:author="Nikki Papenfus" w:date="2024-02-06T16:58:00Z" w:id="939">
            <w:rPr>
              <w:lang w:eastAsia="en-ZA"/>
            </w:rPr>
          </w:rPrChange>
        </w:rPr>
        <w:t xml:space="preserve">The estimated start date of the engagement is </w:t>
      </w:r>
      <w:r w:rsidRPr="00230ED6" w:rsidR="00793530">
        <w:rPr>
          <w:highlight w:val="yellow"/>
          <w:lang w:eastAsia="en-ZA"/>
          <w:rPrChange w:author="Nikki Papenfus" w:date="2024-02-06T16:58:00Z" w:id="940">
            <w:rPr>
              <w:lang w:eastAsia="en-ZA"/>
            </w:rPr>
          </w:rPrChange>
        </w:rPr>
        <w:t>1 March 2024</w:t>
      </w:r>
      <w:r w:rsidRPr="00230ED6">
        <w:rPr>
          <w:highlight w:val="yellow"/>
          <w:rPrChange w:author="Nikki Papenfus" w:date="2024-02-06T16:58:00Z" w:id="941">
            <w:rPr/>
          </w:rPrChange>
        </w:rPr>
        <w:t xml:space="preserve"> contingent on operational factors.</w:t>
      </w:r>
      <w:ins w:author="Nikki Papenfus" w:date="2024-02-06T19:09:00Z" w:id="942">
        <w:r w:rsidR="00F90DD9">
          <w:rPr>
            <w:highlight w:val="yellow"/>
          </w:rPr>
          <w:t xml:space="preserve"> </w:t>
        </w:r>
      </w:ins>
    </w:p>
    <w:p w:rsidR="00E11628" w:rsidP="00E11628" w:rsidRDefault="007177E7" w14:paraId="16669C38" w14:textId="7998CA18">
      <w:pPr>
        <w:pStyle w:val="NormalIndent"/>
      </w:pPr>
      <w:r w:rsidRPr="00230ED6">
        <w:rPr>
          <w:highlight w:val="yellow"/>
          <w:rPrChange w:author="Nikki Papenfus" w:date="2024-02-06T16:58:00Z" w:id="943">
            <w:rPr/>
          </w:rPrChange>
        </w:rPr>
        <w:t xml:space="preserve">Open Box will require sign-off on this Statement of Work by </w:t>
      </w:r>
      <w:del w:author="Nikki Papenfus" w:date="2024-02-06T17:23:00Z" w:id="944">
        <w:r w:rsidRPr="00230ED6" w:rsidDel="00C35B0A">
          <w:rPr>
            <w:highlight w:val="yellow"/>
            <w:rPrChange w:author="Nikki Papenfus" w:date="2024-02-06T16:58:00Z" w:id="945">
              <w:rPr/>
            </w:rPrChange>
          </w:rPr>
          <w:delText>this date</w:delText>
        </w:r>
      </w:del>
      <w:ins w:author="Nikki Papenfus" w:date="2024-02-06T17:23:00Z" w:id="946">
        <w:r w:rsidR="00C35B0A">
          <w:rPr>
            <w:highlight w:val="yellow"/>
          </w:rPr>
          <w:t>[XXXXX]</w:t>
        </w:r>
      </w:ins>
      <w:r w:rsidRPr="00230ED6">
        <w:rPr>
          <w:highlight w:val="yellow"/>
          <w:rPrChange w:author="Nikki Papenfus" w:date="2024-02-06T16:58:00Z" w:id="947">
            <w:rPr/>
          </w:rPrChange>
        </w:rPr>
        <w:t xml:space="preserve"> in order to meet the anticipated </w:t>
      </w:r>
      <w:r w:rsidRPr="00230ED6" w:rsidR="00793530">
        <w:rPr>
          <w:highlight w:val="yellow"/>
          <w:lang w:eastAsia="en-ZA"/>
          <w:rPrChange w:author="Nikki Papenfus" w:date="2024-02-06T16:58:00Z" w:id="948">
            <w:rPr>
              <w:lang w:eastAsia="en-ZA"/>
            </w:rPr>
          </w:rPrChange>
        </w:rPr>
        <w:t>1 March 2024</w:t>
      </w:r>
      <w:r w:rsidRPr="00230ED6" w:rsidR="00793530">
        <w:rPr>
          <w:highlight w:val="yellow"/>
          <w:rPrChange w:author="Nikki Papenfus" w:date="2024-02-06T16:58:00Z" w:id="949">
            <w:rPr/>
          </w:rPrChange>
        </w:rPr>
        <w:t xml:space="preserve"> </w:t>
      </w:r>
      <w:r w:rsidRPr="00230ED6">
        <w:rPr>
          <w:highlight w:val="yellow"/>
          <w:rPrChange w:author="Nikki Papenfus" w:date="2024-02-06T16:58:00Z" w:id="950">
            <w:rPr/>
          </w:rPrChange>
        </w:rPr>
        <w:t>start date.</w:t>
      </w:r>
      <w:del w:author="Nikki Papenfus" w:date="2024-02-06T17:23:00Z" w:id="951">
        <w:r w:rsidRPr="00230ED6" w:rsidDel="00C35B0A" w:rsidR="001B11A0">
          <w:rPr>
            <w:highlight w:val="yellow"/>
            <w:rPrChange w:author="Nikki Papenfus" w:date="2024-02-06T16:58:00Z" w:id="952">
              <w:rPr/>
            </w:rPrChange>
          </w:rPr>
          <w:delText xml:space="preserve"> / </w:delText>
        </w:r>
        <w:r w:rsidRPr="00230ED6" w:rsidDel="00C35B0A" w:rsidR="00E11628">
          <w:rPr>
            <w:highlight w:val="yellow"/>
            <w:rPrChange w:author="Nikki Papenfus" w:date="2024-02-06T16:58:00Z" w:id="953">
              <w:rPr/>
            </w:rPrChange>
          </w:rPr>
          <w:delText>Upon acceptance of this document, Open Box will endeavor to allocate resources to start delivering on the objectives</w:delText>
        </w:r>
        <w:r w:rsidRPr="001B11A0" w:rsidDel="00C35B0A" w:rsidR="00E11628">
          <w:delText xml:space="preserve"> mentioned above.</w:delText>
        </w:r>
      </w:del>
      <w:r w:rsidRPr="001B11A0" w:rsidR="00E11628">
        <w:t xml:space="preserve"> </w:t>
      </w:r>
    </w:p>
    <w:p w:rsidR="00E97529" w:rsidDel="00075AED" w:rsidP="00E97529" w:rsidRDefault="00E97529" w14:paraId="358A7A60" w14:textId="6ADDA9EE">
      <w:pPr>
        <w:pStyle w:val="Heading2"/>
        <w:rPr>
          <w:del w:author="Nikki Papenfus" w:date="2024-02-06T16:59:00Z" w:id="954"/>
          <w:rStyle w:val="normaltextrun1"/>
        </w:rPr>
      </w:pPr>
      <w:bookmarkStart w:name="_Extension_of_Service" w:id="955"/>
      <w:bookmarkStart w:name="_Toc158129574" w:id="956"/>
      <w:bookmarkEnd w:id="955"/>
      <w:del w:author="Nikki Papenfus" w:date="2024-02-06T16:59:00Z" w:id="957">
        <w:r w:rsidDel="00075AED">
          <w:rPr>
            <w:rStyle w:val="normaltextrun1"/>
          </w:rPr>
          <w:delText>Extension of Service Period</w:delText>
        </w:r>
        <w:bookmarkEnd w:id="956"/>
      </w:del>
    </w:p>
    <w:p w:rsidR="002F4B13" w:rsidDel="00075AED" w:rsidP="002F4B13" w:rsidRDefault="002F4B13" w14:paraId="402F9E46" w14:textId="6EE29850">
      <w:pPr>
        <w:pStyle w:val="NormalIndent"/>
        <w:rPr>
          <w:del w:author="Nikki Papenfus" w:date="2024-02-06T16:59:00Z" w:id="958"/>
        </w:rPr>
      </w:pPr>
      <w:del w:author="Nikki Papenfus" w:date="2024-02-06T16:59:00Z" w:id="959">
        <w:r w:rsidRPr="00BF4C09" w:rsidDel="00075AED">
          <w:rPr>
            <w:rStyle w:val="normaltextrun1"/>
          </w:rPr>
          <w:delText>Th</w:delText>
        </w:r>
        <w:r w:rsidDel="00075AED">
          <w:rPr>
            <w:rStyle w:val="normaltextrun1"/>
          </w:rPr>
          <w:delText xml:space="preserve">e provision of these services may be extended, by mutual agreement between Open Box and </w:delText>
        </w:r>
        <w:r w:rsidDel="00075AED" w:rsidR="0015327F">
          <w:fldChar w:fldCharType="begin"/>
        </w:r>
        <w:r w:rsidDel="00075AED" w:rsidR="0015327F">
          <w:delInstrText xml:space="preserve"> DOCPROPERTY  Category  \* MERGEFORMAT </w:delInstrText>
        </w:r>
        <w:r w:rsidDel="00075AED" w:rsidR="0015327F">
          <w:fldChar w:fldCharType="separate"/>
        </w:r>
        <w:r w:rsidDel="00075AED" w:rsidR="00D6114A">
          <w:delText>Grainger plc</w:delText>
        </w:r>
        <w:r w:rsidDel="00075AED" w:rsidR="0015327F">
          <w:fldChar w:fldCharType="end"/>
        </w:r>
        <w:r w:rsidDel="00075AED">
          <w:rPr>
            <w:rStyle w:val="normaltextrun1"/>
          </w:rPr>
          <w:delText>.</w:delText>
        </w:r>
        <w:r w:rsidDel="00075AED" w:rsidR="00416B48">
          <w:rPr>
            <w:rStyle w:val="normaltextrun1"/>
          </w:rPr>
          <w:delText xml:space="preserve"> </w:delText>
        </w:r>
        <w:r w:rsidDel="00075AED" w:rsidR="0015327F">
          <w:fldChar w:fldCharType="begin"/>
        </w:r>
        <w:r w:rsidDel="00075AED" w:rsidR="0015327F">
          <w:delInstrText xml:space="preserve"> DOCPROPERTY  Category  \* MERGEFORMAT </w:delInstrText>
        </w:r>
        <w:r w:rsidDel="00075AED" w:rsidR="0015327F">
          <w:fldChar w:fldCharType="separate"/>
        </w:r>
        <w:r w:rsidDel="00075AED" w:rsidR="00D6114A">
          <w:delText>Grainger plc</w:delText>
        </w:r>
        <w:r w:rsidDel="00075AED" w:rsidR="0015327F">
          <w:fldChar w:fldCharType="end"/>
        </w:r>
        <w:r w:rsidDel="00075AED">
          <w:delText xml:space="preserve"> </w:delText>
        </w:r>
        <w:r w:rsidRPr="006610D5" w:rsidDel="00075AED">
          <w:delText xml:space="preserve">will commit to a minimum of </w:delText>
        </w:r>
        <w:r w:rsidDel="00075AED" w:rsidR="00D654D2">
          <w:delText>4</w:delText>
        </w:r>
        <w:r w:rsidDel="00075AED" w:rsidR="005C76ED">
          <w:delText xml:space="preserve"> s</w:delText>
        </w:r>
        <w:r w:rsidDel="00075AED">
          <w:delText>prints.</w:delText>
        </w:r>
        <w:r w:rsidRPr="006610D5" w:rsidDel="00075AED">
          <w:delText xml:space="preserve"> The period of this agreement may be extended as required.</w:delText>
        </w:r>
        <w:r w:rsidDel="00075AED">
          <w:delText xml:space="preserve"> </w:delText>
        </w:r>
      </w:del>
    </w:p>
    <w:p w:rsidRPr="007A4458" w:rsidR="00B441CD" w:rsidDel="00075AED" w:rsidP="00B441CD" w:rsidRDefault="00B441CD" w14:paraId="3BA7D27E" w14:textId="69B510A4">
      <w:pPr>
        <w:pStyle w:val="NormalIndent"/>
        <w:rPr>
          <w:del w:author="Nikki Papenfus" w:date="2024-02-06T16:59:00Z" w:id="960"/>
          <w:lang w:val="en-GB"/>
        </w:rPr>
      </w:pPr>
      <w:del w:author="Nikki Papenfus" w:date="2024-02-06T16:59:00Z" w:id="961">
        <w:r w:rsidRPr="007A4458" w:rsidDel="00075AED">
          <w:rPr>
            <w:lang w:val="en-GB"/>
          </w:rPr>
          <w:delText>Email communication is considered sufficient and binding for this purpose.</w:delText>
        </w:r>
      </w:del>
    </w:p>
    <w:p w:rsidR="00B441CD" w:rsidP="002F4B13" w:rsidRDefault="00B441CD" w14:paraId="29ABB768" w14:textId="77777777">
      <w:pPr>
        <w:pStyle w:val="NormalIndent"/>
      </w:pPr>
    </w:p>
    <w:p w:rsidR="000E6D00" w:rsidP="00E11628" w:rsidRDefault="000E6D00" w14:paraId="357DE530" w14:textId="77777777">
      <w:pPr>
        <w:pStyle w:val="NormalIndent"/>
      </w:pPr>
    </w:p>
    <w:p w:rsidR="007C6845" w:rsidP="007C6845" w:rsidRDefault="007C6845" w14:paraId="3C3E1DF9" w14:textId="77777777">
      <w:pPr>
        <w:pStyle w:val="Heading1"/>
      </w:pPr>
      <w:bookmarkStart w:name="_Change_Management" w:id="962"/>
      <w:bookmarkStart w:name="_Toc158129575" w:id="963"/>
      <w:bookmarkEnd w:id="962"/>
      <w:r>
        <w:t>Acceptance</w:t>
      </w:r>
      <w:bookmarkEnd w:id="963"/>
    </w:p>
    <w:p w:rsidRPr="00256E30" w:rsidR="007C6845" w:rsidP="007C6845" w:rsidRDefault="007C6845" w14:paraId="3610B94B" w14:textId="77777777">
      <w:pPr>
        <w:pStyle w:val="NormalIndent"/>
      </w:pPr>
      <w:r w:rsidRPr="00256E30">
        <w:t>The parties hereto, each acting under due and proper authority, have executed this Agreement as of the day, month and year first written below.</w:t>
      </w:r>
    </w:p>
    <w:p w:rsidRPr="00256E30" w:rsidR="007C6845" w:rsidP="007C6845" w:rsidRDefault="007C6845" w14:paraId="3AA131F0" w14:textId="77777777">
      <w:pPr>
        <w:pStyle w:val="NormalIndent"/>
      </w:pPr>
    </w:p>
    <w:p w:rsidRPr="00256E30" w:rsidR="007C6845" w:rsidP="007C6845" w:rsidRDefault="007C6845" w14:paraId="550586CC" w14:textId="6033AAF7">
      <w:pPr>
        <w:pStyle w:val="NormalIndent"/>
        <w:tabs>
          <w:tab w:val="left" w:pos="5387"/>
        </w:tabs>
      </w:pPr>
      <w:r w:rsidRPr="00256E30">
        <w:t>For and on behalf of Open Box Software</w:t>
      </w:r>
      <w:r w:rsidRPr="00256E30">
        <w:tab/>
      </w:r>
      <w:r w:rsidRPr="00256E30">
        <w:t xml:space="preserve">For and on behalf of </w:t>
      </w:r>
      <w:r>
        <w:fldChar w:fldCharType="begin"/>
      </w:r>
      <w:r>
        <w:instrText> DOCPROPERTY  Category  \* MERGEFORMAT </w:instrText>
      </w:r>
      <w:r>
        <w:fldChar w:fldCharType="separate"/>
      </w:r>
      <w:r w:rsidR="00D6114A">
        <w:t>Grainger plc</w:t>
      </w:r>
      <w:r>
        <w:fldChar w:fldCharType="end"/>
      </w:r>
    </w:p>
    <w:p w:rsidR="007C6845" w:rsidP="007C6845" w:rsidRDefault="007C6845" w14:paraId="50112C4E" w14:textId="77777777">
      <w:pPr>
        <w:pStyle w:val="NormalIndent"/>
      </w:pPr>
    </w:p>
    <w:p w:rsidRPr="00256E30" w:rsidR="007C6845" w:rsidP="007C6845" w:rsidRDefault="007C6845" w14:paraId="3DDD9144" w14:textId="77777777">
      <w:pPr>
        <w:pStyle w:val="NormalIndent"/>
      </w:pPr>
    </w:p>
    <w:p w:rsidRPr="004C4928" w:rsidR="007C6845" w:rsidP="007C6845" w:rsidRDefault="007C6845" w14:paraId="781AAAE0" w14:textId="77777777">
      <w:pPr>
        <w:pStyle w:val="NormalIndent"/>
        <w:tabs>
          <w:tab w:val="left" w:pos="1985"/>
          <w:tab w:val="left" w:pos="5387"/>
        </w:tabs>
      </w:pPr>
      <w:r w:rsidRPr="004C4928">
        <w:t>Signature:</w:t>
      </w:r>
      <w:r>
        <w:tab/>
      </w:r>
      <w:r w:rsidRPr="004C4928">
        <w:t>_____________________</w:t>
      </w:r>
      <w:r>
        <w:tab/>
      </w:r>
      <w:r w:rsidRPr="004C4928">
        <w:t>Signature:</w:t>
      </w:r>
      <w:r>
        <w:tab/>
      </w:r>
      <w:r w:rsidRPr="004C4928">
        <w:t>_____________________</w:t>
      </w:r>
    </w:p>
    <w:p w:rsidR="007C6845" w:rsidP="007C6845" w:rsidRDefault="007C6845" w14:paraId="321A5706" w14:textId="6E8A37A4">
      <w:pPr>
        <w:pStyle w:val="NormalIndent"/>
        <w:tabs>
          <w:tab w:val="left" w:pos="1985"/>
          <w:tab w:val="left" w:pos="5387"/>
        </w:tabs>
      </w:pPr>
      <w:r w:rsidRPr="004C4928">
        <w:t>Name:</w:t>
      </w:r>
      <w:r>
        <w:tab/>
      </w:r>
      <w:r w:rsidR="005140F1">
        <w:rPr>
          <w:rStyle w:val="normaltextrun"/>
          <w:color w:val="000000"/>
          <w:bdr w:val="none" w:color="auto" w:sz="0" w:space="0" w:frame="1"/>
          <w:lang w:val="en-GB"/>
        </w:rPr>
        <w:t>Sam Duncan</w:t>
      </w:r>
      <w:r>
        <w:tab/>
      </w:r>
      <w:r>
        <w:t>N</w:t>
      </w:r>
      <w:r w:rsidRPr="004C4928">
        <w:t>ame:</w:t>
      </w:r>
      <w:r>
        <w:tab/>
      </w:r>
      <w:r w:rsidRPr="00F230AA" w:rsidR="00F230AA">
        <w:t>Elisa Pattison</w:t>
      </w:r>
    </w:p>
    <w:p w:rsidRPr="004C4928" w:rsidR="007C6845" w:rsidP="007C6845" w:rsidRDefault="007C6845" w14:paraId="37896090" w14:textId="22BF60B4">
      <w:pPr>
        <w:pStyle w:val="NormalIndent"/>
        <w:tabs>
          <w:tab w:val="left" w:pos="1985"/>
          <w:tab w:val="left" w:pos="5387"/>
        </w:tabs>
      </w:pPr>
      <w:r w:rsidRPr="004C4928">
        <w:t>Position:</w:t>
      </w:r>
      <w:r>
        <w:tab/>
      </w:r>
      <w:r w:rsidR="001945FD">
        <w:rPr>
          <w:rStyle w:val="normaltextrun"/>
          <w:color w:val="000000"/>
          <w:bdr w:val="none" w:color="auto" w:sz="0" w:space="0" w:frame="1"/>
          <w:lang w:val="en-GB"/>
        </w:rPr>
        <w:t>Salesforce</w:t>
      </w:r>
      <w:r w:rsidR="005D4D40">
        <w:rPr>
          <w:rStyle w:val="normaltextrun"/>
          <w:color w:val="000000"/>
          <w:bdr w:val="none" w:color="auto" w:sz="0" w:space="0" w:frame="1"/>
          <w:lang w:val="en-GB"/>
        </w:rPr>
        <w:t xml:space="preserve"> Director</w:t>
      </w:r>
      <w:r>
        <w:tab/>
      </w:r>
      <w:r w:rsidRPr="004C4928">
        <w:t>Position:</w:t>
      </w:r>
      <w:r>
        <w:tab/>
      </w:r>
      <w:r w:rsidR="00F230AA">
        <w:t>COO</w:t>
      </w:r>
      <w:r>
        <w:t xml:space="preserve"> </w:t>
      </w:r>
    </w:p>
    <w:p w:rsidRPr="005807B5" w:rsidR="007C6845" w:rsidP="007C6845" w:rsidRDefault="007C6845" w14:paraId="2C4A56EB" w14:textId="77777777">
      <w:pPr>
        <w:pStyle w:val="NormalIndent"/>
        <w:tabs>
          <w:tab w:val="left" w:pos="1985"/>
          <w:tab w:val="left" w:pos="5387"/>
        </w:tabs>
      </w:pPr>
      <w:r>
        <w:t>Date</w:t>
      </w:r>
      <w:r w:rsidRPr="004C4928">
        <w:t>:</w:t>
      </w:r>
      <w:r>
        <w:tab/>
      </w:r>
      <w:r w:rsidRPr="004C4928">
        <w:t>_____________________</w:t>
      </w:r>
      <w:r w:rsidRPr="004C4928">
        <w:tab/>
      </w:r>
      <w:r w:rsidRPr="004C4928">
        <w:t>Date:</w:t>
      </w:r>
      <w:r>
        <w:tab/>
      </w:r>
      <w:r w:rsidRPr="004C4928">
        <w:t>_____________________</w:t>
      </w:r>
    </w:p>
    <w:p w:rsidR="005C5E29" w:rsidDel="00075AED" w:rsidP="0022757F" w:rsidRDefault="007C6845" w14:paraId="16E5C10B" w14:textId="0B0D5A60">
      <w:pPr>
        <w:pStyle w:val="Heading1"/>
        <w:rPr>
          <w:del w:author="Nikki Papenfus" w:date="2024-02-06T16:59:00Z" w:id="964"/>
        </w:rPr>
      </w:pPr>
      <w:bookmarkStart w:name="_Toc158129576" w:id="965"/>
      <w:del w:author="Nikki Papenfus" w:date="2024-02-06T16:59:00Z" w:id="966">
        <w:r w:rsidDel="00075AED">
          <w:delText>Appendices</w:delText>
        </w:r>
        <w:bookmarkEnd w:id="965"/>
      </w:del>
    </w:p>
    <w:p w:rsidR="0089093A" w:rsidDel="00075AED" w:rsidP="00075AED" w:rsidRDefault="007243B7" w14:paraId="261D143E" w14:textId="5C00D852">
      <w:pPr>
        <w:pStyle w:val="NormalIndent"/>
        <w:keepNext/>
        <w:pageBreakBefore/>
        <w:numPr>
          <w:ilvl w:val="0"/>
          <w:numId w:val="3"/>
        </w:numPr>
        <w:spacing w:before="240" w:after="480"/>
        <w:outlineLvl w:val="0"/>
        <w:rPr>
          <w:del w:author="Nikki Papenfus" w:date="2024-02-06T16:59:00Z" w:id="967"/>
        </w:rPr>
        <w:pPrChange w:author="Nikki Papenfus" w:date="2024-02-06T16:59:00Z" w:id="968">
          <w:pPr>
            <w:pStyle w:val="NormalIndent"/>
          </w:pPr>
        </w:pPrChange>
      </w:pPr>
      <w:del w:author="Nikki Papenfus" w:date="2024-02-06T16:59:00Z" w:id="969">
        <w:r w:rsidDel="00075AED">
          <w:object w:dxaOrig="1520" w:dyaOrig="987" w14:anchorId="54645FF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49.5pt" o:ole="" type="#_x0000_t75">
              <v:imagedata o:title="" r:id="rId18"/>
            </v:shape>
            <o:OLEObject Type="Embed" ProgID="Acrobat.Document.DC" ShapeID="_x0000_i1025" DrawAspect="Icon" ObjectID="_1768753502" r:id="rId19"/>
          </w:object>
        </w:r>
      </w:del>
    </w:p>
    <w:p w:rsidR="0089093A" w:rsidDel="00075AED" w:rsidP="00075AED" w:rsidRDefault="0089093A" w14:paraId="0BC04D57" w14:textId="2777BABA">
      <w:pPr>
        <w:pStyle w:val="NormalIndent"/>
        <w:keepNext/>
        <w:pageBreakBefore/>
        <w:numPr>
          <w:ilvl w:val="0"/>
          <w:numId w:val="3"/>
        </w:numPr>
        <w:spacing w:before="240" w:after="480"/>
        <w:outlineLvl w:val="0"/>
        <w:rPr>
          <w:del w:author="Nikki Papenfus" w:date="2024-02-06T16:59:00Z" w:id="970"/>
        </w:rPr>
        <w:pPrChange w:author="Nikki Papenfus" w:date="2024-02-06T16:59:00Z" w:id="971">
          <w:pPr>
            <w:pStyle w:val="NormalIndent"/>
          </w:pPr>
        </w:pPrChange>
      </w:pPr>
    </w:p>
    <w:p w:rsidRPr="007C6845" w:rsidR="007C6845" w:rsidP="005D6D00" w:rsidRDefault="002D1C9D" w14:paraId="702619B3" w14:textId="47AFF3B3">
      <w:pPr>
        <w:pStyle w:val="NormalIndent"/>
        <w:keepNext/>
        <w:pageBreakBefore/>
        <w:spacing w:before="240" w:after="480"/>
        <w:ind w:left="0"/>
        <w:outlineLvl w:val="0"/>
        <w:pPrChange w:author="Nikki Papenfus" w:date="2024-02-06T18:48:00Z" w:id="972">
          <w:pPr>
            <w:pStyle w:val="NormalIndent"/>
          </w:pPr>
        </w:pPrChange>
      </w:pPr>
      <w:del w:author="Nikki Papenfus" w:date="2024-02-06T16:59:00Z" w:id="973">
        <w:r w:rsidDel="00075AED">
          <w:object w:dxaOrig="1520" w:dyaOrig="987" w14:anchorId="0C285741">
            <v:shape id="_x0000_i1026" style="width:75.75pt;height:49.5pt" o:ole="" type="#_x0000_t75">
              <v:imagedata o:title="" r:id="rId20"/>
            </v:shape>
            <o:OLEObject Type="Embed" ProgID="Excel.Sheet.12" ShapeID="_x0000_i1026" DrawAspect="Icon" ObjectID="_1768753503" r:id="rId21"/>
          </w:object>
        </w:r>
      </w:del>
    </w:p>
    <w:sectPr w:rsidRPr="007C6845" w:rsidR="007C6845" w:rsidSect="00FE32ED">
      <w:headerReference w:type="default" r:id="rId22"/>
      <w:footerReference w:type="default" r:id="rId23"/>
      <w:headerReference w:type="first" r:id="rId24"/>
      <w:pgSz w:w="12242" w:h="15842" w:orient="portrait"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NP" w:author="Nikki Papenfus" w:date="2023-08-22T14:44:00Z" w:id="24">
    <w:p w:rsidR="0077330C" w:rsidP="001945FD" w:rsidRDefault="0077330C" w14:paraId="1B88CC2D" w14:textId="77777777">
      <w:pPr>
        <w:pStyle w:val="CommentText"/>
        <w:ind w:left="0"/>
      </w:pPr>
      <w:r>
        <w:rPr>
          <w:rStyle w:val="CommentReference"/>
        </w:rPr>
        <w:annotationRef/>
      </w:r>
      <w:r>
        <w:t>This section lists the high-level objectives that the project will set out to achieve. It is important to state objectives at a high level of detail to ensure that the delivery team still has room to adjust requirements during the project as better ways to achieve the objectives become known. Specifying objectives in too much detail limits the team’s ability to deliver a solution in an agile manner.</w:t>
      </w:r>
    </w:p>
  </w:comment>
  <w:comment w:initials="NP" w:author="Nikki Papenfus" w:date="2023-08-24T11:39:00Z" w:id="452">
    <w:p w:rsidR="0075077C" w:rsidP="001945FD" w:rsidRDefault="0075077C" w14:paraId="3F97FFFA" w14:textId="77777777">
      <w:pPr>
        <w:pStyle w:val="CommentText"/>
        <w:ind w:left="0"/>
      </w:pPr>
      <w:r>
        <w:rPr>
          <w:rStyle w:val="CommentReference"/>
        </w:rPr>
        <w:annotationRef/>
      </w:r>
      <w:r>
        <w:t xml:space="preserve">This section can be light, or may not be applicable at all, for an agile project. </w:t>
      </w:r>
    </w:p>
  </w:comment>
  <w:comment w:initials="NP" w:author="Nikki Papenfus" w:date="2023-08-22T14:54:00Z" w:id="582">
    <w:p w:rsidR="00856453" w:rsidP="001945FD" w:rsidRDefault="004B560C" w14:paraId="71F78CD0" w14:textId="3A8F5F9C">
      <w:pPr>
        <w:pStyle w:val="CommentText"/>
        <w:ind w:left="0"/>
      </w:pPr>
      <w:r>
        <w:rPr>
          <w:rStyle w:val="CommentReference"/>
        </w:rPr>
        <w:annotationRef/>
      </w:r>
      <w:r w:rsidR="00856453">
        <w:t>Since clients are often uncomfortable with not specifying project scope. It is advisable to de-risk the engagement by contracting for a short period of time that allows them to evaluate progress without committing too much budget. It is then up to the delivery team to show value before the initial engagement is over to ensure that the client renews the contract for the additional sprints required to deliver the full solution.</w:t>
      </w:r>
      <w:r w:rsidR="00856453">
        <w:br/>
      </w:r>
      <w:r w:rsidR="00856453">
        <w:t>It is important to stress the fact that all cost and schedule projections are forecasts and that they will be re-forecasted at the end of each sprint by incorporating data obtained during the previous sprints</w:t>
      </w:r>
    </w:p>
  </w:comment>
  <w:comment w:initials="HN" w:author="Hloni Nhlapo" w:date="2024-02-06T15:52:00Z" w:id="584">
    <w:p w:rsidR="006F4334" w:rsidP="006F4334" w:rsidRDefault="006F4334" w14:paraId="5795FAA9" w14:textId="77777777">
      <w:pPr>
        <w:pStyle w:val="CommentText"/>
        <w:ind w:left="0"/>
      </w:pPr>
      <w:r>
        <w:rPr>
          <w:rStyle w:val="CommentReference"/>
        </w:rPr>
        <w:annotationRef/>
      </w:r>
      <w:r>
        <w:t>TBC</w:t>
      </w:r>
    </w:p>
  </w:comment>
  <w:comment w:initials="NP" w:author="Nikki Papenfus" w:date="2024-02-06T17:17:00Z" w:id="615">
    <w:p w:rsidR="00A009ED" w:rsidP="00A009ED" w:rsidRDefault="00A009ED" w14:paraId="5E54AFCB" w14:textId="77777777">
      <w:pPr>
        <w:pStyle w:val="CommentText"/>
        <w:ind w:left="0"/>
      </w:pPr>
      <w:r>
        <w:rPr>
          <w:rStyle w:val="CommentReference"/>
        </w:rPr>
        <w:annotationRef/>
      </w:r>
      <w:r>
        <w:t>These are the EOT numbers but should be less for this project</w:t>
      </w:r>
    </w:p>
  </w:comment>
  <w:comment w:initials="NP" w:author="Nikki Papenfus" w:date="2024-02-06T17:19:00Z" w:id="652">
    <w:p w:rsidR="00824102" w:rsidP="00824102" w:rsidRDefault="00824102" w14:paraId="300EDD90" w14:textId="77777777">
      <w:pPr>
        <w:pStyle w:val="CommentText"/>
        <w:ind w:left="0"/>
      </w:pPr>
      <w:r>
        <w:rPr>
          <w:rStyle w:val="CommentReference"/>
        </w:rPr>
        <w:annotationRef/>
      </w:r>
      <w:r>
        <w:t>20 hours in total - do we want to quote a min or just a max?</w:t>
      </w:r>
    </w:p>
  </w:comment>
  <w:comment w:initials="NP" w:author="Nikki Papenfus" w:date="2024-02-06T17:22:00Z" w:id="653">
    <w:p w:rsidR="0058209E" w:rsidP="0058209E" w:rsidRDefault="0058209E" w14:paraId="4E2506FF" w14:textId="77777777">
      <w:pPr>
        <w:pStyle w:val="CommentText"/>
        <w:ind w:left="0"/>
      </w:pPr>
      <w:r>
        <w:rPr>
          <w:rStyle w:val="CommentReference"/>
        </w:rPr>
        <w:annotationRef/>
      </w:r>
      <w:r>
        <w:t>These are the EOT numbers but should be less for this project</w:t>
      </w:r>
    </w:p>
  </w:comment>
  <w:comment w:initials="NP" w:author="Nikki Papenfus" w:date="2024-02-06T17:22:00Z" w:id="682">
    <w:p w:rsidR="00B0570D" w:rsidP="00B0570D" w:rsidRDefault="00B0570D" w14:paraId="60FA0255" w14:textId="77777777">
      <w:pPr>
        <w:pStyle w:val="CommentText"/>
        <w:ind w:left="0"/>
      </w:pPr>
      <w:r>
        <w:rPr>
          <w:rStyle w:val="CommentReference"/>
        </w:rPr>
        <w:annotationRef/>
      </w:r>
      <w:r>
        <w:t>Can run 1 of the UAT’s in parallel.</w:t>
      </w:r>
    </w:p>
  </w:comment>
  <w:comment w:initials="NP" w:author="Nikki Papenfus" w:date="2024-02-06T17:20:00Z" w:id="809">
    <w:p w:rsidR="00460774" w:rsidP="00460774" w:rsidRDefault="00460774" w14:paraId="7FE5D8EB" w14:textId="4AA4E53E">
      <w:pPr>
        <w:pStyle w:val="CommentText"/>
        <w:ind w:left="0"/>
      </w:pPr>
      <w:r>
        <w:rPr>
          <w:rStyle w:val="CommentReference"/>
        </w:rPr>
        <w:annotationRef/>
      </w:r>
      <w:r>
        <w:rPr>
          <w:color w:val="000000"/>
        </w:rPr>
        <w:t>Go live May/June</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88CC2D" w15:done="1"/>
  <w15:commentEx w15:paraId="3F97FFFA" w15:done="1"/>
  <w15:commentEx w15:paraId="71F78CD0" w15:done="1"/>
  <w15:commentEx w15:paraId="5795FAA9" w15:done="0"/>
  <w15:commentEx w15:paraId="5E54AFCB" w15:done="0"/>
  <w15:commentEx w15:paraId="300EDD90" w15:done="0"/>
  <w15:commentEx w15:paraId="4E2506FF" w15:paraIdParent="300EDD90" w15:done="0"/>
  <w15:commentEx w15:paraId="60FA0255" w15:done="0"/>
  <w15:commentEx w15:paraId="7FE5D8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F4845" w16cex:dateUtc="2023-08-22T12:44:00Z"/>
  <w16cex:commentExtensible w16cex:durableId="2891BFE2" w16cex:dateUtc="2023-08-24T09:39:00Z"/>
  <w16cex:commentExtensible w16cex:durableId="288F4A88" w16cex:dateUtc="2023-08-22T12:54:00Z"/>
  <w16cex:commentExtensible w16cex:durableId="1E174C70" w16cex:dateUtc="2024-02-06T13:52:00Z"/>
  <w16cex:commentExtensible w16cex:durableId="3D409E46" w16cex:dateUtc="2024-02-06T15:17:00Z"/>
  <w16cex:commentExtensible w16cex:durableId="121921E7" w16cex:dateUtc="2024-02-06T15:19:00Z"/>
  <w16cex:commentExtensible w16cex:durableId="118FFE0B" w16cex:dateUtc="2024-02-06T15:22:00Z"/>
  <w16cex:commentExtensible w16cex:durableId="06FBDD1D" w16cex:dateUtc="2024-02-06T15:22:00Z"/>
  <w16cex:commentExtensible w16cex:durableId="54D17C6A" w16cex:dateUtc="2024-02-06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88CC2D" w16cid:durableId="288F4845"/>
  <w16cid:commentId w16cid:paraId="3F97FFFA" w16cid:durableId="2891BFE2"/>
  <w16cid:commentId w16cid:paraId="71F78CD0" w16cid:durableId="288F4A88"/>
  <w16cid:commentId w16cid:paraId="5795FAA9" w16cid:durableId="1E174C70"/>
  <w16cid:commentId w16cid:paraId="5E54AFCB" w16cid:durableId="3D409E46"/>
  <w16cid:commentId w16cid:paraId="300EDD90" w16cid:durableId="121921E7"/>
  <w16cid:commentId w16cid:paraId="4E2506FF" w16cid:durableId="118FFE0B"/>
  <w16cid:commentId w16cid:paraId="60FA0255" w16cid:durableId="06FBDD1D"/>
  <w16cid:commentId w16cid:paraId="7FE5D8EB" w16cid:durableId="54D17C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32ED" w:rsidP="00977AEF" w:rsidRDefault="00FE32ED" w14:paraId="1D15451E" w14:textId="77777777">
      <w:r>
        <w:separator/>
      </w:r>
    </w:p>
    <w:p w:rsidR="00FE32ED" w:rsidP="00977AEF" w:rsidRDefault="00FE32ED" w14:paraId="540940AD" w14:textId="77777777"/>
  </w:endnote>
  <w:endnote w:type="continuationSeparator" w:id="0">
    <w:p w:rsidR="00FE32ED" w:rsidP="00977AEF" w:rsidRDefault="00FE32ED" w14:paraId="4A916F2F" w14:textId="77777777">
      <w:r>
        <w:continuationSeparator/>
      </w:r>
    </w:p>
    <w:p w:rsidR="00FE32ED" w:rsidP="00977AEF" w:rsidRDefault="00FE32ED" w14:paraId="4863452D" w14:textId="77777777"/>
  </w:endnote>
  <w:endnote w:type="continuationNotice" w:id="1">
    <w:p w:rsidR="00FE32ED" w:rsidRDefault="00FE32ED" w14:paraId="77BAE48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F696B" w:rsidR="00EA4721" w:rsidP="009C48E2" w:rsidRDefault="00AF696B" w14:paraId="4F567309" w14:textId="55A34A37">
    <w:pPr>
      <w:pStyle w:val="NormalIndent"/>
      <w:spacing w:after="0"/>
      <w:ind w:left="0"/>
      <w:rPr>
        <w:rFonts w:eastAsia="Proxima Nova Light" w:cs="Proxima Nova Light"/>
        <w:i/>
        <w:color w:val="999999"/>
        <w:spacing w:val="3"/>
        <w:position w:val="1"/>
      </w:rPr>
    </w:pPr>
    <w:r w:rsidRPr="00B10967">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Category  \* MERGEFORMAT </w:instrText>
    </w:r>
    <w:r w:rsidR="0015327F">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fldChar w:fldCharType="end"/>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Category  \* MERGEFORMAT </w:instrText>
    </w:r>
    <w:r w:rsidRPr="00B10967">
      <w:rPr>
        <w:rFonts w:eastAsia="Proxima Nova Light" w:cs="Proxima Nova Light"/>
        <w:i/>
        <w:color w:val="999999"/>
        <w:spacing w:val="3"/>
        <w:position w:val="1"/>
        <w:shd w:val="clear" w:color="auto" w:fill="E6E6E6"/>
      </w:rPr>
      <w:fldChar w:fldCharType="separate"/>
    </w:r>
    <w:r w:rsidR="00D6114A">
      <w:rPr>
        <w:rFonts w:eastAsia="Proxima Nova Light" w:cs="Proxima Nova Light"/>
        <w:i/>
        <w:iCs/>
        <w:color w:val="999999"/>
        <w:spacing w:val="3"/>
        <w:position w:val="1"/>
      </w:rPr>
      <w:t>Grainger plc</w:t>
    </w:r>
    <w:r w:rsidRPr="00B10967">
      <w:rPr>
        <w:rFonts w:eastAsia="Proxima Nova Light" w:cs="Proxima Nova Light"/>
        <w:i/>
        <w:color w:val="999999"/>
        <w:spacing w:val="3"/>
        <w:position w:val="1"/>
        <w:shd w:val="clear" w:color="auto" w:fill="E6E6E6"/>
      </w:rPr>
      <w:fldChar w:fldCharType="end"/>
    </w:r>
    <w:r w:rsidRPr="00B10967" w:rsidR="009C48E2">
      <w:rPr>
        <w:rFonts w:eastAsia="Proxima Nova Light" w:cs="Proxima Nova Light"/>
        <w:i/>
        <w:color w:val="9BBB59" w:themeColor="accent3"/>
        <w:spacing w:val="3"/>
        <w:position w:val="1"/>
      </w:rPr>
      <w:t xml:space="preserve"> </w:t>
    </w:r>
    <w:r w:rsidRPr="00B10967">
      <w:rPr>
        <w:rFonts w:eastAsia="Proxima Nova Light" w:cs="Proxima Nova Light"/>
        <w:i/>
        <w:color w:val="9BBB59" w:themeColor="accent3"/>
        <w:spacing w:val="3"/>
        <w:position w:val="1"/>
      </w:rPr>
      <w:t xml:space="preserve">/ </w:t>
    </w:r>
    <w:r w:rsidRPr="00B10967">
      <w:rPr>
        <w:rFonts w:eastAsia="Proxima Nova Light" w:cs="Proxima Nova Light"/>
        <w:i/>
        <w:iCs/>
        <w:color w:val="999999"/>
        <w:spacing w:val="3"/>
        <w:position w:val="1"/>
      </w:rPr>
      <w:fldChar w:fldCharType="begin"/>
    </w:r>
    <w:r w:rsidRPr="00B10967">
      <w:rPr>
        <w:rFonts w:eastAsia="Proxima Nova Light" w:cs="Proxima Nova Light"/>
        <w:i/>
        <w:iCs/>
        <w:color w:val="999999"/>
        <w:spacing w:val="3"/>
        <w:position w:val="1"/>
      </w:rPr>
      <w:instrText xml:space="preserve"> DOCPROPERTY  Title  \* MERGEFORMAT </w:instrText>
    </w:r>
    <w:r w:rsidRPr="00B10967">
      <w:rPr>
        <w:rFonts w:eastAsia="Proxima Nova Light" w:cs="Proxima Nova Light"/>
        <w:i/>
        <w:iCs/>
        <w:color w:val="999999"/>
        <w:spacing w:val="3"/>
        <w:position w:val="1"/>
      </w:rPr>
      <w:fldChar w:fldCharType="separate"/>
    </w:r>
    <w:r w:rsidR="00D6114A">
      <w:rPr>
        <w:rFonts w:eastAsia="Proxima Nova Light" w:cs="Proxima Nova Light"/>
        <w:i/>
        <w:iCs/>
        <w:color w:val="999999"/>
        <w:spacing w:val="3"/>
        <w:position w:val="1"/>
      </w:rPr>
      <w:t>Website Integration</w:t>
    </w:r>
    <w:r w:rsidRPr="00B10967">
      <w:rPr>
        <w:rFonts w:eastAsia="Proxima Nova Light" w:cs="Proxima Nova Light"/>
        <w:i/>
        <w:iCs/>
        <w:color w:val="999999"/>
        <w:spacing w:val="3"/>
        <w:position w:val="1"/>
      </w:rPr>
      <w:fldChar w:fldCharType="end"/>
    </w:r>
    <w:r w:rsidRPr="00B10967">
      <w:rPr>
        <w:rFonts w:eastAsia="Proxima Nova Light" w:cs="Proxima Nova Light"/>
        <w:i/>
        <w:iCs/>
        <w:color w:val="999999"/>
        <w:spacing w:val="3"/>
        <w:position w:val="1"/>
      </w:rPr>
      <w:t xml:space="preserve">     </w:t>
    </w:r>
    <w:r w:rsidRPr="00B10967" w:rsidR="009C48E2">
      <w:rPr>
        <w:rFonts w:eastAsia="Proxima Nova Light" w:cs="Proxima Nova Light"/>
        <w:i/>
        <w:iCs/>
        <w:color w:val="999999"/>
        <w:spacing w:val="3"/>
        <w:position w:val="1"/>
      </w:rPr>
      <w:tab/>
    </w:r>
    <w:r w:rsidRPr="00B10967" w:rsidR="009C48E2">
      <w:rPr>
        <w:rFonts w:eastAsia="Proxima Nova Light" w:cs="Proxima Nova Light"/>
        <w:i/>
        <w:iCs/>
        <w:color w:val="999999"/>
        <w:spacing w:val="3"/>
        <w:position w:val="1"/>
      </w:rPr>
      <w:tab/>
    </w:r>
    <w:r w:rsidRPr="00B10967" w:rsidR="009C48E2">
      <w:rPr>
        <w:rFonts w:eastAsia="Proxima Nova Light" w:cs="Proxima Nova Light"/>
        <w:i/>
        <w:iCs/>
        <w:color w:val="999999"/>
        <w:spacing w:val="3"/>
        <w:position w:val="1"/>
      </w:rPr>
      <w:tab/>
    </w:r>
    <w:r w:rsidRPr="00B10967" w:rsidR="009C48E2">
      <w:rPr>
        <w:rFonts w:eastAsia="Proxima Nova Light" w:cs="Proxima Nova Light"/>
        <w:i/>
        <w:iCs/>
        <w:color w:val="999999"/>
        <w:spacing w:val="3"/>
        <w:position w:val="1"/>
      </w:rPr>
      <w:tab/>
    </w:r>
    <w:del w:author="Nikki Papenfus" w:date="2024-02-06T16:59:00Z" w:id="974">
      <w:r w:rsidRPr="00B10967" w:rsidDel="00075AED">
        <w:rPr>
          <w:rFonts w:eastAsia="Proxima Nova Light" w:cs="Proxima Nova Light"/>
          <w:i/>
          <w:iCs/>
          <w:color w:val="999999"/>
          <w:spacing w:val="3"/>
          <w:position w:val="1"/>
        </w:rPr>
        <w:tab/>
      </w:r>
    </w:del>
    <w:r w:rsidRPr="00B10967">
      <w:rPr>
        <w:rFonts w:eastAsia="Proxima Nova Light" w:cs="Proxima Nova Light"/>
        <w:i/>
        <w:iCs/>
        <w:color w:val="999999"/>
        <w:spacing w:val="3"/>
        <w:position w:val="1"/>
      </w:rPr>
      <w:t xml:space="preserve">      Page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PAGE  \* Arabic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2</w:t>
    </w:r>
    <w:r w:rsidRPr="00B10967">
      <w:rPr>
        <w:rFonts w:eastAsia="Proxima Nova Light" w:cs="Proxima Nova Light"/>
        <w:i/>
        <w:color w:val="999999"/>
        <w:spacing w:val="3"/>
        <w:position w:val="1"/>
        <w:shd w:val="clear" w:color="auto" w:fill="E6E6E6"/>
      </w:rPr>
      <w:fldChar w:fldCharType="end"/>
    </w:r>
    <w:r w:rsidRPr="00B10967">
      <w:rPr>
        <w:rFonts w:eastAsia="Proxima Nova Light" w:cs="Proxima Nova Light"/>
        <w:i/>
        <w:iCs/>
        <w:color w:val="999999"/>
        <w:spacing w:val="3"/>
        <w:position w:val="1"/>
      </w:rPr>
      <w:t xml:space="preserve"> of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NUMPAGES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11</w:t>
    </w:r>
    <w:r w:rsidRPr="00B10967">
      <w:rPr>
        <w:rFonts w:eastAsia="Proxima Nova Light" w:cs="Proxima Nova Light"/>
        <w:i/>
        <w:color w:val="999999"/>
        <w:spacing w:val="3"/>
        <w:position w:val="1"/>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32ED" w:rsidP="00977AEF" w:rsidRDefault="00FE32ED" w14:paraId="1B7535C3" w14:textId="77777777">
      <w:r>
        <w:separator/>
      </w:r>
    </w:p>
    <w:p w:rsidR="00FE32ED" w:rsidP="00977AEF" w:rsidRDefault="00FE32ED" w14:paraId="7A9C33FB" w14:textId="77777777"/>
  </w:footnote>
  <w:footnote w:type="continuationSeparator" w:id="0">
    <w:p w:rsidR="00FE32ED" w:rsidP="00977AEF" w:rsidRDefault="00FE32ED" w14:paraId="22D2BED1" w14:textId="77777777">
      <w:r>
        <w:continuationSeparator/>
      </w:r>
    </w:p>
    <w:p w:rsidR="00FE32ED" w:rsidP="00977AEF" w:rsidRDefault="00FE32ED" w14:paraId="09EF281A" w14:textId="77777777"/>
  </w:footnote>
  <w:footnote w:type="continuationNotice" w:id="1">
    <w:p w:rsidR="00FE32ED" w:rsidRDefault="00FE32ED" w14:paraId="1E20F7D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52A99" w:rsidR="00EA4721" w:rsidP="00977AEF" w:rsidRDefault="00EA4721" w14:paraId="68048E15" w14:textId="77777777">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A4721" w:rsidP="00977AEF" w:rsidRDefault="00EA4721" w14:paraId="745C63CF" w14:textId="77777777">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hint="default" w:ascii="Arial" w:hAnsi="Arial"/>
      </w:rPr>
    </w:lvl>
    <w:lvl w:ilvl="1" w:tplc="E5D82104" w:tentative="1">
      <w:start w:val="1"/>
      <w:numFmt w:val="bullet"/>
      <w:lvlText w:val="•"/>
      <w:lvlJc w:val="left"/>
      <w:pPr>
        <w:tabs>
          <w:tab w:val="num" w:pos="1440"/>
        </w:tabs>
        <w:ind w:left="1440" w:hanging="360"/>
      </w:pPr>
      <w:rPr>
        <w:rFonts w:hint="default" w:ascii="Arial" w:hAnsi="Arial"/>
      </w:rPr>
    </w:lvl>
    <w:lvl w:ilvl="2" w:tplc="10A840FE" w:tentative="1">
      <w:start w:val="1"/>
      <w:numFmt w:val="bullet"/>
      <w:lvlText w:val="•"/>
      <w:lvlJc w:val="left"/>
      <w:pPr>
        <w:tabs>
          <w:tab w:val="num" w:pos="2160"/>
        </w:tabs>
        <w:ind w:left="2160" w:hanging="360"/>
      </w:pPr>
      <w:rPr>
        <w:rFonts w:hint="default" w:ascii="Arial" w:hAnsi="Arial"/>
      </w:rPr>
    </w:lvl>
    <w:lvl w:ilvl="3" w:tplc="C3BC81A6" w:tentative="1">
      <w:start w:val="1"/>
      <w:numFmt w:val="bullet"/>
      <w:lvlText w:val="•"/>
      <w:lvlJc w:val="left"/>
      <w:pPr>
        <w:tabs>
          <w:tab w:val="num" w:pos="2880"/>
        </w:tabs>
        <w:ind w:left="2880" w:hanging="360"/>
      </w:pPr>
      <w:rPr>
        <w:rFonts w:hint="default" w:ascii="Arial" w:hAnsi="Arial"/>
      </w:rPr>
    </w:lvl>
    <w:lvl w:ilvl="4" w:tplc="2E804CC2" w:tentative="1">
      <w:start w:val="1"/>
      <w:numFmt w:val="bullet"/>
      <w:lvlText w:val="•"/>
      <w:lvlJc w:val="left"/>
      <w:pPr>
        <w:tabs>
          <w:tab w:val="num" w:pos="3600"/>
        </w:tabs>
        <w:ind w:left="3600" w:hanging="360"/>
      </w:pPr>
      <w:rPr>
        <w:rFonts w:hint="default" w:ascii="Arial" w:hAnsi="Arial"/>
      </w:rPr>
    </w:lvl>
    <w:lvl w:ilvl="5" w:tplc="0F3A9E54" w:tentative="1">
      <w:start w:val="1"/>
      <w:numFmt w:val="bullet"/>
      <w:lvlText w:val="•"/>
      <w:lvlJc w:val="left"/>
      <w:pPr>
        <w:tabs>
          <w:tab w:val="num" w:pos="4320"/>
        </w:tabs>
        <w:ind w:left="4320" w:hanging="360"/>
      </w:pPr>
      <w:rPr>
        <w:rFonts w:hint="default" w:ascii="Arial" w:hAnsi="Arial"/>
      </w:rPr>
    </w:lvl>
    <w:lvl w:ilvl="6" w:tplc="88A0E2A0" w:tentative="1">
      <w:start w:val="1"/>
      <w:numFmt w:val="bullet"/>
      <w:lvlText w:val="•"/>
      <w:lvlJc w:val="left"/>
      <w:pPr>
        <w:tabs>
          <w:tab w:val="num" w:pos="5040"/>
        </w:tabs>
        <w:ind w:left="5040" w:hanging="360"/>
      </w:pPr>
      <w:rPr>
        <w:rFonts w:hint="default" w:ascii="Arial" w:hAnsi="Arial"/>
      </w:rPr>
    </w:lvl>
    <w:lvl w:ilvl="7" w:tplc="B9FA340C" w:tentative="1">
      <w:start w:val="1"/>
      <w:numFmt w:val="bullet"/>
      <w:lvlText w:val="•"/>
      <w:lvlJc w:val="left"/>
      <w:pPr>
        <w:tabs>
          <w:tab w:val="num" w:pos="5760"/>
        </w:tabs>
        <w:ind w:left="5760" w:hanging="360"/>
      </w:pPr>
      <w:rPr>
        <w:rFonts w:hint="default" w:ascii="Arial" w:hAnsi="Arial"/>
      </w:rPr>
    </w:lvl>
    <w:lvl w:ilvl="8" w:tplc="29DE9432"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hint="default" w:ascii="Symbol" w:hAnsi="Symbol"/>
      </w:rPr>
    </w:lvl>
    <w:lvl w:ilvl="1" w:tplc="0A0A9D82">
      <w:start w:val="1"/>
      <w:numFmt w:val="bullet"/>
      <w:lvlText w:val="o"/>
      <w:lvlJc w:val="left"/>
      <w:pPr>
        <w:tabs>
          <w:tab w:val="num" w:pos="1843"/>
        </w:tabs>
        <w:ind w:left="1843" w:hanging="425"/>
      </w:pPr>
      <w:rPr>
        <w:rFonts w:hint="default" w:ascii="Courier New" w:hAnsi="Courier New"/>
      </w:rPr>
    </w:lvl>
    <w:lvl w:ilvl="2" w:tplc="069CF114">
      <w:start w:val="1"/>
      <w:numFmt w:val="bullet"/>
      <w:lvlText w:val=""/>
      <w:lvlJc w:val="left"/>
      <w:pPr>
        <w:tabs>
          <w:tab w:val="num" w:pos="2552"/>
        </w:tabs>
        <w:ind w:left="2552" w:hanging="426"/>
      </w:pPr>
      <w:rPr>
        <w:rFonts w:hint="default" w:ascii="Wingdings" w:hAnsi="Wingdings"/>
      </w:rPr>
    </w:lvl>
    <w:lvl w:ilvl="3" w:tplc="22B4C8E0">
      <w:start w:val="1"/>
      <w:numFmt w:val="bullet"/>
      <w:lvlText w:val=""/>
      <w:lvlJc w:val="left"/>
      <w:pPr>
        <w:tabs>
          <w:tab w:val="num" w:pos="8291"/>
        </w:tabs>
        <w:ind w:left="8291" w:hanging="360"/>
      </w:pPr>
      <w:rPr>
        <w:rFonts w:hint="default" w:ascii="Symbol" w:hAnsi="Symbol"/>
      </w:rPr>
    </w:lvl>
    <w:lvl w:ilvl="4" w:tplc="C7FEFA98">
      <w:start w:val="1"/>
      <w:numFmt w:val="bullet"/>
      <w:lvlText w:val="o"/>
      <w:lvlJc w:val="left"/>
      <w:pPr>
        <w:tabs>
          <w:tab w:val="num" w:pos="9011"/>
        </w:tabs>
        <w:ind w:left="9011" w:hanging="360"/>
      </w:pPr>
      <w:rPr>
        <w:rFonts w:hint="default" w:ascii="Courier New" w:hAnsi="Courier New" w:cs="Courier New"/>
      </w:rPr>
    </w:lvl>
    <w:lvl w:ilvl="5" w:tplc="233E5F84">
      <w:start w:val="1"/>
      <w:numFmt w:val="bullet"/>
      <w:lvlText w:val=""/>
      <w:lvlJc w:val="left"/>
      <w:pPr>
        <w:tabs>
          <w:tab w:val="num" w:pos="9731"/>
        </w:tabs>
        <w:ind w:left="9731" w:hanging="360"/>
      </w:pPr>
      <w:rPr>
        <w:rFonts w:hint="default" w:ascii="Wingdings" w:hAnsi="Wingdings"/>
      </w:rPr>
    </w:lvl>
    <w:lvl w:ilvl="6" w:tplc="DD0E13CA">
      <w:start w:val="1"/>
      <w:numFmt w:val="bullet"/>
      <w:lvlText w:val=""/>
      <w:lvlJc w:val="left"/>
      <w:pPr>
        <w:tabs>
          <w:tab w:val="num" w:pos="10451"/>
        </w:tabs>
        <w:ind w:left="10451" w:hanging="360"/>
      </w:pPr>
      <w:rPr>
        <w:rFonts w:hint="default" w:ascii="Symbol" w:hAnsi="Symbol"/>
      </w:rPr>
    </w:lvl>
    <w:lvl w:ilvl="7" w:tplc="6CF45B66">
      <w:start w:val="1"/>
      <w:numFmt w:val="bullet"/>
      <w:lvlText w:val="o"/>
      <w:lvlJc w:val="left"/>
      <w:pPr>
        <w:tabs>
          <w:tab w:val="num" w:pos="11171"/>
        </w:tabs>
        <w:ind w:left="11171" w:hanging="360"/>
      </w:pPr>
      <w:rPr>
        <w:rFonts w:hint="default" w:ascii="Courier New" w:hAnsi="Courier New" w:cs="Courier New"/>
      </w:rPr>
    </w:lvl>
    <w:lvl w:ilvl="8" w:tplc="DD883576">
      <w:start w:val="1"/>
      <w:numFmt w:val="bullet"/>
      <w:lvlText w:val=""/>
      <w:lvlJc w:val="left"/>
      <w:pPr>
        <w:tabs>
          <w:tab w:val="num" w:pos="11891"/>
        </w:tabs>
        <w:ind w:left="11891" w:hanging="360"/>
      </w:pPr>
      <w:rPr>
        <w:rFonts w:hint="default" w:ascii="Wingdings" w:hAnsi="Wingdings"/>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hint="default" w:ascii="Symbol" w:hAnsi="Symbol"/>
      </w:rPr>
    </w:lvl>
    <w:lvl w:ilvl="1" w:tplc="1C090003">
      <w:start w:val="1"/>
      <w:numFmt w:val="bullet"/>
      <w:lvlText w:val="o"/>
      <w:lvlJc w:val="left"/>
      <w:pPr>
        <w:ind w:left="1866" w:hanging="360"/>
      </w:pPr>
      <w:rPr>
        <w:rFonts w:hint="default" w:ascii="Courier New" w:hAnsi="Courier New" w:cs="Courier New"/>
      </w:rPr>
    </w:lvl>
    <w:lvl w:ilvl="2" w:tplc="1C090005">
      <w:start w:val="1"/>
      <w:numFmt w:val="bullet"/>
      <w:lvlText w:val=""/>
      <w:lvlJc w:val="left"/>
      <w:pPr>
        <w:ind w:left="2586" w:hanging="360"/>
      </w:pPr>
      <w:rPr>
        <w:rFonts w:hint="default" w:ascii="Wingdings" w:hAnsi="Wingdings"/>
      </w:rPr>
    </w:lvl>
    <w:lvl w:ilvl="3" w:tplc="1C090001" w:tentative="1">
      <w:start w:val="1"/>
      <w:numFmt w:val="bullet"/>
      <w:lvlText w:val=""/>
      <w:lvlJc w:val="left"/>
      <w:pPr>
        <w:ind w:left="3306" w:hanging="360"/>
      </w:pPr>
      <w:rPr>
        <w:rFonts w:hint="default" w:ascii="Symbol" w:hAnsi="Symbol"/>
      </w:rPr>
    </w:lvl>
    <w:lvl w:ilvl="4" w:tplc="1C090003" w:tentative="1">
      <w:start w:val="1"/>
      <w:numFmt w:val="bullet"/>
      <w:lvlText w:val="o"/>
      <w:lvlJc w:val="left"/>
      <w:pPr>
        <w:ind w:left="4026" w:hanging="360"/>
      </w:pPr>
      <w:rPr>
        <w:rFonts w:hint="default" w:ascii="Courier New" w:hAnsi="Courier New" w:cs="Courier New"/>
      </w:rPr>
    </w:lvl>
    <w:lvl w:ilvl="5" w:tplc="1C090005" w:tentative="1">
      <w:start w:val="1"/>
      <w:numFmt w:val="bullet"/>
      <w:lvlText w:val=""/>
      <w:lvlJc w:val="left"/>
      <w:pPr>
        <w:ind w:left="4746" w:hanging="360"/>
      </w:pPr>
      <w:rPr>
        <w:rFonts w:hint="default" w:ascii="Wingdings" w:hAnsi="Wingdings"/>
      </w:rPr>
    </w:lvl>
    <w:lvl w:ilvl="6" w:tplc="1C090001" w:tentative="1">
      <w:start w:val="1"/>
      <w:numFmt w:val="bullet"/>
      <w:lvlText w:val=""/>
      <w:lvlJc w:val="left"/>
      <w:pPr>
        <w:ind w:left="5466" w:hanging="360"/>
      </w:pPr>
      <w:rPr>
        <w:rFonts w:hint="default" w:ascii="Symbol" w:hAnsi="Symbol"/>
      </w:rPr>
    </w:lvl>
    <w:lvl w:ilvl="7" w:tplc="1C090003" w:tentative="1">
      <w:start w:val="1"/>
      <w:numFmt w:val="bullet"/>
      <w:lvlText w:val="o"/>
      <w:lvlJc w:val="left"/>
      <w:pPr>
        <w:ind w:left="6186" w:hanging="360"/>
      </w:pPr>
      <w:rPr>
        <w:rFonts w:hint="default" w:ascii="Courier New" w:hAnsi="Courier New" w:cs="Courier New"/>
      </w:rPr>
    </w:lvl>
    <w:lvl w:ilvl="8" w:tplc="1C090005" w:tentative="1">
      <w:start w:val="1"/>
      <w:numFmt w:val="bullet"/>
      <w:lvlText w:val=""/>
      <w:lvlJc w:val="left"/>
      <w:pPr>
        <w:ind w:left="6906" w:hanging="360"/>
      </w:pPr>
      <w:rPr>
        <w:rFonts w:hint="default" w:ascii="Wingdings" w:hAnsi="Wingdings"/>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hint="default" w:ascii="Symbol" w:hAnsi="Symbol"/>
      </w:rPr>
    </w:lvl>
    <w:lvl w:ilvl="1" w:tplc="1C090003" w:tentative="1">
      <w:start w:val="1"/>
      <w:numFmt w:val="bullet"/>
      <w:lvlText w:val="o"/>
      <w:lvlJc w:val="left"/>
      <w:pPr>
        <w:ind w:left="2149" w:hanging="360"/>
      </w:pPr>
      <w:rPr>
        <w:rFonts w:hint="default" w:ascii="Courier New" w:hAnsi="Courier New" w:cs="Courier New"/>
      </w:rPr>
    </w:lvl>
    <w:lvl w:ilvl="2" w:tplc="1C090005" w:tentative="1">
      <w:start w:val="1"/>
      <w:numFmt w:val="bullet"/>
      <w:lvlText w:val=""/>
      <w:lvlJc w:val="left"/>
      <w:pPr>
        <w:ind w:left="2869" w:hanging="360"/>
      </w:pPr>
      <w:rPr>
        <w:rFonts w:hint="default" w:ascii="Wingdings" w:hAnsi="Wingdings"/>
      </w:rPr>
    </w:lvl>
    <w:lvl w:ilvl="3" w:tplc="1C090001" w:tentative="1">
      <w:start w:val="1"/>
      <w:numFmt w:val="bullet"/>
      <w:lvlText w:val=""/>
      <w:lvlJc w:val="left"/>
      <w:pPr>
        <w:ind w:left="3589" w:hanging="360"/>
      </w:pPr>
      <w:rPr>
        <w:rFonts w:hint="default" w:ascii="Symbol" w:hAnsi="Symbol"/>
      </w:rPr>
    </w:lvl>
    <w:lvl w:ilvl="4" w:tplc="1C090003" w:tentative="1">
      <w:start w:val="1"/>
      <w:numFmt w:val="bullet"/>
      <w:lvlText w:val="o"/>
      <w:lvlJc w:val="left"/>
      <w:pPr>
        <w:ind w:left="4309" w:hanging="360"/>
      </w:pPr>
      <w:rPr>
        <w:rFonts w:hint="default" w:ascii="Courier New" w:hAnsi="Courier New" w:cs="Courier New"/>
      </w:rPr>
    </w:lvl>
    <w:lvl w:ilvl="5" w:tplc="1C090005" w:tentative="1">
      <w:start w:val="1"/>
      <w:numFmt w:val="bullet"/>
      <w:lvlText w:val=""/>
      <w:lvlJc w:val="left"/>
      <w:pPr>
        <w:ind w:left="5029" w:hanging="360"/>
      </w:pPr>
      <w:rPr>
        <w:rFonts w:hint="default" w:ascii="Wingdings" w:hAnsi="Wingdings"/>
      </w:rPr>
    </w:lvl>
    <w:lvl w:ilvl="6" w:tplc="1C090001" w:tentative="1">
      <w:start w:val="1"/>
      <w:numFmt w:val="bullet"/>
      <w:lvlText w:val=""/>
      <w:lvlJc w:val="left"/>
      <w:pPr>
        <w:ind w:left="5749" w:hanging="360"/>
      </w:pPr>
      <w:rPr>
        <w:rFonts w:hint="default" w:ascii="Symbol" w:hAnsi="Symbol"/>
      </w:rPr>
    </w:lvl>
    <w:lvl w:ilvl="7" w:tplc="1C090003" w:tentative="1">
      <w:start w:val="1"/>
      <w:numFmt w:val="bullet"/>
      <w:lvlText w:val="o"/>
      <w:lvlJc w:val="left"/>
      <w:pPr>
        <w:ind w:left="6469" w:hanging="360"/>
      </w:pPr>
      <w:rPr>
        <w:rFonts w:hint="default" w:ascii="Courier New" w:hAnsi="Courier New" w:cs="Courier New"/>
      </w:rPr>
    </w:lvl>
    <w:lvl w:ilvl="8" w:tplc="1C090005" w:tentative="1">
      <w:start w:val="1"/>
      <w:numFmt w:val="bullet"/>
      <w:lvlText w:val=""/>
      <w:lvlJc w:val="left"/>
      <w:pPr>
        <w:ind w:left="7189" w:hanging="360"/>
      </w:pPr>
      <w:rPr>
        <w:rFonts w:hint="default" w:ascii="Wingdings" w:hAnsi="Wingdings"/>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hint="default" w:ascii="Verdana" w:hAnsi="Verdana" w:eastAsia="Times New Roman" w:cs="Times New Roman"/>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7"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8"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hint="default" w:ascii="Verdana" w:hAnsi="Verdana" w:eastAsia="Times New Roman" w:cs="Times New Roman"/>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2"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4"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5" w15:restartNumberingAfterBreak="0">
    <w:nsid w:val="6BF27273"/>
    <w:multiLevelType w:val="hybridMultilevel"/>
    <w:tmpl w:val="0B286030"/>
    <w:lvl w:ilvl="0" w:tplc="04090001">
      <w:start w:val="1"/>
      <w:numFmt w:val="bullet"/>
      <w:lvlText w:val=""/>
      <w:lvlJc w:val="left"/>
      <w:pPr>
        <w:ind w:left="1429" w:hanging="360"/>
      </w:pPr>
      <w:rPr>
        <w:rFonts w:hint="default" w:ascii="Symbol" w:hAnsi="Symbol"/>
      </w:rPr>
    </w:lvl>
    <w:lvl w:ilvl="1" w:tplc="04090003">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2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79045539"/>
    <w:multiLevelType w:val="hybridMultilevel"/>
    <w:tmpl w:val="733E7B36"/>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3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1"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2" w15:restartNumberingAfterBreak="0">
    <w:nsid w:val="7FA94D04"/>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3"/>
  </w:num>
  <w:num w:numId="2" w16cid:durableId="508447628">
    <w:abstractNumId w:val="6"/>
  </w:num>
  <w:num w:numId="3" w16cid:durableId="1209803926">
    <w:abstractNumId w:val="30"/>
  </w:num>
  <w:num w:numId="4" w16cid:durableId="883711387">
    <w:abstractNumId w:val="24"/>
  </w:num>
  <w:num w:numId="5" w16cid:durableId="851337736">
    <w:abstractNumId w:val="3"/>
  </w:num>
  <w:num w:numId="6" w16cid:durableId="207569984">
    <w:abstractNumId w:val="31"/>
  </w:num>
  <w:num w:numId="7" w16cid:durableId="1990787585">
    <w:abstractNumId w:val="5"/>
  </w:num>
  <w:num w:numId="8" w16cid:durableId="1620524728">
    <w:abstractNumId w:val="10"/>
  </w:num>
  <w:num w:numId="9" w16cid:durableId="1620867541">
    <w:abstractNumId w:val="17"/>
  </w:num>
  <w:num w:numId="10" w16cid:durableId="1700887337">
    <w:abstractNumId w:val="8"/>
  </w:num>
  <w:num w:numId="11" w16cid:durableId="2005621931">
    <w:abstractNumId w:val="22"/>
  </w:num>
  <w:num w:numId="12" w16cid:durableId="1313948597">
    <w:abstractNumId w:val="4"/>
  </w:num>
  <w:num w:numId="13" w16cid:durableId="1650405628">
    <w:abstractNumId w:val="19"/>
  </w:num>
  <w:num w:numId="14" w16cid:durableId="1598949122">
    <w:abstractNumId w:val="9"/>
  </w:num>
  <w:num w:numId="15" w16cid:durableId="1988431969">
    <w:abstractNumId w:val="12"/>
  </w:num>
  <w:num w:numId="16" w16cid:durableId="267667495">
    <w:abstractNumId w:val="7"/>
  </w:num>
  <w:num w:numId="17" w16cid:durableId="1421025184">
    <w:abstractNumId w:val="18"/>
  </w:num>
  <w:num w:numId="18" w16cid:durableId="1828472955">
    <w:abstractNumId w:val="2"/>
  </w:num>
  <w:num w:numId="19" w16cid:durableId="1427381293">
    <w:abstractNumId w:val="11"/>
  </w:num>
  <w:num w:numId="20" w16cid:durableId="400565443">
    <w:abstractNumId w:val="29"/>
  </w:num>
  <w:num w:numId="21" w16cid:durableId="381634552">
    <w:abstractNumId w:val="25"/>
  </w:num>
  <w:num w:numId="22" w16cid:durableId="1806383816">
    <w:abstractNumId w:val="0"/>
  </w:num>
  <w:num w:numId="23" w16cid:durableId="578058489">
    <w:abstractNumId w:val="16"/>
  </w:num>
  <w:num w:numId="24" w16cid:durableId="1238516244">
    <w:abstractNumId w:val="15"/>
  </w:num>
  <w:num w:numId="25" w16cid:durableId="1935354295">
    <w:abstractNumId w:val="26"/>
  </w:num>
  <w:num w:numId="26" w16cid:durableId="384374105">
    <w:abstractNumId w:val="20"/>
  </w:num>
  <w:num w:numId="27" w16cid:durableId="820854531">
    <w:abstractNumId w:val="21"/>
  </w:num>
  <w:num w:numId="28" w16cid:durableId="424694290">
    <w:abstractNumId w:val="28"/>
  </w:num>
  <w:num w:numId="29" w16cid:durableId="706635998">
    <w:abstractNumId w:val="27"/>
  </w:num>
  <w:num w:numId="30" w16cid:durableId="1295066643">
    <w:abstractNumId w:val="1"/>
  </w:num>
  <w:num w:numId="31" w16cid:durableId="2090957742">
    <w:abstractNumId w:val="14"/>
  </w:num>
  <w:num w:numId="32" w16cid:durableId="1437991045">
    <w:abstractNumId w:val="32"/>
  </w:num>
  <w:num w:numId="33" w16cid:durableId="467478572">
    <w:abstractNumId w:val="2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kki Papenfus">
    <w15:presenceInfo w15:providerId="AD" w15:userId="S::npapenfus@openboxsoftware.com::2a405823-0c8b-419b-afb6-8159926c2e17"/>
  </w15:person>
  <w15:person w15:author="Hloni Nhlapo">
    <w15:presenceInfo w15:providerId="AD" w15:userId="S::hnhlapo@openboxsoftware.com::bbaa8156-e168-4275-aa13-14ad8052ad0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oNotDisplayPageBoundaries/>
  <w:attachedTemplate r:id="rId1"/>
  <w:trackRevisions w:val="true"/>
  <w:defaultTabStop w:val="72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36A9"/>
    <w:rsid w:val="00005963"/>
    <w:rsid w:val="00007A46"/>
    <w:rsid w:val="00010797"/>
    <w:rsid w:val="00011C72"/>
    <w:rsid w:val="00013FD5"/>
    <w:rsid w:val="00014C96"/>
    <w:rsid w:val="00016361"/>
    <w:rsid w:val="0001682D"/>
    <w:rsid w:val="00016E46"/>
    <w:rsid w:val="00020168"/>
    <w:rsid w:val="000225EC"/>
    <w:rsid w:val="000238E2"/>
    <w:rsid w:val="00023B0F"/>
    <w:rsid w:val="00024908"/>
    <w:rsid w:val="000250A8"/>
    <w:rsid w:val="0002736D"/>
    <w:rsid w:val="00027B72"/>
    <w:rsid w:val="0003043C"/>
    <w:rsid w:val="000312EC"/>
    <w:rsid w:val="00032611"/>
    <w:rsid w:val="00034731"/>
    <w:rsid w:val="00034F7D"/>
    <w:rsid w:val="000404C6"/>
    <w:rsid w:val="0004258D"/>
    <w:rsid w:val="00043B98"/>
    <w:rsid w:val="00043CFD"/>
    <w:rsid w:val="00044D36"/>
    <w:rsid w:val="000469A8"/>
    <w:rsid w:val="00050F6C"/>
    <w:rsid w:val="000517AE"/>
    <w:rsid w:val="000522A8"/>
    <w:rsid w:val="0005278C"/>
    <w:rsid w:val="00053550"/>
    <w:rsid w:val="00054EB8"/>
    <w:rsid w:val="000566F4"/>
    <w:rsid w:val="0005690A"/>
    <w:rsid w:val="00056AE7"/>
    <w:rsid w:val="0006016B"/>
    <w:rsid w:val="00060170"/>
    <w:rsid w:val="00062B24"/>
    <w:rsid w:val="00062E20"/>
    <w:rsid w:val="0006399B"/>
    <w:rsid w:val="00064476"/>
    <w:rsid w:val="00064585"/>
    <w:rsid w:val="00065E65"/>
    <w:rsid w:val="000661F3"/>
    <w:rsid w:val="0006724C"/>
    <w:rsid w:val="00073A50"/>
    <w:rsid w:val="000745A2"/>
    <w:rsid w:val="000749AB"/>
    <w:rsid w:val="00074D10"/>
    <w:rsid w:val="00075363"/>
    <w:rsid w:val="000755F5"/>
    <w:rsid w:val="00075AED"/>
    <w:rsid w:val="00080E49"/>
    <w:rsid w:val="00080E56"/>
    <w:rsid w:val="00081CBA"/>
    <w:rsid w:val="00083BFB"/>
    <w:rsid w:val="00083EB9"/>
    <w:rsid w:val="00084D08"/>
    <w:rsid w:val="00085AC2"/>
    <w:rsid w:val="0008718A"/>
    <w:rsid w:val="00087600"/>
    <w:rsid w:val="00087900"/>
    <w:rsid w:val="00090D66"/>
    <w:rsid w:val="00091C7E"/>
    <w:rsid w:val="00093E9E"/>
    <w:rsid w:val="000A26F8"/>
    <w:rsid w:val="000A338F"/>
    <w:rsid w:val="000A34D9"/>
    <w:rsid w:val="000A3BB2"/>
    <w:rsid w:val="000A3E80"/>
    <w:rsid w:val="000A5230"/>
    <w:rsid w:val="000A5E23"/>
    <w:rsid w:val="000A62C9"/>
    <w:rsid w:val="000A6954"/>
    <w:rsid w:val="000A7672"/>
    <w:rsid w:val="000B02BF"/>
    <w:rsid w:val="000B05E4"/>
    <w:rsid w:val="000B0611"/>
    <w:rsid w:val="000B2092"/>
    <w:rsid w:val="000B42EF"/>
    <w:rsid w:val="000B5A12"/>
    <w:rsid w:val="000B6089"/>
    <w:rsid w:val="000B6638"/>
    <w:rsid w:val="000B710E"/>
    <w:rsid w:val="000B76CB"/>
    <w:rsid w:val="000B7BFE"/>
    <w:rsid w:val="000C0331"/>
    <w:rsid w:val="000C0EAF"/>
    <w:rsid w:val="000C3834"/>
    <w:rsid w:val="000C3AA3"/>
    <w:rsid w:val="000C3EBE"/>
    <w:rsid w:val="000C65E7"/>
    <w:rsid w:val="000C6BDA"/>
    <w:rsid w:val="000C6BEA"/>
    <w:rsid w:val="000C756D"/>
    <w:rsid w:val="000C7EC3"/>
    <w:rsid w:val="000D0347"/>
    <w:rsid w:val="000D1E32"/>
    <w:rsid w:val="000D3239"/>
    <w:rsid w:val="000D6F71"/>
    <w:rsid w:val="000E3169"/>
    <w:rsid w:val="000E48FE"/>
    <w:rsid w:val="000E5257"/>
    <w:rsid w:val="000E6CCD"/>
    <w:rsid w:val="000E6D00"/>
    <w:rsid w:val="000F0D8A"/>
    <w:rsid w:val="000F1A06"/>
    <w:rsid w:val="000F1F9B"/>
    <w:rsid w:val="000F4765"/>
    <w:rsid w:val="000F4871"/>
    <w:rsid w:val="000F4B90"/>
    <w:rsid w:val="000F5FEA"/>
    <w:rsid w:val="000F6EC4"/>
    <w:rsid w:val="001007E7"/>
    <w:rsid w:val="001027CD"/>
    <w:rsid w:val="00102C88"/>
    <w:rsid w:val="00104C13"/>
    <w:rsid w:val="00106145"/>
    <w:rsid w:val="001067D8"/>
    <w:rsid w:val="00107F5D"/>
    <w:rsid w:val="001126BE"/>
    <w:rsid w:val="00114982"/>
    <w:rsid w:val="0011500B"/>
    <w:rsid w:val="0011530E"/>
    <w:rsid w:val="00116C4E"/>
    <w:rsid w:val="001200A2"/>
    <w:rsid w:val="00120823"/>
    <w:rsid w:val="00120B1C"/>
    <w:rsid w:val="00121DC0"/>
    <w:rsid w:val="0012291A"/>
    <w:rsid w:val="00127198"/>
    <w:rsid w:val="00130676"/>
    <w:rsid w:val="00131C64"/>
    <w:rsid w:val="001327E3"/>
    <w:rsid w:val="00132ABF"/>
    <w:rsid w:val="00134FC2"/>
    <w:rsid w:val="00135BCB"/>
    <w:rsid w:val="00136CFB"/>
    <w:rsid w:val="00136E11"/>
    <w:rsid w:val="00137257"/>
    <w:rsid w:val="00140869"/>
    <w:rsid w:val="0014216D"/>
    <w:rsid w:val="001449FD"/>
    <w:rsid w:val="001461AE"/>
    <w:rsid w:val="0014723A"/>
    <w:rsid w:val="001500B8"/>
    <w:rsid w:val="001517BD"/>
    <w:rsid w:val="0015327F"/>
    <w:rsid w:val="00153BCB"/>
    <w:rsid w:val="001545A3"/>
    <w:rsid w:val="001561D6"/>
    <w:rsid w:val="00157ACA"/>
    <w:rsid w:val="00161C5E"/>
    <w:rsid w:val="001631B1"/>
    <w:rsid w:val="001632C8"/>
    <w:rsid w:val="00164D9B"/>
    <w:rsid w:val="00166A3F"/>
    <w:rsid w:val="00172DC6"/>
    <w:rsid w:val="00173D3F"/>
    <w:rsid w:val="0017593A"/>
    <w:rsid w:val="001759AE"/>
    <w:rsid w:val="001763D6"/>
    <w:rsid w:val="00177C52"/>
    <w:rsid w:val="00181D73"/>
    <w:rsid w:val="001833FC"/>
    <w:rsid w:val="00183523"/>
    <w:rsid w:val="00190D6F"/>
    <w:rsid w:val="00191E61"/>
    <w:rsid w:val="00192509"/>
    <w:rsid w:val="001938CE"/>
    <w:rsid w:val="00193AC9"/>
    <w:rsid w:val="00194212"/>
    <w:rsid w:val="001945FD"/>
    <w:rsid w:val="0019523F"/>
    <w:rsid w:val="00196324"/>
    <w:rsid w:val="00196341"/>
    <w:rsid w:val="00197CB8"/>
    <w:rsid w:val="001A49D0"/>
    <w:rsid w:val="001A59FB"/>
    <w:rsid w:val="001A5AB2"/>
    <w:rsid w:val="001B11A0"/>
    <w:rsid w:val="001B5421"/>
    <w:rsid w:val="001B5926"/>
    <w:rsid w:val="001B7369"/>
    <w:rsid w:val="001C0614"/>
    <w:rsid w:val="001D0E22"/>
    <w:rsid w:val="001D28B0"/>
    <w:rsid w:val="001D3175"/>
    <w:rsid w:val="001D5FE0"/>
    <w:rsid w:val="001D7C93"/>
    <w:rsid w:val="001E3375"/>
    <w:rsid w:val="001E38A5"/>
    <w:rsid w:val="001E390D"/>
    <w:rsid w:val="001E421F"/>
    <w:rsid w:val="001E46BF"/>
    <w:rsid w:val="001E5280"/>
    <w:rsid w:val="001F0151"/>
    <w:rsid w:val="001F1766"/>
    <w:rsid w:val="001F3674"/>
    <w:rsid w:val="001F4DED"/>
    <w:rsid w:val="002008E5"/>
    <w:rsid w:val="0020142B"/>
    <w:rsid w:val="00201616"/>
    <w:rsid w:val="00204CC8"/>
    <w:rsid w:val="00205331"/>
    <w:rsid w:val="00210E60"/>
    <w:rsid w:val="002113AD"/>
    <w:rsid w:val="00212995"/>
    <w:rsid w:val="00212A52"/>
    <w:rsid w:val="00213991"/>
    <w:rsid w:val="00213CA0"/>
    <w:rsid w:val="0021595F"/>
    <w:rsid w:val="00215C5B"/>
    <w:rsid w:val="002165EA"/>
    <w:rsid w:val="002175DF"/>
    <w:rsid w:val="002202E6"/>
    <w:rsid w:val="00221202"/>
    <w:rsid w:val="00221819"/>
    <w:rsid w:val="002220BD"/>
    <w:rsid w:val="002225A0"/>
    <w:rsid w:val="0022331D"/>
    <w:rsid w:val="00223EF3"/>
    <w:rsid w:val="002245AC"/>
    <w:rsid w:val="0022587F"/>
    <w:rsid w:val="0022757F"/>
    <w:rsid w:val="00227F5B"/>
    <w:rsid w:val="00230B04"/>
    <w:rsid w:val="00230ED6"/>
    <w:rsid w:val="002315A5"/>
    <w:rsid w:val="00232578"/>
    <w:rsid w:val="0023491C"/>
    <w:rsid w:val="00234ED4"/>
    <w:rsid w:val="00234FD8"/>
    <w:rsid w:val="002355E0"/>
    <w:rsid w:val="00241A32"/>
    <w:rsid w:val="00242D0C"/>
    <w:rsid w:val="002434FE"/>
    <w:rsid w:val="00243E9B"/>
    <w:rsid w:val="00247549"/>
    <w:rsid w:val="00250426"/>
    <w:rsid w:val="00251527"/>
    <w:rsid w:val="002518EF"/>
    <w:rsid w:val="00252504"/>
    <w:rsid w:val="002564DD"/>
    <w:rsid w:val="00256E30"/>
    <w:rsid w:val="00260491"/>
    <w:rsid w:val="002614D5"/>
    <w:rsid w:val="00264FF5"/>
    <w:rsid w:val="002661E7"/>
    <w:rsid w:val="002709E0"/>
    <w:rsid w:val="00270C46"/>
    <w:rsid w:val="002730DE"/>
    <w:rsid w:val="00273849"/>
    <w:rsid w:val="00273E15"/>
    <w:rsid w:val="00273FC9"/>
    <w:rsid w:val="0027588B"/>
    <w:rsid w:val="0027770E"/>
    <w:rsid w:val="002828FF"/>
    <w:rsid w:val="00282A0D"/>
    <w:rsid w:val="00284A55"/>
    <w:rsid w:val="00284E8F"/>
    <w:rsid w:val="002851C3"/>
    <w:rsid w:val="002854B2"/>
    <w:rsid w:val="00285F82"/>
    <w:rsid w:val="00286083"/>
    <w:rsid w:val="00291AA3"/>
    <w:rsid w:val="00291E2D"/>
    <w:rsid w:val="00292B64"/>
    <w:rsid w:val="00295C14"/>
    <w:rsid w:val="0029689B"/>
    <w:rsid w:val="00296D51"/>
    <w:rsid w:val="00297505"/>
    <w:rsid w:val="002979EC"/>
    <w:rsid w:val="002A0AF3"/>
    <w:rsid w:val="002A0F1D"/>
    <w:rsid w:val="002A1800"/>
    <w:rsid w:val="002A192B"/>
    <w:rsid w:val="002A1AF2"/>
    <w:rsid w:val="002A1CA5"/>
    <w:rsid w:val="002A239F"/>
    <w:rsid w:val="002A307D"/>
    <w:rsid w:val="002A3874"/>
    <w:rsid w:val="002A4075"/>
    <w:rsid w:val="002A47A2"/>
    <w:rsid w:val="002A506F"/>
    <w:rsid w:val="002A51B1"/>
    <w:rsid w:val="002A5468"/>
    <w:rsid w:val="002A68DB"/>
    <w:rsid w:val="002A695A"/>
    <w:rsid w:val="002A7719"/>
    <w:rsid w:val="002B0A2B"/>
    <w:rsid w:val="002B0B24"/>
    <w:rsid w:val="002B180A"/>
    <w:rsid w:val="002B18F0"/>
    <w:rsid w:val="002B34C1"/>
    <w:rsid w:val="002B40B7"/>
    <w:rsid w:val="002B567C"/>
    <w:rsid w:val="002B5D8A"/>
    <w:rsid w:val="002B62E5"/>
    <w:rsid w:val="002B7F1A"/>
    <w:rsid w:val="002C2435"/>
    <w:rsid w:val="002C28E7"/>
    <w:rsid w:val="002C40FC"/>
    <w:rsid w:val="002C421E"/>
    <w:rsid w:val="002C49C0"/>
    <w:rsid w:val="002D0DEA"/>
    <w:rsid w:val="002D124C"/>
    <w:rsid w:val="002D136C"/>
    <w:rsid w:val="002D159F"/>
    <w:rsid w:val="002D1B2B"/>
    <w:rsid w:val="002D1C9D"/>
    <w:rsid w:val="002D2006"/>
    <w:rsid w:val="002D29BA"/>
    <w:rsid w:val="002D34E6"/>
    <w:rsid w:val="002D37E0"/>
    <w:rsid w:val="002D410E"/>
    <w:rsid w:val="002D6C76"/>
    <w:rsid w:val="002D76BC"/>
    <w:rsid w:val="002D7E60"/>
    <w:rsid w:val="002E02E3"/>
    <w:rsid w:val="002E10BB"/>
    <w:rsid w:val="002E1380"/>
    <w:rsid w:val="002E2E9F"/>
    <w:rsid w:val="002E30B3"/>
    <w:rsid w:val="002E48FE"/>
    <w:rsid w:val="002F1069"/>
    <w:rsid w:val="002F1498"/>
    <w:rsid w:val="002F1C3D"/>
    <w:rsid w:val="002F1E00"/>
    <w:rsid w:val="002F27D1"/>
    <w:rsid w:val="002F293B"/>
    <w:rsid w:val="002F298B"/>
    <w:rsid w:val="002F3C38"/>
    <w:rsid w:val="002F4B13"/>
    <w:rsid w:val="002F7F3C"/>
    <w:rsid w:val="00300AF9"/>
    <w:rsid w:val="0030194B"/>
    <w:rsid w:val="00306F0F"/>
    <w:rsid w:val="0030718E"/>
    <w:rsid w:val="003108EC"/>
    <w:rsid w:val="00310FB8"/>
    <w:rsid w:val="0031166B"/>
    <w:rsid w:val="00312AE6"/>
    <w:rsid w:val="003130E0"/>
    <w:rsid w:val="00314315"/>
    <w:rsid w:val="003165F3"/>
    <w:rsid w:val="00317DF2"/>
    <w:rsid w:val="00320659"/>
    <w:rsid w:val="00321621"/>
    <w:rsid w:val="003240F5"/>
    <w:rsid w:val="003258A8"/>
    <w:rsid w:val="00325C86"/>
    <w:rsid w:val="003275E7"/>
    <w:rsid w:val="00327920"/>
    <w:rsid w:val="003300C2"/>
    <w:rsid w:val="00330EE3"/>
    <w:rsid w:val="00330FF5"/>
    <w:rsid w:val="00331467"/>
    <w:rsid w:val="00331684"/>
    <w:rsid w:val="00331A89"/>
    <w:rsid w:val="00333CFE"/>
    <w:rsid w:val="0033496B"/>
    <w:rsid w:val="00334C61"/>
    <w:rsid w:val="003355ED"/>
    <w:rsid w:val="0033625A"/>
    <w:rsid w:val="00336264"/>
    <w:rsid w:val="003404D3"/>
    <w:rsid w:val="00341EC5"/>
    <w:rsid w:val="0034645D"/>
    <w:rsid w:val="003468E9"/>
    <w:rsid w:val="00347B03"/>
    <w:rsid w:val="003549C4"/>
    <w:rsid w:val="003576A4"/>
    <w:rsid w:val="00360246"/>
    <w:rsid w:val="0036162B"/>
    <w:rsid w:val="003640C7"/>
    <w:rsid w:val="00364309"/>
    <w:rsid w:val="00365129"/>
    <w:rsid w:val="00365AA7"/>
    <w:rsid w:val="00365F23"/>
    <w:rsid w:val="00366459"/>
    <w:rsid w:val="00367A87"/>
    <w:rsid w:val="003705F3"/>
    <w:rsid w:val="00370979"/>
    <w:rsid w:val="003713F8"/>
    <w:rsid w:val="0037287E"/>
    <w:rsid w:val="00372958"/>
    <w:rsid w:val="00374194"/>
    <w:rsid w:val="0037676F"/>
    <w:rsid w:val="00377330"/>
    <w:rsid w:val="00377DCE"/>
    <w:rsid w:val="00377F16"/>
    <w:rsid w:val="00385EFE"/>
    <w:rsid w:val="00387C9D"/>
    <w:rsid w:val="00391786"/>
    <w:rsid w:val="00395DD9"/>
    <w:rsid w:val="00397576"/>
    <w:rsid w:val="003A2655"/>
    <w:rsid w:val="003A2E2A"/>
    <w:rsid w:val="003A36AB"/>
    <w:rsid w:val="003A47D8"/>
    <w:rsid w:val="003A57A5"/>
    <w:rsid w:val="003A6DB2"/>
    <w:rsid w:val="003A71DB"/>
    <w:rsid w:val="003B10B3"/>
    <w:rsid w:val="003B164D"/>
    <w:rsid w:val="003B1908"/>
    <w:rsid w:val="003B1DF8"/>
    <w:rsid w:val="003B27FC"/>
    <w:rsid w:val="003B5CFD"/>
    <w:rsid w:val="003B5F32"/>
    <w:rsid w:val="003B65D6"/>
    <w:rsid w:val="003B7D80"/>
    <w:rsid w:val="003C4EBF"/>
    <w:rsid w:val="003C527C"/>
    <w:rsid w:val="003C77B2"/>
    <w:rsid w:val="003C7CBB"/>
    <w:rsid w:val="003D0A45"/>
    <w:rsid w:val="003D1A05"/>
    <w:rsid w:val="003D1A71"/>
    <w:rsid w:val="003D2814"/>
    <w:rsid w:val="003D2B4D"/>
    <w:rsid w:val="003D312E"/>
    <w:rsid w:val="003D493F"/>
    <w:rsid w:val="003D5049"/>
    <w:rsid w:val="003D59EE"/>
    <w:rsid w:val="003D7628"/>
    <w:rsid w:val="003D7CEC"/>
    <w:rsid w:val="003E16F3"/>
    <w:rsid w:val="003E44A8"/>
    <w:rsid w:val="003E6E65"/>
    <w:rsid w:val="003E6F28"/>
    <w:rsid w:val="003F0D2A"/>
    <w:rsid w:val="003F1B17"/>
    <w:rsid w:val="003F2642"/>
    <w:rsid w:val="003F4190"/>
    <w:rsid w:val="003F669F"/>
    <w:rsid w:val="003F7452"/>
    <w:rsid w:val="003F7990"/>
    <w:rsid w:val="00402407"/>
    <w:rsid w:val="00402E05"/>
    <w:rsid w:val="004063B9"/>
    <w:rsid w:val="0041046F"/>
    <w:rsid w:val="00410613"/>
    <w:rsid w:val="004119F6"/>
    <w:rsid w:val="00412271"/>
    <w:rsid w:val="00414967"/>
    <w:rsid w:val="004154CB"/>
    <w:rsid w:val="004161F0"/>
    <w:rsid w:val="00416B48"/>
    <w:rsid w:val="0041738C"/>
    <w:rsid w:val="004230B6"/>
    <w:rsid w:val="00424F59"/>
    <w:rsid w:val="00425F4F"/>
    <w:rsid w:val="00426D9F"/>
    <w:rsid w:val="0042715A"/>
    <w:rsid w:val="0042732E"/>
    <w:rsid w:val="00432379"/>
    <w:rsid w:val="00433E70"/>
    <w:rsid w:val="004352A0"/>
    <w:rsid w:val="00437EF4"/>
    <w:rsid w:val="00441071"/>
    <w:rsid w:val="0044308D"/>
    <w:rsid w:val="00444165"/>
    <w:rsid w:val="00451ECF"/>
    <w:rsid w:val="00453DA1"/>
    <w:rsid w:val="0045451C"/>
    <w:rsid w:val="00456ABA"/>
    <w:rsid w:val="00460774"/>
    <w:rsid w:val="00461533"/>
    <w:rsid w:val="00463718"/>
    <w:rsid w:val="00463CAC"/>
    <w:rsid w:val="00471F53"/>
    <w:rsid w:val="004740D5"/>
    <w:rsid w:val="00475C33"/>
    <w:rsid w:val="00477FD4"/>
    <w:rsid w:val="004826FF"/>
    <w:rsid w:val="004830E0"/>
    <w:rsid w:val="00487275"/>
    <w:rsid w:val="00487D9B"/>
    <w:rsid w:val="004904B9"/>
    <w:rsid w:val="00491981"/>
    <w:rsid w:val="00492C79"/>
    <w:rsid w:val="00493EF5"/>
    <w:rsid w:val="00494DD7"/>
    <w:rsid w:val="00497886"/>
    <w:rsid w:val="004A0CFB"/>
    <w:rsid w:val="004A19EB"/>
    <w:rsid w:val="004A26B8"/>
    <w:rsid w:val="004A28AF"/>
    <w:rsid w:val="004A3AA0"/>
    <w:rsid w:val="004A407D"/>
    <w:rsid w:val="004A47A0"/>
    <w:rsid w:val="004A58B2"/>
    <w:rsid w:val="004A5B8F"/>
    <w:rsid w:val="004B02A3"/>
    <w:rsid w:val="004B560C"/>
    <w:rsid w:val="004C0FCE"/>
    <w:rsid w:val="004C1E67"/>
    <w:rsid w:val="004C2834"/>
    <w:rsid w:val="004C38E1"/>
    <w:rsid w:val="004C5C95"/>
    <w:rsid w:val="004C72F8"/>
    <w:rsid w:val="004C765C"/>
    <w:rsid w:val="004C7CE7"/>
    <w:rsid w:val="004D0509"/>
    <w:rsid w:val="004D08B8"/>
    <w:rsid w:val="004D43F9"/>
    <w:rsid w:val="004D7125"/>
    <w:rsid w:val="004D736C"/>
    <w:rsid w:val="004E466F"/>
    <w:rsid w:val="004E674B"/>
    <w:rsid w:val="004E6B6F"/>
    <w:rsid w:val="004E72F3"/>
    <w:rsid w:val="004E7C89"/>
    <w:rsid w:val="004F1B92"/>
    <w:rsid w:val="004F3EC0"/>
    <w:rsid w:val="004F4B0E"/>
    <w:rsid w:val="004F58B4"/>
    <w:rsid w:val="004F5FC5"/>
    <w:rsid w:val="004F6E38"/>
    <w:rsid w:val="004F7003"/>
    <w:rsid w:val="00500903"/>
    <w:rsid w:val="00500962"/>
    <w:rsid w:val="00502346"/>
    <w:rsid w:val="00504DF5"/>
    <w:rsid w:val="0050757F"/>
    <w:rsid w:val="00507F93"/>
    <w:rsid w:val="00512DB7"/>
    <w:rsid w:val="00512F10"/>
    <w:rsid w:val="00513ECC"/>
    <w:rsid w:val="005140F1"/>
    <w:rsid w:val="00514EBF"/>
    <w:rsid w:val="0051786E"/>
    <w:rsid w:val="0052092D"/>
    <w:rsid w:val="00521C77"/>
    <w:rsid w:val="00524546"/>
    <w:rsid w:val="0052599C"/>
    <w:rsid w:val="00527EDC"/>
    <w:rsid w:val="0053103C"/>
    <w:rsid w:val="0053271A"/>
    <w:rsid w:val="00532CC3"/>
    <w:rsid w:val="00535D39"/>
    <w:rsid w:val="00537F7E"/>
    <w:rsid w:val="00540F06"/>
    <w:rsid w:val="005414A2"/>
    <w:rsid w:val="005439C1"/>
    <w:rsid w:val="00545F2B"/>
    <w:rsid w:val="00546E04"/>
    <w:rsid w:val="0054776E"/>
    <w:rsid w:val="00547D2F"/>
    <w:rsid w:val="00550915"/>
    <w:rsid w:val="00550B2D"/>
    <w:rsid w:val="00550E85"/>
    <w:rsid w:val="00550F6D"/>
    <w:rsid w:val="00550FE6"/>
    <w:rsid w:val="0055196D"/>
    <w:rsid w:val="0055245B"/>
    <w:rsid w:val="00553599"/>
    <w:rsid w:val="005545E8"/>
    <w:rsid w:val="00555087"/>
    <w:rsid w:val="0055615C"/>
    <w:rsid w:val="00556495"/>
    <w:rsid w:val="0055760F"/>
    <w:rsid w:val="00560AE0"/>
    <w:rsid w:val="00561726"/>
    <w:rsid w:val="00564CB4"/>
    <w:rsid w:val="0056558D"/>
    <w:rsid w:val="00570F64"/>
    <w:rsid w:val="005731FD"/>
    <w:rsid w:val="00576FD2"/>
    <w:rsid w:val="0057754D"/>
    <w:rsid w:val="005807B5"/>
    <w:rsid w:val="0058201C"/>
    <w:rsid w:val="0058209E"/>
    <w:rsid w:val="0058228D"/>
    <w:rsid w:val="00584EC7"/>
    <w:rsid w:val="00585C85"/>
    <w:rsid w:val="0059006A"/>
    <w:rsid w:val="005932AF"/>
    <w:rsid w:val="0059382D"/>
    <w:rsid w:val="0059411B"/>
    <w:rsid w:val="00594884"/>
    <w:rsid w:val="00595291"/>
    <w:rsid w:val="005A0465"/>
    <w:rsid w:val="005A1B1D"/>
    <w:rsid w:val="005A24BF"/>
    <w:rsid w:val="005A4A3B"/>
    <w:rsid w:val="005A62C7"/>
    <w:rsid w:val="005A6CFA"/>
    <w:rsid w:val="005A7584"/>
    <w:rsid w:val="005B016F"/>
    <w:rsid w:val="005B03FE"/>
    <w:rsid w:val="005B0851"/>
    <w:rsid w:val="005B1C57"/>
    <w:rsid w:val="005B1EBB"/>
    <w:rsid w:val="005B1FA5"/>
    <w:rsid w:val="005B6644"/>
    <w:rsid w:val="005B7797"/>
    <w:rsid w:val="005C0CAC"/>
    <w:rsid w:val="005C10E8"/>
    <w:rsid w:val="005C24C6"/>
    <w:rsid w:val="005C2B58"/>
    <w:rsid w:val="005C3730"/>
    <w:rsid w:val="005C4810"/>
    <w:rsid w:val="005C5E29"/>
    <w:rsid w:val="005C636E"/>
    <w:rsid w:val="005C64BC"/>
    <w:rsid w:val="005C76ED"/>
    <w:rsid w:val="005C7ABC"/>
    <w:rsid w:val="005D02AF"/>
    <w:rsid w:val="005D1DC5"/>
    <w:rsid w:val="005D1E44"/>
    <w:rsid w:val="005D2496"/>
    <w:rsid w:val="005D2743"/>
    <w:rsid w:val="005D40A3"/>
    <w:rsid w:val="005D4D40"/>
    <w:rsid w:val="005D5082"/>
    <w:rsid w:val="005D5FBF"/>
    <w:rsid w:val="005D6D00"/>
    <w:rsid w:val="005D750B"/>
    <w:rsid w:val="005D78CE"/>
    <w:rsid w:val="005D7999"/>
    <w:rsid w:val="005D7D72"/>
    <w:rsid w:val="005E07DB"/>
    <w:rsid w:val="005E12D9"/>
    <w:rsid w:val="005E1604"/>
    <w:rsid w:val="005E1A43"/>
    <w:rsid w:val="005E2931"/>
    <w:rsid w:val="005E3717"/>
    <w:rsid w:val="005E5019"/>
    <w:rsid w:val="005E6351"/>
    <w:rsid w:val="005E7743"/>
    <w:rsid w:val="005F05E9"/>
    <w:rsid w:val="005F2578"/>
    <w:rsid w:val="005F30FB"/>
    <w:rsid w:val="005F62A2"/>
    <w:rsid w:val="005F7CE3"/>
    <w:rsid w:val="00600035"/>
    <w:rsid w:val="00600459"/>
    <w:rsid w:val="0060085A"/>
    <w:rsid w:val="00601543"/>
    <w:rsid w:val="006015AA"/>
    <w:rsid w:val="006017F5"/>
    <w:rsid w:val="00601923"/>
    <w:rsid w:val="00601DD8"/>
    <w:rsid w:val="006034CD"/>
    <w:rsid w:val="006045E8"/>
    <w:rsid w:val="006047E1"/>
    <w:rsid w:val="0060651B"/>
    <w:rsid w:val="00606847"/>
    <w:rsid w:val="006102F1"/>
    <w:rsid w:val="006120FD"/>
    <w:rsid w:val="00613077"/>
    <w:rsid w:val="006136E3"/>
    <w:rsid w:val="00613985"/>
    <w:rsid w:val="00616A03"/>
    <w:rsid w:val="00616E4F"/>
    <w:rsid w:val="006171E7"/>
    <w:rsid w:val="00617733"/>
    <w:rsid w:val="006202BF"/>
    <w:rsid w:val="00620DF4"/>
    <w:rsid w:val="006211BD"/>
    <w:rsid w:val="0062251A"/>
    <w:rsid w:val="00624777"/>
    <w:rsid w:val="00625190"/>
    <w:rsid w:val="006257CE"/>
    <w:rsid w:val="00626951"/>
    <w:rsid w:val="006319E5"/>
    <w:rsid w:val="006364EF"/>
    <w:rsid w:val="00636679"/>
    <w:rsid w:val="006370D0"/>
    <w:rsid w:val="0064151D"/>
    <w:rsid w:val="00642BCF"/>
    <w:rsid w:val="00643698"/>
    <w:rsid w:val="00645386"/>
    <w:rsid w:val="006462BE"/>
    <w:rsid w:val="00647919"/>
    <w:rsid w:val="00647F63"/>
    <w:rsid w:val="006523F6"/>
    <w:rsid w:val="00652D17"/>
    <w:rsid w:val="00653DD5"/>
    <w:rsid w:val="006547DD"/>
    <w:rsid w:val="00654C1D"/>
    <w:rsid w:val="00655BEB"/>
    <w:rsid w:val="00655D0F"/>
    <w:rsid w:val="006621FE"/>
    <w:rsid w:val="00665C70"/>
    <w:rsid w:val="00665F8F"/>
    <w:rsid w:val="0066647E"/>
    <w:rsid w:val="00666F60"/>
    <w:rsid w:val="006675CB"/>
    <w:rsid w:val="006677D3"/>
    <w:rsid w:val="00667FF8"/>
    <w:rsid w:val="00670E9F"/>
    <w:rsid w:val="006716DC"/>
    <w:rsid w:val="0067301E"/>
    <w:rsid w:val="00675A7E"/>
    <w:rsid w:val="00676C61"/>
    <w:rsid w:val="006775C5"/>
    <w:rsid w:val="00677B30"/>
    <w:rsid w:val="00677B43"/>
    <w:rsid w:val="00680622"/>
    <w:rsid w:val="00681514"/>
    <w:rsid w:val="00683315"/>
    <w:rsid w:val="00683322"/>
    <w:rsid w:val="006835A9"/>
    <w:rsid w:val="0068400C"/>
    <w:rsid w:val="0068422A"/>
    <w:rsid w:val="00684F29"/>
    <w:rsid w:val="00685375"/>
    <w:rsid w:val="00685F03"/>
    <w:rsid w:val="00686AEE"/>
    <w:rsid w:val="00691D21"/>
    <w:rsid w:val="00693556"/>
    <w:rsid w:val="006959C0"/>
    <w:rsid w:val="00697DA0"/>
    <w:rsid w:val="006A08D1"/>
    <w:rsid w:val="006A118A"/>
    <w:rsid w:val="006A20B8"/>
    <w:rsid w:val="006A3EC6"/>
    <w:rsid w:val="006A45E0"/>
    <w:rsid w:val="006A4F8B"/>
    <w:rsid w:val="006A557E"/>
    <w:rsid w:val="006A6B83"/>
    <w:rsid w:val="006B03A3"/>
    <w:rsid w:val="006B0CBD"/>
    <w:rsid w:val="006B1518"/>
    <w:rsid w:val="006B286E"/>
    <w:rsid w:val="006B39D2"/>
    <w:rsid w:val="006B6711"/>
    <w:rsid w:val="006B6B17"/>
    <w:rsid w:val="006B7357"/>
    <w:rsid w:val="006B778D"/>
    <w:rsid w:val="006C0CBC"/>
    <w:rsid w:val="006C0F08"/>
    <w:rsid w:val="006C1D57"/>
    <w:rsid w:val="006C2BC7"/>
    <w:rsid w:val="006C6406"/>
    <w:rsid w:val="006C7901"/>
    <w:rsid w:val="006D0042"/>
    <w:rsid w:val="006D1D49"/>
    <w:rsid w:val="006D2E88"/>
    <w:rsid w:val="006D3257"/>
    <w:rsid w:val="006D3FDC"/>
    <w:rsid w:val="006D57DD"/>
    <w:rsid w:val="006E0BE5"/>
    <w:rsid w:val="006E2B26"/>
    <w:rsid w:val="006E3C34"/>
    <w:rsid w:val="006F0522"/>
    <w:rsid w:val="006F1436"/>
    <w:rsid w:val="006F2B7D"/>
    <w:rsid w:val="006F393B"/>
    <w:rsid w:val="006F3D22"/>
    <w:rsid w:val="006F4334"/>
    <w:rsid w:val="006F55B7"/>
    <w:rsid w:val="006F6333"/>
    <w:rsid w:val="00703D53"/>
    <w:rsid w:val="007045C3"/>
    <w:rsid w:val="00705523"/>
    <w:rsid w:val="007056ED"/>
    <w:rsid w:val="0070772F"/>
    <w:rsid w:val="0071035C"/>
    <w:rsid w:val="00710C80"/>
    <w:rsid w:val="00710F26"/>
    <w:rsid w:val="00711C2D"/>
    <w:rsid w:val="007140C6"/>
    <w:rsid w:val="007153CA"/>
    <w:rsid w:val="00715B58"/>
    <w:rsid w:val="00716E2A"/>
    <w:rsid w:val="00716F85"/>
    <w:rsid w:val="00717022"/>
    <w:rsid w:val="007177E7"/>
    <w:rsid w:val="007214FC"/>
    <w:rsid w:val="00722319"/>
    <w:rsid w:val="00723031"/>
    <w:rsid w:val="00723F5A"/>
    <w:rsid w:val="007243B7"/>
    <w:rsid w:val="007257FD"/>
    <w:rsid w:val="00726252"/>
    <w:rsid w:val="00727A6B"/>
    <w:rsid w:val="00727F89"/>
    <w:rsid w:val="007314AE"/>
    <w:rsid w:val="00731E8B"/>
    <w:rsid w:val="00732B60"/>
    <w:rsid w:val="00733942"/>
    <w:rsid w:val="00734AB3"/>
    <w:rsid w:val="00735414"/>
    <w:rsid w:val="00736944"/>
    <w:rsid w:val="00737CC0"/>
    <w:rsid w:val="007400DC"/>
    <w:rsid w:val="00741189"/>
    <w:rsid w:val="00742345"/>
    <w:rsid w:val="007424E4"/>
    <w:rsid w:val="00742AF4"/>
    <w:rsid w:val="00742D8B"/>
    <w:rsid w:val="00743167"/>
    <w:rsid w:val="00744662"/>
    <w:rsid w:val="007447E8"/>
    <w:rsid w:val="0074677B"/>
    <w:rsid w:val="00750480"/>
    <w:rsid w:val="0075077C"/>
    <w:rsid w:val="0075221C"/>
    <w:rsid w:val="00753C5B"/>
    <w:rsid w:val="00754797"/>
    <w:rsid w:val="007558D2"/>
    <w:rsid w:val="007576C9"/>
    <w:rsid w:val="007577DA"/>
    <w:rsid w:val="00757BA8"/>
    <w:rsid w:val="00761187"/>
    <w:rsid w:val="007613E5"/>
    <w:rsid w:val="00761958"/>
    <w:rsid w:val="00761C17"/>
    <w:rsid w:val="007622C2"/>
    <w:rsid w:val="0076273D"/>
    <w:rsid w:val="00764DA4"/>
    <w:rsid w:val="007657BE"/>
    <w:rsid w:val="00767A26"/>
    <w:rsid w:val="0077009D"/>
    <w:rsid w:val="0077330C"/>
    <w:rsid w:val="007737EE"/>
    <w:rsid w:val="00774911"/>
    <w:rsid w:val="00776400"/>
    <w:rsid w:val="0077659E"/>
    <w:rsid w:val="0078037B"/>
    <w:rsid w:val="0078170C"/>
    <w:rsid w:val="007846DB"/>
    <w:rsid w:val="00784F66"/>
    <w:rsid w:val="00784FA6"/>
    <w:rsid w:val="00785B03"/>
    <w:rsid w:val="0078673F"/>
    <w:rsid w:val="00787434"/>
    <w:rsid w:val="00787E5E"/>
    <w:rsid w:val="00790E09"/>
    <w:rsid w:val="007915E4"/>
    <w:rsid w:val="00793530"/>
    <w:rsid w:val="00794C9B"/>
    <w:rsid w:val="0079517E"/>
    <w:rsid w:val="007A2F8F"/>
    <w:rsid w:val="007A365F"/>
    <w:rsid w:val="007A543C"/>
    <w:rsid w:val="007A70CA"/>
    <w:rsid w:val="007B03B2"/>
    <w:rsid w:val="007B0418"/>
    <w:rsid w:val="007B089A"/>
    <w:rsid w:val="007B56A3"/>
    <w:rsid w:val="007B59D6"/>
    <w:rsid w:val="007B7BA2"/>
    <w:rsid w:val="007B7FBD"/>
    <w:rsid w:val="007C0637"/>
    <w:rsid w:val="007C189C"/>
    <w:rsid w:val="007C2A0A"/>
    <w:rsid w:val="007C2EE1"/>
    <w:rsid w:val="007C4F8C"/>
    <w:rsid w:val="007C54F0"/>
    <w:rsid w:val="007C6845"/>
    <w:rsid w:val="007C68D1"/>
    <w:rsid w:val="007C6D64"/>
    <w:rsid w:val="007D0B07"/>
    <w:rsid w:val="007D0C5A"/>
    <w:rsid w:val="007D1726"/>
    <w:rsid w:val="007D216B"/>
    <w:rsid w:val="007E0BE2"/>
    <w:rsid w:val="007E1C34"/>
    <w:rsid w:val="007E2B89"/>
    <w:rsid w:val="007E41CE"/>
    <w:rsid w:val="007E5CAD"/>
    <w:rsid w:val="007E6041"/>
    <w:rsid w:val="007E688F"/>
    <w:rsid w:val="007E6CF2"/>
    <w:rsid w:val="007E71CD"/>
    <w:rsid w:val="007E7823"/>
    <w:rsid w:val="007F1FCB"/>
    <w:rsid w:val="007F3673"/>
    <w:rsid w:val="007F5561"/>
    <w:rsid w:val="007F68EF"/>
    <w:rsid w:val="007F7214"/>
    <w:rsid w:val="007F7772"/>
    <w:rsid w:val="008017AF"/>
    <w:rsid w:val="00804711"/>
    <w:rsid w:val="008049B8"/>
    <w:rsid w:val="00806364"/>
    <w:rsid w:val="008063E5"/>
    <w:rsid w:val="008064D1"/>
    <w:rsid w:val="0080666B"/>
    <w:rsid w:val="00807C01"/>
    <w:rsid w:val="00810174"/>
    <w:rsid w:val="008114C5"/>
    <w:rsid w:val="00811802"/>
    <w:rsid w:val="00813567"/>
    <w:rsid w:val="008156DE"/>
    <w:rsid w:val="00815BB2"/>
    <w:rsid w:val="0081675A"/>
    <w:rsid w:val="00817340"/>
    <w:rsid w:val="008234E3"/>
    <w:rsid w:val="00823682"/>
    <w:rsid w:val="00823776"/>
    <w:rsid w:val="00824102"/>
    <w:rsid w:val="008307CA"/>
    <w:rsid w:val="00831DC7"/>
    <w:rsid w:val="00833663"/>
    <w:rsid w:val="0083695F"/>
    <w:rsid w:val="00841B3B"/>
    <w:rsid w:val="00842A7D"/>
    <w:rsid w:val="00843D18"/>
    <w:rsid w:val="00843F32"/>
    <w:rsid w:val="00844639"/>
    <w:rsid w:val="00844AA6"/>
    <w:rsid w:val="00845BFB"/>
    <w:rsid w:val="00845CB9"/>
    <w:rsid w:val="008465D0"/>
    <w:rsid w:val="0085144D"/>
    <w:rsid w:val="008529F2"/>
    <w:rsid w:val="00852D5B"/>
    <w:rsid w:val="00853B3C"/>
    <w:rsid w:val="00853B52"/>
    <w:rsid w:val="00853D32"/>
    <w:rsid w:val="00853DA8"/>
    <w:rsid w:val="00855164"/>
    <w:rsid w:val="008553DA"/>
    <w:rsid w:val="00855E3F"/>
    <w:rsid w:val="00856453"/>
    <w:rsid w:val="00856B9A"/>
    <w:rsid w:val="0085786C"/>
    <w:rsid w:val="008579C4"/>
    <w:rsid w:val="00857D38"/>
    <w:rsid w:val="008617C3"/>
    <w:rsid w:val="00862B77"/>
    <w:rsid w:val="008663A7"/>
    <w:rsid w:val="0087225F"/>
    <w:rsid w:val="0087711C"/>
    <w:rsid w:val="008818EB"/>
    <w:rsid w:val="0088559D"/>
    <w:rsid w:val="008856CB"/>
    <w:rsid w:val="00886708"/>
    <w:rsid w:val="008868E1"/>
    <w:rsid w:val="00886B35"/>
    <w:rsid w:val="00886B7C"/>
    <w:rsid w:val="00886C8D"/>
    <w:rsid w:val="00890201"/>
    <w:rsid w:val="0089093A"/>
    <w:rsid w:val="00890987"/>
    <w:rsid w:val="00893ABB"/>
    <w:rsid w:val="00894775"/>
    <w:rsid w:val="008A1ABB"/>
    <w:rsid w:val="008A59E4"/>
    <w:rsid w:val="008A73DF"/>
    <w:rsid w:val="008B0149"/>
    <w:rsid w:val="008B1728"/>
    <w:rsid w:val="008B1DC5"/>
    <w:rsid w:val="008B736A"/>
    <w:rsid w:val="008C0819"/>
    <w:rsid w:val="008C1C06"/>
    <w:rsid w:val="008C1E55"/>
    <w:rsid w:val="008C2F99"/>
    <w:rsid w:val="008C3586"/>
    <w:rsid w:val="008C3DDD"/>
    <w:rsid w:val="008C5297"/>
    <w:rsid w:val="008C5FC0"/>
    <w:rsid w:val="008C6437"/>
    <w:rsid w:val="008C67D3"/>
    <w:rsid w:val="008C749B"/>
    <w:rsid w:val="008D0709"/>
    <w:rsid w:val="008D19F4"/>
    <w:rsid w:val="008D3B1A"/>
    <w:rsid w:val="008D3D21"/>
    <w:rsid w:val="008D46FB"/>
    <w:rsid w:val="008D486A"/>
    <w:rsid w:val="008D4EAE"/>
    <w:rsid w:val="008D50FE"/>
    <w:rsid w:val="008D547B"/>
    <w:rsid w:val="008D7A61"/>
    <w:rsid w:val="008E0AE2"/>
    <w:rsid w:val="008E1786"/>
    <w:rsid w:val="008E1A7D"/>
    <w:rsid w:val="008E1AD3"/>
    <w:rsid w:val="008E257F"/>
    <w:rsid w:val="008E2FA3"/>
    <w:rsid w:val="008E33EA"/>
    <w:rsid w:val="008E35FA"/>
    <w:rsid w:val="008E37E9"/>
    <w:rsid w:val="008E4213"/>
    <w:rsid w:val="008E502E"/>
    <w:rsid w:val="008E79D5"/>
    <w:rsid w:val="008F3C0F"/>
    <w:rsid w:val="008F3E7F"/>
    <w:rsid w:val="008F6541"/>
    <w:rsid w:val="008F6FC6"/>
    <w:rsid w:val="008F7D66"/>
    <w:rsid w:val="009015C4"/>
    <w:rsid w:val="0090422E"/>
    <w:rsid w:val="0090570A"/>
    <w:rsid w:val="00907573"/>
    <w:rsid w:val="0090785D"/>
    <w:rsid w:val="009116CA"/>
    <w:rsid w:val="00912150"/>
    <w:rsid w:val="00913788"/>
    <w:rsid w:val="0091411A"/>
    <w:rsid w:val="009148FC"/>
    <w:rsid w:val="00915F0C"/>
    <w:rsid w:val="009161CA"/>
    <w:rsid w:val="009165E5"/>
    <w:rsid w:val="00916A13"/>
    <w:rsid w:val="009174F8"/>
    <w:rsid w:val="00920FB6"/>
    <w:rsid w:val="00922B8D"/>
    <w:rsid w:val="00924EFB"/>
    <w:rsid w:val="009255D0"/>
    <w:rsid w:val="009263C5"/>
    <w:rsid w:val="009274CC"/>
    <w:rsid w:val="009278F4"/>
    <w:rsid w:val="009300BF"/>
    <w:rsid w:val="009304C4"/>
    <w:rsid w:val="00932448"/>
    <w:rsid w:val="00934DF4"/>
    <w:rsid w:val="00936BBB"/>
    <w:rsid w:val="00937894"/>
    <w:rsid w:val="009411DD"/>
    <w:rsid w:val="00942E0B"/>
    <w:rsid w:val="009443F3"/>
    <w:rsid w:val="009529F1"/>
    <w:rsid w:val="00952DBF"/>
    <w:rsid w:val="0095467E"/>
    <w:rsid w:val="009554CC"/>
    <w:rsid w:val="0096065A"/>
    <w:rsid w:val="00960BAA"/>
    <w:rsid w:val="00961DF4"/>
    <w:rsid w:val="00964362"/>
    <w:rsid w:val="00964B56"/>
    <w:rsid w:val="0096603F"/>
    <w:rsid w:val="009665CE"/>
    <w:rsid w:val="00966A87"/>
    <w:rsid w:val="00970CA9"/>
    <w:rsid w:val="00974E55"/>
    <w:rsid w:val="009771CD"/>
    <w:rsid w:val="00977AEF"/>
    <w:rsid w:val="00981BEE"/>
    <w:rsid w:val="00981D72"/>
    <w:rsid w:val="00982E78"/>
    <w:rsid w:val="009850BC"/>
    <w:rsid w:val="009850D1"/>
    <w:rsid w:val="009874E0"/>
    <w:rsid w:val="00987AB7"/>
    <w:rsid w:val="00987C01"/>
    <w:rsid w:val="00990130"/>
    <w:rsid w:val="0099261A"/>
    <w:rsid w:val="00992F52"/>
    <w:rsid w:val="00994C03"/>
    <w:rsid w:val="009951B3"/>
    <w:rsid w:val="0099562C"/>
    <w:rsid w:val="00995AE0"/>
    <w:rsid w:val="009960A1"/>
    <w:rsid w:val="009966A7"/>
    <w:rsid w:val="00996F6E"/>
    <w:rsid w:val="00997261"/>
    <w:rsid w:val="009A2C38"/>
    <w:rsid w:val="009A535A"/>
    <w:rsid w:val="009B1AE7"/>
    <w:rsid w:val="009B2EAB"/>
    <w:rsid w:val="009B631F"/>
    <w:rsid w:val="009B6C0E"/>
    <w:rsid w:val="009B74C6"/>
    <w:rsid w:val="009C1471"/>
    <w:rsid w:val="009C16E0"/>
    <w:rsid w:val="009C1B5A"/>
    <w:rsid w:val="009C1BF4"/>
    <w:rsid w:val="009C25E0"/>
    <w:rsid w:val="009C3615"/>
    <w:rsid w:val="009C3E28"/>
    <w:rsid w:val="009C48E2"/>
    <w:rsid w:val="009C6786"/>
    <w:rsid w:val="009C71CE"/>
    <w:rsid w:val="009C73D5"/>
    <w:rsid w:val="009C7B43"/>
    <w:rsid w:val="009D0367"/>
    <w:rsid w:val="009D1824"/>
    <w:rsid w:val="009D26FE"/>
    <w:rsid w:val="009D2B65"/>
    <w:rsid w:val="009D4E3B"/>
    <w:rsid w:val="009D664D"/>
    <w:rsid w:val="009D67E7"/>
    <w:rsid w:val="009D7A14"/>
    <w:rsid w:val="009E1310"/>
    <w:rsid w:val="009E20BC"/>
    <w:rsid w:val="009E2A61"/>
    <w:rsid w:val="009E4203"/>
    <w:rsid w:val="009E55F0"/>
    <w:rsid w:val="009E5BAB"/>
    <w:rsid w:val="009E5EB1"/>
    <w:rsid w:val="009F2D67"/>
    <w:rsid w:val="009F3FCC"/>
    <w:rsid w:val="009F756F"/>
    <w:rsid w:val="009F7ACF"/>
    <w:rsid w:val="00A009ED"/>
    <w:rsid w:val="00A021E3"/>
    <w:rsid w:val="00A02E16"/>
    <w:rsid w:val="00A05386"/>
    <w:rsid w:val="00A06451"/>
    <w:rsid w:val="00A07326"/>
    <w:rsid w:val="00A11082"/>
    <w:rsid w:val="00A11459"/>
    <w:rsid w:val="00A124D7"/>
    <w:rsid w:val="00A142C1"/>
    <w:rsid w:val="00A145BE"/>
    <w:rsid w:val="00A1474F"/>
    <w:rsid w:val="00A1599E"/>
    <w:rsid w:val="00A2042E"/>
    <w:rsid w:val="00A20C61"/>
    <w:rsid w:val="00A2101E"/>
    <w:rsid w:val="00A222C5"/>
    <w:rsid w:val="00A24EBC"/>
    <w:rsid w:val="00A26700"/>
    <w:rsid w:val="00A30AAA"/>
    <w:rsid w:val="00A31FE2"/>
    <w:rsid w:val="00A3236D"/>
    <w:rsid w:val="00A324B0"/>
    <w:rsid w:val="00A34294"/>
    <w:rsid w:val="00A36366"/>
    <w:rsid w:val="00A36EBC"/>
    <w:rsid w:val="00A37C9D"/>
    <w:rsid w:val="00A41240"/>
    <w:rsid w:val="00A41649"/>
    <w:rsid w:val="00A4257A"/>
    <w:rsid w:val="00A42B79"/>
    <w:rsid w:val="00A45EF1"/>
    <w:rsid w:val="00A50492"/>
    <w:rsid w:val="00A5265A"/>
    <w:rsid w:val="00A53341"/>
    <w:rsid w:val="00A53AFC"/>
    <w:rsid w:val="00A55DCD"/>
    <w:rsid w:val="00A576DB"/>
    <w:rsid w:val="00A57F25"/>
    <w:rsid w:val="00A6006E"/>
    <w:rsid w:val="00A6035C"/>
    <w:rsid w:val="00A60FB8"/>
    <w:rsid w:val="00A646CD"/>
    <w:rsid w:val="00A70B29"/>
    <w:rsid w:val="00A71355"/>
    <w:rsid w:val="00A740BA"/>
    <w:rsid w:val="00A74AD0"/>
    <w:rsid w:val="00A754B4"/>
    <w:rsid w:val="00A75F21"/>
    <w:rsid w:val="00A7653E"/>
    <w:rsid w:val="00A77C42"/>
    <w:rsid w:val="00A77FC2"/>
    <w:rsid w:val="00A8049A"/>
    <w:rsid w:val="00A81147"/>
    <w:rsid w:val="00A8182B"/>
    <w:rsid w:val="00A81D26"/>
    <w:rsid w:val="00A836CB"/>
    <w:rsid w:val="00A8375D"/>
    <w:rsid w:val="00A83832"/>
    <w:rsid w:val="00A83FCB"/>
    <w:rsid w:val="00A86432"/>
    <w:rsid w:val="00A86D56"/>
    <w:rsid w:val="00A87824"/>
    <w:rsid w:val="00A87DAE"/>
    <w:rsid w:val="00A90946"/>
    <w:rsid w:val="00A91CB5"/>
    <w:rsid w:val="00A94CD7"/>
    <w:rsid w:val="00A95F80"/>
    <w:rsid w:val="00A96630"/>
    <w:rsid w:val="00A96B5B"/>
    <w:rsid w:val="00AA1C15"/>
    <w:rsid w:val="00AA2232"/>
    <w:rsid w:val="00AA3370"/>
    <w:rsid w:val="00AA5D2C"/>
    <w:rsid w:val="00AA665F"/>
    <w:rsid w:val="00AA72A2"/>
    <w:rsid w:val="00AA7BDC"/>
    <w:rsid w:val="00AB0770"/>
    <w:rsid w:val="00AB14B0"/>
    <w:rsid w:val="00AB1AFD"/>
    <w:rsid w:val="00AB2717"/>
    <w:rsid w:val="00AB2AC6"/>
    <w:rsid w:val="00AB3060"/>
    <w:rsid w:val="00AB44A4"/>
    <w:rsid w:val="00AB56E0"/>
    <w:rsid w:val="00AB5F55"/>
    <w:rsid w:val="00AB683C"/>
    <w:rsid w:val="00AB752E"/>
    <w:rsid w:val="00AB7AD5"/>
    <w:rsid w:val="00AB7CEB"/>
    <w:rsid w:val="00AC19EE"/>
    <w:rsid w:val="00AC2E27"/>
    <w:rsid w:val="00AC396D"/>
    <w:rsid w:val="00AD0243"/>
    <w:rsid w:val="00AD08DB"/>
    <w:rsid w:val="00AD2140"/>
    <w:rsid w:val="00AD308C"/>
    <w:rsid w:val="00AD552A"/>
    <w:rsid w:val="00AE20DC"/>
    <w:rsid w:val="00AE2C56"/>
    <w:rsid w:val="00AE46C9"/>
    <w:rsid w:val="00AE5E1B"/>
    <w:rsid w:val="00AF0262"/>
    <w:rsid w:val="00AF5508"/>
    <w:rsid w:val="00AF5908"/>
    <w:rsid w:val="00AF696B"/>
    <w:rsid w:val="00B018AC"/>
    <w:rsid w:val="00B01C53"/>
    <w:rsid w:val="00B03CDC"/>
    <w:rsid w:val="00B03EF0"/>
    <w:rsid w:val="00B03F45"/>
    <w:rsid w:val="00B04A4D"/>
    <w:rsid w:val="00B04EC5"/>
    <w:rsid w:val="00B0570D"/>
    <w:rsid w:val="00B06E6F"/>
    <w:rsid w:val="00B10967"/>
    <w:rsid w:val="00B10CDE"/>
    <w:rsid w:val="00B1196C"/>
    <w:rsid w:val="00B13272"/>
    <w:rsid w:val="00B14273"/>
    <w:rsid w:val="00B1436D"/>
    <w:rsid w:val="00B152AE"/>
    <w:rsid w:val="00B16FFF"/>
    <w:rsid w:val="00B17773"/>
    <w:rsid w:val="00B20555"/>
    <w:rsid w:val="00B20B7C"/>
    <w:rsid w:val="00B23031"/>
    <w:rsid w:val="00B24EAD"/>
    <w:rsid w:val="00B26081"/>
    <w:rsid w:val="00B268F7"/>
    <w:rsid w:val="00B26C3F"/>
    <w:rsid w:val="00B3199A"/>
    <w:rsid w:val="00B32680"/>
    <w:rsid w:val="00B3384E"/>
    <w:rsid w:val="00B3433B"/>
    <w:rsid w:val="00B35DC8"/>
    <w:rsid w:val="00B37E44"/>
    <w:rsid w:val="00B404E1"/>
    <w:rsid w:val="00B4063F"/>
    <w:rsid w:val="00B440B7"/>
    <w:rsid w:val="00B441CD"/>
    <w:rsid w:val="00B465D3"/>
    <w:rsid w:val="00B55253"/>
    <w:rsid w:val="00B55421"/>
    <w:rsid w:val="00B601DD"/>
    <w:rsid w:val="00B61D2E"/>
    <w:rsid w:val="00B62C5F"/>
    <w:rsid w:val="00B6508B"/>
    <w:rsid w:val="00B65A60"/>
    <w:rsid w:val="00B75828"/>
    <w:rsid w:val="00B76684"/>
    <w:rsid w:val="00B76738"/>
    <w:rsid w:val="00B774B9"/>
    <w:rsid w:val="00B77FC7"/>
    <w:rsid w:val="00B803E6"/>
    <w:rsid w:val="00B80B40"/>
    <w:rsid w:val="00B84375"/>
    <w:rsid w:val="00B844F2"/>
    <w:rsid w:val="00B84799"/>
    <w:rsid w:val="00B859C1"/>
    <w:rsid w:val="00B86D1E"/>
    <w:rsid w:val="00B870DA"/>
    <w:rsid w:val="00B87A14"/>
    <w:rsid w:val="00B912A0"/>
    <w:rsid w:val="00B91909"/>
    <w:rsid w:val="00B91B86"/>
    <w:rsid w:val="00B926BC"/>
    <w:rsid w:val="00B93A6F"/>
    <w:rsid w:val="00B93CF2"/>
    <w:rsid w:val="00B94B46"/>
    <w:rsid w:val="00B94C07"/>
    <w:rsid w:val="00B95B9F"/>
    <w:rsid w:val="00B970C7"/>
    <w:rsid w:val="00BA0758"/>
    <w:rsid w:val="00BA0771"/>
    <w:rsid w:val="00BA0BF5"/>
    <w:rsid w:val="00BA145D"/>
    <w:rsid w:val="00BA2EA5"/>
    <w:rsid w:val="00BA3CD2"/>
    <w:rsid w:val="00BA6B00"/>
    <w:rsid w:val="00BB14A5"/>
    <w:rsid w:val="00BB32B4"/>
    <w:rsid w:val="00BB34E1"/>
    <w:rsid w:val="00BB6B85"/>
    <w:rsid w:val="00BB6E1D"/>
    <w:rsid w:val="00BB7DFC"/>
    <w:rsid w:val="00BC077F"/>
    <w:rsid w:val="00BC1D61"/>
    <w:rsid w:val="00BC28EB"/>
    <w:rsid w:val="00BC47E1"/>
    <w:rsid w:val="00BC5DB6"/>
    <w:rsid w:val="00BC6161"/>
    <w:rsid w:val="00BD059D"/>
    <w:rsid w:val="00BD0E56"/>
    <w:rsid w:val="00BD15AE"/>
    <w:rsid w:val="00BD19FC"/>
    <w:rsid w:val="00BD2B16"/>
    <w:rsid w:val="00BD3EFB"/>
    <w:rsid w:val="00BD4696"/>
    <w:rsid w:val="00BD51DA"/>
    <w:rsid w:val="00BE0F21"/>
    <w:rsid w:val="00BE7EC8"/>
    <w:rsid w:val="00BF10A8"/>
    <w:rsid w:val="00BF4574"/>
    <w:rsid w:val="00BF5516"/>
    <w:rsid w:val="00BF6B96"/>
    <w:rsid w:val="00BF6E2B"/>
    <w:rsid w:val="00BF7EEA"/>
    <w:rsid w:val="00C0004D"/>
    <w:rsid w:val="00C00A26"/>
    <w:rsid w:val="00C0107D"/>
    <w:rsid w:val="00C0178A"/>
    <w:rsid w:val="00C03FEB"/>
    <w:rsid w:val="00C042AF"/>
    <w:rsid w:val="00C06F4D"/>
    <w:rsid w:val="00C07CE7"/>
    <w:rsid w:val="00C10F5C"/>
    <w:rsid w:val="00C11396"/>
    <w:rsid w:val="00C11EBD"/>
    <w:rsid w:val="00C1360E"/>
    <w:rsid w:val="00C14A07"/>
    <w:rsid w:val="00C171C6"/>
    <w:rsid w:val="00C236B0"/>
    <w:rsid w:val="00C24CFA"/>
    <w:rsid w:val="00C258A6"/>
    <w:rsid w:val="00C25B23"/>
    <w:rsid w:val="00C2656A"/>
    <w:rsid w:val="00C3156F"/>
    <w:rsid w:val="00C31FF9"/>
    <w:rsid w:val="00C32269"/>
    <w:rsid w:val="00C346FE"/>
    <w:rsid w:val="00C35064"/>
    <w:rsid w:val="00C35106"/>
    <w:rsid w:val="00C35B0A"/>
    <w:rsid w:val="00C37245"/>
    <w:rsid w:val="00C40A25"/>
    <w:rsid w:val="00C42717"/>
    <w:rsid w:val="00C42D53"/>
    <w:rsid w:val="00C44A50"/>
    <w:rsid w:val="00C44D9E"/>
    <w:rsid w:val="00C45E35"/>
    <w:rsid w:val="00C506FA"/>
    <w:rsid w:val="00C50930"/>
    <w:rsid w:val="00C51159"/>
    <w:rsid w:val="00C516A6"/>
    <w:rsid w:val="00C54ADA"/>
    <w:rsid w:val="00C55AEF"/>
    <w:rsid w:val="00C57551"/>
    <w:rsid w:val="00C575B9"/>
    <w:rsid w:val="00C57ED2"/>
    <w:rsid w:val="00C64190"/>
    <w:rsid w:val="00C6699E"/>
    <w:rsid w:val="00C66B28"/>
    <w:rsid w:val="00C66B60"/>
    <w:rsid w:val="00C66C95"/>
    <w:rsid w:val="00C67384"/>
    <w:rsid w:val="00C7265B"/>
    <w:rsid w:val="00C72EAE"/>
    <w:rsid w:val="00C734F1"/>
    <w:rsid w:val="00C761B4"/>
    <w:rsid w:val="00C76790"/>
    <w:rsid w:val="00C77371"/>
    <w:rsid w:val="00C80776"/>
    <w:rsid w:val="00C80ADE"/>
    <w:rsid w:val="00C817D3"/>
    <w:rsid w:val="00C8201F"/>
    <w:rsid w:val="00C827C5"/>
    <w:rsid w:val="00C84CC2"/>
    <w:rsid w:val="00C851A2"/>
    <w:rsid w:val="00C855A9"/>
    <w:rsid w:val="00C85630"/>
    <w:rsid w:val="00C862FF"/>
    <w:rsid w:val="00C9002D"/>
    <w:rsid w:val="00C91BC0"/>
    <w:rsid w:val="00C924D9"/>
    <w:rsid w:val="00C9341B"/>
    <w:rsid w:val="00C94E15"/>
    <w:rsid w:val="00C95A79"/>
    <w:rsid w:val="00C961D4"/>
    <w:rsid w:val="00CA0F5D"/>
    <w:rsid w:val="00CA10CF"/>
    <w:rsid w:val="00CA1EEC"/>
    <w:rsid w:val="00CA3137"/>
    <w:rsid w:val="00CA3507"/>
    <w:rsid w:val="00CA3E03"/>
    <w:rsid w:val="00CA4DD0"/>
    <w:rsid w:val="00CA5FAA"/>
    <w:rsid w:val="00CA6263"/>
    <w:rsid w:val="00CA62FD"/>
    <w:rsid w:val="00CA7400"/>
    <w:rsid w:val="00CB0240"/>
    <w:rsid w:val="00CB068A"/>
    <w:rsid w:val="00CB09CA"/>
    <w:rsid w:val="00CB1474"/>
    <w:rsid w:val="00CB1FEB"/>
    <w:rsid w:val="00CB2F5A"/>
    <w:rsid w:val="00CB5357"/>
    <w:rsid w:val="00CB55B0"/>
    <w:rsid w:val="00CB6034"/>
    <w:rsid w:val="00CB66BC"/>
    <w:rsid w:val="00CB73BB"/>
    <w:rsid w:val="00CC4620"/>
    <w:rsid w:val="00CC518E"/>
    <w:rsid w:val="00CC51D5"/>
    <w:rsid w:val="00CC5600"/>
    <w:rsid w:val="00CC5ECA"/>
    <w:rsid w:val="00CC67F8"/>
    <w:rsid w:val="00CD3A34"/>
    <w:rsid w:val="00CD4865"/>
    <w:rsid w:val="00CD4872"/>
    <w:rsid w:val="00CD565B"/>
    <w:rsid w:val="00CD5B66"/>
    <w:rsid w:val="00CD69A3"/>
    <w:rsid w:val="00CE26E7"/>
    <w:rsid w:val="00CE3075"/>
    <w:rsid w:val="00CE365B"/>
    <w:rsid w:val="00CE7797"/>
    <w:rsid w:val="00CE7865"/>
    <w:rsid w:val="00CE7AE4"/>
    <w:rsid w:val="00CF092F"/>
    <w:rsid w:val="00CF0FB4"/>
    <w:rsid w:val="00CF1492"/>
    <w:rsid w:val="00CF1F36"/>
    <w:rsid w:val="00CF241C"/>
    <w:rsid w:val="00CF369E"/>
    <w:rsid w:val="00CF3EA5"/>
    <w:rsid w:val="00CF3F3D"/>
    <w:rsid w:val="00CF4792"/>
    <w:rsid w:val="00CF53EC"/>
    <w:rsid w:val="00CF651F"/>
    <w:rsid w:val="00CF69A3"/>
    <w:rsid w:val="00CF6CA0"/>
    <w:rsid w:val="00D0187C"/>
    <w:rsid w:val="00D06176"/>
    <w:rsid w:val="00D07CD9"/>
    <w:rsid w:val="00D10B02"/>
    <w:rsid w:val="00D119B4"/>
    <w:rsid w:val="00D11FA7"/>
    <w:rsid w:val="00D12B7F"/>
    <w:rsid w:val="00D13C1C"/>
    <w:rsid w:val="00D1488C"/>
    <w:rsid w:val="00D14C20"/>
    <w:rsid w:val="00D15167"/>
    <w:rsid w:val="00D16B5D"/>
    <w:rsid w:val="00D203A8"/>
    <w:rsid w:val="00D20A8D"/>
    <w:rsid w:val="00D2150E"/>
    <w:rsid w:val="00D22AD5"/>
    <w:rsid w:val="00D22E8E"/>
    <w:rsid w:val="00D23F24"/>
    <w:rsid w:val="00D276AA"/>
    <w:rsid w:val="00D27953"/>
    <w:rsid w:val="00D30B52"/>
    <w:rsid w:val="00D30F89"/>
    <w:rsid w:val="00D32FB3"/>
    <w:rsid w:val="00D33529"/>
    <w:rsid w:val="00D35C5B"/>
    <w:rsid w:val="00D35C91"/>
    <w:rsid w:val="00D4067A"/>
    <w:rsid w:val="00D406B5"/>
    <w:rsid w:val="00D436E4"/>
    <w:rsid w:val="00D4413F"/>
    <w:rsid w:val="00D44475"/>
    <w:rsid w:val="00D444D8"/>
    <w:rsid w:val="00D4459E"/>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6114A"/>
    <w:rsid w:val="00D618E1"/>
    <w:rsid w:val="00D633B2"/>
    <w:rsid w:val="00D644D6"/>
    <w:rsid w:val="00D645E9"/>
    <w:rsid w:val="00D64AF4"/>
    <w:rsid w:val="00D654D2"/>
    <w:rsid w:val="00D70F7F"/>
    <w:rsid w:val="00D729C4"/>
    <w:rsid w:val="00D73569"/>
    <w:rsid w:val="00D741FE"/>
    <w:rsid w:val="00D746E8"/>
    <w:rsid w:val="00D751CE"/>
    <w:rsid w:val="00D7530D"/>
    <w:rsid w:val="00D779FB"/>
    <w:rsid w:val="00D77B91"/>
    <w:rsid w:val="00D80755"/>
    <w:rsid w:val="00D81025"/>
    <w:rsid w:val="00D82A3B"/>
    <w:rsid w:val="00D82B09"/>
    <w:rsid w:val="00D8329E"/>
    <w:rsid w:val="00D835C5"/>
    <w:rsid w:val="00D83D0C"/>
    <w:rsid w:val="00D8668A"/>
    <w:rsid w:val="00D87215"/>
    <w:rsid w:val="00D9165C"/>
    <w:rsid w:val="00D9399D"/>
    <w:rsid w:val="00D93E8B"/>
    <w:rsid w:val="00D94509"/>
    <w:rsid w:val="00D95975"/>
    <w:rsid w:val="00D976B2"/>
    <w:rsid w:val="00D97A1B"/>
    <w:rsid w:val="00DA06BA"/>
    <w:rsid w:val="00DA209F"/>
    <w:rsid w:val="00DA2BB5"/>
    <w:rsid w:val="00DA34BA"/>
    <w:rsid w:val="00DA39CD"/>
    <w:rsid w:val="00DA6A6A"/>
    <w:rsid w:val="00DB0BD4"/>
    <w:rsid w:val="00DB105F"/>
    <w:rsid w:val="00DB4E00"/>
    <w:rsid w:val="00DB6175"/>
    <w:rsid w:val="00DB63C9"/>
    <w:rsid w:val="00DB702A"/>
    <w:rsid w:val="00DC042A"/>
    <w:rsid w:val="00DC29D4"/>
    <w:rsid w:val="00DC5683"/>
    <w:rsid w:val="00DC5C36"/>
    <w:rsid w:val="00DD20AE"/>
    <w:rsid w:val="00DD2B04"/>
    <w:rsid w:val="00DD2E3F"/>
    <w:rsid w:val="00DD35B3"/>
    <w:rsid w:val="00DD3E70"/>
    <w:rsid w:val="00DD3EA9"/>
    <w:rsid w:val="00DE0A89"/>
    <w:rsid w:val="00DE0B8A"/>
    <w:rsid w:val="00DE0D73"/>
    <w:rsid w:val="00DE1E34"/>
    <w:rsid w:val="00DE2ACB"/>
    <w:rsid w:val="00DE43AB"/>
    <w:rsid w:val="00DE54D6"/>
    <w:rsid w:val="00DE6D5B"/>
    <w:rsid w:val="00DE7FF2"/>
    <w:rsid w:val="00DF0571"/>
    <w:rsid w:val="00DF1CF2"/>
    <w:rsid w:val="00DF2222"/>
    <w:rsid w:val="00DF3436"/>
    <w:rsid w:val="00DF3AB0"/>
    <w:rsid w:val="00E00DF1"/>
    <w:rsid w:val="00E02660"/>
    <w:rsid w:val="00E04018"/>
    <w:rsid w:val="00E04443"/>
    <w:rsid w:val="00E061D4"/>
    <w:rsid w:val="00E102D4"/>
    <w:rsid w:val="00E11628"/>
    <w:rsid w:val="00E14E84"/>
    <w:rsid w:val="00E17035"/>
    <w:rsid w:val="00E20D98"/>
    <w:rsid w:val="00E21AA5"/>
    <w:rsid w:val="00E21EBC"/>
    <w:rsid w:val="00E22A07"/>
    <w:rsid w:val="00E249C1"/>
    <w:rsid w:val="00E3230F"/>
    <w:rsid w:val="00E32346"/>
    <w:rsid w:val="00E332E1"/>
    <w:rsid w:val="00E33560"/>
    <w:rsid w:val="00E361EC"/>
    <w:rsid w:val="00E37D1A"/>
    <w:rsid w:val="00E43A23"/>
    <w:rsid w:val="00E43E12"/>
    <w:rsid w:val="00E43F0B"/>
    <w:rsid w:val="00E44FF0"/>
    <w:rsid w:val="00E46127"/>
    <w:rsid w:val="00E4681F"/>
    <w:rsid w:val="00E505CE"/>
    <w:rsid w:val="00E508CC"/>
    <w:rsid w:val="00E50D31"/>
    <w:rsid w:val="00E513D3"/>
    <w:rsid w:val="00E52A99"/>
    <w:rsid w:val="00E52E60"/>
    <w:rsid w:val="00E54A57"/>
    <w:rsid w:val="00E55DB0"/>
    <w:rsid w:val="00E563B0"/>
    <w:rsid w:val="00E60008"/>
    <w:rsid w:val="00E600F0"/>
    <w:rsid w:val="00E61238"/>
    <w:rsid w:val="00E64151"/>
    <w:rsid w:val="00E666DF"/>
    <w:rsid w:val="00E66C7E"/>
    <w:rsid w:val="00E67571"/>
    <w:rsid w:val="00E67DCE"/>
    <w:rsid w:val="00E7003B"/>
    <w:rsid w:val="00E706B2"/>
    <w:rsid w:val="00E71102"/>
    <w:rsid w:val="00E7390B"/>
    <w:rsid w:val="00E73FBB"/>
    <w:rsid w:val="00E76AF0"/>
    <w:rsid w:val="00E77E0D"/>
    <w:rsid w:val="00E803B1"/>
    <w:rsid w:val="00E81C59"/>
    <w:rsid w:val="00E81D27"/>
    <w:rsid w:val="00E849D9"/>
    <w:rsid w:val="00E855CB"/>
    <w:rsid w:val="00E85F3C"/>
    <w:rsid w:val="00E8651D"/>
    <w:rsid w:val="00E868E9"/>
    <w:rsid w:val="00E90F13"/>
    <w:rsid w:val="00E9181E"/>
    <w:rsid w:val="00E930DE"/>
    <w:rsid w:val="00E942FA"/>
    <w:rsid w:val="00E94895"/>
    <w:rsid w:val="00E963C5"/>
    <w:rsid w:val="00E96420"/>
    <w:rsid w:val="00E97529"/>
    <w:rsid w:val="00EA1D4D"/>
    <w:rsid w:val="00EA28D9"/>
    <w:rsid w:val="00EA2914"/>
    <w:rsid w:val="00EA35F7"/>
    <w:rsid w:val="00EA3D01"/>
    <w:rsid w:val="00EA4721"/>
    <w:rsid w:val="00EA6712"/>
    <w:rsid w:val="00EA6F23"/>
    <w:rsid w:val="00EB2953"/>
    <w:rsid w:val="00EB2A0B"/>
    <w:rsid w:val="00EB2B4E"/>
    <w:rsid w:val="00EB508D"/>
    <w:rsid w:val="00EB526B"/>
    <w:rsid w:val="00EB7B87"/>
    <w:rsid w:val="00EC162C"/>
    <w:rsid w:val="00EC2473"/>
    <w:rsid w:val="00EC2D62"/>
    <w:rsid w:val="00EC3812"/>
    <w:rsid w:val="00EC3F60"/>
    <w:rsid w:val="00EC4494"/>
    <w:rsid w:val="00EC6675"/>
    <w:rsid w:val="00EC7B42"/>
    <w:rsid w:val="00EC7BAD"/>
    <w:rsid w:val="00ED00F7"/>
    <w:rsid w:val="00ED1E58"/>
    <w:rsid w:val="00ED332A"/>
    <w:rsid w:val="00ED56B2"/>
    <w:rsid w:val="00ED6235"/>
    <w:rsid w:val="00ED6394"/>
    <w:rsid w:val="00ED704B"/>
    <w:rsid w:val="00EE2C5B"/>
    <w:rsid w:val="00EE3F3A"/>
    <w:rsid w:val="00EE443F"/>
    <w:rsid w:val="00EE56C1"/>
    <w:rsid w:val="00EE5867"/>
    <w:rsid w:val="00EF0121"/>
    <w:rsid w:val="00EF1049"/>
    <w:rsid w:val="00EF17EC"/>
    <w:rsid w:val="00EF1D73"/>
    <w:rsid w:val="00EF218C"/>
    <w:rsid w:val="00EF4816"/>
    <w:rsid w:val="00EF5122"/>
    <w:rsid w:val="00EF6279"/>
    <w:rsid w:val="00EF719E"/>
    <w:rsid w:val="00F019B3"/>
    <w:rsid w:val="00F03565"/>
    <w:rsid w:val="00F03E52"/>
    <w:rsid w:val="00F04EC0"/>
    <w:rsid w:val="00F05211"/>
    <w:rsid w:val="00F056D1"/>
    <w:rsid w:val="00F05F8B"/>
    <w:rsid w:val="00F063BF"/>
    <w:rsid w:val="00F10019"/>
    <w:rsid w:val="00F10D17"/>
    <w:rsid w:val="00F12870"/>
    <w:rsid w:val="00F13197"/>
    <w:rsid w:val="00F17208"/>
    <w:rsid w:val="00F20BDA"/>
    <w:rsid w:val="00F218BE"/>
    <w:rsid w:val="00F22CC5"/>
    <w:rsid w:val="00F230AA"/>
    <w:rsid w:val="00F269D3"/>
    <w:rsid w:val="00F27C8E"/>
    <w:rsid w:val="00F3033A"/>
    <w:rsid w:val="00F30F15"/>
    <w:rsid w:val="00F3261B"/>
    <w:rsid w:val="00F32D80"/>
    <w:rsid w:val="00F330E1"/>
    <w:rsid w:val="00F35DEE"/>
    <w:rsid w:val="00F36224"/>
    <w:rsid w:val="00F41618"/>
    <w:rsid w:val="00F419E7"/>
    <w:rsid w:val="00F424BF"/>
    <w:rsid w:val="00F43515"/>
    <w:rsid w:val="00F44861"/>
    <w:rsid w:val="00F4581E"/>
    <w:rsid w:val="00F46992"/>
    <w:rsid w:val="00F506E8"/>
    <w:rsid w:val="00F519AD"/>
    <w:rsid w:val="00F52015"/>
    <w:rsid w:val="00F525C8"/>
    <w:rsid w:val="00F54093"/>
    <w:rsid w:val="00F5658D"/>
    <w:rsid w:val="00F56D71"/>
    <w:rsid w:val="00F571A9"/>
    <w:rsid w:val="00F64263"/>
    <w:rsid w:val="00F64928"/>
    <w:rsid w:val="00F64D49"/>
    <w:rsid w:val="00F657BC"/>
    <w:rsid w:val="00F661F5"/>
    <w:rsid w:val="00F66F6E"/>
    <w:rsid w:val="00F67508"/>
    <w:rsid w:val="00F7263A"/>
    <w:rsid w:val="00F744FC"/>
    <w:rsid w:val="00F7521E"/>
    <w:rsid w:val="00F761A6"/>
    <w:rsid w:val="00F76B4D"/>
    <w:rsid w:val="00F77458"/>
    <w:rsid w:val="00F8196F"/>
    <w:rsid w:val="00F8393D"/>
    <w:rsid w:val="00F87F9A"/>
    <w:rsid w:val="00F90DD9"/>
    <w:rsid w:val="00F921D5"/>
    <w:rsid w:val="00F9260C"/>
    <w:rsid w:val="00F92F0B"/>
    <w:rsid w:val="00F9591B"/>
    <w:rsid w:val="00F95B40"/>
    <w:rsid w:val="00F969C2"/>
    <w:rsid w:val="00F97D60"/>
    <w:rsid w:val="00FA1C04"/>
    <w:rsid w:val="00FA2643"/>
    <w:rsid w:val="00FA42C0"/>
    <w:rsid w:val="00FA4AF7"/>
    <w:rsid w:val="00FA5E65"/>
    <w:rsid w:val="00FA73F2"/>
    <w:rsid w:val="00FB1F5C"/>
    <w:rsid w:val="00FB1FFB"/>
    <w:rsid w:val="00FB327F"/>
    <w:rsid w:val="00FB3E4B"/>
    <w:rsid w:val="00FB3ECD"/>
    <w:rsid w:val="00FB4F1D"/>
    <w:rsid w:val="00FB54AF"/>
    <w:rsid w:val="00FC016C"/>
    <w:rsid w:val="00FC4911"/>
    <w:rsid w:val="00FC5541"/>
    <w:rsid w:val="00FC5E4C"/>
    <w:rsid w:val="00FC73C5"/>
    <w:rsid w:val="00FC7630"/>
    <w:rsid w:val="00FD066F"/>
    <w:rsid w:val="00FD099E"/>
    <w:rsid w:val="00FD282D"/>
    <w:rsid w:val="00FD41BA"/>
    <w:rsid w:val="00FD4FAE"/>
    <w:rsid w:val="00FD6213"/>
    <w:rsid w:val="00FD791D"/>
    <w:rsid w:val="00FE21CE"/>
    <w:rsid w:val="00FE32ED"/>
    <w:rsid w:val="00FE672D"/>
    <w:rsid w:val="00FE67EA"/>
    <w:rsid w:val="00FF0387"/>
    <w:rsid w:val="00FF0EC8"/>
    <w:rsid w:val="00FF19C1"/>
    <w:rsid w:val="00FF3311"/>
    <w:rsid w:val="00FF49E9"/>
    <w:rsid w:val="00FF4FA7"/>
    <w:rsid w:val="00FF69B6"/>
    <w:rsid w:val="00FF72D1"/>
    <w:rsid w:val="0FE4DB51"/>
    <w:rsid w:val="1A7D5339"/>
    <w:rsid w:val="1DCA9DD2"/>
    <w:rsid w:val="1E744BA9"/>
    <w:rsid w:val="3C9E8C5E"/>
    <w:rsid w:val="3D99C2DB"/>
    <w:rsid w:val="42EED09F"/>
    <w:rsid w:val="4D2FB31A"/>
    <w:rsid w:val="4F0233D7"/>
    <w:rsid w:val="54859FEE"/>
    <w:rsid w:val="57D01F9A"/>
    <w:rsid w:val="5AC231F5"/>
    <w:rsid w:val="6CADDC37"/>
    <w:rsid w:val="76B8FE3A"/>
    <w:rsid w:val="7B2235A1"/>
    <w:rsid w:val="7D0AD539"/>
    <w:rsid w:val="7F795C6F"/>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AA43"/>
  <w15:docId w15:val="{59FCDE5C-B923-4790-8D82-EB4AE51140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AEF"/>
    <w:pPr>
      <w:spacing w:after="180" w:line="300" w:lineRule="atLeast"/>
      <w:ind w:left="709"/>
    </w:pPr>
    <w:rPr>
      <w:rFonts w:ascii="Verdana" w:hAnsi="Verdana" w:eastAsia="Times New Roman"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styleId="HeaderChar" w:customStyle="1">
    <w:name w:val="Header Char"/>
    <w:basedOn w:val="DefaultParagraphFont"/>
    <w:link w:val="Header"/>
    <w:rsid w:val="003240F5"/>
    <w:rPr>
      <w:rFonts w:ascii="Arial" w:hAnsi="Arial" w:eastAsia="Times New Roman"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styleId="FooterChar" w:customStyle="1">
    <w:name w:val="Footer Char"/>
    <w:basedOn w:val="DefaultParagraphFont"/>
    <w:link w:val="Footer"/>
    <w:rsid w:val="003240F5"/>
    <w:rPr>
      <w:rFonts w:ascii="Arial" w:hAnsi="Arial" w:eastAsia="Times New Roman"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styleId="BodyTextChar" w:customStyle="1">
    <w:name w:val="Body Text Char"/>
    <w:basedOn w:val="DefaultParagraphFont"/>
    <w:link w:val="BodyText"/>
    <w:rsid w:val="003240F5"/>
    <w:rPr>
      <w:rFonts w:ascii="Times New Roman" w:hAnsi="Times New Roman" w:eastAsia="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styleId="CommentTextChar" w:customStyle="1">
    <w:name w:val="Comment Text Char"/>
    <w:basedOn w:val="DefaultParagraphFont"/>
    <w:link w:val="CommentText"/>
    <w:rsid w:val="003240F5"/>
    <w:rPr>
      <w:rFonts w:ascii="Times New Roman" w:hAnsi="Times New Roman" w:eastAsia="Times New Roman" w:cs="Times New Roman"/>
      <w:sz w:val="20"/>
      <w:szCs w:val="20"/>
      <w:lang w:val="en-US"/>
    </w:rPr>
  </w:style>
  <w:style w:type="paragraph" w:styleId="StyleHeading1Verdana9pt" w:customStyle="1">
    <w:name w:val="Style Heading 1 + Verdana 9 pt"/>
    <w:basedOn w:val="Heading1"/>
    <w:rsid w:val="003240F5"/>
    <w:pPr>
      <w:ind w:left="360" w:hanging="360"/>
    </w:pPr>
    <w:rPr>
      <w:sz w:val="18"/>
    </w:rPr>
  </w:style>
  <w:style w:type="character" w:styleId="EmailStyle25" w:customStyle="1">
    <w:name w:val="EmailStyle25"/>
    <w:basedOn w:val="DefaultParagraphFont"/>
    <w:semiHidden/>
    <w:rsid w:val="003240F5"/>
    <w:rPr>
      <w:rFonts w:hint="default" w:ascii="Verdana" w:hAnsi="Verdana"/>
      <w:b w:val="0"/>
      <w:bCs w:val="0"/>
      <w:i w:val="0"/>
      <w:iCs w:val="0"/>
      <w:strike w:val="0"/>
      <w:dstrike w:val="0"/>
      <w:color w:val="auto"/>
      <w:sz w:val="18"/>
      <w:szCs w:val="18"/>
      <w:u w:val="none"/>
      <w:effect w:val="none"/>
    </w:rPr>
  </w:style>
  <w:style w:type="paragraph" w:styleId="StyleVerdana9ptLeft075cm1" w:customStyle="1">
    <w:name w:val="Style Verdana 9 pt Left:  0.75 cm1"/>
    <w:basedOn w:val="Normal"/>
    <w:rsid w:val="003240F5"/>
    <w:pPr>
      <w:ind w:left="425"/>
    </w:pPr>
  </w:style>
  <w:style w:type="character" w:styleId="Heading1Char" w:customStyle="1">
    <w:name w:val="Heading 1 Char"/>
    <w:basedOn w:val="DefaultParagraphFont"/>
    <w:link w:val="Heading1"/>
    <w:rsid w:val="005C3730"/>
    <w:rPr>
      <w:rFonts w:ascii="Verdana" w:hAnsi="Verdana" w:eastAsia="Times New Roman"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styleId="BalloonTextChar" w:customStyle="1">
    <w:name w:val="Balloon Text Char"/>
    <w:basedOn w:val="DefaultParagraphFont"/>
    <w:link w:val="BalloonText"/>
    <w:uiPriority w:val="99"/>
    <w:semiHidden/>
    <w:rsid w:val="003240F5"/>
    <w:rPr>
      <w:rFonts w:ascii="Tahoma" w:hAnsi="Tahoma" w:eastAsia="Times New Roman"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styleId="NormalIndentChar" w:customStyle="1">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hAnsi="Verdana" w:eastAsia="Times New Roman"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styleId="TitleChar" w:customStyle="1">
    <w:name w:val="Title Char"/>
    <w:basedOn w:val="DefaultParagraphFont"/>
    <w:link w:val="Title"/>
    <w:uiPriority w:val="10"/>
    <w:rsid w:val="009C16E0"/>
    <w:rPr>
      <w:rFonts w:ascii="Verdana" w:hAnsi="Verdana" w:eastAsia="Times New Roman"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styleId="CommentSubjectChar" w:customStyle="1">
    <w:name w:val="Comment Subject Char"/>
    <w:basedOn w:val="CommentTextChar"/>
    <w:link w:val="CommentSubject"/>
    <w:uiPriority w:val="99"/>
    <w:semiHidden/>
    <w:rsid w:val="00990130"/>
    <w:rPr>
      <w:rFonts w:ascii="Verdana" w:hAnsi="Verdana" w:eastAsia="Times New Roman" w:cs="Times New Roman"/>
      <w:b/>
      <w:bCs/>
      <w:sz w:val="20"/>
      <w:szCs w:val="20"/>
      <w:lang w:val="en-US"/>
    </w:rPr>
  </w:style>
  <w:style w:type="character" w:styleId="Heading2Char" w:customStyle="1">
    <w:name w:val="Heading 2 Char"/>
    <w:aliases w:val="Heading 2 Char1 Char,Heading 2 Char Char Char"/>
    <w:basedOn w:val="DefaultParagraphFont"/>
    <w:link w:val="Heading2"/>
    <w:rsid w:val="00A71355"/>
    <w:rPr>
      <w:rFonts w:ascii="Verdana" w:hAnsi="Verdana" w:eastAsia="Times New Roman" w:cs="Times New Roman"/>
      <w:b/>
      <w:caps/>
      <w:sz w:val="20"/>
      <w:szCs w:val="20"/>
      <w:lang w:val="en-US"/>
    </w:rPr>
  </w:style>
  <w:style w:type="character" w:styleId="Heading3Char" w:customStyle="1">
    <w:name w:val="Heading 3 Char"/>
    <w:aliases w:val="Heading 3 Char1 Char"/>
    <w:basedOn w:val="DefaultParagraphFont"/>
    <w:link w:val="Heading3"/>
    <w:rsid w:val="003F7452"/>
    <w:rPr>
      <w:rFonts w:ascii="Verdana" w:hAnsi="Verdana" w:eastAsia="Times New Roman" w:cs="Times New Roman"/>
      <w:b/>
      <w:sz w:val="20"/>
      <w:szCs w:val="20"/>
      <w:lang w:val="en-US"/>
    </w:rPr>
  </w:style>
  <w:style w:type="character" w:styleId="Heading4Char" w:customStyle="1">
    <w:name w:val="Heading 4 Char"/>
    <w:aliases w:val="Heading 4 Char1 Char,Heading 4 Char Char Char"/>
    <w:basedOn w:val="DefaultParagraphFont"/>
    <w:link w:val="Heading4"/>
    <w:rsid w:val="009C16E0"/>
    <w:rPr>
      <w:rFonts w:ascii="Verdana" w:hAnsi="Verdana" w:eastAsia="Times New Roman" w:cs="Times New Roman"/>
      <w:i/>
      <w:sz w:val="20"/>
      <w:szCs w:val="20"/>
      <w:lang w:val="en-US"/>
    </w:rPr>
  </w:style>
  <w:style w:type="character" w:styleId="Heading5Char" w:customStyle="1">
    <w:name w:val="Heading 5 Char"/>
    <w:basedOn w:val="DefaultParagraphFont"/>
    <w:link w:val="Heading5"/>
    <w:rsid w:val="009C16E0"/>
    <w:rPr>
      <w:rFonts w:ascii="Verdana" w:hAnsi="Verdana" w:eastAsia="Times New Roman" w:cs="Times New Roman"/>
      <w:i/>
      <w:sz w:val="20"/>
      <w:szCs w:val="20"/>
      <w:lang w:val="en-US"/>
    </w:rPr>
  </w:style>
  <w:style w:type="character" w:styleId="Heading6Char" w:customStyle="1">
    <w:name w:val="Heading 6 Char"/>
    <w:basedOn w:val="DefaultParagraphFont"/>
    <w:link w:val="Heading6"/>
    <w:rsid w:val="009C16E0"/>
    <w:rPr>
      <w:rFonts w:ascii="Verdana" w:hAnsi="Verdana" w:eastAsia="Times New Roman" w:cs="Times New Roman"/>
      <w:sz w:val="20"/>
      <w:szCs w:val="20"/>
      <w:u w:val="single"/>
      <w:lang w:val="en-US"/>
    </w:rPr>
  </w:style>
  <w:style w:type="character" w:styleId="Heading7Char" w:customStyle="1">
    <w:name w:val="Heading 7 Char"/>
    <w:basedOn w:val="DefaultParagraphFont"/>
    <w:link w:val="Heading7"/>
    <w:rsid w:val="009C16E0"/>
    <w:rPr>
      <w:rFonts w:ascii="Verdana" w:hAnsi="Verdana" w:eastAsia="Times New Roman" w:cs="Times New Roman"/>
      <w:i/>
      <w:sz w:val="20"/>
      <w:szCs w:val="20"/>
      <w:lang w:val="en-US"/>
    </w:rPr>
  </w:style>
  <w:style w:type="character" w:styleId="Heading8Char" w:customStyle="1">
    <w:name w:val="Heading 8 Char"/>
    <w:basedOn w:val="DefaultParagraphFont"/>
    <w:link w:val="Heading8"/>
    <w:rsid w:val="009C16E0"/>
    <w:rPr>
      <w:rFonts w:ascii="Verdana" w:hAnsi="Verdana" w:eastAsia="Times New Roman" w:cs="Times New Roman"/>
      <w:i/>
      <w:sz w:val="20"/>
      <w:szCs w:val="20"/>
      <w:lang w:val="en-US"/>
    </w:rPr>
  </w:style>
  <w:style w:type="character" w:styleId="Heading9Char" w:customStyle="1">
    <w:name w:val="Heading 9 Char"/>
    <w:basedOn w:val="DefaultParagraphFont"/>
    <w:link w:val="Heading9"/>
    <w:rsid w:val="009C16E0"/>
    <w:rPr>
      <w:rFonts w:ascii="Verdana" w:hAnsi="Verdana" w:eastAsia="Times New Roman"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styleId="StyleOutlinenumbered" w:customStyle="1">
    <w:name w:val="Style Outline numbered"/>
    <w:basedOn w:val="NoList"/>
    <w:rsid w:val="002F1E00"/>
    <w:pPr>
      <w:numPr>
        <w:numId w:val="4"/>
      </w:numPr>
    </w:pPr>
  </w:style>
  <w:style w:type="numbering" w:styleId="StyleBulleted" w:customStyle="1">
    <w:name w:val="Style Bulleted"/>
    <w:basedOn w:val="NoList"/>
    <w:rsid w:val="009951B3"/>
    <w:pPr>
      <w:numPr>
        <w:numId w:val="5"/>
      </w:numPr>
    </w:pPr>
  </w:style>
  <w:style w:type="paragraph" w:styleId="paragraph" w:customStyle="1">
    <w:name w:val="paragraph"/>
    <w:basedOn w:val="Normal"/>
    <w:rsid w:val="0059411B"/>
    <w:pPr>
      <w:spacing w:after="0" w:line="240" w:lineRule="auto"/>
      <w:ind w:left="0"/>
    </w:pPr>
    <w:rPr>
      <w:rFonts w:ascii="Times New Roman" w:hAnsi="Times New Roman"/>
      <w:sz w:val="24"/>
      <w:szCs w:val="24"/>
    </w:rPr>
  </w:style>
  <w:style w:type="character" w:styleId="contextualspellingandgrammarerror" w:customStyle="1">
    <w:name w:val="contextualspellingandgrammarerror"/>
    <w:basedOn w:val="DefaultParagraphFont"/>
    <w:rsid w:val="0059411B"/>
  </w:style>
  <w:style w:type="character" w:styleId="normaltextrun1" w:customStyle="1">
    <w:name w:val="normaltextrun1"/>
    <w:basedOn w:val="DefaultParagraphFont"/>
    <w:rsid w:val="0059411B"/>
  </w:style>
  <w:style w:type="character" w:styleId="eop" w:customStyle="1">
    <w:name w:val="eop"/>
    <w:basedOn w:val="DefaultParagraphFont"/>
    <w:rsid w:val="0059411B"/>
  </w:style>
  <w:style w:type="character" w:styleId="normaltextrun" w:customStyle="1">
    <w:name w:val="normaltextrun"/>
    <w:basedOn w:val="DefaultParagraphFont"/>
    <w:rsid w:val="00C77371"/>
  </w:style>
  <w:style w:type="character" w:styleId="scxw105689710" w:customStyle="1">
    <w:name w:val="scxw105689710"/>
    <w:basedOn w:val="DefaultParagraphFont"/>
    <w:rsid w:val="00C77371"/>
  </w:style>
  <w:style w:type="character" w:styleId="scxw145016270" w:customStyle="1">
    <w:name w:val="scxw145016270"/>
    <w:basedOn w:val="DefaultParagraphFont"/>
    <w:rsid w:val="005F7CE3"/>
  </w:style>
  <w:style w:type="character" w:styleId="tabchar" w:customStyle="1">
    <w:name w:val="tabchar"/>
    <w:basedOn w:val="DefaultParagraphFont"/>
    <w:rsid w:val="00256E30"/>
  </w:style>
  <w:style w:type="paragraph" w:styleId="NoSpacing">
    <w:name w:val="No Spacing"/>
    <w:uiPriority w:val="1"/>
    <w:qFormat/>
    <w:rsid w:val="00862B77"/>
    <w:pPr>
      <w:spacing w:after="0" w:line="240" w:lineRule="auto"/>
      <w:ind w:left="709"/>
    </w:pPr>
    <w:rPr>
      <w:rFonts w:ascii="Verdana" w:hAnsi="Verdana" w:eastAsia="Times New Roman" w:cs="Times New Roman"/>
      <w:sz w:val="20"/>
      <w:szCs w:val="20"/>
      <w:lang w:val="en-US"/>
    </w:rPr>
  </w:style>
  <w:style w:type="table" w:styleId="TableGrid">
    <w:name w:val="Table Grid"/>
    <w:basedOn w:val="TableNormal"/>
    <w:uiPriority w:val="59"/>
    <w:rsid w:val="00862B77"/>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f0" w:customStyle="1">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styleId="cf01" w:customStyle="1">
    <w:name w:val="cf01"/>
    <w:basedOn w:val="DefaultParagraphFont"/>
    <w:rsid w:val="00E963C5"/>
    <w:rPr>
      <w:rFonts w:hint="default" w:ascii="Segoe UI" w:hAnsi="Segoe UI" w:cs="Segoe UI"/>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hAnsi="Verdana" w:eastAsia="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http://purl.org/dc/dcmitype/"/>
    <ds:schemaRef ds:uri="http://www.w3.org/XML/1998/namespace"/>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1ffbd5dc-7a64-4097-8396-87f6c90b212f"/>
  </ds:schemaRefs>
</ds:datastoreItem>
</file>

<file path=customXml/itemProps5.xml><?xml version="1.0" encoding="utf-8"?>
<ds:datastoreItem xmlns:ds="http://schemas.openxmlformats.org/officeDocument/2006/customXml" ds:itemID="{BA3E9CE0-72C1-4168-A25A-B4A0B5B2D1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Statement%20of%20Work%20-%20New%20Client%20Project%20-%20US%20Template%20-%20Copy.dotx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Statement of Work</dc:subject>
  <dc:creator>Gary Benkenstein</dc:creator>
  <cp:keywords>tag</cp:keywords>
  <dc:description/>
  <cp:lastModifiedBy>Nikki Papenfus</cp:lastModifiedBy>
  <cp:revision>575</cp:revision>
  <dcterms:created xsi:type="dcterms:W3CDTF">2023-08-22T12:12:00Z</dcterms:created>
  <dcterms:modified xsi:type="dcterms:W3CDTF">2024-02-07T07:18:00Z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r8>30600</vt:r8>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12;#Polly Fellowes;#372;#Nikki Papenfus;#403;#Hloni Nhlapo</vt:lpwstr>
  </property>
  <property fmtid="{D5CDD505-2E9C-101B-9397-08002B2CF9AE}" pid="15" name="Project Document Type">
    <vt:lpwstr>7;#Statement of Work|663a27ba-e1d1-4364-a6ee-258ecc7e1910</vt:lpwstr>
  </property>
</Properties>
</file>