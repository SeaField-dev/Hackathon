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4E710C">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10CDFB89" w:rsidR="00444C6A" w:rsidRPr="00444C6A" w:rsidRDefault="002073D0"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12</w:t>
            </w:r>
            <w:r w:rsidR="00E038C8">
              <w:rPr>
                <w:rFonts w:asciiTheme="majorHAnsi" w:eastAsiaTheme="minorHAnsi" w:hAnsiTheme="majorHAnsi" w:cstheme="majorHAnsi"/>
                <w:iCs/>
                <w:sz w:val="22"/>
                <w:szCs w:val="22"/>
              </w:rPr>
              <w:t>/12/2023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5EFB6A8D"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0.2</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0CB6172A"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Axis &amp; Grainger Trust </w:t>
            </w:r>
            <w:r w:rsidR="004C4E8B">
              <w:rPr>
                <w:rFonts w:asciiTheme="majorHAnsi" w:eastAsiaTheme="minorHAnsi" w:hAnsiTheme="majorHAnsi" w:cstheme="majorHAnsi"/>
                <w:iCs/>
                <w:sz w:val="22"/>
                <w:szCs w:val="22"/>
              </w:rPr>
              <w:t>Changes</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652647AA" w:rsidR="00444C6A" w:rsidRPr="00444C6A" w:rsidRDefault="004C4E8B">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4911C91D" w:rsidR="00444C6A" w:rsidRPr="00444C6A" w:rsidRDefault="00B828C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29/04/2024</w:t>
            </w: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7E958FB0" w14:textId="7F4E8BA6" w:rsidR="00FB45C6" w:rsidRDefault="009D673C" w:rsidP="00B10463">
          <w:pPr>
            <w:pStyle w:val="TOC1"/>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65285433" w:history="1">
            <w:r w:rsidR="00FB45C6" w:rsidRPr="00413794">
              <w:rPr>
                <w:rStyle w:val="Hyperlink"/>
                <w:noProof/>
              </w:rPr>
              <w:t>1.</w:t>
            </w:r>
            <w:r w:rsidR="00FB45C6">
              <w:rPr>
                <w:rFonts w:asciiTheme="minorHAnsi" w:eastAsiaTheme="minorEastAsia" w:hAnsiTheme="minorHAnsi" w:cstheme="minorBidi"/>
                <w:noProof/>
                <w:kern w:val="2"/>
                <w:sz w:val="24"/>
                <w:szCs w:val="24"/>
                <w:lang w:eastAsia="en-GB"/>
                <w14:ligatures w14:val="standardContextual"/>
              </w:rPr>
              <w:tab/>
            </w:r>
            <w:r w:rsidR="00FB45C6" w:rsidRPr="00413794">
              <w:rPr>
                <w:rStyle w:val="Hyperlink"/>
                <w:noProof/>
              </w:rPr>
              <w:t>Overview</w:t>
            </w:r>
            <w:r w:rsidR="00FB45C6">
              <w:rPr>
                <w:noProof/>
                <w:webHidden/>
              </w:rPr>
              <w:tab/>
            </w:r>
            <w:r w:rsidR="00FB45C6">
              <w:rPr>
                <w:noProof/>
                <w:webHidden/>
              </w:rPr>
              <w:fldChar w:fldCharType="begin"/>
            </w:r>
            <w:r w:rsidR="00FB45C6">
              <w:rPr>
                <w:noProof/>
                <w:webHidden/>
              </w:rPr>
              <w:instrText xml:space="preserve"> PAGEREF _Toc165285433 \h </w:instrText>
            </w:r>
            <w:r w:rsidR="00FB45C6">
              <w:rPr>
                <w:noProof/>
                <w:webHidden/>
              </w:rPr>
            </w:r>
            <w:r w:rsidR="00FB45C6">
              <w:rPr>
                <w:noProof/>
                <w:webHidden/>
              </w:rPr>
              <w:fldChar w:fldCharType="separate"/>
            </w:r>
            <w:r w:rsidR="00FB45C6">
              <w:rPr>
                <w:noProof/>
                <w:webHidden/>
              </w:rPr>
              <w:t>3</w:t>
            </w:r>
            <w:r w:rsidR="00FB45C6">
              <w:rPr>
                <w:noProof/>
                <w:webHidden/>
              </w:rPr>
              <w:fldChar w:fldCharType="end"/>
            </w:r>
          </w:hyperlink>
        </w:p>
        <w:p w14:paraId="4AB65EAE" w14:textId="6B326F78"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34" w:history="1">
            <w:r w:rsidRPr="00413794">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How to Create an EOT</w:t>
            </w:r>
            <w:r>
              <w:rPr>
                <w:noProof/>
                <w:webHidden/>
              </w:rPr>
              <w:tab/>
            </w:r>
            <w:r>
              <w:rPr>
                <w:noProof/>
                <w:webHidden/>
              </w:rPr>
              <w:fldChar w:fldCharType="begin"/>
            </w:r>
            <w:r>
              <w:rPr>
                <w:noProof/>
                <w:webHidden/>
              </w:rPr>
              <w:instrText xml:space="preserve"> PAGEREF _Toc165285434 \h </w:instrText>
            </w:r>
            <w:r>
              <w:rPr>
                <w:noProof/>
                <w:webHidden/>
              </w:rPr>
            </w:r>
            <w:r>
              <w:rPr>
                <w:noProof/>
                <w:webHidden/>
              </w:rPr>
              <w:fldChar w:fldCharType="separate"/>
            </w:r>
            <w:r>
              <w:rPr>
                <w:noProof/>
                <w:webHidden/>
              </w:rPr>
              <w:t>7</w:t>
            </w:r>
            <w:r>
              <w:rPr>
                <w:noProof/>
                <w:webHidden/>
              </w:rPr>
              <w:fldChar w:fldCharType="end"/>
            </w:r>
          </w:hyperlink>
        </w:p>
        <w:p w14:paraId="515B09E8" w14:textId="5A652073"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35" w:history="1">
            <w:r w:rsidRPr="00413794">
              <w:rPr>
                <w:rStyle w:val="Hyperlink"/>
                <w:noProof/>
              </w:rPr>
              <w:t>2.1</w:t>
            </w:r>
            <w:r>
              <w:rPr>
                <w:rFonts w:asciiTheme="minorHAnsi" w:eastAsiaTheme="minorEastAsia" w:hAnsiTheme="minorHAnsi" w:cstheme="minorBidi"/>
                <w:noProof/>
                <w:kern w:val="2"/>
                <w14:ligatures w14:val="standardContextual"/>
              </w:rPr>
              <w:tab/>
            </w:r>
            <w:r w:rsidRPr="00413794">
              <w:rPr>
                <w:rStyle w:val="Hyperlink"/>
                <w:rFonts w:cstheme="minorHAnsi"/>
                <w:noProof/>
              </w:rPr>
              <w:t>Creating an EOT for Grainger Trust Units</w:t>
            </w:r>
            <w:r>
              <w:rPr>
                <w:noProof/>
                <w:webHidden/>
              </w:rPr>
              <w:tab/>
            </w:r>
            <w:r>
              <w:rPr>
                <w:noProof/>
                <w:webHidden/>
              </w:rPr>
              <w:fldChar w:fldCharType="begin"/>
            </w:r>
            <w:r>
              <w:rPr>
                <w:noProof/>
                <w:webHidden/>
              </w:rPr>
              <w:instrText xml:space="preserve"> PAGEREF _Toc165285435 \h </w:instrText>
            </w:r>
            <w:r>
              <w:rPr>
                <w:noProof/>
                <w:webHidden/>
              </w:rPr>
            </w:r>
            <w:r>
              <w:rPr>
                <w:noProof/>
                <w:webHidden/>
              </w:rPr>
              <w:fldChar w:fldCharType="separate"/>
            </w:r>
            <w:r>
              <w:rPr>
                <w:noProof/>
                <w:webHidden/>
              </w:rPr>
              <w:t>8</w:t>
            </w:r>
            <w:r>
              <w:rPr>
                <w:noProof/>
                <w:webHidden/>
              </w:rPr>
              <w:fldChar w:fldCharType="end"/>
            </w:r>
          </w:hyperlink>
        </w:p>
        <w:p w14:paraId="2C97FB2C" w14:textId="47EB4746"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36" w:history="1">
            <w:r w:rsidRPr="00413794">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The EOT at a Glance</w:t>
            </w:r>
            <w:r>
              <w:rPr>
                <w:noProof/>
                <w:webHidden/>
              </w:rPr>
              <w:tab/>
            </w:r>
            <w:r>
              <w:rPr>
                <w:noProof/>
                <w:webHidden/>
              </w:rPr>
              <w:fldChar w:fldCharType="begin"/>
            </w:r>
            <w:r>
              <w:rPr>
                <w:noProof/>
                <w:webHidden/>
              </w:rPr>
              <w:instrText xml:space="preserve"> PAGEREF _Toc165285436 \h </w:instrText>
            </w:r>
            <w:r>
              <w:rPr>
                <w:noProof/>
                <w:webHidden/>
              </w:rPr>
            </w:r>
            <w:r>
              <w:rPr>
                <w:noProof/>
                <w:webHidden/>
              </w:rPr>
              <w:fldChar w:fldCharType="separate"/>
            </w:r>
            <w:r>
              <w:rPr>
                <w:noProof/>
                <w:webHidden/>
              </w:rPr>
              <w:t>9</w:t>
            </w:r>
            <w:r>
              <w:rPr>
                <w:noProof/>
                <w:webHidden/>
              </w:rPr>
              <w:fldChar w:fldCharType="end"/>
            </w:r>
          </w:hyperlink>
        </w:p>
        <w:p w14:paraId="5D8BA46B" w14:textId="1E061B9C"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37" w:history="1">
            <w:r w:rsidRPr="00413794">
              <w:rPr>
                <w:rStyle w:val="Hyperlink"/>
                <w:noProof/>
              </w:rPr>
              <w:t>3.1</w:t>
            </w:r>
            <w:r>
              <w:rPr>
                <w:rFonts w:asciiTheme="minorHAnsi" w:eastAsiaTheme="minorEastAsia" w:hAnsiTheme="minorHAnsi" w:cstheme="minorBidi"/>
                <w:noProof/>
                <w:kern w:val="2"/>
                <w14:ligatures w14:val="standardContextual"/>
              </w:rPr>
              <w:tab/>
            </w:r>
            <w:r w:rsidRPr="00413794">
              <w:rPr>
                <w:rStyle w:val="Hyperlink"/>
                <w:rFonts w:cstheme="minorHAnsi"/>
                <w:noProof/>
              </w:rPr>
              <w:t>Key EOT Details</w:t>
            </w:r>
            <w:r>
              <w:rPr>
                <w:noProof/>
                <w:webHidden/>
              </w:rPr>
              <w:tab/>
            </w:r>
            <w:r>
              <w:rPr>
                <w:noProof/>
                <w:webHidden/>
              </w:rPr>
              <w:fldChar w:fldCharType="begin"/>
            </w:r>
            <w:r>
              <w:rPr>
                <w:noProof/>
                <w:webHidden/>
              </w:rPr>
              <w:instrText xml:space="preserve"> PAGEREF _Toc165285437 \h </w:instrText>
            </w:r>
            <w:r>
              <w:rPr>
                <w:noProof/>
                <w:webHidden/>
              </w:rPr>
            </w:r>
            <w:r>
              <w:rPr>
                <w:noProof/>
                <w:webHidden/>
              </w:rPr>
              <w:fldChar w:fldCharType="separate"/>
            </w:r>
            <w:r>
              <w:rPr>
                <w:noProof/>
                <w:webHidden/>
              </w:rPr>
              <w:t>10</w:t>
            </w:r>
            <w:r>
              <w:rPr>
                <w:noProof/>
                <w:webHidden/>
              </w:rPr>
              <w:fldChar w:fldCharType="end"/>
            </w:r>
          </w:hyperlink>
        </w:p>
        <w:p w14:paraId="512F8A1E" w14:textId="6D15F28F"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38" w:history="1">
            <w:r w:rsidRPr="00413794">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End of Tenancy Tasks</w:t>
            </w:r>
            <w:r>
              <w:rPr>
                <w:noProof/>
                <w:webHidden/>
              </w:rPr>
              <w:tab/>
            </w:r>
            <w:r>
              <w:rPr>
                <w:noProof/>
                <w:webHidden/>
              </w:rPr>
              <w:fldChar w:fldCharType="begin"/>
            </w:r>
            <w:r>
              <w:rPr>
                <w:noProof/>
                <w:webHidden/>
              </w:rPr>
              <w:instrText xml:space="preserve"> PAGEREF _Toc165285438 \h </w:instrText>
            </w:r>
            <w:r>
              <w:rPr>
                <w:noProof/>
                <w:webHidden/>
              </w:rPr>
            </w:r>
            <w:r>
              <w:rPr>
                <w:noProof/>
                <w:webHidden/>
              </w:rPr>
              <w:fldChar w:fldCharType="separate"/>
            </w:r>
            <w:r>
              <w:rPr>
                <w:noProof/>
                <w:webHidden/>
              </w:rPr>
              <w:t>11</w:t>
            </w:r>
            <w:r>
              <w:rPr>
                <w:noProof/>
                <w:webHidden/>
              </w:rPr>
              <w:fldChar w:fldCharType="end"/>
            </w:r>
          </w:hyperlink>
        </w:p>
        <w:p w14:paraId="27D2744C" w14:textId="2EB44AE9"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39" w:history="1">
            <w:r w:rsidRPr="00413794">
              <w:rPr>
                <w:rStyle w:val="Hyperlink"/>
                <w:noProof/>
                <w:lang w:val="en-US"/>
              </w:rPr>
              <w:t>4.1</w:t>
            </w:r>
            <w:r>
              <w:rPr>
                <w:rFonts w:asciiTheme="minorHAnsi" w:eastAsiaTheme="minorEastAsia" w:hAnsiTheme="minorHAnsi" w:cstheme="minorBidi"/>
                <w:noProof/>
                <w:kern w:val="2"/>
                <w14:ligatures w14:val="standardContextual"/>
              </w:rPr>
              <w:tab/>
            </w:r>
            <w:r w:rsidRPr="00413794">
              <w:rPr>
                <w:rStyle w:val="Hyperlink"/>
                <w:rFonts w:cstheme="minorHAnsi"/>
                <w:noProof/>
              </w:rPr>
              <w:t>Where</w:t>
            </w:r>
            <w:r w:rsidRPr="00413794">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_Toc165285439 \h </w:instrText>
            </w:r>
            <w:r>
              <w:rPr>
                <w:noProof/>
                <w:webHidden/>
              </w:rPr>
            </w:r>
            <w:r>
              <w:rPr>
                <w:noProof/>
                <w:webHidden/>
              </w:rPr>
              <w:fldChar w:fldCharType="separate"/>
            </w:r>
            <w:r>
              <w:rPr>
                <w:noProof/>
                <w:webHidden/>
              </w:rPr>
              <w:t>11</w:t>
            </w:r>
            <w:r>
              <w:rPr>
                <w:noProof/>
                <w:webHidden/>
              </w:rPr>
              <w:fldChar w:fldCharType="end"/>
            </w:r>
          </w:hyperlink>
        </w:p>
        <w:p w14:paraId="4FC44174" w14:textId="6A395BF7"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0" w:history="1">
            <w:r w:rsidRPr="00413794">
              <w:rPr>
                <w:rStyle w:val="Hyperlink"/>
                <w:noProof/>
                <w:lang w:val="en-US"/>
              </w:rPr>
              <w:t>4.2</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_Toc165285440 \h </w:instrText>
            </w:r>
            <w:r>
              <w:rPr>
                <w:noProof/>
                <w:webHidden/>
              </w:rPr>
            </w:r>
            <w:r>
              <w:rPr>
                <w:noProof/>
                <w:webHidden/>
              </w:rPr>
              <w:fldChar w:fldCharType="separate"/>
            </w:r>
            <w:r>
              <w:rPr>
                <w:noProof/>
                <w:webHidden/>
              </w:rPr>
              <w:t>12</w:t>
            </w:r>
            <w:r>
              <w:rPr>
                <w:noProof/>
                <w:webHidden/>
              </w:rPr>
              <w:fldChar w:fldCharType="end"/>
            </w:r>
          </w:hyperlink>
        </w:p>
        <w:p w14:paraId="370FE1AC" w14:textId="031A9B3B"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1" w:history="1">
            <w:r w:rsidRPr="00413794">
              <w:rPr>
                <w:rStyle w:val="Hyperlink"/>
                <w:noProof/>
                <w:lang w:val="en-US"/>
              </w:rPr>
              <w:t>4.3</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_Toc165285441 \h </w:instrText>
            </w:r>
            <w:r>
              <w:rPr>
                <w:noProof/>
                <w:webHidden/>
              </w:rPr>
            </w:r>
            <w:r>
              <w:rPr>
                <w:noProof/>
                <w:webHidden/>
              </w:rPr>
              <w:fldChar w:fldCharType="separate"/>
            </w:r>
            <w:r>
              <w:rPr>
                <w:noProof/>
                <w:webHidden/>
              </w:rPr>
              <w:t>13</w:t>
            </w:r>
            <w:r>
              <w:rPr>
                <w:noProof/>
                <w:webHidden/>
              </w:rPr>
              <w:fldChar w:fldCharType="end"/>
            </w:r>
          </w:hyperlink>
        </w:p>
        <w:p w14:paraId="775157DA" w14:textId="1ECB2048"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2" w:history="1">
            <w:r w:rsidRPr="00413794">
              <w:rPr>
                <w:rStyle w:val="Hyperlink"/>
                <w:noProof/>
                <w:lang w:val="en-US"/>
              </w:rPr>
              <w:t>4.4</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_Toc165285442 \h </w:instrText>
            </w:r>
            <w:r>
              <w:rPr>
                <w:noProof/>
                <w:webHidden/>
              </w:rPr>
            </w:r>
            <w:r>
              <w:rPr>
                <w:noProof/>
                <w:webHidden/>
              </w:rPr>
              <w:fldChar w:fldCharType="separate"/>
            </w:r>
            <w:r>
              <w:rPr>
                <w:noProof/>
                <w:webHidden/>
              </w:rPr>
              <w:t>13</w:t>
            </w:r>
            <w:r>
              <w:rPr>
                <w:noProof/>
                <w:webHidden/>
              </w:rPr>
              <w:fldChar w:fldCharType="end"/>
            </w:r>
          </w:hyperlink>
        </w:p>
        <w:p w14:paraId="06A43445" w14:textId="65A1769D"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3" w:history="1">
            <w:r w:rsidRPr="00413794">
              <w:rPr>
                <w:rStyle w:val="Hyperlink"/>
                <w:noProof/>
                <w:lang w:val="en-US"/>
              </w:rPr>
              <w:t>4.5</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_Toc165285443 \h </w:instrText>
            </w:r>
            <w:r>
              <w:rPr>
                <w:noProof/>
                <w:webHidden/>
              </w:rPr>
            </w:r>
            <w:r>
              <w:rPr>
                <w:noProof/>
                <w:webHidden/>
              </w:rPr>
              <w:fldChar w:fldCharType="separate"/>
            </w:r>
            <w:r>
              <w:rPr>
                <w:noProof/>
                <w:webHidden/>
              </w:rPr>
              <w:t>14</w:t>
            </w:r>
            <w:r>
              <w:rPr>
                <w:noProof/>
                <w:webHidden/>
              </w:rPr>
              <w:fldChar w:fldCharType="end"/>
            </w:r>
          </w:hyperlink>
        </w:p>
        <w:p w14:paraId="6475E819" w14:textId="76637967" w:rsidR="00FB45C6" w:rsidRDefault="00FB45C6">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165285444" w:history="1">
            <w:r w:rsidRPr="00413794">
              <w:rPr>
                <w:rStyle w:val="Hyperlink"/>
                <w:noProof/>
                <w:lang w:val="en-US"/>
              </w:rPr>
              <w:t>(a)</w:t>
            </w:r>
            <w:r>
              <w:rPr>
                <w:rFonts w:asciiTheme="minorHAnsi" w:eastAsiaTheme="minorEastAsia" w:hAnsiTheme="minorHAnsi" w:cstheme="minorBidi"/>
                <w:noProof/>
                <w:kern w:val="2"/>
                <w14:ligatures w14:val="standardContextual"/>
              </w:rPr>
              <w:tab/>
            </w:r>
            <w:r w:rsidRPr="00413794">
              <w:rPr>
                <w:rStyle w:val="Hyperlink"/>
                <w:noProof/>
              </w:rPr>
              <w:t>Axis Voids</w:t>
            </w:r>
            <w:r>
              <w:rPr>
                <w:noProof/>
                <w:webHidden/>
              </w:rPr>
              <w:tab/>
            </w:r>
            <w:r>
              <w:rPr>
                <w:noProof/>
                <w:webHidden/>
              </w:rPr>
              <w:fldChar w:fldCharType="begin"/>
            </w:r>
            <w:r>
              <w:rPr>
                <w:noProof/>
                <w:webHidden/>
              </w:rPr>
              <w:instrText xml:space="preserve"> PAGEREF _Toc165285444 \h </w:instrText>
            </w:r>
            <w:r>
              <w:rPr>
                <w:noProof/>
                <w:webHidden/>
              </w:rPr>
            </w:r>
            <w:r>
              <w:rPr>
                <w:noProof/>
                <w:webHidden/>
              </w:rPr>
              <w:fldChar w:fldCharType="separate"/>
            </w:r>
            <w:r>
              <w:rPr>
                <w:noProof/>
                <w:webHidden/>
              </w:rPr>
              <w:t>15</w:t>
            </w:r>
            <w:r>
              <w:rPr>
                <w:noProof/>
                <w:webHidden/>
              </w:rPr>
              <w:fldChar w:fldCharType="end"/>
            </w:r>
          </w:hyperlink>
        </w:p>
        <w:p w14:paraId="1A55E74B" w14:textId="1E9ADB8F"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5" w:history="1">
            <w:r w:rsidRPr="00413794">
              <w:rPr>
                <w:rStyle w:val="Hyperlink"/>
                <w:noProof/>
              </w:rPr>
              <w:t>4.6</w:t>
            </w:r>
            <w:r>
              <w:rPr>
                <w:rFonts w:asciiTheme="minorHAnsi" w:eastAsiaTheme="minorEastAsia" w:hAnsiTheme="minorHAnsi" w:cstheme="minorBidi"/>
                <w:noProof/>
                <w:kern w:val="2"/>
                <w14:ligatures w14:val="standardContextual"/>
              </w:rPr>
              <w:tab/>
            </w:r>
            <w:r w:rsidRPr="00413794">
              <w:rPr>
                <w:rStyle w:val="Hyperlink"/>
                <w:noProof/>
              </w:rPr>
              <w:t>Setting Tasks to N/A</w:t>
            </w:r>
            <w:r>
              <w:rPr>
                <w:noProof/>
                <w:webHidden/>
              </w:rPr>
              <w:tab/>
            </w:r>
            <w:r>
              <w:rPr>
                <w:noProof/>
                <w:webHidden/>
              </w:rPr>
              <w:fldChar w:fldCharType="begin"/>
            </w:r>
            <w:r>
              <w:rPr>
                <w:noProof/>
                <w:webHidden/>
              </w:rPr>
              <w:instrText xml:space="preserve"> PAGEREF _Toc165285445 \h </w:instrText>
            </w:r>
            <w:r>
              <w:rPr>
                <w:noProof/>
                <w:webHidden/>
              </w:rPr>
            </w:r>
            <w:r>
              <w:rPr>
                <w:noProof/>
                <w:webHidden/>
              </w:rPr>
              <w:fldChar w:fldCharType="separate"/>
            </w:r>
            <w:r>
              <w:rPr>
                <w:noProof/>
                <w:webHidden/>
              </w:rPr>
              <w:t>16</w:t>
            </w:r>
            <w:r>
              <w:rPr>
                <w:noProof/>
                <w:webHidden/>
              </w:rPr>
              <w:fldChar w:fldCharType="end"/>
            </w:r>
          </w:hyperlink>
        </w:p>
        <w:p w14:paraId="6C96E469" w14:textId="4CEA1E00"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6" w:history="1">
            <w:r w:rsidRPr="00413794">
              <w:rPr>
                <w:rStyle w:val="Hyperlink"/>
                <w:noProof/>
              </w:rPr>
              <w:t>4.7</w:t>
            </w:r>
            <w:r>
              <w:rPr>
                <w:rFonts w:asciiTheme="minorHAnsi" w:eastAsiaTheme="minorEastAsia" w:hAnsiTheme="minorHAnsi" w:cstheme="minorBidi"/>
                <w:noProof/>
                <w:kern w:val="2"/>
                <w14:ligatures w14:val="standardContextual"/>
              </w:rPr>
              <w:tab/>
            </w:r>
            <w:r w:rsidRPr="00413794">
              <w:rPr>
                <w:rStyle w:val="Hyperlink"/>
                <w:noProof/>
              </w:rPr>
              <w:t>Reopening a Closed Task</w:t>
            </w:r>
            <w:r>
              <w:rPr>
                <w:noProof/>
                <w:webHidden/>
              </w:rPr>
              <w:tab/>
            </w:r>
            <w:r>
              <w:rPr>
                <w:noProof/>
                <w:webHidden/>
              </w:rPr>
              <w:fldChar w:fldCharType="begin"/>
            </w:r>
            <w:r>
              <w:rPr>
                <w:noProof/>
                <w:webHidden/>
              </w:rPr>
              <w:instrText xml:space="preserve"> PAGEREF _Toc165285446 \h </w:instrText>
            </w:r>
            <w:r>
              <w:rPr>
                <w:noProof/>
                <w:webHidden/>
              </w:rPr>
            </w:r>
            <w:r>
              <w:rPr>
                <w:noProof/>
                <w:webHidden/>
              </w:rPr>
              <w:fldChar w:fldCharType="separate"/>
            </w:r>
            <w:r>
              <w:rPr>
                <w:noProof/>
                <w:webHidden/>
              </w:rPr>
              <w:t>16</w:t>
            </w:r>
            <w:r>
              <w:rPr>
                <w:noProof/>
                <w:webHidden/>
              </w:rPr>
              <w:fldChar w:fldCharType="end"/>
            </w:r>
          </w:hyperlink>
        </w:p>
        <w:p w14:paraId="73C58AE0" w14:textId="11E24F4A"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7" w:history="1">
            <w:r w:rsidRPr="00413794">
              <w:rPr>
                <w:rStyle w:val="Hyperlink"/>
                <w:noProof/>
              </w:rPr>
              <w:t>4.8</w:t>
            </w:r>
            <w:r>
              <w:rPr>
                <w:rFonts w:asciiTheme="minorHAnsi" w:eastAsiaTheme="minorEastAsia" w:hAnsiTheme="minorHAnsi" w:cstheme="minorBidi"/>
                <w:noProof/>
                <w:kern w:val="2"/>
                <w14:ligatures w14:val="standardContextual"/>
              </w:rPr>
              <w:tab/>
            </w:r>
            <w:r w:rsidRPr="00413794">
              <w:rPr>
                <w:rStyle w:val="Hyperlink"/>
                <w:noProof/>
              </w:rPr>
              <w:t>Expected Delays</w:t>
            </w:r>
            <w:r>
              <w:rPr>
                <w:noProof/>
                <w:webHidden/>
              </w:rPr>
              <w:tab/>
            </w:r>
            <w:r>
              <w:rPr>
                <w:noProof/>
                <w:webHidden/>
              </w:rPr>
              <w:fldChar w:fldCharType="begin"/>
            </w:r>
            <w:r>
              <w:rPr>
                <w:noProof/>
                <w:webHidden/>
              </w:rPr>
              <w:instrText xml:space="preserve"> PAGEREF _Toc165285447 \h </w:instrText>
            </w:r>
            <w:r>
              <w:rPr>
                <w:noProof/>
                <w:webHidden/>
              </w:rPr>
            </w:r>
            <w:r>
              <w:rPr>
                <w:noProof/>
                <w:webHidden/>
              </w:rPr>
              <w:fldChar w:fldCharType="separate"/>
            </w:r>
            <w:r>
              <w:rPr>
                <w:noProof/>
                <w:webHidden/>
              </w:rPr>
              <w:t>17</w:t>
            </w:r>
            <w:r>
              <w:rPr>
                <w:noProof/>
                <w:webHidden/>
              </w:rPr>
              <w:fldChar w:fldCharType="end"/>
            </w:r>
          </w:hyperlink>
        </w:p>
        <w:p w14:paraId="7C6DA197" w14:textId="484A5F1C"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8" w:history="1">
            <w:r w:rsidRPr="00413794">
              <w:rPr>
                <w:rStyle w:val="Hyperlink"/>
                <w:noProof/>
              </w:rPr>
              <w:t>4.9</w:t>
            </w:r>
            <w:r>
              <w:rPr>
                <w:rFonts w:asciiTheme="minorHAnsi" w:eastAsiaTheme="minorEastAsia" w:hAnsiTheme="minorHAnsi" w:cstheme="minorBidi"/>
                <w:noProof/>
                <w:kern w:val="2"/>
                <w14:ligatures w14:val="standardContextual"/>
              </w:rPr>
              <w:tab/>
            </w:r>
            <w:r w:rsidRPr="00413794">
              <w:rPr>
                <w:rStyle w:val="Hyperlink"/>
                <w:noProof/>
              </w:rPr>
              <w:t>Overdue Tasks &amp; Task Duration</w:t>
            </w:r>
            <w:r>
              <w:rPr>
                <w:noProof/>
                <w:webHidden/>
              </w:rPr>
              <w:tab/>
            </w:r>
            <w:r>
              <w:rPr>
                <w:noProof/>
                <w:webHidden/>
              </w:rPr>
              <w:fldChar w:fldCharType="begin"/>
            </w:r>
            <w:r>
              <w:rPr>
                <w:noProof/>
                <w:webHidden/>
              </w:rPr>
              <w:instrText xml:space="preserve"> PAGEREF _Toc165285448 \h </w:instrText>
            </w:r>
            <w:r>
              <w:rPr>
                <w:noProof/>
                <w:webHidden/>
              </w:rPr>
            </w:r>
            <w:r>
              <w:rPr>
                <w:noProof/>
                <w:webHidden/>
              </w:rPr>
              <w:fldChar w:fldCharType="separate"/>
            </w:r>
            <w:r>
              <w:rPr>
                <w:noProof/>
                <w:webHidden/>
              </w:rPr>
              <w:t>19</w:t>
            </w:r>
            <w:r>
              <w:rPr>
                <w:noProof/>
                <w:webHidden/>
              </w:rPr>
              <w:fldChar w:fldCharType="end"/>
            </w:r>
          </w:hyperlink>
        </w:p>
        <w:p w14:paraId="14DD258E" w14:textId="15604D31"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49" w:history="1">
            <w:r w:rsidRPr="00413794">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Cancel or Close an End of Tenancy</w:t>
            </w:r>
            <w:r>
              <w:rPr>
                <w:noProof/>
                <w:webHidden/>
              </w:rPr>
              <w:tab/>
            </w:r>
            <w:r>
              <w:rPr>
                <w:noProof/>
                <w:webHidden/>
              </w:rPr>
              <w:fldChar w:fldCharType="begin"/>
            </w:r>
            <w:r>
              <w:rPr>
                <w:noProof/>
                <w:webHidden/>
              </w:rPr>
              <w:instrText xml:space="preserve"> PAGEREF _Toc165285449 \h </w:instrText>
            </w:r>
            <w:r>
              <w:rPr>
                <w:noProof/>
                <w:webHidden/>
              </w:rPr>
            </w:r>
            <w:r>
              <w:rPr>
                <w:noProof/>
                <w:webHidden/>
              </w:rPr>
              <w:fldChar w:fldCharType="separate"/>
            </w:r>
            <w:r>
              <w:rPr>
                <w:noProof/>
                <w:webHidden/>
              </w:rPr>
              <w:t>20</w:t>
            </w:r>
            <w:r>
              <w:rPr>
                <w:noProof/>
                <w:webHidden/>
              </w:rPr>
              <w:fldChar w:fldCharType="end"/>
            </w:r>
          </w:hyperlink>
        </w:p>
        <w:p w14:paraId="02F66A44" w14:textId="5F5CAE58"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50" w:history="1">
            <w:r w:rsidRPr="00413794">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Reports &amp; Dashboards</w:t>
            </w:r>
            <w:r>
              <w:rPr>
                <w:noProof/>
                <w:webHidden/>
              </w:rPr>
              <w:tab/>
            </w:r>
            <w:r>
              <w:rPr>
                <w:noProof/>
                <w:webHidden/>
              </w:rPr>
              <w:fldChar w:fldCharType="begin"/>
            </w:r>
            <w:r>
              <w:rPr>
                <w:noProof/>
                <w:webHidden/>
              </w:rPr>
              <w:instrText xml:space="preserve"> PAGEREF _Toc165285450 \h </w:instrText>
            </w:r>
            <w:r>
              <w:rPr>
                <w:noProof/>
                <w:webHidden/>
              </w:rPr>
            </w:r>
            <w:r>
              <w:rPr>
                <w:noProof/>
                <w:webHidden/>
              </w:rPr>
              <w:fldChar w:fldCharType="separate"/>
            </w:r>
            <w:r>
              <w:rPr>
                <w:noProof/>
                <w:webHidden/>
              </w:rPr>
              <w:t>21</w:t>
            </w:r>
            <w:r>
              <w:rPr>
                <w:noProof/>
                <w:webHidden/>
              </w:rPr>
              <w:fldChar w:fldCharType="end"/>
            </w:r>
          </w:hyperlink>
        </w:p>
        <w:p w14:paraId="42577697" w14:textId="5D8959F4"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1" w:history="1">
            <w:r w:rsidRPr="00413794">
              <w:rPr>
                <w:rStyle w:val="Hyperlink"/>
                <w:noProof/>
              </w:rPr>
              <w:t>6.1</w:t>
            </w:r>
            <w:r>
              <w:rPr>
                <w:rFonts w:asciiTheme="minorHAnsi" w:eastAsiaTheme="minorEastAsia" w:hAnsiTheme="minorHAnsi" w:cstheme="minorBidi"/>
                <w:noProof/>
                <w:kern w:val="2"/>
                <w14:ligatures w14:val="standardContextual"/>
              </w:rPr>
              <w:tab/>
            </w:r>
            <w:r w:rsidRPr="00413794">
              <w:rPr>
                <w:rStyle w:val="Hyperlink"/>
                <w:noProof/>
              </w:rPr>
              <w:t>Onsite Property Management Reports</w:t>
            </w:r>
            <w:r>
              <w:rPr>
                <w:noProof/>
                <w:webHidden/>
              </w:rPr>
              <w:tab/>
            </w:r>
            <w:r>
              <w:rPr>
                <w:noProof/>
                <w:webHidden/>
              </w:rPr>
              <w:fldChar w:fldCharType="begin"/>
            </w:r>
            <w:r>
              <w:rPr>
                <w:noProof/>
                <w:webHidden/>
              </w:rPr>
              <w:instrText xml:space="preserve"> PAGEREF _Toc165285451 \h </w:instrText>
            </w:r>
            <w:r>
              <w:rPr>
                <w:noProof/>
                <w:webHidden/>
              </w:rPr>
            </w:r>
            <w:r>
              <w:rPr>
                <w:noProof/>
                <w:webHidden/>
              </w:rPr>
              <w:fldChar w:fldCharType="separate"/>
            </w:r>
            <w:r>
              <w:rPr>
                <w:noProof/>
                <w:webHidden/>
              </w:rPr>
              <w:t>21</w:t>
            </w:r>
            <w:r>
              <w:rPr>
                <w:noProof/>
                <w:webHidden/>
              </w:rPr>
              <w:fldChar w:fldCharType="end"/>
            </w:r>
          </w:hyperlink>
        </w:p>
        <w:p w14:paraId="306D4810" w14:textId="7047E44B"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2" w:history="1">
            <w:r w:rsidRPr="00413794">
              <w:rPr>
                <w:rStyle w:val="Hyperlink"/>
                <w:noProof/>
              </w:rPr>
              <w:t>6.2</w:t>
            </w:r>
            <w:r>
              <w:rPr>
                <w:rFonts w:asciiTheme="minorHAnsi" w:eastAsiaTheme="minorEastAsia" w:hAnsiTheme="minorHAnsi" w:cstheme="minorBidi"/>
                <w:noProof/>
                <w:kern w:val="2"/>
                <w14:ligatures w14:val="standardContextual"/>
              </w:rPr>
              <w:tab/>
            </w:r>
            <w:r w:rsidRPr="00413794">
              <w:rPr>
                <w:rStyle w:val="Hyperlink"/>
                <w:noProof/>
              </w:rPr>
              <w:t>Cost of Void Report</w:t>
            </w:r>
            <w:r>
              <w:rPr>
                <w:noProof/>
                <w:webHidden/>
              </w:rPr>
              <w:tab/>
            </w:r>
            <w:r>
              <w:rPr>
                <w:noProof/>
                <w:webHidden/>
              </w:rPr>
              <w:fldChar w:fldCharType="begin"/>
            </w:r>
            <w:r>
              <w:rPr>
                <w:noProof/>
                <w:webHidden/>
              </w:rPr>
              <w:instrText xml:space="preserve"> PAGEREF _Toc165285452 \h </w:instrText>
            </w:r>
            <w:r>
              <w:rPr>
                <w:noProof/>
                <w:webHidden/>
              </w:rPr>
            </w:r>
            <w:r>
              <w:rPr>
                <w:noProof/>
                <w:webHidden/>
              </w:rPr>
              <w:fldChar w:fldCharType="separate"/>
            </w:r>
            <w:r>
              <w:rPr>
                <w:noProof/>
                <w:webHidden/>
              </w:rPr>
              <w:t>21</w:t>
            </w:r>
            <w:r>
              <w:rPr>
                <w:noProof/>
                <w:webHidden/>
              </w:rPr>
              <w:fldChar w:fldCharType="end"/>
            </w:r>
          </w:hyperlink>
        </w:p>
        <w:p w14:paraId="6B726A0C" w14:textId="3F65F613"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3" w:history="1">
            <w:r w:rsidRPr="00413794">
              <w:rPr>
                <w:rStyle w:val="Hyperlink"/>
                <w:noProof/>
              </w:rPr>
              <w:t>6.3</w:t>
            </w:r>
            <w:r>
              <w:rPr>
                <w:rFonts w:asciiTheme="minorHAnsi" w:eastAsiaTheme="minorEastAsia" w:hAnsiTheme="minorHAnsi" w:cstheme="minorBidi"/>
                <w:noProof/>
                <w:kern w:val="2"/>
                <w14:ligatures w14:val="standardContextual"/>
              </w:rPr>
              <w:tab/>
            </w:r>
            <w:r w:rsidRPr="00413794">
              <w:rPr>
                <w:rStyle w:val="Hyperlink"/>
                <w:noProof/>
              </w:rPr>
              <w:t>Asset Management Reports</w:t>
            </w:r>
            <w:r>
              <w:rPr>
                <w:noProof/>
                <w:webHidden/>
              </w:rPr>
              <w:tab/>
            </w:r>
            <w:r>
              <w:rPr>
                <w:noProof/>
                <w:webHidden/>
              </w:rPr>
              <w:fldChar w:fldCharType="begin"/>
            </w:r>
            <w:r>
              <w:rPr>
                <w:noProof/>
                <w:webHidden/>
              </w:rPr>
              <w:instrText xml:space="preserve"> PAGEREF _Toc165285453 \h </w:instrText>
            </w:r>
            <w:r>
              <w:rPr>
                <w:noProof/>
                <w:webHidden/>
              </w:rPr>
            </w:r>
            <w:r>
              <w:rPr>
                <w:noProof/>
                <w:webHidden/>
              </w:rPr>
              <w:fldChar w:fldCharType="separate"/>
            </w:r>
            <w:r>
              <w:rPr>
                <w:noProof/>
                <w:webHidden/>
              </w:rPr>
              <w:t>22</w:t>
            </w:r>
            <w:r>
              <w:rPr>
                <w:noProof/>
                <w:webHidden/>
              </w:rPr>
              <w:fldChar w:fldCharType="end"/>
            </w:r>
          </w:hyperlink>
        </w:p>
        <w:p w14:paraId="1F5B3F34" w14:textId="31E736E6"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54" w:history="1">
            <w:r w:rsidRPr="00413794">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End of Tenancy Owners</w:t>
            </w:r>
            <w:r>
              <w:rPr>
                <w:noProof/>
                <w:webHidden/>
              </w:rPr>
              <w:tab/>
            </w:r>
            <w:r>
              <w:rPr>
                <w:noProof/>
                <w:webHidden/>
              </w:rPr>
              <w:fldChar w:fldCharType="begin"/>
            </w:r>
            <w:r>
              <w:rPr>
                <w:noProof/>
                <w:webHidden/>
              </w:rPr>
              <w:instrText xml:space="preserve"> PAGEREF _Toc165285454 \h </w:instrText>
            </w:r>
            <w:r>
              <w:rPr>
                <w:noProof/>
                <w:webHidden/>
              </w:rPr>
            </w:r>
            <w:r>
              <w:rPr>
                <w:noProof/>
                <w:webHidden/>
              </w:rPr>
              <w:fldChar w:fldCharType="separate"/>
            </w:r>
            <w:r>
              <w:rPr>
                <w:noProof/>
                <w:webHidden/>
              </w:rPr>
              <w:t>23</w:t>
            </w:r>
            <w:r>
              <w:rPr>
                <w:noProof/>
                <w:webHidden/>
              </w:rPr>
              <w:fldChar w:fldCharType="end"/>
            </w:r>
          </w:hyperlink>
        </w:p>
        <w:p w14:paraId="0A9476A6" w14:textId="29BE3156"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5" w:history="1">
            <w:r w:rsidRPr="00413794">
              <w:rPr>
                <w:rStyle w:val="Hyperlink"/>
                <w:noProof/>
              </w:rPr>
              <w:t>7.1</w:t>
            </w:r>
            <w:r>
              <w:rPr>
                <w:rFonts w:asciiTheme="minorHAnsi" w:eastAsiaTheme="minorEastAsia" w:hAnsiTheme="minorHAnsi" w:cstheme="minorBidi"/>
                <w:noProof/>
                <w:kern w:val="2"/>
                <w14:ligatures w14:val="standardContextual"/>
              </w:rPr>
              <w:tab/>
            </w:r>
            <w:r w:rsidRPr="00413794">
              <w:rPr>
                <w:rStyle w:val="Hyperlink"/>
                <w:noProof/>
              </w:rPr>
              <w:t>Finding My End of Tenancies</w:t>
            </w:r>
            <w:r>
              <w:rPr>
                <w:noProof/>
                <w:webHidden/>
              </w:rPr>
              <w:tab/>
            </w:r>
            <w:r>
              <w:rPr>
                <w:noProof/>
                <w:webHidden/>
              </w:rPr>
              <w:fldChar w:fldCharType="begin"/>
            </w:r>
            <w:r>
              <w:rPr>
                <w:noProof/>
                <w:webHidden/>
              </w:rPr>
              <w:instrText xml:space="preserve"> PAGEREF _Toc165285455 \h </w:instrText>
            </w:r>
            <w:r>
              <w:rPr>
                <w:noProof/>
                <w:webHidden/>
              </w:rPr>
            </w:r>
            <w:r>
              <w:rPr>
                <w:noProof/>
                <w:webHidden/>
              </w:rPr>
              <w:fldChar w:fldCharType="separate"/>
            </w:r>
            <w:r>
              <w:rPr>
                <w:noProof/>
                <w:webHidden/>
              </w:rPr>
              <w:t>23</w:t>
            </w:r>
            <w:r>
              <w:rPr>
                <w:noProof/>
                <w:webHidden/>
              </w:rPr>
              <w:fldChar w:fldCharType="end"/>
            </w:r>
          </w:hyperlink>
        </w:p>
        <w:p w14:paraId="7C988017" w14:textId="6F32452C"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6" w:history="1">
            <w:r w:rsidRPr="00413794">
              <w:rPr>
                <w:rStyle w:val="Hyperlink"/>
                <w:noProof/>
              </w:rPr>
              <w:t>7.2</w:t>
            </w:r>
            <w:r>
              <w:rPr>
                <w:rFonts w:asciiTheme="minorHAnsi" w:eastAsiaTheme="minorEastAsia" w:hAnsiTheme="minorHAnsi" w:cstheme="minorBidi"/>
                <w:noProof/>
                <w:kern w:val="2"/>
                <w14:ligatures w14:val="standardContextual"/>
              </w:rPr>
              <w:tab/>
            </w:r>
            <w:r w:rsidRPr="00413794">
              <w:rPr>
                <w:rStyle w:val="Hyperlink"/>
                <w:noProof/>
              </w:rPr>
              <w:t>End of Tenancies at Risk</w:t>
            </w:r>
            <w:r>
              <w:rPr>
                <w:noProof/>
                <w:webHidden/>
              </w:rPr>
              <w:tab/>
            </w:r>
            <w:r>
              <w:rPr>
                <w:noProof/>
                <w:webHidden/>
              </w:rPr>
              <w:fldChar w:fldCharType="begin"/>
            </w:r>
            <w:r>
              <w:rPr>
                <w:noProof/>
                <w:webHidden/>
              </w:rPr>
              <w:instrText xml:space="preserve"> PAGEREF _Toc165285456 \h </w:instrText>
            </w:r>
            <w:r>
              <w:rPr>
                <w:noProof/>
                <w:webHidden/>
              </w:rPr>
            </w:r>
            <w:r>
              <w:rPr>
                <w:noProof/>
                <w:webHidden/>
              </w:rPr>
              <w:fldChar w:fldCharType="separate"/>
            </w:r>
            <w:r>
              <w:rPr>
                <w:noProof/>
                <w:webHidden/>
              </w:rPr>
              <w:t>23</w:t>
            </w:r>
            <w:r>
              <w:rPr>
                <w:noProof/>
                <w:webHidden/>
              </w:rPr>
              <w:fldChar w:fldCharType="end"/>
            </w:r>
          </w:hyperlink>
        </w:p>
        <w:p w14:paraId="0176DEA2" w14:textId="6B75B432"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7" w:history="1">
            <w:r w:rsidRPr="00413794">
              <w:rPr>
                <w:rStyle w:val="Hyperlink"/>
                <w:noProof/>
              </w:rPr>
              <w:t>7.3</w:t>
            </w:r>
            <w:r>
              <w:rPr>
                <w:rFonts w:asciiTheme="minorHAnsi" w:eastAsiaTheme="minorEastAsia" w:hAnsiTheme="minorHAnsi" w:cstheme="minorBidi"/>
                <w:noProof/>
                <w:kern w:val="2"/>
                <w14:ligatures w14:val="standardContextual"/>
              </w:rPr>
              <w:tab/>
            </w:r>
            <w:r w:rsidRPr="00413794">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_Toc165285457 \h </w:instrText>
            </w:r>
            <w:r>
              <w:rPr>
                <w:noProof/>
                <w:webHidden/>
              </w:rPr>
            </w:r>
            <w:r>
              <w:rPr>
                <w:noProof/>
                <w:webHidden/>
              </w:rPr>
              <w:fldChar w:fldCharType="separate"/>
            </w:r>
            <w:r>
              <w:rPr>
                <w:noProof/>
                <w:webHidden/>
              </w:rPr>
              <w:t>24</w:t>
            </w:r>
            <w:r>
              <w:rPr>
                <w:noProof/>
                <w:webHidden/>
              </w:rPr>
              <w:fldChar w:fldCharType="end"/>
            </w:r>
          </w:hyperlink>
        </w:p>
        <w:p w14:paraId="4360F78A" w14:textId="12E6C1BE"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65285433"/>
      <w:bookmarkEnd w:id="0"/>
      <w:r w:rsidRPr="00C75CE6">
        <w:lastRenderedPageBreak/>
        <w:t>Overview</w:t>
      </w:r>
      <w:bookmarkEnd w:id="1"/>
      <w:bookmarkEnd w:id="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007D0126" w:rsidRPr="00577747">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30C6970" w14:textId="3D7AF975" w:rsidR="00E51730" w:rsidDel="00F27416" w:rsidRDefault="00E51730" w:rsidP="001B47E0">
      <w:pPr>
        <w:pStyle w:val="NoParagraphStyle"/>
        <w:rPr>
          <w:del w:id="3" w:author="Nikki Papenfus" w:date="2024-04-26T16:58:00Z" w16du:dateUtc="2024-04-26T14:58:00Z"/>
          <w:lang w:val="en-US"/>
        </w:rPr>
      </w:pPr>
    </w:p>
    <w:p w14:paraId="7D11E9C1" w14:textId="4F8C34B1" w:rsidR="00BD2C76" w:rsidRDefault="00BC7EB9" w:rsidP="00B10463">
      <w:pPr>
        <w:pStyle w:val="NoParagraphStyle"/>
        <w:rPr>
          <w:lang w:val="en-US"/>
        </w:rPr>
      </w:pPr>
      <w:del w:id="4" w:author="Nikki Papenfus" w:date="2024-04-26T16:58:00Z" w16du:dateUtc="2024-04-26T14:58:00Z">
        <w:r w:rsidRPr="00BC7EB9" w:rsidDel="00853A04">
          <w:rPr>
            <w:noProof/>
            <w:lang w:val="en-US"/>
          </w:rPr>
          <w:drawing>
            <wp:inline distT="0" distB="0" distL="0" distR="0" wp14:anchorId="5994F2B9" wp14:editId="5E63B937">
              <wp:extent cx="7387984" cy="3776870"/>
              <wp:effectExtent l="0" t="0" r="0" b="889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387984" cy="3776870"/>
                      </a:xfrm>
                      <a:prstGeom prst="rect">
                        <a:avLst/>
                      </a:prstGeom>
                    </pic:spPr>
                  </pic:pic>
                </a:graphicData>
              </a:graphic>
            </wp:inline>
          </w:drawing>
        </w:r>
      </w:del>
      <w:ins w:id="5" w:author="Nikki Papenfus" w:date="2024-04-26T16:58:00Z" w16du:dateUtc="2024-04-26T14:58:00Z">
        <w:r w:rsidR="00853A04" w:rsidRPr="00853A04">
          <w:rPr>
            <w:noProof/>
            <w:lang w:val="en-US"/>
          </w:rPr>
          <w:drawing>
            <wp:inline distT="0" distB="0" distL="0" distR="0" wp14:anchorId="50CE555F" wp14:editId="7BF9A3DF">
              <wp:extent cx="6734175" cy="3690126"/>
              <wp:effectExtent l="0" t="0" r="0" b="5715"/>
              <wp:docPr id="14202637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3716" name="Picture 1" descr="A diagram of a company&#10;&#10;Description automatically generated"/>
                      <pic:cNvPicPr/>
                    </pic:nvPicPr>
                    <pic:blipFill>
                      <a:blip r:embed="rId14"/>
                      <a:stretch>
                        <a:fillRect/>
                      </a:stretch>
                    </pic:blipFill>
                    <pic:spPr>
                      <a:xfrm>
                        <a:off x="0" y="0"/>
                        <a:ext cx="6753816" cy="3700888"/>
                      </a:xfrm>
                      <a:prstGeom prst="rect">
                        <a:avLst/>
                      </a:prstGeom>
                    </pic:spPr>
                  </pic:pic>
                </a:graphicData>
              </a:graphic>
            </wp:inline>
          </w:drawing>
        </w:r>
      </w:ins>
    </w:p>
    <w:p w14:paraId="02472D56" w14:textId="77777777" w:rsidR="000B58E2" w:rsidRDefault="000B58E2" w:rsidP="00B10463">
      <w:pPr>
        <w:pStyle w:val="NoParagraphStyle"/>
        <w:rPr>
          <w:lang w:val="en-US"/>
        </w:rPr>
      </w:pPr>
    </w:p>
    <w:p w14:paraId="245F9E6C" w14:textId="148ED37C" w:rsidR="000B58E2" w:rsidRPr="00CD4C46" w:rsidRDefault="000B58E2" w:rsidP="00B10463">
      <w:pPr>
        <w:pStyle w:val="NoParagraphStyle"/>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6"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F86A41">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F86A41"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sidRPr="00F86A41">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14:paraId="6CA022D6" w14:textId="54DC0C38" w:rsidR="002B6F88"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14:paraId="5A1DBAE4" w14:textId="4388DFC7" w:rsidR="00DB5916"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00DC72C4" w:rsidRPr="00F86A41">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007D0126" w:rsidRPr="00F86A41">
        <w:rPr>
          <w:rFonts w:asciiTheme="minorHAnsi" w:hAnsiTheme="minorHAnsi" w:cstheme="minorHAnsi"/>
          <w:noProof/>
        </w:rPr>
        <w:t xml:space="preserve"> </w:t>
      </w:r>
      <w:r w:rsidRPr="00F86A41">
        <w:rPr>
          <w:rFonts w:asciiTheme="minorHAnsi" w:hAnsiTheme="minorHAnsi" w:cstheme="minorHAnsi"/>
          <w:noProof/>
        </w:rPr>
        <w:t>only) is updated.</w:t>
      </w:r>
    </w:p>
    <w:p w14:paraId="69E3337B" w14:textId="77777777" w:rsidR="00AC1D68" w:rsidRDefault="00AC1D68">
      <w:pPr>
        <w:rPr>
          <w:ins w:id="7" w:author="Nikki Papenfus" w:date="2024-04-29T09:30:00Z" w16du:dateUtc="2024-04-29T07:30:00Z"/>
        </w:rPr>
      </w:pPr>
      <w:ins w:id="8" w:author="Nikki Papenfus" w:date="2024-04-29T09:30:00Z" w16du:dateUtc="2024-04-29T07:30:00Z">
        <w:r>
          <w:br w:type="page"/>
        </w:r>
      </w:ins>
    </w:p>
    <w:p w14:paraId="3B651AF2" w14:textId="111CAB4C" w:rsidR="00095E83" w:rsidRPr="00DA1F02" w:rsidRDefault="0084177E" w:rsidP="00B10463">
      <w:pPr>
        <w:spacing w:after="240"/>
        <w:rPr>
          <w:rFonts w:asciiTheme="minorHAnsi" w:hAnsiTheme="minorHAnsi" w:cstheme="minorHAnsi"/>
          <w:noProof/>
          <w:sz w:val="22"/>
          <w:szCs w:val="22"/>
          <w:rPrChange w:id="9" w:author="Nikki Papenfus" w:date="2024-04-29T10:28:00Z" w16du:dateUtc="2024-04-29T08:28:00Z">
            <w:rPr>
              <w:rFonts w:ascii="Arial" w:eastAsiaTheme="minorHAnsi" w:hAnsi="Arial"/>
              <w:b/>
              <w:iCs/>
              <w:color w:val="246369" w:themeColor="accent1"/>
              <w:sz w:val="22"/>
              <w:szCs w:val="22"/>
            </w:rPr>
          </w:rPrChange>
        </w:rPr>
      </w:pPr>
      <w:ins w:id="10" w:author="Nikki Papenfus" w:date="2024-04-29T09:42:00Z" w16du:dateUtc="2024-04-29T07:42:00Z">
        <w:r>
          <w:rPr>
            <w:rFonts w:asciiTheme="minorHAnsi" w:hAnsiTheme="minorHAnsi" w:cstheme="minorHAnsi"/>
            <w:noProof/>
            <w:sz w:val="22"/>
            <w:szCs w:val="22"/>
          </w:rPr>
          <w:t xml:space="preserve">A slightly different sequence of tasks is availble for </w:t>
        </w:r>
        <w:r w:rsidRPr="00B10463">
          <w:rPr>
            <w:rFonts w:asciiTheme="minorHAnsi" w:hAnsiTheme="minorHAnsi" w:cstheme="minorHAnsi"/>
            <w:b/>
            <w:bCs/>
            <w:noProof/>
            <w:color w:val="246369" w:themeColor="accent1"/>
            <w:sz w:val="22"/>
            <w:szCs w:val="22"/>
          </w:rPr>
          <w:t>Grainger Trust</w:t>
        </w:r>
        <w:r w:rsidRPr="00B10463">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units. </w:t>
        </w:r>
      </w:ins>
      <w:ins w:id="11" w:author="Nikki Papenfus" w:date="2024-04-29T09:43:00Z" w16du:dateUtc="2024-04-29T07:43:00Z">
        <w:r w:rsidR="002F29AE">
          <w:rPr>
            <w:rFonts w:asciiTheme="minorHAnsi" w:hAnsiTheme="minorHAnsi" w:cstheme="minorHAnsi"/>
            <w:noProof/>
            <w:sz w:val="22"/>
            <w:szCs w:val="22"/>
          </w:rPr>
          <w:t>In this timeline, the task to Check Unit Condition will only tak</w:t>
        </w:r>
      </w:ins>
      <w:ins w:id="12" w:author="Nikki Papenfus" w:date="2024-04-29T10:47:00Z" w16du:dateUtc="2024-04-29T08:47:00Z">
        <w:r w:rsidR="005A63F3">
          <w:rPr>
            <w:rFonts w:asciiTheme="minorHAnsi" w:hAnsiTheme="minorHAnsi" w:cstheme="minorHAnsi"/>
            <w:noProof/>
            <w:sz w:val="22"/>
            <w:szCs w:val="22"/>
          </w:rPr>
          <w:t>e</w:t>
        </w:r>
      </w:ins>
      <w:ins w:id="13" w:author="Nikki Papenfus" w:date="2024-04-29T09:43:00Z" w16du:dateUtc="2024-04-29T07:43:00Z">
        <w:r w:rsidR="002F29AE">
          <w:rPr>
            <w:rFonts w:asciiTheme="minorHAnsi" w:hAnsiTheme="minorHAnsi" w:cstheme="minorHAnsi"/>
            <w:noProof/>
            <w:sz w:val="22"/>
            <w:szCs w:val="22"/>
          </w:rPr>
          <w:t xml:space="preserve"> place after </w:t>
        </w:r>
      </w:ins>
      <w:ins w:id="14" w:author="Nikki Papenfus" w:date="2024-04-29T10:48:00Z" w16du:dateUtc="2024-04-29T08:48:00Z">
        <w:r w:rsidR="005A63F3">
          <w:rPr>
            <w:rFonts w:asciiTheme="minorHAnsi" w:hAnsiTheme="minorHAnsi" w:cstheme="minorHAnsi"/>
            <w:noProof/>
            <w:sz w:val="22"/>
            <w:szCs w:val="22"/>
          </w:rPr>
          <w:t>all works are complete</w:t>
        </w:r>
      </w:ins>
      <w:ins w:id="15" w:author="Nikki Papenfus" w:date="2024-04-29T09:30:00Z" w16du:dateUtc="2024-04-29T07:30:00Z">
        <w:r w:rsidR="00AC1D68" w:rsidRPr="00F86A41">
          <w:rPr>
            <w:rFonts w:asciiTheme="minorHAnsi" w:hAnsiTheme="minorHAnsi" w:cstheme="minorHAnsi"/>
            <w:noProof/>
            <w:sz w:val="22"/>
            <w:szCs w:val="22"/>
          </w:rPr>
          <w:t>:</w:t>
        </w:r>
      </w:ins>
      <w:del w:id="16" w:author="Nikki Papenfus" w:date="2024-04-29T09:30:00Z" w16du:dateUtc="2024-04-29T07:30:00Z">
        <w:r w:rsidR="00095E83" w:rsidDel="00AC1D68">
          <w:br w:type="page"/>
        </w:r>
      </w:del>
    </w:p>
    <w:p w14:paraId="51C3DBD1" w14:textId="77777777" w:rsidR="00AC1D68" w:rsidRDefault="00907D57" w:rsidP="00AC1D68">
      <w:pPr>
        <w:ind w:left="-709"/>
        <w:rPr>
          <w:ins w:id="17" w:author="Nikki Papenfus" w:date="2024-04-29T10:28:00Z" w16du:dateUtc="2024-04-29T08:28:00Z"/>
        </w:rPr>
      </w:pPr>
      <w:ins w:id="18" w:author="Nikki Papenfus" w:date="2024-04-29T09:29:00Z" w16du:dateUtc="2024-04-29T07:29:00Z">
        <w:r w:rsidRPr="00907D57">
          <w:drawing>
            <wp:inline distT="0" distB="0" distL="0" distR="0" wp14:anchorId="0D24D8A4" wp14:editId="67621319">
              <wp:extent cx="6810375" cy="3681676"/>
              <wp:effectExtent l="0" t="0" r="0" b="0"/>
              <wp:docPr id="1555989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141" name="Picture 1" descr="A screenshot of a computer&#10;&#10;Description automatically generated"/>
                      <pic:cNvPicPr/>
                    </pic:nvPicPr>
                    <pic:blipFill>
                      <a:blip r:embed="rId15"/>
                      <a:stretch>
                        <a:fillRect/>
                      </a:stretch>
                    </pic:blipFill>
                    <pic:spPr>
                      <a:xfrm>
                        <a:off x="0" y="0"/>
                        <a:ext cx="6829124" cy="3691812"/>
                      </a:xfrm>
                      <a:prstGeom prst="rect">
                        <a:avLst/>
                      </a:prstGeom>
                    </pic:spPr>
                  </pic:pic>
                </a:graphicData>
              </a:graphic>
            </wp:inline>
          </w:drawing>
        </w:r>
        <w:r w:rsidRPr="00907D57">
          <w:t xml:space="preserve"> </w:t>
        </w:r>
      </w:ins>
    </w:p>
    <w:p w14:paraId="1ED09B3E" w14:textId="77777777" w:rsidR="00DA1F02" w:rsidRDefault="00DA1F02" w:rsidP="00AC1D68">
      <w:pPr>
        <w:ind w:left="-709"/>
        <w:rPr>
          <w:ins w:id="19" w:author="Nikki Papenfus" w:date="2024-04-29T10:28:00Z" w16du:dateUtc="2024-04-29T08:28:00Z"/>
        </w:rPr>
      </w:pPr>
    </w:p>
    <w:p w14:paraId="7EBEAEA2" w14:textId="77777777" w:rsidR="009A1C51" w:rsidRDefault="009A1C51">
      <w:pPr>
        <w:rPr>
          <w:ins w:id="20" w:author="Nikki Papenfus" w:date="2024-04-29T12:16:00Z" w16du:dateUtc="2024-04-29T10:16:00Z"/>
          <w:rFonts w:ascii="Arial" w:eastAsiaTheme="minorHAnsi" w:hAnsi="Arial"/>
          <w:b/>
          <w:iCs/>
          <w:color w:val="246369" w:themeColor="accent1"/>
          <w:sz w:val="22"/>
          <w:szCs w:val="22"/>
        </w:rPr>
      </w:pPr>
      <w:ins w:id="21" w:author="Nikki Papenfus" w:date="2024-04-29T12:16:00Z" w16du:dateUtc="2024-04-29T10:16:00Z">
        <w:r>
          <w:br w:type="page"/>
        </w:r>
      </w:ins>
    </w:p>
    <w:p w14:paraId="6933D411" w14:textId="610E5ACF" w:rsidR="00B57206" w:rsidRDefault="00CA6F1B" w:rsidP="00CA6F1B">
      <w:pPr>
        <w:pStyle w:val="GraingerBoldTextTealRule"/>
      </w:pPr>
      <w:r>
        <w:t>Interaction between End of Tenancy &amp; other Tenancy-</w:t>
      </w:r>
      <w:r w:rsidR="00BC7EB9">
        <w:t>R</w:t>
      </w:r>
      <w:r>
        <w:t xml:space="preserve">elated </w:t>
      </w:r>
      <w:r w:rsidR="00BC7EB9">
        <w:t>O</w:t>
      </w:r>
      <w:r>
        <w:t>bjects in Salesforce</w:t>
      </w:r>
    </w:p>
    <w:p w14:paraId="2D0ABE14" w14:textId="555EF257" w:rsidR="00D43679" w:rsidRDefault="00D43679" w:rsidP="00D43679">
      <w:pPr>
        <w:spacing w:before="240" w:after="240"/>
        <w:rPr>
          <w:ins w:id="22" w:author="Nikki Papenfus" w:date="2024-04-29T10:29:00Z" w16du:dateUtc="2024-04-29T08:29:00Z"/>
          <w:rFonts w:asciiTheme="minorHAnsi" w:hAnsiTheme="minorHAnsi" w:cstheme="minorHAnsi"/>
          <w:noProof/>
          <w:sz w:val="22"/>
          <w:szCs w:val="2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14:paraId="4D8E0F19" w14:textId="067A97CE" w:rsidR="000D5178" w:rsidRPr="00CA227C" w:rsidDel="009A1C51" w:rsidRDefault="000D5178" w:rsidP="00B10463">
      <w:pPr>
        <w:spacing w:before="240" w:after="240"/>
        <w:ind w:left="-1134"/>
        <w:rPr>
          <w:del w:id="23" w:author="Nikki Papenfus" w:date="2024-04-29T12:16:00Z" w16du:dateUtc="2024-04-29T10:16:00Z"/>
          <w:rFonts w:asciiTheme="minorHAnsi" w:hAnsiTheme="minorHAnsi" w:cstheme="minorHAnsi"/>
          <w:noProof/>
          <w:sz w:val="12"/>
          <w:szCs w:val="12"/>
        </w:rPr>
      </w:pPr>
    </w:p>
    <w:p w14:paraId="0CB4B762" w14:textId="10649423" w:rsidR="00210B51" w:rsidRDefault="00843DB4" w:rsidP="00B10463">
      <w:pPr>
        <w:pStyle w:val="NormalIndent"/>
        <w:spacing w:after="360"/>
        <w:ind w:left="-1276"/>
        <w:rPr>
          <w:highlight w:val="yellow"/>
        </w:rPr>
      </w:pPr>
      <w:del w:id="24" w:author="Nikki Papenfus" w:date="2024-04-29T12:16:00Z" w16du:dateUtc="2024-04-29T10:16:00Z">
        <w:r w:rsidRPr="00843DB4" w:rsidDel="009A1C51">
          <w:rPr>
            <w:noProof/>
          </w:rPr>
          <w:drawing>
            <wp:inline distT="0" distB="0" distL="0" distR="0" wp14:anchorId="3ADABF92" wp14:editId="2818548B">
              <wp:extent cx="7372547" cy="4727276"/>
              <wp:effectExtent l="0" t="0" r="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rotWithShape="1">
                      <a:blip r:embed="rId16"/>
                      <a:srcRect t="1080" b="-2236"/>
                      <a:stretch/>
                    </pic:blipFill>
                    <pic:spPr bwMode="auto">
                      <a:xfrm>
                        <a:off x="0" y="0"/>
                        <a:ext cx="7388900" cy="4737762"/>
                      </a:xfrm>
                      <a:prstGeom prst="rect">
                        <a:avLst/>
                      </a:prstGeom>
                      <a:ln>
                        <a:noFill/>
                      </a:ln>
                      <a:extLst>
                        <a:ext uri="{53640926-AAD7-44D8-BBD7-CCE9431645EC}">
                          <a14:shadowObscured xmlns:a14="http://schemas.microsoft.com/office/drawing/2010/main"/>
                        </a:ext>
                      </a:extLst>
                    </pic:spPr>
                  </pic:pic>
                </a:graphicData>
              </a:graphic>
            </wp:inline>
          </w:drawing>
        </w:r>
      </w:del>
      <w:ins w:id="25" w:author="Nikki Papenfus" w:date="2024-04-29T12:16:00Z" w16du:dateUtc="2024-04-29T10:16:00Z">
        <w:r w:rsidR="009A1C51" w:rsidRPr="009A1C51">
          <w:drawing>
            <wp:inline distT="0" distB="0" distL="0" distR="0" wp14:anchorId="065E568B" wp14:editId="42CC11C1">
              <wp:extent cx="7200900" cy="3686615"/>
              <wp:effectExtent l="0" t="0" r="0" b="9525"/>
              <wp:docPr id="219570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0465" name="Picture 1" descr="A screenshot of a computer&#10;&#10;Description automatically generated"/>
                      <pic:cNvPicPr/>
                    </pic:nvPicPr>
                    <pic:blipFill>
                      <a:blip r:embed="rId17"/>
                      <a:stretch>
                        <a:fillRect/>
                      </a:stretch>
                    </pic:blipFill>
                    <pic:spPr>
                      <a:xfrm>
                        <a:off x="0" y="0"/>
                        <a:ext cx="7219005" cy="3695884"/>
                      </a:xfrm>
                      <a:prstGeom prst="rect">
                        <a:avLst/>
                      </a:prstGeom>
                    </pic:spPr>
                  </pic:pic>
                </a:graphicData>
              </a:graphic>
            </wp:inline>
          </w:drawing>
        </w:r>
      </w:ins>
    </w:p>
    <w:p w14:paraId="4025F5CD" w14:textId="418DCCD0" w:rsidR="00282E80" w:rsidRDefault="00F86A41" w:rsidP="00282E8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00852047" w:rsidRPr="00CA227C">
        <w:rPr>
          <w:rFonts w:asciiTheme="minorHAnsi" w:hAnsiTheme="minorHAnsi" w:cstheme="minorHAnsi"/>
          <w:noProof/>
        </w:rPr>
        <w:t xml:space="preserve">and estimated </w:t>
      </w:r>
      <w:r w:rsidR="00852047" w:rsidRPr="00F86A41">
        <w:rPr>
          <w:rFonts w:asciiTheme="minorHAnsi" w:hAnsiTheme="minorHAnsi" w:cstheme="minorHAnsi"/>
          <w:b/>
          <w:bCs/>
          <w:noProof/>
          <w:color w:val="246369" w:themeColor="accent1"/>
        </w:rPr>
        <w:t>Available Date</w:t>
      </w:r>
      <w:r w:rsidR="00852047" w:rsidRPr="00F86A41">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 xml:space="preserve">Future Vacant Date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Default="00CA227C" w:rsidP="005F5786">
      <w:pPr>
        <w:pStyle w:val="ListParagraph"/>
        <w:numPr>
          <w:ilvl w:val="1"/>
          <w:numId w:val="63"/>
        </w:numPr>
        <w:spacing w:after="120"/>
        <w:contextualSpacing w:val="0"/>
        <w:rPr>
          <w:ins w:id="26" w:author="Nikki Papenfus" w:date="2024-04-29T10:27:00Z" w16du:dateUtc="2024-04-29T08:27:00Z"/>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5ADA783C" w14:textId="5873E8BB" w:rsidR="0042127F" w:rsidRDefault="00EB5EE4" w:rsidP="005F5786">
      <w:pPr>
        <w:pStyle w:val="ListParagraph"/>
        <w:numPr>
          <w:ilvl w:val="1"/>
          <w:numId w:val="63"/>
        </w:numPr>
        <w:spacing w:after="120"/>
        <w:contextualSpacing w:val="0"/>
        <w:rPr>
          <w:ins w:id="27" w:author="Nikki Papenfus" w:date="2024-04-29T10:29:00Z" w16du:dateUtc="2024-04-29T08:29:00Z"/>
          <w:rFonts w:asciiTheme="minorHAnsi" w:hAnsiTheme="minorHAnsi" w:cstheme="minorHAnsi"/>
          <w:noProof/>
        </w:rPr>
      </w:pPr>
      <w:ins w:id="28" w:author="Nikki Papenfus" w:date="2024-04-29T10:29:00Z" w16du:dateUtc="2024-04-29T08:29:00Z">
        <w:r>
          <w:rPr>
            <w:rFonts w:asciiTheme="minorHAnsi" w:hAnsiTheme="minorHAnsi" w:cstheme="minorHAnsi"/>
            <w:b/>
            <w:bCs/>
            <w:noProof/>
            <w:color w:val="246369" w:themeColor="accent1"/>
          </w:rPr>
          <w:t>C</w:t>
        </w:r>
      </w:ins>
      <w:ins w:id="29" w:author="Nikki Papenfus" w:date="2024-04-29T10:27:00Z" w16du:dateUtc="2024-04-29T08:27:00Z">
        <w:r w:rsidR="0042127F" w:rsidRPr="00B10463">
          <w:rPr>
            <w:rFonts w:asciiTheme="minorHAnsi" w:hAnsiTheme="minorHAnsi" w:cstheme="minorHAnsi"/>
            <w:b/>
            <w:bCs/>
            <w:noProof/>
            <w:color w:val="246369" w:themeColor="accent1"/>
          </w:rPr>
          <w:t>ompliance certificate</w:t>
        </w:r>
        <w:r w:rsidR="0042127F">
          <w:rPr>
            <w:rFonts w:asciiTheme="minorHAnsi" w:hAnsiTheme="minorHAnsi" w:cstheme="minorHAnsi"/>
            <w:noProof/>
          </w:rPr>
          <w:t xml:space="preserve"> information will be </w:t>
        </w:r>
      </w:ins>
      <w:ins w:id="30" w:author="Nikki Papenfus" w:date="2024-04-29T10:32:00Z" w16du:dateUtc="2024-04-29T08:32:00Z">
        <w:r w:rsidR="00ED09E2">
          <w:rPr>
            <w:rFonts w:asciiTheme="minorHAnsi" w:hAnsiTheme="minorHAnsi" w:cstheme="minorHAnsi"/>
            <w:noProof/>
          </w:rPr>
          <w:t>reviewed &amp; updated</w:t>
        </w:r>
      </w:ins>
      <w:ins w:id="31" w:author="Nikki Papenfus" w:date="2024-04-29T10:27:00Z" w16du:dateUtc="2024-04-29T08:27:00Z">
        <w:r w:rsidR="0042127F">
          <w:rPr>
            <w:rFonts w:asciiTheme="minorHAnsi" w:hAnsiTheme="minorHAnsi" w:cstheme="minorHAnsi"/>
            <w:noProof/>
          </w:rPr>
          <w:t xml:space="preserve"> </w:t>
        </w:r>
      </w:ins>
      <w:ins w:id="32" w:author="Nikki Papenfus" w:date="2024-04-29T10:28:00Z" w16du:dateUtc="2024-04-29T08:28:00Z">
        <w:r w:rsidR="00DA1F02">
          <w:rPr>
            <w:rFonts w:asciiTheme="minorHAnsi" w:hAnsiTheme="minorHAnsi" w:cstheme="minorHAnsi"/>
            <w:noProof/>
          </w:rPr>
          <w:t xml:space="preserve">on completion of the </w:t>
        </w:r>
        <w:r w:rsidR="00DA1F02" w:rsidRPr="00B10463">
          <w:rPr>
            <w:rFonts w:asciiTheme="minorHAnsi" w:hAnsiTheme="minorHAnsi" w:cstheme="minorHAnsi"/>
            <w:i/>
            <w:iCs/>
            <w:noProof/>
          </w:rPr>
          <w:t>Check Compliance</w:t>
        </w:r>
        <w:r w:rsidR="00DA1F02">
          <w:rPr>
            <w:rFonts w:asciiTheme="minorHAnsi" w:hAnsiTheme="minorHAnsi" w:cstheme="minorHAnsi"/>
            <w:noProof/>
          </w:rPr>
          <w:t xml:space="preserve"> task.</w:t>
        </w:r>
      </w:ins>
    </w:p>
    <w:p w14:paraId="6FC3E375" w14:textId="7E0E098C" w:rsidR="00EB5EE4" w:rsidRPr="00C27F27" w:rsidRDefault="00EB5EE4" w:rsidP="005F5786">
      <w:pPr>
        <w:pStyle w:val="ListParagraph"/>
        <w:numPr>
          <w:ilvl w:val="1"/>
          <w:numId w:val="63"/>
        </w:numPr>
        <w:spacing w:after="120"/>
        <w:contextualSpacing w:val="0"/>
        <w:rPr>
          <w:rFonts w:asciiTheme="minorHAnsi" w:hAnsiTheme="minorHAnsi" w:cstheme="minorHAnsi"/>
          <w:noProof/>
        </w:rPr>
      </w:pPr>
      <w:ins w:id="33" w:author="Nikki Papenfus" w:date="2024-04-29T10:29:00Z" w16du:dateUtc="2024-04-29T08:29:00Z">
        <w:r w:rsidRPr="00B10463">
          <w:rPr>
            <w:rFonts w:asciiTheme="minorHAnsi" w:hAnsiTheme="minorHAnsi" w:cstheme="minorHAnsi"/>
            <w:noProof/>
          </w:rPr>
          <w:t>Where a unit is under full Axis contract: The</w:t>
        </w:r>
        <w:r>
          <w:rPr>
            <w:rFonts w:asciiTheme="minorHAnsi" w:hAnsiTheme="minorHAnsi" w:cstheme="minorHAnsi"/>
            <w:b/>
            <w:bCs/>
            <w:noProof/>
            <w:color w:val="246369" w:themeColor="accent1"/>
          </w:rPr>
          <w:t xml:space="preserve"> </w:t>
        </w:r>
      </w:ins>
      <w:ins w:id="34" w:author="Nikki Papenfus" w:date="2024-04-29T10:30:00Z" w16du:dateUtc="2024-04-29T08:30:00Z">
        <w:r>
          <w:rPr>
            <w:rFonts w:asciiTheme="minorHAnsi" w:hAnsiTheme="minorHAnsi" w:cstheme="minorHAnsi"/>
            <w:b/>
            <w:bCs/>
            <w:noProof/>
            <w:color w:val="246369" w:themeColor="accent1"/>
          </w:rPr>
          <w:t>k</w:t>
        </w:r>
      </w:ins>
      <w:ins w:id="35" w:author="Nikki Papenfus" w:date="2024-04-29T10:29:00Z" w16du:dateUtc="2024-04-29T08:29:00Z">
        <w:r>
          <w:rPr>
            <w:rFonts w:asciiTheme="minorHAnsi" w:hAnsiTheme="minorHAnsi" w:cstheme="minorHAnsi"/>
            <w:b/>
            <w:bCs/>
            <w:noProof/>
            <w:color w:val="246369" w:themeColor="accent1"/>
          </w:rPr>
          <w:t xml:space="preserve">ey location </w:t>
        </w:r>
      </w:ins>
      <w:ins w:id="36" w:author="Nikki Papenfus" w:date="2024-04-29T12:18:00Z" w16du:dateUtc="2024-04-29T10:18:00Z">
        <w:r w:rsidR="00462437">
          <w:rPr>
            <w:rFonts w:asciiTheme="minorHAnsi" w:hAnsiTheme="minorHAnsi" w:cstheme="minorHAnsi"/>
            <w:b/>
            <w:bCs/>
            <w:noProof/>
            <w:color w:val="246369" w:themeColor="accent1"/>
          </w:rPr>
          <w:t xml:space="preserve">for </w:t>
        </w:r>
      </w:ins>
      <w:ins w:id="37" w:author="Nikki Papenfus" w:date="2024-04-29T10:29:00Z" w16du:dateUtc="2024-04-29T08:29:00Z">
        <w:r>
          <w:rPr>
            <w:rFonts w:asciiTheme="minorHAnsi" w:hAnsiTheme="minorHAnsi" w:cstheme="minorHAnsi"/>
            <w:b/>
            <w:bCs/>
            <w:noProof/>
            <w:color w:val="246369" w:themeColor="accent1"/>
          </w:rPr>
          <w:t>Axis</w:t>
        </w:r>
      </w:ins>
      <w:ins w:id="38" w:author="Nikki Papenfus" w:date="2024-04-29T11:02:00Z" w16du:dateUtc="2024-04-29T09:02:00Z">
        <w:r w:rsidR="004927CD">
          <w:rPr>
            <w:rFonts w:asciiTheme="minorHAnsi" w:hAnsiTheme="minorHAnsi" w:cstheme="minorHAnsi"/>
            <w:b/>
            <w:bCs/>
            <w:noProof/>
            <w:color w:val="246369" w:themeColor="accent1"/>
          </w:rPr>
          <w:t xml:space="preserve"> voids</w:t>
        </w:r>
      </w:ins>
      <w:ins w:id="39" w:author="Nikki Papenfus" w:date="2024-04-29T10:30:00Z" w16du:dateUtc="2024-04-29T08:30:00Z">
        <w:r w:rsidR="00622E85">
          <w:rPr>
            <w:rFonts w:asciiTheme="minorHAnsi" w:hAnsiTheme="minorHAnsi" w:cstheme="minorHAnsi"/>
            <w:b/>
            <w:bCs/>
            <w:noProof/>
            <w:color w:val="246369" w:themeColor="accent1"/>
          </w:rPr>
          <w:t xml:space="preserve"> </w:t>
        </w:r>
        <w:r w:rsidR="00622E85" w:rsidRPr="00462437">
          <w:rPr>
            <w:rFonts w:asciiTheme="minorHAnsi" w:hAnsiTheme="minorHAnsi" w:cstheme="minorHAnsi"/>
            <w:noProof/>
          </w:rPr>
          <w:t>will be</w:t>
        </w:r>
        <w:r w:rsidR="00622E85" w:rsidRPr="00462437">
          <w:rPr>
            <w:rFonts w:asciiTheme="minorHAnsi" w:hAnsiTheme="minorHAnsi" w:cstheme="minorHAnsi"/>
            <w:b/>
            <w:bCs/>
            <w:noProof/>
          </w:rPr>
          <w:t xml:space="preserve"> </w:t>
        </w:r>
      </w:ins>
      <w:ins w:id="40" w:author="Nikki Papenfus" w:date="2024-04-29T10:32:00Z" w16du:dateUtc="2024-04-29T08:32:00Z">
        <w:r w:rsidR="00ED09E2">
          <w:rPr>
            <w:rFonts w:asciiTheme="minorHAnsi" w:hAnsiTheme="minorHAnsi" w:cstheme="minorHAnsi"/>
            <w:noProof/>
          </w:rPr>
          <w:t xml:space="preserve">reviewed &amp; updated </w:t>
        </w:r>
      </w:ins>
      <w:ins w:id="41" w:author="Nikki Papenfus" w:date="2024-04-29T10:31:00Z" w16du:dateUtc="2024-04-29T08:31:00Z">
        <w:r w:rsidR="00C27F27">
          <w:rPr>
            <w:rFonts w:asciiTheme="minorHAnsi" w:hAnsiTheme="minorHAnsi" w:cstheme="minorHAnsi"/>
            <w:noProof/>
          </w:rPr>
          <w:t xml:space="preserve">when </w:t>
        </w:r>
      </w:ins>
      <w:ins w:id="42" w:author="Nikki Papenfus" w:date="2024-04-29T10:30:00Z" w16du:dateUtc="2024-04-29T08:30:00Z">
        <w:r w:rsidR="00C27F27" w:rsidRPr="00462437">
          <w:rPr>
            <w:rFonts w:asciiTheme="minorHAnsi" w:hAnsiTheme="minorHAnsi" w:cstheme="minorHAnsi"/>
            <w:noProof/>
          </w:rPr>
          <w:t>complet</w:t>
        </w:r>
      </w:ins>
      <w:ins w:id="43" w:author="Nikki Papenfus" w:date="2024-04-29T10:31:00Z" w16du:dateUtc="2024-04-29T08:31:00Z">
        <w:r w:rsidR="00C27F27">
          <w:rPr>
            <w:rFonts w:asciiTheme="minorHAnsi" w:hAnsiTheme="minorHAnsi" w:cstheme="minorHAnsi"/>
            <w:noProof/>
          </w:rPr>
          <w:t xml:space="preserve">ing </w:t>
        </w:r>
      </w:ins>
      <w:ins w:id="44" w:author="Nikki Papenfus" w:date="2024-04-29T10:30:00Z" w16du:dateUtc="2024-04-29T08:30:00Z">
        <w:r w:rsidR="00C27F27" w:rsidRPr="00462437">
          <w:rPr>
            <w:rFonts w:asciiTheme="minorHAnsi" w:hAnsiTheme="minorHAnsi" w:cstheme="minorHAnsi"/>
            <w:noProof/>
          </w:rPr>
          <w:t xml:space="preserve">the </w:t>
        </w:r>
      </w:ins>
      <w:ins w:id="45" w:author="Nikki Papenfus" w:date="2024-04-29T10:31:00Z" w16du:dateUtc="2024-04-29T08:31:00Z">
        <w:r w:rsidR="00C27F27" w:rsidRPr="00462437">
          <w:rPr>
            <w:rFonts w:asciiTheme="minorHAnsi" w:hAnsiTheme="minorHAnsi" w:cstheme="minorHAnsi"/>
            <w:i/>
            <w:iCs/>
            <w:noProof/>
          </w:rPr>
          <w:t>Confirm PVI Date</w:t>
        </w:r>
        <w:r w:rsidR="00C27F27">
          <w:rPr>
            <w:rFonts w:asciiTheme="minorHAnsi" w:hAnsiTheme="minorHAnsi" w:cstheme="minorHAnsi"/>
            <w:noProof/>
          </w:rPr>
          <w:t xml:space="preserve"> task, and again on completing the </w:t>
        </w:r>
        <w:r w:rsidR="00C27F27" w:rsidRPr="00462437">
          <w:rPr>
            <w:rFonts w:asciiTheme="minorHAnsi" w:hAnsiTheme="minorHAnsi" w:cstheme="minorHAnsi"/>
            <w:i/>
            <w:iCs/>
            <w:noProof/>
          </w:rPr>
          <w:t>Check Out</w:t>
        </w:r>
        <w:r w:rsidR="00C27F27">
          <w:rPr>
            <w:rFonts w:asciiTheme="minorHAnsi" w:hAnsiTheme="minorHAnsi" w:cstheme="minorHAnsi"/>
            <w:noProof/>
          </w:rPr>
          <w:t xml:space="preserve"> tas</w:t>
        </w:r>
      </w:ins>
      <w:ins w:id="46" w:author="Nikki Papenfus" w:date="2024-04-29T10:48:00Z" w16du:dateUtc="2024-04-29T08:48:00Z">
        <w:r w:rsidR="005A63F3">
          <w:rPr>
            <w:rFonts w:asciiTheme="minorHAnsi" w:hAnsiTheme="minorHAnsi" w:cstheme="minorHAnsi"/>
            <w:noProof/>
          </w:rPr>
          <w:t>k</w:t>
        </w:r>
      </w:ins>
      <w:ins w:id="47" w:author="Nikki Papenfus" w:date="2024-04-29T10:31:00Z" w16du:dateUtc="2024-04-29T08:31:00Z">
        <w:r w:rsidR="00C27F27">
          <w:rPr>
            <w:rFonts w:asciiTheme="minorHAnsi" w:hAnsiTheme="minorHAnsi" w:cstheme="minorHAnsi"/>
            <w:noProof/>
          </w:rPr>
          <w:t>.</w:t>
        </w:r>
      </w:ins>
    </w:p>
    <w:p w14:paraId="2D0D5B40" w14:textId="7C8E4903" w:rsidR="00282E80" w:rsidRPr="00F86A41" w:rsidRDefault="00282E80" w:rsidP="00F86A41">
      <w:pPr>
        <w:pStyle w:val="ListParagraph"/>
        <w:numPr>
          <w:ilvl w:val="0"/>
          <w:numId w:val="63"/>
        </w:numPr>
        <w:spacing w:after="120"/>
        <w:contextualSpacing w:val="0"/>
        <w:rPr>
          <w:rFonts w:asciiTheme="minorHAnsi" w:hAnsiTheme="minorHAnsi" w:cstheme="minorHAnsi"/>
          <w:noProof/>
        </w:rPr>
      </w:pPr>
      <w:r w:rsidRPr="00F86A41">
        <w:rPr>
          <w:rFonts w:asciiTheme="minorHAnsi" w:hAnsiTheme="minorHAnsi" w:cstheme="minorHAnsi"/>
          <w:noProof/>
        </w:rPr>
        <w:t xml:space="preserve">The </w:t>
      </w:r>
      <w:r w:rsidR="007D0126" w:rsidRPr="00F86A41">
        <w:rPr>
          <w:rFonts w:asciiTheme="minorHAnsi" w:hAnsiTheme="minorHAnsi" w:cstheme="minorHAnsi"/>
          <w:b/>
          <w:bCs/>
          <w:noProof/>
          <w:color w:val="65BCAB" w:themeColor="accent2"/>
        </w:rPr>
        <w:t>ending</w:t>
      </w:r>
      <w:r w:rsidR="007D0126" w:rsidRPr="00F86A41">
        <w:rPr>
          <w:rFonts w:asciiTheme="minorHAnsi" w:hAnsiTheme="minorHAnsi" w:cstheme="minorHAnsi"/>
          <w:noProof/>
        </w:rPr>
        <w:t xml:space="preserve"> </w:t>
      </w:r>
      <w:r w:rsidRPr="00F86A41">
        <w:rPr>
          <w:rFonts w:asciiTheme="minorHAnsi" w:hAnsiTheme="minorHAnsi" w:cstheme="minorHAnsi"/>
          <w:b/>
          <w:bCs/>
          <w:noProof/>
          <w:color w:val="65BCAB" w:themeColor="accent2"/>
        </w:rPr>
        <w:t>tenancy</w:t>
      </w:r>
      <w:r w:rsidRPr="00F86A41">
        <w:rPr>
          <w:rFonts w:asciiTheme="minorHAnsi" w:hAnsiTheme="minorHAnsi" w:cstheme="minorHAnsi"/>
          <w:noProof/>
          <w:color w:val="65BCAB" w:themeColor="accent2"/>
        </w:rPr>
        <w:t xml:space="preserve"> </w:t>
      </w:r>
      <w:r w:rsidRPr="00F86A41">
        <w:rPr>
          <w:rFonts w:asciiTheme="minorHAnsi" w:hAnsiTheme="minorHAnsi" w:cstheme="minorHAnsi"/>
          <w:noProof/>
        </w:rPr>
        <w:t xml:space="preserve">will be </w:t>
      </w:r>
      <w:r w:rsidR="007D0126" w:rsidRPr="00F86A41">
        <w:rPr>
          <w:rFonts w:asciiTheme="minorHAnsi" w:hAnsiTheme="minorHAnsi" w:cstheme="minorHAnsi"/>
          <w:noProof/>
        </w:rPr>
        <w:t xml:space="preserve">automatically </w:t>
      </w:r>
      <w:r w:rsidRPr="00F86A41">
        <w:rPr>
          <w:rFonts w:asciiTheme="minorHAnsi" w:hAnsiTheme="minorHAnsi" w:cstheme="minorHAnsi"/>
          <w:noProof/>
        </w:rPr>
        <w:t xml:space="preserve">updated on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sidR="007D0126" w:rsidRPr="00F86A41">
        <w:rPr>
          <w:rFonts w:asciiTheme="minorHAnsi" w:hAnsiTheme="minorHAnsi" w:cstheme="minorHAnsi"/>
          <w:noProof/>
        </w:rPr>
        <w:t>:</w:t>
      </w:r>
      <w:r w:rsidR="00F86A41" w:rsidRPr="00F86A41">
        <w:rPr>
          <w:rFonts w:asciiTheme="minorHAnsi" w:hAnsiTheme="minorHAnsi" w:cstheme="minorHAnsi"/>
          <w:noProof/>
        </w:rPr>
        <w:t xml:space="preserve"> The </w:t>
      </w:r>
      <w:r w:rsidRPr="00F86A41">
        <w:rPr>
          <w:rFonts w:asciiTheme="minorHAnsi" w:hAnsiTheme="minorHAnsi" w:cstheme="minorHAnsi"/>
          <w:b/>
          <w:bCs/>
          <w:noProof/>
          <w:color w:val="246369" w:themeColor="accent1"/>
        </w:rPr>
        <w:t>Actual Move Out Date</w:t>
      </w:r>
      <w:r w:rsidRPr="00F86A41">
        <w:rPr>
          <w:rFonts w:asciiTheme="minorHAnsi" w:hAnsiTheme="minorHAnsi" w:cstheme="minorHAnsi"/>
          <w:noProof/>
          <w:color w:val="246369" w:themeColor="accent1"/>
        </w:rPr>
        <w:t xml:space="preserve"> </w:t>
      </w:r>
      <w:r w:rsidRPr="00F86A41">
        <w:rPr>
          <w:rFonts w:asciiTheme="minorHAnsi" w:hAnsiTheme="minorHAnsi" w:cstheme="minorHAnsi"/>
          <w:noProof/>
        </w:rPr>
        <w:t xml:space="preserve">will be </w:t>
      </w:r>
      <w:r w:rsidR="00852047" w:rsidRPr="00F86A41">
        <w:rPr>
          <w:rFonts w:asciiTheme="minorHAnsi" w:hAnsiTheme="minorHAnsi" w:cstheme="minorHAnsi"/>
          <w:noProof/>
        </w:rPr>
        <w:t>saved</w:t>
      </w:r>
      <w:r w:rsidR="00F86A41" w:rsidRPr="00F86A41">
        <w:rPr>
          <w:rFonts w:asciiTheme="minorHAnsi" w:hAnsiTheme="minorHAnsi" w:cstheme="minorHAnsi"/>
          <w:noProof/>
        </w:rPr>
        <w:t xml:space="preserve"> and t</w:t>
      </w:r>
      <w:r w:rsidR="00852047" w:rsidRPr="00F86A41">
        <w:rPr>
          <w:rFonts w:asciiTheme="minorHAnsi" w:hAnsiTheme="minorHAnsi" w:cstheme="minorHAnsi"/>
          <w:noProof/>
        </w:rPr>
        <w:t xml:space="preserve">he </w:t>
      </w:r>
      <w:r w:rsidR="00852047" w:rsidRPr="00F86A41">
        <w:rPr>
          <w:rFonts w:asciiTheme="minorHAnsi" w:hAnsiTheme="minorHAnsi" w:cstheme="minorHAnsi"/>
          <w:b/>
          <w:bCs/>
          <w:noProof/>
          <w:color w:val="246369" w:themeColor="accent1"/>
        </w:rPr>
        <w:t>Tenancy Status</w:t>
      </w:r>
      <w:r w:rsidR="00852047" w:rsidRPr="00F86A41">
        <w:rPr>
          <w:rFonts w:asciiTheme="minorHAnsi" w:hAnsiTheme="minorHAnsi" w:cstheme="minorHAnsi"/>
          <w:noProof/>
          <w:color w:val="246369" w:themeColor="accent1"/>
        </w:rPr>
        <w:t xml:space="preserve"> </w:t>
      </w:r>
      <w:r w:rsidR="00852047" w:rsidRPr="00F86A41">
        <w:rPr>
          <w:rFonts w:asciiTheme="minorHAnsi" w:hAnsiTheme="minorHAnsi" w:cstheme="minorHAnsi"/>
          <w:noProof/>
        </w:rPr>
        <w:t>update</w:t>
      </w:r>
      <w:r w:rsidR="00F86A41">
        <w:rPr>
          <w:rFonts w:asciiTheme="minorHAnsi" w:hAnsiTheme="minorHAnsi" w:cstheme="minorHAnsi"/>
          <w:noProof/>
        </w:rPr>
        <w:t>d</w:t>
      </w:r>
      <w:r w:rsidRPr="00F86A41">
        <w:rPr>
          <w:rFonts w:asciiTheme="minorHAnsi" w:hAnsiTheme="minorHAnsi" w:cstheme="minorHAnsi"/>
          <w:noProof/>
        </w:rPr>
        <w:t xml:space="preserve"> to ‘Ended’.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F86A41">
        <w:rPr>
          <w:rFonts w:asciiTheme="minorHAnsi" w:hAnsiTheme="minorHAnsi" w:cstheme="minorHAnsi"/>
          <w:b/>
          <w:bCs/>
          <w:noProof/>
          <w:color w:val="246369" w:themeColor="accent1"/>
        </w:rPr>
        <w:t>void cost</w:t>
      </w:r>
      <w:r w:rsidR="00852047" w:rsidRPr="00F86A41">
        <w:rPr>
          <w:rFonts w:asciiTheme="minorHAnsi" w:hAnsiTheme="minorHAnsi" w:cstheme="minorHAnsi"/>
          <w:noProof/>
          <w:color w:val="246369" w:themeColor="accent1"/>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48" w:name="_Toc165285434"/>
      <w:r w:rsidRPr="00D27C03">
        <w:lastRenderedPageBreak/>
        <w:t>How to Create an EOT</w:t>
      </w:r>
      <w:bookmarkEnd w:id="6"/>
      <w:bookmarkEnd w:id="48"/>
    </w:p>
    <w:p w14:paraId="4994BC54" w14:textId="4B1536EE"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w:t>
      </w:r>
      <w:ins w:id="49" w:author="Nikki Papenfus" w:date="2024-04-29T10:48:00Z" w16du:dateUtc="2024-04-29T08:48:00Z">
        <w:r w:rsidR="008646E3">
          <w:rPr>
            <w:rFonts w:asciiTheme="minorHAnsi" w:hAnsiTheme="minorHAnsi" w:cstheme="minorHAnsi"/>
            <w:noProof/>
            <w:sz w:val="22"/>
            <w:szCs w:val="22"/>
          </w:rPr>
          <w:t>is</w:t>
        </w:r>
      </w:ins>
      <w:del w:id="50" w:author="Nikki Papenfus" w:date="2024-04-29T10:48:00Z" w16du:dateUtc="2024-04-29T08:48:00Z">
        <w:r w:rsidDel="008646E3">
          <w:rPr>
            <w:rFonts w:asciiTheme="minorHAnsi" w:hAnsiTheme="minorHAnsi" w:cstheme="minorHAnsi"/>
            <w:noProof/>
            <w:sz w:val="22"/>
            <w:szCs w:val="22"/>
          </w:rPr>
          <w:delText>can only be</w:delText>
        </w:r>
      </w:del>
      <w:r>
        <w:rPr>
          <w:rFonts w:asciiTheme="minorHAnsi" w:hAnsiTheme="minorHAnsi" w:cstheme="minorHAnsi"/>
          <w:noProof/>
          <w:sz w:val="22"/>
          <w:szCs w:val="22"/>
        </w:rPr>
        <w:t xml:space="preserv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731E17B2" w14:textId="489BE018" w:rsidR="0090749D" w:rsidRPr="004A5152" w:rsidRDefault="004A5152" w:rsidP="00D71ED4">
      <w:pPr>
        <w:spacing w:after="240"/>
        <w:rPr>
          <w:rFonts w:asciiTheme="minorHAnsi" w:hAnsiTheme="minorHAnsi" w:cstheme="minorHAnsi"/>
          <w:noProof/>
          <w:sz w:val="28"/>
          <w:szCs w:val="28"/>
        </w:rPr>
      </w:pPr>
      <w:r w:rsidRPr="00764B74">
        <w:rPr>
          <w:noProof/>
          <w:lang w:val="en-US"/>
        </w:rPr>
        <mc:AlternateContent>
          <mc:Choice Requires="wps">
            <w:drawing>
              <wp:anchor distT="0" distB="0" distL="114300" distR="114300" simplePos="0" relativeHeight="252026368" behindDoc="0" locked="0" layoutInCell="1" allowOverlap="1" wp14:anchorId="41F098EB" wp14:editId="69490FA4">
                <wp:simplePos x="0" y="0"/>
                <wp:positionH relativeFrom="column">
                  <wp:posOffset>1445481</wp:posOffset>
                </wp:positionH>
                <wp:positionV relativeFrom="paragraph">
                  <wp:posOffset>155713</wp:posOffset>
                </wp:positionV>
                <wp:extent cx="3411855" cy="433070"/>
                <wp:effectExtent l="38100" t="38100" r="112395" b="5765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8793"/>
                            <a:gd name="adj2" fmla="val 15175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113.8pt;margin-top:12.25pt;width:268.65pt;height:34.1pt;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" adj="21339,43579"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14:paraId="1371DB72" w14:textId="33174D91" w:rsidR="00D71ED4" w:rsidRDefault="001E0859"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20224" behindDoc="0" locked="0" layoutInCell="1" allowOverlap="1" wp14:anchorId="11DC7978" wp14:editId="6F0896E1">
                <wp:simplePos x="0" y="0"/>
                <wp:positionH relativeFrom="column">
                  <wp:posOffset>732434</wp:posOffset>
                </wp:positionH>
                <wp:positionV relativeFrom="paragraph">
                  <wp:posOffset>1621358</wp:posOffset>
                </wp:positionV>
                <wp:extent cx="2114550" cy="415290"/>
                <wp:effectExtent l="533400" t="24765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72845"/>
                            <a:gd name="adj2" fmla="val -996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57.65pt;margin-top:127.65pt;width:166.5pt;height:32.7pt;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" adj="-4935,-10726"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2023296"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CB8" w:rsidRP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20"/>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14:paraId="1DE98261" w14:textId="41205FED" w:rsidR="00B330B8" w:rsidRPr="004A5152" w:rsidRDefault="00527D26" w:rsidP="00000CB8">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2032512" behindDoc="0" locked="0" layoutInCell="1" allowOverlap="1" wp14:anchorId="64927D8B" wp14:editId="6BAE70CB">
                <wp:simplePos x="0" y="0"/>
                <wp:positionH relativeFrom="column">
                  <wp:posOffset>-188595</wp:posOffset>
                </wp:positionH>
                <wp:positionV relativeFrom="paragraph">
                  <wp:posOffset>214989</wp:posOffset>
                </wp:positionV>
                <wp:extent cx="2509520" cy="591185"/>
                <wp:effectExtent l="38100" t="38100" r="119380" b="119951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2927"/>
                            <a:gd name="adj2" fmla="val 23283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14.85pt;margin-top:16.95pt;width:197.6pt;height:46.5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" adj="11432,61091"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13380AA4" w14:textId="51D20659" w:rsidR="00527D26" w:rsidRPr="004A5152" w:rsidRDefault="00527D26" w:rsidP="00000CB8">
      <w:pPr>
        <w:spacing w:after="240"/>
        <w:ind w:left="-1134"/>
        <w:rPr>
          <w:rFonts w:asciiTheme="minorHAnsi" w:hAnsiTheme="minorHAnsi" w:cstheme="minorHAnsi"/>
          <w:noProof/>
          <w:sz w:val="36"/>
          <w:szCs w:val="36"/>
        </w:rPr>
      </w:pPr>
    </w:p>
    <w:p w14:paraId="6605917F" w14:textId="7010B47D" w:rsidR="00CF15C0" w:rsidRPr="004B7738" w:rsidRDefault="00F86A41"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29440" behindDoc="0" locked="0" layoutInCell="1" allowOverlap="1" wp14:anchorId="40DC03BF" wp14:editId="79D7A313">
                <wp:simplePos x="0" y="0"/>
                <wp:positionH relativeFrom="column">
                  <wp:posOffset>607443</wp:posOffset>
                </wp:positionH>
                <wp:positionV relativeFrom="paragraph">
                  <wp:posOffset>2715979</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29" type="#_x0000_t61" style="position:absolute;margin-left:47.85pt;margin-top:213.85pt;width:172.2pt;height:35.65pt;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" adj="4009,-6382" fillcolor="white [3212]" strokecolor="#7f7f7f [1612]" strokeweight=".25pt">
                <v:shadow on="t" color="black" opacity="26214f" origin="-.5,-.5" offset=".74836mm,.74836mm"/>
                <v:textbo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004A5152" w:rsidRPr="00764B74">
        <w:rPr>
          <w:noProof/>
          <w:lang w:val="en-US"/>
        </w:rPr>
        <mc:AlternateContent>
          <mc:Choice Requires="wps">
            <w:drawing>
              <wp:anchor distT="0" distB="0" distL="114300" distR="114300" simplePos="0" relativeHeight="252035584" behindDoc="0" locked="0" layoutInCell="1" allowOverlap="1" wp14:anchorId="6618F24C" wp14:editId="3890CCAA">
                <wp:simplePos x="0" y="0"/>
                <wp:positionH relativeFrom="column">
                  <wp:posOffset>2017285</wp:posOffset>
                </wp:positionH>
                <wp:positionV relativeFrom="paragraph">
                  <wp:posOffset>712470</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0" type="#_x0000_t61" style="position:absolute;margin-left:158.85pt;margin-top:56.1pt;width:194.45pt;height:73.1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rjHw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4F4E6D" w:rsidRPr="00BE2B88">
        <w:rPr>
          <w:rFonts w:asciiTheme="minorHAnsi" w:hAnsiTheme="minorHAnsi" w:cstheme="minorHAnsi"/>
          <w:noProof/>
          <w:sz w:val="22"/>
          <w:szCs w:val="22"/>
        </w:rPr>
        <w:drawing>
          <wp:inline distT="0" distB="0" distL="0" distR="0" wp14:anchorId="72C6FBAF" wp14:editId="4DEC0A38">
            <wp:extent cx="5135105" cy="3167380"/>
            <wp:effectExtent l="0" t="0" r="889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21"/>
                    <a:srcRect l="14433" t="3721" r="14002" b="1495"/>
                    <a:stretch/>
                  </pic:blipFill>
                  <pic:spPr bwMode="auto">
                    <a:xfrm>
                      <a:off x="0" y="0"/>
                      <a:ext cx="5136348" cy="3168147"/>
                    </a:xfrm>
                    <a:prstGeom prst="rect">
                      <a:avLst/>
                    </a:prstGeom>
                    <a:ln>
                      <a:noFill/>
                    </a:ln>
                    <a:extLst>
                      <a:ext uri="{53640926-AAD7-44D8-BBD7-CCE9431645EC}">
                        <a14:shadowObscured xmlns:a14="http://schemas.microsoft.com/office/drawing/2010/main"/>
                      </a:ext>
                    </a:extLst>
                  </pic:spPr>
                </pic:pic>
              </a:graphicData>
            </a:graphic>
          </wp:inline>
        </w:drawing>
      </w:r>
    </w:p>
    <w:p w14:paraId="078401C9" w14:textId="77777777" w:rsidR="009D3337" w:rsidRDefault="009D3337" w:rsidP="00130D33">
      <w:pPr>
        <w:spacing w:after="240"/>
        <w:rPr>
          <w:rFonts w:asciiTheme="minorHAnsi" w:hAnsiTheme="minorHAnsi" w:cstheme="minorHAnsi"/>
          <w:noProof/>
          <w:sz w:val="22"/>
          <w:szCs w:val="22"/>
        </w:rPr>
      </w:pPr>
    </w:p>
    <w:p w14:paraId="5C353BD2" w14:textId="1A0A9C5F" w:rsidR="00130D33" w:rsidRDefault="00D27C03" w:rsidP="004A5152">
      <w:pPr>
        <w:tabs>
          <w:tab w:val="left" w:pos="567"/>
        </w:tabs>
        <w:spacing w:after="240"/>
        <w:ind w:left="567"/>
        <w:rPr>
          <w:ins w:id="51" w:author="Nikki Papenfus" w:date="2024-04-26T15:28:00Z" w16du:dateUtc="2024-04-26T13:28:00Z"/>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038656"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085F5226" w14:textId="77777777" w:rsidR="00B51930" w:rsidRDefault="00B51930" w:rsidP="004A5152">
      <w:pPr>
        <w:tabs>
          <w:tab w:val="left" w:pos="567"/>
        </w:tabs>
        <w:spacing w:after="240"/>
        <w:ind w:left="567"/>
        <w:rPr>
          <w:ins w:id="52" w:author="Nikki Papenfus" w:date="2024-04-26T15:28:00Z" w16du:dateUtc="2024-04-26T13:28:00Z"/>
          <w:rFonts w:asciiTheme="minorHAnsi" w:hAnsiTheme="minorHAnsi" w:cstheme="minorHAnsi"/>
          <w:noProof/>
          <w:sz w:val="22"/>
          <w:szCs w:val="22"/>
        </w:rPr>
      </w:pPr>
    </w:p>
    <w:p w14:paraId="19057D3B" w14:textId="1F0830DB" w:rsidR="00675865" w:rsidRDefault="00675865">
      <w:pPr>
        <w:pStyle w:val="Heading2"/>
        <w:rPr>
          <w:rFonts w:asciiTheme="minorHAnsi" w:hAnsiTheme="minorHAnsi" w:cstheme="minorHAnsi"/>
          <w:noProof/>
          <w:szCs w:val="22"/>
        </w:rPr>
        <w:pPrChange w:id="53" w:author="Nikki Papenfus" w:date="2024-04-26T15:28:00Z" w16du:dateUtc="2024-04-26T13:28:00Z">
          <w:pPr>
            <w:tabs>
              <w:tab w:val="left" w:pos="567"/>
            </w:tabs>
            <w:spacing w:after="240"/>
            <w:ind w:left="567"/>
          </w:pPr>
        </w:pPrChange>
      </w:pPr>
      <w:bookmarkStart w:id="54" w:name="_Toc165285435"/>
      <w:ins w:id="55" w:author="Nikki Papenfus" w:date="2024-04-26T15:28:00Z" w16du:dateUtc="2024-04-26T13:28:00Z">
        <w:r>
          <w:rPr>
            <w:rFonts w:asciiTheme="minorHAnsi" w:hAnsiTheme="minorHAnsi" w:cstheme="minorHAnsi"/>
            <w:noProof/>
            <w:szCs w:val="22"/>
          </w:rPr>
          <w:lastRenderedPageBreak/>
          <w:t>Cre</w:t>
        </w:r>
        <w:r w:rsidR="00B51930">
          <w:rPr>
            <w:rFonts w:asciiTheme="minorHAnsi" w:hAnsiTheme="minorHAnsi" w:cstheme="minorHAnsi"/>
            <w:noProof/>
            <w:szCs w:val="22"/>
          </w:rPr>
          <w:t>ating an EOT for Grainger Trust Units</w:t>
        </w:r>
      </w:ins>
      <w:bookmarkEnd w:id="54"/>
    </w:p>
    <w:p w14:paraId="4197ED96" w14:textId="7413CBB4" w:rsidR="00014B2B" w:rsidRDefault="00014B2B" w:rsidP="00014B2B">
      <w:pPr>
        <w:spacing w:after="240"/>
        <w:rPr>
          <w:ins w:id="56" w:author="Nikki Papenfus" w:date="2024-04-29T10:34:00Z" w16du:dateUtc="2024-04-29T08:34:00Z"/>
          <w:rFonts w:asciiTheme="minorHAnsi" w:hAnsiTheme="minorHAnsi" w:cstheme="minorHAnsi"/>
          <w:noProof/>
          <w:sz w:val="22"/>
          <w:szCs w:val="22"/>
        </w:rPr>
      </w:pPr>
      <w:ins w:id="57" w:author="Nikki Papenfus" w:date="2024-04-29T10:33:00Z" w16du:dateUtc="2024-04-29T08:33:00Z">
        <w:r>
          <w:rPr>
            <w:rFonts w:asciiTheme="minorHAnsi" w:hAnsiTheme="minorHAnsi" w:cstheme="minorHAnsi"/>
            <w:noProof/>
            <w:sz w:val="22"/>
            <w:szCs w:val="22"/>
          </w:rPr>
          <w:t xml:space="preserve">Where a </w:t>
        </w:r>
        <w:r w:rsidRPr="00014B2B">
          <w:rPr>
            <w:rFonts w:asciiTheme="minorHAnsi" w:hAnsiTheme="minorHAnsi" w:cstheme="minorHAnsi"/>
            <w:b/>
            <w:bCs/>
            <w:noProof/>
            <w:color w:val="65BCAB" w:themeColor="accent2"/>
            <w:sz w:val="22"/>
            <w:szCs w:val="22"/>
            <w:rPrChange w:id="58" w:author="Nikki Papenfus" w:date="2024-04-29T10:33:00Z" w16du:dateUtc="2024-04-29T08:33:00Z">
              <w:rPr>
                <w:rFonts w:asciiTheme="minorHAnsi" w:hAnsiTheme="minorHAnsi" w:cstheme="minorHAnsi"/>
                <w:noProof/>
                <w:sz w:val="22"/>
                <w:szCs w:val="22"/>
              </w:rPr>
            </w:rPrChange>
          </w:rPr>
          <w:t>Grainger Trust unit</w:t>
        </w:r>
        <w:r>
          <w:rPr>
            <w:rFonts w:asciiTheme="minorHAnsi" w:hAnsiTheme="minorHAnsi" w:cstheme="minorHAnsi"/>
            <w:noProof/>
            <w:sz w:val="22"/>
            <w:szCs w:val="22"/>
          </w:rPr>
          <w:t xml:space="preserve"> does not have any tenancies associated in Salesforce, a</w:t>
        </w:r>
        <w:r>
          <w:rPr>
            <w:rFonts w:asciiTheme="minorHAnsi" w:hAnsiTheme="minorHAnsi" w:cstheme="minorHAnsi"/>
            <w:noProof/>
            <w:sz w:val="22"/>
            <w:szCs w:val="22"/>
          </w:rPr>
          <w:t xml:space="preserve">n End of Tenancy can </w:t>
        </w:r>
        <w:r>
          <w:rPr>
            <w:rFonts w:asciiTheme="minorHAnsi" w:hAnsiTheme="minorHAnsi" w:cstheme="minorHAnsi"/>
            <w:noProof/>
            <w:sz w:val="22"/>
            <w:szCs w:val="22"/>
          </w:rPr>
          <w:t xml:space="preserve">created directly from the </w:t>
        </w:r>
        <w:r w:rsidRPr="00014B2B">
          <w:rPr>
            <w:rFonts w:asciiTheme="minorHAnsi" w:hAnsiTheme="minorHAnsi" w:cstheme="minorHAnsi"/>
            <w:b/>
            <w:bCs/>
            <w:noProof/>
            <w:color w:val="65BCAB" w:themeColor="accent2"/>
            <w:sz w:val="22"/>
            <w:szCs w:val="22"/>
            <w:rPrChange w:id="59" w:author="Nikki Papenfus" w:date="2024-04-29T10:33:00Z" w16du:dateUtc="2024-04-29T08:33:00Z">
              <w:rPr>
                <w:rFonts w:asciiTheme="minorHAnsi" w:hAnsiTheme="minorHAnsi" w:cstheme="minorHAnsi"/>
                <w:noProof/>
                <w:sz w:val="22"/>
                <w:szCs w:val="22"/>
              </w:rPr>
            </w:rPrChange>
          </w:rPr>
          <w:t>unit</w:t>
        </w:r>
        <w:r>
          <w:rPr>
            <w:rFonts w:asciiTheme="minorHAnsi" w:hAnsiTheme="minorHAnsi" w:cstheme="minorHAnsi"/>
            <w:noProof/>
            <w:sz w:val="22"/>
            <w:szCs w:val="22"/>
          </w:rPr>
          <w:t xml:space="preserve"> screen</w:t>
        </w:r>
        <w:r>
          <w:rPr>
            <w:rFonts w:asciiTheme="minorHAnsi" w:hAnsiTheme="minorHAnsi" w:cstheme="minorHAnsi"/>
            <w:noProof/>
            <w:sz w:val="22"/>
            <w:szCs w:val="22"/>
          </w:rPr>
          <w:t xml:space="preserve">. </w:t>
        </w:r>
      </w:ins>
    </w:p>
    <w:p w14:paraId="7C23D2A0" w14:textId="59540A13" w:rsidR="00614B8E" w:rsidRDefault="000B3B0B" w:rsidP="00614B8E">
      <w:pPr>
        <w:spacing w:after="240"/>
        <w:ind w:left="-1134"/>
        <w:rPr>
          <w:ins w:id="60" w:author="Nikki Papenfus" w:date="2024-04-29T10:37:00Z" w16du:dateUtc="2024-04-29T08:37:00Z"/>
          <w:rFonts w:asciiTheme="minorHAnsi" w:hAnsiTheme="minorHAnsi" w:cstheme="minorHAnsi"/>
          <w:noProof/>
          <w:sz w:val="22"/>
          <w:szCs w:val="22"/>
        </w:rPr>
      </w:pPr>
      <w:ins w:id="61" w:author="Nikki Papenfus" w:date="2024-04-29T10:34:00Z" w16du:dateUtc="2024-04-29T08:34:00Z">
        <w:r w:rsidRPr="00764B74">
          <w:rPr>
            <w:noProof/>
            <w:lang w:val="en-US"/>
          </w:rPr>
          <mc:AlternateContent>
            <mc:Choice Requires="wps">
              <w:drawing>
                <wp:anchor distT="0" distB="0" distL="114300" distR="114300" simplePos="0" relativeHeight="252097024" behindDoc="0" locked="0" layoutInCell="1" allowOverlap="1" wp14:anchorId="2B40273E" wp14:editId="6A9543EA">
                  <wp:simplePos x="0" y="0"/>
                  <wp:positionH relativeFrom="column">
                    <wp:posOffset>4048125</wp:posOffset>
                  </wp:positionH>
                  <wp:positionV relativeFrom="paragraph">
                    <wp:posOffset>1127125</wp:posOffset>
                  </wp:positionV>
                  <wp:extent cx="2221230" cy="857250"/>
                  <wp:effectExtent l="38100" t="457200" r="121920" b="114300"/>
                  <wp:wrapNone/>
                  <wp:docPr id="405925235" name="Speech Bubble: Rectangle 2"/>
                  <wp:cNvGraphicFramePr/>
                  <a:graphic xmlns:a="http://schemas.openxmlformats.org/drawingml/2006/main">
                    <a:graphicData uri="http://schemas.microsoft.com/office/word/2010/wordprocessingShape">
                      <wps:wsp>
                        <wps:cNvSpPr/>
                        <wps:spPr>
                          <a:xfrm>
                            <a:off x="0" y="0"/>
                            <a:ext cx="2221230" cy="857250"/>
                          </a:xfrm>
                          <a:prstGeom prst="wedgeRectCallout">
                            <a:avLst>
                              <a:gd name="adj1" fmla="val 11485"/>
                              <a:gd name="adj2" fmla="val -9911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8B062A" w14:textId="3C534E73" w:rsidR="00614B8E" w:rsidRPr="008D4A33" w:rsidRDefault="000B3B0B" w:rsidP="00614B8E">
                              <w:pPr>
                                <w:pStyle w:val="CommentText"/>
                                <w:spacing w:after="120" w:line="240" w:lineRule="auto"/>
                                <w:ind w:left="0"/>
                                <w:rPr>
                                  <w:rStyle w:val="IntenseEmphasis"/>
                                  <w:rFonts w:ascii="Arial" w:hAnsi="Arial" w:cs="Arial"/>
                                  <w:i w:val="0"/>
                                  <w:iCs w:val="0"/>
                                  <w:color w:val="313435" w:themeColor="accent5" w:themeShade="80"/>
                                </w:rPr>
                              </w:pPr>
                              <w:ins w:id="62" w:author="Nikki Papenfus" w:date="2024-04-29T10:35:00Z" w16du:dateUtc="2024-04-29T08:35:00Z">
                                <w:r>
                                  <w:rPr>
                                    <w:rStyle w:val="IntenseEmphasis"/>
                                    <w:rFonts w:ascii="Arial" w:hAnsi="Arial" w:cs="Arial"/>
                                    <w:i w:val="0"/>
                                    <w:iCs w:val="0"/>
                                    <w:color w:val="313435" w:themeColor="accent5" w:themeShade="80"/>
                                  </w:rPr>
                                  <w:t xml:space="preserve">The option to </w:t>
                                </w:r>
                              </w:ins>
                              <w:r w:rsidR="00614B8E">
                                <w:rPr>
                                  <w:rStyle w:val="IntenseEmphasis"/>
                                  <w:rFonts w:ascii="Arial" w:hAnsi="Arial" w:cs="Arial"/>
                                  <w:i w:val="0"/>
                                  <w:iCs w:val="0"/>
                                  <w:color w:val="313435" w:themeColor="accent5" w:themeShade="80"/>
                                </w:rPr>
                                <w:t>‘</w:t>
                              </w:r>
                              <w:r w:rsidR="00614B8E" w:rsidRPr="00E74DE0">
                                <w:rPr>
                                  <w:rStyle w:val="IntenseEmphasis"/>
                                  <w:rFonts w:ascii="Arial" w:hAnsi="Arial" w:cs="Arial"/>
                                  <w:b/>
                                  <w:bCs/>
                                  <w:i w:val="0"/>
                                  <w:iCs w:val="0"/>
                                </w:rPr>
                                <w:t>Create End of Tenancy</w:t>
                              </w:r>
                              <w:r w:rsidR="00614B8E">
                                <w:rPr>
                                  <w:rStyle w:val="IntenseEmphasis"/>
                                  <w:rFonts w:ascii="Arial" w:hAnsi="Arial" w:cs="Arial"/>
                                  <w:i w:val="0"/>
                                  <w:iCs w:val="0"/>
                                  <w:color w:val="313435" w:themeColor="accent5" w:themeShade="80"/>
                                </w:rPr>
                                <w:t>’</w:t>
                              </w:r>
                              <w:ins w:id="63" w:author="Nikki Papenfus" w:date="2024-04-29T10:36:00Z" w16du:dateUtc="2024-04-29T08:36:00Z">
                                <w:r>
                                  <w:rPr>
                                    <w:rStyle w:val="IntenseEmphasis"/>
                                    <w:rFonts w:ascii="Arial" w:hAnsi="Arial" w:cs="Arial"/>
                                    <w:i w:val="0"/>
                                    <w:iCs w:val="0"/>
                                    <w:color w:val="313435" w:themeColor="accent5" w:themeShade="80"/>
                                  </w:rPr>
                                  <w:t xml:space="preserve"> will only be available on the Unit screen for Grainger Trust units </w:t>
                                </w:r>
                              </w:ins>
                              <w:ins w:id="64" w:author="Nikki Papenfus" w:date="2024-04-29T10:49:00Z" w16du:dateUtc="2024-04-29T08:49:00Z">
                                <w:r w:rsidR="008646E3">
                                  <w:rPr>
                                    <w:rStyle w:val="IntenseEmphasis"/>
                                    <w:rFonts w:ascii="Arial" w:hAnsi="Arial" w:cs="Arial"/>
                                    <w:i w:val="0"/>
                                    <w:iCs w:val="0"/>
                                    <w:color w:val="313435" w:themeColor="accent5" w:themeShade="80"/>
                                  </w:rPr>
                                  <w:t xml:space="preserve">that do not have </w:t>
                                </w:r>
                              </w:ins>
                              <w:ins w:id="65" w:author="Nikki Papenfus" w:date="2024-04-29T10:40:00Z" w16du:dateUtc="2024-04-29T08:40:00Z">
                                <w:r w:rsidR="00147EE5">
                                  <w:rPr>
                                    <w:rStyle w:val="IntenseEmphasis"/>
                                    <w:rFonts w:ascii="Arial" w:hAnsi="Arial" w:cs="Arial"/>
                                    <w:i w:val="0"/>
                                    <w:iCs w:val="0"/>
                                    <w:color w:val="313435" w:themeColor="accent5" w:themeShade="80"/>
                                  </w:rPr>
                                  <w:t xml:space="preserve">any </w:t>
                                </w:r>
                              </w:ins>
                              <w:ins w:id="66" w:author="Nikki Papenfus" w:date="2024-04-29T10:36:00Z" w16du:dateUtc="2024-04-29T08:36:00Z">
                                <w:r w:rsidR="002D1C70">
                                  <w:rPr>
                                    <w:rStyle w:val="IntenseEmphasis"/>
                                    <w:rFonts w:ascii="Arial" w:hAnsi="Arial" w:cs="Arial"/>
                                    <w:i w:val="0"/>
                                    <w:iCs w:val="0"/>
                                    <w:color w:val="313435" w:themeColor="accent5" w:themeShade="80"/>
                                  </w:rPr>
                                  <w:t>tenanc</w:t>
                                </w:r>
                              </w:ins>
                              <w:ins w:id="67" w:author="Nikki Papenfus" w:date="2024-04-29T10:40:00Z" w16du:dateUtc="2024-04-29T08:40:00Z">
                                <w:r w:rsidR="00147EE5">
                                  <w:rPr>
                                    <w:rStyle w:val="IntenseEmphasis"/>
                                    <w:rFonts w:ascii="Arial" w:hAnsi="Arial" w:cs="Arial"/>
                                    <w:i w:val="0"/>
                                    <w:iCs w:val="0"/>
                                    <w:color w:val="313435" w:themeColor="accent5" w:themeShade="80"/>
                                  </w:rPr>
                                  <w:t>ies</w:t>
                                </w:r>
                              </w:ins>
                              <w:ins w:id="68" w:author="Nikki Papenfus" w:date="2024-04-29T10:36:00Z" w16du:dateUtc="2024-04-29T08:36:00Z">
                                <w:r w:rsidR="002D1C70">
                                  <w:rPr>
                                    <w:rStyle w:val="IntenseEmphasis"/>
                                    <w:rFonts w:ascii="Arial" w:hAnsi="Arial" w:cs="Arial"/>
                                    <w:i w:val="0"/>
                                    <w:iCs w:val="0"/>
                                    <w:color w:val="313435" w:themeColor="accent5" w:themeShade="80"/>
                                  </w:rPr>
                                  <w:t xml:space="preserve"> in Salesforce. </w:t>
                                </w:r>
                              </w:ins>
                              <w:del w:id="69" w:author="Nikki Papenfus" w:date="2024-04-29T10:36:00Z" w16du:dateUtc="2024-04-29T08:36:00Z">
                                <w:r w:rsidR="00614B8E" w:rsidDel="002D1C70">
                                  <w:rPr>
                                    <w:rStyle w:val="IntenseEmphasis"/>
                                    <w:rFonts w:ascii="Arial" w:hAnsi="Arial" w:cs="Arial"/>
                                    <w:i w:val="0"/>
                                    <w:iCs w:val="0"/>
                                    <w:color w:val="313435" w:themeColor="accent5" w:themeShade="80"/>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0273E" id="_x0000_s1031" type="#_x0000_t61" style="position:absolute;left:0;text-align:left;margin-left:318.75pt;margin-top:88.75pt;width:174.9pt;height:67.5pt;z-index:25209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" adj="13281,-10608" fillcolor="white [3212]" strokecolor="#7f7f7f [1612]" strokeweight=".25pt">
                  <v:shadow on="t" color="black" opacity="26214f" origin="-.5,-.5" offset=".74836mm,.74836mm"/>
                  <v:textbox>
                    <w:txbxContent>
                      <w:p w14:paraId="1F8B062A" w14:textId="3C534E73" w:rsidR="00614B8E" w:rsidRPr="008D4A33" w:rsidRDefault="000B3B0B" w:rsidP="00614B8E">
                        <w:pPr>
                          <w:pStyle w:val="CommentText"/>
                          <w:spacing w:after="120" w:line="240" w:lineRule="auto"/>
                          <w:ind w:left="0"/>
                          <w:rPr>
                            <w:rStyle w:val="IntenseEmphasis"/>
                            <w:rFonts w:ascii="Arial" w:hAnsi="Arial" w:cs="Arial"/>
                            <w:i w:val="0"/>
                            <w:iCs w:val="0"/>
                            <w:color w:val="313435" w:themeColor="accent5" w:themeShade="80"/>
                          </w:rPr>
                        </w:pPr>
                        <w:ins w:id="70" w:author="Nikki Papenfus" w:date="2024-04-29T10:35:00Z" w16du:dateUtc="2024-04-29T08:35:00Z">
                          <w:r>
                            <w:rPr>
                              <w:rStyle w:val="IntenseEmphasis"/>
                              <w:rFonts w:ascii="Arial" w:hAnsi="Arial" w:cs="Arial"/>
                              <w:i w:val="0"/>
                              <w:iCs w:val="0"/>
                              <w:color w:val="313435" w:themeColor="accent5" w:themeShade="80"/>
                            </w:rPr>
                            <w:t xml:space="preserve">The option to </w:t>
                          </w:r>
                        </w:ins>
                        <w:r w:rsidR="00614B8E">
                          <w:rPr>
                            <w:rStyle w:val="IntenseEmphasis"/>
                            <w:rFonts w:ascii="Arial" w:hAnsi="Arial" w:cs="Arial"/>
                            <w:i w:val="0"/>
                            <w:iCs w:val="0"/>
                            <w:color w:val="313435" w:themeColor="accent5" w:themeShade="80"/>
                          </w:rPr>
                          <w:t>‘</w:t>
                        </w:r>
                        <w:r w:rsidR="00614B8E" w:rsidRPr="00E74DE0">
                          <w:rPr>
                            <w:rStyle w:val="IntenseEmphasis"/>
                            <w:rFonts w:ascii="Arial" w:hAnsi="Arial" w:cs="Arial"/>
                            <w:b/>
                            <w:bCs/>
                            <w:i w:val="0"/>
                            <w:iCs w:val="0"/>
                          </w:rPr>
                          <w:t>Create End of Tenancy</w:t>
                        </w:r>
                        <w:r w:rsidR="00614B8E">
                          <w:rPr>
                            <w:rStyle w:val="IntenseEmphasis"/>
                            <w:rFonts w:ascii="Arial" w:hAnsi="Arial" w:cs="Arial"/>
                            <w:i w:val="0"/>
                            <w:iCs w:val="0"/>
                            <w:color w:val="313435" w:themeColor="accent5" w:themeShade="80"/>
                          </w:rPr>
                          <w:t>’</w:t>
                        </w:r>
                        <w:ins w:id="71" w:author="Nikki Papenfus" w:date="2024-04-29T10:36:00Z" w16du:dateUtc="2024-04-29T08:36:00Z">
                          <w:r>
                            <w:rPr>
                              <w:rStyle w:val="IntenseEmphasis"/>
                              <w:rFonts w:ascii="Arial" w:hAnsi="Arial" w:cs="Arial"/>
                              <w:i w:val="0"/>
                              <w:iCs w:val="0"/>
                              <w:color w:val="313435" w:themeColor="accent5" w:themeShade="80"/>
                            </w:rPr>
                            <w:t xml:space="preserve"> will only be available on the Unit screen for Grainger Trust units </w:t>
                          </w:r>
                        </w:ins>
                        <w:ins w:id="72" w:author="Nikki Papenfus" w:date="2024-04-29T10:49:00Z" w16du:dateUtc="2024-04-29T08:49:00Z">
                          <w:r w:rsidR="008646E3">
                            <w:rPr>
                              <w:rStyle w:val="IntenseEmphasis"/>
                              <w:rFonts w:ascii="Arial" w:hAnsi="Arial" w:cs="Arial"/>
                              <w:i w:val="0"/>
                              <w:iCs w:val="0"/>
                              <w:color w:val="313435" w:themeColor="accent5" w:themeShade="80"/>
                            </w:rPr>
                            <w:t xml:space="preserve">that do not have </w:t>
                          </w:r>
                        </w:ins>
                        <w:ins w:id="73" w:author="Nikki Papenfus" w:date="2024-04-29T10:40:00Z" w16du:dateUtc="2024-04-29T08:40:00Z">
                          <w:r w:rsidR="00147EE5">
                            <w:rPr>
                              <w:rStyle w:val="IntenseEmphasis"/>
                              <w:rFonts w:ascii="Arial" w:hAnsi="Arial" w:cs="Arial"/>
                              <w:i w:val="0"/>
                              <w:iCs w:val="0"/>
                              <w:color w:val="313435" w:themeColor="accent5" w:themeShade="80"/>
                            </w:rPr>
                            <w:t xml:space="preserve">any </w:t>
                          </w:r>
                        </w:ins>
                        <w:ins w:id="74" w:author="Nikki Papenfus" w:date="2024-04-29T10:36:00Z" w16du:dateUtc="2024-04-29T08:36:00Z">
                          <w:r w:rsidR="002D1C70">
                            <w:rPr>
                              <w:rStyle w:val="IntenseEmphasis"/>
                              <w:rFonts w:ascii="Arial" w:hAnsi="Arial" w:cs="Arial"/>
                              <w:i w:val="0"/>
                              <w:iCs w:val="0"/>
                              <w:color w:val="313435" w:themeColor="accent5" w:themeShade="80"/>
                            </w:rPr>
                            <w:t>tenanc</w:t>
                          </w:r>
                        </w:ins>
                        <w:ins w:id="75" w:author="Nikki Papenfus" w:date="2024-04-29T10:40:00Z" w16du:dateUtc="2024-04-29T08:40:00Z">
                          <w:r w:rsidR="00147EE5">
                            <w:rPr>
                              <w:rStyle w:val="IntenseEmphasis"/>
                              <w:rFonts w:ascii="Arial" w:hAnsi="Arial" w:cs="Arial"/>
                              <w:i w:val="0"/>
                              <w:iCs w:val="0"/>
                              <w:color w:val="313435" w:themeColor="accent5" w:themeShade="80"/>
                            </w:rPr>
                            <w:t>ies</w:t>
                          </w:r>
                        </w:ins>
                        <w:ins w:id="76" w:author="Nikki Papenfus" w:date="2024-04-29T10:36:00Z" w16du:dateUtc="2024-04-29T08:36:00Z">
                          <w:r w:rsidR="002D1C70">
                            <w:rPr>
                              <w:rStyle w:val="IntenseEmphasis"/>
                              <w:rFonts w:ascii="Arial" w:hAnsi="Arial" w:cs="Arial"/>
                              <w:i w:val="0"/>
                              <w:iCs w:val="0"/>
                              <w:color w:val="313435" w:themeColor="accent5" w:themeShade="80"/>
                            </w:rPr>
                            <w:t xml:space="preserve"> in Salesforce. </w:t>
                          </w:r>
                        </w:ins>
                        <w:del w:id="77" w:author="Nikki Papenfus" w:date="2024-04-29T10:36:00Z" w16du:dateUtc="2024-04-29T08:36:00Z">
                          <w:r w:rsidR="00614B8E" w:rsidDel="002D1C70">
                            <w:rPr>
                              <w:rStyle w:val="IntenseEmphasis"/>
                              <w:rFonts w:ascii="Arial" w:hAnsi="Arial" w:cs="Arial"/>
                              <w:i w:val="0"/>
                              <w:iCs w:val="0"/>
                              <w:color w:val="313435" w:themeColor="accent5" w:themeShade="80"/>
                            </w:rPr>
                            <w:delText>.</w:delText>
                          </w:r>
                        </w:del>
                      </w:p>
                    </w:txbxContent>
                  </v:textbox>
                </v:shape>
              </w:pict>
            </mc:Fallback>
          </mc:AlternateContent>
        </w:r>
        <w:r>
          <w:rPr>
            <w:noProof/>
          </w:rPr>
          <w:drawing>
            <wp:anchor distT="0" distB="0" distL="114300" distR="114300" simplePos="0" relativeHeight="252085760" behindDoc="0" locked="0" layoutInCell="1" allowOverlap="1" wp14:anchorId="471792D0" wp14:editId="61389849">
              <wp:simplePos x="0" y="0"/>
              <wp:positionH relativeFrom="column">
                <wp:posOffset>5847080</wp:posOffset>
              </wp:positionH>
              <wp:positionV relativeFrom="paragraph">
                <wp:posOffset>641350</wp:posOffset>
              </wp:positionV>
              <wp:extent cx="317500" cy="317500"/>
              <wp:effectExtent l="19050" t="38100" r="25400" b="25400"/>
              <wp:wrapNone/>
              <wp:docPr id="878619772" name="Graphic 87861977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14B8E" w:rsidRPr="00614B8E">
          <w:rPr>
            <w:rFonts w:asciiTheme="minorHAnsi" w:hAnsiTheme="minorHAnsi" w:cstheme="minorHAnsi"/>
            <w:noProof/>
            <w:sz w:val="22"/>
            <w:szCs w:val="22"/>
          </w:rPr>
          <w:drawing>
            <wp:inline distT="0" distB="0" distL="0" distR="0" wp14:anchorId="3B206467" wp14:editId="780BA562">
              <wp:extent cx="7076440" cy="2095500"/>
              <wp:effectExtent l="0" t="0" r="0" b="0"/>
              <wp:docPr id="89558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800" name="Picture 1" descr="A screenshot of a computer&#10;&#10;Description automatically generated"/>
                      <pic:cNvPicPr/>
                    </pic:nvPicPr>
                    <pic:blipFill rotWithShape="1">
                      <a:blip r:embed="rId24"/>
                      <a:srcRect t="1" b="31799"/>
                      <a:stretch/>
                    </pic:blipFill>
                    <pic:spPr bwMode="auto">
                      <a:xfrm>
                        <a:off x="0" y="0"/>
                        <a:ext cx="7087179" cy="2098680"/>
                      </a:xfrm>
                      <a:prstGeom prst="rect">
                        <a:avLst/>
                      </a:prstGeom>
                      <a:ln>
                        <a:noFill/>
                      </a:ln>
                      <a:extLst>
                        <a:ext uri="{53640926-AAD7-44D8-BBD7-CCE9431645EC}">
                          <a14:shadowObscured xmlns:a14="http://schemas.microsoft.com/office/drawing/2010/main"/>
                        </a:ext>
                      </a:extLst>
                    </pic:spPr>
                  </pic:pic>
                </a:graphicData>
              </a:graphic>
            </wp:inline>
          </w:drawing>
        </w:r>
      </w:ins>
    </w:p>
    <w:p w14:paraId="20CF4561" w14:textId="0BAA0BD8" w:rsidR="00845EB1" w:rsidRDefault="00F06D72" w:rsidP="00845EB1">
      <w:pPr>
        <w:spacing w:after="240"/>
        <w:rPr>
          <w:ins w:id="78" w:author="Nikki Papenfus" w:date="2024-04-29T10:37:00Z" w16du:dateUtc="2024-04-29T08:37:00Z"/>
          <w:rFonts w:asciiTheme="minorHAnsi" w:hAnsiTheme="minorHAnsi" w:cstheme="minorHAnsi"/>
          <w:noProof/>
          <w:sz w:val="22"/>
          <w:szCs w:val="22"/>
        </w:rPr>
      </w:pPr>
      <w:ins w:id="79" w:author="Nikki Papenfus" w:date="2024-04-29T10:34:00Z" w16du:dateUtc="2024-04-29T08:34:00Z">
        <w:r w:rsidRPr="00764B74">
          <w:rPr>
            <w:noProof/>
            <w:lang w:val="en-US"/>
          </w:rPr>
          <mc:AlternateContent>
            <mc:Choice Requires="wps">
              <w:drawing>
                <wp:anchor distT="0" distB="0" distL="114300" distR="114300" simplePos="0" relativeHeight="252074496" behindDoc="0" locked="0" layoutInCell="1" allowOverlap="1" wp14:anchorId="3B7E9052" wp14:editId="202FED9B">
                  <wp:simplePos x="0" y="0"/>
                  <wp:positionH relativeFrom="column">
                    <wp:posOffset>3857625</wp:posOffset>
                  </wp:positionH>
                  <wp:positionV relativeFrom="paragraph">
                    <wp:posOffset>107950</wp:posOffset>
                  </wp:positionV>
                  <wp:extent cx="2308225" cy="723900"/>
                  <wp:effectExtent l="285750" t="38100" r="111125" b="114300"/>
                  <wp:wrapNone/>
                  <wp:docPr id="191355515" name="Speech Bubble: Rectangle 2"/>
                  <wp:cNvGraphicFramePr/>
                  <a:graphic xmlns:a="http://schemas.openxmlformats.org/drawingml/2006/main">
                    <a:graphicData uri="http://schemas.microsoft.com/office/word/2010/wordprocessingShape">
                      <wps:wsp>
                        <wps:cNvSpPr/>
                        <wps:spPr>
                          <a:xfrm>
                            <a:off x="0" y="0"/>
                            <a:ext cx="2308225" cy="723900"/>
                          </a:xfrm>
                          <a:prstGeom prst="wedgeRectCallout">
                            <a:avLst>
                              <a:gd name="adj1" fmla="val -60547"/>
                              <a:gd name="adj2" fmla="val 186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86A574" w14:textId="16F3E149" w:rsidR="00614B8E" w:rsidRPr="008D4A33" w:rsidRDefault="00147EE5" w:rsidP="00614B8E">
                              <w:pPr>
                                <w:pStyle w:val="CommentText"/>
                                <w:spacing w:after="120" w:line="240" w:lineRule="auto"/>
                                <w:ind w:left="0"/>
                                <w:rPr>
                                  <w:rStyle w:val="IntenseEmphasis"/>
                                  <w:rFonts w:ascii="Arial" w:hAnsi="Arial" w:cs="Arial"/>
                                  <w:i w:val="0"/>
                                  <w:iCs w:val="0"/>
                                  <w:color w:val="313435" w:themeColor="accent5" w:themeShade="80"/>
                                </w:rPr>
                              </w:pPr>
                              <w:ins w:id="80" w:author="Nikki Papenfus" w:date="2024-04-29T10:40:00Z" w16du:dateUtc="2024-04-29T08:40:00Z">
                                <w:r>
                                  <w:rPr>
                                    <w:rStyle w:val="IntenseEmphasis"/>
                                    <w:rFonts w:ascii="Arial" w:hAnsi="Arial" w:cs="Arial"/>
                                    <w:i w:val="0"/>
                                    <w:iCs w:val="0"/>
                                    <w:color w:val="313435" w:themeColor="accent5" w:themeShade="80"/>
                                  </w:rPr>
                                  <w:t xml:space="preserve">First enter details of the tenancy that is ending. A </w:t>
                                </w:r>
                              </w:ins>
                              <w:ins w:id="81" w:author="Nikki Papenfus" w:date="2024-04-29T10:45:00Z" w16du:dateUtc="2024-04-29T08:45:00Z">
                                <w:r w:rsidR="008912BB">
                                  <w:rPr>
                                    <w:rStyle w:val="IntenseEmphasis"/>
                                    <w:rFonts w:ascii="Arial" w:hAnsi="Arial" w:cs="Arial"/>
                                    <w:i w:val="0"/>
                                    <w:iCs w:val="0"/>
                                    <w:color w:val="313435" w:themeColor="accent5" w:themeShade="80"/>
                                  </w:rPr>
                                  <w:t xml:space="preserve">new </w:t>
                                </w:r>
                              </w:ins>
                              <w:ins w:id="82" w:author="Nikki Papenfus" w:date="2024-04-29T10:40:00Z" w16du:dateUtc="2024-04-29T08:40:00Z">
                                <w:r>
                                  <w:rPr>
                                    <w:rStyle w:val="IntenseEmphasis"/>
                                    <w:rFonts w:ascii="Arial" w:hAnsi="Arial" w:cs="Arial"/>
                                    <w:i w:val="0"/>
                                    <w:iCs w:val="0"/>
                                    <w:color w:val="313435" w:themeColor="accent5" w:themeShade="80"/>
                                  </w:rPr>
                                  <w:t>tenancy will be automatically created by the system</w:t>
                                </w:r>
                              </w:ins>
                              <w:ins w:id="83" w:author="Nikki Papenfus" w:date="2024-04-29T10:41:00Z" w16du:dateUtc="2024-04-29T08:41:00Z">
                                <w:r>
                                  <w:rPr>
                                    <w:rStyle w:val="IntenseEmphasis"/>
                                    <w:rFonts w:ascii="Arial" w:hAnsi="Arial" w:cs="Arial"/>
                                    <w:i w:val="0"/>
                                    <w:iCs w:val="0"/>
                                    <w:color w:val="313435" w:themeColor="accent5" w:themeShade="80"/>
                                  </w:rPr>
                                  <w:t>.</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E9052" id="_x0000_s1032" type="#_x0000_t61" style="position:absolute;margin-left:303.75pt;margin-top:8.5pt;width:181.75pt;height:57pt;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" adj="-2278,14832" fillcolor="white [3212]" strokecolor="#7f7f7f [1612]" strokeweight=".25pt">
                  <v:shadow on="t" color="black" opacity="26214f" origin="-.5,-.5" offset=".74836mm,.74836mm"/>
                  <v:textbox>
                    <w:txbxContent>
                      <w:p w14:paraId="0186A574" w14:textId="16F3E149" w:rsidR="00614B8E" w:rsidRPr="008D4A33" w:rsidRDefault="00147EE5" w:rsidP="00614B8E">
                        <w:pPr>
                          <w:pStyle w:val="CommentText"/>
                          <w:spacing w:after="120" w:line="240" w:lineRule="auto"/>
                          <w:ind w:left="0"/>
                          <w:rPr>
                            <w:rStyle w:val="IntenseEmphasis"/>
                            <w:rFonts w:ascii="Arial" w:hAnsi="Arial" w:cs="Arial"/>
                            <w:i w:val="0"/>
                            <w:iCs w:val="0"/>
                            <w:color w:val="313435" w:themeColor="accent5" w:themeShade="80"/>
                          </w:rPr>
                        </w:pPr>
                        <w:ins w:id="84" w:author="Nikki Papenfus" w:date="2024-04-29T10:40:00Z" w16du:dateUtc="2024-04-29T08:40:00Z">
                          <w:r>
                            <w:rPr>
                              <w:rStyle w:val="IntenseEmphasis"/>
                              <w:rFonts w:ascii="Arial" w:hAnsi="Arial" w:cs="Arial"/>
                              <w:i w:val="0"/>
                              <w:iCs w:val="0"/>
                              <w:color w:val="313435" w:themeColor="accent5" w:themeShade="80"/>
                            </w:rPr>
                            <w:t xml:space="preserve">First enter details of the tenancy that is ending. A </w:t>
                          </w:r>
                        </w:ins>
                        <w:ins w:id="85" w:author="Nikki Papenfus" w:date="2024-04-29T10:45:00Z" w16du:dateUtc="2024-04-29T08:45:00Z">
                          <w:r w:rsidR="008912BB">
                            <w:rPr>
                              <w:rStyle w:val="IntenseEmphasis"/>
                              <w:rFonts w:ascii="Arial" w:hAnsi="Arial" w:cs="Arial"/>
                              <w:i w:val="0"/>
                              <w:iCs w:val="0"/>
                              <w:color w:val="313435" w:themeColor="accent5" w:themeShade="80"/>
                            </w:rPr>
                            <w:t xml:space="preserve">new </w:t>
                          </w:r>
                        </w:ins>
                        <w:ins w:id="86" w:author="Nikki Papenfus" w:date="2024-04-29T10:40:00Z" w16du:dateUtc="2024-04-29T08:40:00Z">
                          <w:r>
                            <w:rPr>
                              <w:rStyle w:val="IntenseEmphasis"/>
                              <w:rFonts w:ascii="Arial" w:hAnsi="Arial" w:cs="Arial"/>
                              <w:i w:val="0"/>
                              <w:iCs w:val="0"/>
                              <w:color w:val="313435" w:themeColor="accent5" w:themeShade="80"/>
                            </w:rPr>
                            <w:t>tenancy will be automatically created by the system</w:t>
                          </w:r>
                        </w:ins>
                        <w:ins w:id="87" w:author="Nikki Papenfus" w:date="2024-04-29T10:41:00Z" w16du:dateUtc="2024-04-29T08:41:00Z">
                          <w:r>
                            <w:rPr>
                              <w:rStyle w:val="IntenseEmphasis"/>
                              <w:rFonts w:ascii="Arial" w:hAnsi="Arial" w:cs="Arial"/>
                              <w:i w:val="0"/>
                              <w:iCs w:val="0"/>
                              <w:color w:val="313435" w:themeColor="accent5" w:themeShade="80"/>
                            </w:rPr>
                            <w:t>.</w:t>
                          </w:r>
                        </w:ins>
                      </w:p>
                    </w:txbxContent>
                  </v:textbox>
                </v:shape>
              </w:pict>
            </mc:Fallback>
          </mc:AlternateContent>
        </w:r>
      </w:ins>
      <w:ins w:id="88" w:author="Nikki Papenfus" w:date="2024-04-29T10:41:00Z" w16du:dateUtc="2024-04-29T08:41:00Z">
        <w:r w:rsidR="00147EE5" w:rsidRPr="00764B74">
          <w:rPr>
            <w:noProof/>
            <w:lang w:val="en-US"/>
          </w:rPr>
          <mc:AlternateContent>
            <mc:Choice Requires="wps">
              <w:drawing>
                <wp:anchor distT="0" distB="0" distL="114300" distR="114300" simplePos="0" relativeHeight="252103168" behindDoc="0" locked="0" layoutInCell="1" allowOverlap="1" wp14:anchorId="7EB3DEDC" wp14:editId="15951332">
                  <wp:simplePos x="0" y="0"/>
                  <wp:positionH relativeFrom="column">
                    <wp:posOffset>3857625</wp:posOffset>
                  </wp:positionH>
                  <wp:positionV relativeFrom="paragraph">
                    <wp:posOffset>984250</wp:posOffset>
                  </wp:positionV>
                  <wp:extent cx="2308225" cy="809625"/>
                  <wp:effectExtent l="628650" t="38100" r="111125" b="123825"/>
                  <wp:wrapNone/>
                  <wp:docPr id="837556261" name="Speech Bubble: Rectangle 2"/>
                  <wp:cNvGraphicFramePr/>
                  <a:graphic xmlns:a="http://schemas.openxmlformats.org/drawingml/2006/main">
                    <a:graphicData uri="http://schemas.microsoft.com/office/word/2010/wordprocessingShape">
                      <wps:wsp>
                        <wps:cNvSpPr/>
                        <wps:spPr>
                          <a:xfrm>
                            <a:off x="0" y="0"/>
                            <a:ext cx="2308225" cy="809625"/>
                          </a:xfrm>
                          <a:prstGeom prst="wedgeRectCallout">
                            <a:avLst>
                              <a:gd name="adj1" fmla="val -75403"/>
                              <a:gd name="adj2" fmla="val -27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DABF49F" w14:textId="5E3B09CA" w:rsidR="00147EE5" w:rsidRPr="008D4A33" w:rsidRDefault="00147EE5" w:rsidP="00147EE5">
                              <w:pPr>
                                <w:pStyle w:val="CommentText"/>
                                <w:spacing w:after="120" w:line="240" w:lineRule="auto"/>
                                <w:ind w:left="0"/>
                                <w:rPr>
                                  <w:rStyle w:val="IntenseEmphasis"/>
                                  <w:rFonts w:ascii="Arial" w:hAnsi="Arial" w:cs="Arial"/>
                                  <w:i w:val="0"/>
                                  <w:iCs w:val="0"/>
                                  <w:color w:val="313435" w:themeColor="accent5" w:themeShade="80"/>
                                </w:rPr>
                              </w:pPr>
                              <w:ins w:id="89" w:author="Nikki Papenfus" w:date="2024-04-29T10:41:00Z" w16du:dateUtc="2024-04-29T08:41:00Z">
                                <w:r>
                                  <w:rPr>
                                    <w:rStyle w:val="IntenseEmphasis"/>
                                    <w:rFonts w:ascii="Arial" w:hAnsi="Arial" w:cs="Arial"/>
                                    <w:i w:val="0"/>
                                    <w:iCs w:val="0"/>
                                    <w:color w:val="313435" w:themeColor="accent5" w:themeShade="80"/>
                                  </w:rPr>
                                  <w:t>Where the</w:t>
                                </w:r>
                              </w:ins>
                              <w:ins w:id="90" w:author="Nikki Papenfus" w:date="2024-04-29T10:45:00Z" w16du:dateUtc="2024-04-29T08:45:00Z">
                                <w:r w:rsidR="008912BB">
                                  <w:rPr>
                                    <w:rStyle w:val="IntenseEmphasis"/>
                                    <w:rFonts w:ascii="Arial" w:hAnsi="Arial" w:cs="Arial"/>
                                    <w:i w:val="0"/>
                                    <w:iCs w:val="0"/>
                                    <w:color w:val="313435" w:themeColor="accent5" w:themeShade="80"/>
                                  </w:rPr>
                                  <w:t>re</w:t>
                                </w:r>
                              </w:ins>
                              <w:ins w:id="91" w:author="Nikki Papenfus" w:date="2024-04-29T10:41:00Z" w16du:dateUtc="2024-04-29T08:41:00Z">
                                <w:r>
                                  <w:rPr>
                                    <w:rStyle w:val="IntenseEmphasis"/>
                                    <w:rFonts w:ascii="Arial" w:hAnsi="Arial" w:cs="Arial"/>
                                    <w:i w:val="0"/>
                                    <w:iCs w:val="0"/>
                                    <w:color w:val="313435" w:themeColor="accent5" w:themeShade="80"/>
                                  </w:rPr>
                                  <w:t xml:space="preserve"> is a Closed Won opportunity for </w:t>
                                </w:r>
                              </w:ins>
                              <w:ins w:id="92" w:author="Nikki Papenfus" w:date="2024-04-29T10:45:00Z" w16du:dateUtc="2024-04-29T08:45:00Z">
                                <w:r w:rsidR="008912BB">
                                  <w:rPr>
                                    <w:rStyle w:val="IntenseEmphasis"/>
                                    <w:rFonts w:ascii="Arial" w:hAnsi="Arial" w:cs="Arial"/>
                                    <w:i w:val="0"/>
                                    <w:iCs w:val="0"/>
                                    <w:color w:val="313435" w:themeColor="accent5" w:themeShade="80"/>
                                  </w:rPr>
                                  <w:t xml:space="preserve">the </w:t>
                                </w:r>
                              </w:ins>
                              <w:ins w:id="93" w:author="Nikki Papenfus" w:date="2024-04-29T10:41:00Z" w16du:dateUtc="2024-04-29T08:41:00Z">
                                <w:r>
                                  <w:rPr>
                                    <w:rStyle w:val="IntenseEmphasis"/>
                                    <w:rFonts w:ascii="Arial" w:hAnsi="Arial" w:cs="Arial"/>
                                    <w:i w:val="0"/>
                                    <w:iCs w:val="0"/>
                                    <w:color w:val="313435" w:themeColor="accent5" w:themeShade="80"/>
                                  </w:rPr>
                                  <w:t xml:space="preserve">unit, some of the tenancy details will be prepopulated </w:t>
                                </w:r>
                              </w:ins>
                              <w:ins w:id="94" w:author="Nikki Papenfus" w:date="2024-04-29T10:42:00Z" w16du:dateUtc="2024-04-29T08:42:00Z">
                                <w:r w:rsidR="00ED330C">
                                  <w:rPr>
                                    <w:rStyle w:val="IntenseEmphasis"/>
                                    <w:rFonts w:ascii="Arial" w:hAnsi="Arial" w:cs="Arial"/>
                                    <w:i w:val="0"/>
                                    <w:iCs w:val="0"/>
                                    <w:color w:val="313435" w:themeColor="accent5" w:themeShade="80"/>
                                  </w:rPr>
                                  <w:t>based on</w:t>
                                </w:r>
                              </w:ins>
                              <w:ins w:id="95" w:author="Nikki Papenfus" w:date="2024-04-29T10:41:00Z" w16du:dateUtc="2024-04-29T08:41:00Z">
                                <w:r w:rsidR="00ED330C">
                                  <w:rPr>
                                    <w:rStyle w:val="IntenseEmphasis"/>
                                    <w:rFonts w:ascii="Arial" w:hAnsi="Arial" w:cs="Arial"/>
                                    <w:i w:val="0"/>
                                    <w:iCs w:val="0"/>
                                    <w:color w:val="313435" w:themeColor="accent5" w:themeShade="80"/>
                                  </w:rPr>
                                  <w:t xml:space="preserve"> the opportunity.</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3DEDC" id="_x0000_s1033" type="#_x0000_t61" style="position:absolute;margin-left:303.75pt;margin-top:77.5pt;width:181.75pt;height:63.75pt;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" adj="-5487,4922" fillcolor="white [3212]" strokecolor="#7f7f7f [1612]" strokeweight=".25pt">
                  <v:shadow on="t" color="black" opacity="26214f" origin="-.5,-.5" offset=".74836mm,.74836mm"/>
                  <v:textbox>
                    <w:txbxContent>
                      <w:p w14:paraId="1DABF49F" w14:textId="5E3B09CA" w:rsidR="00147EE5" w:rsidRPr="008D4A33" w:rsidRDefault="00147EE5" w:rsidP="00147EE5">
                        <w:pPr>
                          <w:pStyle w:val="CommentText"/>
                          <w:spacing w:after="120" w:line="240" w:lineRule="auto"/>
                          <w:ind w:left="0"/>
                          <w:rPr>
                            <w:rStyle w:val="IntenseEmphasis"/>
                            <w:rFonts w:ascii="Arial" w:hAnsi="Arial" w:cs="Arial"/>
                            <w:i w:val="0"/>
                            <w:iCs w:val="0"/>
                            <w:color w:val="313435" w:themeColor="accent5" w:themeShade="80"/>
                          </w:rPr>
                        </w:pPr>
                        <w:ins w:id="96" w:author="Nikki Papenfus" w:date="2024-04-29T10:41:00Z" w16du:dateUtc="2024-04-29T08:41:00Z">
                          <w:r>
                            <w:rPr>
                              <w:rStyle w:val="IntenseEmphasis"/>
                              <w:rFonts w:ascii="Arial" w:hAnsi="Arial" w:cs="Arial"/>
                              <w:i w:val="0"/>
                              <w:iCs w:val="0"/>
                              <w:color w:val="313435" w:themeColor="accent5" w:themeShade="80"/>
                            </w:rPr>
                            <w:t>Where the</w:t>
                          </w:r>
                        </w:ins>
                        <w:ins w:id="97" w:author="Nikki Papenfus" w:date="2024-04-29T10:45:00Z" w16du:dateUtc="2024-04-29T08:45:00Z">
                          <w:r w:rsidR="008912BB">
                            <w:rPr>
                              <w:rStyle w:val="IntenseEmphasis"/>
                              <w:rFonts w:ascii="Arial" w:hAnsi="Arial" w:cs="Arial"/>
                              <w:i w:val="0"/>
                              <w:iCs w:val="0"/>
                              <w:color w:val="313435" w:themeColor="accent5" w:themeShade="80"/>
                            </w:rPr>
                            <w:t>re</w:t>
                          </w:r>
                        </w:ins>
                        <w:ins w:id="98" w:author="Nikki Papenfus" w:date="2024-04-29T10:41:00Z" w16du:dateUtc="2024-04-29T08:41:00Z">
                          <w:r>
                            <w:rPr>
                              <w:rStyle w:val="IntenseEmphasis"/>
                              <w:rFonts w:ascii="Arial" w:hAnsi="Arial" w:cs="Arial"/>
                              <w:i w:val="0"/>
                              <w:iCs w:val="0"/>
                              <w:color w:val="313435" w:themeColor="accent5" w:themeShade="80"/>
                            </w:rPr>
                            <w:t xml:space="preserve"> is a Closed Won opportunity for </w:t>
                          </w:r>
                        </w:ins>
                        <w:ins w:id="99" w:author="Nikki Papenfus" w:date="2024-04-29T10:45:00Z" w16du:dateUtc="2024-04-29T08:45:00Z">
                          <w:r w:rsidR="008912BB">
                            <w:rPr>
                              <w:rStyle w:val="IntenseEmphasis"/>
                              <w:rFonts w:ascii="Arial" w:hAnsi="Arial" w:cs="Arial"/>
                              <w:i w:val="0"/>
                              <w:iCs w:val="0"/>
                              <w:color w:val="313435" w:themeColor="accent5" w:themeShade="80"/>
                            </w:rPr>
                            <w:t xml:space="preserve">the </w:t>
                          </w:r>
                        </w:ins>
                        <w:ins w:id="100" w:author="Nikki Papenfus" w:date="2024-04-29T10:41:00Z" w16du:dateUtc="2024-04-29T08:41:00Z">
                          <w:r>
                            <w:rPr>
                              <w:rStyle w:val="IntenseEmphasis"/>
                              <w:rFonts w:ascii="Arial" w:hAnsi="Arial" w:cs="Arial"/>
                              <w:i w:val="0"/>
                              <w:iCs w:val="0"/>
                              <w:color w:val="313435" w:themeColor="accent5" w:themeShade="80"/>
                            </w:rPr>
                            <w:t xml:space="preserve">unit, some of the tenancy details will be prepopulated </w:t>
                          </w:r>
                        </w:ins>
                        <w:ins w:id="101" w:author="Nikki Papenfus" w:date="2024-04-29T10:42:00Z" w16du:dateUtc="2024-04-29T08:42:00Z">
                          <w:r w:rsidR="00ED330C">
                            <w:rPr>
                              <w:rStyle w:val="IntenseEmphasis"/>
                              <w:rFonts w:ascii="Arial" w:hAnsi="Arial" w:cs="Arial"/>
                              <w:i w:val="0"/>
                              <w:iCs w:val="0"/>
                              <w:color w:val="313435" w:themeColor="accent5" w:themeShade="80"/>
                            </w:rPr>
                            <w:t>based on</w:t>
                          </w:r>
                        </w:ins>
                        <w:ins w:id="102" w:author="Nikki Papenfus" w:date="2024-04-29T10:41:00Z" w16du:dateUtc="2024-04-29T08:41:00Z">
                          <w:r w:rsidR="00ED330C">
                            <w:rPr>
                              <w:rStyle w:val="IntenseEmphasis"/>
                              <w:rFonts w:ascii="Arial" w:hAnsi="Arial" w:cs="Arial"/>
                              <w:i w:val="0"/>
                              <w:iCs w:val="0"/>
                              <w:color w:val="313435" w:themeColor="accent5" w:themeShade="80"/>
                            </w:rPr>
                            <w:t xml:space="preserve"> the opportunity.</w:t>
                          </w:r>
                        </w:ins>
                      </w:p>
                    </w:txbxContent>
                  </v:textbox>
                </v:shape>
              </w:pict>
            </mc:Fallback>
          </mc:AlternateContent>
        </w:r>
      </w:ins>
      <w:ins w:id="103" w:author="Nikki Papenfus" w:date="2024-04-29T10:37:00Z" w16du:dateUtc="2024-04-29T08:37:00Z">
        <w:r w:rsidR="00845EB1" w:rsidRPr="00845EB1">
          <w:rPr>
            <w:rFonts w:asciiTheme="minorHAnsi" w:hAnsiTheme="minorHAnsi" w:cstheme="minorHAnsi"/>
            <w:noProof/>
            <w:sz w:val="22"/>
            <w:szCs w:val="22"/>
          </w:rPr>
          <w:drawing>
            <wp:inline distT="0" distB="0" distL="0" distR="0" wp14:anchorId="74CD578D" wp14:editId="3587358D">
              <wp:extent cx="4486275" cy="2618431"/>
              <wp:effectExtent l="0" t="0" r="0" b="0"/>
              <wp:docPr id="457811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1226" name="Picture 1" descr="A screenshot of a computer&#10;&#10;Description automatically generated"/>
                      <pic:cNvPicPr/>
                    </pic:nvPicPr>
                    <pic:blipFill>
                      <a:blip r:embed="rId25"/>
                      <a:stretch>
                        <a:fillRect/>
                      </a:stretch>
                    </pic:blipFill>
                    <pic:spPr>
                      <a:xfrm>
                        <a:off x="0" y="0"/>
                        <a:ext cx="4503579" cy="2628530"/>
                      </a:xfrm>
                      <a:prstGeom prst="rect">
                        <a:avLst/>
                      </a:prstGeom>
                    </pic:spPr>
                  </pic:pic>
                </a:graphicData>
              </a:graphic>
            </wp:inline>
          </w:drawing>
        </w:r>
      </w:ins>
    </w:p>
    <w:p w14:paraId="7F07D2C3" w14:textId="24F23915" w:rsidR="00D35098" w:rsidRDefault="00ED330C" w:rsidP="00197EB6">
      <w:pPr>
        <w:spacing w:after="240"/>
        <w:rPr>
          <w:rFonts w:ascii="Arial" w:hAnsi="Arial"/>
          <w:kern w:val="28"/>
          <w:sz w:val="22"/>
          <w:szCs w:val="20"/>
          <w:lang w:eastAsia="en-US"/>
        </w:rPr>
        <w:pPrChange w:id="104" w:author="Nikki Papenfus" w:date="2024-04-29T10:39:00Z" w16du:dateUtc="2024-04-29T08:39:00Z">
          <w:pPr/>
        </w:pPrChange>
      </w:pPr>
      <w:ins w:id="105" w:author="Nikki Papenfus" w:date="2024-04-29T10:42:00Z" w16du:dateUtc="2024-04-29T08:42:00Z">
        <w:r w:rsidRPr="00764B74">
          <w:rPr>
            <w:noProof/>
            <w:lang w:val="en-US"/>
          </w:rPr>
          <mc:AlternateContent>
            <mc:Choice Requires="wps">
              <w:drawing>
                <wp:anchor distT="0" distB="0" distL="114300" distR="114300" simplePos="0" relativeHeight="252107264" behindDoc="0" locked="0" layoutInCell="1" allowOverlap="1" wp14:anchorId="1D6A2BDC" wp14:editId="1CB85C58">
                  <wp:simplePos x="0" y="0"/>
                  <wp:positionH relativeFrom="column">
                    <wp:posOffset>3733800</wp:posOffset>
                  </wp:positionH>
                  <wp:positionV relativeFrom="paragraph">
                    <wp:posOffset>1004570</wp:posOffset>
                  </wp:positionV>
                  <wp:extent cx="2308225" cy="1190625"/>
                  <wp:effectExtent l="2571750" t="38100" r="111125" b="123825"/>
                  <wp:wrapNone/>
                  <wp:docPr id="812268803" name="Speech Bubble: Rectangle 2"/>
                  <wp:cNvGraphicFramePr/>
                  <a:graphic xmlns:a="http://schemas.openxmlformats.org/drawingml/2006/main">
                    <a:graphicData uri="http://schemas.microsoft.com/office/word/2010/wordprocessingShape">
                      <wps:wsp>
                        <wps:cNvSpPr/>
                        <wps:spPr>
                          <a:xfrm>
                            <a:off x="0" y="0"/>
                            <a:ext cx="2308225" cy="1190625"/>
                          </a:xfrm>
                          <a:prstGeom prst="wedgeRectCallout">
                            <a:avLst>
                              <a:gd name="adj1" fmla="val -159997"/>
                              <a:gd name="adj2" fmla="val 4037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548F05C" w14:textId="45854FCE" w:rsidR="003A4E1B" w:rsidRDefault="00ED330C" w:rsidP="00ED330C">
                              <w:pPr>
                                <w:pStyle w:val="CommentText"/>
                                <w:spacing w:after="120" w:line="240" w:lineRule="auto"/>
                                <w:ind w:left="0"/>
                                <w:rPr>
                                  <w:ins w:id="106" w:author="Nikki Papenfus" w:date="2024-04-29T10:43:00Z" w16du:dateUtc="2024-04-29T08:43:00Z"/>
                                  <w:rStyle w:val="IntenseEmphasis"/>
                                  <w:rFonts w:ascii="Arial" w:hAnsi="Arial" w:cs="Arial"/>
                                  <w:i w:val="0"/>
                                  <w:iCs w:val="0"/>
                                  <w:color w:val="313435" w:themeColor="accent5" w:themeShade="80"/>
                                </w:rPr>
                              </w:pPr>
                              <w:ins w:id="107" w:author="Nikki Papenfus" w:date="2024-04-29T10:42:00Z" w16du:dateUtc="2024-04-29T08:42:00Z">
                                <w:r>
                                  <w:rPr>
                                    <w:rStyle w:val="IntenseEmphasis"/>
                                    <w:rFonts w:ascii="Arial" w:hAnsi="Arial" w:cs="Arial"/>
                                    <w:i w:val="0"/>
                                    <w:iCs w:val="0"/>
                                    <w:color w:val="313435" w:themeColor="accent5" w:themeShade="80"/>
                                  </w:rPr>
                                  <w:t>On the next screen, be sure to select ‘</w:t>
                                </w:r>
                                <w:r w:rsidRPr="003A4E1B">
                                  <w:rPr>
                                    <w:rStyle w:val="IntenseEmphasis"/>
                                    <w:rFonts w:ascii="Arial" w:hAnsi="Arial" w:cs="Arial"/>
                                    <w:b/>
                                    <w:bCs/>
                                    <w:i w:val="0"/>
                                    <w:iCs w:val="0"/>
                                    <w:rPrChange w:id="108" w:author="Nikki Papenfus" w:date="2024-04-29T10:44:00Z" w16du:dateUtc="2024-04-29T08:44:00Z">
                                      <w:rPr>
                                        <w:rStyle w:val="IntenseEmphasis"/>
                                        <w:rFonts w:ascii="Arial" w:hAnsi="Arial" w:cs="Arial"/>
                                        <w:i w:val="0"/>
                                        <w:iCs w:val="0"/>
                                        <w:color w:val="313435" w:themeColor="accent5" w:themeShade="80"/>
                                      </w:rPr>
                                    </w:rPrChange>
                                  </w:rPr>
                                  <w:t>Grainger Trust NTQ’</w:t>
                                </w:r>
                                <w:r w:rsidRPr="003A4E1B">
                                  <w:rPr>
                                    <w:rStyle w:val="IntenseEmphasis"/>
                                    <w:rFonts w:ascii="Arial" w:hAnsi="Arial" w:cs="Arial"/>
                                    <w:i w:val="0"/>
                                    <w:iCs w:val="0"/>
                                    <w:rPrChange w:id="109" w:author="Nikki Papenfus" w:date="2024-04-29T10:44:00Z" w16du:dateUtc="2024-04-29T08:44:00Z">
                                      <w:rPr>
                                        <w:rStyle w:val="IntenseEmphasis"/>
                                        <w:rFonts w:ascii="Arial" w:hAnsi="Arial" w:cs="Arial"/>
                                        <w:i w:val="0"/>
                                        <w:iCs w:val="0"/>
                                        <w:color w:val="313435" w:themeColor="accent5" w:themeShade="80"/>
                                      </w:rPr>
                                    </w:rPrChange>
                                  </w:rPr>
                                  <w:t xml:space="preserve"> </w:t>
                                </w:r>
                              </w:ins>
                              <w:ins w:id="110" w:author="Nikki Papenfus" w:date="2024-04-29T10:43:00Z" w16du:dateUtc="2024-04-29T08:43:00Z">
                                <w:r w:rsidR="003A4E1B">
                                  <w:rPr>
                                    <w:rStyle w:val="IntenseEmphasis"/>
                                    <w:rFonts w:ascii="Arial" w:hAnsi="Arial" w:cs="Arial"/>
                                    <w:i w:val="0"/>
                                    <w:iCs w:val="0"/>
                                    <w:color w:val="313435" w:themeColor="accent5" w:themeShade="80"/>
                                  </w:rPr>
                                  <w:t xml:space="preserve">as </w:t>
                                </w:r>
                              </w:ins>
                              <w:ins w:id="111" w:author="Nikki Papenfus" w:date="2024-04-29T10:42:00Z" w16du:dateUtc="2024-04-29T08:42:00Z">
                                <w:r>
                                  <w:rPr>
                                    <w:rStyle w:val="IntenseEmphasis"/>
                                    <w:rFonts w:ascii="Arial" w:hAnsi="Arial" w:cs="Arial"/>
                                    <w:i w:val="0"/>
                                    <w:iCs w:val="0"/>
                                    <w:color w:val="313435" w:themeColor="accent5" w:themeShade="80"/>
                                  </w:rPr>
                                  <w:t>the EoT Tem</w:t>
                                </w:r>
                              </w:ins>
                              <w:ins w:id="112" w:author="Nikki Papenfus" w:date="2024-04-29T10:43:00Z" w16du:dateUtc="2024-04-29T08:43:00Z">
                                <w:r w:rsidR="003A4E1B">
                                  <w:rPr>
                                    <w:rStyle w:val="IntenseEmphasis"/>
                                    <w:rFonts w:ascii="Arial" w:hAnsi="Arial" w:cs="Arial"/>
                                    <w:i w:val="0"/>
                                    <w:iCs w:val="0"/>
                                    <w:color w:val="313435" w:themeColor="accent5" w:themeShade="80"/>
                                  </w:rPr>
                                  <w:t xml:space="preserve">plate. </w:t>
                                </w:r>
                              </w:ins>
                            </w:p>
                            <w:p w14:paraId="024F0CF9" w14:textId="16A85F9C" w:rsidR="00ED330C" w:rsidRPr="008D4A33" w:rsidRDefault="003A4E1B" w:rsidP="00ED330C">
                              <w:pPr>
                                <w:pStyle w:val="CommentText"/>
                                <w:spacing w:after="120" w:line="240" w:lineRule="auto"/>
                                <w:ind w:left="0"/>
                                <w:rPr>
                                  <w:rStyle w:val="IntenseEmphasis"/>
                                  <w:rFonts w:ascii="Arial" w:hAnsi="Arial" w:cs="Arial"/>
                                  <w:i w:val="0"/>
                                  <w:iCs w:val="0"/>
                                  <w:color w:val="313435" w:themeColor="accent5" w:themeShade="80"/>
                                </w:rPr>
                              </w:pPr>
                              <w:ins w:id="113" w:author="Nikki Papenfus" w:date="2024-04-29T10:43:00Z" w16du:dateUtc="2024-04-29T08:43:00Z">
                                <w:r>
                                  <w:rPr>
                                    <w:rStyle w:val="IntenseEmphasis"/>
                                    <w:rFonts w:ascii="Arial" w:hAnsi="Arial" w:cs="Arial"/>
                                    <w:i w:val="0"/>
                                    <w:iCs w:val="0"/>
                                    <w:color w:val="313435" w:themeColor="accent5" w:themeShade="80"/>
                                  </w:rPr>
                                  <w:t>This will create an E</w:t>
                                </w:r>
                              </w:ins>
                              <w:ins w:id="114" w:author="Nikki Papenfus" w:date="2024-04-29T10:44:00Z" w16du:dateUtc="2024-04-29T08:44:00Z">
                                <w:r>
                                  <w:rPr>
                                    <w:rStyle w:val="IntenseEmphasis"/>
                                    <w:rFonts w:ascii="Arial" w:hAnsi="Arial" w:cs="Arial"/>
                                    <w:i w:val="0"/>
                                    <w:iCs w:val="0"/>
                                    <w:color w:val="313435" w:themeColor="accent5" w:themeShade="80"/>
                                  </w:rPr>
                                  <w:t xml:space="preserve">nd of Tenancy </w:t>
                                </w:r>
                              </w:ins>
                              <w:ins w:id="115" w:author="Nikki Papenfus" w:date="2024-04-29T10:43:00Z" w16du:dateUtc="2024-04-29T08:43:00Z">
                                <w:r>
                                  <w:rPr>
                                    <w:rStyle w:val="IntenseEmphasis"/>
                                    <w:rFonts w:ascii="Arial" w:hAnsi="Arial" w:cs="Arial"/>
                                    <w:i w:val="0"/>
                                    <w:iCs w:val="0"/>
                                    <w:color w:val="313435" w:themeColor="accent5" w:themeShade="80"/>
                                  </w:rPr>
                                  <w:t>with tasks &amp; timelines that have been customized for Grainger Trust units.</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A2BDC" id="_x0000_s1034" type="#_x0000_t61" style="position:absolute;margin-left:294pt;margin-top:79.1pt;width:181.75pt;height:93.75pt;z-index:25210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" adj="-23759,19520" fillcolor="white [3212]" strokecolor="#7f7f7f [1612]" strokeweight=".25pt">
                  <v:shadow on="t" color="black" opacity="26214f" origin="-.5,-.5" offset=".74836mm,.74836mm"/>
                  <v:textbox>
                    <w:txbxContent>
                      <w:p w14:paraId="2548F05C" w14:textId="45854FCE" w:rsidR="003A4E1B" w:rsidRDefault="00ED330C" w:rsidP="00ED330C">
                        <w:pPr>
                          <w:pStyle w:val="CommentText"/>
                          <w:spacing w:after="120" w:line="240" w:lineRule="auto"/>
                          <w:ind w:left="0"/>
                          <w:rPr>
                            <w:ins w:id="116" w:author="Nikki Papenfus" w:date="2024-04-29T10:43:00Z" w16du:dateUtc="2024-04-29T08:43:00Z"/>
                            <w:rStyle w:val="IntenseEmphasis"/>
                            <w:rFonts w:ascii="Arial" w:hAnsi="Arial" w:cs="Arial"/>
                            <w:i w:val="0"/>
                            <w:iCs w:val="0"/>
                            <w:color w:val="313435" w:themeColor="accent5" w:themeShade="80"/>
                          </w:rPr>
                        </w:pPr>
                        <w:ins w:id="117" w:author="Nikki Papenfus" w:date="2024-04-29T10:42:00Z" w16du:dateUtc="2024-04-29T08:42:00Z">
                          <w:r>
                            <w:rPr>
                              <w:rStyle w:val="IntenseEmphasis"/>
                              <w:rFonts w:ascii="Arial" w:hAnsi="Arial" w:cs="Arial"/>
                              <w:i w:val="0"/>
                              <w:iCs w:val="0"/>
                              <w:color w:val="313435" w:themeColor="accent5" w:themeShade="80"/>
                            </w:rPr>
                            <w:t>On the next screen, be sure to select ‘</w:t>
                          </w:r>
                          <w:r w:rsidRPr="003A4E1B">
                            <w:rPr>
                              <w:rStyle w:val="IntenseEmphasis"/>
                              <w:rFonts w:ascii="Arial" w:hAnsi="Arial" w:cs="Arial"/>
                              <w:b/>
                              <w:bCs/>
                              <w:i w:val="0"/>
                              <w:iCs w:val="0"/>
                              <w:rPrChange w:id="118" w:author="Nikki Papenfus" w:date="2024-04-29T10:44:00Z" w16du:dateUtc="2024-04-29T08:44:00Z">
                                <w:rPr>
                                  <w:rStyle w:val="IntenseEmphasis"/>
                                  <w:rFonts w:ascii="Arial" w:hAnsi="Arial" w:cs="Arial"/>
                                  <w:i w:val="0"/>
                                  <w:iCs w:val="0"/>
                                  <w:color w:val="313435" w:themeColor="accent5" w:themeShade="80"/>
                                </w:rPr>
                              </w:rPrChange>
                            </w:rPr>
                            <w:t>Grainger Trust NTQ’</w:t>
                          </w:r>
                          <w:r w:rsidRPr="003A4E1B">
                            <w:rPr>
                              <w:rStyle w:val="IntenseEmphasis"/>
                              <w:rFonts w:ascii="Arial" w:hAnsi="Arial" w:cs="Arial"/>
                              <w:i w:val="0"/>
                              <w:iCs w:val="0"/>
                              <w:rPrChange w:id="119" w:author="Nikki Papenfus" w:date="2024-04-29T10:44:00Z" w16du:dateUtc="2024-04-29T08:44:00Z">
                                <w:rPr>
                                  <w:rStyle w:val="IntenseEmphasis"/>
                                  <w:rFonts w:ascii="Arial" w:hAnsi="Arial" w:cs="Arial"/>
                                  <w:i w:val="0"/>
                                  <w:iCs w:val="0"/>
                                  <w:color w:val="313435" w:themeColor="accent5" w:themeShade="80"/>
                                </w:rPr>
                              </w:rPrChange>
                            </w:rPr>
                            <w:t xml:space="preserve"> </w:t>
                          </w:r>
                        </w:ins>
                        <w:ins w:id="120" w:author="Nikki Papenfus" w:date="2024-04-29T10:43:00Z" w16du:dateUtc="2024-04-29T08:43:00Z">
                          <w:r w:rsidR="003A4E1B">
                            <w:rPr>
                              <w:rStyle w:val="IntenseEmphasis"/>
                              <w:rFonts w:ascii="Arial" w:hAnsi="Arial" w:cs="Arial"/>
                              <w:i w:val="0"/>
                              <w:iCs w:val="0"/>
                              <w:color w:val="313435" w:themeColor="accent5" w:themeShade="80"/>
                            </w:rPr>
                            <w:t xml:space="preserve">as </w:t>
                          </w:r>
                        </w:ins>
                        <w:ins w:id="121" w:author="Nikki Papenfus" w:date="2024-04-29T10:42:00Z" w16du:dateUtc="2024-04-29T08:42:00Z">
                          <w:r>
                            <w:rPr>
                              <w:rStyle w:val="IntenseEmphasis"/>
                              <w:rFonts w:ascii="Arial" w:hAnsi="Arial" w:cs="Arial"/>
                              <w:i w:val="0"/>
                              <w:iCs w:val="0"/>
                              <w:color w:val="313435" w:themeColor="accent5" w:themeShade="80"/>
                            </w:rPr>
                            <w:t>the EoT Tem</w:t>
                          </w:r>
                        </w:ins>
                        <w:ins w:id="122" w:author="Nikki Papenfus" w:date="2024-04-29T10:43:00Z" w16du:dateUtc="2024-04-29T08:43:00Z">
                          <w:r w:rsidR="003A4E1B">
                            <w:rPr>
                              <w:rStyle w:val="IntenseEmphasis"/>
                              <w:rFonts w:ascii="Arial" w:hAnsi="Arial" w:cs="Arial"/>
                              <w:i w:val="0"/>
                              <w:iCs w:val="0"/>
                              <w:color w:val="313435" w:themeColor="accent5" w:themeShade="80"/>
                            </w:rPr>
                            <w:t xml:space="preserve">plate. </w:t>
                          </w:r>
                        </w:ins>
                      </w:p>
                      <w:p w14:paraId="024F0CF9" w14:textId="16A85F9C" w:rsidR="00ED330C" w:rsidRPr="008D4A33" w:rsidRDefault="003A4E1B" w:rsidP="00ED330C">
                        <w:pPr>
                          <w:pStyle w:val="CommentText"/>
                          <w:spacing w:after="120" w:line="240" w:lineRule="auto"/>
                          <w:ind w:left="0"/>
                          <w:rPr>
                            <w:rStyle w:val="IntenseEmphasis"/>
                            <w:rFonts w:ascii="Arial" w:hAnsi="Arial" w:cs="Arial"/>
                            <w:i w:val="0"/>
                            <w:iCs w:val="0"/>
                            <w:color w:val="313435" w:themeColor="accent5" w:themeShade="80"/>
                          </w:rPr>
                        </w:pPr>
                        <w:ins w:id="123" w:author="Nikki Papenfus" w:date="2024-04-29T10:43:00Z" w16du:dateUtc="2024-04-29T08:43:00Z">
                          <w:r>
                            <w:rPr>
                              <w:rStyle w:val="IntenseEmphasis"/>
                              <w:rFonts w:ascii="Arial" w:hAnsi="Arial" w:cs="Arial"/>
                              <w:i w:val="0"/>
                              <w:iCs w:val="0"/>
                              <w:color w:val="313435" w:themeColor="accent5" w:themeShade="80"/>
                            </w:rPr>
                            <w:t>This will create an E</w:t>
                          </w:r>
                        </w:ins>
                        <w:ins w:id="124" w:author="Nikki Papenfus" w:date="2024-04-29T10:44:00Z" w16du:dateUtc="2024-04-29T08:44:00Z">
                          <w:r>
                            <w:rPr>
                              <w:rStyle w:val="IntenseEmphasis"/>
                              <w:rFonts w:ascii="Arial" w:hAnsi="Arial" w:cs="Arial"/>
                              <w:i w:val="0"/>
                              <w:iCs w:val="0"/>
                              <w:color w:val="313435" w:themeColor="accent5" w:themeShade="80"/>
                            </w:rPr>
                            <w:t xml:space="preserve">nd of Tenancy </w:t>
                          </w:r>
                        </w:ins>
                        <w:ins w:id="125" w:author="Nikki Papenfus" w:date="2024-04-29T10:43:00Z" w16du:dateUtc="2024-04-29T08:43:00Z">
                          <w:r>
                            <w:rPr>
                              <w:rStyle w:val="IntenseEmphasis"/>
                              <w:rFonts w:ascii="Arial" w:hAnsi="Arial" w:cs="Arial"/>
                              <w:i w:val="0"/>
                              <w:iCs w:val="0"/>
                              <w:color w:val="313435" w:themeColor="accent5" w:themeShade="80"/>
                            </w:rPr>
                            <w:t>with tasks &amp; timelines that have been customized for Grainger Trust units.</w:t>
                          </w:r>
                        </w:ins>
                      </w:p>
                    </w:txbxContent>
                  </v:textbox>
                </v:shape>
              </w:pict>
            </mc:Fallback>
          </mc:AlternateContent>
        </w:r>
      </w:ins>
      <w:ins w:id="126" w:author="Nikki Papenfus" w:date="2024-04-29T10:39:00Z" w16du:dateUtc="2024-04-29T08:39:00Z">
        <w:r w:rsidR="00197EB6" w:rsidRPr="00197EB6">
          <w:rPr>
            <w:rFonts w:asciiTheme="minorHAnsi" w:hAnsiTheme="minorHAnsi" w:cstheme="minorHAnsi"/>
            <w:noProof/>
            <w:sz w:val="22"/>
            <w:szCs w:val="22"/>
          </w:rPr>
          <w:drawing>
            <wp:inline distT="0" distB="0" distL="0" distR="0" wp14:anchorId="7E9A0DAC" wp14:editId="7244EB58">
              <wp:extent cx="4500950" cy="2924175"/>
              <wp:effectExtent l="0" t="0" r="0" b="0"/>
              <wp:docPr id="2044931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31180" name="Picture 1" descr="A screenshot of a computer&#10;&#10;Description automatically generated"/>
                      <pic:cNvPicPr/>
                    </pic:nvPicPr>
                    <pic:blipFill>
                      <a:blip r:embed="rId26"/>
                      <a:stretch>
                        <a:fillRect/>
                      </a:stretch>
                    </pic:blipFill>
                    <pic:spPr>
                      <a:xfrm>
                        <a:off x="0" y="0"/>
                        <a:ext cx="4514967" cy="2933282"/>
                      </a:xfrm>
                      <a:prstGeom prst="rect">
                        <a:avLst/>
                      </a:prstGeom>
                    </pic:spPr>
                  </pic:pic>
                </a:graphicData>
              </a:graphic>
            </wp:inline>
          </w:drawing>
        </w:r>
      </w:ins>
      <w:r w:rsidR="00D35098">
        <w:br w:type="page"/>
      </w:r>
    </w:p>
    <w:p w14:paraId="5C279F2C" w14:textId="782D5253" w:rsidR="0073222D" w:rsidRDefault="00411BF2" w:rsidP="00CD4C46">
      <w:pPr>
        <w:pStyle w:val="Heading1"/>
      </w:pPr>
      <w:bookmarkStart w:id="127" w:name="_Toc165285436"/>
      <w:r w:rsidRPr="003A187C">
        <w:lastRenderedPageBreak/>
        <w:t>The EOT at a Glance</w:t>
      </w:r>
      <w:bookmarkEnd w:id="127"/>
    </w:p>
    <w:p w14:paraId="1A48B179" w14:textId="78946E9F" w:rsidR="0089786D" w:rsidRPr="003A187C" w:rsidRDefault="006E7C4A"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280896" behindDoc="0" locked="0" layoutInCell="1" allowOverlap="1" wp14:anchorId="5F2277D8" wp14:editId="4342F370">
                <wp:simplePos x="0" y="0"/>
                <wp:positionH relativeFrom="column">
                  <wp:posOffset>1447800</wp:posOffset>
                </wp:positionH>
                <wp:positionV relativeFrom="paragraph">
                  <wp:posOffset>67310</wp:posOffset>
                </wp:positionV>
                <wp:extent cx="2877820" cy="416560"/>
                <wp:effectExtent l="38100" t="38100" r="113030" b="8788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13192"/>
                            <a:gd name="adj2" fmla="val 2323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5" type="#_x0000_t61" style="position:absolute;left:0;text-align:left;margin-left:114pt;margin-top:5.3pt;width:226.6pt;height:32.8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" adj="13649,60993"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6E2A68DB" w:rsidR="0025059F" w:rsidRDefault="006E7C4A" w:rsidP="00DC18CE">
      <w:pPr>
        <w:spacing w:after="84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771392" behindDoc="0" locked="0" layoutInCell="1" allowOverlap="1" wp14:anchorId="7D60C56E" wp14:editId="3AB4DFD1">
                <wp:simplePos x="0" y="0"/>
                <wp:positionH relativeFrom="column">
                  <wp:posOffset>1739900</wp:posOffset>
                </wp:positionH>
                <wp:positionV relativeFrom="paragraph">
                  <wp:posOffset>3359150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C1DC2" id="Rectangle 3" o:spid="_x0000_s1026" style="position:absolute;margin-left:137pt;margin-top:264.5pt;width:107.1pt;height:12.0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" filled="f" strokecolor="#e16a2f" strokeweight="1.5pt"/>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941376" behindDoc="0" locked="0" layoutInCell="1" allowOverlap="1" wp14:anchorId="22D90DDC" wp14:editId="2AFF571A">
                <wp:simplePos x="0" y="0"/>
                <wp:positionH relativeFrom="column">
                  <wp:posOffset>942975</wp:posOffset>
                </wp:positionH>
                <wp:positionV relativeFrom="paragraph">
                  <wp:posOffset>1343660</wp:posOffset>
                </wp:positionV>
                <wp:extent cx="3077845" cy="268605"/>
                <wp:effectExtent l="38100" t="38100" r="122555" b="3219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19781"/>
                            <a:gd name="adj2" fmla="val 1324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6" type="#_x0000_t61" style="position:absolute;left:0;text-align:left;margin-left:74.25pt;margin-top:105.8pt;width:242.35pt;height:21.15pt;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" adj="6527,39403"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275776" behindDoc="0" locked="0" layoutInCell="1" allowOverlap="1" wp14:anchorId="0A6F7EF6" wp14:editId="6CFF9330">
                <wp:simplePos x="0" y="0"/>
                <wp:positionH relativeFrom="column">
                  <wp:posOffset>937260</wp:posOffset>
                </wp:positionH>
                <wp:positionV relativeFrom="paragraph">
                  <wp:posOffset>2188845</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7" type="#_x0000_t61" style="position:absolute;left:0;text-align:left;margin-left:73.8pt;margin-top:172.35pt;width:218.75pt;height:35.3pt;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98016" behindDoc="0" locked="0" layoutInCell="1" allowOverlap="1" wp14:anchorId="2CC09DAD" wp14:editId="6C059470">
                <wp:simplePos x="0" y="0"/>
                <wp:positionH relativeFrom="column">
                  <wp:posOffset>2813050</wp:posOffset>
                </wp:positionH>
                <wp:positionV relativeFrom="paragraph">
                  <wp:posOffset>3745865</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8" type="#_x0000_t61" style="position:absolute;left:0;text-align:left;margin-left:221.5pt;margin-top:294.95pt;width:163.4pt;height:61.5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7CIw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Pr>
          <w:noProof/>
        </w:rPr>
        <mc:AlternateContent>
          <mc:Choice Requires="wps">
            <w:drawing>
              <wp:anchor distT="0" distB="0" distL="114300" distR="114300" simplePos="0" relativeHeight="251714048" behindDoc="0" locked="0" layoutInCell="1" allowOverlap="1" wp14:anchorId="7FBD78E1" wp14:editId="356D92C6">
                <wp:simplePos x="0" y="0"/>
                <wp:positionH relativeFrom="column">
                  <wp:posOffset>-570230</wp:posOffset>
                </wp:positionH>
                <wp:positionV relativeFrom="paragraph">
                  <wp:posOffset>3723005</wp:posOffset>
                </wp:positionV>
                <wp:extent cx="1360170" cy="153035"/>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FEF16" id="Rectangle 3" o:spid="_x0000_s1026" style="position:absolute;margin-left:-44.9pt;margin-top:293.15pt;width:107.1pt;height:12.0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" filled="f" strokecolor="#e16a2f" strokeweight="1.5pt"/>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46816" behindDoc="0" locked="0" layoutInCell="1" allowOverlap="1" wp14:anchorId="12C3DD53" wp14:editId="47A4776B">
                <wp:simplePos x="0" y="0"/>
                <wp:positionH relativeFrom="column">
                  <wp:posOffset>-82550</wp:posOffset>
                </wp:positionH>
                <wp:positionV relativeFrom="paragraph">
                  <wp:posOffset>3980815</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9" type="#_x0000_t61" style="position:absolute;left:0;text-align:left;margin-left:-6.5pt;margin-top:313.45pt;width:210.95pt;height:60.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949568" behindDoc="0" locked="0" layoutInCell="1" allowOverlap="1" wp14:anchorId="3FF43185" wp14:editId="0B861446">
                <wp:simplePos x="0" y="0"/>
                <wp:positionH relativeFrom="column">
                  <wp:posOffset>5191125</wp:posOffset>
                </wp:positionH>
                <wp:positionV relativeFrom="paragraph">
                  <wp:posOffset>2610485</wp:posOffset>
                </wp:positionV>
                <wp:extent cx="1223010" cy="753110"/>
                <wp:effectExtent l="152400" t="38100" r="110490" b="123190"/>
                <wp:wrapNone/>
                <wp:docPr id="1097486254" name="Speech Bubble: Rectangle 2"/>
                <wp:cNvGraphicFramePr/>
                <a:graphic xmlns:a="http://schemas.openxmlformats.org/drawingml/2006/main">
                  <a:graphicData uri="http://schemas.microsoft.com/office/word/2010/wordprocessingShape">
                    <wps:wsp>
                      <wps:cNvSpPr/>
                      <wps:spPr>
                        <a:xfrm>
                          <a:off x="0" y="0"/>
                          <a:ext cx="1223010" cy="753110"/>
                        </a:xfrm>
                        <a:prstGeom prst="wedgeRectCallout">
                          <a:avLst>
                            <a:gd name="adj1" fmla="val -58716"/>
                            <a:gd name="adj2" fmla="val 218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40" type="#_x0000_t61" style="position:absolute;left:0;text-align:left;margin-left:408.75pt;margin-top:205.55pt;width:96.3pt;height:59.3pt;z-index:25194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BRIQMAANg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" adj="-1883,1552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269632" behindDoc="0" locked="0" layoutInCell="1" allowOverlap="1" wp14:anchorId="0C76E3F4" wp14:editId="6D99E62E">
                <wp:simplePos x="0" y="0"/>
                <wp:positionH relativeFrom="column">
                  <wp:posOffset>3952875</wp:posOffset>
                </wp:positionH>
                <wp:positionV relativeFrom="paragraph">
                  <wp:posOffset>400685</wp:posOffset>
                </wp:positionV>
                <wp:extent cx="2515870" cy="428625"/>
                <wp:effectExtent l="38100" t="38100" r="113030" b="276225"/>
                <wp:wrapNone/>
                <wp:docPr id="493572528" name="Speech Bubble: Rectangle 2"/>
                <wp:cNvGraphicFramePr/>
                <a:graphic xmlns:a="http://schemas.openxmlformats.org/drawingml/2006/main">
                  <a:graphicData uri="http://schemas.microsoft.com/office/word/2010/wordprocessingShape">
                    <wps:wsp>
                      <wps:cNvSpPr/>
                      <wps:spPr>
                        <a:xfrm>
                          <a:off x="0" y="0"/>
                          <a:ext cx="2515870" cy="428625"/>
                        </a:xfrm>
                        <a:prstGeom prst="wedgeRectCallout">
                          <a:avLst>
                            <a:gd name="adj1" fmla="val 15365"/>
                            <a:gd name="adj2" fmla="val 8564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41" type="#_x0000_t61" style="position:absolute;left:0;text-align:left;margin-left:311.25pt;margin-top:31.55pt;width:198.1pt;height:33.75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" adj="14119,2930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del w:id="128" w:author="Nikki Papenfus" w:date="2024-04-29T10:53:00Z" w16du:dateUtc="2024-04-29T08:53:00Z">
        <w:r w:rsidR="00E834EC" w:rsidRPr="00E834EC" w:rsidDel="002012CC">
          <w:rPr>
            <w:rFonts w:asciiTheme="minorHAnsi" w:hAnsiTheme="minorHAnsi" w:cstheme="minorHAnsi"/>
            <w:noProof/>
            <w:sz w:val="22"/>
            <w:szCs w:val="22"/>
          </w:rPr>
          <w:drawing>
            <wp:inline distT="0" distB="0" distL="0" distR="0" wp14:anchorId="45762477" wp14:editId="4E90729F">
              <wp:extent cx="7183527" cy="3809725"/>
              <wp:effectExtent l="0" t="0" r="0" b="635"/>
              <wp:docPr id="13038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764" name=""/>
                      <pic:cNvPicPr/>
                    </pic:nvPicPr>
                    <pic:blipFill>
                      <a:blip r:embed="rId27"/>
                      <a:stretch>
                        <a:fillRect/>
                      </a:stretch>
                    </pic:blipFill>
                    <pic:spPr>
                      <a:xfrm>
                        <a:off x="0" y="0"/>
                        <a:ext cx="7197163" cy="3816957"/>
                      </a:xfrm>
                      <a:prstGeom prst="rect">
                        <a:avLst/>
                      </a:prstGeom>
                    </pic:spPr>
                  </pic:pic>
                </a:graphicData>
              </a:graphic>
            </wp:inline>
          </w:drawing>
        </w:r>
      </w:del>
      <w:ins w:id="129" w:author="Nikki Papenfus" w:date="2024-04-29T10:53:00Z" w16du:dateUtc="2024-04-29T08:53:00Z">
        <w:r w:rsidR="002012CC" w:rsidRPr="002012CC">
          <w:rPr>
            <w:rFonts w:asciiTheme="minorHAnsi" w:hAnsiTheme="minorHAnsi" w:cstheme="minorHAnsi"/>
            <w:noProof/>
            <w:sz w:val="22"/>
            <w:szCs w:val="22"/>
          </w:rPr>
          <w:drawing>
            <wp:inline distT="0" distB="0" distL="0" distR="0" wp14:anchorId="497D9C43" wp14:editId="7EC65B2B">
              <wp:extent cx="7193267" cy="3867150"/>
              <wp:effectExtent l="0" t="0" r="8255" b="0"/>
              <wp:docPr id="921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7067" name=""/>
                      <pic:cNvPicPr/>
                    </pic:nvPicPr>
                    <pic:blipFill>
                      <a:blip r:embed="rId28"/>
                      <a:stretch>
                        <a:fillRect/>
                      </a:stretch>
                    </pic:blipFill>
                    <pic:spPr>
                      <a:xfrm>
                        <a:off x="0" y="0"/>
                        <a:ext cx="7203165" cy="3872471"/>
                      </a:xfrm>
                      <a:prstGeom prst="rect">
                        <a:avLst/>
                      </a:prstGeom>
                    </pic:spPr>
                  </pic:pic>
                </a:graphicData>
              </a:graphic>
            </wp:inline>
          </w:drawing>
        </w:r>
      </w:ins>
    </w:p>
    <w:p w14:paraId="26DE8C53" w14:textId="28DE09EA" w:rsidR="0089786D" w:rsidRDefault="0089786D" w:rsidP="006E7C4A">
      <w:pPr>
        <w:spacing w:after="600"/>
        <w:ind w:left="-1134"/>
        <w:rPr>
          <w:rFonts w:asciiTheme="minorHAnsi" w:hAnsiTheme="minorHAnsi" w:cstheme="minorHAnsi"/>
          <w:noProof/>
          <w:sz w:val="22"/>
          <w:szCs w:val="22"/>
        </w:rPr>
        <w:pPrChange w:id="130" w:author="Nikki Papenfus" w:date="2024-04-29T10:56:00Z" w16du:dateUtc="2024-04-29T08:56:00Z">
          <w:pPr>
            <w:spacing w:after="840"/>
            <w:ind w:left="-1134"/>
          </w:pPr>
        </w:pPrChange>
      </w:pPr>
      <w:r w:rsidRPr="00B0761D">
        <w:rPr>
          <w:rFonts w:asciiTheme="minorHAnsi" w:hAnsiTheme="minorHAnsi" w:cstheme="minorHAnsi"/>
          <w:noProof/>
          <w:sz w:val="16"/>
          <w:szCs w:val="16"/>
          <w:lang w:val="en-US"/>
        </w:rPr>
        <mc:AlternateContent>
          <mc:Choice Requires="wps">
            <w:drawing>
              <wp:anchor distT="0" distB="0" distL="114300" distR="114300" simplePos="0" relativeHeight="251532800"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42" type="#_x0000_t61" style="position:absolute;left:0;text-align:left;margin-left:285.75pt;margin-top:36.35pt;width:195.1pt;height:102.2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" adj="-1796,15987" fillcolor="white [3212]" strokecolor="#7f7f7f [1612]" strokeweight=".25pt">
                <v:shadow on="t" color="black" opacity="26214f" origin="-.5,-.5" offset=".74836mm,.74836mm"/>
                <v:textbo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534848" behindDoc="0" locked="0" layoutInCell="1" allowOverlap="1" wp14:anchorId="4A7140EC" wp14:editId="624EF17D">
                <wp:simplePos x="0" y="0"/>
                <wp:positionH relativeFrom="column">
                  <wp:posOffset>4524375</wp:posOffset>
                </wp:positionH>
                <wp:positionV relativeFrom="paragraph">
                  <wp:posOffset>1954530</wp:posOffset>
                </wp:positionV>
                <wp:extent cx="1377950" cy="815340"/>
                <wp:effectExtent l="34290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71562"/>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43" type="#_x0000_t61" style="position:absolute;margin-left:356.25pt;margin-top:153.9pt;width:108.5pt;height:64.2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RpgIg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" adj="-465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2041728"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9"/>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131" w:name="_Toc165285437"/>
      <w:r w:rsidRPr="00CD4C46">
        <w:rPr>
          <w:rFonts w:asciiTheme="minorHAnsi" w:hAnsiTheme="minorHAnsi" w:cstheme="minorHAnsi"/>
          <w:noProof/>
          <w:szCs w:val="22"/>
        </w:rPr>
        <w:drawing>
          <wp:anchor distT="0" distB="0" distL="114300" distR="114300" simplePos="0" relativeHeight="251951616"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131"/>
    </w:p>
    <w:p w14:paraId="34CF9A92" w14:textId="74BD2A43"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4A0C7427" w:rsidR="00477587" w:rsidRDefault="006964DB" w:rsidP="001D59DC">
      <w:pPr>
        <w:spacing w:after="48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343360" behindDoc="0" locked="0" layoutInCell="1" allowOverlap="1" wp14:anchorId="4280F32C" wp14:editId="2527AB94">
                <wp:simplePos x="0" y="0"/>
                <wp:positionH relativeFrom="column">
                  <wp:posOffset>2857500</wp:posOffset>
                </wp:positionH>
                <wp:positionV relativeFrom="paragraph">
                  <wp:posOffset>1440180</wp:posOffset>
                </wp:positionV>
                <wp:extent cx="2247900" cy="257175"/>
                <wp:effectExtent l="0" t="0" r="19050" b="28575"/>
                <wp:wrapNone/>
                <wp:docPr id="1334608714" name="Rectangle 3"/>
                <wp:cNvGraphicFramePr/>
                <a:graphic xmlns:a="http://schemas.openxmlformats.org/drawingml/2006/main">
                  <a:graphicData uri="http://schemas.microsoft.com/office/word/2010/wordprocessingShape">
                    <wps:wsp>
                      <wps:cNvSpPr/>
                      <wps:spPr>
                        <a:xfrm>
                          <a:off x="0" y="0"/>
                          <a:ext cx="2247900"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79133" id="Rectangle 3" o:spid="_x0000_s1026" style="position:absolute;margin-left:225pt;margin-top:113.4pt;width:177pt;height:20.25pt;z-index:2513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19hQIAAGkFAAAOAAAAZHJzL2Uyb0RvYy54bWysVEtv2zAMvg/YfxB0X/1A0qx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81280" behindDoc="0" locked="0" layoutInCell="1" allowOverlap="1" wp14:anchorId="33404145" wp14:editId="39F0C692">
                <wp:simplePos x="0" y="0"/>
                <wp:positionH relativeFrom="column">
                  <wp:posOffset>687070</wp:posOffset>
                </wp:positionH>
                <wp:positionV relativeFrom="paragraph">
                  <wp:posOffset>3616325</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4" type="#_x0000_t61" style="position:absolute;left:0;text-align:left;margin-left:54.1pt;margin-top:284.75pt;width:204.8pt;height:47.1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ayHw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A15EBB">
        <w:rPr>
          <w:noProof/>
        </w:rPr>
        <mc:AlternateContent>
          <mc:Choice Requires="wps">
            <w:drawing>
              <wp:anchor distT="0" distB="0" distL="114300" distR="114300" simplePos="0" relativeHeight="251407872" behindDoc="0" locked="0" layoutInCell="1" allowOverlap="1" wp14:anchorId="35672DF8" wp14:editId="0FDA41B8">
                <wp:simplePos x="0" y="0"/>
                <wp:positionH relativeFrom="column">
                  <wp:posOffset>-547370</wp:posOffset>
                </wp:positionH>
                <wp:positionV relativeFrom="paragraph">
                  <wp:posOffset>3272790</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B7D42" id="Rectangle 3" o:spid="_x0000_s1026" style="position:absolute;margin-left:-43.1pt;margin-top:257.7pt;width:151.85pt;height:15.6pt;z-index:2514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71040" behindDoc="0" locked="0" layoutInCell="1" allowOverlap="1" wp14:anchorId="00CAAB66" wp14:editId="243CA8A3">
                <wp:simplePos x="0" y="0"/>
                <wp:positionH relativeFrom="column">
                  <wp:posOffset>3743325</wp:posOffset>
                </wp:positionH>
                <wp:positionV relativeFrom="paragraph">
                  <wp:posOffset>3564255</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5" type="#_x0000_t61" style="position:absolute;left:0;text-align:left;margin-left:294.75pt;margin-top:280.65pt;width:174.2pt;height:60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01408" behindDoc="0" locked="0" layoutInCell="1" allowOverlap="1" wp14:anchorId="02DD5EE1" wp14:editId="0449E47C">
                <wp:simplePos x="0" y="0"/>
                <wp:positionH relativeFrom="column">
                  <wp:posOffset>1143000</wp:posOffset>
                </wp:positionH>
                <wp:positionV relativeFrom="paragraph">
                  <wp:posOffset>2211705</wp:posOffset>
                </wp:positionV>
                <wp:extent cx="2266950" cy="657225"/>
                <wp:effectExtent l="38100" t="38100" r="114300" b="180975"/>
                <wp:wrapNone/>
                <wp:docPr id="374058505" name="Speech Bubble: Rectangle 2"/>
                <wp:cNvGraphicFramePr/>
                <a:graphic xmlns:a="http://schemas.openxmlformats.org/drawingml/2006/main">
                  <a:graphicData uri="http://schemas.microsoft.com/office/word/2010/wordprocessingShape">
                    <wps:wsp>
                      <wps:cNvSpPr/>
                      <wps:spPr>
                        <a:xfrm>
                          <a:off x="0" y="0"/>
                          <a:ext cx="2266950" cy="657225"/>
                        </a:xfrm>
                        <a:prstGeom prst="wedgeRectCallout">
                          <a:avLst>
                            <a:gd name="adj1" fmla="val 29553"/>
                            <a:gd name="adj2" fmla="val 60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6" type="#_x0000_t61" style="position:absolute;left:0;text-align:left;margin-left:90pt;margin-top:174.15pt;width:178.5pt;height:51.7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" adj="17183,23829"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A15EBB">
        <w:rPr>
          <w:noProof/>
        </w:rPr>
        <mc:AlternateContent>
          <mc:Choice Requires="wps">
            <w:drawing>
              <wp:anchor distT="0" distB="0" distL="114300" distR="114300" simplePos="0" relativeHeight="251530752" behindDoc="0" locked="0" layoutInCell="1" allowOverlap="1" wp14:anchorId="71DD22E4" wp14:editId="5AC0448F">
                <wp:simplePos x="0" y="0"/>
                <wp:positionH relativeFrom="column">
                  <wp:posOffset>2830195</wp:posOffset>
                </wp:positionH>
                <wp:positionV relativeFrom="paragraph">
                  <wp:posOffset>3134995</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5BEE7" id="Rectangle 3" o:spid="_x0000_s1026" style="position:absolute;margin-left:222.85pt;margin-top:246.85pt;width:132.45pt;height:18.3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" filled="f" strokecolor="#e16a2f" strokeweight="1.5pt"/>
            </w:pict>
          </mc:Fallback>
        </mc:AlternateContent>
      </w:r>
      <w:r w:rsidR="00A15EBB">
        <w:rPr>
          <w:noProof/>
        </w:rPr>
        <mc:AlternateContent>
          <mc:Choice Requires="wps">
            <w:drawing>
              <wp:anchor distT="0" distB="0" distL="114300" distR="114300" simplePos="0" relativeHeight="251469312" behindDoc="0" locked="0" layoutInCell="1" allowOverlap="1" wp14:anchorId="38C6B930" wp14:editId="0AEDAADB">
                <wp:simplePos x="0" y="0"/>
                <wp:positionH relativeFrom="column">
                  <wp:posOffset>2830830</wp:posOffset>
                </wp:positionH>
                <wp:positionV relativeFrom="paragraph">
                  <wp:posOffset>2919730</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F5835" id="Rectangle 3" o:spid="_x0000_s1026" style="position:absolute;margin-left:222.9pt;margin-top:229.9pt;width:132.45pt;height:17.5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856384" behindDoc="0" locked="0" layoutInCell="1" allowOverlap="1" wp14:anchorId="06C43418" wp14:editId="164DA360">
                <wp:simplePos x="0" y="0"/>
                <wp:positionH relativeFrom="column">
                  <wp:posOffset>438150</wp:posOffset>
                </wp:positionH>
                <wp:positionV relativeFrom="paragraph">
                  <wp:posOffset>68580</wp:posOffset>
                </wp:positionV>
                <wp:extent cx="2912745" cy="742950"/>
                <wp:effectExtent l="38100" t="38100" r="116205" b="990600"/>
                <wp:wrapNone/>
                <wp:docPr id="951445283" name="Speech Bubble: Rectangle 2"/>
                <wp:cNvGraphicFramePr/>
                <a:graphic xmlns:a="http://schemas.openxmlformats.org/drawingml/2006/main">
                  <a:graphicData uri="http://schemas.microsoft.com/office/word/2010/wordprocessingShape">
                    <wps:wsp>
                      <wps:cNvSpPr/>
                      <wps:spPr>
                        <a:xfrm>
                          <a:off x="0" y="0"/>
                          <a:ext cx="2912745" cy="742950"/>
                        </a:xfrm>
                        <a:prstGeom prst="wedgeRectCallout">
                          <a:avLst>
                            <a:gd name="adj1" fmla="val -24086"/>
                            <a:gd name="adj2" fmla="val 16873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ins w:id="132" w:author="Nikki Papenfus" w:date="2024-04-29T10:58:00Z" w16du:dateUtc="2024-04-29T08:58:00Z">
                              <w:r w:rsidR="00030FA7">
                                <w:rPr>
                                  <w:rStyle w:val="IntenseEmphasis"/>
                                  <w:rFonts w:ascii="Arial" w:hAnsi="Arial" w:cs="Arial"/>
                                  <w:b/>
                                  <w:bCs/>
                                  <w:i w:val="0"/>
                                  <w:iCs w:val="0"/>
                                </w:rPr>
                                <w:t xml:space="preserve"> &amp; Time</w:t>
                              </w:r>
                            </w:ins>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7" type="#_x0000_t61" style="position:absolute;left:0;text-align:left;margin-left:34.5pt;margin-top:5.4pt;width:229.35pt;height:58.5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k9IwMAANo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" adj="5597,47246" fillcolor="white [3212]" strokecolor="#7f7f7f [1612]" strokeweight=".25pt">
                <v:shadow on="t" color="black" opacity="26214f" origin="-.5,-.5" offset=".74836mm,.74836mm"/>
                <v:textbo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ins w:id="133" w:author="Nikki Papenfus" w:date="2024-04-29T10:58:00Z" w16du:dateUtc="2024-04-29T08:58:00Z">
                        <w:r w:rsidR="00030FA7">
                          <w:rPr>
                            <w:rStyle w:val="IntenseEmphasis"/>
                            <w:rFonts w:ascii="Arial" w:hAnsi="Arial" w:cs="Arial"/>
                            <w:b/>
                            <w:bCs/>
                            <w:i w:val="0"/>
                            <w:iCs w:val="0"/>
                          </w:rPr>
                          <w:t xml:space="preserve"> &amp; Time</w:t>
                        </w:r>
                      </w:ins>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A15EBB">
        <w:rPr>
          <w:noProof/>
        </w:rPr>
        <mc:AlternateContent>
          <mc:Choice Requires="wps">
            <w:drawing>
              <wp:anchor distT="0" distB="0" distL="114300" distR="114300" simplePos="0" relativeHeight="251401728" behindDoc="0" locked="0" layoutInCell="1" allowOverlap="1" wp14:anchorId="6382FD11" wp14:editId="3B814CC0">
                <wp:simplePos x="0" y="0"/>
                <wp:positionH relativeFrom="column">
                  <wp:posOffset>-590551</wp:posOffset>
                </wp:positionH>
                <wp:positionV relativeFrom="paragraph">
                  <wp:posOffset>1611630</wp:posOffset>
                </wp:positionV>
                <wp:extent cx="1928495" cy="219075"/>
                <wp:effectExtent l="0" t="0" r="14605" b="28575"/>
                <wp:wrapNone/>
                <wp:docPr id="1499994810" name="Rectangle 3"/>
                <wp:cNvGraphicFramePr/>
                <a:graphic xmlns:a="http://schemas.openxmlformats.org/drawingml/2006/main">
                  <a:graphicData uri="http://schemas.microsoft.com/office/word/2010/wordprocessingShape">
                    <wps:wsp>
                      <wps:cNvSpPr/>
                      <wps:spPr>
                        <a:xfrm>
                          <a:off x="0" y="0"/>
                          <a:ext cx="1928495" cy="2190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CB1B4" id="Rectangle 3" o:spid="_x0000_s1026" style="position:absolute;margin-left:-46.5pt;margin-top:126.9pt;width:151.85pt;height:17.25pt;z-index:2514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LghgIAAGkFAAAOAAAAZHJzL2Uyb0RvYy54bWysVEtv2zAMvg/YfxB0X/1A0i5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935232" behindDoc="0" locked="0" layoutInCell="1" allowOverlap="1" wp14:anchorId="0C05B40E" wp14:editId="6A6A4866">
                <wp:simplePos x="0" y="0"/>
                <wp:positionH relativeFrom="column">
                  <wp:posOffset>3409950</wp:posOffset>
                </wp:positionH>
                <wp:positionV relativeFrom="paragraph">
                  <wp:posOffset>68580</wp:posOffset>
                </wp:positionV>
                <wp:extent cx="2812415" cy="866775"/>
                <wp:effectExtent l="38100" t="38100" r="121285" b="485775"/>
                <wp:wrapNone/>
                <wp:docPr id="502563723" name="Speech Bubble: Rectangle 2"/>
                <wp:cNvGraphicFramePr/>
                <a:graphic xmlns:a="http://schemas.openxmlformats.org/drawingml/2006/main">
                  <a:graphicData uri="http://schemas.microsoft.com/office/word/2010/wordprocessingShape">
                    <wps:wsp>
                      <wps:cNvSpPr/>
                      <wps:spPr>
                        <a:xfrm>
                          <a:off x="0" y="0"/>
                          <a:ext cx="2812415" cy="866775"/>
                        </a:xfrm>
                        <a:prstGeom prst="wedgeRectCallout">
                          <a:avLst>
                            <a:gd name="adj1" fmla="val 3960"/>
                            <a:gd name="adj2" fmla="val 9077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8" type="#_x0000_t61" style="position:absolute;left:0;text-align:left;margin-left:268.5pt;margin-top:5.4pt;width:221.45pt;height:68.25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" adj="11655,30407"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2017152" behindDoc="0" locked="0" layoutInCell="1" allowOverlap="1" wp14:anchorId="695AD70B" wp14:editId="5AD0C8E5">
                <wp:simplePos x="0" y="0"/>
                <wp:positionH relativeFrom="column">
                  <wp:posOffset>3743325</wp:posOffset>
                </wp:positionH>
                <wp:positionV relativeFrom="paragraph">
                  <wp:posOffset>2078355</wp:posOffset>
                </wp:positionV>
                <wp:extent cx="2412365" cy="742950"/>
                <wp:effectExtent l="38100" t="495300" r="121285" b="114300"/>
                <wp:wrapNone/>
                <wp:docPr id="1266153630" name="Speech Bubble: Rectangle 2"/>
                <wp:cNvGraphicFramePr/>
                <a:graphic xmlns:a="http://schemas.openxmlformats.org/drawingml/2006/main">
                  <a:graphicData uri="http://schemas.microsoft.com/office/word/2010/wordprocessingShape">
                    <wps:wsp>
                      <wps:cNvSpPr/>
                      <wps:spPr>
                        <a:xfrm>
                          <a:off x="0" y="0"/>
                          <a:ext cx="2412365" cy="742950"/>
                        </a:xfrm>
                        <a:prstGeom prst="wedgeRectCallout">
                          <a:avLst>
                            <a:gd name="adj1" fmla="val 1465"/>
                            <a:gd name="adj2" fmla="val -11023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9" type="#_x0000_t61" style="position:absolute;left:0;text-align:left;margin-left:294.75pt;margin-top:163.65pt;width:189.95pt;height:58.5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" adj="11116,-13010"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DA3961">
        <w:rPr>
          <w:noProof/>
        </w:rPr>
        <mc:AlternateContent>
          <mc:Choice Requires="wps">
            <w:drawing>
              <wp:anchor distT="0" distB="0" distL="114300" distR="114300" simplePos="0" relativeHeight="251917824" behindDoc="0" locked="0" layoutInCell="1" allowOverlap="1" wp14:anchorId="7EA8D558" wp14:editId="0398ACFC">
                <wp:simplePos x="0" y="0"/>
                <wp:positionH relativeFrom="column">
                  <wp:posOffset>2857500</wp:posOffset>
                </wp:positionH>
                <wp:positionV relativeFrom="paragraph">
                  <wp:posOffset>1249680</wp:posOffset>
                </wp:positionV>
                <wp:extent cx="2247900" cy="189230"/>
                <wp:effectExtent l="0" t="0" r="19050" b="20320"/>
                <wp:wrapNone/>
                <wp:docPr id="517754563" name="Rectangle 3"/>
                <wp:cNvGraphicFramePr/>
                <a:graphic xmlns:a="http://schemas.openxmlformats.org/drawingml/2006/main">
                  <a:graphicData uri="http://schemas.microsoft.com/office/word/2010/wordprocessingShape">
                    <wps:wsp>
                      <wps:cNvSpPr/>
                      <wps:spPr>
                        <a:xfrm>
                          <a:off x="0" y="0"/>
                          <a:ext cx="2247900" cy="1892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3E040" id="Rectangle 3" o:spid="_x0000_s1026" style="position:absolute;margin-left:225pt;margin-top:98.4pt;width:177pt;height:14.9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" filled="f" strokecolor="#e16a2f" strokeweight="1.5pt"/>
            </w:pict>
          </mc:Fallback>
        </mc:AlternateContent>
      </w:r>
      <w:del w:id="134" w:author="Nikki Papenfus" w:date="2024-04-29T10:57:00Z" w16du:dateUtc="2024-04-29T08:57:00Z">
        <w:r w:rsidR="00477587" w:rsidRPr="00477587" w:rsidDel="004E0C03">
          <w:rPr>
            <w:rFonts w:asciiTheme="minorHAnsi" w:hAnsiTheme="minorHAnsi" w:cstheme="minorHAnsi"/>
            <w:noProof/>
            <w:sz w:val="22"/>
            <w:szCs w:val="22"/>
          </w:rPr>
          <w:drawing>
            <wp:inline distT="0" distB="0" distL="0" distR="0" wp14:anchorId="723FEA25" wp14:editId="4EF7EF46">
              <wp:extent cx="6734810" cy="4589253"/>
              <wp:effectExtent l="0" t="0" r="8890" b="1905"/>
              <wp:docPr id="1581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1255" name=""/>
                      <pic:cNvPicPr/>
                    </pic:nvPicPr>
                    <pic:blipFill rotWithShape="1">
                      <a:blip r:embed="rId32"/>
                      <a:srcRect r="20171" b="4652"/>
                      <a:stretch/>
                    </pic:blipFill>
                    <pic:spPr bwMode="auto">
                      <a:xfrm>
                        <a:off x="0" y="0"/>
                        <a:ext cx="6786934" cy="4624771"/>
                      </a:xfrm>
                      <a:prstGeom prst="rect">
                        <a:avLst/>
                      </a:prstGeom>
                      <a:ln>
                        <a:noFill/>
                      </a:ln>
                      <a:extLst>
                        <a:ext uri="{53640926-AAD7-44D8-BBD7-CCE9431645EC}">
                          <a14:shadowObscured xmlns:a14="http://schemas.microsoft.com/office/drawing/2010/main"/>
                        </a:ext>
                      </a:extLst>
                    </pic:spPr>
                  </pic:pic>
                </a:graphicData>
              </a:graphic>
            </wp:inline>
          </w:drawing>
        </w:r>
      </w:del>
      <w:ins w:id="135" w:author="Nikki Papenfus" w:date="2024-04-29T10:57:00Z" w16du:dateUtc="2024-04-29T08:57:00Z">
        <w:r w:rsidR="004E0C03" w:rsidRPr="004E0C03">
          <w:rPr>
            <w:rFonts w:asciiTheme="minorHAnsi" w:hAnsiTheme="minorHAnsi" w:cstheme="minorHAnsi"/>
            <w:noProof/>
            <w:sz w:val="22"/>
            <w:szCs w:val="22"/>
          </w:rPr>
          <w:drawing>
            <wp:inline distT="0" distB="0" distL="0" distR="0" wp14:anchorId="58A6AE6B" wp14:editId="7D0E6593">
              <wp:extent cx="7094889" cy="3971925"/>
              <wp:effectExtent l="0" t="0" r="0" b="0"/>
              <wp:docPr id="188470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6698" name="Picture 1" descr="A screenshot of a computer&#10;&#10;Description automatically generated"/>
                      <pic:cNvPicPr/>
                    </pic:nvPicPr>
                    <pic:blipFill>
                      <a:blip r:embed="rId33"/>
                      <a:stretch>
                        <a:fillRect/>
                      </a:stretch>
                    </pic:blipFill>
                    <pic:spPr>
                      <a:xfrm>
                        <a:off x="0" y="0"/>
                        <a:ext cx="7103158" cy="3976554"/>
                      </a:xfrm>
                      <a:prstGeom prst="rect">
                        <a:avLst/>
                      </a:prstGeom>
                    </pic:spPr>
                  </pic:pic>
                </a:graphicData>
              </a:graphic>
            </wp:inline>
          </w:drawing>
        </w:r>
      </w:ins>
    </w:p>
    <w:p w14:paraId="54523951" w14:textId="77777777" w:rsidR="00D35098" w:rsidRPr="00001E4E" w:rsidRDefault="00D35098" w:rsidP="00CD4C46">
      <w:pPr>
        <w:spacing w:after="240"/>
        <w:rPr>
          <w:rFonts w:asciiTheme="minorHAnsi" w:hAnsiTheme="minorHAnsi" w:cstheme="minorHAnsi"/>
          <w:noProof/>
          <w:sz w:val="72"/>
          <w:szCs w:val="72"/>
          <w:rPrChange w:id="136" w:author="Nikki Papenfus" w:date="2024-04-29T11:10:00Z" w16du:dateUtc="2024-04-29T09:10:00Z">
            <w:rPr>
              <w:rFonts w:asciiTheme="minorHAnsi" w:hAnsiTheme="minorHAnsi" w:cstheme="minorHAnsi"/>
              <w:noProof/>
              <w:sz w:val="32"/>
              <w:szCs w:val="32"/>
            </w:rPr>
          </w:rPrChange>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shd w:val="clear" w:color="auto" w:fill="auto"/>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shd w:val="clear" w:color="auto" w:fill="auto"/>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shd w:val="clear" w:color="auto" w:fill="auto"/>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shd w:val="clear" w:color="auto" w:fill="auto"/>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shd w:val="clear" w:color="auto" w:fill="auto"/>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14:paraId="58DD9908" w14:textId="45968038"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 xml:space="preserve">Check </w:t>
            </w:r>
            <w:del w:id="137" w:author="Nikki Papenfus" w:date="2024-04-26T15:39:00Z" w16du:dateUtc="2024-04-26T13:39:00Z">
              <w:r w:rsidR="00673B77" w:rsidRPr="00D012E2" w:rsidDel="007909A7">
                <w:rPr>
                  <w:rFonts w:ascii="Arial" w:hAnsi="Arial" w:cs="Arial"/>
                  <w:i/>
                  <w:iCs/>
                  <w:noProof/>
                  <w:sz w:val="20"/>
                  <w:szCs w:val="20"/>
                </w:rPr>
                <w:delText>Unit</w:delText>
              </w:r>
            </w:del>
            <w:ins w:id="138" w:author="Nikki Papenfus" w:date="2024-04-26T15:39:00Z" w16du:dateUtc="2024-04-26T13:39:00Z">
              <w:r w:rsidR="007909A7">
                <w:rPr>
                  <w:rFonts w:ascii="Arial" w:hAnsi="Arial" w:cs="Arial"/>
                  <w:i/>
                  <w:iCs/>
                  <w:noProof/>
                  <w:sz w:val="20"/>
                  <w:szCs w:val="20"/>
                </w:rPr>
                <w:t>Out</w:t>
              </w:r>
            </w:ins>
            <w:del w:id="139" w:author="Nikki Papenfus" w:date="2024-04-26T15:39:00Z" w16du:dateUtc="2024-04-26T13:39:00Z">
              <w:r w:rsidR="00673B77" w:rsidRPr="00D012E2" w:rsidDel="007909A7">
                <w:rPr>
                  <w:rFonts w:ascii="Arial" w:hAnsi="Arial" w:cs="Arial"/>
                  <w:i/>
                  <w:iCs/>
                  <w:noProof/>
                  <w:sz w:val="20"/>
                  <w:szCs w:val="20"/>
                </w:rPr>
                <w:delText xml:space="preserve"> Condition</w:delText>
              </w:r>
            </w:del>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shd w:val="clear" w:color="auto" w:fill="auto"/>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shd w:val="clear" w:color="auto" w:fill="auto"/>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shd w:val="clear" w:color="auto" w:fill="auto"/>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39C9CDFF" w14:textId="77777777" w:rsidR="00D61CE8" w:rsidRDefault="00D61CE8">
      <w:pPr>
        <w:rPr>
          <w:ins w:id="140" w:author="Nikki Papenfus" w:date="2024-04-26T15:37:00Z" w16du:dateUtc="2024-04-26T13:37:00Z"/>
          <w:rStyle w:val="Strong"/>
          <w:rFonts w:ascii="Verdana" w:eastAsiaTheme="majorEastAsia" w:hAnsi="Verdana"/>
          <w:b w:val="0"/>
          <w:bCs w:val="0"/>
          <w:sz w:val="20"/>
          <w:szCs w:val="20"/>
        </w:rPr>
      </w:pPr>
      <w:bookmarkStart w:id="141" w:name="_Toc152676502"/>
    </w:p>
    <w:p w14:paraId="69E9B938" w14:textId="363C13A1" w:rsidR="000065E5" w:rsidRPr="00D61CE8" w:rsidRDefault="000065E5">
      <w:pPr>
        <w:rPr>
          <w:ins w:id="142" w:author="Nikki Papenfus" w:date="2024-04-26T15:34:00Z" w16du:dateUtc="2024-04-26T13:34:00Z"/>
          <w:rFonts w:ascii="Arial" w:hAnsi="Arial"/>
          <w:b/>
          <w:kern w:val="28"/>
          <w:sz w:val="22"/>
          <w:szCs w:val="20"/>
          <w:lang w:eastAsia="en-US"/>
          <w:rPrChange w:id="143" w:author="Nikki Papenfus" w:date="2024-04-26T15:37:00Z" w16du:dateUtc="2024-04-26T13:37:00Z">
            <w:rPr>
              <w:ins w:id="144" w:author="Nikki Papenfus" w:date="2024-04-26T15:34:00Z" w16du:dateUtc="2024-04-26T13:34:00Z"/>
              <w:rFonts w:ascii="Arial" w:hAnsi="Arial"/>
              <w:kern w:val="28"/>
              <w:sz w:val="22"/>
              <w:szCs w:val="20"/>
              <w:lang w:eastAsia="en-US"/>
            </w:rPr>
          </w:rPrChange>
        </w:rPr>
      </w:pPr>
      <w:ins w:id="145" w:author="Nikki Papenfus" w:date="2024-04-26T15:34:00Z" w16du:dateUtc="2024-04-26T13:34:00Z">
        <w:r w:rsidRPr="00D61CE8">
          <w:rPr>
            <w:b/>
            <w:rPrChange w:id="146" w:author="Nikki Papenfus" w:date="2024-04-26T15:37:00Z" w16du:dateUtc="2024-04-26T13:37:00Z">
              <w:rPr/>
            </w:rPrChange>
          </w:rPr>
          <w:br w:type="page"/>
        </w:r>
      </w:ins>
    </w:p>
    <w:p w14:paraId="220E7E2A" w14:textId="3D3308E9" w:rsidR="00CD4C46" w:rsidRPr="006A4F50" w:rsidRDefault="00CD4C46" w:rsidP="00CD4C46">
      <w:pPr>
        <w:pStyle w:val="Heading1"/>
      </w:pPr>
      <w:bookmarkStart w:id="147" w:name="_Toc165285438"/>
      <w:r w:rsidRPr="006A4F50">
        <w:t>End of Tenancy Tasks</w:t>
      </w:r>
      <w:bookmarkEnd w:id="141"/>
      <w:bookmarkEnd w:id="147"/>
    </w:p>
    <w:p w14:paraId="26F5294B" w14:textId="03D3F617" w:rsidR="00820BAE" w:rsidRPr="00784BBF" w:rsidRDefault="00820BAE" w:rsidP="00CD4C46">
      <w:pPr>
        <w:pStyle w:val="Heading2"/>
        <w:rPr>
          <w:rFonts w:asciiTheme="minorHAnsi" w:hAnsiTheme="minorHAnsi" w:cstheme="minorHAnsi"/>
          <w:szCs w:val="22"/>
          <w:lang w:val="en-US"/>
        </w:rPr>
      </w:pPr>
      <w:bookmarkStart w:id="148" w:name="_Task_Statuses"/>
      <w:bookmarkStart w:id="149" w:name="_Toc165285439"/>
      <w:bookmarkEnd w:id="148"/>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49"/>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239936"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50" type="#_x0000_t61" style="position:absolute;left:0;text-align:left;margin-left:340.35pt;margin-top:.7pt;width:123.05pt;height:50.65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eZIg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34"/>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238912"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51" type="#_x0000_t61" style="position:absolute;left:0;text-align:left;margin-left:329.65pt;margin-top:91.35pt;width:133.85pt;height:35.05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2056064"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52" type="#_x0000_t61" style="position:absolute;left:0;text-align:left;margin-left:329.5pt;margin-top:1pt;width:134.25pt;height:71.7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BZbZ4oIAMAANoGAAAOAAAA&#10;AAAAAAAAAAAAAC4CAABkcnMvZTJvRG9jLnhtbFBLAQItABQABgAIAAAAIQAdkWoL3wAAAAkBAAAP&#10;AAAAAAAAAAAAAAAAAHoFAABkcnMvZG93bnJldi54bWxQSwUGAAAAAAQABADzAAAAhgY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35"/>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240960"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36"/>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150" w:name="_Toc165285440"/>
      <w:r w:rsidRPr="006A4F50">
        <w:rPr>
          <w:rFonts w:asciiTheme="minorHAnsi" w:hAnsiTheme="minorHAnsi" w:cstheme="minorHAnsi"/>
          <w:szCs w:val="22"/>
          <w:lang w:val="en-US"/>
        </w:rPr>
        <w:lastRenderedPageBreak/>
        <w:t>The Task at a Glance</w:t>
      </w:r>
      <w:bookmarkEnd w:id="150"/>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206144"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53" type="#_x0000_t61" style="position:absolute;left:0;text-align:left;margin-left:249.55pt;margin-top:11.05pt;width:152.25pt;height:42.75pt;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n9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o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J9Ouf0hAwAA2gYAAA4A&#10;AAAAAAAAAAAAAAAALgIAAGRycy9lMm9Eb2MueG1sUEsBAi0AFAAGAAgAAAAhABxfbFDgAAAACgEA&#10;AA8AAAAAAAAAAAAAAAAAewUAAGRycy9kb3ducmV2LnhtbFBLBQYAAAAABAAEAPMAAACIBg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205120"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4" type="#_x0000_t61" style="position:absolute;left:0;text-align:left;margin-left:119.15pt;margin-top:11.75pt;width:121.5pt;height:42.75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jTIw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204096"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5" type="#_x0000_t61" style="position:absolute;left:0;text-align:left;margin-left:6.35pt;margin-top:11.75pt;width:102pt;height:42.75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208192"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6" type="#_x0000_t61" style="position:absolute;left:0;text-align:left;margin-left:330.05pt;margin-top:232.05pt;width:169.5pt;height:46.95pt;z-index:2512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207168"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7" type="#_x0000_t61" style="position:absolute;left:0;text-align:left;margin-left:329.65pt;margin-top:134.9pt;width:169.5pt;height:93.75pt;z-index:2512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MJIw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210240"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8" type="#_x0000_t61" style="position:absolute;left:0;text-align:left;margin-left:325.05pt;margin-top:69.7pt;width:173.6pt;height:33.3pt;z-index:2512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YtM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V7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OqNi0wgAwAA2gYAAA4AAAAA&#10;AAAAAAAAAAAALgIAAGRycy9lMm9Eb2MueG1sUEsBAi0AFAAGAAgAAAAhADjXKuveAAAACwEAAA8A&#10;AAAAAAAAAAAAAAAAegUAAGRycy9kb3ducmV2LnhtbFBLBQYAAAAABAAEAPMAAACFBg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209216"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9" type="#_x0000_t61" style="position:absolute;left:0;text-align:left;margin-left:330.15pt;margin-top:284.05pt;width:169.5pt;height:49.45pt;z-index:2512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AngX9AiAwAA2gYAAA4A&#10;AAAAAAAAAAAAAAAALgIAAGRycy9lMm9Eb2MueG1sUEsBAi0AFAAGAAgAAAAhACZj9h7fAAAACwEA&#10;AA8AAAAAAAAAAAAAAAAAfA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37"/>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51" w:name="_Task_Statuses_1"/>
      <w:bookmarkStart w:id="152" w:name="_Toc165285441"/>
      <w:bookmarkEnd w:id="151"/>
      <w:r w:rsidRPr="00CD4C46">
        <w:rPr>
          <w:rFonts w:asciiTheme="minorHAnsi" w:hAnsiTheme="minorHAnsi" w:cstheme="minorHAnsi"/>
          <w:szCs w:val="22"/>
          <w:lang w:val="en-US"/>
        </w:rPr>
        <w:lastRenderedPageBreak/>
        <w:t>Task Statuses</w:t>
      </w:r>
      <w:bookmarkEnd w:id="152"/>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153" w:name="TaskStatuses"/>
      <w:bookmarkEnd w:id="153"/>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8"/>
                    <a:stretch>
                      <a:fillRect/>
                    </a:stretch>
                  </pic:blipFill>
                  <pic:spPr>
                    <a:xfrm>
                      <a:off x="0" y="0"/>
                      <a:ext cx="5563058" cy="4110482"/>
                    </a:xfrm>
                    <a:prstGeom prst="rect">
                      <a:avLst/>
                    </a:prstGeom>
                  </pic:spPr>
                </pic:pic>
              </a:graphicData>
            </a:graphic>
          </wp:inline>
        </w:drawing>
      </w:r>
    </w:p>
    <w:p w14:paraId="2A560D0A" w14:textId="78DC78A3"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p w14:paraId="303CEAE1" w14:textId="77F25414" w:rsidR="00CD4C46" w:rsidRPr="006A4F50" w:rsidRDefault="001D0184" w:rsidP="00CD4C46">
      <w:pPr>
        <w:pStyle w:val="Heading2"/>
        <w:rPr>
          <w:rFonts w:asciiTheme="minorHAnsi" w:hAnsiTheme="minorHAnsi" w:cstheme="minorHAnsi"/>
          <w:szCs w:val="22"/>
          <w:lang w:val="en-US"/>
        </w:rPr>
      </w:pPr>
      <w:bookmarkStart w:id="154" w:name="_Toc165285442"/>
      <w:r w:rsidRPr="006A4F50">
        <w:rPr>
          <w:rFonts w:asciiTheme="minorHAnsi" w:hAnsiTheme="minorHAnsi" w:cstheme="minorHAnsi"/>
          <w:noProof/>
          <w:szCs w:val="22"/>
          <w:lang w:val="en-US"/>
        </w:rPr>
        <mc:AlternateContent>
          <mc:Choice Requires="wps">
            <w:drawing>
              <wp:anchor distT="0" distB="0" distL="114300" distR="114300" simplePos="0" relativeHeight="251211264"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60" type="#_x0000_t61" style="position:absolute;left:0;text-align:left;margin-left:331.75pt;margin-top:24.55pt;width:106pt;height:20.35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vocIQ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54"/>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213312"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61" type="#_x0000_t61" style="position:absolute;left:0;text-align:left;margin-left:340.1pt;margin-top:107.5pt;width:158.7pt;height:61.8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W2IAMAANk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wQBVti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21433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212288"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E240F9" id="Rectangle 3" o:spid="_x0000_s1026" style="position:absolute;margin-left:140.6pt;margin-top:125.75pt;width:177.3pt;height:34.6pt;z-index:25121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9"/>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00DE13AF" w:rsidR="00CD4C46" w:rsidRPr="00764B74" w:rsidRDefault="00A11FF5" w:rsidP="00CD4C46">
      <w:pPr>
        <w:pStyle w:val="Heading2"/>
        <w:rPr>
          <w:rFonts w:asciiTheme="minorHAnsi" w:hAnsiTheme="minorHAnsi" w:cstheme="minorHAnsi"/>
          <w:szCs w:val="22"/>
          <w:lang w:val="en-US"/>
        </w:rPr>
      </w:pPr>
      <w:bookmarkStart w:id="155" w:name="_Toc165285443"/>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219456"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62" type="#_x0000_t61" style="position:absolute;left:0;text-align:left;margin-left:285.45pt;margin-top:24.25pt;width:106pt;height:20.35pt;z-index:2512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LCyJbgiAwAA2QYAAA4A&#10;AAAAAAAAAAAAAAAALgIAAGRycy9lMm9Eb2MueG1sUEsBAi0AFAAGAAgAAAAhANVdr6rfAAAACQEA&#10;AA8AAAAAAAAAAAAAAAAAfAUAAGRycy9kb3ducmV2LnhtbFBLBQYAAAAABAAEAPMAAACIBg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55"/>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21843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63" type="#_x0000_t61" style="position:absolute;left:0;text-align:left;margin-left:-3.6pt;margin-top:176.35pt;width:102.55pt;height:25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8E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s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ELgvBC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220480"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40"/>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221504"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4" type="#_x0000_t61" style="position:absolute;margin-left:281.85pt;margin-top:137.1pt;width:160.3pt;height:52pt;z-index:2512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bO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cj7+qPNoq9PRnftfDUrKZ3FXTrnlj3RAw8A2gurFj3CJ9CKJhJ1UoYlcr8Pnfu/WFL&#10;gBWjBtZbju2vHTEcI/FVwv64ykYjvw+DMhpPB6CYU8vm1CJ39UrBQ4GHCdkF0fs70YmFUfUrbOKl&#10;jwomIinEzjF1plNWLq5d2OWUL5fBDXagJu5erjX14N2cvhxeidHt2nCwcB5Utwrb5x1J9lMaff1N&#10;qZY7p4rKeeOR11aB/Rnmt931fkGf6sHr+Iu0+AM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JUMts4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41"/>
                    <a:stretch>
                      <a:fillRect/>
                    </a:stretch>
                  </pic:blipFill>
                  <pic:spPr>
                    <a:xfrm>
                      <a:off x="0" y="0"/>
                      <a:ext cx="5368421" cy="1569804"/>
                    </a:xfrm>
                    <a:prstGeom prst="rect">
                      <a:avLst/>
                    </a:prstGeom>
                  </pic:spPr>
                </pic:pic>
              </a:graphicData>
            </a:graphic>
          </wp:inline>
        </w:drawing>
      </w:r>
    </w:p>
    <w:p w14:paraId="511C78B7" w14:textId="4DB8F967" w:rsidR="00CD4C46" w:rsidRDefault="005D137F" w:rsidP="00423B8A">
      <w:pPr>
        <w:pStyle w:val="NormalIndent"/>
        <w:spacing w:after="360"/>
        <w:ind w:left="0"/>
        <w:rPr>
          <w:lang w:val="en-GB"/>
        </w:rPr>
      </w:pPr>
      <w:del w:id="156" w:author="Nikki Papenfus" w:date="2024-04-29T11:08:00Z" w16du:dateUtc="2024-04-29T09:08:00Z">
        <w:r w:rsidRPr="005D137F" w:rsidDel="006B1209">
          <w:rPr>
            <w:noProof/>
            <w:lang w:val="en-GB"/>
          </w:rPr>
          <w:drawing>
            <wp:inline distT="0" distB="0" distL="0" distR="0" wp14:anchorId="1ADFD6B8" wp14:editId="137ED188">
              <wp:extent cx="5426015" cy="2674167"/>
              <wp:effectExtent l="0" t="0" r="3810" b="0"/>
              <wp:docPr id="1807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5689" name=""/>
                      <pic:cNvPicPr/>
                    </pic:nvPicPr>
                    <pic:blipFill>
                      <a:blip r:embed="rId42"/>
                      <a:stretch>
                        <a:fillRect/>
                      </a:stretch>
                    </pic:blipFill>
                    <pic:spPr>
                      <a:xfrm>
                        <a:off x="0" y="0"/>
                        <a:ext cx="5442407" cy="2682246"/>
                      </a:xfrm>
                      <a:prstGeom prst="rect">
                        <a:avLst/>
                      </a:prstGeom>
                    </pic:spPr>
                  </pic:pic>
                </a:graphicData>
              </a:graphic>
            </wp:inline>
          </w:drawing>
        </w:r>
      </w:del>
      <w:ins w:id="157" w:author="Nikki Papenfus" w:date="2024-04-29T11:08:00Z" w16du:dateUtc="2024-04-29T09:08:00Z">
        <w:r w:rsidR="006B1209" w:rsidRPr="006B1209">
          <w:rPr>
            <w:lang w:val="en-GB"/>
          </w:rPr>
          <w:drawing>
            <wp:inline distT="0" distB="0" distL="0" distR="0" wp14:anchorId="4C44C0CE" wp14:editId="7CCAAEB5">
              <wp:extent cx="5387340" cy="3018867"/>
              <wp:effectExtent l="0" t="0" r="3810" b="0"/>
              <wp:docPr id="709860460" name="Picture 1" descr="A close task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0460" name="Picture 1" descr="A close task with text and black text&#10;&#10;Description automatically generated with medium confidence"/>
                      <pic:cNvPicPr/>
                    </pic:nvPicPr>
                    <pic:blipFill>
                      <a:blip r:embed="rId43"/>
                      <a:stretch>
                        <a:fillRect/>
                      </a:stretch>
                    </pic:blipFill>
                    <pic:spPr>
                      <a:xfrm>
                        <a:off x="0" y="0"/>
                        <a:ext cx="5391919" cy="3021433"/>
                      </a:xfrm>
                      <a:prstGeom prst="rect">
                        <a:avLst/>
                      </a:prstGeom>
                    </pic:spPr>
                  </pic:pic>
                </a:graphicData>
              </a:graphic>
            </wp:inline>
          </w:drawing>
        </w:r>
      </w:ins>
    </w:p>
    <w:p w14:paraId="02E0C631" w14:textId="2BF43424" w:rsidR="00D35098" w:rsidRPr="00D35098" w:rsidDel="00BB6B21" w:rsidRDefault="00D35098" w:rsidP="00255805">
      <w:pPr>
        <w:spacing w:before="120" w:after="240"/>
        <w:rPr>
          <w:del w:id="158" w:author="Nikki Papenfus" w:date="2024-04-29T11:08:00Z" w16du:dateUtc="2024-04-29T09:08:00Z"/>
          <w:rFonts w:asciiTheme="minorHAnsi" w:hAnsiTheme="minorHAnsi" w:cstheme="minorHAnsi"/>
          <w:noProof/>
          <w:sz w:val="6"/>
          <w:szCs w:val="6"/>
        </w:rPr>
      </w:pP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Default="00923229" w:rsidP="00255805">
      <w:pPr>
        <w:pStyle w:val="NormalIndent"/>
        <w:ind w:left="-993"/>
        <w:rPr>
          <w:ins w:id="159" w:author="Nikki Papenfus" w:date="2024-04-29T11:21:00Z" w16du:dateUtc="2024-04-29T09:21:00Z"/>
          <w:rFonts w:asciiTheme="minorHAnsi" w:hAnsiTheme="minorHAnsi" w:cstheme="minorHAnsi"/>
          <w:noProof/>
          <w:sz w:val="22"/>
          <w:szCs w:val="22"/>
        </w:rPr>
      </w:pPr>
      <w:r>
        <w:rPr>
          <w:noProof/>
        </w:rPr>
        <w:drawing>
          <wp:anchor distT="0" distB="0" distL="114300" distR="114300" simplePos="0" relativeHeight="251237888"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3D65D0B0" w14:textId="77777777" w:rsidR="00E450C0" w:rsidRPr="00784BBF" w:rsidRDefault="00E450C0" w:rsidP="00153AF8">
      <w:pPr>
        <w:pStyle w:val="Heading3"/>
        <w:rPr>
          <w:ins w:id="160" w:author="Nikki Papenfus" w:date="2024-04-29T11:21:00Z" w16du:dateUtc="2024-04-29T09:21:00Z"/>
          <w:lang w:val="en-US"/>
        </w:rPr>
        <w:pPrChange w:id="161" w:author="Nikki Papenfus" w:date="2024-04-29T11:22:00Z" w16du:dateUtc="2024-04-29T09:22:00Z">
          <w:pPr>
            <w:pStyle w:val="Heading2"/>
          </w:pPr>
        </w:pPrChange>
      </w:pPr>
      <w:bookmarkStart w:id="162" w:name="_Toc165285444"/>
      <w:ins w:id="163" w:author="Nikki Papenfus" w:date="2024-04-29T11:21:00Z" w16du:dateUtc="2024-04-29T09:21:00Z">
        <w:r>
          <w:t>Axis Voids</w:t>
        </w:r>
        <w:bookmarkEnd w:id="162"/>
      </w:ins>
    </w:p>
    <w:p w14:paraId="0603D492" w14:textId="77777777" w:rsidR="00E450C0" w:rsidRDefault="00E450C0" w:rsidP="00E450C0">
      <w:pPr>
        <w:spacing w:after="240"/>
        <w:rPr>
          <w:ins w:id="164" w:author="Nikki Papenfus" w:date="2024-04-29T11:21:00Z" w16du:dateUtc="2024-04-29T09:21:00Z"/>
          <w:rFonts w:asciiTheme="minorHAnsi" w:hAnsiTheme="minorHAnsi" w:cstheme="minorHAnsi"/>
          <w:noProof/>
          <w:sz w:val="22"/>
          <w:szCs w:val="22"/>
        </w:rPr>
      </w:pPr>
      <w:ins w:id="165" w:author="Nikki Papenfus" w:date="2024-04-29T11:21:00Z" w16du:dateUtc="2024-04-29T09:21:00Z">
        <w:r>
          <w:rPr>
            <w:rFonts w:asciiTheme="minorHAnsi" w:hAnsiTheme="minorHAnsi" w:cstheme="minorHAnsi"/>
            <w:noProof/>
            <w:sz w:val="22"/>
            <w:szCs w:val="22"/>
          </w:rPr>
          <w:t xml:space="preserve">Where an estate is under full Axis contract, users will be prompted to provide additional details that will be sent to Axis ahead of the PVI: </w:t>
        </w:r>
      </w:ins>
    </w:p>
    <w:p w14:paraId="5BFE9657" w14:textId="77777777" w:rsidR="00E450C0" w:rsidRDefault="00E450C0" w:rsidP="00E450C0">
      <w:pPr>
        <w:pStyle w:val="ListParagraph"/>
        <w:numPr>
          <w:ilvl w:val="0"/>
          <w:numId w:val="60"/>
        </w:numPr>
        <w:spacing w:after="120"/>
        <w:ind w:left="714" w:hanging="357"/>
        <w:contextualSpacing w:val="0"/>
        <w:rPr>
          <w:ins w:id="166" w:author="Nikki Papenfus" w:date="2024-04-29T11:21:00Z" w16du:dateUtc="2024-04-29T09:21:00Z"/>
          <w:rFonts w:asciiTheme="minorHAnsi" w:hAnsiTheme="minorHAnsi" w:cstheme="minorHAnsi"/>
          <w:noProof/>
        </w:rPr>
      </w:pPr>
      <w:ins w:id="167" w:author="Nikki Papenfus" w:date="2024-04-29T11:21:00Z" w16du:dateUtc="2024-04-29T09:21:00Z">
        <w:r>
          <w:rPr>
            <w:rFonts w:asciiTheme="minorHAnsi" w:hAnsiTheme="minorHAnsi" w:cstheme="minorHAnsi"/>
            <w:noProof/>
          </w:rPr>
          <w:t xml:space="preserve">When the </w:t>
        </w:r>
        <w:r w:rsidRPr="00FD0F2A">
          <w:rPr>
            <w:rFonts w:asciiTheme="minorHAnsi" w:hAnsiTheme="minorHAnsi" w:cstheme="minorHAnsi"/>
            <w:i/>
            <w:iCs/>
            <w:noProof/>
          </w:rPr>
          <w:t>Confirm PVI Date</w:t>
        </w:r>
        <w:r w:rsidRPr="006D7636">
          <w:rPr>
            <w:rFonts w:asciiTheme="minorHAnsi" w:hAnsiTheme="minorHAnsi" w:cstheme="minorHAnsi"/>
            <w:noProof/>
          </w:rPr>
          <w:t xml:space="preserve">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required to provide </w:t>
        </w:r>
        <w:r w:rsidRPr="00452939">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Axis as well as, optionally, enter </w:t>
        </w:r>
        <w:r w:rsidRPr="00FD0F2A">
          <w:rPr>
            <w:rFonts w:asciiTheme="minorHAnsi" w:hAnsiTheme="minorHAnsi" w:cstheme="minorHAnsi"/>
            <w:b/>
            <w:bCs/>
            <w:noProof/>
            <w:color w:val="246369" w:themeColor="accent1"/>
          </w:rPr>
          <w:t>PVI</w:t>
        </w:r>
        <w:r>
          <w:rPr>
            <w:rFonts w:asciiTheme="minorHAnsi" w:hAnsiTheme="minorHAnsi" w:cstheme="minorHAnsi"/>
            <w:b/>
            <w:bCs/>
            <w:noProof/>
            <w:color w:val="246369" w:themeColor="accent1"/>
          </w:rPr>
          <w:t>-related</w:t>
        </w:r>
        <w:r w:rsidRPr="00FD0F2A">
          <w:rPr>
            <w:rFonts w:asciiTheme="minorHAnsi" w:hAnsiTheme="minorHAnsi" w:cstheme="minorHAnsi"/>
            <w:b/>
            <w:bCs/>
            <w:noProof/>
            <w:color w:val="246369" w:themeColor="accent1"/>
          </w:rPr>
          <w:t xml:space="preserve"> notes for Axis</w:t>
        </w:r>
        <w:r>
          <w:rPr>
            <w:rFonts w:asciiTheme="minorHAnsi" w:hAnsiTheme="minorHAnsi" w:cstheme="minorHAnsi"/>
            <w:noProof/>
          </w:rPr>
          <w:t>.</w:t>
        </w:r>
      </w:ins>
    </w:p>
    <w:p w14:paraId="50DA7560" w14:textId="77777777" w:rsidR="00E450C0" w:rsidRPr="00FD0F2A" w:rsidRDefault="00E450C0" w:rsidP="00E450C0">
      <w:pPr>
        <w:pStyle w:val="ListParagraph"/>
        <w:numPr>
          <w:ilvl w:val="0"/>
          <w:numId w:val="60"/>
        </w:numPr>
        <w:spacing w:after="120"/>
        <w:ind w:left="714" w:hanging="357"/>
        <w:rPr>
          <w:ins w:id="168" w:author="Nikki Papenfus" w:date="2024-04-29T11:21:00Z" w16du:dateUtc="2024-04-29T09:21:00Z"/>
          <w:rFonts w:asciiTheme="minorHAnsi" w:hAnsiTheme="minorHAnsi" w:cstheme="minorHAnsi"/>
          <w:noProof/>
        </w:rPr>
      </w:pPr>
      <w:ins w:id="169" w:author="Nikki Papenfus" w:date="2024-04-29T11:21:00Z" w16du:dateUtc="2024-04-29T09:21:00Z">
        <w:r>
          <w:rPr>
            <w:rFonts w:asciiTheme="minorHAnsi" w:hAnsiTheme="minorHAnsi" w:cstheme="minorHAnsi"/>
            <w:noProof/>
          </w:rPr>
          <w:t xml:space="preserve">When the </w:t>
        </w:r>
        <w:r>
          <w:rPr>
            <w:rFonts w:asciiTheme="minorHAnsi" w:hAnsiTheme="minorHAnsi" w:cstheme="minorHAnsi"/>
            <w:i/>
            <w:iCs/>
            <w:noProof/>
          </w:rPr>
          <w:t xml:space="preserve">Check Out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given the option to update the </w:t>
        </w:r>
        <w:r w:rsidRPr="00FD0F2A">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w:t>
        </w:r>
        <w:r w:rsidRPr="00FD0F2A">
          <w:rPr>
            <w:rFonts w:asciiTheme="minorHAnsi" w:hAnsiTheme="minorHAnsi" w:cstheme="minorHAnsi"/>
            <w:noProof/>
          </w:rPr>
          <w:t>Axis.</w:t>
        </w:r>
      </w:ins>
    </w:p>
    <w:p w14:paraId="67D5C1AF" w14:textId="77777777" w:rsidR="00E450C0" w:rsidRDefault="00E450C0" w:rsidP="00E450C0">
      <w:pPr>
        <w:spacing w:after="240"/>
        <w:ind w:left="-1134"/>
        <w:rPr>
          <w:ins w:id="170" w:author="Nikki Papenfus" w:date="2024-04-29T11:21:00Z" w16du:dateUtc="2024-04-29T09:21:00Z"/>
          <w:rFonts w:asciiTheme="minorHAnsi" w:hAnsiTheme="minorHAnsi" w:cstheme="minorHAnsi"/>
          <w:noProof/>
          <w:sz w:val="22"/>
          <w:szCs w:val="22"/>
        </w:rPr>
      </w:pPr>
      <w:ins w:id="171" w:author="Nikki Papenfus" w:date="2024-04-29T11:21:00Z" w16du:dateUtc="2024-04-29T09:21:00Z">
        <w:r w:rsidRPr="00B0761D">
          <w:rPr>
            <w:rFonts w:asciiTheme="minorHAnsi" w:hAnsiTheme="minorHAnsi" w:cstheme="minorHAnsi"/>
            <w:noProof/>
            <w:sz w:val="16"/>
            <w:szCs w:val="16"/>
            <w:lang w:val="en-US"/>
          </w:rPr>
          <mc:AlternateContent>
            <mc:Choice Requires="wps">
              <w:drawing>
                <wp:anchor distT="0" distB="0" distL="114300" distR="114300" simplePos="0" relativeHeight="252108288" behindDoc="0" locked="0" layoutInCell="1" allowOverlap="1" wp14:anchorId="7A3282EB" wp14:editId="7ED568A7">
                  <wp:simplePos x="0" y="0"/>
                  <wp:positionH relativeFrom="column">
                    <wp:posOffset>885825</wp:posOffset>
                  </wp:positionH>
                  <wp:positionV relativeFrom="paragraph">
                    <wp:posOffset>1826895</wp:posOffset>
                  </wp:positionV>
                  <wp:extent cx="2031365" cy="647700"/>
                  <wp:effectExtent l="38100" t="38100" r="140335" b="685800"/>
                  <wp:wrapNone/>
                  <wp:docPr id="1245732907" name="Speech Bubble: Rectangle 2"/>
                  <wp:cNvGraphicFramePr/>
                  <a:graphic xmlns:a="http://schemas.openxmlformats.org/drawingml/2006/main">
                    <a:graphicData uri="http://schemas.microsoft.com/office/word/2010/wordprocessingShape">
                      <wps:wsp>
                        <wps:cNvSpPr/>
                        <wps:spPr>
                          <a:xfrm>
                            <a:off x="0" y="0"/>
                            <a:ext cx="2031365" cy="647700"/>
                          </a:xfrm>
                          <a:prstGeom prst="wedgeRectCallout">
                            <a:avLst>
                              <a:gd name="adj1" fmla="val 51247"/>
                              <a:gd name="adj2" fmla="val 13670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282EB" id="_x0000_s1065" type="#_x0000_t61" style="position:absolute;left:0;text-align:left;margin-left:69.75pt;margin-top:143.85pt;width:159.95pt;height:51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" adj="21869,40329" fillcolor="white [3212]" strokecolor="#7f7f7f [1612]" strokeweight=".25pt">
                  <v:shadow on="t" color="black" opacity="26214f" origin="-.5,-.5" offset=".74836mm,.74836mm"/>
                  <v:textbo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v:textbox>
                </v:shape>
              </w:pict>
            </mc:Fallback>
          </mc:AlternateContent>
        </w:r>
        <w:r w:rsidRPr="00827FEF">
          <w:rPr>
            <w:rFonts w:asciiTheme="minorHAnsi" w:hAnsiTheme="minorHAnsi" w:cstheme="minorHAnsi"/>
            <w:noProof/>
            <w:sz w:val="22"/>
            <w:szCs w:val="22"/>
          </w:rPr>
          <w:drawing>
            <wp:inline distT="0" distB="0" distL="0" distR="0" wp14:anchorId="5C1CD576" wp14:editId="59360760">
              <wp:extent cx="7223941" cy="3124200"/>
              <wp:effectExtent l="0" t="0" r="0" b="0"/>
              <wp:docPr id="2366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2314" name="Picture 1" descr="A screenshot of a computer&#10;&#10;Description automatically generated"/>
                      <pic:cNvPicPr/>
                    </pic:nvPicPr>
                    <pic:blipFill>
                      <a:blip r:embed="rId44"/>
                      <a:stretch>
                        <a:fillRect/>
                      </a:stretch>
                    </pic:blipFill>
                    <pic:spPr>
                      <a:xfrm>
                        <a:off x="0" y="0"/>
                        <a:ext cx="7231259" cy="3127365"/>
                      </a:xfrm>
                      <a:prstGeom prst="rect">
                        <a:avLst/>
                      </a:prstGeom>
                    </pic:spPr>
                  </pic:pic>
                </a:graphicData>
              </a:graphic>
            </wp:inline>
          </w:drawing>
        </w:r>
      </w:ins>
    </w:p>
    <w:p w14:paraId="0E74404D" w14:textId="77777777" w:rsidR="00E450C0" w:rsidRDefault="00E450C0" w:rsidP="00E450C0">
      <w:pPr>
        <w:spacing w:after="240"/>
        <w:rPr>
          <w:ins w:id="172" w:author="Nikki Papenfus" w:date="2024-04-29T11:21:00Z" w16du:dateUtc="2024-04-29T09:21:00Z"/>
          <w:rFonts w:asciiTheme="minorHAnsi" w:hAnsiTheme="minorHAnsi" w:cstheme="minorHAnsi"/>
          <w:noProof/>
          <w:sz w:val="22"/>
          <w:szCs w:val="22"/>
        </w:rPr>
      </w:pPr>
    </w:p>
    <w:p w14:paraId="1CD388C4" w14:textId="77777777" w:rsidR="00E450C0" w:rsidRDefault="00E450C0" w:rsidP="00E450C0">
      <w:pPr>
        <w:rPr>
          <w:ins w:id="173" w:author="Nikki Papenfus" w:date="2024-04-29T11:21:00Z" w16du:dateUtc="2024-04-29T09:21:00Z"/>
          <w:rStyle w:val="Strong"/>
          <w:rFonts w:ascii="Verdana" w:eastAsiaTheme="majorEastAsia" w:hAnsi="Verdana"/>
          <w:b w:val="0"/>
          <w:bCs w:val="0"/>
          <w:sz w:val="20"/>
          <w:szCs w:val="20"/>
        </w:rPr>
      </w:pPr>
    </w:p>
    <w:p w14:paraId="47CCA812" w14:textId="77777777" w:rsidR="00E450C0" w:rsidRPr="009F319B" w:rsidRDefault="00E450C0" w:rsidP="00255805">
      <w:pPr>
        <w:pStyle w:val="NormalIndent"/>
        <w:ind w:left="-993"/>
        <w:rPr>
          <w:rFonts w:asciiTheme="minorHAnsi" w:hAnsiTheme="minorHAnsi" w:cstheme="minorHAnsi"/>
          <w:noProof/>
          <w:sz w:val="22"/>
          <w:szCs w:val="22"/>
        </w:rPr>
      </w:pPr>
    </w:p>
    <w:p w14:paraId="11EF9616" w14:textId="77777777" w:rsidR="00153AF8" w:rsidRDefault="00153AF8">
      <w:pPr>
        <w:rPr>
          <w:ins w:id="174" w:author="Nikki Papenfus" w:date="2024-04-29T11:22:00Z" w16du:dateUtc="2024-04-29T09:22:00Z"/>
          <w:rFonts w:ascii="Arial" w:hAnsi="Arial"/>
          <w:sz w:val="22"/>
          <w:szCs w:val="20"/>
          <w:highlight w:val="yellow"/>
          <w:lang w:eastAsia="en-US"/>
        </w:rPr>
      </w:pPr>
      <w:ins w:id="175" w:author="Nikki Papenfus" w:date="2024-04-29T11:22:00Z" w16du:dateUtc="2024-04-29T09:22:00Z">
        <w:r>
          <w:rPr>
            <w:highlight w:val="yellow"/>
          </w:rPr>
          <w:br w:type="page"/>
        </w:r>
      </w:ins>
    </w:p>
    <w:p w14:paraId="2EEE4304" w14:textId="797B8022" w:rsidR="00CD4C46" w:rsidDel="00BB6B21" w:rsidRDefault="00CD4C46" w:rsidP="00CD4C46">
      <w:pPr>
        <w:spacing w:after="200" w:line="276" w:lineRule="auto"/>
        <w:rPr>
          <w:del w:id="176" w:author="Nikki Papenfus" w:date="2024-04-29T11:08:00Z" w16du:dateUtc="2024-04-29T09:08:00Z"/>
          <w:b/>
          <w:highlight w:val="yellow"/>
        </w:rPr>
      </w:pPr>
      <w:del w:id="177" w:author="Nikki Papenfus" w:date="2024-04-29T11:08:00Z" w16du:dateUtc="2024-04-29T09:08:00Z">
        <w:r w:rsidDel="00BB6B21">
          <w:rPr>
            <w:highlight w:val="yellow"/>
          </w:rPr>
          <w:br w:type="page"/>
        </w:r>
      </w:del>
    </w:p>
    <w:p w14:paraId="058DAE93" w14:textId="77777777" w:rsidR="00CD4C46" w:rsidRPr="00D44F09" w:rsidRDefault="00CD4C46" w:rsidP="00CD4C46">
      <w:pPr>
        <w:pStyle w:val="Heading2"/>
      </w:pPr>
      <w:bookmarkStart w:id="178" w:name="_Setting_Tasks_to"/>
      <w:bookmarkStart w:id="179" w:name="_Toc165285445"/>
      <w:bookmarkEnd w:id="178"/>
      <w:r w:rsidRPr="00D44F09">
        <w:t>Setting Tasks to N/A</w:t>
      </w:r>
      <w:bookmarkEnd w:id="179"/>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196987">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23552"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6" type="#_x0000_t61" style="position:absolute;left:0;text-align:left;margin-left:369.75pt;margin-top:17pt;width:106pt;height:24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d+Hw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QA8n3tUfrRU7PBnftfDSrKb3NXTrgVj3RAy8AmgubFj3CJ9SKJhJ1UkYVcr8Pnfu/WFJgBWj&#10;FrZbge2vLTEcI/FFwvq4zsZjgHVBGU+uclDM0LIeWuS2WSp4KPAuIbsgen8nerE0qnmFRbzwUcFE&#10;JIXYBabO9MrSxa0Lq5zyxSK4wQrUxD3IlaYevJ/Tl/0rMbrbGg72zTfVb0IyC887kuynNPr6m1It&#10;tk6VtfPGE6+dAuszzG+36v1+HurB6/SDNP8D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FTq3fh8DAADYBgAADgAAAAAA&#10;AAAAAAAAAAAuAgAAZHJzL2Uyb0RvYy54bWxQSwECLQAUAAYACAAAACEApO2hQd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222528"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7" type="#_x0000_t61" style="position:absolute;left:0;text-align:left;margin-left:-7.9pt;margin-top:109.5pt;width:75.1pt;height:24.45pt;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ZgIQ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24576"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45"/>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46"/>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p w14:paraId="41B52465" w14:textId="2C22D13F" w:rsidR="00CD4C46" w:rsidRDefault="004F526D" w:rsidP="00CD4C46">
      <w:pPr>
        <w:pStyle w:val="Heading2"/>
      </w:pPr>
      <w:bookmarkStart w:id="180" w:name="_Toc165285446"/>
      <w:r>
        <w:rPr>
          <w:noProof/>
        </w:rPr>
        <mc:AlternateContent>
          <mc:Choice Requires="wps">
            <w:drawing>
              <wp:anchor distT="0" distB="0" distL="114300" distR="114300" simplePos="0" relativeHeight="251215360"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8" type="#_x0000_t61" style="position:absolute;left:0;text-align:left;margin-left:355.55pt;margin-top:19.45pt;width:106pt;height:26.7pt;z-index:2512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xBjYRy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80"/>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216384"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47"/>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217408"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48"/>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9" type="#_x0000_t61" href="#_Task_Statuses_1" style="position:absolute;left:0;text-align:left;margin-left:-12.6pt;margin-top:11.55pt;width:194.65pt;height:37.6pt;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49"/>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181" w:name="_Tasks_with_Expected"/>
      <w:bookmarkStart w:id="182" w:name="_Expected_Delays"/>
      <w:bookmarkStart w:id="183" w:name="_Toc165285447"/>
      <w:bookmarkEnd w:id="181"/>
      <w:bookmarkEnd w:id="182"/>
      <w:r w:rsidRPr="00C9732D">
        <w:lastRenderedPageBreak/>
        <w:t xml:space="preserve">Expected </w:t>
      </w:r>
      <w:r w:rsidR="00CD4C46" w:rsidRPr="00C9732D">
        <w:t>Delays</w:t>
      </w:r>
      <w:bookmarkEnd w:id="183"/>
      <w:r w:rsidR="00CD4C46" w:rsidRPr="00C9732D">
        <w:t xml:space="preserve"> </w:t>
      </w:r>
      <w:bookmarkStart w:id="184" w:name="ExpectedDelays"/>
      <w:bookmarkEnd w:id="184"/>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225600"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70" type="#_x0000_t61" style="position:absolute;left:0;text-align:left;margin-left:325.6pt;margin-top:49pt;width:151.15pt;height:22.1pt;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227648"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71" type="#_x0000_t61" style="position:absolute;left:0;text-align:left;margin-left:-9.2pt;margin-top:113.55pt;width:138.75pt;height:26.7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E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1rd0Uax47N2XfNvzdT0voRuPRBjn4mGdwDNhR1rn+CTCwUzqVoJo0Lp3+fOnT+s&#10;CbBi1MB+y7D5tSOaYyS+Slgg18kYEkDWK+PJNAVFDy2boUXuqpWChwIvE7LzovO3ohNzrao3WMVL&#10;FxVMRFKInWFqdaesbNi7sMwpXy69GyzBmtgHua6pA+/m9PXwRnTd7g0LG+dRdbuwfd6BZDelwdfd&#10;lGq5syovrTOeeG0VWKB+fttl7zb0UPdep5+kxR8A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AWB0EF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226624"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50"/>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51"/>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228672"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72" type="#_x0000_t61" style="position:absolute;left:0;text-align:left;margin-left:-9.2pt;margin-top:13.3pt;width:296.25pt;height:49.3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GHA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229696"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73" type="#_x0000_t61" style="position:absolute;margin-left:61.25pt;margin-top:144.8pt;width:142.25pt;height:38.4pt;z-index:2512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52"/>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2042752"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2CAD1" id="Rectangle 3" o:spid="_x0000_s1026" style="position:absolute;margin-left:14.6pt;margin-top:195.1pt;width:120.2pt;height:13.15pt;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1254272"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D1EB3" id="Rectangle 3" o:spid="_x0000_s1026" style="position:absolute;margin-left:237.05pt;margin-top:195.7pt;width:118.95pt;height:12.5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filled="f" strokecolor="#e16a2f" strokeweight="1.5pt"/>
            </w:pict>
          </mc:Fallback>
        </mc:AlternateContent>
      </w:r>
      <w:r w:rsidR="00935C25">
        <w:rPr>
          <w:noProof/>
        </w:rPr>
        <mc:AlternateContent>
          <mc:Choice Requires="wps">
            <w:drawing>
              <wp:anchor distT="0" distB="0" distL="114300" distR="114300" simplePos="0" relativeHeight="252043776"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92FD4" id="Rectangle 3" o:spid="_x0000_s1026" style="position:absolute;margin-left:14.55pt;margin-top:221.5pt;width:120.2pt;height:13.15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filled="f" strokecolor="#e16a2f" strokeweight="1.5pt"/>
            </w:pict>
          </mc:Fallback>
        </mc:AlternateContent>
      </w:r>
      <w:r w:rsidR="00935C25">
        <w:rPr>
          <w:noProof/>
        </w:rPr>
        <mc:AlternateContent>
          <mc:Choice Requires="wps">
            <w:drawing>
              <wp:anchor distT="0" distB="0" distL="114300" distR="114300" simplePos="0" relativeHeight="251234816"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74" type="#_x0000_t61" style="position:absolute;margin-left:158.55pt;margin-top:98.25pt;width:210.25pt;height:59.75pt;z-index:2512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h8WIQ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235840"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5" type="#_x0000_t61" style="position:absolute;margin-left:151.2pt;margin-top:225.05pt;width:255.65pt;height:36.35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255296"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6" type="#_x0000_t13" style="position:absolute;margin-left:137.8pt;margin-top:183.25pt;width:95.85pt;height:36.15pt;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2045824"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7" type="#_x0000_t61" style="position:absolute;margin-left:55.55pt;margin-top:310pt;width:183pt;height:33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248128"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8" type="#_x0000_t61" style="position:absolute;margin-left:254.65pt;margin-top:309pt;width:121.95pt;height:33.2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OclOCiMDAADZ&#10;BgAADgAAAAAAAAAAAAAAAAAuAgAAZHJzL2Uyb0RvYy54bWxQSwECLQAUAAYACAAAACEA5nqereMA&#10;AAALAQAADwAAAAAAAAAAAAAAAAB9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2044800"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EEAFB" id="Rectangle 3" o:spid="_x0000_s1026" style="position:absolute;margin-left:14.55pt;margin-top:277.95pt;width:120.2pt;height:13.1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filled="f" strokecolor="#e16a2f" strokeweight="1.5pt"/>
            </w:pict>
          </mc:Fallback>
        </mc:AlternateContent>
      </w:r>
      <w:r w:rsidR="00935C25">
        <w:rPr>
          <w:noProof/>
        </w:rPr>
        <mc:AlternateContent>
          <mc:Choice Requires="wps">
            <w:drawing>
              <wp:anchor distT="0" distB="0" distL="114300" distR="114300" simplePos="0" relativeHeight="251230720"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8B5D5" id="Rectangle 3" o:spid="_x0000_s1026" style="position:absolute;margin-left:236.45pt;margin-top:274.55pt;width:207.85pt;height:29.8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filled="f" strokecolor="#e16a2f" strokeweight="1.5pt"/>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53"/>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1B82FFEB" w14:textId="543CDDC8" w:rsidR="00F0592F"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236864"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79ACEDA" w14:textId="77777777" w:rsidR="00F61F48" w:rsidRPr="00F61F48" w:rsidRDefault="00F61F48" w:rsidP="00FB0D70">
      <w:pPr>
        <w:spacing w:before="120" w:after="240"/>
        <w:rPr>
          <w:rFonts w:asciiTheme="minorHAnsi" w:hAnsiTheme="minorHAnsi" w:cstheme="minorHAnsi"/>
          <w:noProof/>
          <w:sz w:val="22"/>
          <w:szCs w:val="22"/>
        </w:rPr>
      </w:pP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233792"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9" type="#_x0000_t61" style="position:absolute;margin-left:314.35pt;margin-top:41.15pt;width:151.15pt;height:23.25pt;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oHgMAANkGAAAOAAAAZHJzL2Uyb0RvYy54bWysVUtv2zAMvg/YfxB0X/1o0jxQpwhSdBjQ&#10;tUXToWdFkmNvsqRJSpzu14+S7Dj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232768"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80" type="#_x0000_t61" style="position:absolute;left:0;text-align:left;margin-left:390.15pt;margin-top:35.15pt;width:104.85pt;height:111.75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231744"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81" type="#_x0000_t61" style="position:absolute;left:0;text-align:left;margin-left:-20.1pt;margin-top:35.25pt;width:132.8pt;height:27.5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16/IgMAANkGAAAOAAAAZHJzL2Uyb0RvYy54bWysVd9v2yAQfp+0/wHxvtrOr6ZRnSpK1WlS&#10;t1ZNpz4TwLE3DAxInOyv3wF24n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54"/>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185" w:name="_Overdue_Tasks_&amp;"/>
      <w:bookmarkStart w:id="186" w:name="_Toc165285448"/>
      <w:bookmarkEnd w:id="185"/>
      <w:r w:rsidRPr="007244CB">
        <w:lastRenderedPageBreak/>
        <w:t>Overdue Tasks</w:t>
      </w:r>
      <w:r w:rsidR="004849C3">
        <w:t xml:space="preserve"> &amp; Task Duration</w:t>
      </w:r>
      <w:bookmarkEnd w:id="186"/>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246080"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2D340" id="Rectangle 3" o:spid="_x0000_s1026" style="position:absolute;margin-left:14.25pt;margin-top:197.9pt;width:132.25pt;height:11.85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filled="f" strokecolor="#33beff [1625]" strokeweight="1.5pt"/>
            </w:pict>
          </mc:Fallback>
        </mc:AlternateContent>
      </w:r>
      <w:r>
        <w:rPr>
          <w:noProof/>
          <w:color w:val="990033"/>
        </w:rPr>
        <mc:AlternateContent>
          <mc:Choice Requires="wps">
            <w:drawing>
              <wp:anchor distT="0" distB="0" distL="114300" distR="114300" simplePos="0" relativeHeight="251256320"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82" type="#_x0000_t13" style="position:absolute;margin-left:148.45pt;margin-top:194.6pt;width:83pt;height:32.9pt;rotation:459515fd;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w1OyA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251200"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83" type="#_x0000_t61" style="position:absolute;margin-left:63.55pt;margin-top:123.8pt;width:157.15pt;height:60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8NztHisD&#10;AAD0BgAADgAAAAAAAAAAAAAAAAAuAgAAZHJzL2Uyb0RvYy54bWxQSwECLQAUAAYACAAAACEALPTD&#10;nt4AAAALAQAADwAAAAAAAAAAAAAAAACFBQAAZHJzL2Rvd25yZXYueG1sUEsFBgAAAAAEAAQA8wAA&#10;AJA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247104"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B8D73" id="Rectangle 3" o:spid="_x0000_s1026" style="position:absolute;margin-left:231.45pt;margin-top:210.2pt;width:155.25pt;height:26.25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filled="f" strokecolor="#33beff [1625]" strokeweight="1.5pt"/>
            </w:pict>
          </mc:Fallback>
        </mc:AlternateContent>
      </w:r>
      <w:r>
        <w:rPr>
          <w:noProof/>
        </w:rPr>
        <mc:AlternateContent>
          <mc:Choice Requires="wps">
            <w:drawing>
              <wp:anchor distT="0" distB="0" distL="114300" distR="114300" simplePos="0" relativeHeight="251253248"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84" type="#_x0000_t61" style="position:absolute;margin-left:111.7pt;margin-top:231.5pt;width:116.9pt;height:44.2pt;z-index:2512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252224"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F7CAB" id="Rectangle 3" o:spid="_x0000_s1026" style="position:absolute;margin-left:13.65pt;margin-top:238.35pt;width:119.55pt;height:11.8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filled="f" strokecolor="#246369 [3204]" strokeweight="1.5pt"/>
            </w:pict>
          </mc:Fallback>
        </mc:AlternateContent>
      </w:r>
      <w:r w:rsidRPr="007F4C1C">
        <w:rPr>
          <w:noProof/>
          <w:color w:val="990033"/>
        </w:rPr>
        <mc:AlternateContent>
          <mc:Choice Requires="wps">
            <w:drawing>
              <wp:anchor distT="0" distB="0" distL="114300" distR="114300" simplePos="0" relativeHeight="251245056"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5" type="#_x0000_t61" style="position:absolute;margin-left:91.3pt;margin-top:313.45pt;width:139.6pt;height:30.75pt;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1bWBmR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250176"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6" type="#_x0000_t61" style="position:absolute;margin-left:307.85pt;margin-top:312.65pt;width:116.5pt;height:33.1pt;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BURH7c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249152"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FB57A" id="Rectangle 3" o:spid="_x0000_s1026" style="position:absolute;margin-left:231.6pt;margin-top:275.35pt;width:156.5pt;height:29.85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filled="f" strokecolor="#936" strokeweight="1.5pt"/>
            </w:pict>
          </mc:Fallback>
        </mc:AlternateContent>
      </w:r>
      <w:r w:rsidRPr="007F4C1C">
        <w:rPr>
          <w:noProof/>
          <w:color w:val="990033"/>
        </w:rPr>
        <mc:AlternateContent>
          <mc:Choice Requires="wps">
            <w:drawing>
              <wp:anchor distT="0" distB="0" distL="114300" distR="114300" simplePos="0" relativeHeight="251241984"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9E90B" id="Rectangle 3" o:spid="_x0000_s1026" style="position:absolute;margin-left:12.1pt;margin-top:292.3pt;width:118.85pt;height:11.5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filled="f" strokecolor="#936" strokeweight="1.5pt"/>
            </w:pict>
          </mc:Fallback>
        </mc:AlternateContent>
      </w:r>
      <w:r w:rsidRPr="007F4C1C">
        <w:rPr>
          <w:noProof/>
          <w:color w:val="990033"/>
        </w:rPr>
        <mc:AlternateContent>
          <mc:Choice Requires="wps">
            <w:drawing>
              <wp:anchor distT="0" distB="0" distL="114300" distR="114300" simplePos="0" relativeHeight="251243008"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26BCF" id="Rectangle 3" o:spid="_x0000_s1026" style="position:absolute;margin-left:233.6pt;margin-top:126.55pt;width:119.55pt;height:19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filled="f" strokecolor="#936" strokeweight="1.5pt"/>
            </w:pict>
          </mc:Fallback>
        </mc:AlternateContent>
      </w:r>
      <w:r w:rsidRPr="007F4C1C">
        <w:rPr>
          <w:noProof/>
          <w:color w:val="990033"/>
        </w:rPr>
        <mc:AlternateContent>
          <mc:Choice Requires="wps">
            <w:drawing>
              <wp:anchor distT="0" distB="0" distL="114300" distR="114300" simplePos="0" relativeHeight="251244032"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7" type="#_x0000_t61" style="position:absolute;margin-left:314.85pt;margin-top:56.55pt;width:135.25pt;height:49.5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DrdduDGwMAALgGAAAOAAAAAAAA&#10;AAAAAAAAAC4CAABkcnMvZTJvRG9jLnhtbFBLAQItABQABgAIAAAAIQC0KxQs4QAAAAsBAAAPAAAA&#10;AAAAAAAAAAAAAHUFAABkcnMvZG93bnJldi54bWxQSwUGAAAAAAQABADzAAAAgwY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55"/>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56"/>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187" w:name="_Cancel_or_Close"/>
      <w:bookmarkStart w:id="188" w:name="_Toc152676503"/>
      <w:bookmarkStart w:id="189" w:name="_Toc165285449"/>
      <w:bookmarkEnd w:id="187"/>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188"/>
      <w:r w:rsidR="00A977E9" w:rsidRPr="00AE68FD">
        <w:t>End of Tenancy</w:t>
      </w:r>
      <w:bookmarkEnd w:id="189"/>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F86A41">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257344"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8" type="#_x0000_t61" style="position:absolute;left:0;text-align:left;margin-left:349.4pt;margin-top:40.35pt;width:121.05pt;height:20.35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Rt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Kl39UcbxV4fje9aeGpW07saunVPrHskBp4BNBdWrHuATykUzKTqJIwqZX6fO/f+&#10;sCXAilEL663A9teOGI6R+CJhf1ylk4nfh0GZ5NMMFDO0bIYWuWtWCh4KPEzILoje34leLI1qXmAT&#10;L31UMBFJIXaBqTO9snJx7cIup3y5DG6wAzVx93KtqQfv5/T58EKM7taGg4XzTfWrsHvekWQ/pdHX&#10;35RquXOqrJ03nnjtFNifYX67Xe8X9FAPXqdfpMUf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EUiEbS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258368"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57"/>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259392"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9" type="#_x0000_t61" style="position:absolute;margin-left:320.6pt;margin-top:25.45pt;width:135.9pt;height:63.35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vu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1DQ8F78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s37r7iIDAADaBgAA&#10;DgAAAAAAAAAAAAAAAAAuAgAAZHJzL2Uyb0RvYy54bWxQSwECLQAUAAYACAAAACEAICfh8uEAAAAK&#10;AQAADwAAAAAAAAAAAAAAAAB8BQAAZHJzL2Rvd25yZXYueG1sUEsFBgAAAAAEAAQA8wAAAIoGAAAA&#10;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58"/>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1210CEE4" w:rsidR="00544CB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A2701B" w:rsidRPr="00821655">
        <w:rPr>
          <w:rFonts w:asciiTheme="minorHAnsi" w:hAnsiTheme="minorHAnsi" w:cstheme="minorHAnsi"/>
          <w:noProof/>
        </w:rPr>
        <w:t xml:space="preserve">f anyone other than the </w:t>
      </w:r>
      <w:r w:rsidR="0032005F" w:rsidRPr="00821655">
        <w:rPr>
          <w:rFonts w:asciiTheme="minorHAnsi" w:hAnsiTheme="minorHAnsi" w:cstheme="minorHAnsi"/>
          <w:noProof/>
        </w:rPr>
        <w:t xml:space="preserve">End of Tenancy </w:t>
      </w:r>
      <w:r w:rsidR="00A2701B" w:rsidRPr="00821655">
        <w:rPr>
          <w:rFonts w:asciiTheme="minorHAnsi" w:hAnsiTheme="minorHAnsi" w:cstheme="minorHAnsi"/>
          <w:noProof/>
        </w:rPr>
        <w:t xml:space="preserve">Owner </w:t>
      </w:r>
      <w:r w:rsidR="0032005F" w:rsidRPr="00821655">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0032005F" w:rsidRPr="00821655">
        <w:rPr>
          <w:rFonts w:asciiTheme="minorHAnsi" w:hAnsiTheme="minorHAnsi" w:cstheme="minorHAnsi"/>
          <w:noProof/>
        </w:rPr>
        <w:t xml:space="preserve">, </w:t>
      </w:r>
      <w:r w:rsidR="00A2701B" w:rsidRPr="00821655">
        <w:rPr>
          <w:rFonts w:asciiTheme="minorHAnsi" w:hAnsiTheme="minorHAnsi" w:cstheme="minorHAnsi"/>
          <w:noProof/>
        </w:rPr>
        <w:t xml:space="preserve">then </w:t>
      </w:r>
      <w:r w:rsidR="00446602" w:rsidRPr="00821655">
        <w:rPr>
          <w:rFonts w:asciiTheme="minorHAnsi" w:hAnsiTheme="minorHAnsi" w:cstheme="minorHAnsi"/>
          <w:noProof/>
        </w:rPr>
        <w:t xml:space="preserve">the End of Tenancy will not be closed immediately; instead </w:t>
      </w:r>
      <w:r w:rsidR="0032005F" w:rsidRPr="00821655">
        <w:rPr>
          <w:rFonts w:asciiTheme="minorHAnsi" w:hAnsiTheme="minorHAnsi" w:cstheme="minorHAnsi"/>
          <w:noProof/>
        </w:rPr>
        <w:t xml:space="preserve">a </w:t>
      </w:r>
      <w:r w:rsidR="00A2701B" w:rsidRPr="00821655">
        <w:rPr>
          <w:rFonts w:asciiTheme="minorHAnsi" w:hAnsiTheme="minorHAnsi" w:cstheme="minorHAnsi"/>
          <w:noProof/>
        </w:rPr>
        <w:t xml:space="preserve">request to close </w:t>
      </w:r>
      <w:r w:rsidR="0032005F" w:rsidRPr="00821655">
        <w:rPr>
          <w:rFonts w:asciiTheme="minorHAnsi" w:hAnsiTheme="minorHAnsi" w:cstheme="minorHAnsi"/>
          <w:noProof/>
        </w:rPr>
        <w:t xml:space="preserve">the End of Tenancy will </w:t>
      </w:r>
      <w:r w:rsidR="00A2701B" w:rsidRPr="00821655">
        <w:rPr>
          <w:rFonts w:asciiTheme="minorHAnsi" w:hAnsiTheme="minorHAnsi" w:cstheme="minorHAnsi"/>
          <w:noProof/>
        </w:rPr>
        <w:t>be</w:t>
      </w:r>
      <w:r w:rsidR="00A2701B" w:rsidRPr="00290CEE">
        <w:rPr>
          <w:rFonts w:asciiTheme="minorHAnsi" w:hAnsiTheme="minorHAnsi" w:cstheme="minorHAnsi"/>
          <w:noProof/>
        </w:rPr>
        <w:t xml:space="preserve"> submitted to the Owner for app</w:t>
      </w:r>
      <w:r w:rsidR="0032005F" w:rsidRPr="00290CEE">
        <w:rPr>
          <w:rFonts w:asciiTheme="minorHAnsi" w:hAnsiTheme="minorHAnsi" w:cstheme="minorHAnsi"/>
          <w:noProof/>
        </w:rPr>
        <w:t>ro</w:t>
      </w:r>
      <w:r w:rsidR="00A2701B" w:rsidRPr="00290CEE">
        <w:rPr>
          <w:rFonts w:asciiTheme="minorHAnsi" w:hAnsiTheme="minorHAnsi" w:cstheme="minorHAns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190" w:name="_Toc152676504"/>
      <w:r>
        <w:rPr>
          <w:highlight w:val="yellow"/>
        </w:rPr>
        <w:br w:type="page"/>
      </w:r>
    </w:p>
    <w:p w14:paraId="469CF2F3" w14:textId="58A38059" w:rsidR="003C156B" w:rsidRDefault="003C156B" w:rsidP="00901F15">
      <w:pPr>
        <w:pStyle w:val="Heading1"/>
      </w:pPr>
      <w:bookmarkStart w:id="191" w:name="_Toc165285450"/>
      <w:r>
        <w:lastRenderedPageBreak/>
        <w:t>Report</w:t>
      </w:r>
      <w:r w:rsidR="00CB6A6C">
        <w:t>s &amp; Dashboards</w:t>
      </w:r>
      <w:bookmarkEnd w:id="191"/>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192" w:name="_Toc165285451"/>
      <w:r w:rsidRPr="003117F8">
        <w:t>Onsite Property Management</w:t>
      </w:r>
      <w:r w:rsidR="00EB4C3A">
        <w:t xml:space="preserve"> Reports</w:t>
      </w:r>
      <w:bookmarkEnd w:id="192"/>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2049920"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90" type="#_x0000_t61" style="position:absolute;left:0;text-align:left;margin-left:389.9pt;margin-top:237.2pt;width:97.65pt;height:54.2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204889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91" type="#_x0000_t61" style="position:absolute;left:0;text-align:left;margin-left:.15pt;margin-top:237.55pt;width:210.1pt;height:60.45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aiIQ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2046848"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92" type="#_x0000_t61" style="position:absolute;left:0;text-align:left;margin-left:299.65pt;margin-top:41.25pt;width:138.75pt;height:51.1pt;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2047872"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93" type="#_x0000_t61" style="position:absolute;left:0;text-align:left;margin-left:292.75pt;margin-top:38.05pt;width:202.7pt;height:54.55pt;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Ydl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jcm/qrjWKvj8ZXLUya1fSuhmrdE+seiYEpgOLChnUP8CmFgp5U3QmjSpnf5+69PSwJ&#10;0GLUwnYrsP21I4ZjJL5IWB+zDKYK1mEQRuNJDoIZajZDjdw1KwWDAnMJ0YWjt3eiP5ZGNS+wiJfe&#10;K6iIpOC7wNSZXli5uHVhlVO+XAYzWIGauHu51tSD9336fHghRndbw8G++ab6TUjmYbwjyb5Lo61/&#10;KdVy51RZO6888doJsD5D/3ar3u/noRysTj9Iiz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EIxh2UiAwAA2AYAAA4AAAAA&#10;AAAAAAAAAAAALgIAAGRycy9lMm9Eb2MueG1sUEsBAi0AFAAGAAgAAAAhANjOgvLcAAAACgEAAA8A&#10;AAAAAAAAAAAAAAAAfAUAAGRycy9kb3ducmV2LnhtbFBLBQYAAAAABAAEAPMAAACFBg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59"/>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193" w:name="_Toc165285452"/>
      <w:r w:rsidRPr="00A47DDA">
        <w:rPr>
          <w:noProof/>
        </w:rPr>
        <w:drawing>
          <wp:anchor distT="0" distB="0" distL="114300" distR="114300" simplePos="0" relativeHeight="252051968"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60">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193"/>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52992"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94" type="#_x0000_t61" style="position:absolute;margin-left:22pt;margin-top:-.5pt;width:175.95pt;height:30.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pU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Hgy8q7+aKPY8cn4roWXZjW9r6BbD8S6J2LgFUBzYcO6R/gUQsFMqlbCqFTm96Vz7w9L&#10;AqwYNbDdcmx/7YjhGIkvEtbHdZplfh0GJRtPh6CYvmXTt8hdvVLwUOBdQnZB9P5OdGJhVP0Ki3jp&#10;o4KJSAqxc0yd6ZSVi1sXVjnly2VwgxWoiXuQa009eDenL4dXYnS7NRzsm2+q24Tt844k+ymNvv6m&#10;VMudU0XlvPHMa6vA+gzz2656v5/7evA6/yAt/gA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KrIKlQ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194" w:name="_Toc165285453"/>
      <w:r w:rsidRPr="00671DC0">
        <w:rPr>
          <w:rFonts w:asciiTheme="minorHAnsi" w:hAnsiTheme="minorHAnsi" w:cstheme="minorHAnsi"/>
          <w:noProof/>
          <w:szCs w:val="22"/>
        </w:rPr>
        <w:lastRenderedPageBreak/>
        <w:drawing>
          <wp:anchor distT="0" distB="0" distL="114300" distR="114300" simplePos="0" relativeHeight="252054016"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194"/>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2055040"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5" type="#_x0000_t61" style="position:absolute;margin-left:157.95pt;margin-top:9.3pt;width:143.1pt;height:27.5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e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hy7E390Vqxw5PxVQsvzWp6V0G17ol1T8TAK4DiwoR1j7AUQkFPqnaHUanM27lzbw9D&#10;ArQYNTDdcmx/b4nhGIlvEsbHVToeA6wLwniSDUEwfc26r5HbeqngocC7hOjC1ts70W0Lo+pXGMQL&#10;7xVURFLwnWPqTCcsXZy6MMopXyyCGYxATdy9XGnqwbs+fdm/EqPbqeFg3jyobhKSWXjekWTfpdHW&#10;35RqsXWqqJxXnnhtBRifoX/bUe/nc18OVqcP0vwP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Lgpp5E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50944"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6" type="#_x0000_t61" style="position:absolute;margin-left:323.5pt;margin-top:39.8pt;width:137.6pt;height:53.7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mB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s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hwJgaiEDAADYBgAADgAA&#10;AAAAAAAAAAAAAAAuAgAAZHJzL2Uyb0RvYy54bWxQSwECLQAUAAYACAAAACEAf53PdN8AAAAKAQAA&#10;DwAAAAAAAAAAAAAAAAB7BQAAZHJzL2Rvd25yZXYueG1sUEsFBgAAAAAEAAQA8wAAAIcGA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62"/>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195" w:name="_Toc152676505"/>
      <w:bookmarkStart w:id="196" w:name="_Toc165285454"/>
      <w:bookmarkEnd w:id="190"/>
      <w:r w:rsidRPr="003A1A1A">
        <w:lastRenderedPageBreak/>
        <w:t>End of Tenancy O</w:t>
      </w:r>
      <w:r w:rsidR="00CD4C46" w:rsidRPr="003A1A1A">
        <w:t>wners</w:t>
      </w:r>
      <w:bookmarkEnd w:id="195"/>
      <w:bookmarkEnd w:id="196"/>
    </w:p>
    <w:p w14:paraId="5E6B556B" w14:textId="013CA933" w:rsidR="00E65817" w:rsidRPr="00C51504" w:rsidRDefault="009373AD" w:rsidP="002C673A">
      <w:pPr>
        <w:pStyle w:val="Heading2"/>
      </w:pPr>
      <w:bookmarkStart w:id="197" w:name="_Toc165285455"/>
      <w:r w:rsidRPr="00C51504">
        <w:t xml:space="preserve">Finding </w:t>
      </w:r>
      <w:r w:rsidR="00D92A73">
        <w:t>M</w:t>
      </w:r>
      <w:r w:rsidRPr="00C51504">
        <w:t xml:space="preserve">y </w:t>
      </w:r>
      <w:r w:rsidR="00C51504" w:rsidRPr="00C51504">
        <w:t>End of Tenancies</w:t>
      </w:r>
      <w:bookmarkEnd w:id="197"/>
    </w:p>
    <w:p w14:paraId="754F5F56" w14:textId="1B0E647E" w:rsidR="00E65817" w:rsidRDefault="003A08DB" w:rsidP="00C532F9">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1231F744" w:rsidR="00EB4C3A" w:rsidRPr="00F86A41" w:rsidRDefault="00F86A41" w:rsidP="00C532F9">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260416"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7" type="#_x0000_t61" style="position:absolute;margin-left:20.65pt;margin-top:1.55pt;width:220.45pt;height:26.45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" adj="2224,6717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1261440"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63"/>
                    <a:stretch>
                      <a:fillRect/>
                    </a:stretch>
                  </pic:blipFill>
                  <pic:spPr>
                    <a:xfrm>
                      <a:off x="0" y="0"/>
                      <a:ext cx="7244609" cy="1914094"/>
                    </a:xfrm>
                    <a:prstGeom prst="rect">
                      <a:avLst/>
                    </a:prstGeom>
                  </pic:spPr>
                </pic:pic>
              </a:graphicData>
            </a:graphic>
          </wp:inline>
        </w:drawing>
      </w:r>
    </w:p>
    <w:p w14:paraId="181B9F23" w14:textId="77777777" w:rsidR="003418E6" w:rsidRPr="00F86A41" w:rsidRDefault="003418E6" w:rsidP="003418E6">
      <w:pPr>
        <w:spacing w:after="240"/>
        <w:rPr>
          <w:sz w:val="16"/>
          <w:szCs w:val="16"/>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198" w:name="_Toc165285456"/>
      <w:r w:rsidRPr="00D92A73">
        <w:t xml:space="preserve">End of Tenancies </w:t>
      </w:r>
      <w:r w:rsidR="00254997" w:rsidRPr="00D92A73">
        <w:t xml:space="preserve">at </w:t>
      </w:r>
      <w:r w:rsidR="00BD34C2" w:rsidRPr="00D92A73">
        <w:t>R</w:t>
      </w:r>
      <w:r w:rsidR="00254997" w:rsidRPr="00D92A73">
        <w:t>isk</w:t>
      </w:r>
      <w:bookmarkEnd w:id="198"/>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06438DC3"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ExpectedDelays"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39680"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8" type="#_x0000_t61" style="position:absolute;margin-left:153.2pt;margin-top:172.45pt;width:174.3pt;height:40.4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Ej0nK4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64"/>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199" w:name="_Approving_Requests_to"/>
      <w:bookmarkStart w:id="200" w:name="_Toc165285457"/>
      <w:bookmarkEnd w:id="199"/>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200"/>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3A04D7">
        <w:rPr>
          <w:rFonts w:asciiTheme="minorHAnsi" w:hAnsiTheme="minorHAnsi" w:cstheme="minorHAnsi"/>
          <w:noProof/>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9" type="#_x0000_t61" style="position:absolute;left:0;text-align:left;margin-left:353.5pt;margin-top:30.75pt;width:124.55pt;height:65.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yUIg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65"/>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1"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100" type="#_x0000_t61" style="position:absolute;left:0;text-align:left;margin-left:393.95pt;margin-top:64.35pt;width:110.3pt;height:34.6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KCRH9s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1658339"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22B6" id="Rectangle 3" o:spid="_x0000_s1026" style="position:absolute;margin-left:417.65pt;margin-top:35.5pt;width:60.5pt;height:17.6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filled="f" strokecolor="#e16a2f" strokeweight="1.5pt"/>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66"/>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201" w:name="_Delivery_Approach"/>
      <w:bookmarkStart w:id="202" w:name="_UAT"/>
      <w:bookmarkStart w:id="203" w:name="_Support"/>
      <w:bookmarkStart w:id="204" w:name="_Cost_and_Timelines"/>
      <w:bookmarkStart w:id="205" w:name="_Extension_of_Service"/>
      <w:bookmarkEnd w:id="201"/>
      <w:bookmarkEnd w:id="202"/>
      <w:bookmarkEnd w:id="203"/>
      <w:bookmarkEnd w:id="204"/>
      <w:bookmarkEnd w:id="205"/>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9553F4">
      <w:headerReference w:type="default" r:id="rId67"/>
      <w:footerReference w:type="default" r:id="rId68"/>
      <w:headerReference w:type="first" r:id="rId69"/>
      <w:footerReference w:type="first" r:id="rId70"/>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817C4" w14:textId="77777777" w:rsidR="009553F4" w:rsidRDefault="009553F4" w:rsidP="000C2943">
      <w:r>
        <w:separator/>
      </w:r>
    </w:p>
    <w:p w14:paraId="24747EC4" w14:textId="77777777" w:rsidR="009553F4" w:rsidRDefault="009553F4"/>
  </w:endnote>
  <w:endnote w:type="continuationSeparator" w:id="0">
    <w:p w14:paraId="5BC06F90" w14:textId="77777777" w:rsidR="009553F4" w:rsidRDefault="009553F4" w:rsidP="000C2943">
      <w:r>
        <w:continuationSeparator/>
      </w:r>
    </w:p>
    <w:p w14:paraId="0084BE3C" w14:textId="77777777" w:rsidR="009553F4" w:rsidRDefault="009553F4"/>
  </w:endnote>
  <w:endnote w:type="continuationNotice" w:id="1">
    <w:p w14:paraId="5308DDC2" w14:textId="77777777" w:rsidR="00141FC2" w:rsidRDefault="00141F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101"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1BCD9" w14:textId="77777777" w:rsidR="009553F4" w:rsidRDefault="009553F4" w:rsidP="000C2943">
      <w:r>
        <w:separator/>
      </w:r>
    </w:p>
    <w:p w14:paraId="1DB6A7C0" w14:textId="77777777" w:rsidR="009553F4" w:rsidRDefault="009553F4"/>
  </w:footnote>
  <w:footnote w:type="continuationSeparator" w:id="0">
    <w:p w14:paraId="6BDB682F" w14:textId="77777777" w:rsidR="009553F4" w:rsidRDefault="009553F4" w:rsidP="000C2943">
      <w:r>
        <w:continuationSeparator/>
      </w:r>
    </w:p>
    <w:p w14:paraId="5B38B90D" w14:textId="77777777" w:rsidR="009553F4" w:rsidRDefault="009553F4"/>
  </w:footnote>
  <w:footnote w:type="continuationNotice" w:id="1">
    <w:p w14:paraId="2D948D30" w14:textId="77777777" w:rsidR="00141FC2" w:rsidRDefault="00141F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 w:numId="66" w16cid:durableId="449907328">
    <w:abstractNumId w:val="40"/>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4B2B"/>
    <w:rsid w:val="00015F5E"/>
    <w:rsid w:val="00025719"/>
    <w:rsid w:val="0003086E"/>
    <w:rsid w:val="00030B6F"/>
    <w:rsid w:val="00030FA7"/>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856"/>
    <w:rsid w:val="00094D71"/>
    <w:rsid w:val="00095DD2"/>
    <w:rsid w:val="00095E83"/>
    <w:rsid w:val="000968DA"/>
    <w:rsid w:val="000A0017"/>
    <w:rsid w:val="000A071E"/>
    <w:rsid w:val="000A1BF8"/>
    <w:rsid w:val="000A62D0"/>
    <w:rsid w:val="000A6CC5"/>
    <w:rsid w:val="000A78A0"/>
    <w:rsid w:val="000B09B4"/>
    <w:rsid w:val="000B159D"/>
    <w:rsid w:val="000B1FA7"/>
    <w:rsid w:val="000B3B0B"/>
    <w:rsid w:val="000B412D"/>
    <w:rsid w:val="000B58E2"/>
    <w:rsid w:val="000B6E6B"/>
    <w:rsid w:val="000C2943"/>
    <w:rsid w:val="000C2C75"/>
    <w:rsid w:val="000C5AA8"/>
    <w:rsid w:val="000C5D10"/>
    <w:rsid w:val="000C6D75"/>
    <w:rsid w:val="000D0210"/>
    <w:rsid w:val="000D5178"/>
    <w:rsid w:val="000D5D49"/>
    <w:rsid w:val="000D723B"/>
    <w:rsid w:val="000E08CB"/>
    <w:rsid w:val="000E4DA6"/>
    <w:rsid w:val="000E7DB3"/>
    <w:rsid w:val="000F3ACF"/>
    <w:rsid w:val="000F541C"/>
    <w:rsid w:val="000F54F3"/>
    <w:rsid w:val="001068EE"/>
    <w:rsid w:val="00107773"/>
    <w:rsid w:val="00107CE0"/>
    <w:rsid w:val="00107D8F"/>
    <w:rsid w:val="00111BED"/>
    <w:rsid w:val="0011440C"/>
    <w:rsid w:val="0011529E"/>
    <w:rsid w:val="0011552C"/>
    <w:rsid w:val="00125FA7"/>
    <w:rsid w:val="00130D33"/>
    <w:rsid w:val="001314B3"/>
    <w:rsid w:val="0013311F"/>
    <w:rsid w:val="00135A57"/>
    <w:rsid w:val="001402FF"/>
    <w:rsid w:val="00140CB9"/>
    <w:rsid w:val="00141FC2"/>
    <w:rsid w:val="00147EE5"/>
    <w:rsid w:val="00152A27"/>
    <w:rsid w:val="00153AF8"/>
    <w:rsid w:val="0015522C"/>
    <w:rsid w:val="00160804"/>
    <w:rsid w:val="00162530"/>
    <w:rsid w:val="00173AF5"/>
    <w:rsid w:val="00180E4F"/>
    <w:rsid w:val="001821E7"/>
    <w:rsid w:val="0018332F"/>
    <w:rsid w:val="001842B6"/>
    <w:rsid w:val="00185B1D"/>
    <w:rsid w:val="0018743C"/>
    <w:rsid w:val="001877F5"/>
    <w:rsid w:val="00187F0D"/>
    <w:rsid w:val="00191CF9"/>
    <w:rsid w:val="0019625C"/>
    <w:rsid w:val="00196987"/>
    <w:rsid w:val="00197EB6"/>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E4FA1"/>
    <w:rsid w:val="001F49FF"/>
    <w:rsid w:val="001F57E2"/>
    <w:rsid w:val="002012CC"/>
    <w:rsid w:val="00201E95"/>
    <w:rsid w:val="00203B6F"/>
    <w:rsid w:val="002073D0"/>
    <w:rsid w:val="002106EB"/>
    <w:rsid w:val="002107CF"/>
    <w:rsid w:val="00210B51"/>
    <w:rsid w:val="0021260C"/>
    <w:rsid w:val="00215373"/>
    <w:rsid w:val="00220E18"/>
    <w:rsid w:val="002219F2"/>
    <w:rsid w:val="002257FB"/>
    <w:rsid w:val="00226560"/>
    <w:rsid w:val="002314C4"/>
    <w:rsid w:val="002319F3"/>
    <w:rsid w:val="00234276"/>
    <w:rsid w:val="00235E7C"/>
    <w:rsid w:val="0023666B"/>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4AEE"/>
    <w:rsid w:val="002C5E73"/>
    <w:rsid w:val="002C673A"/>
    <w:rsid w:val="002C717F"/>
    <w:rsid w:val="002C7239"/>
    <w:rsid w:val="002C7888"/>
    <w:rsid w:val="002D1303"/>
    <w:rsid w:val="002D1C70"/>
    <w:rsid w:val="002D6DC6"/>
    <w:rsid w:val="002E0867"/>
    <w:rsid w:val="002E4CD0"/>
    <w:rsid w:val="002E70B7"/>
    <w:rsid w:val="002F188E"/>
    <w:rsid w:val="002F1A65"/>
    <w:rsid w:val="002F29AE"/>
    <w:rsid w:val="002F2D3A"/>
    <w:rsid w:val="002F2ED4"/>
    <w:rsid w:val="002F7FEA"/>
    <w:rsid w:val="0030017E"/>
    <w:rsid w:val="0030077E"/>
    <w:rsid w:val="00303E60"/>
    <w:rsid w:val="00304845"/>
    <w:rsid w:val="0030618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14FA"/>
    <w:rsid w:val="00374A0A"/>
    <w:rsid w:val="0038211A"/>
    <w:rsid w:val="0038610A"/>
    <w:rsid w:val="00392EFE"/>
    <w:rsid w:val="003A04D7"/>
    <w:rsid w:val="003A08DB"/>
    <w:rsid w:val="003A187C"/>
    <w:rsid w:val="003A1A1A"/>
    <w:rsid w:val="003A4D63"/>
    <w:rsid w:val="003A4E1B"/>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F1C3A"/>
    <w:rsid w:val="003F3B52"/>
    <w:rsid w:val="003F3CD1"/>
    <w:rsid w:val="003F3CDB"/>
    <w:rsid w:val="003F49F0"/>
    <w:rsid w:val="003F4EDC"/>
    <w:rsid w:val="00400BE8"/>
    <w:rsid w:val="0040487B"/>
    <w:rsid w:val="004052EE"/>
    <w:rsid w:val="0040788E"/>
    <w:rsid w:val="00407A35"/>
    <w:rsid w:val="00410B0A"/>
    <w:rsid w:val="00411BF2"/>
    <w:rsid w:val="004139B9"/>
    <w:rsid w:val="00414AFB"/>
    <w:rsid w:val="004171BF"/>
    <w:rsid w:val="0042078D"/>
    <w:rsid w:val="0042127F"/>
    <w:rsid w:val="00423B8A"/>
    <w:rsid w:val="00423FCC"/>
    <w:rsid w:val="00426251"/>
    <w:rsid w:val="0043187D"/>
    <w:rsid w:val="00432052"/>
    <w:rsid w:val="00432D52"/>
    <w:rsid w:val="00433B05"/>
    <w:rsid w:val="004351B9"/>
    <w:rsid w:val="00435F70"/>
    <w:rsid w:val="004378A0"/>
    <w:rsid w:val="00441621"/>
    <w:rsid w:val="004425E0"/>
    <w:rsid w:val="00443706"/>
    <w:rsid w:val="004444D4"/>
    <w:rsid w:val="00444C6A"/>
    <w:rsid w:val="00446602"/>
    <w:rsid w:val="004474C5"/>
    <w:rsid w:val="00451461"/>
    <w:rsid w:val="00452939"/>
    <w:rsid w:val="00452E29"/>
    <w:rsid w:val="00461EAD"/>
    <w:rsid w:val="00462437"/>
    <w:rsid w:val="0046566D"/>
    <w:rsid w:val="00467C42"/>
    <w:rsid w:val="00470064"/>
    <w:rsid w:val="00470EB8"/>
    <w:rsid w:val="00471A97"/>
    <w:rsid w:val="00472DD5"/>
    <w:rsid w:val="00473719"/>
    <w:rsid w:val="00473E55"/>
    <w:rsid w:val="004760ED"/>
    <w:rsid w:val="00477587"/>
    <w:rsid w:val="004816BC"/>
    <w:rsid w:val="004849C3"/>
    <w:rsid w:val="00485223"/>
    <w:rsid w:val="00485DFF"/>
    <w:rsid w:val="004927CD"/>
    <w:rsid w:val="00492B29"/>
    <w:rsid w:val="004A1E18"/>
    <w:rsid w:val="004A35B8"/>
    <w:rsid w:val="004A5152"/>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0C03"/>
    <w:rsid w:val="004E6547"/>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A63F3"/>
    <w:rsid w:val="005A70F3"/>
    <w:rsid w:val="005B60A6"/>
    <w:rsid w:val="005B6968"/>
    <w:rsid w:val="005C0D45"/>
    <w:rsid w:val="005C11F8"/>
    <w:rsid w:val="005C1ADA"/>
    <w:rsid w:val="005C489D"/>
    <w:rsid w:val="005C65C3"/>
    <w:rsid w:val="005C78D7"/>
    <w:rsid w:val="005C7C98"/>
    <w:rsid w:val="005D137F"/>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096F"/>
    <w:rsid w:val="00611901"/>
    <w:rsid w:val="0061209E"/>
    <w:rsid w:val="006137D5"/>
    <w:rsid w:val="006138A6"/>
    <w:rsid w:val="00614B8E"/>
    <w:rsid w:val="00615919"/>
    <w:rsid w:val="00622893"/>
    <w:rsid w:val="00622E85"/>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1DC0"/>
    <w:rsid w:val="00673B77"/>
    <w:rsid w:val="006746FE"/>
    <w:rsid w:val="00675282"/>
    <w:rsid w:val="00675865"/>
    <w:rsid w:val="00676048"/>
    <w:rsid w:val="006773EF"/>
    <w:rsid w:val="006802D4"/>
    <w:rsid w:val="00683EC9"/>
    <w:rsid w:val="00687C1D"/>
    <w:rsid w:val="00687C4A"/>
    <w:rsid w:val="006909AC"/>
    <w:rsid w:val="00693413"/>
    <w:rsid w:val="0069447D"/>
    <w:rsid w:val="00695245"/>
    <w:rsid w:val="006964DB"/>
    <w:rsid w:val="0069706A"/>
    <w:rsid w:val="0069788B"/>
    <w:rsid w:val="006A1A92"/>
    <w:rsid w:val="006A1BAD"/>
    <w:rsid w:val="006A3F28"/>
    <w:rsid w:val="006A4F50"/>
    <w:rsid w:val="006B1209"/>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D6AE5"/>
    <w:rsid w:val="006E036C"/>
    <w:rsid w:val="006E758E"/>
    <w:rsid w:val="006E7C4A"/>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44753"/>
    <w:rsid w:val="0076195C"/>
    <w:rsid w:val="007623D1"/>
    <w:rsid w:val="00764B74"/>
    <w:rsid w:val="007662D6"/>
    <w:rsid w:val="0076727A"/>
    <w:rsid w:val="00773805"/>
    <w:rsid w:val="00773A3F"/>
    <w:rsid w:val="0077460F"/>
    <w:rsid w:val="00774A99"/>
    <w:rsid w:val="007762E1"/>
    <w:rsid w:val="00782CAB"/>
    <w:rsid w:val="00784BBF"/>
    <w:rsid w:val="007909A7"/>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E7F36"/>
    <w:rsid w:val="007F0867"/>
    <w:rsid w:val="007F1D2A"/>
    <w:rsid w:val="007F4C1C"/>
    <w:rsid w:val="007F72D5"/>
    <w:rsid w:val="00801493"/>
    <w:rsid w:val="00805DCA"/>
    <w:rsid w:val="0080750B"/>
    <w:rsid w:val="00807BB4"/>
    <w:rsid w:val="00810599"/>
    <w:rsid w:val="00820BAE"/>
    <w:rsid w:val="00821655"/>
    <w:rsid w:val="00824A93"/>
    <w:rsid w:val="008257AA"/>
    <w:rsid w:val="00827FEF"/>
    <w:rsid w:val="00834AEA"/>
    <w:rsid w:val="0083561C"/>
    <w:rsid w:val="0084177E"/>
    <w:rsid w:val="00843DB4"/>
    <w:rsid w:val="00844AA2"/>
    <w:rsid w:val="00845EB1"/>
    <w:rsid w:val="00850AF6"/>
    <w:rsid w:val="00850DD8"/>
    <w:rsid w:val="00852047"/>
    <w:rsid w:val="00853A04"/>
    <w:rsid w:val="00854E6E"/>
    <w:rsid w:val="0086028E"/>
    <w:rsid w:val="00861BEA"/>
    <w:rsid w:val="008639AD"/>
    <w:rsid w:val="008646E3"/>
    <w:rsid w:val="008651A5"/>
    <w:rsid w:val="0086643D"/>
    <w:rsid w:val="008816B6"/>
    <w:rsid w:val="008825AB"/>
    <w:rsid w:val="00883E94"/>
    <w:rsid w:val="008841E1"/>
    <w:rsid w:val="008907E7"/>
    <w:rsid w:val="00890C74"/>
    <w:rsid w:val="008912BB"/>
    <w:rsid w:val="00891FDE"/>
    <w:rsid w:val="00893DC4"/>
    <w:rsid w:val="0089786D"/>
    <w:rsid w:val="008A0EF1"/>
    <w:rsid w:val="008A269E"/>
    <w:rsid w:val="008A541F"/>
    <w:rsid w:val="008B2EB9"/>
    <w:rsid w:val="008B3305"/>
    <w:rsid w:val="008B5C25"/>
    <w:rsid w:val="008B6904"/>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07D57"/>
    <w:rsid w:val="0092179C"/>
    <w:rsid w:val="00923229"/>
    <w:rsid w:val="00923936"/>
    <w:rsid w:val="009255EE"/>
    <w:rsid w:val="009262CA"/>
    <w:rsid w:val="0093304E"/>
    <w:rsid w:val="009345C9"/>
    <w:rsid w:val="00935C25"/>
    <w:rsid w:val="00936B7F"/>
    <w:rsid w:val="009373AD"/>
    <w:rsid w:val="00944308"/>
    <w:rsid w:val="00952494"/>
    <w:rsid w:val="0095426E"/>
    <w:rsid w:val="009553F4"/>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07D36"/>
    <w:rsid w:val="00A11593"/>
    <w:rsid w:val="00A11FF5"/>
    <w:rsid w:val="00A15EBB"/>
    <w:rsid w:val="00A170A1"/>
    <w:rsid w:val="00A17D9E"/>
    <w:rsid w:val="00A210AD"/>
    <w:rsid w:val="00A241C4"/>
    <w:rsid w:val="00A2701B"/>
    <w:rsid w:val="00A35D02"/>
    <w:rsid w:val="00A403EB"/>
    <w:rsid w:val="00A453C8"/>
    <w:rsid w:val="00A47669"/>
    <w:rsid w:val="00A47DDA"/>
    <w:rsid w:val="00A53650"/>
    <w:rsid w:val="00A56658"/>
    <w:rsid w:val="00A56A67"/>
    <w:rsid w:val="00A61F15"/>
    <w:rsid w:val="00A6384E"/>
    <w:rsid w:val="00A64186"/>
    <w:rsid w:val="00A669A0"/>
    <w:rsid w:val="00A737AB"/>
    <w:rsid w:val="00A751EB"/>
    <w:rsid w:val="00A8031F"/>
    <w:rsid w:val="00A806F5"/>
    <w:rsid w:val="00A80A9A"/>
    <w:rsid w:val="00A819F0"/>
    <w:rsid w:val="00A831BB"/>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1D68"/>
    <w:rsid w:val="00AC31B0"/>
    <w:rsid w:val="00AC58D9"/>
    <w:rsid w:val="00AD02D6"/>
    <w:rsid w:val="00AD1CE2"/>
    <w:rsid w:val="00AD3385"/>
    <w:rsid w:val="00AD3EC0"/>
    <w:rsid w:val="00AD4BC5"/>
    <w:rsid w:val="00AD5A88"/>
    <w:rsid w:val="00AD7597"/>
    <w:rsid w:val="00AE09E9"/>
    <w:rsid w:val="00AE1C54"/>
    <w:rsid w:val="00AE3857"/>
    <w:rsid w:val="00AE68FD"/>
    <w:rsid w:val="00AF46F0"/>
    <w:rsid w:val="00AF76FC"/>
    <w:rsid w:val="00AF7DFB"/>
    <w:rsid w:val="00B00F7F"/>
    <w:rsid w:val="00B035F6"/>
    <w:rsid w:val="00B043C7"/>
    <w:rsid w:val="00B05CA0"/>
    <w:rsid w:val="00B0761D"/>
    <w:rsid w:val="00B10463"/>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1930"/>
    <w:rsid w:val="00B5443A"/>
    <w:rsid w:val="00B57206"/>
    <w:rsid w:val="00B60347"/>
    <w:rsid w:val="00B64BDE"/>
    <w:rsid w:val="00B65A1C"/>
    <w:rsid w:val="00B67210"/>
    <w:rsid w:val="00B675D3"/>
    <w:rsid w:val="00B720A3"/>
    <w:rsid w:val="00B729C1"/>
    <w:rsid w:val="00B72F72"/>
    <w:rsid w:val="00B75635"/>
    <w:rsid w:val="00B80678"/>
    <w:rsid w:val="00B828CE"/>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B6B21"/>
    <w:rsid w:val="00BC09FB"/>
    <w:rsid w:val="00BC13D7"/>
    <w:rsid w:val="00BC56B1"/>
    <w:rsid w:val="00BC7EB9"/>
    <w:rsid w:val="00BD2C76"/>
    <w:rsid w:val="00BD34C2"/>
    <w:rsid w:val="00BD4D68"/>
    <w:rsid w:val="00BD799A"/>
    <w:rsid w:val="00BE2B88"/>
    <w:rsid w:val="00BE4FFC"/>
    <w:rsid w:val="00BE6B91"/>
    <w:rsid w:val="00BE6CCF"/>
    <w:rsid w:val="00BE7B49"/>
    <w:rsid w:val="00BF209E"/>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27F27"/>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1C"/>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1008"/>
    <w:rsid w:val="00D43005"/>
    <w:rsid w:val="00D43679"/>
    <w:rsid w:val="00D4445B"/>
    <w:rsid w:val="00D46AE7"/>
    <w:rsid w:val="00D47801"/>
    <w:rsid w:val="00D5043D"/>
    <w:rsid w:val="00D53622"/>
    <w:rsid w:val="00D54494"/>
    <w:rsid w:val="00D562E5"/>
    <w:rsid w:val="00D61CE8"/>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1F02"/>
    <w:rsid w:val="00DA3350"/>
    <w:rsid w:val="00DA3961"/>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319F"/>
    <w:rsid w:val="00E35103"/>
    <w:rsid w:val="00E37108"/>
    <w:rsid w:val="00E40D38"/>
    <w:rsid w:val="00E4200E"/>
    <w:rsid w:val="00E42617"/>
    <w:rsid w:val="00E42FC7"/>
    <w:rsid w:val="00E44C33"/>
    <w:rsid w:val="00E450C0"/>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55C7"/>
    <w:rsid w:val="00EA7154"/>
    <w:rsid w:val="00EB2E43"/>
    <w:rsid w:val="00EB4C3A"/>
    <w:rsid w:val="00EB4F2F"/>
    <w:rsid w:val="00EB5EE4"/>
    <w:rsid w:val="00ED09E2"/>
    <w:rsid w:val="00ED16D4"/>
    <w:rsid w:val="00ED330C"/>
    <w:rsid w:val="00ED64EB"/>
    <w:rsid w:val="00EE2429"/>
    <w:rsid w:val="00EE2E9C"/>
    <w:rsid w:val="00EE51B1"/>
    <w:rsid w:val="00EE5604"/>
    <w:rsid w:val="00EF0582"/>
    <w:rsid w:val="00EF740F"/>
    <w:rsid w:val="00F0592F"/>
    <w:rsid w:val="00F06D72"/>
    <w:rsid w:val="00F16378"/>
    <w:rsid w:val="00F16DF9"/>
    <w:rsid w:val="00F171ED"/>
    <w:rsid w:val="00F173AA"/>
    <w:rsid w:val="00F17E34"/>
    <w:rsid w:val="00F2086A"/>
    <w:rsid w:val="00F243BA"/>
    <w:rsid w:val="00F27416"/>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8218D"/>
    <w:rsid w:val="00F86A41"/>
    <w:rsid w:val="00F87A18"/>
    <w:rsid w:val="00F959F9"/>
    <w:rsid w:val="00F96087"/>
    <w:rsid w:val="00F97884"/>
    <w:rsid w:val="00F97BD3"/>
    <w:rsid w:val="00F97CC0"/>
    <w:rsid w:val="00FA0E8F"/>
    <w:rsid w:val="00FA110E"/>
    <w:rsid w:val="00FA1B07"/>
    <w:rsid w:val="00FA347A"/>
    <w:rsid w:val="00FA4701"/>
    <w:rsid w:val="00FA5492"/>
    <w:rsid w:val="00FA60F9"/>
    <w:rsid w:val="00FA64A5"/>
    <w:rsid w:val="00FA7345"/>
    <w:rsid w:val="00FA7B7E"/>
    <w:rsid w:val="00FB0D70"/>
    <w:rsid w:val="00FB24E8"/>
    <w:rsid w:val="00FB2D7D"/>
    <w:rsid w:val="00FB45C6"/>
    <w:rsid w:val="00FB61CF"/>
    <w:rsid w:val="00FB61ED"/>
    <w:rsid w:val="00FB71EB"/>
    <w:rsid w:val="00FB766C"/>
    <w:rsid w:val="00FB7C5C"/>
    <w:rsid w:val="00FC08ED"/>
    <w:rsid w:val="00FC09E4"/>
    <w:rsid w:val="00FC1944"/>
    <w:rsid w:val="00FC43C3"/>
    <w:rsid w:val="00FC52E6"/>
    <w:rsid w:val="00FC669F"/>
    <w:rsid w:val="00FD340E"/>
    <w:rsid w:val="00FD3937"/>
    <w:rsid w:val="00FD493A"/>
    <w:rsid w:val="00FD7334"/>
    <w:rsid w:val="00FE164B"/>
    <w:rsid w:val="00FE2025"/>
    <w:rsid w:val="00FE3659"/>
    <w:rsid w:val="00FE4740"/>
    <w:rsid w:val="00FE6543"/>
    <w:rsid w:val="00FF1175"/>
    <w:rsid w:val="00FF1799"/>
    <w:rsid w:val="00FF2048"/>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customXml" Target="../customXml/item5.xml"/><Relationship Id="rId61" Type="http://schemas.openxmlformats.org/officeDocument/2006/relationships/image" Target="media/image49.png"/><Relationship Id="rId19" Type="http://schemas.openxmlformats.org/officeDocument/2006/relationships/image" Target="media/image8.sv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_Task_Statuses_1"/><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image" Target="media/image39.png"/><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notes" Target="footnotes.xml"/><Relationship Id="rId31" Type="http://schemas.openxmlformats.org/officeDocument/2006/relationships/image" Target="media/image20.sv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tyles" Target="styl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6.svg"/><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3" Type="http://schemas.openxmlformats.org/officeDocument/2006/relationships/image" Target="media/image55.png"/><Relationship Id="rId2" Type="http://schemas.openxmlformats.org/officeDocument/2006/relationships/image" Target="media/image58.svg"/><Relationship Id="rId1" Type="http://schemas.openxmlformats.org/officeDocument/2006/relationships/image" Target="media/image57.png"/><Relationship Id="rId4" Type="http://schemas.openxmlformats.org/officeDocument/2006/relationships/image" Target="media/image56.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2.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39F62-4FA7-407B-AD30-6D8DB96F2DD1}">
  <ds:schemaRefs>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purl.org/dc/terms/"/>
    <ds:schemaRef ds:uri="http://www.w3.org/XML/1998/namespace"/>
    <ds:schemaRef ds:uri="http://purl.org/dc/dcmitype/"/>
    <ds:schemaRef ds:uri="1ffbd5dc-7a64-4097-8396-87f6c90b212f"/>
    <ds:schemaRef ds:uri="http://schemas.openxmlformats.org/package/2006/metadata/core-properties"/>
  </ds:schemaRefs>
</ds:datastoreItem>
</file>

<file path=customXml/itemProps4.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5.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2</cp:revision>
  <cp:lastPrinted>2023-12-12T17:37:00Z</cp:lastPrinted>
  <dcterms:created xsi:type="dcterms:W3CDTF">2024-04-29T10:20:00Z</dcterms:created>
  <dcterms:modified xsi:type="dcterms:W3CDTF">2024-04-29T10:20:00Z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