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rsidR="00000000">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4257E5BE" w:rsidR="001A46D0" w:rsidRPr="005276FA" w:rsidRDefault="00CD4C46" w:rsidP="001A46D0">
      <w:pPr>
        <w:pStyle w:val="GraingerCoverTitleWhite"/>
        <w:rPr>
          <w:sz w:val="56"/>
          <w:szCs w:val="56"/>
        </w:rPr>
      </w:pPr>
      <w:r>
        <w:rPr>
          <w:sz w:val="56"/>
          <w:szCs w:val="56"/>
        </w:rPr>
        <w:t xml:space="preserve">Salesforce End of Tenancy </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2D6DC6">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444C6A" w:rsidRDefault="00E038C8"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56CD6282" w14:textId="10CDFB89" w:rsidR="00444C6A" w:rsidRPr="00444C6A" w:rsidRDefault="002073D0"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12</w:t>
            </w:r>
            <w:r w:rsidR="00E038C8">
              <w:rPr>
                <w:rFonts w:asciiTheme="majorHAnsi" w:eastAsiaTheme="minorHAnsi" w:hAnsiTheme="majorHAnsi" w:cstheme="majorHAnsi"/>
                <w:iCs/>
                <w:sz w:val="22"/>
                <w:szCs w:val="22"/>
              </w:rPr>
              <w:t>/12/2023</w:t>
            </w:r>
          </w:p>
        </w:tc>
      </w:tr>
      <w:tr w:rsidR="00444C6A" w:rsidRPr="00444C6A" w14:paraId="35D40B9A"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C91A81D" w14:textId="5EFB6A8D"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0.2</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AEB19C7" w14:textId="0CB6172A"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 xml:space="preserve">Axis &amp; Grainger Trust </w:t>
            </w:r>
            <w:r w:rsidR="004C4E8B">
              <w:rPr>
                <w:rFonts w:asciiTheme="majorHAnsi" w:eastAsiaTheme="minorHAnsi" w:hAnsiTheme="majorHAnsi" w:cstheme="majorHAnsi"/>
                <w:iCs/>
                <w:sz w:val="22"/>
                <w:szCs w:val="22"/>
              </w:rPr>
              <w:t>Changes</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848DECD" w14:textId="652647AA" w:rsidR="00444C6A" w:rsidRPr="00444C6A" w:rsidRDefault="004C4E8B">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4D6F725" w14:textId="4911C91D" w:rsidR="00444C6A" w:rsidRPr="00444C6A" w:rsidRDefault="00B828CE" w:rsidP="009F1972">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29/04/2024</w:t>
            </w:r>
          </w:p>
        </w:tc>
      </w:tr>
    </w:tbl>
    <w:p w14:paraId="6DDD6EBD" w14:textId="7178C4E6" w:rsidR="00687C1D" w:rsidRPr="00687C1D" w:rsidRDefault="0061209E" w:rsidP="00687C1D">
      <w:pPr>
        <w:pStyle w:val="GraingerText"/>
      </w:pPr>
      <w:r>
        <w:br w:type="page"/>
      </w:r>
    </w:p>
    <w:bookmarkStart w:id="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noProof/>
        </w:rPr>
      </w:sdtEndPr>
      <w:sdtContent>
        <w:p w14:paraId="44386AAB" w14:textId="5B80D09B" w:rsidR="009D673C" w:rsidRPr="00883E94" w:rsidRDefault="009D673C">
          <w:pPr>
            <w:pStyle w:val="TOCHeading"/>
            <w:rPr>
              <w:rFonts w:asciiTheme="minorHAnsi" w:hAnsiTheme="minorHAnsi" w:cstheme="minorHAnsi"/>
            </w:rPr>
          </w:pPr>
          <w:r w:rsidRPr="00883E94">
            <w:rPr>
              <w:rFonts w:asciiTheme="minorHAnsi" w:hAnsiTheme="minorHAnsi" w:cstheme="minorHAnsi"/>
            </w:rPr>
            <w:t>Table of Contents</w:t>
          </w:r>
        </w:p>
        <w:p w14:paraId="7E958FB0" w14:textId="7F4E8BA6" w:rsidR="00FB45C6" w:rsidRDefault="009D673C" w:rsidP="00B10463">
          <w:pPr>
            <w:pStyle w:val="TOC1"/>
            <w:rPr>
              <w:rFonts w:asciiTheme="minorHAnsi" w:eastAsiaTheme="minorEastAsia" w:hAnsiTheme="minorHAnsi" w:cstheme="minorBidi"/>
              <w:noProof/>
              <w:kern w:val="2"/>
              <w:sz w:val="24"/>
              <w:szCs w:val="24"/>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anchor="_Toc165285433" w:history="1">
            <w:r w:rsidR="00FB45C6" w:rsidRPr="00413794">
              <w:rPr>
                <w:rStyle w:val="Hyperlink"/>
                <w:noProof/>
              </w:rPr>
              <w:t>1.</w:t>
            </w:r>
            <w:r w:rsidR="00FB45C6">
              <w:rPr>
                <w:rFonts w:asciiTheme="minorHAnsi" w:eastAsiaTheme="minorEastAsia" w:hAnsiTheme="minorHAnsi" w:cstheme="minorBidi"/>
                <w:noProof/>
                <w:kern w:val="2"/>
                <w:sz w:val="24"/>
                <w:szCs w:val="24"/>
                <w:lang w:eastAsia="en-GB"/>
                <w14:ligatures w14:val="standardContextual"/>
              </w:rPr>
              <w:tab/>
            </w:r>
            <w:r w:rsidR="00FB45C6" w:rsidRPr="00413794">
              <w:rPr>
                <w:rStyle w:val="Hyperlink"/>
                <w:noProof/>
              </w:rPr>
              <w:t>Overview</w:t>
            </w:r>
            <w:r w:rsidR="00FB45C6">
              <w:rPr>
                <w:noProof/>
                <w:webHidden/>
              </w:rPr>
              <w:tab/>
            </w:r>
            <w:r w:rsidR="00FB45C6">
              <w:rPr>
                <w:noProof/>
                <w:webHidden/>
              </w:rPr>
              <w:fldChar w:fldCharType="begin"/>
            </w:r>
            <w:r w:rsidR="00FB45C6">
              <w:rPr>
                <w:noProof/>
                <w:webHidden/>
              </w:rPr>
              <w:instrText xml:space="preserve"> PAGEREF _Toc165285433 \h </w:instrText>
            </w:r>
            <w:r w:rsidR="00FB45C6">
              <w:rPr>
                <w:noProof/>
                <w:webHidden/>
              </w:rPr>
            </w:r>
            <w:r w:rsidR="00FB45C6">
              <w:rPr>
                <w:noProof/>
                <w:webHidden/>
              </w:rPr>
              <w:fldChar w:fldCharType="separate"/>
            </w:r>
            <w:r w:rsidR="00FB45C6">
              <w:rPr>
                <w:noProof/>
                <w:webHidden/>
              </w:rPr>
              <w:t>3</w:t>
            </w:r>
            <w:r w:rsidR="00FB45C6">
              <w:rPr>
                <w:noProof/>
                <w:webHidden/>
              </w:rPr>
              <w:fldChar w:fldCharType="end"/>
            </w:r>
          </w:hyperlink>
        </w:p>
        <w:p w14:paraId="4AB65EAE" w14:textId="6B326F78"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34" w:history="1">
            <w:r w:rsidRPr="00413794">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How to Create an EOT</w:t>
            </w:r>
            <w:r>
              <w:rPr>
                <w:noProof/>
                <w:webHidden/>
              </w:rPr>
              <w:tab/>
            </w:r>
            <w:r>
              <w:rPr>
                <w:noProof/>
                <w:webHidden/>
              </w:rPr>
              <w:fldChar w:fldCharType="begin"/>
            </w:r>
            <w:r>
              <w:rPr>
                <w:noProof/>
                <w:webHidden/>
              </w:rPr>
              <w:instrText xml:space="preserve"> PAGEREF _Toc165285434 \h </w:instrText>
            </w:r>
            <w:r>
              <w:rPr>
                <w:noProof/>
                <w:webHidden/>
              </w:rPr>
            </w:r>
            <w:r>
              <w:rPr>
                <w:noProof/>
                <w:webHidden/>
              </w:rPr>
              <w:fldChar w:fldCharType="separate"/>
            </w:r>
            <w:r>
              <w:rPr>
                <w:noProof/>
                <w:webHidden/>
              </w:rPr>
              <w:t>7</w:t>
            </w:r>
            <w:r>
              <w:rPr>
                <w:noProof/>
                <w:webHidden/>
              </w:rPr>
              <w:fldChar w:fldCharType="end"/>
            </w:r>
          </w:hyperlink>
        </w:p>
        <w:p w14:paraId="515B09E8" w14:textId="5A652073"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35" w:history="1">
            <w:r w:rsidRPr="00413794">
              <w:rPr>
                <w:rStyle w:val="Hyperlink"/>
                <w:noProof/>
              </w:rPr>
              <w:t>2.1</w:t>
            </w:r>
            <w:r>
              <w:rPr>
                <w:rFonts w:asciiTheme="minorHAnsi" w:eastAsiaTheme="minorEastAsia" w:hAnsiTheme="minorHAnsi" w:cstheme="minorBidi"/>
                <w:noProof/>
                <w:kern w:val="2"/>
                <w14:ligatures w14:val="standardContextual"/>
              </w:rPr>
              <w:tab/>
            </w:r>
            <w:r w:rsidRPr="00413794">
              <w:rPr>
                <w:rStyle w:val="Hyperlink"/>
                <w:rFonts w:cstheme="minorHAnsi"/>
                <w:noProof/>
              </w:rPr>
              <w:t>Creating an EOT for Grainger Trust Units</w:t>
            </w:r>
            <w:r>
              <w:rPr>
                <w:noProof/>
                <w:webHidden/>
              </w:rPr>
              <w:tab/>
            </w:r>
            <w:r>
              <w:rPr>
                <w:noProof/>
                <w:webHidden/>
              </w:rPr>
              <w:fldChar w:fldCharType="begin"/>
            </w:r>
            <w:r>
              <w:rPr>
                <w:noProof/>
                <w:webHidden/>
              </w:rPr>
              <w:instrText xml:space="preserve"> PAGEREF _Toc165285435 \h </w:instrText>
            </w:r>
            <w:r>
              <w:rPr>
                <w:noProof/>
                <w:webHidden/>
              </w:rPr>
            </w:r>
            <w:r>
              <w:rPr>
                <w:noProof/>
                <w:webHidden/>
              </w:rPr>
              <w:fldChar w:fldCharType="separate"/>
            </w:r>
            <w:r>
              <w:rPr>
                <w:noProof/>
                <w:webHidden/>
              </w:rPr>
              <w:t>8</w:t>
            </w:r>
            <w:r>
              <w:rPr>
                <w:noProof/>
                <w:webHidden/>
              </w:rPr>
              <w:fldChar w:fldCharType="end"/>
            </w:r>
          </w:hyperlink>
        </w:p>
        <w:p w14:paraId="2C97FB2C" w14:textId="47EB4746"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36" w:history="1">
            <w:r w:rsidRPr="00413794">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The EOT at a Glance</w:t>
            </w:r>
            <w:r>
              <w:rPr>
                <w:noProof/>
                <w:webHidden/>
              </w:rPr>
              <w:tab/>
            </w:r>
            <w:r>
              <w:rPr>
                <w:noProof/>
                <w:webHidden/>
              </w:rPr>
              <w:fldChar w:fldCharType="begin"/>
            </w:r>
            <w:r>
              <w:rPr>
                <w:noProof/>
                <w:webHidden/>
              </w:rPr>
              <w:instrText xml:space="preserve"> PAGEREF _Toc165285436 \h </w:instrText>
            </w:r>
            <w:r>
              <w:rPr>
                <w:noProof/>
                <w:webHidden/>
              </w:rPr>
            </w:r>
            <w:r>
              <w:rPr>
                <w:noProof/>
                <w:webHidden/>
              </w:rPr>
              <w:fldChar w:fldCharType="separate"/>
            </w:r>
            <w:r>
              <w:rPr>
                <w:noProof/>
                <w:webHidden/>
              </w:rPr>
              <w:t>9</w:t>
            </w:r>
            <w:r>
              <w:rPr>
                <w:noProof/>
                <w:webHidden/>
              </w:rPr>
              <w:fldChar w:fldCharType="end"/>
            </w:r>
          </w:hyperlink>
        </w:p>
        <w:p w14:paraId="5D8BA46B" w14:textId="1E061B9C"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37" w:history="1">
            <w:r w:rsidRPr="00413794">
              <w:rPr>
                <w:rStyle w:val="Hyperlink"/>
                <w:noProof/>
              </w:rPr>
              <w:t>3.1</w:t>
            </w:r>
            <w:r>
              <w:rPr>
                <w:rFonts w:asciiTheme="minorHAnsi" w:eastAsiaTheme="minorEastAsia" w:hAnsiTheme="minorHAnsi" w:cstheme="minorBidi"/>
                <w:noProof/>
                <w:kern w:val="2"/>
                <w14:ligatures w14:val="standardContextual"/>
              </w:rPr>
              <w:tab/>
            </w:r>
            <w:r w:rsidRPr="00413794">
              <w:rPr>
                <w:rStyle w:val="Hyperlink"/>
                <w:rFonts w:cstheme="minorHAnsi"/>
                <w:noProof/>
              </w:rPr>
              <w:t>Key EOT Details</w:t>
            </w:r>
            <w:r>
              <w:rPr>
                <w:noProof/>
                <w:webHidden/>
              </w:rPr>
              <w:tab/>
            </w:r>
            <w:r>
              <w:rPr>
                <w:noProof/>
                <w:webHidden/>
              </w:rPr>
              <w:fldChar w:fldCharType="begin"/>
            </w:r>
            <w:r>
              <w:rPr>
                <w:noProof/>
                <w:webHidden/>
              </w:rPr>
              <w:instrText xml:space="preserve"> PAGEREF _Toc165285437 \h </w:instrText>
            </w:r>
            <w:r>
              <w:rPr>
                <w:noProof/>
                <w:webHidden/>
              </w:rPr>
            </w:r>
            <w:r>
              <w:rPr>
                <w:noProof/>
                <w:webHidden/>
              </w:rPr>
              <w:fldChar w:fldCharType="separate"/>
            </w:r>
            <w:r>
              <w:rPr>
                <w:noProof/>
                <w:webHidden/>
              </w:rPr>
              <w:t>10</w:t>
            </w:r>
            <w:r>
              <w:rPr>
                <w:noProof/>
                <w:webHidden/>
              </w:rPr>
              <w:fldChar w:fldCharType="end"/>
            </w:r>
          </w:hyperlink>
        </w:p>
        <w:p w14:paraId="512F8A1E" w14:textId="6D15F28F"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38" w:history="1">
            <w:r w:rsidRPr="00413794">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End of Tenancy Tasks</w:t>
            </w:r>
            <w:r>
              <w:rPr>
                <w:noProof/>
                <w:webHidden/>
              </w:rPr>
              <w:tab/>
            </w:r>
            <w:r>
              <w:rPr>
                <w:noProof/>
                <w:webHidden/>
              </w:rPr>
              <w:fldChar w:fldCharType="begin"/>
            </w:r>
            <w:r>
              <w:rPr>
                <w:noProof/>
                <w:webHidden/>
              </w:rPr>
              <w:instrText xml:space="preserve"> PAGEREF _Toc165285438 \h </w:instrText>
            </w:r>
            <w:r>
              <w:rPr>
                <w:noProof/>
                <w:webHidden/>
              </w:rPr>
            </w:r>
            <w:r>
              <w:rPr>
                <w:noProof/>
                <w:webHidden/>
              </w:rPr>
              <w:fldChar w:fldCharType="separate"/>
            </w:r>
            <w:r>
              <w:rPr>
                <w:noProof/>
                <w:webHidden/>
              </w:rPr>
              <w:t>11</w:t>
            </w:r>
            <w:r>
              <w:rPr>
                <w:noProof/>
                <w:webHidden/>
              </w:rPr>
              <w:fldChar w:fldCharType="end"/>
            </w:r>
          </w:hyperlink>
        </w:p>
        <w:p w14:paraId="27D2744C" w14:textId="2EB44AE9"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39" w:history="1">
            <w:r w:rsidRPr="00413794">
              <w:rPr>
                <w:rStyle w:val="Hyperlink"/>
                <w:noProof/>
                <w:lang w:val="en-US"/>
              </w:rPr>
              <w:t>4.1</w:t>
            </w:r>
            <w:r>
              <w:rPr>
                <w:rFonts w:asciiTheme="minorHAnsi" w:eastAsiaTheme="minorEastAsia" w:hAnsiTheme="minorHAnsi" w:cstheme="minorBidi"/>
                <w:noProof/>
                <w:kern w:val="2"/>
                <w14:ligatures w14:val="standardContextual"/>
              </w:rPr>
              <w:tab/>
            </w:r>
            <w:r w:rsidRPr="00413794">
              <w:rPr>
                <w:rStyle w:val="Hyperlink"/>
                <w:rFonts w:cstheme="minorHAnsi"/>
                <w:noProof/>
              </w:rPr>
              <w:t>Where</w:t>
            </w:r>
            <w:r w:rsidRPr="00413794">
              <w:rPr>
                <w:rStyle w:val="Hyperlink"/>
                <w:rFonts w:cstheme="minorHAnsi"/>
                <w:noProof/>
                <w:lang w:val="en-US"/>
              </w:rPr>
              <w:t xml:space="preserve"> Do I Find My Tasks?</w:t>
            </w:r>
            <w:r>
              <w:rPr>
                <w:noProof/>
                <w:webHidden/>
              </w:rPr>
              <w:tab/>
            </w:r>
            <w:r>
              <w:rPr>
                <w:noProof/>
                <w:webHidden/>
              </w:rPr>
              <w:fldChar w:fldCharType="begin"/>
            </w:r>
            <w:r>
              <w:rPr>
                <w:noProof/>
                <w:webHidden/>
              </w:rPr>
              <w:instrText xml:space="preserve"> PAGEREF _Toc165285439 \h </w:instrText>
            </w:r>
            <w:r>
              <w:rPr>
                <w:noProof/>
                <w:webHidden/>
              </w:rPr>
            </w:r>
            <w:r>
              <w:rPr>
                <w:noProof/>
                <w:webHidden/>
              </w:rPr>
              <w:fldChar w:fldCharType="separate"/>
            </w:r>
            <w:r>
              <w:rPr>
                <w:noProof/>
                <w:webHidden/>
              </w:rPr>
              <w:t>11</w:t>
            </w:r>
            <w:r>
              <w:rPr>
                <w:noProof/>
                <w:webHidden/>
              </w:rPr>
              <w:fldChar w:fldCharType="end"/>
            </w:r>
          </w:hyperlink>
        </w:p>
        <w:p w14:paraId="4FC44174" w14:textId="6A395BF7"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0" w:history="1">
            <w:r w:rsidRPr="00413794">
              <w:rPr>
                <w:rStyle w:val="Hyperlink"/>
                <w:noProof/>
                <w:lang w:val="en-US"/>
              </w:rPr>
              <w:t>4.2</w:t>
            </w:r>
            <w:r>
              <w:rPr>
                <w:rFonts w:asciiTheme="minorHAnsi" w:eastAsiaTheme="minorEastAsia" w:hAnsiTheme="minorHAnsi" w:cstheme="minorBidi"/>
                <w:noProof/>
                <w:kern w:val="2"/>
                <w14:ligatures w14:val="standardContextual"/>
              </w:rPr>
              <w:tab/>
            </w:r>
            <w:r w:rsidRPr="00413794">
              <w:rPr>
                <w:rStyle w:val="Hyperlink"/>
                <w:rFonts w:cstheme="minorHAnsi"/>
                <w:noProof/>
                <w:lang w:val="en-US"/>
              </w:rPr>
              <w:t>The Task at a Glance</w:t>
            </w:r>
            <w:r>
              <w:rPr>
                <w:noProof/>
                <w:webHidden/>
              </w:rPr>
              <w:tab/>
            </w:r>
            <w:r>
              <w:rPr>
                <w:noProof/>
                <w:webHidden/>
              </w:rPr>
              <w:fldChar w:fldCharType="begin"/>
            </w:r>
            <w:r>
              <w:rPr>
                <w:noProof/>
                <w:webHidden/>
              </w:rPr>
              <w:instrText xml:space="preserve"> PAGEREF _Toc165285440 \h </w:instrText>
            </w:r>
            <w:r>
              <w:rPr>
                <w:noProof/>
                <w:webHidden/>
              </w:rPr>
            </w:r>
            <w:r>
              <w:rPr>
                <w:noProof/>
                <w:webHidden/>
              </w:rPr>
              <w:fldChar w:fldCharType="separate"/>
            </w:r>
            <w:r>
              <w:rPr>
                <w:noProof/>
                <w:webHidden/>
              </w:rPr>
              <w:t>12</w:t>
            </w:r>
            <w:r>
              <w:rPr>
                <w:noProof/>
                <w:webHidden/>
              </w:rPr>
              <w:fldChar w:fldCharType="end"/>
            </w:r>
          </w:hyperlink>
        </w:p>
        <w:p w14:paraId="370FE1AC" w14:textId="031A9B3B"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1" w:history="1">
            <w:r w:rsidRPr="00413794">
              <w:rPr>
                <w:rStyle w:val="Hyperlink"/>
                <w:noProof/>
                <w:lang w:val="en-US"/>
              </w:rPr>
              <w:t>4.3</w:t>
            </w:r>
            <w:r>
              <w:rPr>
                <w:rFonts w:asciiTheme="minorHAnsi" w:eastAsiaTheme="minorEastAsia" w:hAnsiTheme="minorHAnsi" w:cstheme="minorBidi"/>
                <w:noProof/>
                <w:kern w:val="2"/>
                <w14:ligatures w14:val="standardContextual"/>
              </w:rPr>
              <w:tab/>
            </w:r>
            <w:r w:rsidRPr="00413794">
              <w:rPr>
                <w:rStyle w:val="Hyperlink"/>
                <w:rFonts w:cstheme="minorHAnsi"/>
                <w:noProof/>
                <w:lang w:val="en-US"/>
              </w:rPr>
              <w:t>Task Statuses</w:t>
            </w:r>
            <w:r>
              <w:rPr>
                <w:noProof/>
                <w:webHidden/>
              </w:rPr>
              <w:tab/>
            </w:r>
            <w:r>
              <w:rPr>
                <w:noProof/>
                <w:webHidden/>
              </w:rPr>
              <w:fldChar w:fldCharType="begin"/>
            </w:r>
            <w:r>
              <w:rPr>
                <w:noProof/>
                <w:webHidden/>
              </w:rPr>
              <w:instrText xml:space="preserve"> PAGEREF _Toc165285441 \h </w:instrText>
            </w:r>
            <w:r>
              <w:rPr>
                <w:noProof/>
                <w:webHidden/>
              </w:rPr>
            </w:r>
            <w:r>
              <w:rPr>
                <w:noProof/>
                <w:webHidden/>
              </w:rPr>
              <w:fldChar w:fldCharType="separate"/>
            </w:r>
            <w:r>
              <w:rPr>
                <w:noProof/>
                <w:webHidden/>
              </w:rPr>
              <w:t>13</w:t>
            </w:r>
            <w:r>
              <w:rPr>
                <w:noProof/>
                <w:webHidden/>
              </w:rPr>
              <w:fldChar w:fldCharType="end"/>
            </w:r>
          </w:hyperlink>
        </w:p>
        <w:p w14:paraId="775157DA" w14:textId="1ECB2048"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2" w:history="1">
            <w:r w:rsidRPr="00413794">
              <w:rPr>
                <w:rStyle w:val="Hyperlink"/>
                <w:noProof/>
                <w:lang w:val="en-US"/>
              </w:rPr>
              <w:t>4.4</w:t>
            </w:r>
            <w:r>
              <w:rPr>
                <w:rFonts w:asciiTheme="minorHAnsi" w:eastAsiaTheme="minorEastAsia" w:hAnsiTheme="minorHAnsi" w:cstheme="minorBidi"/>
                <w:noProof/>
                <w:kern w:val="2"/>
                <w14:ligatures w14:val="standardContextual"/>
              </w:rPr>
              <w:tab/>
            </w:r>
            <w:r w:rsidRPr="00413794">
              <w:rPr>
                <w:rStyle w:val="Hyperlink"/>
                <w:rFonts w:cstheme="minorHAnsi"/>
                <w:noProof/>
                <w:lang w:val="en-US"/>
              </w:rPr>
              <w:t>Starting a Task</w:t>
            </w:r>
            <w:r>
              <w:rPr>
                <w:noProof/>
                <w:webHidden/>
              </w:rPr>
              <w:tab/>
            </w:r>
            <w:r>
              <w:rPr>
                <w:noProof/>
                <w:webHidden/>
              </w:rPr>
              <w:fldChar w:fldCharType="begin"/>
            </w:r>
            <w:r>
              <w:rPr>
                <w:noProof/>
                <w:webHidden/>
              </w:rPr>
              <w:instrText xml:space="preserve"> PAGEREF _Toc165285442 \h </w:instrText>
            </w:r>
            <w:r>
              <w:rPr>
                <w:noProof/>
                <w:webHidden/>
              </w:rPr>
            </w:r>
            <w:r>
              <w:rPr>
                <w:noProof/>
                <w:webHidden/>
              </w:rPr>
              <w:fldChar w:fldCharType="separate"/>
            </w:r>
            <w:r>
              <w:rPr>
                <w:noProof/>
                <w:webHidden/>
              </w:rPr>
              <w:t>13</w:t>
            </w:r>
            <w:r>
              <w:rPr>
                <w:noProof/>
                <w:webHidden/>
              </w:rPr>
              <w:fldChar w:fldCharType="end"/>
            </w:r>
          </w:hyperlink>
        </w:p>
        <w:p w14:paraId="06A43445" w14:textId="65A1769D"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3" w:history="1">
            <w:r w:rsidRPr="00413794">
              <w:rPr>
                <w:rStyle w:val="Hyperlink"/>
                <w:noProof/>
                <w:lang w:val="en-US"/>
              </w:rPr>
              <w:t>4.5</w:t>
            </w:r>
            <w:r>
              <w:rPr>
                <w:rFonts w:asciiTheme="minorHAnsi" w:eastAsiaTheme="minorEastAsia" w:hAnsiTheme="minorHAnsi" w:cstheme="minorBidi"/>
                <w:noProof/>
                <w:kern w:val="2"/>
                <w14:ligatures w14:val="standardContextual"/>
              </w:rPr>
              <w:tab/>
            </w:r>
            <w:r w:rsidRPr="00413794">
              <w:rPr>
                <w:rStyle w:val="Hyperlink"/>
                <w:rFonts w:cstheme="minorHAnsi"/>
                <w:noProof/>
                <w:lang w:val="en-US"/>
              </w:rPr>
              <w:t>Completing a Task</w:t>
            </w:r>
            <w:r>
              <w:rPr>
                <w:noProof/>
                <w:webHidden/>
              </w:rPr>
              <w:tab/>
            </w:r>
            <w:r>
              <w:rPr>
                <w:noProof/>
                <w:webHidden/>
              </w:rPr>
              <w:fldChar w:fldCharType="begin"/>
            </w:r>
            <w:r>
              <w:rPr>
                <w:noProof/>
                <w:webHidden/>
              </w:rPr>
              <w:instrText xml:space="preserve"> PAGEREF _Toc165285443 \h </w:instrText>
            </w:r>
            <w:r>
              <w:rPr>
                <w:noProof/>
                <w:webHidden/>
              </w:rPr>
            </w:r>
            <w:r>
              <w:rPr>
                <w:noProof/>
                <w:webHidden/>
              </w:rPr>
              <w:fldChar w:fldCharType="separate"/>
            </w:r>
            <w:r>
              <w:rPr>
                <w:noProof/>
                <w:webHidden/>
              </w:rPr>
              <w:t>14</w:t>
            </w:r>
            <w:r>
              <w:rPr>
                <w:noProof/>
                <w:webHidden/>
              </w:rPr>
              <w:fldChar w:fldCharType="end"/>
            </w:r>
          </w:hyperlink>
        </w:p>
        <w:p w14:paraId="6475E819" w14:textId="76637967" w:rsidR="00FB45C6" w:rsidRDefault="00FB45C6">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165285444" w:history="1">
            <w:r w:rsidRPr="00413794">
              <w:rPr>
                <w:rStyle w:val="Hyperlink"/>
                <w:noProof/>
                <w:lang w:val="en-US"/>
              </w:rPr>
              <w:t>(a)</w:t>
            </w:r>
            <w:r>
              <w:rPr>
                <w:rFonts w:asciiTheme="minorHAnsi" w:eastAsiaTheme="minorEastAsia" w:hAnsiTheme="minorHAnsi" w:cstheme="minorBidi"/>
                <w:noProof/>
                <w:kern w:val="2"/>
                <w14:ligatures w14:val="standardContextual"/>
              </w:rPr>
              <w:tab/>
            </w:r>
            <w:r w:rsidRPr="00413794">
              <w:rPr>
                <w:rStyle w:val="Hyperlink"/>
                <w:noProof/>
              </w:rPr>
              <w:t>Axis Voids</w:t>
            </w:r>
            <w:r>
              <w:rPr>
                <w:noProof/>
                <w:webHidden/>
              </w:rPr>
              <w:tab/>
            </w:r>
            <w:r>
              <w:rPr>
                <w:noProof/>
                <w:webHidden/>
              </w:rPr>
              <w:fldChar w:fldCharType="begin"/>
            </w:r>
            <w:r>
              <w:rPr>
                <w:noProof/>
                <w:webHidden/>
              </w:rPr>
              <w:instrText xml:space="preserve"> PAGEREF _Toc165285444 \h </w:instrText>
            </w:r>
            <w:r>
              <w:rPr>
                <w:noProof/>
                <w:webHidden/>
              </w:rPr>
            </w:r>
            <w:r>
              <w:rPr>
                <w:noProof/>
                <w:webHidden/>
              </w:rPr>
              <w:fldChar w:fldCharType="separate"/>
            </w:r>
            <w:r>
              <w:rPr>
                <w:noProof/>
                <w:webHidden/>
              </w:rPr>
              <w:t>15</w:t>
            </w:r>
            <w:r>
              <w:rPr>
                <w:noProof/>
                <w:webHidden/>
              </w:rPr>
              <w:fldChar w:fldCharType="end"/>
            </w:r>
          </w:hyperlink>
        </w:p>
        <w:p w14:paraId="1A55E74B" w14:textId="1E9ADB8F"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5" w:history="1">
            <w:r w:rsidRPr="00413794">
              <w:rPr>
                <w:rStyle w:val="Hyperlink"/>
                <w:noProof/>
              </w:rPr>
              <w:t>4.6</w:t>
            </w:r>
            <w:r>
              <w:rPr>
                <w:rFonts w:asciiTheme="minorHAnsi" w:eastAsiaTheme="minorEastAsia" w:hAnsiTheme="minorHAnsi" w:cstheme="minorBidi"/>
                <w:noProof/>
                <w:kern w:val="2"/>
                <w14:ligatures w14:val="standardContextual"/>
              </w:rPr>
              <w:tab/>
            </w:r>
            <w:r w:rsidRPr="00413794">
              <w:rPr>
                <w:rStyle w:val="Hyperlink"/>
                <w:noProof/>
              </w:rPr>
              <w:t>Setting Tasks to N/A</w:t>
            </w:r>
            <w:r>
              <w:rPr>
                <w:noProof/>
                <w:webHidden/>
              </w:rPr>
              <w:tab/>
            </w:r>
            <w:r>
              <w:rPr>
                <w:noProof/>
                <w:webHidden/>
              </w:rPr>
              <w:fldChar w:fldCharType="begin"/>
            </w:r>
            <w:r>
              <w:rPr>
                <w:noProof/>
                <w:webHidden/>
              </w:rPr>
              <w:instrText xml:space="preserve"> PAGEREF _Toc165285445 \h </w:instrText>
            </w:r>
            <w:r>
              <w:rPr>
                <w:noProof/>
                <w:webHidden/>
              </w:rPr>
            </w:r>
            <w:r>
              <w:rPr>
                <w:noProof/>
                <w:webHidden/>
              </w:rPr>
              <w:fldChar w:fldCharType="separate"/>
            </w:r>
            <w:r>
              <w:rPr>
                <w:noProof/>
                <w:webHidden/>
              </w:rPr>
              <w:t>16</w:t>
            </w:r>
            <w:r>
              <w:rPr>
                <w:noProof/>
                <w:webHidden/>
              </w:rPr>
              <w:fldChar w:fldCharType="end"/>
            </w:r>
          </w:hyperlink>
        </w:p>
        <w:p w14:paraId="6C96E469" w14:textId="4CEA1E00"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6" w:history="1">
            <w:r w:rsidRPr="00413794">
              <w:rPr>
                <w:rStyle w:val="Hyperlink"/>
                <w:noProof/>
              </w:rPr>
              <w:t>4.7</w:t>
            </w:r>
            <w:r>
              <w:rPr>
                <w:rFonts w:asciiTheme="minorHAnsi" w:eastAsiaTheme="minorEastAsia" w:hAnsiTheme="minorHAnsi" w:cstheme="minorBidi"/>
                <w:noProof/>
                <w:kern w:val="2"/>
                <w14:ligatures w14:val="standardContextual"/>
              </w:rPr>
              <w:tab/>
            </w:r>
            <w:r w:rsidRPr="00413794">
              <w:rPr>
                <w:rStyle w:val="Hyperlink"/>
                <w:noProof/>
              </w:rPr>
              <w:t>Reopening a Closed Task</w:t>
            </w:r>
            <w:r>
              <w:rPr>
                <w:noProof/>
                <w:webHidden/>
              </w:rPr>
              <w:tab/>
            </w:r>
            <w:r>
              <w:rPr>
                <w:noProof/>
                <w:webHidden/>
              </w:rPr>
              <w:fldChar w:fldCharType="begin"/>
            </w:r>
            <w:r>
              <w:rPr>
                <w:noProof/>
                <w:webHidden/>
              </w:rPr>
              <w:instrText xml:space="preserve"> PAGEREF _Toc165285446 \h </w:instrText>
            </w:r>
            <w:r>
              <w:rPr>
                <w:noProof/>
                <w:webHidden/>
              </w:rPr>
            </w:r>
            <w:r>
              <w:rPr>
                <w:noProof/>
                <w:webHidden/>
              </w:rPr>
              <w:fldChar w:fldCharType="separate"/>
            </w:r>
            <w:r>
              <w:rPr>
                <w:noProof/>
                <w:webHidden/>
              </w:rPr>
              <w:t>16</w:t>
            </w:r>
            <w:r>
              <w:rPr>
                <w:noProof/>
                <w:webHidden/>
              </w:rPr>
              <w:fldChar w:fldCharType="end"/>
            </w:r>
          </w:hyperlink>
        </w:p>
        <w:p w14:paraId="73C58AE0" w14:textId="11E24F4A"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7" w:history="1">
            <w:r w:rsidRPr="00413794">
              <w:rPr>
                <w:rStyle w:val="Hyperlink"/>
                <w:noProof/>
              </w:rPr>
              <w:t>4.8</w:t>
            </w:r>
            <w:r>
              <w:rPr>
                <w:rFonts w:asciiTheme="minorHAnsi" w:eastAsiaTheme="minorEastAsia" w:hAnsiTheme="minorHAnsi" w:cstheme="minorBidi"/>
                <w:noProof/>
                <w:kern w:val="2"/>
                <w14:ligatures w14:val="standardContextual"/>
              </w:rPr>
              <w:tab/>
            </w:r>
            <w:r w:rsidRPr="00413794">
              <w:rPr>
                <w:rStyle w:val="Hyperlink"/>
                <w:noProof/>
              </w:rPr>
              <w:t>Expected Delays</w:t>
            </w:r>
            <w:r>
              <w:rPr>
                <w:noProof/>
                <w:webHidden/>
              </w:rPr>
              <w:tab/>
            </w:r>
            <w:r>
              <w:rPr>
                <w:noProof/>
                <w:webHidden/>
              </w:rPr>
              <w:fldChar w:fldCharType="begin"/>
            </w:r>
            <w:r>
              <w:rPr>
                <w:noProof/>
                <w:webHidden/>
              </w:rPr>
              <w:instrText xml:space="preserve"> PAGEREF _Toc165285447 \h </w:instrText>
            </w:r>
            <w:r>
              <w:rPr>
                <w:noProof/>
                <w:webHidden/>
              </w:rPr>
            </w:r>
            <w:r>
              <w:rPr>
                <w:noProof/>
                <w:webHidden/>
              </w:rPr>
              <w:fldChar w:fldCharType="separate"/>
            </w:r>
            <w:r>
              <w:rPr>
                <w:noProof/>
                <w:webHidden/>
              </w:rPr>
              <w:t>17</w:t>
            </w:r>
            <w:r>
              <w:rPr>
                <w:noProof/>
                <w:webHidden/>
              </w:rPr>
              <w:fldChar w:fldCharType="end"/>
            </w:r>
          </w:hyperlink>
        </w:p>
        <w:p w14:paraId="7C6DA197" w14:textId="484A5F1C"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48" w:history="1">
            <w:r w:rsidRPr="00413794">
              <w:rPr>
                <w:rStyle w:val="Hyperlink"/>
                <w:noProof/>
              </w:rPr>
              <w:t>4.9</w:t>
            </w:r>
            <w:r>
              <w:rPr>
                <w:rFonts w:asciiTheme="minorHAnsi" w:eastAsiaTheme="minorEastAsia" w:hAnsiTheme="minorHAnsi" w:cstheme="minorBidi"/>
                <w:noProof/>
                <w:kern w:val="2"/>
                <w14:ligatures w14:val="standardContextual"/>
              </w:rPr>
              <w:tab/>
            </w:r>
            <w:r w:rsidRPr="00413794">
              <w:rPr>
                <w:rStyle w:val="Hyperlink"/>
                <w:noProof/>
              </w:rPr>
              <w:t>Overdue Tasks &amp; Task Duration</w:t>
            </w:r>
            <w:r>
              <w:rPr>
                <w:noProof/>
                <w:webHidden/>
              </w:rPr>
              <w:tab/>
            </w:r>
            <w:r>
              <w:rPr>
                <w:noProof/>
                <w:webHidden/>
              </w:rPr>
              <w:fldChar w:fldCharType="begin"/>
            </w:r>
            <w:r>
              <w:rPr>
                <w:noProof/>
                <w:webHidden/>
              </w:rPr>
              <w:instrText xml:space="preserve"> PAGEREF _Toc165285448 \h </w:instrText>
            </w:r>
            <w:r>
              <w:rPr>
                <w:noProof/>
                <w:webHidden/>
              </w:rPr>
            </w:r>
            <w:r>
              <w:rPr>
                <w:noProof/>
                <w:webHidden/>
              </w:rPr>
              <w:fldChar w:fldCharType="separate"/>
            </w:r>
            <w:r>
              <w:rPr>
                <w:noProof/>
                <w:webHidden/>
              </w:rPr>
              <w:t>19</w:t>
            </w:r>
            <w:r>
              <w:rPr>
                <w:noProof/>
                <w:webHidden/>
              </w:rPr>
              <w:fldChar w:fldCharType="end"/>
            </w:r>
          </w:hyperlink>
        </w:p>
        <w:p w14:paraId="14DD258E" w14:textId="15604D31"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49" w:history="1">
            <w:r w:rsidRPr="00413794">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Cancel or Close an End of Tenancy</w:t>
            </w:r>
            <w:r>
              <w:rPr>
                <w:noProof/>
                <w:webHidden/>
              </w:rPr>
              <w:tab/>
            </w:r>
            <w:r>
              <w:rPr>
                <w:noProof/>
                <w:webHidden/>
              </w:rPr>
              <w:fldChar w:fldCharType="begin"/>
            </w:r>
            <w:r>
              <w:rPr>
                <w:noProof/>
                <w:webHidden/>
              </w:rPr>
              <w:instrText xml:space="preserve"> PAGEREF _Toc165285449 \h </w:instrText>
            </w:r>
            <w:r>
              <w:rPr>
                <w:noProof/>
                <w:webHidden/>
              </w:rPr>
            </w:r>
            <w:r>
              <w:rPr>
                <w:noProof/>
                <w:webHidden/>
              </w:rPr>
              <w:fldChar w:fldCharType="separate"/>
            </w:r>
            <w:r>
              <w:rPr>
                <w:noProof/>
                <w:webHidden/>
              </w:rPr>
              <w:t>20</w:t>
            </w:r>
            <w:r>
              <w:rPr>
                <w:noProof/>
                <w:webHidden/>
              </w:rPr>
              <w:fldChar w:fldCharType="end"/>
            </w:r>
          </w:hyperlink>
        </w:p>
        <w:p w14:paraId="02F66A44" w14:textId="5F5CAE58"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50" w:history="1">
            <w:r w:rsidRPr="00413794">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Reports &amp; Dashboards</w:t>
            </w:r>
            <w:r>
              <w:rPr>
                <w:noProof/>
                <w:webHidden/>
              </w:rPr>
              <w:tab/>
            </w:r>
            <w:r>
              <w:rPr>
                <w:noProof/>
                <w:webHidden/>
              </w:rPr>
              <w:fldChar w:fldCharType="begin"/>
            </w:r>
            <w:r>
              <w:rPr>
                <w:noProof/>
                <w:webHidden/>
              </w:rPr>
              <w:instrText xml:space="preserve"> PAGEREF _Toc165285450 \h </w:instrText>
            </w:r>
            <w:r>
              <w:rPr>
                <w:noProof/>
                <w:webHidden/>
              </w:rPr>
            </w:r>
            <w:r>
              <w:rPr>
                <w:noProof/>
                <w:webHidden/>
              </w:rPr>
              <w:fldChar w:fldCharType="separate"/>
            </w:r>
            <w:r>
              <w:rPr>
                <w:noProof/>
                <w:webHidden/>
              </w:rPr>
              <w:t>21</w:t>
            </w:r>
            <w:r>
              <w:rPr>
                <w:noProof/>
                <w:webHidden/>
              </w:rPr>
              <w:fldChar w:fldCharType="end"/>
            </w:r>
          </w:hyperlink>
        </w:p>
        <w:p w14:paraId="42577697" w14:textId="5D8959F4"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1" w:history="1">
            <w:r w:rsidRPr="00413794">
              <w:rPr>
                <w:rStyle w:val="Hyperlink"/>
                <w:noProof/>
              </w:rPr>
              <w:t>6.1</w:t>
            </w:r>
            <w:r>
              <w:rPr>
                <w:rFonts w:asciiTheme="minorHAnsi" w:eastAsiaTheme="minorEastAsia" w:hAnsiTheme="minorHAnsi" w:cstheme="minorBidi"/>
                <w:noProof/>
                <w:kern w:val="2"/>
                <w14:ligatures w14:val="standardContextual"/>
              </w:rPr>
              <w:tab/>
            </w:r>
            <w:r w:rsidRPr="00413794">
              <w:rPr>
                <w:rStyle w:val="Hyperlink"/>
                <w:noProof/>
              </w:rPr>
              <w:t>Onsite Property Management Reports</w:t>
            </w:r>
            <w:r>
              <w:rPr>
                <w:noProof/>
                <w:webHidden/>
              </w:rPr>
              <w:tab/>
            </w:r>
            <w:r>
              <w:rPr>
                <w:noProof/>
                <w:webHidden/>
              </w:rPr>
              <w:fldChar w:fldCharType="begin"/>
            </w:r>
            <w:r>
              <w:rPr>
                <w:noProof/>
                <w:webHidden/>
              </w:rPr>
              <w:instrText xml:space="preserve"> PAGEREF _Toc165285451 \h </w:instrText>
            </w:r>
            <w:r>
              <w:rPr>
                <w:noProof/>
                <w:webHidden/>
              </w:rPr>
            </w:r>
            <w:r>
              <w:rPr>
                <w:noProof/>
                <w:webHidden/>
              </w:rPr>
              <w:fldChar w:fldCharType="separate"/>
            </w:r>
            <w:r>
              <w:rPr>
                <w:noProof/>
                <w:webHidden/>
              </w:rPr>
              <w:t>21</w:t>
            </w:r>
            <w:r>
              <w:rPr>
                <w:noProof/>
                <w:webHidden/>
              </w:rPr>
              <w:fldChar w:fldCharType="end"/>
            </w:r>
          </w:hyperlink>
        </w:p>
        <w:p w14:paraId="306D4810" w14:textId="7047E44B"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2" w:history="1">
            <w:r w:rsidRPr="00413794">
              <w:rPr>
                <w:rStyle w:val="Hyperlink"/>
                <w:noProof/>
              </w:rPr>
              <w:t>6.2</w:t>
            </w:r>
            <w:r>
              <w:rPr>
                <w:rFonts w:asciiTheme="minorHAnsi" w:eastAsiaTheme="minorEastAsia" w:hAnsiTheme="minorHAnsi" w:cstheme="minorBidi"/>
                <w:noProof/>
                <w:kern w:val="2"/>
                <w14:ligatures w14:val="standardContextual"/>
              </w:rPr>
              <w:tab/>
            </w:r>
            <w:r w:rsidRPr="00413794">
              <w:rPr>
                <w:rStyle w:val="Hyperlink"/>
                <w:noProof/>
              </w:rPr>
              <w:t>Cost of Void Report</w:t>
            </w:r>
            <w:r>
              <w:rPr>
                <w:noProof/>
                <w:webHidden/>
              </w:rPr>
              <w:tab/>
            </w:r>
            <w:r>
              <w:rPr>
                <w:noProof/>
                <w:webHidden/>
              </w:rPr>
              <w:fldChar w:fldCharType="begin"/>
            </w:r>
            <w:r>
              <w:rPr>
                <w:noProof/>
                <w:webHidden/>
              </w:rPr>
              <w:instrText xml:space="preserve"> PAGEREF _Toc165285452 \h </w:instrText>
            </w:r>
            <w:r>
              <w:rPr>
                <w:noProof/>
                <w:webHidden/>
              </w:rPr>
            </w:r>
            <w:r>
              <w:rPr>
                <w:noProof/>
                <w:webHidden/>
              </w:rPr>
              <w:fldChar w:fldCharType="separate"/>
            </w:r>
            <w:r>
              <w:rPr>
                <w:noProof/>
                <w:webHidden/>
              </w:rPr>
              <w:t>21</w:t>
            </w:r>
            <w:r>
              <w:rPr>
                <w:noProof/>
                <w:webHidden/>
              </w:rPr>
              <w:fldChar w:fldCharType="end"/>
            </w:r>
          </w:hyperlink>
        </w:p>
        <w:p w14:paraId="6B726A0C" w14:textId="3F65F613"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3" w:history="1">
            <w:r w:rsidRPr="00413794">
              <w:rPr>
                <w:rStyle w:val="Hyperlink"/>
                <w:noProof/>
              </w:rPr>
              <w:t>6.3</w:t>
            </w:r>
            <w:r>
              <w:rPr>
                <w:rFonts w:asciiTheme="minorHAnsi" w:eastAsiaTheme="minorEastAsia" w:hAnsiTheme="minorHAnsi" w:cstheme="minorBidi"/>
                <w:noProof/>
                <w:kern w:val="2"/>
                <w14:ligatures w14:val="standardContextual"/>
              </w:rPr>
              <w:tab/>
            </w:r>
            <w:r w:rsidRPr="00413794">
              <w:rPr>
                <w:rStyle w:val="Hyperlink"/>
                <w:noProof/>
              </w:rPr>
              <w:t>Asset Management Reports</w:t>
            </w:r>
            <w:r>
              <w:rPr>
                <w:noProof/>
                <w:webHidden/>
              </w:rPr>
              <w:tab/>
            </w:r>
            <w:r>
              <w:rPr>
                <w:noProof/>
                <w:webHidden/>
              </w:rPr>
              <w:fldChar w:fldCharType="begin"/>
            </w:r>
            <w:r>
              <w:rPr>
                <w:noProof/>
                <w:webHidden/>
              </w:rPr>
              <w:instrText xml:space="preserve"> PAGEREF _Toc165285453 \h </w:instrText>
            </w:r>
            <w:r>
              <w:rPr>
                <w:noProof/>
                <w:webHidden/>
              </w:rPr>
            </w:r>
            <w:r>
              <w:rPr>
                <w:noProof/>
                <w:webHidden/>
              </w:rPr>
              <w:fldChar w:fldCharType="separate"/>
            </w:r>
            <w:r>
              <w:rPr>
                <w:noProof/>
                <w:webHidden/>
              </w:rPr>
              <w:t>22</w:t>
            </w:r>
            <w:r>
              <w:rPr>
                <w:noProof/>
                <w:webHidden/>
              </w:rPr>
              <w:fldChar w:fldCharType="end"/>
            </w:r>
          </w:hyperlink>
        </w:p>
        <w:p w14:paraId="1F5B3F34" w14:textId="31E736E6" w:rsidR="00FB45C6" w:rsidRDefault="00FB45C6" w:rsidP="00B10463">
          <w:pPr>
            <w:pStyle w:val="TOC1"/>
            <w:rPr>
              <w:rFonts w:asciiTheme="minorHAnsi" w:eastAsiaTheme="minorEastAsia" w:hAnsiTheme="minorHAnsi" w:cstheme="minorBidi"/>
              <w:noProof/>
              <w:kern w:val="2"/>
              <w:sz w:val="24"/>
              <w:szCs w:val="24"/>
              <w:lang w:eastAsia="en-GB"/>
              <w14:ligatures w14:val="standardContextual"/>
            </w:rPr>
          </w:pPr>
          <w:hyperlink w:anchor="_Toc165285454" w:history="1">
            <w:r w:rsidRPr="00413794">
              <w:rPr>
                <w:rStyle w:val="Hyperlink"/>
                <w:noProof/>
              </w:rPr>
              <w:t>7.</w:t>
            </w:r>
            <w:r>
              <w:rPr>
                <w:rFonts w:asciiTheme="minorHAnsi" w:eastAsiaTheme="minorEastAsia" w:hAnsiTheme="minorHAnsi" w:cstheme="minorBidi"/>
                <w:noProof/>
                <w:kern w:val="2"/>
                <w:sz w:val="24"/>
                <w:szCs w:val="24"/>
                <w:lang w:eastAsia="en-GB"/>
                <w14:ligatures w14:val="standardContextual"/>
              </w:rPr>
              <w:tab/>
            </w:r>
            <w:r w:rsidRPr="00413794">
              <w:rPr>
                <w:rStyle w:val="Hyperlink"/>
                <w:noProof/>
              </w:rPr>
              <w:t>End of Tenancy Owners</w:t>
            </w:r>
            <w:r>
              <w:rPr>
                <w:noProof/>
                <w:webHidden/>
              </w:rPr>
              <w:tab/>
            </w:r>
            <w:r>
              <w:rPr>
                <w:noProof/>
                <w:webHidden/>
              </w:rPr>
              <w:fldChar w:fldCharType="begin"/>
            </w:r>
            <w:r>
              <w:rPr>
                <w:noProof/>
                <w:webHidden/>
              </w:rPr>
              <w:instrText xml:space="preserve"> PAGEREF _Toc165285454 \h </w:instrText>
            </w:r>
            <w:r>
              <w:rPr>
                <w:noProof/>
                <w:webHidden/>
              </w:rPr>
            </w:r>
            <w:r>
              <w:rPr>
                <w:noProof/>
                <w:webHidden/>
              </w:rPr>
              <w:fldChar w:fldCharType="separate"/>
            </w:r>
            <w:r>
              <w:rPr>
                <w:noProof/>
                <w:webHidden/>
              </w:rPr>
              <w:t>23</w:t>
            </w:r>
            <w:r>
              <w:rPr>
                <w:noProof/>
                <w:webHidden/>
              </w:rPr>
              <w:fldChar w:fldCharType="end"/>
            </w:r>
          </w:hyperlink>
        </w:p>
        <w:p w14:paraId="0A9476A6" w14:textId="29BE3156"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5" w:history="1">
            <w:r w:rsidRPr="00413794">
              <w:rPr>
                <w:rStyle w:val="Hyperlink"/>
                <w:noProof/>
              </w:rPr>
              <w:t>7.1</w:t>
            </w:r>
            <w:r>
              <w:rPr>
                <w:rFonts w:asciiTheme="minorHAnsi" w:eastAsiaTheme="minorEastAsia" w:hAnsiTheme="minorHAnsi" w:cstheme="minorBidi"/>
                <w:noProof/>
                <w:kern w:val="2"/>
                <w14:ligatures w14:val="standardContextual"/>
              </w:rPr>
              <w:tab/>
            </w:r>
            <w:r w:rsidRPr="00413794">
              <w:rPr>
                <w:rStyle w:val="Hyperlink"/>
                <w:noProof/>
              </w:rPr>
              <w:t>Finding My End of Tenancies</w:t>
            </w:r>
            <w:r>
              <w:rPr>
                <w:noProof/>
                <w:webHidden/>
              </w:rPr>
              <w:tab/>
            </w:r>
            <w:r>
              <w:rPr>
                <w:noProof/>
                <w:webHidden/>
              </w:rPr>
              <w:fldChar w:fldCharType="begin"/>
            </w:r>
            <w:r>
              <w:rPr>
                <w:noProof/>
                <w:webHidden/>
              </w:rPr>
              <w:instrText xml:space="preserve"> PAGEREF _Toc165285455 \h </w:instrText>
            </w:r>
            <w:r>
              <w:rPr>
                <w:noProof/>
                <w:webHidden/>
              </w:rPr>
            </w:r>
            <w:r>
              <w:rPr>
                <w:noProof/>
                <w:webHidden/>
              </w:rPr>
              <w:fldChar w:fldCharType="separate"/>
            </w:r>
            <w:r>
              <w:rPr>
                <w:noProof/>
                <w:webHidden/>
              </w:rPr>
              <w:t>23</w:t>
            </w:r>
            <w:r>
              <w:rPr>
                <w:noProof/>
                <w:webHidden/>
              </w:rPr>
              <w:fldChar w:fldCharType="end"/>
            </w:r>
          </w:hyperlink>
        </w:p>
        <w:p w14:paraId="7C988017" w14:textId="6F32452C"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6" w:history="1">
            <w:r w:rsidRPr="00413794">
              <w:rPr>
                <w:rStyle w:val="Hyperlink"/>
                <w:noProof/>
              </w:rPr>
              <w:t>7.2</w:t>
            </w:r>
            <w:r>
              <w:rPr>
                <w:rFonts w:asciiTheme="minorHAnsi" w:eastAsiaTheme="minorEastAsia" w:hAnsiTheme="minorHAnsi" w:cstheme="minorBidi"/>
                <w:noProof/>
                <w:kern w:val="2"/>
                <w14:ligatures w14:val="standardContextual"/>
              </w:rPr>
              <w:tab/>
            </w:r>
            <w:r w:rsidRPr="00413794">
              <w:rPr>
                <w:rStyle w:val="Hyperlink"/>
                <w:noProof/>
              </w:rPr>
              <w:t>End of Tenancies at Risk</w:t>
            </w:r>
            <w:r>
              <w:rPr>
                <w:noProof/>
                <w:webHidden/>
              </w:rPr>
              <w:tab/>
            </w:r>
            <w:r>
              <w:rPr>
                <w:noProof/>
                <w:webHidden/>
              </w:rPr>
              <w:fldChar w:fldCharType="begin"/>
            </w:r>
            <w:r>
              <w:rPr>
                <w:noProof/>
                <w:webHidden/>
              </w:rPr>
              <w:instrText xml:space="preserve"> PAGEREF _Toc165285456 \h </w:instrText>
            </w:r>
            <w:r>
              <w:rPr>
                <w:noProof/>
                <w:webHidden/>
              </w:rPr>
            </w:r>
            <w:r>
              <w:rPr>
                <w:noProof/>
                <w:webHidden/>
              </w:rPr>
              <w:fldChar w:fldCharType="separate"/>
            </w:r>
            <w:r>
              <w:rPr>
                <w:noProof/>
                <w:webHidden/>
              </w:rPr>
              <w:t>23</w:t>
            </w:r>
            <w:r>
              <w:rPr>
                <w:noProof/>
                <w:webHidden/>
              </w:rPr>
              <w:fldChar w:fldCharType="end"/>
            </w:r>
          </w:hyperlink>
        </w:p>
        <w:p w14:paraId="0176DEA2" w14:textId="6B75B432" w:rsidR="00FB45C6" w:rsidRDefault="00FB45C6">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165285457" w:history="1">
            <w:r w:rsidRPr="00413794">
              <w:rPr>
                <w:rStyle w:val="Hyperlink"/>
                <w:noProof/>
              </w:rPr>
              <w:t>7.3</w:t>
            </w:r>
            <w:r>
              <w:rPr>
                <w:rFonts w:asciiTheme="minorHAnsi" w:eastAsiaTheme="minorEastAsia" w:hAnsiTheme="minorHAnsi" w:cstheme="minorBidi"/>
                <w:noProof/>
                <w:kern w:val="2"/>
                <w14:ligatures w14:val="standardContextual"/>
              </w:rPr>
              <w:tab/>
            </w:r>
            <w:r w:rsidRPr="00413794">
              <w:rPr>
                <w:rStyle w:val="Hyperlink"/>
                <w:noProof/>
              </w:rPr>
              <w:t>Approving Requests to Cancel or Close an End of Tenancy</w:t>
            </w:r>
            <w:r>
              <w:rPr>
                <w:noProof/>
                <w:webHidden/>
              </w:rPr>
              <w:tab/>
            </w:r>
            <w:r>
              <w:rPr>
                <w:noProof/>
                <w:webHidden/>
              </w:rPr>
              <w:fldChar w:fldCharType="begin"/>
            </w:r>
            <w:r>
              <w:rPr>
                <w:noProof/>
                <w:webHidden/>
              </w:rPr>
              <w:instrText xml:space="preserve"> PAGEREF _Toc165285457 \h </w:instrText>
            </w:r>
            <w:r>
              <w:rPr>
                <w:noProof/>
                <w:webHidden/>
              </w:rPr>
            </w:r>
            <w:r>
              <w:rPr>
                <w:noProof/>
                <w:webHidden/>
              </w:rPr>
              <w:fldChar w:fldCharType="separate"/>
            </w:r>
            <w:r>
              <w:rPr>
                <w:noProof/>
                <w:webHidden/>
              </w:rPr>
              <w:t>24</w:t>
            </w:r>
            <w:r>
              <w:rPr>
                <w:noProof/>
                <w:webHidden/>
              </w:rPr>
              <w:fldChar w:fldCharType="end"/>
            </w:r>
          </w:hyperlink>
        </w:p>
        <w:p w14:paraId="4360F78A" w14:textId="12E6C1BE" w:rsidR="009D673C" w:rsidRDefault="009D673C">
          <w:r w:rsidRPr="00883E94">
            <w:rPr>
              <w:rFonts w:asciiTheme="minorHAnsi" w:hAnsiTheme="minorHAnsi" w:cstheme="minorHAnsi"/>
              <w:b/>
              <w:bCs/>
              <w:noProof/>
              <w:sz w:val="22"/>
              <w:szCs w:val="22"/>
            </w:rPr>
            <w:fldChar w:fldCharType="end"/>
          </w:r>
        </w:p>
      </w:sdtContent>
    </w:sdt>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 w:name="_Toc152676498"/>
      <w:bookmarkStart w:id="2" w:name="_Toc165285433"/>
      <w:bookmarkEnd w:id="0"/>
      <w:r w:rsidRPr="00C75CE6">
        <w:lastRenderedPageBreak/>
        <w:t>Overview</w:t>
      </w:r>
      <w:bookmarkEnd w:id="1"/>
      <w:bookmarkEnd w:id="2"/>
    </w:p>
    <w:p w14:paraId="7A4465A7" w14:textId="5356D2C9" w:rsidR="00BC13D7"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These activities </w:t>
      </w:r>
      <w:r w:rsidR="00BC13D7">
        <w:rPr>
          <w:rFonts w:asciiTheme="minorHAnsi" w:hAnsiTheme="minorHAnsi" w:cstheme="minorHAnsi"/>
          <w:noProof/>
          <w:sz w:val="22"/>
          <w:szCs w:val="22"/>
        </w:rPr>
        <w:t>includ</w:t>
      </w:r>
      <w:r w:rsidR="00C25D7F">
        <w:rPr>
          <w:rFonts w:asciiTheme="minorHAnsi" w:hAnsiTheme="minorHAnsi" w:cstheme="minorHAnsi"/>
          <w:noProof/>
          <w:sz w:val="22"/>
          <w:szCs w:val="22"/>
        </w:rPr>
        <w:t>e</w:t>
      </w:r>
      <w:r w:rsidR="00BC13D7">
        <w:rPr>
          <w:rFonts w:asciiTheme="minorHAnsi" w:hAnsiTheme="minorHAnsi" w:cstheme="minorHAnsi"/>
          <w:noProof/>
          <w:sz w:val="22"/>
          <w:szCs w:val="22"/>
        </w:rPr>
        <w:t>:</w:t>
      </w:r>
    </w:p>
    <w:p w14:paraId="33FFDE11" w14:textId="09DB6C0A"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14:paraId="26067D5A" w14:textId="50BE3396" w:rsidR="002B6F88" w:rsidRDefault="002B6F88"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The pre-vacation inspection (PVI).</w:t>
      </w:r>
    </w:p>
    <w:p w14:paraId="708CD230" w14:textId="41CC6C7C" w:rsidR="00BC13D7" w:rsidRDefault="00226560"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00BC13D7" w:rsidRPr="00BC13D7">
        <w:rPr>
          <w:rFonts w:asciiTheme="minorHAnsi" w:hAnsiTheme="minorHAnsi" w:cstheme="minorHAnsi"/>
          <w:noProof/>
        </w:rPr>
        <w:t>ove out</w:t>
      </w:r>
      <w:r w:rsidR="000018F0">
        <w:rPr>
          <w:rFonts w:asciiTheme="minorHAnsi" w:hAnsiTheme="minorHAnsi" w:cstheme="minorHAnsi"/>
          <w:noProof/>
        </w:rPr>
        <w:t>.</w:t>
      </w:r>
    </w:p>
    <w:p w14:paraId="4B4A94C8" w14:textId="4BA2FBAF"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14:paraId="21356984" w14:textId="68C65C92" w:rsidR="005E2673" w:rsidRDefault="00423FCC" w:rsidP="00A11593">
      <w:pPr>
        <w:pStyle w:val="ListParagraph"/>
        <w:numPr>
          <w:ilvl w:val="0"/>
          <w:numId w:val="63"/>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14:paraId="18FB80AD" w14:textId="08318FC6" w:rsidR="00A11593" w:rsidRPr="00A11593" w:rsidRDefault="00A11593" w:rsidP="00A11593">
      <w:pPr>
        <w:spacing w:after="240"/>
        <w:jc w:val="both"/>
        <w:rPr>
          <w:rFonts w:asciiTheme="minorHAnsi" w:hAnsiTheme="minorHAnsi" w:cstheme="minorHAnsi"/>
          <w:noProof/>
          <w:sz w:val="22"/>
          <w:szCs w:val="22"/>
        </w:rPr>
      </w:pPr>
      <w:r w:rsidRPr="00A11593">
        <w:rPr>
          <w:rFonts w:asciiTheme="minorHAnsi" w:hAnsiTheme="minorHAnsi" w:cstheme="minorHAnsi"/>
          <w:noProof/>
          <w:sz w:val="22"/>
          <w:szCs w:val="22"/>
        </w:rPr>
        <w:t xml:space="preserve">Note that </w:t>
      </w:r>
      <w:r>
        <w:rPr>
          <w:rFonts w:asciiTheme="minorHAnsi" w:hAnsiTheme="minorHAnsi" w:cstheme="minorHAnsi"/>
          <w:noProof/>
          <w:sz w:val="22"/>
          <w:szCs w:val="22"/>
        </w:rPr>
        <w:t>End of Tenancy do</w:t>
      </w:r>
      <w:r w:rsidR="00A04AF8">
        <w:rPr>
          <w:rFonts w:asciiTheme="minorHAnsi" w:hAnsiTheme="minorHAnsi" w:cstheme="minorHAnsi"/>
          <w:noProof/>
          <w:sz w:val="22"/>
          <w:szCs w:val="22"/>
        </w:rPr>
        <w:t>es</w:t>
      </w:r>
      <w:r>
        <w:rPr>
          <w:rFonts w:asciiTheme="minorHAnsi" w:hAnsiTheme="minorHAnsi" w:cstheme="minorHAnsi"/>
          <w:noProof/>
          <w:sz w:val="22"/>
          <w:szCs w:val="22"/>
        </w:rPr>
        <w:t xml:space="preserve"> </w:t>
      </w:r>
      <w:r w:rsidRPr="007D0126">
        <w:rPr>
          <w:rFonts w:asciiTheme="minorHAnsi" w:hAnsiTheme="minorHAnsi" w:cstheme="minorHAnsi"/>
          <w:noProof/>
          <w:sz w:val="22"/>
          <w:szCs w:val="22"/>
        </w:rPr>
        <w:t>not</w:t>
      </w:r>
      <w:r>
        <w:rPr>
          <w:rFonts w:asciiTheme="minorHAnsi" w:hAnsiTheme="minorHAnsi" w:cstheme="minorHAnsi"/>
          <w:noProof/>
          <w:sz w:val="22"/>
          <w:szCs w:val="22"/>
        </w:rPr>
        <w:t xml:space="preserve"> include move-in or activities related to the </w:t>
      </w:r>
      <w:r w:rsidRPr="00A04AF8">
        <w:rPr>
          <w:rFonts w:asciiTheme="minorHAnsi" w:hAnsiTheme="minorHAnsi" w:cstheme="minorHAnsi"/>
          <w:i/>
          <w:iCs/>
          <w:noProof/>
          <w:sz w:val="22"/>
          <w:szCs w:val="22"/>
        </w:rPr>
        <w:t>follow</w:t>
      </w:r>
      <w:r w:rsidR="007D0126" w:rsidRPr="00A04AF8">
        <w:rPr>
          <w:rFonts w:asciiTheme="minorHAnsi" w:hAnsiTheme="minorHAnsi" w:cstheme="minorHAnsi"/>
          <w:i/>
          <w:iCs/>
          <w:noProof/>
          <w:sz w:val="22"/>
          <w:szCs w:val="22"/>
        </w:rPr>
        <w:t>ing</w:t>
      </w:r>
      <w:r>
        <w:rPr>
          <w:rFonts w:asciiTheme="minorHAnsi" w:hAnsiTheme="minorHAnsi" w:cstheme="minorHAnsi"/>
          <w:noProof/>
          <w:sz w:val="22"/>
          <w:szCs w:val="22"/>
        </w:rPr>
        <w:t xml:space="preserve"> tenancy. </w:t>
      </w:r>
    </w:p>
    <w:p w14:paraId="25073AF0" w14:textId="4CD0E57D" w:rsidR="005E2673" w:rsidRDefault="005E2673" w:rsidP="00CD4C46">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5057E810">
            <wp:extent cx="3152851" cy="2946703"/>
            <wp:effectExtent l="0" t="0" r="0" b="6350"/>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161622" cy="2954901"/>
                    </a:xfrm>
                    <a:prstGeom prst="rect">
                      <a:avLst/>
                    </a:prstGeom>
                  </pic:spPr>
                </pic:pic>
              </a:graphicData>
            </a:graphic>
          </wp:inline>
        </w:drawing>
      </w:r>
    </w:p>
    <w:p w14:paraId="25D138EA" w14:textId="28E0AEA9" w:rsidR="00D639C5" w:rsidRPr="00435F70" w:rsidRDefault="00D639C5" w:rsidP="00D639C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sidR="007D0126">
        <w:rPr>
          <w:rFonts w:asciiTheme="minorHAnsi" w:hAnsiTheme="minorHAnsi" w:cstheme="minorHAnsi"/>
          <w:b/>
          <w:bCs/>
          <w:noProof/>
          <w:color w:val="65BCAB" w:themeColor="accent2"/>
          <w:sz w:val="22"/>
          <w:szCs w:val="22"/>
        </w:rPr>
        <w:t xml:space="preserve"> </w:t>
      </w:r>
      <w:r w:rsidR="007D0126" w:rsidRPr="007D0126">
        <w:rPr>
          <w:rFonts w:asciiTheme="minorHAnsi" w:hAnsiTheme="minorHAnsi" w:cstheme="minorHAnsi"/>
          <w:noProof/>
          <w:sz w:val="22"/>
          <w:szCs w:val="22"/>
        </w:rPr>
        <w:t>(NTQ)</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 xml:space="preserve">End of Tenancy </w:t>
      </w:r>
      <w:r w:rsidR="007D0126">
        <w:rPr>
          <w:rFonts w:asciiTheme="minorHAnsi" w:hAnsiTheme="minorHAnsi" w:cstheme="minorHAnsi"/>
          <w:noProof/>
          <w:sz w:val="22"/>
          <w:szCs w:val="22"/>
        </w:rPr>
        <w:t>should be</w:t>
      </w:r>
      <w:r w:rsidRPr="00435F70">
        <w:rPr>
          <w:rFonts w:asciiTheme="minorHAnsi" w:hAnsiTheme="minorHAnsi" w:cstheme="minorHAnsi"/>
          <w:noProof/>
          <w:sz w:val="22"/>
          <w:szCs w:val="22"/>
        </w:rPr>
        <w:t xml:space="preserve"> created in Salesforce.</w:t>
      </w:r>
    </w:p>
    <w:p w14:paraId="6681209A"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14:paraId="02CCAB9C"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14:paraId="49EDC4A1" w14:textId="42D9F9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task is automatically assigned to </w:t>
      </w:r>
      <w:r w:rsidR="00F4042B" w:rsidRPr="00FC1944">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14:paraId="185B6C8C" w14:textId="40A63991" w:rsidR="000F54F3" w:rsidRDefault="00D639C5" w:rsidP="00E0731F">
      <w:pPr>
        <w:pStyle w:val="ListParagraph"/>
        <w:numPr>
          <w:ilvl w:val="0"/>
          <w:numId w:val="63"/>
        </w:numPr>
        <w:spacing w:after="36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00BE6B91" w:rsidRPr="00FC1944">
        <w:rPr>
          <w:rFonts w:asciiTheme="minorHAnsi" w:hAnsiTheme="minorHAnsi" w:cstheme="minorHAnsi"/>
          <w:noProof/>
        </w:rPr>
        <w:t>,</w:t>
      </w:r>
      <w:r w:rsidRPr="00FC1944">
        <w:rPr>
          <w:rFonts w:asciiTheme="minorHAnsi" w:hAnsiTheme="minorHAnsi" w:cstheme="minorHAnsi"/>
          <w:noProof/>
        </w:rPr>
        <w:t xml:space="preserve"> tasks are assigned to individual</w:t>
      </w:r>
      <w:r w:rsidR="00C2177C" w:rsidRPr="00FC1944">
        <w:rPr>
          <w:rFonts w:asciiTheme="minorHAnsi" w:hAnsiTheme="minorHAnsi" w:cstheme="minorHAnsi"/>
          <w:noProof/>
        </w:rPr>
        <w:t xml:space="preserve"> person within the team</w:t>
      </w:r>
      <w:r w:rsidR="000F54F3" w:rsidRPr="00FC1944">
        <w:rPr>
          <w:rFonts w:asciiTheme="minorHAnsi" w:hAnsiTheme="minorHAnsi" w:cstheme="minorHAnsi"/>
          <w:noProof/>
        </w:rPr>
        <w:t xml:space="preserve">, </w:t>
      </w:r>
      <w:r w:rsidR="00C2177C" w:rsidRPr="00FC1944">
        <w:rPr>
          <w:rFonts w:asciiTheme="minorHAnsi" w:hAnsiTheme="minorHAnsi" w:cstheme="minorHAnsi"/>
          <w:noProof/>
        </w:rPr>
        <w:t xml:space="preserve">the </w:t>
      </w:r>
      <w:r w:rsidR="00C2177C" w:rsidRPr="00FC1944">
        <w:rPr>
          <w:rFonts w:asciiTheme="minorHAnsi" w:hAnsiTheme="minorHAnsi" w:cstheme="minorHAnsi"/>
          <w:b/>
          <w:bCs/>
          <w:noProof/>
          <w:color w:val="65BCAB" w:themeColor="accent2"/>
        </w:rPr>
        <w:t>task owner</w:t>
      </w:r>
      <w:r w:rsidR="000F54F3" w:rsidRPr="00FC1944">
        <w:rPr>
          <w:rFonts w:asciiTheme="minorHAnsi" w:hAnsiTheme="minorHAnsi" w:cstheme="minorHAnsi"/>
          <w:noProof/>
          <w:color w:val="313435" w:themeColor="accent5" w:themeShade="80"/>
        </w:rPr>
        <w:t>,</w:t>
      </w:r>
      <w:r w:rsidR="000F54F3" w:rsidRPr="00FC1944">
        <w:rPr>
          <w:rFonts w:asciiTheme="minorHAnsi" w:hAnsiTheme="minorHAnsi" w:cstheme="minorHAnsi"/>
          <w:b/>
          <w:bCs/>
          <w:noProof/>
          <w:color w:val="313435" w:themeColor="accent5" w:themeShade="80"/>
        </w:rPr>
        <w:t xml:space="preserve"> </w:t>
      </w:r>
      <w:r w:rsidR="000F54F3" w:rsidRPr="00FC1944">
        <w:rPr>
          <w:rFonts w:asciiTheme="minorHAnsi" w:hAnsiTheme="minorHAnsi" w:cstheme="minorHAnsi"/>
          <w:noProof/>
        </w:rPr>
        <w:t xml:space="preserve">who can monitor the tasks that are ready to be </w:t>
      </w:r>
      <w:r w:rsidR="00BE6B91" w:rsidRPr="00FC1944">
        <w:rPr>
          <w:rFonts w:asciiTheme="minorHAnsi" w:hAnsiTheme="minorHAnsi" w:cstheme="minorHAnsi"/>
          <w:noProof/>
        </w:rPr>
        <w:t xml:space="preserve">worked on </w:t>
      </w:r>
      <w:r w:rsidR="000F54F3" w:rsidRPr="00FC1944">
        <w:rPr>
          <w:rFonts w:asciiTheme="minorHAnsi" w:hAnsiTheme="minorHAnsi" w:cstheme="minorHAnsi"/>
          <w:noProof/>
        </w:rPr>
        <w:t xml:space="preserve">within Salesforce. </w:t>
      </w:r>
    </w:p>
    <w:p w14:paraId="798D37A8" w14:textId="77777777" w:rsidR="00A04AF8" w:rsidRDefault="002B6F88" w:rsidP="00E0731F">
      <w:pPr>
        <w:spacing w:before="120" w:after="240"/>
        <w:jc w:val="both"/>
        <w:rPr>
          <w:rFonts w:asciiTheme="minorHAnsi" w:hAnsiTheme="minorHAnsi" w:cstheme="minorHAnsi"/>
          <w:noProof/>
          <w:sz w:val="22"/>
          <w:szCs w:val="22"/>
        </w:rPr>
      </w:pPr>
      <w:r w:rsidRPr="00577747">
        <w:rPr>
          <w:rFonts w:asciiTheme="minorHAnsi" w:hAnsiTheme="minorHAnsi" w:cstheme="minorHAnsi"/>
          <w:noProof/>
          <w:sz w:val="22"/>
          <w:szCs w:val="22"/>
        </w:rPr>
        <w:t xml:space="preserve">When initially created, an </w:t>
      </w:r>
      <w:r w:rsidRPr="00577747">
        <w:rPr>
          <w:rFonts w:asciiTheme="minorHAnsi" w:hAnsiTheme="minorHAnsi" w:cstheme="minorHAnsi"/>
          <w:b/>
          <w:bCs/>
          <w:noProof/>
          <w:color w:val="65BCAB" w:themeColor="accent2"/>
          <w:sz w:val="22"/>
          <w:szCs w:val="22"/>
        </w:rPr>
        <w:t xml:space="preserve">estimated timeline </w:t>
      </w:r>
      <w:r w:rsidRPr="00577747">
        <w:rPr>
          <w:rFonts w:asciiTheme="minorHAnsi" w:hAnsiTheme="minorHAnsi" w:cstheme="minorHAnsi"/>
          <w:noProof/>
          <w:sz w:val="22"/>
          <w:szCs w:val="22"/>
        </w:rPr>
        <w:t xml:space="preserve">is calculated for the End of Tenancy, based on the information available at the time. Each task will have an estimated </w:t>
      </w:r>
      <w:r w:rsidRPr="002B6F88">
        <w:rPr>
          <w:rFonts w:asciiTheme="minorHAnsi" w:hAnsiTheme="minorHAnsi" w:cstheme="minorHAnsi"/>
          <w:noProof/>
          <w:sz w:val="22"/>
          <w:szCs w:val="22"/>
        </w:rPr>
        <w:t xml:space="preserve">start date </w:t>
      </w:r>
      <w:r w:rsidRPr="00577747">
        <w:rPr>
          <w:rFonts w:asciiTheme="minorHAnsi" w:hAnsiTheme="minorHAnsi" w:cstheme="minorHAnsi"/>
          <w:noProof/>
          <w:sz w:val="22"/>
          <w:szCs w:val="22"/>
        </w:rPr>
        <w:t xml:space="preserve">&amp; </w:t>
      </w:r>
      <w:r w:rsidRPr="002B6F88">
        <w:rPr>
          <w:rFonts w:asciiTheme="minorHAnsi" w:hAnsiTheme="minorHAnsi" w:cstheme="minorHAnsi"/>
          <w:noProof/>
          <w:sz w:val="22"/>
          <w:szCs w:val="22"/>
        </w:rPr>
        <w:t>target end date</w:t>
      </w:r>
      <w:r w:rsidRPr="00577747">
        <w:rPr>
          <w:rFonts w:asciiTheme="minorHAnsi" w:hAnsiTheme="minorHAnsi" w:cstheme="minorHAnsi"/>
          <w:noProof/>
          <w:sz w:val="22"/>
          <w:szCs w:val="22"/>
        </w:rPr>
        <w:t xml:space="preserve">, and </w:t>
      </w:r>
      <w:r>
        <w:rPr>
          <w:rFonts w:asciiTheme="minorHAnsi" w:hAnsiTheme="minorHAnsi" w:cstheme="minorHAnsi"/>
          <w:noProof/>
          <w:sz w:val="22"/>
          <w:szCs w:val="22"/>
        </w:rPr>
        <w:t>the resultant</w:t>
      </w:r>
      <w:r w:rsidRPr="00577747">
        <w:rPr>
          <w:rFonts w:asciiTheme="minorHAnsi" w:hAnsiTheme="minorHAnsi" w:cstheme="minorHAnsi"/>
          <w:noProof/>
          <w:sz w:val="22"/>
          <w:szCs w:val="22"/>
        </w:rPr>
        <w:t xml:space="preserve"> </w:t>
      </w:r>
      <w:r w:rsidRPr="00F86A41">
        <w:rPr>
          <w:rFonts w:asciiTheme="minorHAnsi" w:hAnsiTheme="minorHAnsi" w:cstheme="minorHAnsi"/>
          <w:noProof/>
          <w:sz w:val="22"/>
          <w:szCs w:val="22"/>
        </w:rPr>
        <w:t xml:space="preserve">available date </w:t>
      </w:r>
      <w:r w:rsidR="007D0126" w:rsidRPr="00577747">
        <w:rPr>
          <w:rFonts w:asciiTheme="minorHAnsi" w:hAnsiTheme="minorHAnsi" w:cstheme="minorHAnsi"/>
          <w:noProof/>
          <w:sz w:val="22"/>
          <w:szCs w:val="22"/>
        </w:rPr>
        <w:t xml:space="preserve">for the unit </w:t>
      </w:r>
      <w:r w:rsidRPr="00577747">
        <w:rPr>
          <w:rFonts w:asciiTheme="minorHAnsi" w:hAnsiTheme="minorHAnsi" w:cstheme="minorHAnsi"/>
          <w:noProof/>
          <w:sz w:val="22"/>
          <w:szCs w:val="22"/>
        </w:rPr>
        <w:t xml:space="preserve">will be </w:t>
      </w:r>
      <w:r w:rsidR="007D0126">
        <w:rPr>
          <w:rFonts w:asciiTheme="minorHAnsi" w:hAnsiTheme="minorHAnsi" w:cstheme="minorHAnsi"/>
          <w:noProof/>
          <w:sz w:val="22"/>
          <w:szCs w:val="22"/>
        </w:rPr>
        <w:t>projected</w:t>
      </w:r>
      <w:r w:rsidRPr="00577747">
        <w:rPr>
          <w:rFonts w:asciiTheme="minorHAnsi" w:hAnsiTheme="minorHAnsi" w:cstheme="minorHAnsi"/>
          <w:noProof/>
          <w:sz w:val="22"/>
          <w:szCs w:val="22"/>
        </w:rPr>
        <w:t xml:space="preserve">. </w:t>
      </w:r>
    </w:p>
    <w:p w14:paraId="3BC043C3" w14:textId="70654ECE" w:rsidR="002B6F88" w:rsidRPr="00577747" w:rsidRDefault="002B6F88" w:rsidP="00E0731F">
      <w:pPr>
        <w:spacing w:before="120" w:after="240"/>
        <w:jc w:val="both"/>
        <w:rPr>
          <w:rFonts w:asciiTheme="minorHAnsi" w:hAnsiTheme="minorHAnsi" w:cstheme="minorHAnsi"/>
          <w:noProof/>
          <w:sz w:val="22"/>
          <w:szCs w:val="22"/>
        </w:rPr>
      </w:pPr>
      <w:r>
        <w:rPr>
          <w:rFonts w:asciiTheme="minorHAnsi" w:hAnsiTheme="minorHAnsi" w:cstheme="minorHAnsi"/>
          <w:noProof/>
          <w:sz w:val="22"/>
          <w:szCs w:val="22"/>
        </w:rPr>
        <w:t xml:space="preserve">Any </w:t>
      </w:r>
      <w:r w:rsidRPr="002B6F88">
        <w:rPr>
          <w:rFonts w:asciiTheme="minorHAnsi" w:hAnsiTheme="minorHAnsi" w:cstheme="minorHAnsi"/>
          <w:b/>
          <w:bCs/>
          <w:noProof/>
          <w:color w:val="65BCAB" w:themeColor="accent2"/>
          <w:sz w:val="22"/>
          <w:szCs w:val="22"/>
        </w:rPr>
        <w:t>expected delays</w:t>
      </w:r>
      <w:r w:rsidRPr="002B6F88">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may also be incorporated into the timeline. </w:t>
      </w:r>
    </w:p>
    <w:p w14:paraId="7961808A" w14:textId="7216F792" w:rsidR="00E51730" w:rsidRDefault="00BD2C76" w:rsidP="00E51730">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14:paraId="3B1166AA" w14:textId="556D1AA0" w:rsidR="00D43679" w:rsidRDefault="00D43679" w:rsidP="00D43679">
      <w:pPr>
        <w:spacing w:before="240" w:after="240"/>
        <w:rPr>
          <w:rFonts w:asciiTheme="minorHAnsi" w:hAnsiTheme="minorHAnsi" w:cstheme="minorHAnsi"/>
          <w:noProof/>
          <w:sz w:val="22"/>
          <w:szCs w:val="22"/>
        </w:rPr>
      </w:pPr>
      <w:r>
        <w:rPr>
          <w:rFonts w:asciiTheme="minorHAnsi" w:hAnsiTheme="minorHAnsi" w:cstheme="minorHAnsi"/>
          <w:noProof/>
          <w:sz w:val="22"/>
          <w:szCs w:val="22"/>
        </w:rPr>
        <w:t>The following illustrates the sequence of phases and tasks.</w:t>
      </w:r>
    </w:p>
    <w:p w14:paraId="259C5E01" w14:textId="77777777" w:rsidR="00D43679" w:rsidRPr="00DB5916" w:rsidRDefault="00D43679" w:rsidP="0019698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 xml:space="preserve">Some tasks will start on the </w:t>
      </w:r>
      <w:r w:rsidRPr="00DB5916">
        <w:rPr>
          <w:rFonts w:asciiTheme="minorHAnsi" w:hAnsiTheme="minorHAnsi" w:cstheme="minorHAnsi"/>
          <w:i/>
          <w:iCs/>
          <w:noProof/>
        </w:rPr>
        <w:t>PVI Date</w:t>
      </w:r>
      <w:r w:rsidRPr="00DB5916">
        <w:rPr>
          <w:rFonts w:asciiTheme="minorHAnsi" w:hAnsiTheme="minorHAnsi" w:cstheme="minorHAnsi"/>
          <w:noProof/>
        </w:rPr>
        <w:t xml:space="preserve"> or on the </w:t>
      </w:r>
      <w:r w:rsidRPr="00DB5916">
        <w:rPr>
          <w:rFonts w:asciiTheme="minorHAnsi" w:hAnsiTheme="minorHAnsi" w:cstheme="minorHAnsi"/>
          <w:i/>
          <w:iCs/>
          <w:noProof/>
        </w:rPr>
        <w:t>Future Vacant Date</w:t>
      </w:r>
      <w:r w:rsidRPr="00DB5916">
        <w:rPr>
          <w:rFonts w:asciiTheme="minorHAnsi" w:hAnsiTheme="minorHAnsi" w:cstheme="minorHAnsi"/>
          <w:noProof/>
        </w:rPr>
        <w:t xml:space="preserve">. </w:t>
      </w:r>
    </w:p>
    <w:p w14:paraId="7ACF0275" w14:textId="77777777" w:rsidR="00D43679" w:rsidRPr="00DB5916" w:rsidRDefault="00D43679" w:rsidP="0019698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Other tasks may be dependent on</w:t>
      </w:r>
      <w:r>
        <w:rPr>
          <w:rFonts w:asciiTheme="minorHAnsi" w:hAnsiTheme="minorHAnsi" w:cstheme="minorHAnsi"/>
          <w:noProof/>
        </w:rPr>
        <w:t xml:space="preserve"> previous,</w:t>
      </w:r>
      <w:r w:rsidRPr="00DB5916">
        <w:rPr>
          <w:rFonts w:asciiTheme="minorHAnsi" w:hAnsiTheme="minorHAnsi" w:cstheme="minorHAnsi"/>
          <w:noProof/>
        </w:rPr>
        <w:t xml:space="preserve"> prerequisite tasks being completed. </w:t>
      </w:r>
    </w:p>
    <w:p w14:paraId="730C6970" w14:textId="3D7AF975" w:rsidR="00E51730" w:rsidDel="00F27416" w:rsidRDefault="00E51730" w:rsidP="001B47E0">
      <w:pPr>
        <w:pStyle w:val="NoParagraphStyle"/>
        <w:rPr>
          <w:del w:id="3" w:author="Nikki Papenfus" w:date="2024-04-26T16:58:00Z" w16du:dateUtc="2024-04-26T14:58:00Z"/>
          <w:lang w:val="en-US"/>
        </w:rPr>
      </w:pPr>
    </w:p>
    <w:p w14:paraId="7D11E9C1" w14:textId="4F8C34B1" w:rsidR="00BD2C76" w:rsidRDefault="00BC7EB9" w:rsidP="00B10463">
      <w:pPr>
        <w:pStyle w:val="NoParagraphStyle"/>
        <w:rPr>
          <w:lang w:val="en-US"/>
        </w:rPr>
      </w:pPr>
      <w:del w:id="4" w:author="Nikki Papenfus" w:date="2024-04-26T16:58:00Z" w16du:dateUtc="2024-04-26T14:58:00Z">
        <w:r w:rsidRPr="00BC7EB9" w:rsidDel="00853A04">
          <w:rPr>
            <w:noProof/>
            <w:lang w:val="en-US"/>
          </w:rPr>
          <w:lastRenderedPageBreak/>
          <w:drawing>
            <wp:inline distT="0" distB="0" distL="0" distR="0" wp14:anchorId="5994F2B9" wp14:editId="5E63B937">
              <wp:extent cx="7387984" cy="3776870"/>
              <wp:effectExtent l="0" t="0" r="0" b="8890"/>
              <wp:docPr id="368073897"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3897" name="Picture 1" descr="A computer screen shot of a diagram&#10;&#10;Description automatically generated"/>
                      <pic:cNvPicPr/>
                    </pic:nvPicPr>
                    <pic:blipFill>
                      <a:blip r:embed="rId13"/>
                      <a:stretch>
                        <a:fillRect/>
                      </a:stretch>
                    </pic:blipFill>
                    <pic:spPr>
                      <a:xfrm>
                        <a:off x="0" y="0"/>
                        <a:ext cx="7387984" cy="3776870"/>
                      </a:xfrm>
                      <a:prstGeom prst="rect">
                        <a:avLst/>
                      </a:prstGeom>
                    </pic:spPr>
                  </pic:pic>
                </a:graphicData>
              </a:graphic>
            </wp:inline>
          </w:drawing>
        </w:r>
      </w:del>
      <w:ins w:id="5" w:author="Nikki Papenfus" w:date="2024-04-26T16:58:00Z" w16du:dateUtc="2024-04-26T14:58:00Z">
        <w:r w:rsidR="00853A04" w:rsidRPr="00853A04">
          <w:rPr>
            <w:noProof/>
            <w:lang w:val="en-US"/>
          </w:rPr>
          <w:drawing>
            <wp:inline distT="0" distB="0" distL="0" distR="0" wp14:anchorId="50CE555F" wp14:editId="7BF9A3DF">
              <wp:extent cx="6734175" cy="3690126"/>
              <wp:effectExtent l="0" t="0" r="0" b="5715"/>
              <wp:docPr id="14202637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3716" name="Picture 1" descr="A diagram of a company&#10;&#10;Description automatically generated"/>
                      <pic:cNvPicPr/>
                    </pic:nvPicPr>
                    <pic:blipFill>
                      <a:blip r:embed="rId14"/>
                      <a:stretch>
                        <a:fillRect/>
                      </a:stretch>
                    </pic:blipFill>
                    <pic:spPr>
                      <a:xfrm>
                        <a:off x="0" y="0"/>
                        <a:ext cx="6753816" cy="3700888"/>
                      </a:xfrm>
                      <a:prstGeom prst="rect">
                        <a:avLst/>
                      </a:prstGeom>
                    </pic:spPr>
                  </pic:pic>
                </a:graphicData>
              </a:graphic>
            </wp:inline>
          </w:drawing>
        </w:r>
      </w:ins>
    </w:p>
    <w:p w14:paraId="02472D56" w14:textId="77777777" w:rsidR="000B58E2" w:rsidRDefault="000B58E2" w:rsidP="00B10463">
      <w:pPr>
        <w:pStyle w:val="NoParagraphStyle"/>
        <w:rPr>
          <w:lang w:val="en-US"/>
        </w:rPr>
      </w:pPr>
    </w:p>
    <w:p w14:paraId="245F9E6C" w14:textId="148ED37C" w:rsidR="000B58E2" w:rsidRPr="00CD4C46" w:rsidRDefault="000B58E2" w:rsidP="00B10463">
      <w:pPr>
        <w:pStyle w:val="NoParagraphStyle"/>
        <w:rPr>
          <w:lang w:val="en-US"/>
        </w:rPr>
      </w:pPr>
    </w:p>
    <w:p w14:paraId="31686DD0" w14:textId="7403F1EE" w:rsidR="0030017E" w:rsidRPr="002B6F88" w:rsidRDefault="00B67210" w:rsidP="0030017E">
      <w:pPr>
        <w:spacing w:after="240"/>
        <w:rPr>
          <w:rFonts w:asciiTheme="minorHAnsi" w:hAnsiTheme="minorHAnsi" w:cstheme="minorHAnsi"/>
          <w:noProof/>
          <w:sz w:val="22"/>
          <w:szCs w:val="22"/>
        </w:rPr>
      </w:pPr>
      <w:bookmarkStart w:id="6" w:name="_Toc152676500"/>
      <w:r w:rsidRPr="002B6F88">
        <w:rPr>
          <w:rFonts w:asciiTheme="minorHAnsi" w:hAnsiTheme="minorHAnsi" w:cstheme="minorHAnsi"/>
          <w:noProof/>
          <w:sz w:val="22"/>
          <w:szCs w:val="22"/>
        </w:rPr>
        <w:t>The</w:t>
      </w:r>
      <w:r w:rsidR="00A6384E" w:rsidRPr="002B6F88">
        <w:rPr>
          <w:rFonts w:asciiTheme="minorHAnsi" w:hAnsiTheme="minorHAnsi" w:cstheme="minorHAnsi"/>
          <w:noProof/>
          <w:sz w:val="22"/>
          <w:szCs w:val="22"/>
        </w:rPr>
        <w:t xml:space="preserve"> </w:t>
      </w:r>
      <w:r w:rsidRPr="002B6F88">
        <w:rPr>
          <w:rFonts w:asciiTheme="minorHAnsi" w:hAnsiTheme="minorHAnsi" w:cstheme="minorHAnsi"/>
          <w:noProof/>
          <w:sz w:val="22"/>
          <w:szCs w:val="22"/>
        </w:rPr>
        <w:t xml:space="preserve">estimated </w:t>
      </w:r>
      <w:r w:rsidR="00C72E9E" w:rsidRPr="002B6F88">
        <w:rPr>
          <w:rFonts w:asciiTheme="minorHAnsi" w:hAnsiTheme="minorHAnsi" w:cstheme="minorHAnsi"/>
          <w:noProof/>
          <w:sz w:val="22"/>
          <w:szCs w:val="22"/>
        </w:rPr>
        <w:t xml:space="preserve">task dates are </w:t>
      </w:r>
      <w:r w:rsidR="00810599" w:rsidRPr="00F86A41">
        <w:rPr>
          <w:rFonts w:asciiTheme="minorHAnsi" w:hAnsiTheme="minorHAnsi" w:cstheme="minorHAnsi"/>
          <w:noProof/>
          <w:sz w:val="22"/>
          <w:szCs w:val="22"/>
        </w:rPr>
        <w:t xml:space="preserve">automatically updated </w:t>
      </w:r>
      <w:r w:rsidR="007D0126">
        <w:rPr>
          <w:rFonts w:asciiTheme="minorHAnsi" w:hAnsiTheme="minorHAnsi" w:cstheme="minorHAnsi"/>
          <w:noProof/>
          <w:sz w:val="22"/>
          <w:szCs w:val="22"/>
        </w:rPr>
        <w:t>when</w:t>
      </w:r>
      <w:r w:rsidR="002B6F88" w:rsidRPr="002B6F88">
        <w:rPr>
          <w:rFonts w:asciiTheme="minorHAnsi" w:hAnsiTheme="minorHAnsi" w:cstheme="minorHAnsi"/>
          <w:noProof/>
          <w:sz w:val="22"/>
          <w:szCs w:val="22"/>
        </w:rPr>
        <w:t>:</w:t>
      </w:r>
    </w:p>
    <w:p w14:paraId="3D0EF0B7" w14:textId="78B7CBA4"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The</w:t>
      </w:r>
      <w:r w:rsidR="00FE164B" w:rsidRPr="002B6F88">
        <w:rPr>
          <w:rFonts w:asciiTheme="minorHAnsi" w:hAnsiTheme="minorHAnsi" w:cstheme="minorHAnsi"/>
          <w:noProof/>
        </w:rPr>
        <w:t xml:space="preserve"> </w:t>
      </w:r>
      <w:r w:rsidR="0030017E" w:rsidRPr="002B6F88">
        <w:rPr>
          <w:rFonts w:asciiTheme="minorHAnsi" w:hAnsiTheme="minorHAnsi" w:cstheme="minorHAnsi"/>
          <w:i/>
          <w:iCs/>
          <w:noProof/>
        </w:rPr>
        <w:t xml:space="preserve">PVI </w:t>
      </w:r>
      <w:r w:rsidRPr="002B6F88">
        <w:rPr>
          <w:rFonts w:asciiTheme="minorHAnsi" w:hAnsiTheme="minorHAnsi" w:cstheme="minorHAnsi"/>
          <w:i/>
          <w:iCs/>
          <w:noProof/>
        </w:rPr>
        <w:t>D</w:t>
      </w:r>
      <w:r w:rsidR="00FE164B" w:rsidRPr="002B6F88">
        <w:rPr>
          <w:rFonts w:asciiTheme="minorHAnsi" w:hAnsiTheme="minorHAnsi" w:cstheme="minorHAnsi"/>
          <w:i/>
          <w:iCs/>
          <w:noProof/>
        </w:rPr>
        <w:t>ate</w:t>
      </w:r>
      <w:r w:rsidR="00FE164B" w:rsidRPr="002B6F88">
        <w:rPr>
          <w:rFonts w:asciiTheme="minorHAnsi" w:hAnsiTheme="minorHAnsi" w:cstheme="minorHAnsi"/>
          <w:noProof/>
        </w:rPr>
        <w:t xml:space="preserve"> and </w:t>
      </w:r>
      <w:r w:rsidR="00FE164B" w:rsidRPr="002B6F88">
        <w:rPr>
          <w:rFonts w:asciiTheme="minorHAnsi" w:hAnsiTheme="minorHAnsi" w:cstheme="minorHAnsi"/>
          <w:i/>
          <w:iCs/>
          <w:noProof/>
        </w:rPr>
        <w:t>Future Vacant Date</w:t>
      </w:r>
      <w:r w:rsidR="00FE164B" w:rsidRPr="002B6F88">
        <w:rPr>
          <w:rFonts w:asciiTheme="minorHAnsi" w:hAnsiTheme="minorHAnsi" w:cstheme="minorHAnsi"/>
          <w:noProof/>
        </w:rPr>
        <w:t xml:space="preserve"> </w:t>
      </w:r>
      <w:r w:rsidR="0030017E" w:rsidRPr="002B6F88">
        <w:rPr>
          <w:rFonts w:asciiTheme="minorHAnsi" w:hAnsiTheme="minorHAnsi" w:cstheme="minorHAnsi"/>
          <w:noProof/>
        </w:rPr>
        <w:t xml:space="preserve">are </w:t>
      </w:r>
      <w:r w:rsidRPr="002B6F88">
        <w:rPr>
          <w:rFonts w:asciiTheme="minorHAnsi" w:hAnsiTheme="minorHAnsi" w:cstheme="minorHAnsi"/>
          <w:noProof/>
        </w:rPr>
        <w:t xml:space="preserve">updated and </w:t>
      </w:r>
      <w:r w:rsidR="00FE164B" w:rsidRPr="002B6F88">
        <w:rPr>
          <w:rFonts w:asciiTheme="minorHAnsi" w:hAnsiTheme="minorHAnsi" w:cstheme="minorHAnsi"/>
          <w:noProof/>
        </w:rPr>
        <w:t>confirmed</w:t>
      </w:r>
      <w:r w:rsidRPr="002B6F88">
        <w:rPr>
          <w:rFonts w:asciiTheme="minorHAnsi" w:hAnsiTheme="minorHAnsi" w:cstheme="minorHAnsi"/>
          <w:noProof/>
        </w:rPr>
        <w:t>.</w:t>
      </w:r>
    </w:p>
    <w:p w14:paraId="587C5AAB" w14:textId="7274BF03"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P</w:t>
      </w:r>
      <w:r w:rsidR="00B67210" w:rsidRPr="002B6F88">
        <w:rPr>
          <w:rFonts w:asciiTheme="minorHAnsi" w:hAnsiTheme="minorHAnsi" w:cstheme="minorHAnsi"/>
          <w:noProof/>
        </w:rPr>
        <w:t>r</w:t>
      </w:r>
      <w:r w:rsidRPr="002B6F88">
        <w:rPr>
          <w:rFonts w:asciiTheme="minorHAnsi" w:hAnsiTheme="minorHAnsi" w:cstheme="minorHAnsi"/>
          <w:noProof/>
        </w:rPr>
        <w:t xml:space="preserve">erequiste </w:t>
      </w:r>
      <w:r w:rsidR="00B67210" w:rsidRPr="002B6F88">
        <w:rPr>
          <w:rFonts w:asciiTheme="minorHAnsi" w:hAnsiTheme="minorHAnsi" w:cstheme="minorHAnsi"/>
          <w:noProof/>
        </w:rPr>
        <w:t>tasks are completed</w:t>
      </w:r>
      <w:r w:rsidRPr="002B6F88">
        <w:rPr>
          <w:rFonts w:asciiTheme="minorHAnsi" w:hAnsiTheme="minorHAnsi" w:cstheme="minorHAnsi"/>
          <w:noProof/>
        </w:rPr>
        <w:t>.</w:t>
      </w:r>
    </w:p>
    <w:p w14:paraId="7BE9DFE8" w14:textId="18EAB2D7" w:rsidR="00FE164B" w:rsidRDefault="002B6F88" w:rsidP="00780FF8">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lastRenderedPageBreak/>
        <w:t xml:space="preserve">Any </w:t>
      </w:r>
      <w:r w:rsidR="00FE164B" w:rsidRPr="002B6F88">
        <w:rPr>
          <w:rFonts w:asciiTheme="minorHAnsi" w:hAnsiTheme="minorHAnsi" w:cstheme="minorHAnsi"/>
          <w:noProof/>
        </w:rPr>
        <w:t>expected delays are captured</w:t>
      </w:r>
      <w:r w:rsidRPr="002B6F88">
        <w:rPr>
          <w:rFonts w:asciiTheme="minorHAnsi" w:hAnsiTheme="minorHAnsi" w:cstheme="minorHAnsi"/>
          <w:noProof/>
        </w:rPr>
        <w:t>.</w:t>
      </w:r>
    </w:p>
    <w:p w14:paraId="08D47827" w14:textId="77777777" w:rsidR="002B6F88" w:rsidRDefault="002B6F88" w:rsidP="002B6F88">
      <w:pPr>
        <w:spacing w:after="240"/>
        <w:rPr>
          <w:rFonts w:asciiTheme="minorHAnsi" w:hAnsiTheme="minorHAnsi" w:cstheme="minorHAnsi"/>
          <w:noProof/>
          <w:sz w:val="22"/>
          <w:szCs w:val="22"/>
        </w:rPr>
      </w:pPr>
    </w:p>
    <w:p w14:paraId="54754B01" w14:textId="0800361E" w:rsidR="002B6F88" w:rsidRPr="00F86A41" w:rsidRDefault="002B6F88" w:rsidP="002B6F88">
      <w:pPr>
        <w:spacing w:after="240"/>
        <w:rPr>
          <w:rFonts w:asciiTheme="minorHAnsi" w:hAnsiTheme="minorHAnsi" w:cstheme="minorHAnsi"/>
          <w:noProof/>
          <w:sz w:val="22"/>
          <w:szCs w:val="22"/>
        </w:rPr>
      </w:pPr>
      <w:r w:rsidRPr="002B6F88">
        <w:rPr>
          <w:rFonts w:asciiTheme="minorHAnsi" w:hAnsiTheme="minorHAnsi" w:cstheme="minorHAnsi"/>
          <w:noProof/>
          <w:sz w:val="22"/>
          <w:szCs w:val="22"/>
        </w:rPr>
        <w:t xml:space="preserve">Tasks </w:t>
      </w:r>
      <w:r w:rsidR="00DB5916" w:rsidRPr="00F86A41">
        <w:rPr>
          <w:rFonts w:asciiTheme="minorHAnsi" w:hAnsiTheme="minorHAnsi" w:cstheme="minorHAnsi"/>
          <w:noProof/>
          <w:sz w:val="22"/>
          <w:szCs w:val="22"/>
        </w:rPr>
        <w:t>will</w:t>
      </w:r>
      <w:r w:rsidRPr="00F86A41">
        <w:rPr>
          <w:rFonts w:asciiTheme="minorHAnsi" w:hAnsiTheme="minorHAnsi" w:cstheme="minorHAnsi"/>
          <w:noProof/>
          <w:sz w:val="22"/>
          <w:szCs w:val="22"/>
        </w:rPr>
        <w:t xml:space="preserve"> be added or removed from the timeline when:</w:t>
      </w:r>
    </w:p>
    <w:p w14:paraId="6CA022D6" w14:textId="54DC0C38" w:rsidR="002B6F88"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unit is flagged to be relet.</w:t>
      </w:r>
    </w:p>
    <w:p w14:paraId="5A1DBAE4" w14:textId="4388DFC7" w:rsidR="00DB5916"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 xml:space="preserve">The works type required </w:t>
      </w:r>
      <w:r w:rsidR="00DC72C4" w:rsidRPr="00F86A41">
        <w:rPr>
          <w:rFonts w:asciiTheme="minorHAnsi" w:hAnsiTheme="minorHAnsi" w:cstheme="minorHAnsi"/>
          <w:noProof/>
        </w:rPr>
        <w:t xml:space="preserve">for the unit </w:t>
      </w:r>
      <w:r w:rsidRPr="00F86A41">
        <w:rPr>
          <w:rFonts w:asciiTheme="minorHAnsi" w:hAnsiTheme="minorHAnsi" w:cstheme="minorHAnsi"/>
          <w:noProof/>
        </w:rPr>
        <w:t>(i.e. refurbishment, refresh or clean</w:t>
      </w:r>
      <w:r w:rsidR="007D0126" w:rsidRPr="00F86A41">
        <w:rPr>
          <w:rFonts w:asciiTheme="minorHAnsi" w:hAnsiTheme="minorHAnsi" w:cstheme="minorHAnsi"/>
          <w:noProof/>
        </w:rPr>
        <w:t xml:space="preserve"> </w:t>
      </w:r>
      <w:r w:rsidRPr="00F86A41">
        <w:rPr>
          <w:rFonts w:asciiTheme="minorHAnsi" w:hAnsiTheme="minorHAnsi" w:cstheme="minorHAnsi"/>
          <w:noProof/>
        </w:rPr>
        <w:t>only) is updated.</w:t>
      </w:r>
    </w:p>
    <w:p w14:paraId="69E3337B" w14:textId="77777777" w:rsidR="00AC1D68" w:rsidRDefault="00AC1D68">
      <w:pPr>
        <w:rPr>
          <w:ins w:id="7" w:author="Nikki Papenfus" w:date="2024-04-29T09:30:00Z" w16du:dateUtc="2024-04-29T07:30:00Z"/>
        </w:rPr>
      </w:pPr>
      <w:ins w:id="8" w:author="Nikki Papenfus" w:date="2024-04-29T09:30:00Z" w16du:dateUtc="2024-04-29T07:30:00Z">
        <w:r>
          <w:br w:type="page"/>
        </w:r>
      </w:ins>
    </w:p>
    <w:p w14:paraId="3B651AF2" w14:textId="111CAB4C" w:rsidR="00095E83" w:rsidRPr="00DA1F02" w:rsidRDefault="0084177E" w:rsidP="00B10463">
      <w:pPr>
        <w:spacing w:after="240"/>
        <w:rPr>
          <w:rFonts w:asciiTheme="minorHAnsi" w:hAnsiTheme="minorHAnsi" w:cstheme="minorHAnsi"/>
          <w:noProof/>
          <w:sz w:val="22"/>
          <w:szCs w:val="22"/>
          <w:rPrChange w:id="9" w:author="Nikki Papenfus" w:date="2024-04-29T10:28:00Z" w16du:dateUtc="2024-04-29T08:28:00Z">
            <w:rPr>
              <w:rFonts w:ascii="Arial" w:eastAsiaTheme="minorHAnsi" w:hAnsi="Arial"/>
              <w:b/>
              <w:iCs/>
              <w:color w:val="246369" w:themeColor="accent1"/>
              <w:sz w:val="22"/>
              <w:szCs w:val="22"/>
            </w:rPr>
          </w:rPrChange>
        </w:rPr>
      </w:pPr>
      <w:ins w:id="10" w:author="Nikki Papenfus" w:date="2024-04-29T09:42:00Z" w16du:dateUtc="2024-04-29T07:42:00Z">
        <w:r>
          <w:rPr>
            <w:rFonts w:asciiTheme="minorHAnsi" w:hAnsiTheme="minorHAnsi" w:cstheme="minorHAnsi"/>
            <w:noProof/>
            <w:sz w:val="22"/>
            <w:szCs w:val="22"/>
          </w:rPr>
          <w:lastRenderedPageBreak/>
          <w:t xml:space="preserve">A slightly different sequence of tasks is availble for </w:t>
        </w:r>
        <w:r w:rsidRPr="00B10463">
          <w:rPr>
            <w:rFonts w:asciiTheme="minorHAnsi" w:hAnsiTheme="minorHAnsi" w:cstheme="minorHAnsi"/>
            <w:b/>
            <w:bCs/>
            <w:noProof/>
            <w:color w:val="246369" w:themeColor="accent1"/>
            <w:sz w:val="22"/>
            <w:szCs w:val="22"/>
          </w:rPr>
          <w:t>Grainger Trust</w:t>
        </w:r>
        <w:r w:rsidRPr="00B10463">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units. </w:t>
        </w:r>
      </w:ins>
      <w:ins w:id="11" w:author="Nikki Papenfus" w:date="2024-04-29T09:43:00Z" w16du:dateUtc="2024-04-29T07:43:00Z">
        <w:r w:rsidR="002F29AE">
          <w:rPr>
            <w:rFonts w:asciiTheme="minorHAnsi" w:hAnsiTheme="minorHAnsi" w:cstheme="minorHAnsi"/>
            <w:noProof/>
            <w:sz w:val="22"/>
            <w:szCs w:val="22"/>
          </w:rPr>
          <w:t>In this timeline, the task to Check Unit Condition will only tak</w:t>
        </w:r>
      </w:ins>
      <w:ins w:id="12" w:author="Nikki Papenfus" w:date="2024-04-29T10:47:00Z" w16du:dateUtc="2024-04-29T08:47:00Z">
        <w:r w:rsidR="005A63F3">
          <w:rPr>
            <w:rFonts w:asciiTheme="minorHAnsi" w:hAnsiTheme="minorHAnsi" w:cstheme="minorHAnsi"/>
            <w:noProof/>
            <w:sz w:val="22"/>
            <w:szCs w:val="22"/>
          </w:rPr>
          <w:t>e</w:t>
        </w:r>
      </w:ins>
      <w:ins w:id="13" w:author="Nikki Papenfus" w:date="2024-04-29T09:43:00Z" w16du:dateUtc="2024-04-29T07:43:00Z">
        <w:r w:rsidR="002F29AE">
          <w:rPr>
            <w:rFonts w:asciiTheme="minorHAnsi" w:hAnsiTheme="minorHAnsi" w:cstheme="minorHAnsi"/>
            <w:noProof/>
            <w:sz w:val="22"/>
            <w:szCs w:val="22"/>
          </w:rPr>
          <w:t xml:space="preserve"> place after </w:t>
        </w:r>
      </w:ins>
      <w:ins w:id="14" w:author="Nikki Papenfus" w:date="2024-04-29T10:48:00Z" w16du:dateUtc="2024-04-29T08:48:00Z">
        <w:r w:rsidR="005A63F3">
          <w:rPr>
            <w:rFonts w:asciiTheme="minorHAnsi" w:hAnsiTheme="minorHAnsi" w:cstheme="minorHAnsi"/>
            <w:noProof/>
            <w:sz w:val="22"/>
            <w:szCs w:val="22"/>
          </w:rPr>
          <w:t>all works are complete</w:t>
        </w:r>
      </w:ins>
      <w:ins w:id="15" w:author="Nikki Papenfus" w:date="2024-04-29T09:30:00Z" w16du:dateUtc="2024-04-29T07:30:00Z">
        <w:r w:rsidR="00AC1D68" w:rsidRPr="00F86A41">
          <w:rPr>
            <w:rFonts w:asciiTheme="minorHAnsi" w:hAnsiTheme="minorHAnsi" w:cstheme="minorHAnsi"/>
            <w:noProof/>
            <w:sz w:val="22"/>
            <w:szCs w:val="22"/>
          </w:rPr>
          <w:t>:</w:t>
        </w:r>
      </w:ins>
      <w:del w:id="16" w:author="Nikki Papenfus" w:date="2024-04-29T09:30:00Z" w16du:dateUtc="2024-04-29T07:30:00Z">
        <w:r w:rsidR="00095E83" w:rsidDel="00AC1D68">
          <w:br w:type="page"/>
        </w:r>
      </w:del>
    </w:p>
    <w:p w14:paraId="51C3DBD1" w14:textId="77777777" w:rsidR="00AC1D68" w:rsidRDefault="00907D57" w:rsidP="00AC1D68">
      <w:pPr>
        <w:ind w:left="-709"/>
        <w:rPr>
          <w:ins w:id="17" w:author="Nikki Papenfus" w:date="2024-04-29T10:28:00Z" w16du:dateUtc="2024-04-29T08:28:00Z"/>
        </w:rPr>
      </w:pPr>
      <w:ins w:id="18" w:author="Nikki Papenfus" w:date="2024-04-29T09:29:00Z" w16du:dateUtc="2024-04-29T07:29:00Z">
        <w:r w:rsidRPr="00907D57">
          <w:lastRenderedPageBreak/>
          <w:drawing>
            <wp:inline distT="0" distB="0" distL="0" distR="0" wp14:anchorId="0D24D8A4" wp14:editId="67621319">
              <wp:extent cx="6810375" cy="3681676"/>
              <wp:effectExtent l="0" t="0" r="0" b="0"/>
              <wp:docPr id="1555989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9141" name="Picture 1" descr="A screenshot of a computer&#10;&#10;Description automatically generated"/>
                      <pic:cNvPicPr/>
                    </pic:nvPicPr>
                    <pic:blipFill>
                      <a:blip r:embed="rId15"/>
                      <a:stretch>
                        <a:fillRect/>
                      </a:stretch>
                    </pic:blipFill>
                    <pic:spPr>
                      <a:xfrm>
                        <a:off x="0" y="0"/>
                        <a:ext cx="6829124" cy="3691812"/>
                      </a:xfrm>
                      <a:prstGeom prst="rect">
                        <a:avLst/>
                      </a:prstGeom>
                    </pic:spPr>
                  </pic:pic>
                </a:graphicData>
              </a:graphic>
            </wp:inline>
          </w:drawing>
        </w:r>
        <w:r w:rsidRPr="00907D57">
          <w:t xml:space="preserve"> </w:t>
        </w:r>
      </w:ins>
    </w:p>
    <w:p w14:paraId="1ED09B3E" w14:textId="77777777" w:rsidR="00DA1F02" w:rsidRDefault="00DA1F02" w:rsidP="00AC1D68">
      <w:pPr>
        <w:ind w:left="-709"/>
        <w:rPr>
          <w:ins w:id="19" w:author="Nikki Papenfus" w:date="2024-04-29T10:28:00Z" w16du:dateUtc="2024-04-29T08:28:00Z"/>
        </w:rPr>
      </w:pPr>
    </w:p>
    <w:p w14:paraId="7EBEAEA2" w14:textId="77777777" w:rsidR="009A1C51" w:rsidRDefault="009A1C51">
      <w:pPr>
        <w:rPr>
          <w:ins w:id="20" w:author="Nikki Papenfus" w:date="2024-04-29T12:16:00Z" w16du:dateUtc="2024-04-29T10:16:00Z"/>
          <w:rFonts w:ascii="Arial" w:eastAsiaTheme="minorHAnsi" w:hAnsi="Arial"/>
          <w:b/>
          <w:iCs/>
          <w:color w:val="246369" w:themeColor="accent1"/>
          <w:sz w:val="22"/>
          <w:szCs w:val="22"/>
        </w:rPr>
      </w:pPr>
      <w:ins w:id="21" w:author="Nikki Papenfus" w:date="2024-04-29T12:16:00Z" w16du:dateUtc="2024-04-29T10:16:00Z">
        <w:r>
          <w:br w:type="page"/>
        </w:r>
      </w:ins>
    </w:p>
    <w:p w14:paraId="6933D411" w14:textId="610E5ACF" w:rsidR="00B57206" w:rsidRDefault="00CA6F1B" w:rsidP="00CA6F1B">
      <w:pPr>
        <w:pStyle w:val="GraingerBoldTextTealRule"/>
      </w:pPr>
      <w:r>
        <w:lastRenderedPageBreak/>
        <w:t>Interaction between End of Tenancy &amp; other Tenancy-</w:t>
      </w:r>
      <w:r w:rsidR="00BC7EB9">
        <w:t>R</w:t>
      </w:r>
      <w:r>
        <w:t xml:space="preserve">elated </w:t>
      </w:r>
      <w:r w:rsidR="00BC7EB9">
        <w:t>O</w:t>
      </w:r>
      <w:r>
        <w:t>bjects in Salesforce</w:t>
      </w:r>
    </w:p>
    <w:p w14:paraId="2D0ABE14" w14:textId="555EF257" w:rsidR="00D43679" w:rsidRDefault="00D43679" w:rsidP="00D43679">
      <w:pPr>
        <w:spacing w:before="240" w:after="240"/>
        <w:rPr>
          <w:ins w:id="22" w:author="Nikki Papenfus" w:date="2024-04-29T10:29:00Z" w16du:dateUtc="2024-04-29T08:29:00Z"/>
          <w:rFonts w:asciiTheme="minorHAnsi" w:hAnsiTheme="minorHAnsi" w:cstheme="minorHAnsi"/>
          <w:noProof/>
          <w:sz w:val="22"/>
          <w:szCs w:val="22"/>
        </w:rPr>
      </w:pPr>
      <w:r>
        <w:rPr>
          <w:rFonts w:asciiTheme="minorHAnsi" w:hAnsiTheme="minorHAnsi" w:cstheme="minorHAnsi"/>
          <w:noProof/>
          <w:sz w:val="22"/>
          <w:szCs w:val="22"/>
        </w:rPr>
        <w:t xml:space="preserve">The integration between the </w:t>
      </w:r>
      <w:r w:rsidRPr="00282E80">
        <w:rPr>
          <w:rFonts w:asciiTheme="minorHAnsi" w:hAnsiTheme="minorHAnsi" w:cstheme="minorHAnsi"/>
          <w:noProof/>
          <w:sz w:val="22"/>
          <w:szCs w:val="22"/>
        </w:rPr>
        <w:t>End of Tenancy</w:t>
      </w:r>
      <w:r>
        <w:rPr>
          <w:rFonts w:asciiTheme="minorHAnsi" w:hAnsiTheme="minorHAnsi" w:cstheme="minorHAnsi"/>
          <w:noProof/>
          <w:sz w:val="22"/>
          <w:szCs w:val="22"/>
        </w:rPr>
        <w:t xml:space="preserve"> and related </w:t>
      </w:r>
      <w:r w:rsidR="00F86A41">
        <w:rPr>
          <w:rFonts w:asciiTheme="minorHAnsi" w:hAnsiTheme="minorHAnsi" w:cstheme="minorHAnsi"/>
          <w:noProof/>
          <w:sz w:val="22"/>
          <w:szCs w:val="22"/>
        </w:rPr>
        <w:t>information</w:t>
      </w:r>
      <w:r>
        <w:rPr>
          <w:rFonts w:asciiTheme="minorHAnsi" w:hAnsiTheme="minorHAnsi" w:cstheme="minorHAnsi"/>
          <w:noProof/>
          <w:sz w:val="22"/>
          <w:szCs w:val="22"/>
        </w:rPr>
        <w:t xml:space="preserve"> in Salesforce is illustrated below: </w:t>
      </w:r>
    </w:p>
    <w:p w14:paraId="4D8E0F19" w14:textId="067A97CE" w:rsidR="000D5178" w:rsidRPr="00CA227C" w:rsidDel="009A1C51" w:rsidRDefault="000D5178" w:rsidP="00B10463">
      <w:pPr>
        <w:spacing w:before="240" w:after="240"/>
        <w:ind w:left="-1134"/>
        <w:rPr>
          <w:del w:id="23" w:author="Nikki Papenfus" w:date="2024-04-29T12:16:00Z" w16du:dateUtc="2024-04-29T10:16:00Z"/>
          <w:rFonts w:asciiTheme="minorHAnsi" w:hAnsiTheme="minorHAnsi" w:cstheme="minorHAnsi"/>
          <w:noProof/>
          <w:sz w:val="12"/>
          <w:szCs w:val="12"/>
        </w:rPr>
      </w:pPr>
    </w:p>
    <w:p w14:paraId="0CB4B762" w14:textId="10649423" w:rsidR="00210B51" w:rsidRDefault="00843DB4" w:rsidP="00B10463">
      <w:pPr>
        <w:pStyle w:val="NormalIndent"/>
        <w:spacing w:after="360"/>
        <w:ind w:left="-1276"/>
        <w:rPr>
          <w:highlight w:val="yellow"/>
        </w:rPr>
      </w:pPr>
      <w:del w:id="24" w:author="Nikki Papenfus" w:date="2024-04-29T12:16:00Z" w16du:dateUtc="2024-04-29T10:16:00Z">
        <w:r w:rsidRPr="00843DB4" w:rsidDel="009A1C51">
          <w:rPr>
            <w:noProof/>
          </w:rPr>
          <w:lastRenderedPageBreak/>
          <w:drawing>
            <wp:inline distT="0" distB="0" distL="0" distR="0" wp14:anchorId="3ADABF92" wp14:editId="2818548B">
              <wp:extent cx="7372547" cy="4727276"/>
              <wp:effectExtent l="0" t="0" r="0" b="0"/>
              <wp:docPr id="88850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06219" name=""/>
                      <pic:cNvPicPr/>
                    </pic:nvPicPr>
                    <pic:blipFill rotWithShape="1">
                      <a:blip r:embed="rId16"/>
                      <a:srcRect t="1080" b="-2236"/>
                      <a:stretch/>
                    </pic:blipFill>
                    <pic:spPr bwMode="auto">
                      <a:xfrm>
                        <a:off x="0" y="0"/>
                        <a:ext cx="7388900" cy="4737762"/>
                      </a:xfrm>
                      <a:prstGeom prst="rect">
                        <a:avLst/>
                      </a:prstGeom>
                      <a:ln>
                        <a:noFill/>
                      </a:ln>
                      <a:extLst>
                        <a:ext uri="{53640926-AAD7-44D8-BBD7-CCE9431645EC}">
                          <a14:shadowObscured xmlns:a14="http://schemas.microsoft.com/office/drawing/2010/main"/>
                        </a:ext>
                      </a:extLst>
                    </pic:spPr>
                  </pic:pic>
                </a:graphicData>
              </a:graphic>
            </wp:inline>
          </w:drawing>
        </w:r>
      </w:del>
      <w:ins w:id="25" w:author="Nikki Papenfus" w:date="2024-04-29T12:16:00Z" w16du:dateUtc="2024-04-29T10:16:00Z">
        <w:r w:rsidR="009A1C51" w:rsidRPr="009A1C51">
          <w:drawing>
            <wp:inline distT="0" distB="0" distL="0" distR="0" wp14:anchorId="065E568B" wp14:editId="42CC11C1">
              <wp:extent cx="7200900" cy="3686615"/>
              <wp:effectExtent l="0" t="0" r="0" b="9525"/>
              <wp:docPr id="2195704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0465" name="Picture 1" descr="A screenshot of a computer&#10;&#10;Description automatically generated"/>
                      <pic:cNvPicPr/>
                    </pic:nvPicPr>
                    <pic:blipFill>
                      <a:blip r:embed="rId17"/>
                      <a:stretch>
                        <a:fillRect/>
                      </a:stretch>
                    </pic:blipFill>
                    <pic:spPr>
                      <a:xfrm>
                        <a:off x="0" y="0"/>
                        <a:ext cx="7219005" cy="3695884"/>
                      </a:xfrm>
                      <a:prstGeom prst="rect">
                        <a:avLst/>
                      </a:prstGeom>
                    </pic:spPr>
                  </pic:pic>
                </a:graphicData>
              </a:graphic>
            </wp:inline>
          </w:drawing>
        </w:r>
      </w:ins>
    </w:p>
    <w:p w14:paraId="4025F5CD" w14:textId="418DCCD0" w:rsidR="00282E80" w:rsidRDefault="00F86A41" w:rsidP="00282E80">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following</w:t>
      </w:r>
      <w:r>
        <w:rPr>
          <w:rFonts w:asciiTheme="minorHAnsi" w:hAnsiTheme="minorHAnsi" w:cstheme="minorHAnsi"/>
          <w:b/>
          <w:bCs/>
          <w:noProof/>
          <w:color w:val="65BCAB" w:themeColor="accent2"/>
        </w:rPr>
        <w:t xml:space="preserve"> u</w:t>
      </w:r>
      <w:r w:rsidR="00282E80" w:rsidRPr="00282E80">
        <w:rPr>
          <w:rFonts w:asciiTheme="minorHAnsi" w:hAnsiTheme="minorHAnsi" w:cstheme="minorHAnsi"/>
          <w:b/>
          <w:bCs/>
          <w:noProof/>
          <w:color w:val="65BCAB" w:themeColor="accent2"/>
        </w:rPr>
        <w:t>nit</w:t>
      </w:r>
      <w:r w:rsidR="00282E80" w:rsidRPr="00282E80">
        <w:rPr>
          <w:rFonts w:asciiTheme="minorHAnsi" w:hAnsiTheme="minorHAnsi" w:cstheme="minorHAnsi"/>
          <w:noProof/>
          <w:color w:val="65BCAB" w:themeColor="accent2"/>
        </w:rPr>
        <w:t xml:space="preserve"> </w:t>
      </w:r>
      <w:r w:rsidR="00282E80">
        <w:rPr>
          <w:rFonts w:asciiTheme="minorHAnsi" w:hAnsiTheme="minorHAnsi" w:cstheme="minorHAnsi"/>
          <w:noProof/>
        </w:rPr>
        <w:t>details will be automatically updated from the End of Tenancy</w:t>
      </w:r>
      <w:r>
        <w:rPr>
          <w:rFonts w:asciiTheme="minorHAnsi" w:hAnsiTheme="minorHAnsi" w:cstheme="minorHAnsi"/>
          <w:noProof/>
        </w:rPr>
        <w:t>:</w:t>
      </w:r>
    </w:p>
    <w:p w14:paraId="277A7145" w14:textId="70BEA1CC" w:rsidR="00282E80" w:rsidRPr="00CA227C" w:rsidRDefault="00282E80" w:rsidP="006A1DEA">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lastRenderedPageBreak/>
        <w:t xml:space="preserve">The unit’s </w:t>
      </w:r>
      <w:r w:rsidRPr="00F86A41">
        <w:rPr>
          <w:rFonts w:asciiTheme="minorHAnsi" w:hAnsiTheme="minorHAnsi" w:cstheme="minorHAnsi"/>
          <w:b/>
          <w:bCs/>
          <w:noProof/>
          <w:color w:val="246369" w:themeColor="accent1"/>
        </w:rPr>
        <w:t>Future Vacant Date</w:t>
      </w:r>
      <w:r w:rsidRPr="00F86A41">
        <w:rPr>
          <w:rFonts w:asciiTheme="minorHAnsi" w:hAnsiTheme="minorHAnsi" w:cstheme="minorHAnsi"/>
          <w:noProof/>
          <w:color w:val="246369" w:themeColor="accent1"/>
        </w:rPr>
        <w:t xml:space="preserve"> </w:t>
      </w:r>
      <w:r w:rsidR="00852047" w:rsidRPr="00CA227C">
        <w:rPr>
          <w:rFonts w:asciiTheme="minorHAnsi" w:hAnsiTheme="minorHAnsi" w:cstheme="minorHAnsi"/>
          <w:noProof/>
        </w:rPr>
        <w:t xml:space="preserve">and estimated </w:t>
      </w:r>
      <w:r w:rsidR="00852047" w:rsidRPr="00F86A41">
        <w:rPr>
          <w:rFonts w:asciiTheme="minorHAnsi" w:hAnsiTheme="minorHAnsi" w:cstheme="minorHAnsi"/>
          <w:b/>
          <w:bCs/>
          <w:noProof/>
          <w:color w:val="246369" w:themeColor="accent1"/>
        </w:rPr>
        <w:t>Available Date</w:t>
      </w:r>
      <w:r w:rsidR="00852047" w:rsidRPr="00F86A41">
        <w:rPr>
          <w:rFonts w:asciiTheme="minorHAnsi" w:hAnsiTheme="minorHAnsi" w:cstheme="minorHAnsi"/>
          <w:noProof/>
          <w:color w:val="246369" w:themeColor="accent1"/>
        </w:rPr>
        <w:t xml:space="preserve"> </w:t>
      </w:r>
      <w:r w:rsidRPr="00CA227C">
        <w:rPr>
          <w:rFonts w:asciiTheme="minorHAnsi" w:hAnsiTheme="minorHAnsi" w:cstheme="minorHAnsi"/>
          <w:noProof/>
        </w:rPr>
        <w:t xml:space="preserve">will be updated </w:t>
      </w:r>
      <w:r w:rsidR="00852047" w:rsidRPr="00CA227C">
        <w:rPr>
          <w:rFonts w:asciiTheme="minorHAnsi" w:hAnsiTheme="minorHAnsi" w:cstheme="minorHAnsi"/>
          <w:noProof/>
        </w:rPr>
        <w:t xml:space="preserve">at the end of the </w:t>
      </w:r>
      <w:r w:rsidR="00852047" w:rsidRPr="00CA227C">
        <w:rPr>
          <w:rFonts w:asciiTheme="minorHAnsi" w:hAnsiTheme="minorHAnsi" w:cstheme="minorHAnsi"/>
          <w:i/>
          <w:iCs/>
          <w:noProof/>
        </w:rPr>
        <w:t>Receive Notice</w:t>
      </w:r>
      <w:r w:rsidR="00852047" w:rsidRPr="00CA227C">
        <w:rPr>
          <w:rFonts w:asciiTheme="minorHAnsi" w:hAnsiTheme="minorHAnsi" w:cstheme="minorHAnsi"/>
          <w:noProof/>
        </w:rPr>
        <w:t xml:space="preserve"> phase, i.e. once the notice to quit has been validated and confirmed. Any subsequent changes to the </w:t>
      </w:r>
      <w:r w:rsidR="00852047" w:rsidRPr="00CA227C">
        <w:rPr>
          <w:rFonts w:asciiTheme="minorHAnsi" w:hAnsiTheme="minorHAnsi" w:cstheme="minorHAnsi"/>
          <w:i/>
          <w:iCs/>
          <w:noProof/>
        </w:rPr>
        <w:t xml:space="preserve">Future Vacant Date </w:t>
      </w:r>
      <w:r w:rsidR="00CA227C" w:rsidRPr="00CA227C">
        <w:rPr>
          <w:rFonts w:asciiTheme="minorHAnsi" w:hAnsiTheme="minorHAnsi" w:cstheme="minorHAnsi"/>
          <w:noProof/>
        </w:rPr>
        <w:t>or the</w:t>
      </w:r>
      <w:r w:rsidR="00CA227C" w:rsidRPr="00CA227C">
        <w:rPr>
          <w:rFonts w:asciiTheme="minorHAnsi" w:hAnsiTheme="minorHAnsi" w:cstheme="minorHAnsi"/>
          <w:i/>
          <w:iCs/>
          <w:noProof/>
        </w:rPr>
        <w:t xml:space="preserve"> Available Date</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in the End of Tenancy will</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immediately update the unit.</w:t>
      </w:r>
    </w:p>
    <w:p w14:paraId="49507822" w14:textId="018C6461" w:rsidR="00852047" w:rsidRDefault="00CA227C" w:rsidP="005F5786">
      <w:pPr>
        <w:pStyle w:val="ListParagraph"/>
        <w:numPr>
          <w:ilvl w:val="1"/>
          <w:numId w:val="63"/>
        </w:numPr>
        <w:spacing w:after="120"/>
        <w:contextualSpacing w:val="0"/>
        <w:rPr>
          <w:ins w:id="26" w:author="Nikki Papenfus" w:date="2024-04-29T10:27:00Z" w16du:dateUtc="2024-04-29T08:27:00Z"/>
          <w:rFonts w:asciiTheme="minorHAnsi" w:hAnsiTheme="minorHAnsi" w:cstheme="minorHAnsi"/>
          <w:noProof/>
        </w:rPr>
      </w:pPr>
      <w:r w:rsidRPr="00CA227C">
        <w:rPr>
          <w:rFonts w:asciiTheme="minorHAnsi" w:hAnsiTheme="minorHAnsi" w:cstheme="minorHAnsi"/>
          <w:noProof/>
        </w:rPr>
        <w:t xml:space="preserve">The </w:t>
      </w:r>
      <w:r w:rsidRPr="00F86A41">
        <w:rPr>
          <w:rFonts w:asciiTheme="minorHAnsi" w:hAnsiTheme="minorHAnsi" w:cstheme="minorHAnsi"/>
          <w:b/>
          <w:bCs/>
          <w:noProof/>
          <w:color w:val="246369" w:themeColor="accent1"/>
        </w:rPr>
        <w:t xml:space="preserve">unit status </w:t>
      </w:r>
      <w:r w:rsidRPr="00CA227C">
        <w:rPr>
          <w:rFonts w:asciiTheme="minorHAnsi" w:hAnsiTheme="minorHAnsi" w:cstheme="minorHAnsi"/>
          <w:noProof/>
        </w:rPr>
        <w:t xml:space="preserve">will be updated to ‘Future Vacant’ at the end of the </w:t>
      </w:r>
      <w:r w:rsidRPr="00CA227C">
        <w:rPr>
          <w:rFonts w:asciiTheme="minorHAnsi" w:hAnsiTheme="minorHAnsi" w:cstheme="minorHAnsi"/>
          <w:i/>
          <w:iCs/>
          <w:noProof/>
        </w:rPr>
        <w:t>Receive Notice</w:t>
      </w:r>
      <w:r w:rsidRPr="00CA227C">
        <w:rPr>
          <w:rFonts w:asciiTheme="minorHAnsi" w:hAnsiTheme="minorHAnsi" w:cstheme="minorHAnsi"/>
          <w:noProof/>
        </w:rPr>
        <w:t xml:space="preserve"> phase, and again to either ‘</w:t>
      </w:r>
      <w:r w:rsidRPr="00CA227C">
        <w:rPr>
          <w:rFonts w:asciiTheme="minorHAnsi" w:hAnsiTheme="minorHAnsi" w:cstheme="minorHAnsi"/>
          <w:i/>
          <w:iCs/>
          <w:noProof/>
        </w:rPr>
        <w:t>On the Market Available to View’</w:t>
      </w:r>
      <w:r w:rsidRPr="00CA227C">
        <w:rPr>
          <w:rFonts w:asciiTheme="minorHAnsi" w:hAnsiTheme="minorHAnsi" w:cstheme="minorHAnsi"/>
          <w:noProof/>
        </w:rPr>
        <w:t xml:space="preserve"> or </w:t>
      </w:r>
      <w:r w:rsidRPr="00CA227C">
        <w:rPr>
          <w:rFonts w:asciiTheme="minorHAnsi" w:hAnsiTheme="minorHAnsi" w:cstheme="minorHAnsi"/>
          <w:i/>
          <w:iCs/>
          <w:noProof/>
        </w:rPr>
        <w:t>‘On the Market - No Access’</w:t>
      </w:r>
      <w:r>
        <w:rPr>
          <w:rFonts w:asciiTheme="minorHAnsi" w:hAnsiTheme="minorHAnsi" w:cstheme="minorHAnsi"/>
          <w:noProof/>
        </w:rPr>
        <w:t xml:space="preserve"> based on the information entered by Lettings on completing the </w:t>
      </w:r>
      <w:r w:rsidRPr="00CA227C">
        <w:rPr>
          <w:rFonts w:asciiTheme="minorHAnsi" w:hAnsiTheme="minorHAnsi" w:cstheme="minorHAnsi"/>
          <w:i/>
          <w:iCs/>
          <w:noProof/>
        </w:rPr>
        <w:t>Set Rent</w:t>
      </w:r>
      <w:r>
        <w:rPr>
          <w:rFonts w:asciiTheme="minorHAnsi" w:hAnsiTheme="minorHAnsi" w:cstheme="minorHAnsi"/>
          <w:noProof/>
        </w:rPr>
        <w:t xml:space="preserve"> task.</w:t>
      </w:r>
    </w:p>
    <w:p w14:paraId="5ADA783C" w14:textId="5873E8BB" w:rsidR="0042127F" w:rsidRDefault="00EB5EE4" w:rsidP="005F5786">
      <w:pPr>
        <w:pStyle w:val="ListParagraph"/>
        <w:numPr>
          <w:ilvl w:val="1"/>
          <w:numId w:val="63"/>
        </w:numPr>
        <w:spacing w:after="120"/>
        <w:contextualSpacing w:val="0"/>
        <w:rPr>
          <w:ins w:id="27" w:author="Nikki Papenfus" w:date="2024-04-29T10:29:00Z" w16du:dateUtc="2024-04-29T08:29:00Z"/>
          <w:rFonts w:asciiTheme="minorHAnsi" w:hAnsiTheme="minorHAnsi" w:cstheme="minorHAnsi"/>
          <w:noProof/>
        </w:rPr>
      </w:pPr>
      <w:ins w:id="28" w:author="Nikki Papenfus" w:date="2024-04-29T10:29:00Z" w16du:dateUtc="2024-04-29T08:29:00Z">
        <w:r>
          <w:rPr>
            <w:rFonts w:asciiTheme="minorHAnsi" w:hAnsiTheme="minorHAnsi" w:cstheme="minorHAnsi"/>
            <w:b/>
            <w:bCs/>
            <w:noProof/>
            <w:color w:val="246369" w:themeColor="accent1"/>
          </w:rPr>
          <w:t>C</w:t>
        </w:r>
      </w:ins>
      <w:ins w:id="29" w:author="Nikki Papenfus" w:date="2024-04-29T10:27:00Z" w16du:dateUtc="2024-04-29T08:27:00Z">
        <w:r w:rsidR="0042127F" w:rsidRPr="00B10463">
          <w:rPr>
            <w:rFonts w:asciiTheme="minorHAnsi" w:hAnsiTheme="minorHAnsi" w:cstheme="minorHAnsi"/>
            <w:b/>
            <w:bCs/>
            <w:noProof/>
            <w:color w:val="246369" w:themeColor="accent1"/>
          </w:rPr>
          <w:t>ompliance certificate</w:t>
        </w:r>
        <w:r w:rsidR="0042127F">
          <w:rPr>
            <w:rFonts w:asciiTheme="minorHAnsi" w:hAnsiTheme="minorHAnsi" w:cstheme="minorHAnsi"/>
            <w:noProof/>
          </w:rPr>
          <w:t xml:space="preserve"> information will be </w:t>
        </w:r>
      </w:ins>
      <w:ins w:id="30" w:author="Nikki Papenfus" w:date="2024-04-29T10:32:00Z" w16du:dateUtc="2024-04-29T08:32:00Z">
        <w:r w:rsidR="00ED09E2">
          <w:rPr>
            <w:rFonts w:asciiTheme="minorHAnsi" w:hAnsiTheme="minorHAnsi" w:cstheme="minorHAnsi"/>
            <w:noProof/>
          </w:rPr>
          <w:t>reviewed &amp; updated</w:t>
        </w:r>
      </w:ins>
      <w:ins w:id="31" w:author="Nikki Papenfus" w:date="2024-04-29T10:27:00Z" w16du:dateUtc="2024-04-29T08:27:00Z">
        <w:r w:rsidR="0042127F">
          <w:rPr>
            <w:rFonts w:asciiTheme="minorHAnsi" w:hAnsiTheme="minorHAnsi" w:cstheme="minorHAnsi"/>
            <w:noProof/>
          </w:rPr>
          <w:t xml:space="preserve"> </w:t>
        </w:r>
      </w:ins>
      <w:ins w:id="32" w:author="Nikki Papenfus" w:date="2024-04-29T10:28:00Z" w16du:dateUtc="2024-04-29T08:28:00Z">
        <w:r w:rsidR="00DA1F02">
          <w:rPr>
            <w:rFonts w:asciiTheme="minorHAnsi" w:hAnsiTheme="minorHAnsi" w:cstheme="minorHAnsi"/>
            <w:noProof/>
          </w:rPr>
          <w:t xml:space="preserve">on completion of the </w:t>
        </w:r>
        <w:r w:rsidR="00DA1F02" w:rsidRPr="00B10463">
          <w:rPr>
            <w:rFonts w:asciiTheme="minorHAnsi" w:hAnsiTheme="minorHAnsi" w:cstheme="minorHAnsi"/>
            <w:i/>
            <w:iCs/>
            <w:noProof/>
          </w:rPr>
          <w:t>Check Compliance</w:t>
        </w:r>
        <w:r w:rsidR="00DA1F02">
          <w:rPr>
            <w:rFonts w:asciiTheme="minorHAnsi" w:hAnsiTheme="minorHAnsi" w:cstheme="minorHAnsi"/>
            <w:noProof/>
          </w:rPr>
          <w:t xml:space="preserve"> task.</w:t>
        </w:r>
      </w:ins>
    </w:p>
    <w:p w14:paraId="6FC3E375" w14:textId="7E0E098C" w:rsidR="00EB5EE4" w:rsidRPr="00C27F27" w:rsidRDefault="00EB5EE4" w:rsidP="005F5786">
      <w:pPr>
        <w:pStyle w:val="ListParagraph"/>
        <w:numPr>
          <w:ilvl w:val="1"/>
          <w:numId w:val="63"/>
        </w:numPr>
        <w:spacing w:after="120"/>
        <w:contextualSpacing w:val="0"/>
        <w:rPr>
          <w:rFonts w:asciiTheme="minorHAnsi" w:hAnsiTheme="minorHAnsi" w:cstheme="minorHAnsi"/>
          <w:noProof/>
        </w:rPr>
      </w:pPr>
      <w:ins w:id="33" w:author="Nikki Papenfus" w:date="2024-04-29T10:29:00Z" w16du:dateUtc="2024-04-29T08:29:00Z">
        <w:r w:rsidRPr="00B10463">
          <w:rPr>
            <w:rFonts w:asciiTheme="minorHAnsi" w:hAnsiTheme="minorHAnsi" w:cstheme="minorHAnsi"/>
            <w:noProof/>
          </w:rPr>
          <w:t>Where a unit is under full Axis contract: The</w:t>
        </w:r>
        <w:r>
          <w:rPr>
            <w:rFonts w:asciiTheme="minorHAnsi" w:hAnsiTheme="minorHAnsi" w:cstheme="minorHAnsi"/>
            <w:b/>
            <w:bCs/>
            <w:noProof/>
            <w:color w:val="246369" w:themeColor="accent1"/>
          </w:rPr>
          <w:t xml:space="preserve"> </w:t>
        </w:r>
      </w:ins>
      <w:ins w:id="34" w:author="Nikki Papenfus" w:date="2024-04-29T10:30:00Z" w16du:dateUtc="2024-04-29T08:30:00Z">
        <w:r>
          <w:rPr>
            <w:rFonts w:asciiTheme="minorHAnsi" w:hAnsiTheme="minorHAnsi" w:cstheme="minorHAnsi"/>
            <w:b/>
            <w:bCs/>
            <w:noProof/>
            <w:color w:val="246369" w:themeColor="accent1"/>
          </w:rPr>
          <w:t>k</w:t>
        </w:r>
      </w:ins>
      <w:ins w:id="35" w:author="Nikki Papenfus" w:date="2024-04-29T10:29:00Z" w16du:dateUtc="2024-04-29T08:29:00Z">
        <w:r>
          <w:rPr>
            <w:rFonts w:asciiTheme="minorHAnsi" w:hAnsiTheme="minorHAnsi" w:cstheme="minorHAnsi"/>
            <w:b/>
            <w:bCs/>
            <w:noProof/>
            <w:color w:val="246369" w:themeColor="accent1"/>
          </w:rPr>
          <w:t xml:space="preserve">ey location </w:t>
        </w:r>
      </w:ins>
      <w:ins w:id="36" w:author="Nikki Papenfus" w:date="2024-04-29T12:18:00Z" w16du:dateUtc="2024-04-29T10:18:00Z">
        <w:r w:rsidR="00462437">
          <w:rPr>
            <w:rFonts w:asciiTheme="minorHAnsi" w:hAnsiTheme="minorHAnsi" w:cstheme="minorHAnsi"/>
            <w:b/>
            <w:bCs/>
            <w:noProof/>
            <w:color w:val="246369" w:themeColor="accent1"/>
          </w:rPr>
          <w:t xml:space="preserve">for </w:t>
        </w:r>
      </w:ins>
      <w:ins w:id="37" w:author="Nikki Papenfus" w:date="2024-04-29T10:29:00Z" w16du:dateUtc="2024-04-29T08:29:00Z">
        <w:r>
          <w:rPr>
            <w:rFonts w:asciiTheme="minorHAnsi" w:hAnsiTheme="minorHAnsi" w:cstheme="minorHAnsi"/>
            <w:b/>
            <w:bCs/>
            <w:noProof/>
            <w:color w:val="246369" w:themeColor="accent1"/>
          </w:rPr>
          <w:t>Axis</w:t>
        </w:r>
      </w:ins>
      <w:ins w:id="38" w:author="Nikki Papenfus" w:date="2024-04-29T11:02:00Z" w16du:dateUtc="2024-04-29T09:02:00Z">
        <w:r w:rsidR="004927CD">
          <w:rPr>
            <w:rFonts w:asciiTheme="minorHAnsi" w:hAnsiTheme="minorHAnsi" w:cstheme="minorHAnsi"/>
            <w:b/>
            <w:bCs/>
            <w:noProof/>
            <w:color w:val="246369" w:themeColor="accent1"/>
          </w:rPr>
          <w:t xml:space="preserve"> voids</w:t>
        </w:r>
      </w:ins>
      <w:ins w:id="39" w:author="Nikki Papenfus" w:date="2024-04-29T10:30:00Z" w16du:dateUtc="2024-04-29T08:30:00Z">
        <w:r w:rsidR="00622E85">
          <w:rPr>
            <w:rFonts w:asciiTheme="minorHAnsi" w:hAnsiTheme="minorHAnsi" w:cstheme="minorHAnsi"/>
            <w:b/>
            <w:bCs/>
            <w:noProof/>
            <w:color w:val="246369" w:themeColor="accent1"/>
          </w:rPr>
          <w:t xml:space="preserve"> </w:t>
        </w:r>
        <w:r w:rsidR="00622E85" w:rsidRPr="00462437">
          <w:rPr>
            <w:rFonts w:asciiTheme="minorHAnsi" w:hAnsiTheme="minorHAnsi" w:cstheme="minorHAnsi"/>
            <w:noProof/>
          </w:rPr>
          <w:t>will be</w:t>
        </w:r>
        <w:r w:rsidR="00622E85" w:rsidRPr="00462437">
          <w:rPr>
            <w:rFonts w:asciiTheme="minorHAnsi" w:hAnsiTheme="minorHAnsi" w:cstheme="minorHAnsi"/>
            <w:b/>
            <w:bCs/>
            <w:noProof/>
          </w:rPr>
          <w:t xml:space="preserve"> </w:t>
        </w:r>
      </w:ins>
      <w:ins w:id="40" w:author="Nikki Papenfus" w:date="2024-04-29T10:32:00Z" w16du:dateUtc="2024-04-29T08:32:00Z">
        <w:r w:rsidR="00ED09E2">
          <w:rPr>
            <w:rFonts w:asciiTheme="minorHAnsi" w:hAnsiTheme="minorHAnsi" w:cstheme="minorHAnsi"/>
            <w:noProof/>
          </w:rPr>
          <w:t xml:space="preserve">reviewed &amp; updated </w:t>
        </w:r>
      </w:ins>
      <w:ins w:id="41" w:author="Nikki Papenfus" w:date="2024-04-29T10:31:00Z" w16du:dateUtc="2024-04-29T08:31:00Z">
        <w:r w:rsidR="00C27F27">
          <w:rPr>
            <w:rFonts w:asciiTheme="minorHAnsi" w:hAnsiTheme="minorHAnsi" w:cstheme="minorHAnsi"/>
            <w:noProof/>
          </w:rPr>
          <w:t xml:space="preserve">when </w:t>
        </w:r>
      </w:ins>
      <w:ins w:id="42" w:author="Nikki Papenfus" w:date="2024-04-29T10:30:00Z" w16du:dateUtc="2024-04-29T08:30:00Z">
        <w:r w:rsidR="00C27F27" w:rsidRPr="00462437">
          <w:rPr>
            <w:rFonts w:asciiTheme="minorHAnsi" w:hAnsiTheme="minorHAnsi" w:cstheme="minorHAnsi"/>
            <w:noProof/>
          </w:rPr>
          <w:t>complet</w:t>
        </w:r>
      </w:ins>
      <w:ins w:id="43" w:author="Nikki Papenfus" w:date="2024-04-29T10:31:00Z" w16du:dateUtc="2024-04-29T08:31:00Z">
        <w:r w:rsidR="00C27F27">
          <w:rPr>
            <w:rFonts w:asciiTheme="minorHAnsi" w:hAnsiTheme="minorHAnsi" w:cstheme="minorHAnsi"/>
            <w:noProof/>
          </w:rPr>
          <w:t xml:space="preserve">ing </w:t>
        </w:r>
      </w:ins>
      <w:ins w:id="44" w:author="Nikki Papenfus" w:date="2024-04-29T10:30:00Z" w16du:dateUtc="2024-04-29T08:30:00Z">
        <w:r w:rsidR="00C27F27" w:rsidRPr="00462437">
          <w:rPr>
            <w:rFonts w:asciiTheme="minorHAnsi" w:hAnsiTheme="minorHAnsi" w:cstheme="minorHAnsi"/>
            <w:noProof/>
          </w:rPr>
          <w:t xml:space="preserve">the </w:t>
        </w:r>
      </w:ins>
      <w:ins w:id="45" w:author="Nikki Papenfus" w:date="2024-04-29T10:31:00Z" w16du:dateUtc="2024-04-29T08:31:00Z">
        <w:r w:rsidR="00C27F27" w:rsidRPr="00462437">
          <w:rPr>
            <w:rFonts w:asciiTheme="minorHAnsi" w:hAnsiTheme="minorHAnsi" w:cstheme="minorHAnsi"/>
            <w:i/>
            <w:iCs/>
            <w:noProof/>
          </w:rPr>
          <w:t>Confirm PVI Date</w:t>
        </w:r>
        <w:r w:rsidR="00C27F27">
          <w:rPr>
            <w:rFonts w:asciiTheme="minorHAnsi" w:hAnsiTheme="minorHAnsi" w:cstheme="minorHAnsi"/>
            <w:noProof/>
          </w:rPr>
          <w:t xml:space="preserve"> task, and again on completing the </w:t>
        </w:r>
        <w:r w:rsidR="00C27F27" w:rsidRPr="00462437">
          <w:rPr>
            <w:rFonts w:asciiTheme="minorHAnsi" w:hAnsiTheme="minorHAnsi" w:cstheme="minorHAnsi"/>
            <w:i/>
            <w:iCs/>
            <w:noProof/>
          </w:rPr>
          <w:t>Check Out</w:t>
        </w:r>
        <w:r w:rsidR="00C27F27">
          <w:rPr>
            <w:rFonts w:asciiTheme="minorHAnsi" w:hAnsiTheme="minorHAnsi" w:cstheme="minorHAnsi"/>
            <w:noProof/>
          </w:rPr>
          <w:t xml:space="preserve"> tas</w:t>
        </w:r>
      </w:ins>
      <w:ins w:id="46" w:author="Nikki Papenfus" w:date="2024-04-29T10:48:00Z" w16du:dateUtc="2024-04-29T08:48:00Z">
        <w:r w:rsidR="005A63F3">
          <w:rPr>
            <w:rFonts w:asciiTheme="minorHAnsi" w:hAnsiTheme="minorHAnsi" w:cstheme="minorHAnsi"/>
            <w:noProof/>
          </w:rPr>
          <w:t>k</w:t>
        </w:r>
      </w:ins>
      <w:ins w:id="47" w:author="Nikki Papenfus" w:date="2024-04-29T10:31:00Z" w16du:dateUtc="2024-04-29T08:31:00Z">
        <w:r w:rsidR="00C27F27">
          <w:rPr>
            <w:rFonts w:asciiTheme="minorHAnsi" w:hAnsiTheme="minorHAnsi" w:cstheme="minorHAnsi"/>
            <w:noProof/>
          </w:rPr>
          <w:t>.</w:t>
        </w:r>
      </w:ins>
    </w:p>
    <w:p w14:paraId="2D0D5B40" w14:textId="7C8E4903" w:rsidR="00282E80" w:rsidRPr="00F86A41" w:rsidRDefault="00282E80" w:rsidP="00F86A41">
      <w:pPr>
        <w:pStyle w:val="ListParagraph"/>
        <w:numPr>
          <w:ilvl w:val="0"/>
          <w:numId w:val="63"/>
        </w:numPr>
        <w:spacing w:after="120"/>
        <w:contextualSpacing w:val="0"/>
        <w:rPr>
          <w:rFonts w:asciiTheme="minorHAnsi" w:hAnsiTheme="minorHAnsi" w:cstheme="minorHAnsi"/>
          <w:noProof/>
        </w:rPr>
      </w:pPr>
      <w:r w:rsidRPr="00F86A41">
        <w:rPr>
          <w:rFonts w:asciiTheme="minorHAnsi" w:hAnsiTheme="minorHAnsi" w:cstheme="minorHAnsi"/>
          <w:noProof/>
        </w:rPr>
        <w:t xml:space="preserve">The </w:t>
      </w:r>
      <w:r w:rsidR="007D0126" w:rsidRPr="00F86A41">
        <w:rPr>
          <w:rFonts w:asciiTheme="minorHAnsi" w:hAnsiTheme="minorHAnsi" w:cstheme="minorHAnsi"/>
          <w:b/>
          <w:bCs/>
          <w:noProof/>
          <w:color w:val="65BCAB" w:themeColor="accent2"/>
        </w:rPr>
        <w:t>ending</w:t>
      </w:r>
      <w:r w:rsidR="007D0126" w:rsidRPr="00F86A41">
        <w:rPr>
          <w:rFonts w:asciiTheme="minorHAnsi" w:hAnsiTheme="minorHAnsi" w:cstheme="minorHAnsi"/>
          <w:noProof/>
        </w:rPr>
        <w:t xml:space="preserve"> </w:t>
      </w:r>
      <w:r w:rsidRPr="00F86A41">
        <w:rPr>
          <w:rFonts w:asciiTheme="minorHAnsi" w:hAnsiTheme="minorHAnsi" w:cstheme="minorHAnsi"/>
          <w:b/>
          <w:bCs/>
          <w:noProof/>
          <w:color w:val="65BCAB" w:themeColor="accent2"/>
        </w:rPr>
        <w:t>tenancy</w:t>
      </w:r>
      <w:r w:rsidRPr="00F86A41">
        <w:rPr>
          <w:rFonts w:asciiTheme="minorHAnsi" w:hAnsiTheme="minorHAnsi" w:cstheme="minorHAnsi"/>
          <w:noProof/>
          <w:color w:val="65BCAB" w:themeColor="accent2"/>
        </w:rPr>
        <w:t xml:space="preserve"> </w:t>
      </w:r>
      <w:r w:rsidRPr="00F86A41">
        <w:rPr>
          <w:rFonts w:asciiTheme="minorHAnsi" w:hAnsiTheme="minorHAnsi" w:cstheme="minorHAnsi"/>
          <w:noProof/>
        </w:rPr>
        <w:t xml:space="preserve">will be </w:t>
      </w:r>
      <w:r w:rsidR="007D0126" w:rsidRPr="00F86A41">
        <w:rPr>
          <w:rFonts w:asciiTheme="minorHAnsi" w:hAnsiTheme="minorHAnsi" w:cstheme="minorHAnsi"/>
          <w:noProof/>
        </w:rPr>
        <w:t xml:space="preserve">automatically </w:t>
      </w:r>
      <w:r w:rsidRPr="00F86A41">
        <w:rPr>
          <w:rFonts w:asciiTheme="minorHAnsi" w:hAnsiTheme="minorHAnsi" w:cstheme="minorHAnsi"/>
          <w:noProof/>
        </w:rPr>
        <w:t xml:space="preserve">updated on completion of the </w:t>
      </w:r>
      <w:r w:rsidRPr="00F86A41">
        <w:rPr>
          <w:rFonts w:asciiTheme="minorHAnsi" w:hAnsiTheme="minorHAnsi" w:cstheme="minorHAnsi"/>
          <w:i/>
          <w:iCs/>
          <w:noProof/>
        </w:rPr>
        <w:t>Check Out</w:t>
      </w:r>
      <w:r w:rsidRPr="00F86A41">
        <w:rPr>
          <w:rFonts w:asciiTheme="minorHAnsi" w:hAnsiTheme="minorHAnsi" w:cstheme="minorHAnsi"/>
          <w:noProof/>
        </w:rPr>
        <w:t xml:space="preserve"> task</w:t>
      </w:r>
      <w:r w:rsidR="007D0126" w:rsidRPr="00F86A41">
        <w:rPr>
          <w:rFonts w:asciiTheme="minorHAnsi" w:hAnsiTheme="minorHAnsi" w:cstheme="minorHAnsi"/>
          <w:noProof/>
        </w:rPr>
        <w:t>:</w:t>
      </w:r>
      <w:r w:rsidR="00F86A41" w:rsidRPr="00F86A41">
        <w:rPr>
          <w:rFonts w:asciiTheme="minorHAnsi" w:hAnsiTheme="minorHAnsi" w:cstheme="minorHAnsi"/>
          <w:noProof/>
        </w:rPr>
        <w:t xml:space="preserve"> The </w:t>
      </w:r>
      <w:r w:rsidRPr="00F86A41">
        <w:rPr>
          <w:rFonts w:asciiTheme="minorHAnsi" w:hAnsiTheme="minorHAnsi" w:cstheme="minorHAnsi"/>
          <w:b/>
          <w:bCs/>
          <w:noProof/>
          <w:color w:val="246369" w:themeColor="accent1"/>
        </w:rPr>
        <w:t>Actual Move Out Date</w:t>
      </w:r>
      <w:r w:rsidRPr="00F86A41">
        <w:rPr>
          <w:rFonts w:asciiTheme="minorHAnsi" w:hAnsiTheme="minorHAnsi" w:cstheme="minorHAnsi"/>
          <w:noProof/>
          <w:color w:val="246369" w:themeColor="accent1"/>
        </w:rPr>
        <w:t xml:space="preserve"> </w:t>
      </w:r>
      <w:r w:rsidRPr="00F86A41">
        <w:rPr>
          <w:rFonts w:asciiTheme="minorHAnsi" w:hAnsiTheme="minorHAnsi" w:cstheme="minorHAnsi"/>
          <w:noProof/>
        </w:rPr>
        <w:t xml:space="preserve">will be </w:t>
      </w:r>
      <w:r w:rsidR="00852047" w:rsidRPr="00F86A41">
        <w:rPr>
          <w:rFonts w:asciiTheme="minorHAnsi" w:hAnsiTheme="minorHAnsi" w:cstheme="minorHAnsi"/>
          <w:noProof/>
        </w:rPr>
        <w:t>saved</w:t>
      </w:r>
      <w:r w:rsidR="00F86A41" w:rsidRPr="00F86A41">
        <w:rPr>
          <w:rFonts w:asciiTheme="minorHAnsi" w:hAnsiTheme="minorHAnsi" w:cstheme="minorHAnsi"/>
          <w:noProof/>
        </w:rPr>
        <w:t xml:space="preserve"> and t</w:t>
      </w:r>
      <w:r w:rsidR="00852047" w:rsidRPr="00F86A41">
        <w:rPr>
          <w:rFonts w:asciiTheme="minorHAnsi" w:hAnsiTheme="minorHAnsi" w:cstheme="minorHAnsi"/>
          <w:noProof/>
        </w:rPr>
        <w:t xml:space="preserve">he </w:t>
      </w:r>
      <w:r w:rsidR="00852047" w:rsidRPr="00F86A41">
        <w:rPr>
          <w:rFonts w:asciiTheme="minorHAnsi" w:hAnsiTheme="minorHAnsi" w:cstheme="minorHAnsi"/>
          <w:b/>
          <w:bCs/>
          <w:noProof/>
          <w:color w:val="246369" w:themeColor="accent1"/>
        </w:rPr>
        <w:t>Tenancy Status</w:t>
      </w:r>
      <w:r w:rsidR="00852047" w:rsidRPr="00F86A41">
        <w:rPr>
          <w:rFonts w:asciiTheme="minorHAnsi" w:hAnsiTheme="minorHAnsi" w:cstheme="minorHAnsi"/>
          <w:noProof/>
          <w:color w:val="246369" w:themeColor="accent1"/>
        </w:rPr>
        <w:t xml:space="preserve"> </w:t>
      </w:r>
      <w:r w:rsidR="00852047" w:rsidRPr="00F86A41">
        <w:rPr>
          <w:rFonts w:asciiTheme="minorHAnsi" w:hAnsiTheme="minorHAnsi" w:cstheme="minorHAnsi"/>
          <w:noProof/>
        </w:rPr>
        <w:t>update</w:t>
      </w:r>
      <w:r w:rsidR="00F86A41">
        <w:rPr>
          <w:rFonts w:asciiTheme="minorHAnsi" w:hAnsiTheme="minorHAnsi" w:cstheme="minorHAnsi"/>
          <w:noProof/>
        </w:rPr>
        <w:t>d</w:t>
      </w:r>
      <w:r w:rsidRPr="00F86A41">
        <w:rPr>
          <w:rFonts w:asciiTheme="minorHAnsi" w:hAnsiTheme="minorHAnsi" w:cstheme="minorHAnsi"/>
          <w:noProof/>
        </w:rPr>
        <w:t xml:space="preserve"> to ‘Ended’.</w:t>
      </w:r>
    </w:p>
    <w:p w14:paraId="7D443071" w14:textId="0F3933A1" w:rsidR="001314B3" w:rsidRPr="00852047" w:rsidRDefault="00282E80" w:rsidP="00852047">
      <w:pPr>
        <w:pStyle w:val="ListParagraph"/>
        <w:numPr>
          <w:ilvl w:val="0"/>
          <w:numId w:val="63"/>
        </w:numPr>
        <w:spacing w:after="120"/>
        <w:ind w:left="714" w:hanging="357"/>
        <w:contextualSpacing w:val="0"/>
        <w:rPr>
          <w:rFonts w:asciiTheme="minorHAnsi" w:hAnsiTheme="minorHAnsi" w:cstheme="minorHAnsi"/>
          <w:noProof/>
        </w:rPr>
      </w:pPr>
      <w:r w:rsidRPr="00282E80">
        <w:rPr>
          <w:rFonts w:asciiTheme="minorHAnsi" w:hAnsiTheme="minorHAnsi" w:cstheme="minorHAnsi"/>
          <w:noProof/>
        </w:rPr>
        <w:t xml:space="preserve">Once the </w:t>
      </w:r>
      <w:r w:rsidR="007D0126">
        <w:rPr>
          <w:rFonts w:asciiTheme="minorHAnsi" w:hAnsiTheme="minorHAnsi" w:cstheme="minorHAnsi"/>
          <w:b/>
          <w:bCs/>
          <w:noProof/>
          <w:color w:val="65BCAB" w:themeColor="accent2"/>
        </w:rPr>
        <w:t>new</w:t>
      </w:r>
      <w:r w:rsidR="00852047" w:rsidRPr="00852047">
        <w:rPr>
          <w:rFonts w:asciiTheme="minorHAnsi" w:hAnsiTheme="minorHAnsi" w:cstheme="minorHAnsi"/>
          <w:b/>
          <w:bCs/>
          <w:noProof/>
          <w:color w:val="65BCAB" w:themeColor="accent2"/>
        </w:rPr>
        <w:t xml:space="preserve"> tenancy</w:t>
      </w:r>
      <w:r w:rsidR="00852047" w:rsidRPr="00852047">
        <w:rPr>
          <w:rFonts w:asciiTheme="minorHAnsi" w:hAnsiTheme="minorHAnsi" w:cstheme="minorHAnsi"/>
          <w:noProof/>
          <w:color w:val="65BCAB" w:themeColor="accent2"/>
        </w:rPr>
        <w:t xml:space="preserve"> </w:t>
      </w:r>
      <w:r w:rsidR="007D0126" w:rsidRPr="007D0126">
        <w:rPr>
          <w:rFonts w:asciiTheme="minorHAnsi" w:hAnsiTheme="minorHAnsi" w:cstheme="minorHAnsi"/>
          <w:noProof/>
        </w:rPr>
        <w:t xml:space="preserve">for the unit </w:t>
      </w:r>
      <w:r w:rsidR="00852047">
        <w:rPr>
          <w:rFonts w:asciiTheme="minorHAnsi" w:hAnsiTheme="minorHAnsi" w:cstheme="minorHAnsi"/>
          <w:noProof/>
        </w:rPr>
        <w:t xml:space="preserve">is confirmed (i.e. the associated </w:t>
      </w:r>
      <w:r w:rsidR="00852047" w:rsidRPr="00852047">
        <w:rPr>
          <w:rFonts w:asciiTheme="minorHAnsi" w:hAnsiTheme="minorHAnsi" w:cstheme="minorHAnsi"/>
          <w:b/>
          <w:bCs/>
          <w:noProof/>
          <w:color w:val="65BCAB" w:themeColor="accent2"/>
        </w:rPr>
        <w:t>opportunity</w:t>
      </w:r>
      <w:r w:rsidR="00852047" w:rsidRPr="00852047">
        <w:rPr>
          <w:rFonts w:asciiTheme="minorHAnsi" w:hAnsiTheme="minorHAnsi" w:cstheme="minorHAnsi"/>
          <w:noProof/>
          <w:color w:val="65BCAB" w:themeColor="accent2"/>
        </w:rPr>
        <w:t xml:space="preserve"> </w:t>
      </w:r>
      <w:r w:rsidR="00852047">
        <w:rPr>
          <w:rFonts w:asciiTheme="minorHAnsi" w:hAnsiTheme="minorHAnsi" w:cstheme="minorHAnsi"/>
          <w:noProof/>
        </w:rPr>
        <w:t xml:space="preserve">reaches the ‘Audit’ stage), the number of days which the unit stood vacant and the associated </w:t>
      </w:r>
      <w:r w:rsidR="00852047" w:rsidRPr="00F86A41">
        <w:rPr>
          <w:rFonts w:asciiTheme="minorHAnsi" w:hAnsiTheme="minorHAnsi" w:cstheme="minorHAnsi"/>
          <w:b/>
          <w:bCs/>
          <w:noProof/>
          <w:color w:val="246369" w:themeColor="accent1"/>
        </w:rPr>
        <w:t>void cost</w:t>
      </w:r>
      <w:r w:rsidR="00852047" w:rsidRPr="00F86A41">
        <w:rPr>
          <w:rFonts w:asciiTheme="minorHAnsi" w:hAnsiTheme="minorHAnsi" w:cstheme="minorHAnsi"/>
          <w:noProof/>
          <w:color w:val="246369" w:themeColor="accent1"/>
        </w:rPr>
        <w:t xml:space="preserve"> </w:t>
      </w:r>
      <w:r w:rsidR="00852047" w:rsidRPr="00852047">
        <w:rPr>
          <w:rFonts w:asciiTheme="minorHAnsi" w:hAnsiTheme="minorHAnsi" w:cstheme="minorHAnsi"/>
          <w:noProof/>
        </w:rPr>
        <w:t>can be calculated.</w:t>
      </w:r>
      <w:r w:rsidR="00852047">
        <w:rPr>
          <w:rFonts w:asciiTheme="minorHAnsi" w:hAnsiTheme="minorHAnsi" w:cstheme="minorHAnsi"/>
          <w:noProof/>
        </w:rPr>
        <w:t xml:space="preserve"> </w:t>
      </w:r>
      <w:r w:rsidR="001314B3" w:rsidRPr="00852047">
        <w:rPr>
          <w:highlight w:val="yellow"/>
        </w:rPr>
        <w:br w:type="page"/>
      </w:r>
    </w:p>
    <w:p w14:paraId="706EC2EE" w14:textId="1024D97A" w:rsidR="00CD4C46" w:rsidRPr="00D27C03" w:rsidRDefault="00CD4C46" w:rsidP="00CD4C46">
      <w:pPr>
        <w:pStyle w:val="Heading1"/>
      </w:pPr>
      <w:bookmarkStart w:id="48" w:name="_Toc165285434"/>
      <w:r w:rsidRPr="00D27C03">
        <w:lastRenderedPageBreak/>
        <w:t>How to Create an EOT</w:t>
      </w:r>
      <w:bookmarkEnd w:id="6"/>
      <w:bookmarkEnd w:id="48"/>
    </w:p>
    <w:p w14:paraId="4994BC54" w14:textId="4B1536EE" w:rsidR="00D71ED4" w:rsidRDefault="00EB2E43"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An End of Tenancy </w:t>
      </w:r>
      <w:ins w:id="49" w:author="Nikki Papenfus" w:date="2024-04-29T10:48:00Z" w16du:dateUtc="2024-04-29T08:48:00Z">
        <w:r w:rsidR="008646E3">
          <w:rPr>
            <w:rFonts w:asciiTheme="minorHAnsi" w:hAnsiTheme="minorHAnsi" w:cstheme="minorHAnsi"/>
            <w:noProof/>
            <w:sz w:val="22"/>
            <w:szCs w:val="22"/>
          </w:rPr>
          <w:t>is</w:t>
        </w:r>
      </w:ins>
      <w:del w:id="50" w:author="Nikki Papenfus" w:date="2024-04-29T10:48:00Z" w16du:dateUtc="2024-04-29T08:48:00Z">
        <w:r w:rsidDel="008646E3">
          <w:rPr>
            <w:rFonts w:asciiTheme="minorHAnsi" w:hAnsiTheme="minorHAnsi" w:cstheme="minorHAnsi"/>
            <w:noProof/>
            <w:sz w:val="22"/>
            <w:szCs w:val="22"/>
          </w:rPr>
          <w:delText>can only be</w:delText>
        </w:r>
      </w:del>
      <w:r>
        <w:rPr>
          <w:rFonts w:asciiTheme="minorHAnsi" w:hAnsiTheme="minorHAnsi" w:cstheme="minorHAnsi"/>
          <w:noProof/>
          <w:sz w:val="22"/>
          <w:szCs w:val="22"/>
        </w:rPr>
        <w:t xml:space="preserve"> created from the vacating tenant’s </w:t>
      </w:r>
      <w:r w:rsidRPr="00EB2E43">
        <w:rPr>
          <w:rFonts w:asciiTheme="minorHAnsi" w:hAnsiTheme="minorHAnsi" w:cstheme="minorHAnsi"/>
          <w:b/>
          <w:bCs/>
          <w:noProof/>
          <w:color w:val="65BCAB" w:themeColor="accent2"/>
          <w:sz w:val="22"/>
          <w:szCs w:val="22"/>
        </w:rPr>
        <w:t>Tenancy</w:t>
      </w:r>
      <w:r>
        <w:rPr>
          <w:rFonts w:asciiTheme="minorHAnsi" w:hAnsiTheme="minorHAnsi" w:cstheme="minorHAnsi"/>
          <w:noProof/>
          <w:sz w:val="22"/>
          <w:szCs w:val="22"/>
        </w:rPr>
        <w:t xml:space="preserve">. </w:t>
      </w:r>
    </w:p>
    <w:p w14:paraId="731E17B2" w14:textId="489BE018" w:rsidR="0090749D" w:rsidRPr="004A5152" w:rsidRDefault="004A5152" w:rsidP="00D71ED4">
      <w:pPr>
        <w:spacing w:after="240"/>
        <w:rPr>
          <w:rFonts w:asciiTheme="minorHAnsi" w:hAnsiTheme="minorHAnsi" w:cstheme="minorHAnsi"/>
          <w:noProof/>
          <w:sz w:val="28"/>
          <w:szCs w:val="28"/>
        </w:rPr>
      </w:pPr>
      <w:r w:rsidRPr="00764B74">
        <w:rPr>
          <w:noProof/>
          <w:lang w:val="en-US"/>
        </w:rPr>
        <mc:AlternateContent>
          <mc:Choice Requires="wps">
            <w:drawing>
              <wp:anchor distT="0" distB="0" distL="114300" distR="114300" simplePos="0" relativeHeight="251658323" behindDoc="0" locked="0" layoutInCell="1" allowOverlap="1" wp14:anchorId="41F098EB" wp14:editId="69490FA4">
                <wp:simplePos x="0" y="0"/>
                <wp:positionH relativeFrom="column">
                  <wp:posOffset>1445481</wp:posOffset>
                </wp:positionH>
                <wp:positionV relativeFrom="paragraph">
                  <wp:posOffset>155713</wp:posOffset>
                </wp:positionV>
                <wp:extent cx="3411855" cy="433070"/>
                <wp:effectExtent l="38100" t="38100" r="112395" b="57658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48793"/>
                            <a:gd name="adj2" fmla="val 15175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098E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margin-left:113.8pt;margin-top:12.25pt;width:268.65pt;height:34.1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" adj="21339,43579" fillcolor="white [3212]" strokecolor="#7f7f7f [1612]" strokeweight=".25pt">
                <v:shadow on="t" color="black" opacity="26214f" origin="-.5,-.5" offset=".74836mm,.74836mm"/>
                <v:textbo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p>
    <w:p w14:paraId="1371DB72" w14:textId="33174D91" w:rsidR="00D71ED4" w:rsidRDefault="001E0859" w:rsidP="00000CB8">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1658321" behindDoc="0" locked="0" layoutInCell="1" allowOverlap="1" wp14:anchorId="11DC7978" wp14:editId="6F0896E1">
                <wp:simplePos x="0" y="0"/>
                <wp:positionH relativeFrom="column">
                  <wp:posOffset>732434</wp:posOffset>
                </wp:positionH>
                <wp:positionV relativeFrom="paragraph">
                  <wp:posOffset>1621358</wp:posOffset>
                </wp:positionV>
                <wp:extent cx="2114550" cy="415290"/>
                <wp:effectExtent l="533400" t="247650" r="114300" b="118110"/>
                <wp:wrapNone/>
                <wp:docPr id="1827635493" name="Speech Bubble: Rectangle 2"/>
                <wp:cNvGraphicFramePr/>
                <a:graphic xmlns:a="http://schemas.openxmlformats.org/drawingml/2006/main">
                  <a:graphicData uri="http://schemas.microsoft.com/office/word/2010/wordprocessingShape">
                    <wps:wsp>
                      <wps:cNvSpPr/>
                      <wps:spPr>
                        <a:xfrm>
                          <a:off x="0" y="0"/>
                          <a:ext cx="2114550" cy="415290"/>
                        </a:xfrm>
                        <a:prstGeom prst="wedgeRectCallout">
                          <a:avLst>
                            <a:gd name="adj1" fmla="val -72845"/>
                            <a:gd name="adj2" fmla="val -9965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C7978" id="_x0000_s1027" type="#_x0000_t61" style="position:absolute;left:0;text-align:left;margin-left:57.65pt;margin-top:127.65pt;width:166.5pt;height:32.7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" adj="-4935,-10726" fillcolor="white [3212]" strokecolor="#7f7f7f [1612]" strokeweight=".25pt">
                <v:shadow on="t" color="black" opacity="26214f" origin="-.5,-.5" offset=".74836mm,.74836mm"/>
                <v:textbo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sidR="00000CB8">
        <w:rPr>
          <w:noProof/>
        </w:rPr>
        <w:drawing>
          <wp:anchor distT="0" distB="0" distL="114300" distR="114300" simplePos="0" relativeHeight="251658322" behindDoc="0" locked="0" layoutInCell="1" allowOverlap="1" wp14:anchorId="185F5887" wp14:editId="1A5878BE">
            <wp:simplePos x="0" y="0"/>
            <wp:positionH relativeFrom="column">
              <wp:posOffset>4902835</wp:posOffset>
            </wp:positionH>
            <wp:positionV relativeFrom="paragraph">
              <wp:posOffset>684860</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000CB8" w:rsidRPr="00000CB8">
        <w:rPr>
          <w:rFonts w:asciiTheme="minorHAnsi" w:hAnsiTheme="minorHAnsi" w:cstheme="minorHAnsi"/>
          <w:noProof/>
          <w:sz w:val="22"/>
          <w:szCs w:val="22"/>
        </w:rPr>
        <w:drawing>
          <wp:inline distT="0" distB="0" distL="0" distR="0" wp14:anchorId="4393866F" wp14:editId="2C4887CE">
            <wp:extent cx="7132320" cy="2176928"/>
            <wp:effectExtent l="0" t="0" r="0" b="0"/>
            <wp:docPr id="132603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8098" name=""/>
                    <pic:cNvPicPr/>
                  </pic:nvPicPr>
                  <pic:blipFill rotWithShape="1">
                    <a:blip r:embed="rId20"/>
                    <a:srcRect b="31621"/>
                    <a:stretch/>
                  </pic:blipFill>
                  <pic:spPr bwMode="auto">
                    <a:xfrm>
                      <a:off x="0" y="0"/>
                      <a:ext cx="7150914" cy="2182603"/>
                    </a:xfrm>
                    <a:prstGeom prst="rect">
                      <a:avLst/>
                    </a:prstGeom>
                    <a:ln>
                      <a:noFill/>
                    </a:ln>
                    <a:extLst>
                      <a:ext uri="{53640926-AAD7-44D8-BBD7-CCE9431645EC}">
                        <a14:shadowObscured xmlns:a14="http://schemas.microsoft.com/office/drawing/2010/main"/>
                      </a:ext>
                    </a:extLst>
                  </pic:spPr>
                </pic:pic>
              </a:graphicData>
            </a:graphic>
          </wp:inline>
        </w:drawing>
      </w:r>
    </w:p>
    <w:p w14:paraId="1DE98261" w14:textId="41205FED" w:rsidR="00B330B8" w:rsidRPr="004A5152" w:rsidRDefault="00527D26" w:rsidP="00000CB8">
      <w:pPr>
        <w:spacing w:after="240"/>
        <w:ind w:left="-1134"/>
        <w:rPr>
          <w:rFonts w:asciiTheme="minorHAnsi" w:hAnsiTheme="minorHAnsi" w:cstheme="minorHAnsi"/>
          <w:noProof/>
          <w:sz w:val="32"/>
          <w:szCs w:val="32"/>
        </w:rPr>
      </w:pPr>
      <w:r w:rsidRPr="00764B74">
        <w:rPr>
          <w:noProof/>
          <w:lang w:val="en-US"/>
        </w:rPr>
        <mc:AlternateContent>
          <mc:Choice Requires="wps">
            <w:drawing>
              <wp:anchor distT="0" distB="0" distL="114300" distR="114300" simplePos="0" relativeHeight="251658325" behindDoc="0" locked="0" layoutInCell="1" allowOverlap="1" wp14:anchorId="64927D8B" wp14:editId="6BAE70CB">
                <wp:simplePos x="0" y="0"/>
                <wp:positionH relativeFrom="column">
                  <wp:posOffset>-188595</wp:posOffset>
                </wp:positionH>
                <wp:positionV relativeFrom="paragraph">
                  <wp:posOffset>214989</wp:posOffset>
                </wp:positionV>
                <wp:extent cx="2509520" cy="591185"/>
                <wp:effectExtent l="38100" t="38100" r="119380" b="1199515"/>
                <wp:wrapNone/>
                <wp:docPr id="255898945" name="Speech Bubble: Rectangle 2"/>
                <wp:cNvGraphicFramePr/>
                <a:graphic xmlns:a="http://schemas.openxmlformats.org/drawingml/2006/main">
                  <a:graphicData uri="http://schemas.microsoft.com/office/word/2010/wordprocessingShape">
                    <wps:wsp>
                      <wps:cNvSpPr/>
                      <wps:spPr>
                        <a:xfrm>
                          <a:off x="0" y="0"/>
                          <a:ext cx="2509520" cy="591185"/>
                        </a:xfrm>
                        <a:prstGeom prst="wedgeRectCallout">
                          <a:avLst>
                            <a:gd name="adj1" fmla="val 2927"/>
                            <a:gd name="adj2" fmla="val 23283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27D8B" id="_x0000_s1028" type="#_x0000_t61" style="position:absolute;left:0;text-align:left;margin-left:-14.85pt;margin-top:16.95pt;width:197.6pt;height:46.55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" adj="11432,61091" fillcolor="white [3212]" strokecolor="#7f7f7f [1612]" strokeweight=".25pt">
                <v:shadow on="t" color="black" opacity="26214f" origin="-.5,-.5" offset=".74836mm,.74836mm"/>
                <v:textbo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v:textbox>
              </v:shape>
            </w:pict>
          </mc:Fallback>
        </mc:AlternateContent>
      </w:r>
    </w:p>
    <w:p w14:paraId="13380AA4" w14:textId="51D20659" w:rsidR="00527D26" w:rsidRPr="004A5152" w:rsidRDefault="00527D26" w:rsidP="00000CB8">
      <w:pPr>
        <w:spacing w:after="240"/>
        <w:ind w:left="-1134"/>
        <w:rPr>
          <w:rFonts w:asciiTheme="minorHAnsi" w:hAnsiTheme="minorHAnsi" w:cstheme="minorHAnsi"/>
          <w:noProof/>
          <w:sz w:val="36"/>
          <w:szCs w:val="36"/>
        </w:rPr>
      </w:pPr>
    </w:p>
    <w:p w14:paraId="6605917F" w14:textId="7010B47D" w:rsidR="00CF15C0" w:rsidRPr="004B7738" w:rsidRDefault="00F86A41" w:rsidP="00C86F18">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1658324" behindDoc="0" locked="0" layoutInCell="1" allowOverlap="1" wp14:anchorId="40DC03BF" wp14:editId="79D7A313">
                <wp:simplePos x="0" y="0"/>
                <wp:positionH relativeFrom="column">
                  <wp:posOffset>607443</wp:posOffset>
                </wp:positionH>
                <wp:positionV relativeFrom="paragraph">
                  <wp:posOffset>2715979</wp:posOffset>
                </wp:positionV>
                <wp:extent cx="2186940" cy="452755"/>
                <wp:effectExtent l="38100" t="171450" r="118110" b="118745"/>
                <wp:wrapNone/>
                <wp:docPr id="133450351" name="Speech Bubble: Rectangle 2"/>
                <wp:cNvGraphicFramePr/>
                <a:graphic xmlns:a="http://schemas.openxmlformats.org/drawingml/2006/main">
                  <a:graphicData uri="http://schemas.microsoft.com/office/word/2010/wordprocessingShape">
                    <wps:wsp>
                      <wps:cNvSpPr/>
                      <wps:spPr>
                        <a:xfrm>
                          <a:off x="0" y="0"/>
                          <a:ext cx="2186940" cy="452755"/>
                        </a:xfrm>
                        <a:prstGeom prst="wedgeRectCallout">
                          <a:avLst>
                            <a:gd name="adj1" fmla="val -31440"/>
                            <a:gd name="adj2" fmla="val -795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C03BF" id="_x0000_s1029" type="#_x0000_t61" style="position:absolute;margin-left:47.85pt;margin-top:213.85pt;width:172.2pt;height:35.65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" adj="4009,-6382" fillcolor="white [3212]" strokecolor="#7f7f7f [1612]" strokeweight=".25pt">
                <v:shadow on="t" color="black" opacity="26214f" origin="-.5,-.5" offset=".74836mm,.74836mm"/>
                <v:textbo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v:textbox>
              </v:shape>
            </w:pict>
          </mc:Fallback>
        </mc:AlternateContent>
      </w:r>
      <w:r w:rsidR="004A5152" w:rsidRPr="00764B74">
        <w:rPr>
          <w:noProof/>
          <w:lang w:val="en-US"/>
        </w:rPr>
        <mc:AlternateContent>
          <mc:Choice Requires="wps">
            <w:drawing>
              <wp:anchor distT="0" distB="0" distL="114300" distR="114300" simplePos="0" relativeHeight="251658326" behindDoc="0" locked="0" layoutInCell="1" allowOverlap="1" wp14:anchorId="6618F24C" wp14:editId="3890CCAA">
                <wp:simplePos x="0" y="0"/>
                <wp:positionH relativeFrom="column">
                  <wp:posOffset>2017285</wp:posOffset>
                </wp:positionH>
                <wp:positionV relativeFrom="paragraph">
                  <wp:posOffset>712470</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F24C" id="_x0000_s1030" type="#_x0000_t61" style="position:absolute;margin-left:158.85pt;margin-top:56.1pt;width:194.45pt;height:73.1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rjHw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" adj="-4718,21826" fillcolor="white [3212]" strokecolor="#7f7f7f [1612]" strokeweight=".25pt">
                <v:shadow on="t" color="black" opacity="26214f" origin="-.5,-.5" offset=".74836mm,.74836mm"/>
                <v:textbo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004F4E6D" w:rsidRPr="00BE2B88">
        <w:rPr>
          <w:rFonts w:asciiTheme="minorHAnsi" w:hAnsiTheme="minorHAnsi" w:cstheme="minorHAnsi"/>
          <w:noProof/>
          <w:sz w:val="22"/>
          <w:szCs w:val="22"/>
        </w:rPr>
        <w:drawing>
          <wp:inline distT="0" distB="0" distL="0" distR="0" wp14:anchorId="72C6FBAF" wp14:editId="4DEC0A38">
            <wp:extent cx="5135105" cy="3167380"/>
            <wp:effectExtent l="0" t="0" r="8890" b="0"/>
            <wp:docPr id="425470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70012" name="Picture 1" descr="A screenshot of a computer&#10;&#10;Description automatically generated"/>
                    <pic:cNvPicPr/>
                  </pic:nvPicPr>
                  <pic:blipFill rotWithShape="1">
                    <a:blip r:embed="rId21"/>
                    <a:srcRect l="14433" t="3721" r="14002" b="1495"/>
                    <a:stretch/>
                  </pic:blipFill>
                  <pic:spPr bwMode="auto">
                    <a:xfrm>
                      <a:off x="0" y="0"/>
                      <a:ext cx="5136348" cy="3168147"/>
                    </a:xfrm>
                    <a:prstGeom prst="rect">
                      <a:avLst/>
                    </a:prstGeom>
                    <a:ln>
                      <a:noFill/>
                    </a:ln>
                    <a:extLst>
                      <a:ext uri="{53640926-AAD7-44D8-BBD7-CCE9431645EC}">
                        <a14:shadowObscured xmlns:a14="http://schemas.microsoft.com/office/drawing/2010/main"/>
                      </a:ext>
                    </a:extLst>
                  </pic:spPr>
                </pic:pic>
              </a:graphicData>
            </a:graphic>
          </wp:inline>
        </w:drawing>
      </w:r>
    </w:p>
    <w:p w14:paraId="078401C9" w14:textId="77777777" w:rsidR="009D3337" w:rsidRDefault="009D3337" w:rsidP="00130D33">
      <w:pPr>
        <w:spacing w:after="240"/>
        <w:rPr>
          <w:rFonts w:asciiTheme="minorHAnsi" w:hAnsiTheme="minorHAnsi" w:cstheme="minorHAnsi"/>
          <w:noProof/>
          <w:sz w:val="22"/>
          <w:szCs w:val="22"/>
        </w:rPr>
      </w:pPr>
    </w:p>
    <w:p w14:paraId="5C353BD2" w14:textId="1A0A9C5F" w:rsidR="00130D33" w:rsidRDefault="00D27C03" w:rsidP="004A5152">
      <w:pPr>
        <w:tabs>
          <w:tab w:val="left" w:pos="567"/>
        </w:tabs>
        <w:spacing w:after="240"/>
        <w:ind w:left="567"/>
        <w:rPr>
          <w:ins w:id="51" w:author="Nikki Papenfus" w:date="2024-04-26T15:28:00Z" w16du:dateUtc="2024-04-26T13:28:00Z"/>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1658327" behindDoc="1" locked="0" layoutInCell="1" allowOverlap="1" wp14:anchorId="362D8862" wp14:editId="0E62E5A3">
            <wp:simplePos x="0" y="0"/>
            <wp:positionH relativeFrom="column">
              <wp:posOffset>28270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sidR="004A5152">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14:paraId="085F5226" w14:textId="77777777" w:rsidR="00B51930" w:rsidRDefault="00B51930" w:rsidP="004A5152">
      <w:pPr>
        <w:tabs>
          <w:tab w:val="left" w:pos="567"/>
        </w:tabs>
        <w:spacing w:after="240"/>
        <w:ind w:left="567"/>
        <w:rPr>
          <w:ins w:id="52" w:author="Nikki Papenfus" w:date="2024-04-26T15:28:00Z" w16du:dateUtc="2024-04-26T13:28:00Z"/>
          <w:rFonts w:asciiTheme="minorHAnsi" w:hAnsiTheme="minorHAnsi" w:cstheme="minorHAnsi"/>
          <w:noProof/>
          <w:sz w:val="22"/>
          <w:szCs w:val="22"/>
        </w:rPr>
      </w:pPr>
    </w:p>
    <w:p w14:paraId="19057D3B" w14:textId="1F0830DB" w:rsidR="00675865" w:rsidRDefault="00675865">
      <w:pPr>
        <w:pStyle w:val="Heading2"/>
        <w:rPr>
          <w:rFonts w:asciiTheme="minorHAnsi" w:hAnsiTheme="minorHAnsi" w:cstheme="minorHAnsi"/>
          <w:noProof/>
          <w:szCs w:val="22"/>
        </w:rPr>
        <w:pPrChange w:id="53" w:author="Nikki Papenfus" w:date="2024-04-26T15:28:00Z" w16du:dateUtc="2024-04-26T13:28:00Z">
          <w:pPr>
            <w:tabs>
              <w:tab w:val="left" w:pos="567"/>
            </w:tabs>
            <w:spacing w:after="240"/>
            <w:ind w:left="567"/>
          </w:pPr>
        </w:pPrChange>
      </w:pPr>
      <w:bookmarkStart w:id="54" w:name="_Toc165285435"/>
      <w:ins w:id="55" w:author="Nikki Papenfus" w:date="2024-04-26T15:28:00Z" w16du:dateUtc="2024-04-26T13:28:00Z">
        <w:r>
          <w:rPr>
            <w:rFonts w:asciiTheme="minorHAnsi" w:hAnsiTheme="minorHAnsi" w:cstheme="minorHAnsi"/>
            <w:noProof/>
            <w:szCs w:val="22"/>
          </w:rPr>
          <w:lastRenderedPageBreak/>
          <w:t>Cre</w:t>
        </w:r>
        <w:r w:rsidR="00B51930">
          <w:rPr>
            <w:rFonts w:asciiTheme="minorHAnsi" w:hAnsiTheme="minorHAnsi" w:cstheme="minorHAnsi"/>
            <w:noProof/>
            <w:szCs w:val="22"/>
          </w:rPr>
          <w:t>ating an EOT for Grainger Trust Units</w:t>
        </w:r>
      </w:ins>
      <w:bookmarkEnd w:id="54"/>
    </w:p>
    <w:p w14:paraId="4197ED96" w14:textId="7413CBB4" w:rsidR="00014B2B" w:rsidRDefault="00014B2B" w:rsidP="00014B2B">
      <w:pPr>
        <w:spacing w:after="240"/>
        <w:rPr>
          <w:ins w:id="56" w:author="Nikki Papenfus" w:date="2024-04-29T10:34:00Z" w16du:dateUtc="2024-04-29T08:34:00Z"/>
          <w:rFonts w:asciiTheme="minorHAnsi" w:hAnsiTheme="minorHAnsi" w:cstheme="minorHAnsi"/>
          <w:noProof/>
          <w:sz w:val="22"/>
          <w:szCs w:val="22"/>
        </w:rPr>
      </w:pPr>
      <w:ins w:id="57" w:author="Nikki Papenfus" w:date="2024-04-29T10:33:00Z" w16du:dateUtc="2024-04-29T08:33:00Z">
        <w:r>
          <w:rPr>
            <w:rFonts w:asciiTheme="minorHAnsi" w:hAnsiTheme="minorHAnsi" w:cstheme="minorHAnsi"/>
            <w:noProof/>
            <w:sz w:val="22"/>
            <w:szCs w:val="22"/>
          </w:rPr>
          <w:t xml:space="preserve">Where a </w:t>
        </w:r>
        <w:r w:rsidRPr="00014B2B">
          <w:rPr>
            <w:rFonts w:asciiTheme="minorHAnsi" w:hAnsiTheme="minorHAnsi" w:cstheme="minorHAnsi"/>
            <w:b/>
            <w:bCs/>
            <w:noProof/>
            <w:color w:val="65BCAB" w:themeColor="accent2"/>
            <w:sz w:val="22"/>
            <w:szCs w:val="22"/>
            <w:rPrChange w:id="58" w:author="Nikki Papenfus" w:date="2024-04-29T10:33:00Z" w16du:dateUtc="2024-04-29T08:33:00Z">
              <w:rPr>
                <w:rFonts w:asciiTheme="minorHAnsi" w:hAnsiTheme="minorHAnsi" w:cstheme="minorHAnsi"/>
                <w:noProof/>
                <w:sz w:val="22"/>
                <w:szCs w:val="22"/>
              </w:rPr>
            </w:rPrChange>
          </w:rPr>
          <w:t>Grainger Trust unit</w:t>
        </w:r>
        <w:r>
          <w:rPr>
            <w:rFonts w:asciiTheme="minorHAnsi" w:hAnsiTheme="minorHAnsi" w:cstheme="minorHAnsi"/>
            <w:noProof/>
            <w:sz w:val="22"/>
            <w:szCs w:val="22"/>
          </w:rPr>
          <w:t xml:space="preserve"> does not have any tenancies associated in Salesforce, a</w:t>
        </w:r>
        <w:r>
          <w:rPr>
            <w:rFonts w:asciiTheme="minorHAnsi" w:hAnsiTheme="minorHAnsi" w:cstheme="minorHAnsi"/>
            <w:noProof/>
            <w:sz w:val="22"/>
            <w:szCs w:val="22"/>
          </w:rPr>
          <w:t xml:space="preserve">n End of Tenancy can </w:t>
        </w:r>
        <w:r>
          <w:rPr>
            <w:rFonts w:asciiTheme="minorHAnsi" w:hAnsiTheme="minorHAnsi" w:cstheme="minorHAnsi"/>
            <w:noProof/>
            <w:sz w:val="22"/>
            <w:szCs w:val="22"/>
          </w:rPr>
          <w:t xml:space="preserve">created directly from the </w:t>
        </w:r>
        <w:r w:rsidRPr="00014B2B">
          <w:rPr>
            <w:rFonts w:asciiTheme="minorHAnsi" w:hAnsiTheme="minorHAnsi" w:cstheme="minorHAnsi"/>
            <w:b/>
            <w:bCs/>
            <w:noProof/>
            <w:color w:val="65BCAB" w:themeColor="accent2"/>
            <w:sz w:val="22"/>
            <w:szCs w:val="22"/>
            <w:rPrChange w:id="59" w:author="Nikki Papenfus" w:date="2024-04-29T10:33:00Z" w16du:dateUtc="2024-04-29T08:33:00Z">
              <w:rPr>
                <w:rFonts w:asciiTheme="minorHAnsi" w:hAnsiTheme="minorHAnsi" w:cstheme="minorHAnsi"/>
                <w:noProof/>
                <w:sz w:val="22"/>
                <w:szCs w:val="22"/>
              </w:rPr>
            </w:rPrChange>
          </w:rPr>
          <w:t>unit</w:t>
        </w:r>
        <w:r>
          <w:rPr>
            <w:rFonts w:asciiTheme="minorHAnsi" w:hAnsiTheme="minorHAnsi" w:cstheme="minorHAnsi"/>
            <w:noProof/>
            <w:sz w:val="22"/>
            <w:szCs w:val="22"/>
          </w:rPr>
          <w:t xml:space="preserve"> screen</w:t>
        </w:r>
        <w:r>
          <w:rPr>
            <w:rFonts w:asciiTheme="minorHAnsi" w:hAnsiTheme="minorHAnsi" w:cstheme="minorHAnsi"/>
            <w:noProof/>
            <w:sz w:val="22"/>
            <w:szCs w:val="22"/>
          </w:rPr>
          <w:t xml:space="preserve">. </w:t>
        </w:r>
      </w:ins>
    </w:p>
    <w:p w14:paraId="7C23D2A0" w14:textId="59540A13" w:rsidR="00614B8E" w:rsidRDefault="000B3B0B" w:rsidP="00614B8E">
      <w:pPr>
        <w:spacing w:after="240"/>
        <w:ind w:left="-1134"/>
        <w:rPr>
          <w:ins w:id="60" w:author="Nikki Papenfus" w:date="2024-04-29T10:37:00Z" w16du:dateUtc="2024-04-29T08:37:00Z"/>
          <w:rFonts w:asciiTheme="minorHAnsi" w:hAnsiTheme="minorHAnsi" w:cstheme="minorHAnsi"/>
          <w:noProof/>
          <w:sz w:val="22"/>
          <w:szCs w:val="22"/>
        </w:rPr>
      </w:pPr>
      <w:ins w:id="61" w:author="Nikki Papenfus" w:date="2024-04-29T10:34:00Z" w16du:dateUtc="2024-04-29T08:34:00Z">
        <w:r w:rsidRPr="00764B74">
          <w:rPr>
            <w:noProof/>
            <w:lang w:val="en-US"/>
          </w:rPr>
          <mc:AlternateContent>
            <mc:Choice Requires="wps">
              <w:drawing>
                <wp:anchor distT="0" distB="0" distL="114300" distR="114300" simplePos="0" relativeHeight="251658349" behindDoc="0" locked="0" layoutInCell="1" allowOverlap="1" wp14:anchorId="2B40273E" wp14:editId="6A9543EA">
                  <wp:simplePos x="0" y="0"/>
                  <wp:positionH relativeFrom="column">
                    <wp:posOffset>4048125</wp:posOffset>
                  </wp:positionH>
                  <wp:positionV relativeFrom="paragraph">
                    <wp:posOffset>1127125</wp:posOffset>
                  </wp:positionV>
                  <wp:extent cx="2221230" cy="857250"/>
                  <wp:effectExtent l="38100" t="457200" r="121920" b="114300"/>
                  <wp:wrapNone/>
                  <wp:docPr id="405925235" name="Speech Bubble: Rectangle 2"/>
                  <wp:cNvGraphicFramePr/>
                  <a:graphic xmlns:a="http://schemas.openxmlformats.org/drawingml/2006/main">
                    <a:graphicData uri="http://schemas.microsoft.com/office/word/2010/wordprocessingShape">
                      <wps:wsp>
                        <wps:cNvSpPr/>
                        <wps:spPr>
                          <a:xfrm>
                            <a:off x="0" y="0"/>
                            <a:ext cx="2221230" cy="857250"/>
                          </a:xfrm>
                          <a:prstGeom prst="wedgeRectCallout">
                            <a:avLst>
                              <a:gd name="adj1" fmla="val 11485"/>
                              <a:gd name="adj2" fmla="val -9911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8B062A" w14:textId="3C534E73" w:rsidR="00614B8E" w:rsidRPr="008D4A33" w:rsidRDefault="000B3B0B" w:rsidP="00614B8E">
                              <w:pPr>
                                <w:pStyle w:val="CommentText"/>
                                <w:spacing w:after="120" w:line="240" w:lineRule="auto"/>
                                <w:ind w:left="0"/>
                                <w:rPr>
                                  <w:rStyle w:val="IntenseEmphasis"/>
                                  <w:rFonts w:ascii="Arial" w:hAnsi="Arial" w:cs="Arial"/>
                                  <w:i w:val="0"/>
                                  <w:iCs w:val="0"/>
                                  <w:color w:val="313435" w:themeColor="accent5" w:themeShade="80"/>
                                </w:rPr>
                              </w:pPr>
                              <w:ins w:id="62" w:author="Nikki Papenfus" w:date="2024-04-29T10:35:00Z" w16du:dateUtc="2024-04-29T08:35:00Z">
                                <w:r>
                                  <w:rPr>
                                    <w:rStyle w:val="IntenseEmphasis"/>
                                    <w:rFonts w:ascii="Arial" w:hAnsi="Arial" w:cs="Arial"/>
                                    <w:i w:val="0"/>
                                    <w:iCs w:val="0"/>
                                    <w:color w:val="313435" w:themeColor="accent5" w:themeShade="80"/>
                                  </w:rPr>
                                  <w:t xml:space="preserve">The option to </w:t>
                                </w:r>
                              </w:ins>
                              <w:r w:rsidR="00614B8E">
                                <w:rPr>
                                  <w:rStyle w:val="IntenseEmphasis"/>
                                  <w:rFonts w:ascii="Arial" w:hAnsi="Arial" w:cs="Arial"/>
                                  <w:i w:val="0"/>
                                  <w:iCs w:val="0"/>
                                  <w:color w:val="313435" w:themeColor="accent5" w:themeShade="80"/>
                                </w:rPr>
                                <w:t>‘</w:t>
                              </w:r>
                              <w:r w:rsidR="00614B8E" w:rsidRPr="00E74DE0">
                                <w:rPr>
                                  <w:rStyle w:val="IntenseEmphasis"/>
                                  <w:rFonts w:ascii="Arial" w:hAnsi="Arial" w:cs="Arial"/>
                                  <w:b/>
                                  <w:bCs/>
                                  <w:i w:val="0"/>
                                  <w:iCs w:val="0"/>
                                </w:rPr>
                                <w:t>Create End of Tenancy</w:t>
                              </w:r>
                              <w:r w:rsidR="00614B8E">
                                <w:rPr>
                                  <w:rStyle w:val="IntenseEmphasis"/>
                                  <w:rFonts w:ascii="Arial" w:hAnsi="Arial" w:cs="Arial"/>
                                  <w:i w:val="0"/>
                                  <w:iCs w:val="0"/>
                                  <w:color w:val="313435" w:themeColor="accent5" w:themeShade="80"/>
                                </w:rPr>
                                <w:t>’</w:t>
                              </w:r>
                              <w:ins w:id="63" w:author="Nikki Papenfus" w:date="2024-04-29T10:36:00Z" w16du:dateUtc="2024-04-29T08:36:00Z">
                                <w:r>
                                  <w:rPr>
                                    <w:rStyle w:val="IntenseEmphasis"/>
                                    <w:rFonts w:ascii="Arial" w:hAnsi="Arial" w:cs="Arial"/>
                                    <w:i w:val="0"/>
                                    <w:iCs w:val="0"/>
                                    <w:color w:val="313435" w:themeColor="accent5" w:themeShade="80"/>
                                  </w:rPr>
                                  <w:t xml:space="preserve"> will only be available on the Unit screen for Grainger Trust units </w:t>
                                </w:r>
                              </w:ins>
                              <w:ins w:id="64" w:author="Nikki Papenfus" w:date="2024-04-29T10:49:00Z" w16du:dateUtc="2024-04-29T08:49:00Z">
                                <w:r w:rsidR="008646E3">
                                  <w:rPr>
                                    <w:rStyle w:val="IntenseEmphasis"/>
                                    <w:rFonts w:ascii="Arial" w:hAnsi="Arial" w:cs="Arial"/>
                                    <w:i w:val="0"/>
                                    <w:iCs w:val="0"/>
                                    <w:color w:val="313435" w:themeColor="accent5" w:themeShade="80"/>
                                  </w:rPr>
                                  <w:t xml:space="preserve">that do not have </w:t>
                                </w:r>
                              </w:ins>
                              <w:ins w:id="65" w:author="Nikki Papenfus" w:date="2024-04-29T10:40:00Z" w16du:dateUtc="2024-04-29T08:40:00Z">
                                <w:r w:rsidR="00147EE5">
                                  <w:rPr>
                                    <w:rStyle w:val="IntenseEmphasis"/>
                                    <w:rFonts w:ascii="Arial" w:hAnsi="Arial" w:cs="Arial"/>
                                    <w:i w:val="0"/>
                                    <w:iCs w:val="0"/>
                                    <w:color w:val="313435" w:themeColor="accent5" w:themeShade="80"/>
                                  </w:rPr>
                                  <w:t xml:space="preserve">any </w:t>
                                </w:r>
                              </w:ins>
                              <w:ins w:id="66" w:author="Nikki Papenfus" w:date="2024-04-29T10:36:00Z" w16du:dateUtc="2024-04-29T08:36:00Z">
                                <w:r w:rsidR="002D1C70">
                                  <w:rPr>
                                    <w:rStyle w:val="IntenseEmphasis"/>
                                    <w:rFonts w:ascii="Arial" w:hAnsi="Arial" w:cs="Arial"/>
                                    <w:i w:val="0"/>
                                    <w:iCs w:val="0"/>
                                    <w:color w:val="313435" w:themeColor="accent5" w:themeShade="80"/>
                                  </w:rPr>
                                  <w:t>tenanc</w:t>
                                </w:r>
                              </w:ins>
                              <w:ins w:id="67" w:author="Nikki Papenfus" w:date="2024-04-29T10:40:00Z" w16du:dateUtc="2024-04-29T08:40:00Z">
                                <w:r w:rsidR="00147EE5">
                                  <w:rPr>
                                    <w:rStyle w:val="IntenseEmphasis"/>
                                    <w:rFonts w:ascii="Arial" w:hAnsi="Arial" w:cs="Arial"/>
                                    <w:i w:val="0"/>
                                    <w:iCs w:val="0"/>
                                    <w:color w:val="313435" w:themeColor="accent5" w:themeShade="80"/>
                                  </w:rPr>
                                  <w:t>ies</w:t>
                                </w:r>
                              </w:ins>
                              <w:ins w:id="68" w:author="Nikki Papenfus" w:date="2024-04-29T10:36:00Z" w16du:dateUtc="2024-04-29T08:36:00Z">
                                <w:r w:rsidR="002D1C70">
                                  <w:rPr>
                                    <w:rStyle w:val="IntenseEmphasis"/>
                                    <w:rFonts w:ascii="Arial" w:hAnsi="Arial" w:cs="Arial"/>
                                    <w:i w:val="0"/>
                                    <w:iCs w:val="0"/>
                                    <w:color w:val="313435" w:themeColor="accent5" w:themeShade="80"/>
                                  </w:rPr>
                                  <w:t xml:space="preserve"> in Salesforce. </w:t>
                                </w:r>
                              </w:ins>
                              <w:del w:id="69" w:author="Nikki Papenfus" w:date="2024-04-29T10:36:00Z" w16du:dateUtc="2024-04-29T08:36:00Z">
                                <w:r w:rsidR="00614B8E" w:rsidDel="002D1C70">
                                  <w:rPr>
                                    <w:rStyle w:val="IntenseEmphasis"/>
                                    <w:rFonts w:ascii="Arial" w:hAnsi="Arial" w:cs="Arial"/>
                                    <w:i w:val="0"/>
                                    <w:iCs w:val="0"/>
                                    <w:color w:val="313435" w:themeColor="accent5" w:themeShade="80"/>
                                  </w:rPr>
                                  <w:delText>.</w:delText>
                                </w:r>
                              </w:del>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0273E" id="_x0000_s1031" type="#_x0000_t61" style="position:absolute;left:0;text-align:left;margin-left:318.75pt;margin-top:88.75pt;width:174.9pt;height:67.5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" adj="13281,-10608" fillcolor="white [3212]" strokecolor="#7f7f7f [1612]" strokeweight=".25pt">
                  <v:shadow on="t" color="black" opacity="26214f" origin="-.5,-.5" offset=".74836mm,.74836mm"/>
                  <v:textbox>
                    <w:txbxContent>
                      <w:p w14:paraId="1F8B062A" w14:textId="3C534E73" w:rsidR="00614B8E" w:rsidRPr="008D4A33" w:rsidRDefault="000B3B0B" w:rsidP="00614B8E">
                        <w:pPr>
                          <w:pStyle w:val="CommentText"/>
                          <w:spacing w:after="120" w:line="240" w:lineRule="auto"/>
                          <w:ind w:left="0"/>
                          <w:rPr>
                            <w:rStyle w:val="IntenseEmphasis"/>
                            <w:rFonts w:ascii="Arial" w:hAnsi="Arial" w:cs="Arial"/>
                            <w:i w:val="0"/>
                            <w:iCs w:val="0"/>
                            <w:color w:val="313435" w:themeColor="accent5" w:themeShade="80"/>
                          </w:rPr>
                        </w:pPr>
                        <w:ins w:id="70" w:author="Nikki Papenfus" w:date="2024-04-29T10:35:00Z" w16du:dateUtc="2024-04-29T08:35:00Z">
                          <w:r>
                            <w:rPr>
                              <w:rStyle w:val="IntenseEmphasis"/>
                              <w:rFonts w:ascii="Arial" w:hAnsi="Arial" w:cs="Arial"/>
                              <w:i w:val="0"/>
                              <w:iCs w:val="0"/>
                              <w:color w:val="313435" w:themeColor="accent5" w:themeShade="80"/>
                            </w:rPr>
                            <w:t xml:space="preserve">The option to </w:t>
                          </w:r>
                        </w:ins>
                        <w:r w:rsidR="00614B8E">
                          <w:rPr>
                            <w:rStyle w:val="IntenseEmphasis"/>
                            <w:rFonts w:ascii="Arial" w:hAnsi="Arial" w:cs="Arial"/>
                            <w:i w:val="0"/>
                            <w:iCs w:val="0"/>
                            <w:color w:val="313435" w:themeColor="accent5" w:themeShade="80"/>
                          </w:rPr>
                          <w:t>‘</w:t>
                        </w:r>
                        <w:r w:rsidR="00614B8E" w:rsidRPr="00E74DE0">
                          <w:rPr>
                            <w:rStyle w:val="IntenseEmphasis"/>
                            <w:rFonts w:ascii="Arial" w:hAnsi="Arial" w:cs="Arial"/>
                            <w:b/>
                            <w:bCs/>
                            <w:i w:val="0"/>
                            <w:iCs w:val="0"/>
                          </w:rPr>
                          <w:t>Create End of Tenancy</w:t>
                        </w:r>
                        <w:r w:rsidR="00614B8E">
                          <w:rPr>
                            <w:rStyle w:val="IntenseEmphasis"/>
                            <w:rFonts w:ascii="Arial" w:hAnsi="Arial" w:cs="Arial"/>
                            <w:i w:val="0"/>
                            <w:iCs w:val="0"/>
                            <w:color w:val="313435" w:themeColor="accent5" w:themeShade="80"/>
                          </w:rPr>
                          <w:t>’</w:t>
                        </w:r>
                        <w:ins w:id="71" w:author="Nikki Papenfus" w:date="2024-04-29T10:36:00Z" w16du:dateUtc="2024-04-29T08:36:00Z">
                          <w:r>
                            <w:rPr>
                              <w:rStyle w:val="IntenseEmphasis"/>
                              <w:rFonts w:ascii="Arial" w:hAnsi="Arial" w:cs="Arial"/>
                              <w:i w:val="0"/>
                              <w:iCs w:val="0"/>
                              <w:color w:val="313435" w:themeColor="accent5" w:themeShade="80"/>
                            </w:rPr>
                            <w:t xml:space="preserve"> will only be available on the Unit screen for Grainger Trust units </w:t>
                          </w:r>
                        </w:ins>
                        <w:ins w:id="72" w:author="Nikki Papenfus" w:date="2024-04-29T10:49:00Z" w16du:dateUtc="2024-04-29T08:49:00Z">
                          <w:r w:rsidR="008646E3">
                            <w:rPr>
                              <w:rStyle w:val="IntenseEmphasis"/>
                              <w:rFonts w:ascii="Arial" w:hAnsi="Arial" w:cs="Arial"/>
                              <w:i w:val="0"/>
                              <w:iCs w:val="0"/>
                              <w:color w:val="313435" w:themeColor="accent5" w:themeShade="80"/>
                            </w:rPr>
                            <w:t xml:space="preserve">that do not have </w:t>
                          </w:r>
                        </w:ins>
                        <w:ins w:id="73" w:author="Nikki Papenfus" w:date="2024-04-29T10:40:00Z" w16du:dateUtc="2024-04-29T08:40:00Z">
                          <w:r w:rsidR="00147EE5">
                            <w:rPr>
                              <w:rStyle w:val="IntenseEmphasis"/>
                              <w:rFonts w:ascii="Arial" w:hAnsi="Arial" w:cs="Arial"/>
                              <w:i w:val="0"/>
                              <w:iCs w:val="0"/>
                              <w:color w:val="313435" w:themeColor="accent5" w:themeShade="80"/>
                            </w:rPr>
                            <w:t xml:space="preserve">any </w:t>
                          </w:r>
                        </w:ins>
                        <w:ins w:id="74" w:author="Nikki Papenfus" w:date="2024-04-29T10:36:00Z" w16du:dateUtc="2024-04-29T08:36:00Z">
                          <w:r w:rsidR="002D1C70">
                            <w:rPr>
                              <w:rStyle w:val="IntenseEmphasis"/>
                              <w:rFonts w:ascii="Arial" w:hAnsi="Arial" w:cs="Arial"/>
                              <w:i w:val="0"/>
                              <w:iCs w:val="0"/>
                              <w:color w:val="313435" w:themeColor="accent5" w:themeShade="80"/>
                            </w:rPr>
                            <w:t>tenanc</w:t>
                          </w:r>
                        </w:ins>
                        <w:ins w:id="75" w:author="Nikki Papenfus" w:date="2024-04-29T10:40:00Z" w16du:dateUtc="2024-04-29T08:40:00Z">
                          <w:r w:rsidR="00147EE5">
                            <w:rPr>
                              <w:rStyle w:val="IntenseEmphasis"/>
                              <w:rFonts w:ascii="Arial" w:hAnsi="Arial" w:cs="Arial"/>
                              <w:i w:val="0"/>
                              <w:iCs w:val="0"/>
                              <w:color w:val="313435" w:themeColor="accent5" w:themeShade="80"/>
                            </w:rPr>
                            <w:t>ies</w:t>
                          </w:r>
                        </w:ins>
                        <w:ins w:id="76" w:author="Nikki Papenfus" w:date="2024-04-29T10:36:00Z" w16du:dateUtc="2024-04-29T08:36:00Z">
                          <w:r w:rsidR="002D1C70">
                            <w:rPr>
                              <w:rStyle w:val="IntenseEmphasis"/>
                              <w:rFonts w:ascii="Arial" w:hAnsi="Arial" w:cs="Arial"/>
                              <w:i w:val="0"/>
                              <w:iCs w:val="0"/>
                              <w:color w:val="313435" w:themeColor="accent5" w:themeShade="80"/>
                            </w:rPr>
                            <w:t xml:space="preserve"> in Salesforce. </w:t>
                          </w:r>
                        </w:ins>
                        <w:del w:id="77" w:author="Nikki Papenfus" w:date="2024-04-29T10:36:00Z" w16du:dateUtc="2024-04-29T08:36:00Z">
                          <w:r w:rsidR="00614B8E" w:rsidDel="002D1C70">
                            <w:rPr>
                              <w:rStyle w:val="IntenseEmphasis"/>
                              <w:rFonts w:ascii="Arial" w:hAnsi="Arial" w:cs="Arial"/>
                              <w:i w:val="0"/>
                              <w:iCs w:val="0"/>
                              <w:color w:val="313435" w:themeColor="accent5" w:themeShade="80"/>
                            </w:rPr>
                            <w:delText>.</w:delText>
                          </w:r>
                        </w:del>
                      </w:p>
                    </w:txbxContent>
                  </v:textbox>
                </v:shape>
              </w:pict>
            </mc:Fallback>
          </mc:AlternateContent>
        </w:r>
        <w:r>
          <w:rPr>
            <w:noProof/>
          </w:rPr>
          <w:drawing>
            <wp:anchor distT="0" distB="0" distL="114300" distR="114300" simplePos="0" relativeHeight="251658348" behindDoc="0" locked="0" layoutInCell="1" allowOverlap="1" wp14:anchorId="471792D0" wp14:editId="61389849">
              <wp:simplePos x="0" y="0"/>
              <wp:positionH relativeFrom="column">
                <wp:posOffset>5847080</wp:posOffset>
              </wp:positionH>
              <wp:positionV relativeFrom="paragraph">
                <wp:posOffset>641350</wp:posOffset>
              </wp:positionV>
              <wp:extent cx="317500" cy="317500"/>
              <wp:effectExtent l="19050" t="38100" r="25400" b="25400"/>
              <wp:wrapNone/>
              <wp:docPr id="878619772" name="Graphic 87861977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14B8E" w:rsidRPr="00614B8E">
          <w:rPr>
            <w:rFonts w:asciiTheme="minorHAnsi" w:hAnsiTheme="minorHAnsi" w:cstheme="minorHAnsi"/>
            <w:noProof/>
            <w:sz w:val="22"/>
            <w:szCs w:val="22"/>
          </w:rPr>
          <w:drawing>
            <wp:inline distT="0" distB="0" distL="0" distR="0" wp14:anchorId="3B206467" wp14:editId="780BA562">
              <wp:extent cx="7076440" cy="2095500"/>
              <wp:effectExtent l="0" t="0" r="0" b="0"/>
              <wp:docPr id="89558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8800" name="Picture 1" descr="A screenshot of a computer&#10;&#10;Description automatically generated"/>
                      <pic:cNvPicPr/>
                    </pic:nvPicPr>
                    <pic:blipFill rotWithShape="1">
                      <a:blip r:embed="rId24"/>
                      <a:srcRect t="1" b="31799"/>
                      <a:stretch/>
                    </pic:blipFill>
                    <pic:spPr bwMode="auto">
                      <a:xfrm>
                        <a:off x="0" y="0"/>
                        <a:ext cx="7087179" cy="2098680"/>
                      </a:xfrm>
                      <a:prstGeom prst="rect">
                        <a:avLst/>
                      </a:prstGeom>
                      <a:ln>
                        <a:noFill/>
                      </a:ln>
                      <a:extLst>
                        <a:ext uri="{53640926-AAD7-44D8-BBD7-CCE9431645EC}">
                          <a14:shadowObscured xmlns:a14="http://schemas.microsoft.com/office/drawing/2010/main"/>
                        </a:ext>
                      </a:extLst>
                    </pic:spPr>
                  </pic:pic>
                </a:graphicData>
              </a:graphic>
            </wp:inline>
          </w:drawing>
        </w:r>
      </w:ins>
    </w:p>
    <w:p w14:paraId="20CF4561" w14:textId="0BAA0BD8" w:rsidR="00845EB1" w:rsidRDefault="00F06D72" w:rsidP="00845EB1">
      <w:pPr>
        <w:spacing w:after="240"/>
        <w:rPr>
          <w:ins w:id="78" w:author="Nikki Papenfus" w:date="2024-04-29T10:37:00Z" w16du:dateUtc="2024-04-29T08:37:00Z"/>
          <w:rFonts w:asciiTheme="minorHAnsi" w:hAnsiTheme="minorHAnsi" w:cstheme="minorHAnsi"/>
          <w:noProof/>
          <w:sz w:val="22"/>
          <w:szCs w:val="22"/>
        </w:rPr>
      </w:pPr>
      <w:ins w:id="79" w:author="Nikki Papenfus" w:date="2024-04-29T10:34:00Z" w16du:dateUtc="2024-04-29T08:34:00Z">
        <w:r w:rsidRPr="00764B74">
          <w:rPr>
            <w:noProof/>
            <w:lang w:val="en-US"/>
          </w:rPr>
          <mc:AlternateContent>
            <mc:Choice Requires="wps">
              <w:drawing>
                <wp:anchor distT="0" distB="0" distL="114300" distR="114300" simplePos="0" relativeHeight="251658347" behindDoc="0" locked="0" layoutInCell="1" allowOverlap="1" wp14:anchorId="3B7E9052" wp14:editId="202FED9B">
                  <wp:simplePos x="0" y="0"/>
                  <wp:positionH relativeFrom="column">
                    <wp:posOffset>3857625</wp:posOffset>
                  </wp:positionH>
                  <wp:positionV relativeFrom="paragraph">
                    <wp:posOffset>107950</wp:posOffset>
                  </wp:positionV>
                  <wp:extent cx="2308225" cy="723900"/>
                  <wp:effectExtent l="285750" t="38100" r="111125" b="114300"/>
                  <wp:wrapNone/>
                  <wp:docPr id="191355515" name="Speech Bubble: Rectangle 2"/>
                  <wp:cNvGraphicFramePr/>
                  <a:graphic xmlns:a="http://schemas.openxmlformats.org/drawingml/2006/main">
                    <a:graphicData uri="http://schemas.microsoft.com/office/word/2010/wordprocessingShape">
                      <wps:wsp>
                        <wps:cNvSpPr/>
                        <wps:spPr>
                          <a:xfrm>
                            <a:off x="0" y="0"/>
                            <a:ext cx="2308225" cy="723900"/>
                          </a:xfrm>
                          <a:prstGeom prst="wedgeRectCallout">
                            <a:avLst>
                              <a:gd name="adj1" fmla="val -60547"/>
                              <a:gd name="adj2" fmla="val 1866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86A574" w14:textId="16F3E149" w:rsidR="00614B8E" w:rsidRPr="008D4A33" w:rsidRDefault="00147EE5" w:rsidP="00614B8E">
                              <w:pPr>
                                <w:pStyle w:val="CommentText"/>
                                <w:spacing w:after="120" w:line="240" w:lineRule="auto"/>
                                <w:ind w:left="0"/>
                                <w:rPr>
                                  <w:rStyle w:val="IntenseEmphasis"/>
                                  <w:rFonts w:ascii="Arial" w:hAnsi="Arial" w:cs="Arial"/>
                                  <w:i w:val="0"/>
                                  <w:iCs w:val="0"/>
                                  <w:color w:val="313435" w:themeColor="accent5" w:themeShade="80"/>
                                </w:rPr>
                              </w:pPr>
                              <w:ins w:id="80" w:author="Nikki Papenfus" w:date="2024-04-29T10:40:00Z" w16du:dateUtc="2024-04-29T08:40:00Z">
                                <w:r>
                                  <w:rPr>
                                    <w:rStyle w:val="IntenseEmphasis"/>
                                    <w:rFonts w:ascii="Arial" w:hAnsi="Arial" w:cs="Arial"/>
                                    <w:i w:val="0"/>
                                    <w:iCs w:val="0"/>
                                    <w:color w:val="313435" w:themeColor="accent5" w:themeShade="80"/>
                                  </w:rPr>
                                  <w:t xml:space="preserve">First enter details of the tenancy that is ending. A </w:t>
                                </w:r>
                              </w:ins>
                              <w:ins w:id="81" w:author="Nikki Papenfus" w:date="2024-04-29T10:45:00Z" w16du:dateUtc="2024-04-29T08:45:00Z">
                                <w:r w:rsidR="008912BB">
                                  <w:rPr>
                                    <w:rStyle w:val="IntenseEmphasis"/>
                                    <w:rFonts w:ascii="Arial" w:hAnsi="Arial" w:cs="Arial"/>
                                    <w:i w:val="0"/>
                                    <w:iCs w:val="0"/>
                                    <w:color w:val="313435" w:themeColor="accent5" w:themeShade="80"/>
                                  </w:rPr>
                                  <w:t xml:space="preserve">new </w:t>
                                </w:r>
                              </w:ins>
                              <w:ins w:id="82" w:author="Nikki Papenfus" w:date="2024-04-29T10:40:00Z" w16du:dateUtc="2024-04-29T08:40:00Z">
                                <w:r>
                                  <w:rPr>
                                    <w:rStyle w:val="IntenseEmphasis"/>
                                    <w:rFonts w:ascii="Arial" w:hAnsi="Arial" w:cs="Arial"/>
                                    <w:i w:val="0"/>
                                    <w:iCs w:val="0"/>
                                    <w:color w:val="313435" w:themeColor="accent5" w:themeShade="80"/>
                                  </w:rPr>
                                  <w:t>tenancy will be automatically created by the system</w:t>
                                </w:r>
                              </w:ins>
                              <w:ins w:id="83" w:author="Nikki Papenfus" w:date="2024-04-29T10:41:00Z" w16du:dateUtc="2024-04-29T08:41:00Z">
                                <w:r>
                                  <w:rPr>
                                    <w:rStyle w:val="IntenseEmphasis"/>
                                    <w:rFonts w:ascii="Arial" w:hAnsi="Arial" w:cs="Arial"/>
                                    <w:i w:val="0"/>
                                    <w:iCs w:val="0"/>
                                    <w:color w:val="313435" w:themeColor="accent5" w:themeShade="80"/>
                                  </w:rPr>
                                  <w:t>.</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E9052" id="_x0000_s1032" type="#_x0000_t61" style="position:absolute;margin-left:303.75pt;margin-top:8.5pt;width:181.75pt;height:57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" adj="-2278,14832" fillcolor="white [3212]" strokecolor="#7f7f7f [1612]" strokeweight=".25pt">
                  <v:shadow on="t" color="black" opacity="26214f" origin="-.5,-.5" offset=".74836mm,.74836mm"/>
                  <v:textbox>
                    <w:txbxContent>
                      <w:p w14:paraId="0186A574" w14:textId="16F3E149" w:rsidR="00614B8E" w:rsidRPr="008D4A33" w:rsidRDefault="00147EE5" w:rsidP="00614B8E">
                        <w:pPr>
                          <w:pStyle w:val="CommentText"/>
                          <w:spacing w:after="120" w:line="240" w:lineRule="auto"/>
                          <w:ind w:left="0"/>
                          <w:rPr>
                            <w:rStyle w:val="IntenseEmphasis"/>
                            <w:rFonts w:ascii="Arial" w:hAnsi="Arial" w:cs="Arial"/>
                            <w:i w:val="0"/>
                            <w:iCs w:val="0"/>
                            <w:color w:val="313435" w:themeColor="accent5" w:themeShade="80"/>
                          </w:rPr>
                        </w:pPr>
                        <w:ins w:id="84" w:author="Nikki Papenfus" w:date="2024-04-29T10:40:00Z" w16du:dateUtc="2024-04-29T08:40:00Z">
                          <w:r>
                            <w:rPr>
                              <w:rStyle w:val="IntenseEmphasis"/>
                              <w:rFonts w:ascii="Arial" w:hAnsi="Arial" w:cs="Arial"/>
                              <w:i w:val="0"/>
                              <w:iCs w:val="0"/>
                              <w:color w:val="313435" w:themeColor="accent5" w:themeShade="80"/>
                            </w:rPr>
                            <w:t xml:space="preserve">First enter details of the tenancy that is ending. A </w:t>
                          </w:r>
                        </w:ins>
                        <w:ins w:id="85" w:author="Nikki Papenfus" w:date="2024-04-29T10:45:00Z" w16du:dateUtc="2024-04-29T08:45:00Z">
                          <w:r w:rsidR="008912BB">
                            <w:rPr>
                              <w:rStyle w:val="IntenseEmphasis"/>
                              <w:rFonts w:ascii="Arial" w:hAnsi="Arial" w:cs="Arial"/>
                              <w:i w:val="0"/>
                              <w:iCs w:val="0"/>
                              <w:color w:val="313435" w:themeColor="accent5" w:themeShade="80"/>
                            </w:rPr>
                            <w:t xml:space="preserve">new </w:t>
                          </w:r>
                        </w:ins>
                        <w:ins w:id="86" w:author="Nikki Papenfus" w:date="2024-04-29T10:40:00Z" w16du:dateUtc="2024-04-29T08:40:00Z">
                          <w:r>
                            <w:rPr>
                              <w:rStyle w:val="IntenseEmphasis"/>
                              <w:rFonts w:ascii="Arial" w:hAnsi="Arial" w:cs="Arial"/>
                              <w:i w:val="0"/>
                              <w:iCs w:val="0"/>
                              <w:color w:val="313435" w:themeColor="accent5" w:themeShade="80"/>
                            </w:rPr>
                            <w:t>tenancy will be automatically created by the system</w:t>
                          </w:r>
                        </w:ins>
                        <w:ins w:id="87" w:author="Nikki Papenfus" w:date="2024-04-29T10:41:00Z" w16du:dateUtc="2024-04-29T08:41:00Z">
                          <w:r>
                            <w:rPr>
                              <w:rStyle w:val="IntenseEmphasis"/>
                              <w:rFonts w:ascii="Arial" w:hAnsi="Arial" w:cs="Arial"/>
                              <w:i w:val="0"/>
                              <w:iCs w:val="0"/>
                              <w:color w:val="313435" w:themeColor="accent5" w:themeShade="80"/>
                            </w:rPr>
                            <w:t>.</w:t>
                          </w:r>
                        </w:ins>
                      </w:p>
                    </w:txbxContent>
                  </v:textbox>
                </v:shape>
              </w:pict>
            </mc:Fallback>
          </mc:AlternateContent>
        </w:r>
      </w:ins>
      <w:ins w:id="88" w:author="Nikki Papenfus" w:date="2024-04-29T10:41:00Z" w16du:dateUtc="2024-04-29T08:41:00Z">
        <w:r w:rsidR="00147EE5" w:rsidRPr="00764B74">
          <w:rPr>
            <w:noProof/>
            <w:lang w:val="en-US"/>
          </w:rPr>
          <mc:AlternateContent>
            <mc:Choice Requires="wps">
              <w:drawing>
                <wp:anchor distT="0" distB="0" distL="114300" distR="114300" simplePos="0" relativeHeight="251658350" behindDoc="0" locked="0" layoutInCell="1" allowOverlap="1" wp14:anchorId="7EB3DEDC" wp14:editId="15951332">
                  <wp:simplePos x="0" y="0"/>
                  <wp:positionH relativeFrom="column">
                    <wp:posOffset>3857625</wp:posOffset>
                  </wp:positionH>
                  <wp:positionV relativeFrom="paragraph">
                    <wp:posOffset>984250</wp:posOffset>
                  </wp:positionV>
                  <wp:extent cx="2308225" cy="809625"/>
                  <wp:effectExtent l="628650" t="38100" r="111125" b="123825"/>
                  <wp:wrapNone/>
                  <wp:docPr id="837556261" name="Speech Bubble: Rectangle 2"/>
                  <wp:cNvGraphicFramePr/>
                  <a:graphic xmlns:a="http://schemas.openxmlformats.org/drawingml/2006/main">
                    <a:graphicData uri="http://schemas.microsoft.com/office/word/2010/wordprocessingShape">
                      <wps:wsp>
                        <wps:cNvSpPr/>
                        <wps:spPr>
                          <a:xfrm>
                            <a:off x="0" y="0"/>
                            <a:ext cx="2308225" cy="809625"/>
                          </a:xfrm>
                          <a:prstGeom prst="wedgeRectCallout">
                            <a:avLst>
                              <a:gd name="adj1" fmla="val -75403"/>
                              <a:gd name="adj2" fmla="val -27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DABF49F" w14:textId="5E3B09CA" w:rsidR="00147EE5" w:rsidRPr="008D4A33" w:rsidRDefault="00147EE5" w:rsidP="00147EE5">
                              <w:pPr>
                                <w:pStyle w:val="CommentText"/>
                                <w:spacing w:after="120" w:line="240" w:lineRule="auto"/>
                                <w:ind w:left="0"/>
                                <w:rPr>
                                  <w:rStyle w:val="IntenseEmphasis"/>
                                  <w:rFonts w:ascii="Arial" w:hAnsi="Arial" w:cs="Arial"/>
                                  <w:i w:val="0"/>
                                  <w:iCs w:val="0"/>
                                  <w:color w:val="313435" w:themeColor="accent5" w:themeShade="80"/>
                                </w:rPr>
                              </w:pPr>
                              <w:ins w:id="89" w:author="Nikki Papenfus" w:date="2024-04-29T10:41:00Z" w16du:dateUtc="2024-04-29T08:41:00Z">
                                <w:r>
                                  <w:rPr>
                                    <w:rStyle w:val="IntenseEmphasis"/>
                                    <w:rFonts w:ascii="Arial" w:hAnsi="Arial" w:cs="Arial"/>
                                    <w:i w:val="0"/>
                                    <w:iCs w:val="0"/>
                                    <w:color w:val="313435" w:themeColor="accent5" w:themeShade="80"/>
                                  </w:rPr>
                                  <w:t>Where the</w:t>
                                </w:r>
                              </w:ins>
                              <w:ins w:id="90" w:author="Nikki Papenfus" w:date="2024-04-29T10:45:00Z" w16du:dateUtc="2024-04-29T08:45:00Z">
                                <w:r w:rsidR="008912BB">
                                  <w:rPr>
                                    <w:rStyle w:val="IntenseEmphasis"/>
                                    <w:rFonts w:ascii="Arial" w:hAnsi="Arial" w:cs="Arial"/>
                                    <w:i w:val="0"/>
                                    <w:iCs w:val="0"/>
                                    <w:color w:val="313435" w:themeColor="accent5" w:themeShade="80"/>
                                  </w:rPr>
                                  <w:t>re</w:t>
                                </w:r>
                              </w:ins>
                              <w:ins w:id="91" w:author="Nikki Papenfus" w:date="2024-04-29T10:41:00Z" w16du:dateUtc="2024-04-29T08:41:00Z">
                                <w:r>
                                  <w:rPr>
                                    <w:rStyle w:val="IntenseEmphasis"/>
                                    <w:rFonts w:ascii="Arial" w:hAnsi="Arial" w:cs="Arial"/>
                                    <w:i w:val="0"/>
                                    <w:iCs w:val="0"/>
                                    <w:color w:val="313435" w:themeColor="accent5" w:themeShade="80"/>
                                  </w:rPr>
                                  <w:t xml:space="preserve"> is a Closed Won opportunity for </w:t>
                                </w:r>
                              </w:ins>
                              <w:ins w:id="92" w:author="Nikki Papenfus" w:date="2024-04-29T10:45:00Z" w16du:dateUtc="2024-04-29T08:45:00Z">
                                <w:r w:rsidR="008912BB">
                                  <w:rPr>
                                    <w:rStyle w:val="IntenseEmphasis"/>
                                    <w:rFonts w:ascii="Arial" w:hAnsi="Arial" w:cs="Arial"/>
                                    <w:i w:val="0"/>
                                    <w:iCs w:val="0"/>
                                    <w:color w:val="313435" w:themeColor="accent5" w:themeShade="80"/>
                                  </w:rPr>
                                  <w:t xml:space="preserve">the </w:t>
                                </w:r>
                              </w:ins>
                              <w:ins w:id="93" w:author="Nikki Papenfus" w:date="2024-04-29T10:41:00Z" w16du:dateUtc="2024-04-29T08:41:00Z">
                                <w:r>
                                  <w:rPr>
                                    <w:rStyle w:val="IntenseEmphasis"/>
                                    <w:rFonts w:ascii="Arial" w:hAnsi="Arial" w:cs="Arial"/>
                                    <w:i w:val="0"/>
                                    <w:iCs w:val="0"/>
                                    <w:color w:val="313435" w:themeColor="accent5" w:themeShade="80"/>
                                  </w:rPr>
                                  <w:t xml:space="preserve">unit, some of the tenancy details will be prepopulated </w:t>
                                </w:r>
                              </w:ins>
                              <w:ins w:id="94" w:author="Nikki Papenfus" w:date="2024-04-29T10:42:00Z" w16du:dateUtc="2024-04-29T08:42:00Z">
                                <w:r w:rsidR="00ED330C">
                                  <w:rPr>
                                    <w:rStyle w:val="IntenseEmphasis"/>
                                    <w:rFonts w:ascii="Arial" w:hAnsi="Arial" w:cs="Arial"/>
                                    <w:i w:val="0"/>
                                    <w:iCs w:val="0"/>
                                    <w:color w:val="313435" w:themeColor="accent5" w:themeShade="80"/>
                                  </w:rPr>
                                  <w:t>based on</w:t>
                                </w:r>
                              </w:ins>
                              <w:ins w:id="95" w:author="Nikki Papenfus" w:date="2024-04-29T10:41:00Z" w16du:dateUtc="2024-04-29T08:41:00Z">
                                <w:r w:rsidR="00ED330C">
                                  <w:rPr>
                                    <w:rStyle w:val="IntenseEmphasis"/>
                                    <w:rFonts w:ascii="Arial" w:hAnsi="Arial" w:cs="Arial"/>
                                    <w:i w:val="0"/>
                                    <w:iCs w:val="0"/>
                                    <w:color w:val="313435" w:themeColor="accent5" w:themeShade="80"/>
                                  </w:rPr>
                                  <w:t xml:space="preserve"> the opportunity.</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3DEDC" id="_x0000_s1033" type="#_x0000_t61" style="position:absolute;margin-left:303.75pt;margin-top:77.5pt;width:181.75pt;height:63.7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" adj="-5487,4922" fillcolor="white [3212]" strokecolor="#7f7f7f [1612]" strokeweight=".25pt">
                  <v:shadow on="t" color="black" opacity="26214f" origin="-.5,-.5" offset=".74836mm,.74836mm"/>
                  <v:textbox>
                    <w:txbxContent>
                      <w:p w14:paraId="1DABF49F" w14:textId="5E3B09CA" w:rsidR="00147EE5" w:rsidRPr="008D4A33" w:rsidRDefault="00147EE5" w:rsidP="00147EE5">
                        <w:pPr>
                          <w:pStyle w:val="CommentText"/>
                          <w:spacing w:after="120" w:line="240" w:lineRule="auto"/>
                          <w:ind w:left="0"/>
                          <w:rPr>
                            <w:rStyle w:val="IntenseEmphasis"/>
                            <w:rFonts w:ascii="Arial" w:hAnsi="Arial" w:cs="Arial"/>
                            <w:i w:val="0"/>
                            <w:iCs w:val="0"/>
                            <w:color w:val="313435" w:themeColor="accent5" w:themeShade="80"/>
                          </w:rPr>
                        </w:pPr>
                        <w:ins w:id="96" w:author="Nikki Papenfus" w:date="2024-04-29T10:41:00Z" w16du:dateUtc="2024-04-29T08:41:00Z">
                          <w:r>
                            <w:rPr>
                              <w:rStyle w:val="IntenseEmphasis"/>
                              <w:rFonts w:ascii="Arial" w:hAnsi="Arial" w:cs="Arial"/>
                              <w:i w:val="0"/>
                              <w:iCs w:val="0"/>
                              <w:color w:val="313435" w:themeColor="accent5" w:themeShade="80"/>
                            </w:rPr>
                            <w:t>Where the</w:t>
                          </w:r>
                        </w:ins>
                        <w:ins w:id="97" w:author="Nikki Papenfus" w:date="2024-04-29T10:45:00Z" w16du:dateUtc="2024-04-29T08:45:00Z">
                          <w:r w:rsidR="008912BB">
                            <w:rPr>
                              <w:rStyle w:val="IntenseEmphasis"/>
                              <w:rFonts w:ascii="Arial" w:hAnsi="Arial" w:cs="Arial"/>
                              <w:i w:val="0"/>
                              <w:iCs w:val="0"/>
                              <w:color w:val="313435" w:themeColor="accent5" w:themeShade="80"/>
                            </w:rPr>
                            <w:t>re</w:t>
                          </w:r>
                        </w:ins>
                        <w:ins w:id="98" w:author="Nikki Papenfus" w:date="2024-04-29T10:41:00Z" w16du:dateUtc="2024-04-29T08:41:00Z">
                          <w:r>
                            <w:rPr>
                              <w:rStyle w:val="IntenseEmphasis"/>
                              <w:rFonts w:ascii="Arial" w:hAnsi="Arial" w:cs="Arial"/>
                              <w:i w:val="0"/>
                              <w:iCs w:val="0"/>
                              <w:color w:val="313435" w:themeColor="accent5" w:themeShade="80"/>
                            </w:rPr>
                            <w:t xml:space="preserve"> is a Closed Won opportunity for </w:t>
                          </w:r>
                        </w:ins>
                        <w:ins w:id="99" w:author="Nikki Papenfus" w:date="2024-04-29T10:45:00Z" w16du:dateUtc="2024-04-29T08:45:00Z">
                          <w:r w:rsidR="008912BB">
                            <w:rPr>
                              <w:rStyle w:val="IntenseEmphasis"/>
                              <w:rFonts w:ascii="Arial" w:hAnsi="Arial" w:cs="Arial"/>
                              <w:i w:val="0"/>
                              <w:iCs w:val="0"/>
                              <w:color w:val="313435" w:themeColor="accent5" w:themeShade="80"/>
                            </w:rPr>
                            <w:t xml:space="preserve">the </w:t>
                          </w:r>
                        </w:ins>
                        <w:ins w:id="100" w:author="Nikki Papenfus" w:date="2024-04-29T10:41:00Z" w16du:dateUtc="2024-04-29T08:41:00Z">
                          <w:r>
                            <w:rPr>
                              <w:rStyle w:val="IntenseEmphasis"/>
                              <w:rFonts w:ascii="Arial" w:hAnsi="Arial" w:cs="Arial"/>
                              <w:i w:val="0"/>
                              <w:iCs w:val="0"/>
                              <w:color w:val="313435" w:themeColor="accent5" w:themeShade="80"/>
                            </w:rPr>
                            <w:t xml:space="preserve">unit, some of the tenancy details will be prepopulated </w:t>
                          </w:r>
                        </w:ins>
                        <w:ins w:id="101" w:author="Nikki Papenfus" w:date="2024-04-29T10:42:00Z" w16du:dateUtc="2024-04-29T08:42:00Z">
                          <w:r w:rsidR="00ED330C">
                            <w:rPr>
                              <w:rStyle w:val="IntenseEmphasis"/>
                              <w:rFonts w:ascii="Arial" w:hAnsi="Arial" w:cs="Arial"/>
                              <w:i w:val="0"/>
                              <w:iCs w:val="0"/>
                              <w:color w:val="313435" w:themeColor="accent5" w:themeShade="80"/>
                            </w:rPr>
                            <w:t>based on</w:t>
                          </w:r>
                        </w:ins>
                        <w:ins w:id="102" w:author="Nikki Papenfus" w:date="2024-04-29T10:41:00Z" w16du:dateUtc="2024-04-29T08:41:00Z">
                          <w:r w:rsidR="00ED330C">
                            <w:rPr>
                              <w:rStyle w:val="IntenseEmphasis"/>
                              <w:rFonts w:ascii="Arial" w:hAnsi="Arial" w:cs="Arial"/>
                              <w:i w:val="0"/>
                              <w:iCs w:val="0"/>
                              <w:color w:val="313435" w:themeColor="accent5" w:themeShade="80"/>
                            </w:rPr>
                            <w:t xml:space="preserve"> the opportunity.</w:t>
                          </w:r>
                        </w:ins>
                      </w:p>
                    </w:txbxContent>
                  </v:textbox>
                </v:shape>
              </w:pict>
            </mc:Fallback>
          </mc:AlternateContent>
        </w:r>
      </w:ins>
      <w:ins w:id="103" w:author="Nikki Papenfus" w:date="2024-04-29T10:37:00Z" w16du:dateUtc="2024-04-29T08:37:00Z">
        <w:r w:rsidR="00845EB1" w:rsidRPr="00845EB1">
          <w:rPr>
            <w:rFonts w:asciiTheme="minorHAnsi" w:hAnsiTheme="minorHAnsi" w:cstheme="minorHAnsi"/>
            <w:noProof/>
            <w:sz w:val="22"/>
            <w:szCs w:val="22"/>
          </w:rPr>
          <w:drawing>
            <wp:inline distT="0" distB="0" distL="0" distR="0" wp14:anchorId="74CD578D" wp14:editId="3587358D">
              <wp:extent cx="4486275" cy="2618431"/>
              <wp:effectExtent l="0" t="0" r="0" b="0"/>
              <wp:docPr id="4578112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11226" name="Picture 1" descr="A screenshot of a computer&#10;&#10;Description automatically generated"/>
                      <pic:cNvPicPr/>
                    </pic:nvPicPr>
                    <pic:blipFill>
                      <a:blip r:embed="rId25"/>
                      <a:stretch>
                        <a:fillRect/>
                      </a:stretch>
                    </pic:blipFill>
                    <pic:spPr>
                      <a:xfrm>
                        <a:off x="0" y="0"/>
                        <a:ext cx="4503579" cy="2628530"/>
                      </a:xfrm>
                      <a:prstGeom prst="rect">
                        <a:avLst/>
                      </a:prstGeom>
                    </pic:spPr>
                  </pic:pic>
                </a:graphicData>
              </a:graphic>
            </wp:inline>
          </w:drawing>
        </w:r>
      </w:ins>
    </w:p>
    <w:p w14:paraId="7F07D2C3" w14:textId="24F23915" w:rsidR="00D35098" w:rsidRDefault="00ED330C" w:rsidP="00197EB6">
      <w:pPr>
        <w:spacing w:after="240"/>
        <w:rPr>
          <w:rFonts w:ascii="Arial" w:hAnsi="Arial"/>
          <w:kern w:val="28"/>
          <w:sz w:val="22"/>
          <w:szCs w:val="20"/>
          <w:lang w:eastAsia="en-US"/>
        </w:rPr>
        <w:pPrChange w:id="104" w:author="Nikki Papenfus" w:date="2024-04-29T10:39:00Z" w16du:dateUtc="2024-04-29T08:39:00Z">
          <w:pPr/>
        </w:pPrChange>
      </w:pPr>
      <w:ins w:id="105" w:author="Nikki Papenfus" w:date="2024-04-29T10:42:00Z" w16du:dateUtc="2024-04-29T08:42:00Z">
        <w:r w:rsidRPr="00764B74">
          <w:rPr>
            <w:noProof/>
            <w:lang w:val="en-US"/>
          </w:rPr>
          <mc:AlternateContent>
            <mc:Choice Requires="wps">
              <w:drawing>
                <wp:anchor distT="0" distB="0" distL="114300" distR="114300" simplePos="0" relativeHeight="251658351" behindDoc="0" locked="0" layoutInCell="1" allowOverlap="1" wp14:anchorId="1D6A2BDC" wp14:editId="1CB85C58">
                  <wp:simplePos x="0" y="0"/>
                  <wp:positionH relativeFrom="column">
                    <wp:posOffset>3733800</wp:posOffset>
                  </wp:positionH>
                  <wp:positionV relativeFrom="paragraph">
                    <wp:posOffset>1004570</wp:posOffset>
                  </wp:positionV>
                  <wp:extent cx="2308225" cy="1190625"/>
                  <wp:effectExtent l="2571750" t="38100" r="111125" b="123825"/>
                  <wp:wrapNone/>
                  <wp:docPr id="812268803" name="Speech Bubble: Rectangle 2"/>
                  <wp:cNvGraphicFramePr/>
                  <a:graphic xmlns:a="http://schemas.openxmlformats.org/drawingml/2006/main">
                    <a:graphicData uri="http://schemas.microsoft.com/office/word/2010/wordprocessingShape">
                      <wps:wsp>
                        <wps:cNvSpPr/>
                        <wps:spPr>
                          <a:xfrm>
                            <a:off x="0" y="0"/>
                            <a:ext cx="2308225" cy="1190625"/>
                          </a:xfrm>
                          <a:prstGeom prst="wedgeRectCallout">
                            <a:avLst>
                              <a:gd name="adj1" fmla="val -159997"/>
                              <a:gd name="adj2" fmla="val 4037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548F05C" w14:textId="45854FCE" w:rsidR="003A4E1B" w:rsidRDefault="00ED330C" w:rsidP="00ED330C">
                              <w:pPr>
                                <w:pStyle w:val="CommentText"/>
                                <w:spacing w:after="120" w:line="240" w:lineRule="auto"/>
                                <w:ind w:left="0"/>
                                <w:rPr>
                                  <w:ins w:id="106" w:author="Nikki Papenfus" w:date="2024-04-29T10:43:00Z" w16du:dateUtc="2024-04-29T08:43:00Z"/>
                                  <w:rStyle w:val="IntenseEmphasis"/>
                                  <w:rFonts w:ascii="Arial" w:hAnsi="Arial" w:cs="Arial"/>
                                  <w:i w:val="0"/>
                                  <w:iCs w:val="0"/>
                                  <w:color w:val="313435" w:themeColor="accent5" w:themeShade="80"/>
                                </w:rPr>
                              </w:pPr>
                              <w:ins w:id="107" w:author="Nikki Papenfus" w:date="2024-04-29T10:42:00Z" w16du:dateUtc="2024-04-29T08:42:00Z">
                                <w:r>
                                  <w:rPr>
                                    <w:rStyle w:val="IntenseEmphasis"/>
                                    <w:rFonts w:ascii="Arial" w:hAnsi="Arial" w:cs="Arial"/>
                                    <w:i w:val="0"/>
                                    <w:iCs w:val="0"/>
                                    <w:color w:val="313435" w:themeColor="accent5" w:themeShade="80"/>
                                  </w:rPr>
                                  <w:t>On the next screen, be sure to select ‘</w:t>
                                </w:r>
                                <w:r w:rsidRPr="003A4E1B">
                                  <w:rPr>
                                    <w:rStyle w:val="IntenseEmphasis"/>
                                    <w:rFonts w:ascii="Arial" w:hAnsi="Arial" w:cs="Arial"/>
                                    <w:b/>
                                    <w:bCs/>
                                    <w:i w:val="0"/>
                                    <w:iCs w:val="0"/>
                                    <w:rPrChange w:id="108" w:author="Nikki Papenfus" w:date="2024-04-29T10:44:00Z" w16du:dateUtc="2024-04-29T08:44:00Z">
                                      <w:rPr>
                                        <w:rStyle w:val="IntenseEmphasis"/>
                                        <w:rFonts w:ascii="Arial" w:hAnsi="Arial" w:cs="Arial"/>
                                        <w:i w:val="0"/>
                                        <w:iCs w:val="0"/>
                                        <w:color w:val="313435" w:themeColor="accent5" w:themeShade="80"/>
                                      </w:rPr>
                                    </w:rPrChange>
                                  </w:rPr>
                                  <w:t>Grainger Trust NTQ’</w:t>
                                </w:r>
                                <w:r w:rsidRPr="003A4E1B">
                                  <w:rPr>
                                    <w:rStyle w:val="IntenseEmphasis"/>
                                    <w:rFonts w:ascii="Arial" w:hAnsi="Arial" w:cs="Arial"/>
                                    <w:i w:val="0"/>
                                    <w:iCs w:val="0"/>
                                    <w:rPrChange w:id="109" w:author="Nikki Papenfus" w:date="2024-04-29T10:44:00Z" w16du:dateUtc="2024-04-29T08:44:00Z">
                                      <w:rPr>
                                        <w:rStyle w:val="IntenseEmphasis"/>
                                        <w:rFonts w:ascii="Arial" w:hAnsi="Arial" w:cs="Arial"/>
                                        <w:i w:val="0"/>
                                        <w:iCs w:val="0"/>
                                        <w:color w:val="313435" w:themeColor="accent5" w:themeShade="80"/>
                                      </w:rPr>
                                    </w:rPrChange>
                                  </w:rPr>
                                  <w:t xml:space="preserve"> </w:t>
                                </w:r>
                              </w:ins>
                              <w:ins w:id="110" w:author="Nikki Papenfus" w:date="2024-04-29T10:43:00Z" w16du:dateUtc="2024-04-29T08:43:00Z">
                                <w:r w:rsidR="003A4E1B">
                                  <w:rPr>
                                    <w:rStyle w:val="IntenseEmphasis"/>
                                    <w:rFonts w:ascii="Arial" w:hAnsi="Arial" w:cs="Arial"/>
                                    <w:i w:val="0"/>
                                    <w:iCs w:val="0"/>
                                    <w:color w:val="313435" w:themeColor="accent5" w:themeShade="80"/>
                                  </w:rPr>
                                  <w:t xml:space="preserve">as </w:t>
                                </w:r>
                              </w:ins>
                              <w:ins w:id="111" w:author="Nikki Papenfus" w:date="2024-04-29T10:42:00Z" w16du:dateUtc="2024-04-29T08:42:00Z">
                                <w:r>
                                  <w:rPr>
                                    <w:rStyle w:val="IntenseEmphasis"/>
                                    <w:rFonts w:ascii="Arial" w:hAnsi="Arial" w:cs="Arial"/>
                                    <w:i w:val="0"/>
                                    <w:iCs w:val="0"/>
                                    <w:color w:val="313435" w:themeColor="accent5" w:themeShade="80"/>
                                  </w:rPr>
                                  <w:t>the EoT Tem</w:t>
                                </w:r>
                              </w:ins>
                              <w:ins w:id="112" w:author="Nikki Papenfus" w:date="2024-04-29T10:43:00Z" w16du:dateUtc="2024-04-29T08:43:00Z">
                                <w:r w:rsidR="003A4E1B">
                                  <w:rPr>
                                    <w:rStyle w:val="IntenseEmphasis"/>
                                    <w:rFonts w:ascii="Arial" w:hAnsi="Arial" w:cs="Arial"/>
                                    <w:i w:val="0"/>
                                    <w:iCs w:val="0"/>
                                    <w:color w:val="313435" w:themeColor="accent5" w:themeShade="80"/>
                                  </w:rPr>
                                  <w:t xml:space="preserve">plate. </w:t>
                                </w:r>
                              </w:ins>
                            </w:p>
                            <w:p w14:paraId="024F0CF9" w14:textId="16A85F9C" w:rsidR="00ED330C" w:rsidRPr="008D4A33" w:rsidRDefault="003A4E1B" w:rsidP="00ED330C">
                              <w:pPr>
                                <w:pStyle w:val="CommentText"/>
                                <w:spacing w:after="120" w:line="240" w:lineRule="auto"/>
                                <w:ind w:left="0"/>
                                <w:rPr>
                                  <w:rStyle w:val="IntenseEmphasis"/>
                                  <w:rFonts w:ascii="Arial" w:hAnsi="Arial" w:cs="Arial"/>
                                  <w:i w:val="0"/>
                                  <w:iCs w:val="0"/>
                                  <w:color w:val="313435" w:themeColor="accent5" w:themeShade="80"/>
                                </w:rPr>
                              </w:pPr>
                              <w:ins w:id="113" w:author="Nikki Papenfus" w:date="2024-04-29T10:43:00Z" w16du:dateUtc="2024-04-29T08:43:00Z">
                                <w:r>
                                  <w:rPr>
                                    <w:rStyle w:val="IntenseEmphasis"/>
                                    <w:rFonts w:ascii="Arial" w:hAnsi="Arial" w:cs="Arial"/>
                                    <w:i w:val="0"/>
                                    <w:iCs w:val="0"/>
                                    <w:color w:val="313435" w:themeColor="accent5" w:themeShade="80"/>
                                  </w:rPr>
                                  <w:t>This will create an E</w:t>
                                </w:r>
                              </w:ins>
                              <w:ins w:id="114" w:author="Nikki Papenfus" w:date="2024-04-29T10:44:00Z" w16du:dateUtc="2024-04-29T08:44:00Z">
                                <w:r>
                                  <w:rPr>
                                    <w:rStyle w:val="IntenseEmphasis"/>
                                    <w:rFonts w:ascii="Arial" w:hAnsi="Arial" w:cs="Arial"/>
                                    <w:i w:val="0"/>
                                    <w:iCs w:val="0"/>
                                    <w:color w:val="313435" w:themeColor="accent5" w:themeShade="80"/>
                                  </w:rPr>
                                  <w:t xml:space="preserve">nd of Tenancy </w:t>
                                </w:r>
                              </w:ins>
                              <w:ins w:id="115" w:author="Nikki Papenfus" w:date="2024-04-29T10:43:00Z" w16du:dateUtc="2024-04-29T08:43:00Z">
                                <w:r>
                                  <w:rPr>
                                    <w:rStyle w:val="IntenseEmphasis"/>
                                    <w:rFonts w:ascii="Arial" w:hAnsi="Arial" w:cs="Arial"/>
                                    <w:i w:val="0"/>
                                    <w:iCs w:val="0"/>
                                    <w:color w:val="313435" w:themeColor="accent5" w:themeShade="80"/>
                                  </w:rPr>
                                  <w:t>with tasks &amp; timelines that have been customized for Grainger Trust units.</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A2BDC" id="_x0000_s1034" type="#_x0000_t61" style="position:absolute;margin-left:294pt;margin-top:79.1pt;width:181.75pt;height:93.75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" adj="-23759,19520" fillcolor="white [3212]" strokecolor="#7f7f7f [1612]" strokeweight=".25pt">
                  <v:shadow on="t" color="black" opacity="26214f" origin="-.5,-.5" offset=".74836mm,.74836mm"/>
                  <v:textbox>
                    <w:txbxContent>
                      <w:p w14:paraId="2548F05C" w14:textId="45854FCE" w:rsidR="003A4E1B" w:rsidRDefault="00ED330C" w:rsidP="00ED330C">
                        <w:pPr>
                          <w:pStyle w:val="CommentText"/>
                          <w:spacing w:after="120" w:line="240" w:lineRule="auto"/>
                          <w:ind w:left="0"/>
                          <w:rPr>
                            <w:ins w:id="116" w:author="Nikki Papenfus" w:date="2024-04-29T10:43:00Z" w16du:dateUtc="2024-04-29T08:43:00Z"/>
                            <w:rStyle w:val="IntenseEmphasis"/>
                            <w:rFonts w:ascii="Arial" w:hAnsi="Arial" w:cs="Arial"/>
                            <w:i w:val="0"/>
                            <w:iCs w:val="0"/>
                            <w:color w:val="313435" w:themeColor="accent5" w:themeShade="80"/>
                          </w:rPr>
                        </w:pPr>
                        <w:ins w:id="117" w:author="Nikki Papenfus" w:date="2024-04-29T10:42:00Z" w16du:dateUtc="2024-04-29T08:42:00Z">
                          <w:r>
                            <w:rPr>
                              <w:rStyle w:val="IntenseEmphasis"/>
                              <w:rFonts w:ascii="Arial" w:hAnsi="Arial" w:cs="Arial"/>
                              <w:i w:val="0"/>
                              <w:iCs w:val="0"/>
                              <w:color w:val="313435" w:themeColor="accent5" w:themeShade="80"/>
                            </w:rPr>
                            <w:t>On the next screen, be sure to select ‘</w:t>
                          </w:r>
                          <w:r w:rsidRPr="003A4E1B">
                            <w:rPr>
                              <w:rStyle w:val="IntenseEmphasis"/>
                              <w:rFonts w:ascii="Arial" w:hAnsi="Arial" w:cs="Arial"/>
                              <w:b/>
                              <w:bCs/>
                              <w:i w:val="0"/>
                              <w:iCs w:val="0"/>
                              <w:rPrChange w:id="118" w:author="Nikki Papenfus" w:date="2024-04-29T10:44:00Z" w16du:dateUtc="2024-04-29T08:44:00Z">
                                <w:rPr>
                                  <w:rStyle w:val="IntenseEmphasis"/>
                                  <w:rFonts w:ascii="Arial" w:hAnsi="Arial" w:cs="Arial"/>
                                  <w:i w:val="0"/>
                                  <w:iCs w:val="0"/>
                                  <w:color w:val="313435" w:themeColor="accent5" w:themeShade="80"/>
                                </w:rPr>
                              </w:rPrChange>
                            </w:rPr>
                            <w:t>Grainger Trust NTQ’</w:t>
                          </w:r>
                          <w:r w:rsidRPr="003A4E1B">
                            <w:rPr>
                              <w:rStyle w:val="IntenseEmphasis"/>
                              <w:rFonts w:ascii="Arial" w:hAnsi="Arial" w:cs="Arial"/>
                              <w:i w:val="0"/>
                              <w:iCs w:val="0"/>
                              <w:rPrChange w:id="119" w:author="Nikki Papenfus" w:date="2024-04-29T10:44:00Z" w16du:dateUtc="2024-04-29T08:44:00Z">
                                <w:rPr>
                                  <w:rStyle w:val="IntenseEmphasis"/>
                                  <w:rFonts w:ascii="Arial" w:hAnsi="Arial" w:cs="Arial"/>
                                  <w:i w:val="0"/>
                                  <w:iCs w:val="0"/>
                                  <w:color w:val="313435" w:themeColor="accent5" w:themeShade="80"/>
                                </w:rPr>
                              </w:rPrChange>
                            </w:rPr>
                            <w:t xml:space="preserve"> </w:t>
                          </w:r>
                        </w:ins>
                        <w:ins w:id="120" w:author="Nikki Papenfus" w:date="2024-04-29T10:43:00Z" w16du:dateUtc="2024-04-29T08:43:00Z">
                          <w:r w:rsidR="003A4E1B">
                            <w:rPr>
                              <w:rStyle w:val="IntenseEmphasis"/>
                              <w:rFonts w:ascii="Arial" w:hAnsi="Arial" w:cs="Arial"/>
                              <w:i w:val="0"/>
                              <w:iCs w:val="0"/>
                              <w:color w:val="313435" w:themeColor="accent5" w:themeShade="80"/>
                            </w:rPr>
                            <w:t xml:space="preserve">as </w:t>
                          </w:r>
                        </w:ins>
                        <w:ins w:id="121" w:author="Nikki Papenfus" w:date="2024-04-29T10:42:00Z" w16du:dateUtc="2024-04-29T08:42:00Z">
                          <w:r>
                            <w:rPr>
                              <w:rStyle w:val="IntenseEmphasis"/>
                              <w:rFonts w:ascii="Arial" w:hAnsi="Arial" w:cs="Arial"/>
                              <w:i w:val="0"/>
                              <w:iCs w:val="0"/>
                              <w:color w:val="313435" w:themeColor="accent5" w:themeShade="80"/>
                            </w:rPr>
                            <w:t>the EoT Tem</w:t>
                          </w:r>
                        </w:ins>
                        <w:ins w:id="122" w:author="Nikki Papenfus" w:date="2024-04-29T10:43:00Z" w16du:dateUtc="2024-04-29T08:43:00Z">
                          <w:r w:rsidR="003A4E1B">
                            <w:rPr>
                              <w:rStyle w:val="IntenseEmphasis"/>
                              <w:rFonts w:ascii="Arial" w:hAnsi="Arial" w:cs="Arial"/>
                              <w:i w:val="0"/>
                              <w:iCs w:val="0"/>
                              <w:color w:val="313435" w:themeColor="accent5" w:themeShade="80"/>
                            </w:rPr>
                            <w:t xml:space="preserve">plate. </w:t>
                          </w:r>
                        </w:ins>
                      </w:p>
                      <w:p w14:paraId="024F0CF9" w14:textId="16A85F9C" w:rsidR="00ED330C" w:rsidRPr="008D4A33" w:rsidRDefault="003A4E1B" w:rsidP="00ED330C">
                        <w:pPr>
                          <w:pStyle w:val="CommentText"/>
                          <w:spacing w:after="120" w:line="240" w:lineRule="auto"/>
                          <w:ind w:left="0"/>
                          <w:rPr>
                            <w:rStyle w:val="IntenseEmphasis"/>
                            <w:rFonts w:ascii="Arial" w:hAnsi="Arial" w:cs="Arial"/>
                            <w:i w:val="0"/>
                            <w:iCs w:val="0"/>
                            <w:color w:val="313435" w:themeColor="accent5" w:themeShade="80"/>
                          </w:rPr>
                        </w:pPr>
                        <w:ins w:id="123" w:author="Nikki Papenfus" w:date="2024-04-29T10:43:00Z" w16du:dateUtc="2024-04-29T08:43:00Z">
                          <w:r>
                            <w:rPr>
                              <w:rStyle w:val="IntenseEmphasis"/>
                              <w:rFonts w:ascii="Arial" w:hAnsi="Arial" w:cs="Arial"/>
                              <w:i w:val="0"/>
                              <w:iCs w:val="0"/>
                              <w:color w:val="313435" w:themeColor="accent5" w:themeShade="80"/>
                            </w:rPr>
                            <w:t>This will create an E</w:t>
                          </w:r>
                        </w:ins>
                        <w:ins w:id="124" w:author="Nikki Papenfus" w:date="2024-04-29T10:44:00Z" w16du:dateUtc="2024-04-29T08:44:00Z">
                          <w:r>
                            <w:rPr>
                              <w:rStyle w:val="IntenseEmphasis"/>
                              <w:rFonts w:ascii="Arial" w:hAnsi="Arial" w:cs="Arial"/>
                              <w:i w:val="0"/>
                              <w:iCs w:val="0"/>
                              <w:color w:val="313435" w:themeColor="accent5" w:themeShade="80"/>
                            </w:rPr>
                            <w:t xml:space="preserve">nd of Tenancy </w:t>
                          </w:r>
                        </w:ins>
                        <w:ins w:id="125" w:author="Nikki Papenfus" w:date="2024-04-29T10:43:00Z" w16du:dateUtc="2024-04-29T08:43:00Z">
                          <w:r>
                            <w:rPr>
                              <w:rStyle w:val="IntenseEmphasis"/>
                              <w:rFonts w:ascii="Arial" w:hAnsi="Arial" w:cs="Arial"/>
                              <w:i w:val="0"/>
                              <w:iCs w:val="0"/>
                              <w:color w:val="313435" w:themeColor="accent5" w:themeShade="80"/>
                            </w:rPr>
                            <w:t>with tasks &amp; timelines that have been customized for Grainger Trust units.</w:t>
                          </w:r>
                        </w:ins>
                      </w:p>
                    </w:txbxContent>
                  </v:textbox>
                </v:shape>
              </w:pict>
            </mc:Fallback>
          </mc:AlternateContent>
        </w:r>
      </w:ins>
      <w:ins w:id="126" w:author="Nikki Papenfus" w:date="2024-04-29T10:39:00Z" w16du:dateUtc="2024-04-29T08:39:00Z">
        <w:r w:rsidR="00197EB6" w:rsidRPr="00197EB6">
          <w:rPr>
            <w:rFonts w:asciiTheme="minorHAnsi" w:hAnsiTheme="minorHAnsi" w:cstheme="minorHAnsi"/>
            <w:noProof/>
            <w:sz w:val="22"/>
            <w:szCs w:val="22"/>
          </w:rPr>
          <w:drawing>
            <wp:inline distT="0" distB="0" distL="0" distR="0" wp14:anchorId="7E9A0DAC" wp14:editId="7244EB58">
              <wp:extent cx="4500950" cy="2924175"/>
              <wp:effectExtent l="0" t="0" r="0" b="0"/>
              <wp:docPr id="20449311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31180" name="Picture 1" descr="A screenshot of a computer&#10;&#10;Description automatically generated"/>
                      <pic:cNvPicPr/>
                    </pic:nvPicPr>
                    <pic:blipFill>
                      <a:blip r:embed="rId26"/>
                      <a:stretch>
                        <a:fillRect/>
                      </a:stretch>
                    </pic:blipFill>
                    <pic:spPr>
                      <a:xfrm>
                        <a:off x="0" y="0"/>
                        <a:ext cx="4514967" cy="2933282"/>
                      </a:xfrm>
                      <a:prstGeom prst="rect">
                        <a:avLst/>
                      </a:prstGeom>
                    </pic:spPr>
                  </pic:pic>
                </a:graphicData>
              </a:graphic>
            </wp:inline>
          </w:drawing>
        </w:r>
      </w:ins>
      <w:r w:rsidR="00D35098">
        <w:br w:type="page"/>
      </w:r>
    </w:p>
    <w:p w14:paraId="5C279F2C" w14:textId="782D5253" w:rsidR="0073222D" w:rsidRDefault="00411BF2" w:rsidP="00CD4C46">
      <w:pPr>
        <w:pStyle w:val="Heading1"/>
      </w:pPr>
      <w:bookmarkStart w:id="127" w:name="_Toc165285436"/>
      <w:r w:rsidRPr="003A187C">
        <w:lastRenderedPageBreak/>
        <w:t>The EOT at a Glance</w:t>
      </w:r>
      <w:bookmarkEnd w:id="127"/>
    </w:p>
    <w:p w14:paraId="1A48B179" w14:textId="78946E9F" w:rsidR="0089786D" w:rsidRPr="003A187C" w:rsidRDefault="006E7C4A" w:rsidP="0089786D">
      <w:pPr>
        <w:pStyle w:val="CommentText"/>
      </w:pPr>
      <w:r w:rsidRPr="003A187C">
        <w:rPr>
          <w:rFonts w:asciiTheme="minorHAnsi" w:hAnsiTheme="minorHAnsi" w:cstheme="minorHAnsi"/>
          <w:noProof/>
          <w:sz w:val="16"/>
          <w:szCs w:val="16"/>
        </w:rPr>
        <mc:AlternateContent>
          <mc:Choice Requires="wps">
            <w:drawing>
              <wp:anchor distT="0" distB="0" distL="114300" distR="114300" simplePos="0" relativeHeight="251658299" behindDoc="0" locked="0" layoutInCell="1" allowOverlap="1" wp14:anchorId="5F2277D8" wp14:editId="4342F370">
                <wp:simplePos x="0" y="0"/>
                <wp:positionH relativeFrom="column">
                  <wp:posOffset>1447800</wp:posOffset>
                </wp:positionH>
                <wp:positionV relativeFrom="paragraph">
                  <wp:posOffset>67310</wp:posOffset>
                </wp:positionV>
                <wp:extent cx="2877820" cy="416560"/>
                <wp:effectExtent l="38100" t="38100" r="113030" b="878840"/>
                <wp:wrapNone/>
                <wp:docPr id="887655789" name="Speech Bubble: Rectangle 2"/>
                <wp:cNvGraphicFramePr/>
                <a:graphic xmlns:a="http://schemas.openxmlformats.org/drawingml/2006/main">
                  <a:graphicData uri="http://schemas.microsoft.com/office/word/2010/wordprocessingShape">
                    <wps:wsp>
                      <wps:cNvSpPr/>
                      <wps:spPr>
                        <a:xfrm>
                          <a:off x="0" y="0"/>
                          <a:ext cx="2877820" cy="416560"/>
                        </a:xfrm>
                        <a:prstGeom prst="wedgeRectCallout">
                          <a:avLst>
                            <a:gd name="adj1" fmla="val 13192"/>
                            <a:gd name="adj2" fmla="val 23237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77D8" id="_x0000_s1035" type="#_x0000_t61" style="position:absolute;left:0;text-align:left;margin-left:114pt;margin-top:5.3pt;width:226.6pt;height:32.8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" adj="13649,60993" fillcolor="white [3212]" strokecolor="#7f7f7f [1612]" strokeweight=".25pt">
                <v:shadow on="t" color="black" opacity="26214f" origin="-.5,-.5" offset=".74836mm,.74836mm"/>
                <v:textbo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p>
    <w:p w14:paraId="70266AFA" w14:textId="6E2A68DB" w:rsidR="0025059F" w:rsidRDefault="006E7C4A" w:rsidP="00DC18CE">
      <w:pPr>
        <w:spacing w:after="84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658312" behindDoc="0" locked="0" layoutInCell="1" allowOverlap="1" wp14:anchorId="7D60C56E" wp14:editId="3AB4DFD1">
                <wp:simplePos x="0" y="0"/>
                <wp:positionH relativeFrom="column">
                  <wp:posOffset>1739900</wp:posOffset>
                </wp:positionH>
                <wp:positionV relativeFrom="paragraph">
                  <wp:posOffset>3359150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2AE2A" id="Rectangle 3" o:spid="_x0000_s1026" style="position:absolute;margin-left:137pt;margin-top:264.5pt;width:107.1pt;height:12.05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" filled="f" strokecolor="#e16a2f" strokeweight="1.5pt"/>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658317" behindDoc="0" locked="0" layoutInCell="1" allowOverlap="1" wp14:anchorId="22D90DDC" wp14:editId="2AFF571A">
                <wp:simplePos x="0" y="0"/>
                <wp:positionH relativeFrom="column">
                  <wp:posOffset>942975</wp:posOffset>
                </wp:positionH>
                <wp:positionV relativeFrom="paragraph">
                  <wp:posOffset>1343660</wp:posOffset>
                </wp:positionV>
                <wp:extent cx="3077845" cy="268605"/>
                <wp:effectExtent l="38100" t="38100" r="122555" b="3219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19781"/>
                            <a:gd name="adj2" fmla="val 1324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90DDC" id="_x0000_s1036" type="#_x0000_t61" style="position:absolute;left:0;text-align:left;margin-left:74.25pt;margin-top:105.8pt;width:242.35pt;height:21.15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" adj="6527,39403" fillcolor="white [3212]" strokecolor="#7f7f7f [1612]" strokeweight=".25pt">
                <v:shadow on="t" color="black" opacity="26214f" origin="-.5,-.5" offset=".74836mm,.74836mm"/>
                <v:textbo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298" behindDoc="0" locked="0" layoutInCell="1" allowOverlap="1" wp14:anchorId="0A6F7EF6" wp14:editId="6CFF9330">
                <wp:simplePos x="0" y="0"/>
                <wp:positionH relativeFrom="column">
                  <wp:posOffset>937260</wp:posOffset>
                </wp:positionH>
                <wp:positionV relativeFrom="paragraph">
                  <wp:posOffset>2188845</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7EF6" id="_x0000_s1037" type="#_x0000_t61" style="position:absolute;left:0;text-align:left;margin-left:73.8pt;margin-top:172.35pt;width:218.75pt;height:35.3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bsUIAMAANo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" adj="-4260,4574" fillcolor="white [3212]" strokecolor="#7f7f7f [1612]" strokeweight=".25pt">
                <v:shadow on="t" color="black" opacity="26214f" origin="-.5,-.5" offset=".74836mm,.74836mm"/>
                <v:textbo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313" behindDoc="0" locked="0" layoutInCell="1" allowOverlap="1" wp14:anchorId="2CC09DAD" wp14:editId="6C059470">
                <wp:simplePos x="0" y="0"/>
                <wp:positionH relativeFrom="column">
                  <wp:posOffset>2813050</wp:posOffset>
                </wp:positionH>
                <wp:positionV relativeFrom="paragraph">
                  <wp:posOffset>3745865</wp:posOffset>
                </wp:positionV>
                <wp:extent cx="2075180" cy="781685"/>
                <wp:effectExtent l="38100" t="323850" r="115570" b="113665"/>
                <wp:wrapNone/>
                <wp:docPr id="122399035" name="Speech Bubble: Rectangle 2"/>
                <wp:cNvGraphicFramePr/>
                <a:graphic xmlns:a="http://schemas.openxmlformats.org/drawingml/2006/main">
                  <a:graphicData uri="http://schemas.microsoft.com/office/word/2010/wordprocessingShape">
                    <wps:wsp>
                      <wps:cNvSpPr/>
                      <wps:spPr>
                        <a:xfrm>
                          <a:off x="0" y="0"/>
                          <a:ext cx="2075180" cy="781685"/>
                        </a:xfrm>
                        <a:prstGeom prst="wedgeRectCallout">
                          <a:avLst>
                            <a:gd name="adj1" fmla="val -43899"/>
                            <a:gd name="adj2" fmla="val -86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9DAD" id="_x0000_s1038" type="#_x0000_t61" style="position:absolute;left:0;text-align:left;margin-left:221.5pt;margin-top:294.95pt;width:163.4pt;height:61.5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" adj="1318,-7885" fillcolor="white [3212]" strokecolor="#7f7f7f [1612]" strokeweight=".25pt">
                <v:shadow on="t" color="black" opacity="26214f" origin="-.5,-.5" offset=".74836mm,.74836mm"/>
                <v:textbo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Pr>
          <w:noProof/>
        </w:rPr>
        <mc:AlternateContent>
          <mc:Choice Requires="wps">
            <w:drawing>
              <wp:anchor distT="0" distB="0" distL="114300" distR="114300" simplePos="0" relativeHeight="251658310" behindDoc="0" locked="0" layoutInCell="1" allowOverlap="1" wp14:anchorId="7FBD78E1" wp14:editId="356D92C6">
                <wp:simplePos x="0" y="0"/>
                <wp:positionH relativeFrom="column">
                  <wp:posOffset>-570230</wp:posOffset>
                </wp:positionH>
                <wp:positionV relativeFrom="paragraph">
                  <wp:posOffset>3723005</wp:posOffset>
                </wp:positionV>
                <wp:extent cx="1360170" cy="153035"/>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399B0" id="Rectangle 3" o:spid="_x0000_s1026" style="position:absolute;margin-left:-44.9pt;margin-top:293.15pt;width:107.1pt;height:12.05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" filled="f" strokecolor="#e16a2f" strokeweight="1.5pt"/>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311" behindDoc="0" locked="0" layoutInCell="1" allowOverlap="1" wp14:anchorId="12C3DD53" wp14:editId="47A4776B">
                <wp:simplePos x="0" y="0"/>
                <wp:positionH relativeFrom="column">
                  <wp:posOffset>-82550</wp:posOffset>
                </wp:positionH>
                <wp:positionV relativeFrom="paragraph">
                  <wp:posOffset>3980815</wp:posOffset>
                </wp:positionV>
                <wp:extent cx="2679065" cy="768350"/>
                <wp:effectExtent l="38100" t="171450" r="121285" b="107950"/>
                <wp:wrapNone/>
                <wp:docPr id="1002836298" name="Speech Bubble: Rectangle 2"/>
                <wp:cNvGraphicFramePr/>
                <a:graphic xmlns:a="http://schemas.openxmlformats.org/drawingml/2006/main">
                  <a:graphicData uri="http://schemas.microsoft.com/office/word/2010/wordprocessingShape">
                    <wps:wsp>
                      <wps:cNvSpPr/>
                      <wps:spPr>
                        <a:xfrm>
                          <a:off x="0" y="0"/>
                          <a:ext cx="2679065" cy="768350"/>
                        </a:xfrm>
                        <a:prstGeom prst="wedgeRectCallout">
                          <a:avLst>
                            <a:gd name="adj1" fmla="val -29583"/>
                            <a:gd name="adj2" fmla="val -669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DD53" id="_x0000_s1039" type="#_x0000_t61" style="position:absolute;left:0;text-align:left;margin-left:-6.5pt;margin-top:313.45pt;width:210.95pt;height:60.5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" adj="4410,-3653" fillcolor="white [3212]" strokecolor="#7f7f7f [1612]" strokeweight=".25pt">
                <v:shadow on="t" color="black" opacity="26214f" origin="-.5,-.5" offset=".74836mm,.74836mm"/>
                <v:textbo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658318" behindDoc="0" locked="0" layoutInCell="1" allowOverlap="1" wp14:anchorId="3FF43185" wp14:editId="0B861446">
                <wp:simplePos x="0" y="0"/>
                <wp:positionH relativeFrom="column">
                  <wp:posOffset>5191125</wp:posOffset>
                </wp:positionH>
                <wp:positionV relativeFrom="paragraph">
                  <wp:posOffset>2610485</wp:posOffset>
                </wp:positionV>
                <wp:extent cx="1223010" cy="753110"/>
                <wp:effectExtent l="152400" t="38100" r="110490" b="123190"/>
                <wp:wrapNone/>
                <wp:docPr id="1097486254" name="Speech Bubble: Rectangle 2"/>
                <wp:cNvGraphicFramePr/>
                <a:graphic xmlns:a="http://schemas.openxmlformats.org/drawingml/2006/main">
                  <a:graphicData uri="http://schemas.microsoft.com/office/word/2010/wordprocessingShape">
                    <wps:wsp>
                      <wps:cNvSpPr/>
                      <wps:spPr>
                        <a:xfrm>
                          <a:off x="0" y="0"/>
                          <a:ext cx="1223010" cy="753110"/>
                        </a:xfrm>
                        <a:prstGeom prst="wedgeRectCallout">
                          <a:avLst>
                            <a:gd name="adj1" fmla="val -58716"/>
                            <a:gd name="adj2" fmla="val 218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3185" id="_x0000_s1040" type="#_x0000_t61" style="position:absolute;left:0;text-align:left;margin-left:408.75pt;margin-top:205.55pt;width:96.3pt;height:59.3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" adj="-1883,15523" fillcolor="white [3212]" strokecolor="#7f7f7f [1612]" strokeweight=".25pt">
                <v:shadow on="t" color="black" opacity="26214f" origin="-.5,-.5" offset=".74836mm,.74836mm"/>
                <v:textbo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297" behindDoc="0" locked="0" layoutInCell="1" allowOverlap="1" wp14:anchorId="0C76E3F4" wp14:editId="6D99E62E">
                <wp:simplePos x="0" y="0"/>
                <wp:positionH relativeFrom="column">
                  <wp:posOffset>3952875</wp:posOffset>
                </wp:positionH>
                <wp:positionV relativeFrom="paragraph">
                  <wp:posOffset>400685</wp:posOffset>
                </wp:positionV>
                <wp:extent cx="2515870" cy="428625"/>
                <wp:effectExtent l="38100" t="38100" r="113030" b="276225"/>
                <wp:wrapNone/>
                <wp:docPr id="493572528" name="Speech Bubble: Rectangle 2"/>
                <wp:cNvGraphicFramePr/>
                <a:graphic xmlns:a="http://schemas.openxmlformats.org/drawingml/2006/main">
                  <a:graphicData uri="http://schemas.microsoft.com/office/word/2010/wordprocessingShape">
                    <wps:wsp>
                      <wps:cNvSpPr/>
                      <wps:spPr>
                        <a:xfrm>
                          <a:off x="0" y="0"/>
                          <a:ext cx="2515870" cy="428625"/>
                        </a:xfrm>
                        <a:prstGeom prst="wedgeRectCallout">
                          <a:avLst>
                            <a:gd name="adj1" fmla="val 15365"/>
                            <a:gd name="adj2" fmla="val 8564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6E3F4" id="_x0000_s1041" type="#_x0000_t61" style="position:absolute;left:0;text-align:left;margin-left:311.25pt;margin-top:31.55pt;width:198.1pt;height:33.7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" adj="14119,29300" fillcolor="white [3212]" strokecolor="#7f7f7f [1612]" strokeweight=".25pt">
                <v:shadow on="t" color="black" opacity="26214f" origin="-.5,-.5" offset=".74836mm,.74836mm"/>
                <v:textbo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del w:id="128" w:author="Nikki Papenfus" w:date="2024-04-29T10:53:00Z" w16du:dateUtc="2024-04-29T08:53:00Z">
        <w:r w:rsidR="00E834EC" w:rsidRPr="00E834EC" w:rsidDel="002012CC">
          <w:rPr>
            <w:rFonts w:asciiTheme="minorHAnsi" w:hAnsiTheme="minorHAnsi" w:cstheme="minorHAnsi"/>
            <w:noProof/>
            <w:sz w:val="22"/>
            <w:szCs w:val="22"/>
          </w:rPr>
          <w:drawing>
            <wp:inline distT="0" distB="0" distL="0" distR="0" wp14:anchorId="45762477" wp14:editId="4E90729F">
              <wp:extent cx="7183527" cy="3809725"/>
              <wp:effectExtent l="0" t="0" r="0" b="635"/>
              <wp:docPr id="13038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45764" name=""/>
                      <pic:cNvPicPr/>
                    </pic:nvPicPr>
                    <pic:blipFill>
                      <a:blip r:embed="rId27"/>
                      <a:stretch>
                        <a:fillRect/>
                      </a:stretch>
                    </pic:blipFill>
                    <pic:spPr>
                      <a:xfrm>
                        <a:off x="0" y="0"/>
                        <a:ext cx="7197163" cy="3816957"/>
                      </a:xfrm>
                      <a:prstGeom prst="rect">
                        <a:avLst/>
                      </a:prstGeom>
                    </pic:spPr>
                  </pic:pic>
                </a:graphicData>
              </a:graphic>
            </wp:inline>
          </w:drawing>
        </w:r>
      </w:del>
      <w:ins w:id="129" w:author="Nikki Papenfus" w:date="2024-04-29T10:53:00Z" w16du:dateUtc="2024-04-29T08:53:00Z">
        <w:r w:rsidR="002012CC" w:rsidRPr="002012CC">
          <w:rPr>
            <w:rFonts w:asciiTheme="minorHAnsi" w:hAnsiTheme="minorHAnsi" w:cstheme="minorHAnsi"/>
            <w:noProof/>
            <w:sz w:val="22"/>
            <w:szCs w:val="22"/>
          </w:rPr>
          <w:drawing>
            <wp:inline distT="0" distB="0" distL="0" distR="0" wp14:anchorId="497D9C43" wp14:editId="7EC65B2B">
              <wp:extent cx="7193267" cy="3867150"/>
              <wp:effectExtent l="0" t="0" r="8255" b="0"/>
              <wp:docPr id="92120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7067" name=""/>
                      <pic:cNvPicPr/>
                    </pic:nvPicPr>
                    <pic:blipFill>
                      <a:blip r:embed="rId28"/>
                      <a:stretch>
                        <a:fillRect/>
                      </a:stretch>
                    </pic:blipFill>
                    <pic:spPr>
                      <a:xfrm>
                        <a:off x="0" y="0"/>
                        <a:ext cx="7203165" cy="3872471"/>
                      </a:xfrm>
                      <a:prstGeom prst="rect">
                        <a:avLst/>
                      </a:prstGeom>
                    </pic:spPr>
                  </pic:pic>
                </a:graphicData>
              </a:graphic>
            </wp:inline>
          </w:drawing>
        </w:r>
      </w:ins>
    </w:p>
    <w:p w14:paraId="26DE8C53" w14:textId="28DE09EA" w:rsidR="0089786D" w:rsidRDefault="0089786D" w:rsidP="006E7C4A">
      <w:pPr>
        <w:spacing w:after="600"/>
        <w:ind w:left="-1134"/>
        <w:rPr>
          <w:rFonts w:asciiTheme="minorHAnsi" w:hAnsiTheme="minorHAnsi" w:cstheme="minorHAnsi"/>
          <w:noProof/>
          <w:sz w:val="22"/>
          <w:szCs w:val="22"/>
        </w:rPr>
        <w:pPrChange w:id="130" w:author="Nikki Papenfus" w:date="2024-04-29T10:56:00Z" w16du:dateUtc="2024-04-29T08:56:00Z">
          <w:pPr>
            <w:spacing w:after="840"/>
            <w:ind w:left="-1134"/>
          </w:pPr>
        </w:pPrChange>
      </w:pPr>
      <w:r w:rsidRPr="00B0761D">
        <w:rPr>
          <w:rFonts w:asciiTheme="minorHAnsi" w:hAnsiTheme="minorHAnsi" w:cstheme="minorHAnsi"/>
          <w:noProof/>
          <w:sz w:val="16"/>
          <w:szCs w:val="16"/>
          <w:lang w:val="en-US"/>
        </w:rPr>
        <w:lastRenderedPageBreak/>
        <mc:AlternateContent>
          <mc:Choice Requires="wps">
            <w:drawing>
              <wp:anchor distT="0" distB="0" distL="114300" distR="114300" simplePos="0" relativeHeight="251658305" behindDoc="0" locked="0" layoutInCell="1" allowOverlap="1" wp14:anchorId="477B61CE" wp14:editId="510C643A">
                <wp:simplePos x="0" y="0"/>
                <wp:positionH relativeFrom="column">
                  <wp:posOffset>3628845</wp:posOffset>
                </wp:positionH>
                <wp:positionV relativeFrom="paragraph">
                  <wp:posOffset>461429</wp:posOffset>
                </wp:positionV>
                <wp:extent cx="2477770" cy="1298575"/>
                <wp:effectExtent l="247650" t="38100" r="113030" b="111125"/>
                <wp:wrapNone/>
                <wp:docPr id="655512152" name="Speech Bubble: Rectangle 2"/>
                <wp:cNvGraphicFramePr/>
                <a:graphic xmlns:a="http://schemas.openxmlformats.org/drawingml/2006/main">
                  <a:graphicData uri="http://schemas.microsoft.com/office/word/2010/wordprocessingShape">
                    <wps:wsp>
                      <wps:cNvSpPr/>
                      <wps:spPr>
                        <a:xfrm>
                          <a:off x="0" y="0"/>
                          <a:ext cx="2477770" cy="1298575"/>
                        </a:xfrm>
                        <a:prstGeom prst="wedgeRectCallout">
                          <a:avLst>
                            <a:gd name="adj1" fmla="val -58314"/>
                            <a:gd name="adj2" fmla="val 240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61CE" id="_x0000_s1042" type="#_x0000_t61" style="position:absolute;left:0;text-align:left;margin-left:285.75pt;margin-top:36.35pt;width:195.1pt;height:102.2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" adj="-1796,15987" fillcolor="white [3212]" strokecolor="#7f7f7f [1612]" strokeweight=".25pt">
                <v:shadow on="t" color="black" opacity="26214f" origin="-.5,-.5" offset=".74836mm,.74836mm"/>
                <v:textbo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p>
    <w:p w14:paraId="0C824195" w14:textId="710985E9" w:rsidR="0089786D" w:rsidRDefault="004A5152" w:rsidP="0089786D">
      <w:pPr>
        <w:spacing w:after="240"/>
        <w:rPr>
          <w:rFonts w:asciiTheme="minorHAnsi" w:hAnsiTheme="minorHAnsi" w:cstheme="minorHAnsi"/>
          <w:noProof/>
          <w:sz w:val="22"/>
          <w:szCs w:val="22"/>
          <w:lang w:eastAsia="en-US"/>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06" behindDoc="0" locked="0" layoutInCell="1" allowOverlap="1" wp14:anchorId="4A7140EC" wp14:editId="624EF17D">
                <wp:simplePos x="0" y="0"/>
                <wp:positionH relativeFrom="column">
                  <wp:posOffset>4524375</wp:posOffset>
                </wp:positionH>
                <wp:positionV relativeFrom="paragraph">
                  <wp:posOffset>1954530</wp:posOffset>
                </wp:positionV>
                <wp:extent cx="1377950" cy="815340"/>
                <wp:effectExtent l="342900" t="38100" r="107950" b="118110"/>
                <wp:wrapNone/>
                <wp:docPr id="960359085" name="Speech Bubble: Rectangle 2"/>
                <wp:cNvGraphicFramePr/>
                <a:graphic xmlns:a="http://schemas.openxmlformats.org/drawingml/2006/main">
                  <a:graphicData uri="http://schemas.microsoft.com/office/word/2010/wordprocessingShape">
                    <wps:wsp>
                      <wps:cNvSpPr/>
                      <wps:spPr>
                        <a:xfrm>
                          <a:off x="0" y="0"/>
                          <a:ext cx="1377950" cy="815340"/>
                        </a:xfrm>
                        <a:prstGeom prst="wedgeRectCallout">
                          <a:avLst>
                            <a:gd name="adj1" fmla="val -71562"/>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140EC" id="_x0000_s1043" type="#_x0000_t61" style="position:absolute;margin-left:356.25pt;margin-top:153.9pt;width:108.5pt;height:64.2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" adj="-4657,17002" fillcolor="white [3212]" strokecolor="#7f7f7f [1612]" strokeweight=".25pt">
                <v:shadow on="t" color="black" opacity="26214f" origin="-.5,-.5" offset=".74836mm,.74836mm"/>
                <v:textbo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0089786D">
        <w:rPr>
          <w:noProof/>
        </w:rPr>
        <w:drawing>
          <wp:anchor distT="0" distB="0" distL="114300" distR="114300" simplePos="0" relativeHeight="251658329" behindDoc="0" locked="0" layoutInCell="1" allowOverlap="1" wp14:anchorId="3E1500A9" wp14:editId="15632FDC">
            <wp:simplePos x="0" y="0"/>
            <wp:positionH relativeFrom="column">
              <wp:posOffset>790228</wp:posOffset>
            </wp:positionH>
            <wp:positionV relativeFrom="paragraph">
              <wp:posOffset>86360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262CA" w:rsidRPr="009262CA">
        <w:rPr>
          <w:rFonts w:asciiTheme="minorHAnsi" w:hAnsiTheme="minorHAnsi" w:cstheme="minorHAnsi"/>
          <w:noProof/>
          <w:sz w:val="22"/>
          <w:szCs w:val="22"/>
        </w:rPr>
        <w:drawing>
          <wp:inline distT="0" distB="0" distL="0" distR="0" wp14:anchorId="4EBF4769" wp14:editId="4F93E2F2">
            <wp:extent cx="4761230" cy="3171991"/>
            <wp:effectExtent l="0" t="0" r="1270" b="9525"/>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9"/>
                    <a:srcRect t="23415" r="32770" b="2998"/>
                    <a:stretch/>
                  </pic:blipFill>
                  <pic:spPr bwMode="auto">
                    <a:xfrm>
                      <a:off x="0" y="0"/>
                      <a:ext cx="4783208" cy="3186633"/>
                    </a:xfrm>
                    <a:prstGeom prst="rect">
                      <a:avLst/>
                    </a:prstGeom>
                    <a:ln>
                      <a:noFill/>
                    </a:ln>
                    <a:extLst>
                      <a:ext uri="{53640926-AAD7-44D8-BBD7-CCE9431645EC}">
                        <a14:shadowObscured xmlns:a14="http://schemas.microsoft.com/office/drawing/2010/main"/>
                      </a:ext>
                    </a:extLst>
                  </pic:spPr>
                </pic:pic>
              </a:graphicData>
            </a:graphic>
          </wp:inline>
        </w:drawing>
      </w:r>
      <w:r w:rsidR="0089786D">
        <w:rPr>
          <w:rFonts w:asciiTheme="minorHAnsi" w:hAnsiTheme="minorHAnsi" w:cstheme="minorHAnsi"/>
          <w:noProof/>
          <w:szCs w:val="22"/>
        </w:rPr>
        <w:br w:type="page"/>
      </w:r>
    </w:p>
    <w:p w14:paraId="3A1BCD0F" w14:textId="4F679117" w:rsidR="003D60FF" w:rsidRPr="00C81CF4" w:rsidRDefault="0089786D" w:rsidP="003D60FF">
      <w:pPr>
        <w:pStyle w:val="Heading2"/>
        <w:rPr>
          <w:rFonts w:asciiTheme="minorHAnsi" w:hAnsiTheme="minorHAnsi" w:cstheme="minorHAnsi"/>
          <w:noProof/>
          <w:szCs w:val="22"/>
        </w:rPr>
      </w:pPr>
      <w:bookmarkStart w:id="131" w:name="_Toc165285437"/>
      <w:r w:rsidRPr="00CD4C46">
        <w:rPr>
          <w:rFonts w:asciiTheme="minorHAnsi" w:hAnsiTheme="minorHAnsi" w:cstheme="minorHAnsi"/>
          <w:noProof/>
          <w:szCs w:val="22"/>
        </w:rPr>
        <w:lastRenderedPageBreak/>
        <w:drawing>
          <wp:anchor distT="0" distB="0" distL="114300" distR="114300" simplePos="0" relativeHeight="251658319" behindDoc="1" locked="0" layoutInCell="1" allowOverlap="1" wp14:anchorId="1A8F0F34" wp14:editId="72ACA465">
            <wp:simplePos x="0" y="0"/>
            <wp:positionH relativeFrom="column">
              <wp:posOffset>275590</wp:posOffset>
            </wp:positionH>
            <wp:positionV relativeFrom="paragraph">
              <wp:posOffset>242199</wp:posOffset>
            </wp:positionV>
            <wp:extent cx="292735" cy="292735"/>
            <wp:effectExtent l="0" t="0" r="0" b="0"/>
            <wp:wrapTight wrapText="bothSides">
              <wp:wrapPolygon edited="0">
                <wp:start x="7028" y="0"/>
                <wp:lineTo x="0" y="14056"/>
                <wp:lineTo x="0" y="19679"/>
                <wp:lineTo x="19679" y="19679"/>
                <wp:lineTo x="19679" y="14056"/>
                <wp:lineTo x="12651" y="0"/>
                <wp:lineTo x="7028"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292735" cy="292735"/>
                    </a:xfrm>
                    <a:prstGeom prst="rect">
                      <a:avLst/>
                    </a:prstGeom>
                  </pic:spPr>
                </pic:pic>
              </a:graphicData>
            </a:graphic>
            <wp14:sizeRelH relativeFrom="page">
              <wp14:pctWidth>0</wp14:pctWidth>
            </wp14:sizeRelH>
            <wp14:sizeRelV relativeFrom="page">
              <wp14:pctHeight>0</wp14:pctHeight>
            </wp14:sizeRelV>
          </wp:anchor>
        </w:drawing>
      </w:r>
      <w:r w:rsidR="00392EFE" w:rsidRPr="00C81CF4">
        <w:rPr>
          <w:rFonts w:asciiTheme="minorHAnsi" w:hAnsiTheme="minorHAnsi" w:cstheme="minorHAnsi"/>
          <w:noProof/>
          <w:szCs w:val="22"/>
        </w:rPr>
        <w:t>Key</w:t>
      </w:r>
      <w:r w:rsidR="003D60FF" w:rsidRPr="00C81CF4">
        <w:rPr>
          <w:rFonts w:asciiTheme="minorHAnsi" w:hAnsiTheme="minorHAnsi" w:cstheme="minorHAnsi"/>
          <w:noProof/>
          <w:szCs w:val="22"/>
        </w:rPr>
        <w:t xml:space="preserve"> EOT Details</w:t>
      </w:r>
      <w:bookmarkEnd w:id="131"/>
    </w:p>
    <w:p w14:paraId="34CF9A92" w14:textId="74BD2A43" w:rsidR="00477587" w:rsidRDefault="00D35098" w:rsidP="006056E3">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FD3937">
        <w:rPr>
          <w:rFonts w:asciiTheme="minorHAnsi" w:hAnsiTheme="minorHAnsi" w:cstheme="minorHAnsi"/>
          <w:noProof/>
          <w:sz w:val="22"/>
          <w:szCs w:val="22"/>
        </w:rPr>
        <w:t>ote that s</w:t>
      </w:r>
      <w:r w:rsidR="00D25870" w:rsidRP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00FD3937" w:rsidRPr="00180E4F">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14:paraId="00F3E931" w14:textId="4A0C7427" w:rsidR="00477587" w:rsidRDefault="006964DB" w:rsidP="001D59DC">
      <w:pPr>
        <w:spacing w:after="480"/>
        <w:ind w:left="-1134"/>
        <w:rPr>
          <w:rFonts w:asciiTheme="minorHAnsi" w:hAnsiTheme="minorHAnsi" w:cstheme="minorHAnsi"/>
          <w:noProof/>
          <w:sz w:val="22"/>
          <w:szCs w:val="22"/>
        </w:rPr>
      </w:pPr>
      <w:r>
        <w:rPr>
          <w:noProof/>
        </w:rPr>
        <w:lastRenderedPageBreak/>
        <mc:AlternateContent>
          <mc:Choice Requires="wps">
            <w:drawing>
              <wp:anchor distT="0" distB="0" distL="114300" distR="114300" simplePos="0" relativeHeight="251658300" behindDoc="0" locked="0" layoutInCell="1" allowOverlap="1" wp14:anchorId="4280F32C" wp14:editId="2527AB94">
                <wp:simplePos x="0" y="0"/>
                <wp:positionH relativeFrom="column">
                  <wp:posOffset>2857500</wp:posOffset>
                </wp:positionH>
                <wp:positionV relativeFrom="paragraph">
                  <wp:posOffset>1440180</wp:posOffset>
                </wp:positionV>
                <wp:extent cx="2247900" cy="257175"/>
                <wp:effectExtent l="0" t="0" r="19050" b="28575"/>
                <wp:wrapNone/>
                <wp:docPr id="1334608714" name="Rectangle 3"/>
                <wp:cNvGraphicFramePr/>
                <a:graphic xmlns:a="http://schemas.openxmlformats.org/drawingml/2006/main">
                  <a:graphicData uri="http://schemas.microsoft.com/office/word/2010/wordprocessingShape">
                    <wps:wsp>
                      <wps:cNvSpPr/>
                      <wps:spPr>
                        <a:xfrm>
                          <a:off x="0" y="0"/>
                          <a:ext cx="2247900"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37B3B" id="Rectangle 3" o:spid="_x0000_s1026" style="position:absolute;margin-left:225pt;margin-top:113.4pt;width:177pt;height:20.2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19hQIAAGkFAAAOAAAAZHJzL2Uyb0RvYy54bWysVEtv2zAMvg/YfxB0X/1A0qx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09" behindDoc="0" locked="0" layoutInCell="1" allowOverlap="1" wp14:anchorId="33404145" wp14:editId="39F0C692">
                <wp:simplePos x="0" y="0"/>
                <wp:positionH relativeFrom="column">
                  <wp:posOffset>687070</wp:posOffset>
                </wp:positionH>
                <wp:positionV relativeFrom="paragraph">
                  <wp:posOffset>3616325</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4145" id="_x0000_s1044" type="#_x0000_t61" style="position:absolute;left:0;text-align:left;margin-left:54.1pt;margin-top:284.75pt;width:204.8pt;height:47.1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kCdIQ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" adj="3816,-6382" fillcolor="white [3212]" strokecolor="#7f7f7f [1612]" strokeweight=".25pt">
                <v:shadow on="t" color="black" opacity="26214f" origin="-.5,-.5" offset=".74836mm,.74836mm"/>
                <v:textbo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00A15EBB">
        <w:rPr>
          <w:noProof/>
        </w:rPr>
        <mc:AlternateContent>
          <mc:Choice Requires="wps">
            <w:drawing>
              <wp:anchor distT="0" distB="0" distL="114300" distR="114300" simplePos="0" relativeHeight="251658302" behindDoc="0" locked="0" layoutInCell="1" allowOverlap="1" wp14:anchorId="35672DF8" wp14:editId="0FDA41B8">
                <wp:simplePos x="0" y="0"/>
                <wp:positionH relativeFrom="column">
                  <wp:posOffset>-547370</wp:posOffset>
                </wp:positionH>
                <wp:positionV relativeFrom="paragraph">
                  <wp:posOffset>3272790</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40BD1" id="Rectangle 3" o:spid="_x0000_s1026" style="position:absolute;margin-left:-43.1pt;margin-top:257.7pt;width:151.85pt;height:15.6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08" behindDoc="0" locked="0" layoutInCell="1" allowOverlap="1" wp14:anchorId="00CAAB66" wp14:editId="243CA8A3">
                <wp:simplePos x="0" y="0"/>
                <wp:positionH relativeFrom="column">
                  <wp:posOffset>3743325</wp:posOffset>
                </wp:positionH>
                <wp:positionV relativeFrom="paragraph">
                  <wp:posOffset>3564255</wp:posOffset>
                </wp:positionV>
                <wp:extent cx="2212340" cy="762000"/>
                <wp:effectExtent l="38100" t="323850" r="111760" b="114300"/>
                <wp:wrapNone/>
                <wp:docPr id="470164737" name="Speech Bubble: Rectangle 2"/>
                <wp:cNvGraphicFramePr/>
                <a:graphic xmlns:a="http://schemas.openxmlformats.org/drawingml/2006/main">
                  <a:graphicData uri="http://schemas.microsoft.com/office/word/2010/wordprocessingShape">
                    <wps:wsp>
                      <wps:cNvSpPr/>
                      <wps:spPr>
                        <a:xfrm>
                          <a:off x="0" y="0"/>
                          <a:ext cx="2212340" cy="7620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AAB66" id="_x0000_s1045" type="#_x0000_t61" style="position:absolute;left:0;text-align:left;margin-left:294.75pt;margin-top:280.65pt;width:174.2pt;height:60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" adj="5672,-7969" fillcolor="white [3212]" strokecolor="#7f7f7f [1612]" strokeweight=".25pt">
                <v:shadow on="t" color="black" opacity="26214f" origin="-.5,-.5" offset=".74836mm,.74836mm"/>
                <v:textbo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07" behindDoc="0" locked="0" layoutInCell="1" allowOverlap="1" wp14:anchorId="02DD5EE1" wp14:editId="0449E47C">
                <wp:simplePos x="0" y="0"/>
                <wp:positionH relativeFrom="column">
                  <wp:posOffset>1143000</wp:posOffset>
                </wp:positionH>
                <wp:positionV relativeFrom="paragraph">
                  <wp:posOffset>2211705</wp:posOffset>
                </wp:positionV>
                <wp:extent cx="2266950" cy="657225"/>
                <wp:effectExtent l="38100" t="38100" r="114300" b="180975"/>
                <wp:wrapNone/>
                <wp:docPr id="374058505" name="Speech Bubble: Rectangle 2"/>
                <wp:cNvGraphicFramePr/>
                <a:graphic xmlns:a="http://schemas.openxmlformats.org/drawingml/2006/main">
                  <a:graphicData uri="http://schemas.microsoft.com/office/word/2010/wordprocessingShape">
                    <wps:wsp>
                      <wps:cNvSpPr/>
                      <wps:spPr>
                        <a:xfrm>
                          <a:off x="0" y="0"/>
                          <a:ext cx="2266950" cy="657225"/>
                        </a:xfrm>
                        <a:prstGeom prst="wedgeRectCallout">
                          <a:avLst>
                            <a:gd name="adj1" fmla="val 29553"/>
                            <a:gd name="adj2" fmla="val 603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5EE1" id="_x0000_s1046" type="#_x0000_t61" style="position:absolute;left:0;text-align:left;margin-left:90pt;margin-top:174.15pt;width:178.5pt;height:51.7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" adj="17183,23829" fillcolor="white [3212]" strokecolor="#7f7f7f [1612]" strokeweight=".25pt">
                <v:shadow on="t" color="black" opacity="26214f" origin="-.5,-.5" offset=".74836mm,.74836mm"/>
                <v:textbo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A15EBB">
        <w:rPr>
          <w:noProof/>
        </w:rPr>
        <mc:AlternateContent>
          <mc:Choice Requires="wps">
            <w:drawing>
              <wp:anchor distT="0" distB="0" distL="114300" distR="114300" simplePos="0" relativeHeight="251658304" behindDoc="0" locked="0" layoutInCell="1" allowOverlap="1" wp14:anchorId="71DD22E4" wp14:editId="5AC0448F">
                <wp:simplePos x="0" y="0"/>
                <wp:positionH relativeFrom="column">
                  <wp:posOffset>2830195</wp:posOffset>
                </wp:positionH>
                <wp:positionV relativeFrom="paragraph">
                  <wp:posOffset>3134995</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9EFC1" id="Rectangle 3" o:spid="_x0000_s1026" style="position:absolute;margin-left:222.85pt;margin-top:246.85pt;width:132.45pt;height:18.3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" filled="f" strokecolor="#e16a2f" strokeweight="1.5pt"/>
            </w:pict>
          </mc:Fallback>
        </mc:AlternateContent>
      </w:r>
      <w:r w:rsidR="00A15EBB">
        <w:rPr>
          <w:noProof/>
        </w:rPr>
        <mc:AlternateContent>
          <mc:Choice Requires="wps">
            <w:drawing>
              <wp:anchor distT="0" distB="0" distL="114300" distR="114300" simplePos="0" relativeHeight="251658303" behindDoc="0" locked="0" layoutInCell="1" allowOverlap="1" wp14:anchorId="38C6B930" wp14:editId="0AEDAADB">
                <wp:simplePos x="0" y="0"/>
                <wp:positionH relativeFrom="column">
                  <wp:posOffset>2830830</wp:posOffset>
                </wp:positionH>
                <wp:positionV relativeFrom="paragraph">
                  <wp:posOffset>2919730</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59803E" id="Rectangle 3" o:spid="_x0000_s1026" style="position:absolute;margin-left:222.9pt;margin-top:229.9pt;width:132.45pt;height:17.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4" behindDoc="0" locked="0" layoutInCell="1" allowOverlap="1" wp14:anchorId="06C43418" wp14:editId="164DA360">
                <wp:simplePos x="0" y="0"/>
                <wp:positionH relativeFrom="column">
                  <wp:posOffset>438150</wp:posOffset>
                </wp:positionH>
                <wp:positionV relativeFrom="paragraph">
                  <wp:posOffset>68580</wp:posOffset>
                </wp:positionV>
                <wp:extent cx="2912745" cy="742950"/>
                <wp:effectExtent l="38100" t="38100" r="116205" b="990600"/>
                <wp:wrapNone/>
                <wp:docPr id="951445283" name="Speech Bubble: Rectangle 2"/>
                <wp:cNvGraphicFramePr/>
                <a:graphic xmlns:a="http://schemas.openxmlformats.org/drawingml/2006/main">
                  <a:graphicData uri="http://schemas.microsoft.com/office/word/2010/wordprocessingShape">
                    <wps:wsp>
                      <wps:cNvSpPr/>
                      <wps:spPr>
                        <a:xfrm>
                          <a:off x="0" y="0"/>
                          <a:ext cx="2912745" cy="742950"/>
                        </a:xfrm>
                        <a:prstGeom prst="wedgeRectCallout">
                          <a:avLst>
                            <a:gd name="adj1" fmla="val -24086"/>
                            <a:gd name="adj2" fmla="val 16873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085EE1" w14:textId="0C1671C3"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PVI Date</w:t>
                            </w:r>
                            <w:ins w:id="132" w:author="Nikki Papenfus" w:date="2024-04-29T10:58:00Z" w16du:dateUtc="2024-04-29T08:58:00Z">
                              <w:r w:rsidR="00030FA7">
                                <w:rPr>
                                  <w:rStyle w:val="IntenseEmphasis"/>
                                  <w:rFonts w:ascii="Arial" w:hAnsi="Arial" w:cs="Arial"/>
                                  <w:b/>
                                  <w:bCs/>
                                  <w:i w:val="0"/>
                                  <w:iCs w:val="0"/>
                                </w:rPr>
                                <w:t xml:space="preserve"> &amp; Time</w:t>
                              </w:r>
                            </w:ins>
                            <w:r w:rsidR="00B043C7" w:rsidRP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3418" id="_x0000_s1047" type="#_x0000_t61" style="position:absolute;left:0;text-align:left;margin-left:34.5pt;margin-top:5.4pt;width:229.35pt;height:58.5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" adj="5597,47246" fillcolor="white [3212]" strokecolor="#7f7f7f [1612]" strokeweight=".25pt">
                <v:shadow on="t" color="black" opacity="26214f" origin="-.5,-.5" offset=".74836mm,.74836mm"/>
                <v:textbox>
                  <w:txbxContent>
                    <w:p w14:paraId="54085EE1" w14:textId="0C1671C3"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PVI Date</w:t>
                      </w:r>
                      <w:ins w:id="133" w:author="Nikki Papenfus" w:date="2024-04-29T10:58:00Z" w16du:dateUtc="2024-04-29T08:58:00Z">
                        <w:r w:rsidR="00030FA7">
                          <w:rPr>
                            <w:rStyle w:val="IntenseEmphasis"/>
                            <w:rFonts w:ascii="Arial" w:hAnsi="Arial" w:cs="Arial"/>
                            <w:b/>
                            <w:bCs/>
                            <w:i w:val="0"/>
                            <w:iCs w:val="0"/>
                          </w:rPr>
                          <w:t xml:space="preserve"> &amp; Time</w:t>
                        </w:r>
                      </w:ins>
                      <w:r w:rsidR="00B043C7" w:rsidRP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sidR="00A15EBB">
        <w:rPr>
          <w:noProof/>
        </w:rPr>
        <mc:AlternateContent>
          <mc:Choice Requires="wps">
            <w:drawing>
              <wp:anchor distT="0" distB="0" distL="114300" distR="114300" simplePos="0" relativeHeight="251658301" behindDoc="0" locked="0" layoutInCell="1" allowOverlap="1" wp14:anchorId="6382FD11" wp14:editId="3B814CC0">
                <wp:simplePos x="0" y="0"/>
                <wp:positionH relativeFrom="column">
                  <wp:posOffset>-590551</wp:posOffset>
                </wp:positionH>
                <wp:positionV relativeFrom="paragraph">
                  <wp:posOffset>1611630</wp:posOffset>
                </wp:positionV>
                <wp:extent cx="1928495" cy="219075"/>
                <wp:effectExtent l="0" t="0" r="14605" b="28575"/>
                <wp:wrapNone/>
                <wp:docPr id="1499994810" name="Rectangle 3"/>
                <wp:cNvGraphicFramePr/>
                <a:graphic xmlns:a="http://schemas.openxmlformats.org/drawingml/2006/main">
                  <a:graphicData uri="http://schemas.microsoft.com/office/word/2010/wordprocessingShape">
                    <wps:wsp>
                      <wps:cNvSpPr/>
                      <wps:spPr>
                        <a:xfrm>
                          <a:off x="0" y="0"/>
                          <a:ext cx="1928495" cy="2190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D61D7" id="Rectangle 3" o:spid="_x0000_s1026" style="position:absolute;margin-left:-46.5pt;margin-top:126.9pt;width:151.85pt;height:17.2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LghgIAAGkFAAAOAAAAZHJzL2Uyb0RvYy54bWysVEtv2zAMvg/YfxB0X/1A0i5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" filled="f" strokecolor="#e16a2f" strokeweight="1.5pt"/>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6" behindDoc="0" locked="0" layoutInCell="1" allowOverlap="1" wp14:anchorId="0C05B40E" wp14:editId="6A6A4866">
                <wp:simplePos x="0" y="0"/>
                <wp:positionH relativeFrom="column">
                  <wp:posOffset>3409950</wp:posOffset>
                </wp:positionH>
                <wp:positionV relativeFrom="paragraph">
                  <wp:posOffset>68580</wp:posOffset>
                </wp:positionV>
                <wp:extent cx="2812415" cy="866775"/>
                <wp:effectExtent l="38100" t="38100" r="121285" b="485775"/>
                <wp:wrapNone/>
                <wp:docPr id="502563723" name="Speech Bubble: Rectangle 2"/>
                <wp:cNvGraphicFramePr/>
                <a:graphic xmlns:a="http://schemas.openxmlformats.org/drawingml/2006/main">
                  <a:graphicData uri="http://schemas.microsoft.com/office/word/2010/wordprocessingShape">
                    <wps:wsp>
                      <wps:cNvSpPr/>
                      <wps:spPr>
                        <a:xfrm>
                          <a:off x="0" y="0"/>
                          <a:ext cx="2812415" cy="866775"/>
                        </a:xfrm>
                        <a:prstGeom prst="wedgeRectCallout">
                          <a:avLst>
                            <a:gd name="adj1" fmla="val 3960"/>
                            <a:gd name="adj2" fmla="val 9077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B40E" id="_x0000_s1048" type="#_x0000_t61" style="position:absolute;left:0;text-align:left;margin-left:268.5pt;margin-top:5.4pt;width:221.45pt;height:68.2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" adj="11655,30407" fillcolor="white [3212]" strokecolor="#246369 [3204]" strokeweight=".25pt">
                <v:shadow on="t" color="black" opacity="26214f" origin="-.5,-.5" offset=".74836mm,.74836mm"/>
                <v:textbo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20" behindDoc="0" locked="0" layoutInCell="1" allowOverlap="1" wp14:anchorId="695AD70B" wp14:editId="5AD0C8E5">
                <wp:simplePos x="0" y="0"/>
                <wp:positionH relativeFrom="column">
                  <wp:posOffset>3743325</wp:posOffset>
                </wp:positionH>
                <wp:positionV relativeFrom="paragraph">
                  <wp:posOffset>2078355</wp:posOffset>
                </wp:positionV>
                <wp:extent cx="2412365" cy="742950"/>
                <wp:effectExtent l="38100" t="495300" r="121285" b="114300"/>
                <wp:wrapNone/>
                <wp:docPr id="1266153630" name="Speech Bubble: Rectangle 2"/>
                <wp:cNvGraphicFramePr/>
                <a:graphic xmlns:a="http://schemas.openxmlformats.org/drawingml/2006/main">
                  <a:graphicData uri="http://schemas.microsoft.com/office/word/2010/wordprocessingShape">
                    <wps:wsp>
                      <wps:cNvSpPr/>
                      <wps:spPr>
                        <a:xfrm>
                          <a:off x="0" y="0"/>
                          <a:ext cx="2412365" cy="742950"/>
                        </a:xfrm>
                        <a:prstGeom prst="wedgeRectCallout">
                          <a:avLst>
                            <a:gd name="adj1" fmla="val 1465"/>
                            <a:gd name="adj2" fmla="val -11023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AD70B" id="_x0000_s1049" type="#_x0000_t61" style="position:absolute;left:0;text-align:left;margin-left:294.75pt;margin-top:163.65pt;width:189.95pt;height:58.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" adj="11116,-13010" fillcolor="white [3212]" strokecolor="#7f7f7f [1612]" strokeweight=".25pt">
                <v:shadow on="t" color="black" opacity="26214f" origin="-.5,-.5" offset=".74836mm,.74836mm"/>
                <v:textbo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DA3961">
        <w:rPr>
          <w:noProof/>
        </w:rPr>
        <mc:AlternateContent>
          <mc:Choice Requires="wps">
            <w:drawing>
              <wp:anchor distT="0" distB="0" distL="114300" distR="114300" simplePos="0" relativeHeight="251658315" behindDoc="0" locked="0" layoutInCell="1" allowOverlap="1" wp14:anchorId="7EA8D558" wp14:editId="0398ACFC">
                <wp:simplePos x="0" y="0"/>
                <wp:positionH relativeFrom="column">
                  <wp:posOffset>2857500</wp:posOffset>
                </wp:positionH>
                <wp:positionV relativeFrom="paragraph">
                  <wp:posOffset>1249680</wp:posOffset>
                </wp:positionV>
                <wp:extent cx="2247900" cy="189230"/>
                <wp:effectExtent l="0" t="0" r="19050" b="20320"/>
                <wp:wrapNone/>
                <wp:docPr id="517754563" name="Rectangle 3"/>
                <wp:cNvGraphicFramePr/>
                <a:graphic xmlns:a="http://schemas.openxmlformats.org/drawingml/2006/main">
                  <a:graphicData uri="http://schemas.microsoft.com/office/word/2010/wordprocessingShape">
                    <wps:wsp>
                      <wps:cNvSpPr/>
                      <wps:spPr>
                        <a:xfrm>
                          <a:off x="0" y="0"/>
                          <a:ext cx="2247900" cy="18923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BEBCC" id="Rectangle 3" o:spid="_x0000_s1026" style="position:absolute;margin-left:225pt;margin-top:98.4pt;width:177pt;height:14.9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" filled="f" strokecolor="#e16a2f" strokeweight="1.5pt"/>
            </w:pict>
          </mc:Fallback>
        </mc:AlternateContent>
      </w:r>
      <w:del w:id="134" w:author="Nikki Papenfus" w:date="2024-04-29T10:57:00Z" w16du:dateUtc="2024-04-29T08:57:00Z">
        <w:r w:rsidR="00477587" w:rsidRPr="00477587" w:rsidDel="004E0C03">
          <w:rPr>
            <w:rFonts w:asciiTheme="minorHAnsi" w:hAnsiTheme="minorHAnsi" w:cstheme="minorHAnsi"/>
            <w:noProof/>
            <w:sz w:val="22"/>
            <w:szCs w:val="22"/>
          </w:rPr>
          <w:drawing>
            <wp:inline distT="0" distB="0" distL="0" distR="0" wp14:anchorId="723FEA25" wp14:editId="4EF7EF46">
              <wp:extent cx="6734810" cy="4589253"/>
              <wp:effectExtent l="0" t="0" r="8890" b="1905"/>
              <wp:docPr id="158119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91255" name=""/>
                      <pic:cNvPicPr/>
                    </pic:nvPicPr>
                    <pic:blipFill rotWithShape="1">
                      <a:blip r:embed="rId32"/>
                      <a:srcRect r="20171" b="4652"/>
                      <a:stretch/>
                    </pic:blipFill>
                    <pic:spPr bwMode="auto">
                      <a:xfrm>
                        <a:off x="0" y="0"/>
                        <a:ext cx="6786934" cy="4624771"/>
                      </a:xfrm>
                      <a:prstGeom prst="rect">
                        <a:avLst/>
                      </a:prstGeom>
                      <a:ln>
                        <a:noFill/>
                      </a:ln>
                      <a:extLst>
                        <a:ext uri="{53640926-AAD7-44D8-BBD7-CCE9431645EC}">
                          <a14:shadowObscured xmlns:a14="http://schemas.microsoft.com/office/drawing/2010/main"/>
                        </a:ext>
                      </a:extLst>
                    </pic:spPr>
                  </pic:pic>
                </a:graphicData>
              </a:graphic>
            </wp:inline>
          </w:drawing>
        </w:r>
      </w:del>
      <w:ins w:id="135" w:author="Nikki Papenfus" w:date="2024-04-29T10:57:00Z" w16du:dateUtc="2024-04-29T08:57:00Z">
        <w:r w:rsidR="004E0C03" w:rsidRPr="004E0C03">
          <w:rPr>
            <w:rFonts w:asciiTheme="minorHAnsi" w:hAnsiTheme="minorHAnsi" w:cstheme="minorHAnsi"/>
            <w:noProof/>
            <w:sz w:val="22"/>
            <w:szCs w:val="22"/>
          </w:rPr>
          <w:drawing>
            <wp:inline distT="0" distB="0" distL="0" distR="0" wp14:anchorId="58A6AE6B" wp14:editId="7D0E6593">
              <wp:extent cx="7094889" cy="3971925"/>
              <wp:effectExtent l="0" t="0" r="0" b="0"/>
              <wp:docPr id="1884706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6698" name="Picture 1" descr="A screenshot of a computer&#10;&#10;Description automatically generated"/>
                      <pic:cNvPicPr/>
                    </pic:nvPicPr>
                    <pic:blipFill>
                      <a:blip r:embed="rId33"/>
                      <a:stretch>
                        <a:fillRect/>
                      </a:stretch>
                    </pic:blipFill>
                    <pic:spPr>
                      <a:xfrm>
                        <a:off x="0" y="0"/>
                        <a:ext cx="7103158" cy="3976554"/>
                      </a:xfrm>
                      <a:prstGeom prst="rect">
                        <a:avLst/>
                      </a:prstGeom>
                    </pic:spPr>
                  </pic:pic>
                </a:graphicData>
              </a:graphic>
            </wp:inline>
          </w:drawing>
        </w:r>
      </w:ins>
    </w:p>
    <w:p w14:paraId="54523951" w14:textId="77777777" w:rsidR="00D35098" w:rsidRPr="00001E4E" w:rsidRDefault="00D35098" w:rsidP="00CD4C46">
      <w:pPr>
        <w:spacing w:after="240"/>
        <w:rPr>
          <w:rFonts w:asciiTheme="minorHAnsi" w:hAnsiTheme="minorHAnsi" w:cstheme="minorHAnsi"/>
          <w:noProof/>
          <w:sz w:val="72"/>
          <w:szCs w:val="72"/>
          <w:rPrChange w:id="136" w:author="Nikki Papenfus" w:date="2024-04-29T11:10:00Z" w16du:dateUtc="2024-04-29T09:10:00Z">
            <w:rPr>
              <w:rFonts w:asciiTheme="minorHAnsi" w:hAnsiTheme="minorHAnsi" w:cstheme="minorHAnsi"/>
              <w:noProof/>
              <w:sz w:val="32"/>
              <w:szCs w:val="32"/>
            </w:rPr>
          </w:rPrChange>
        </w:rPr>
      </w:pPr>
    </w:p>
    <w:p w14:paraId="28D53F0E" w14:textId="4FC899E2" w:rsidR="00E2514C" w:rsidRPr="00CD4C46" w:rsidRDefault="000D723B" w:rsidP="00CD4C46">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00A84419" w:rsidRPr="006C3E04">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r w:rsidR="00D35098">
        <w:rPr>
          <w:rFonts w:asciiTheme="minorHAnsi" w:hAnsiTheme="minorHAnsi" w:cstheme="minorHAnsi"/>
          <w:noProof/>
          <w:sz w:val="22"/>
          <w:szCs w:val="22"/>
        </w:rPr>
        <w: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51"/>
      </w:tblGrid>
      <w:tr w:rsidR="00D012E2" w:rsidRPr="00D012E2" w14:paraId="0A39F9E1" w14:textId="77777777" w:rsidTr="00E55BA7">
        <w:trPr>
          <w:trHeight w:val="255"/>
        </w:trPr>
        <w:tc>
          <w:tcPr>
            <w:tcW w:w="9214" w:type="dxa"/>
            <w:gridSpan w:val="2"/>
            <w:shd w:val="clear" w:color="auto" w:fill="EEEEEF" w:themeFill="background2" w:themeFillTint="33"/>
            <w:vAlign w:val="center"/>
          </w:tcPr>
          <w:p w14:paraId="1D636C2F" w14:textId="6A8123D9" w:rsidR="00D012E2" w:rsidRPr="00D012E2" w:rsidRDefault="00D012E2" w:rsidP="007A67B0">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00611901" w:rsidRPr="00D012E2" w14:paraId="298988F1" w14:textId="77777777" w:rsidTr="006C3E04">
        <w:trPr>
          <w:trHeight w:val="255"/>
        </w:trPr>
        <w:tc>
          <w:tcPr>
            <w:tcW w:w="2263" w:type="dxa"/>
            <w:shd w:val="clear" w:color="auto" w:fill="auto"/>
            <w:vAlign w:val="center"/>
          </w:tcPr>
          <w:p w14:paraId="51DDC2CC" w14:textId="5C74F1E3"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shd w:val="clear" w:color="auto" w:fill="auto"/>
            <w:vAlign w:val="center"/>
          </w:tcPr>
          <w:p w14:paraId="4386E845" w14:textId="1AD3A4BA"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 xml:space="preserve">Date </w:t>
            </w:r>
            <w:r w:rsidR="002B4B53" w:rsidRPr="00D012E2">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00673B77" w:rsidRPr="00D012E2" w14:paraId="64E29DFE" w14:textId="77777777" w:rsidTr="006C3E04">
        <w:trPr>
          <w:trHeight w:val="255"/>
        </w:trPr>
        <w:tc>
          <w:tcPr>
            <w:tcW w:w="2263" w:type="dxa"/>
            <w:shd w:val="clear" w:color="auto" w:fill="auto"/>
            <w:vAlign w:val="center"/>
          </w:tcPr>
          <w:p w14:paraId="09B14069" w14:textId="5A20098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shd w:val="clear" w:color="auto" w:fill="auto"/>
            <w:vAlign w:val="center"/>
          </w:tcPr>
          <w:p w14:paraId="3D848389"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Da</w:t>
            </w:r>
            <w:r w:rsidR="00162530" w:rsidRPr="00D012E2">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14:paraId="7000AC65" w14:textId="64219CCA"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007A67B0" w:rsidRPr="00D012E2">
              <w:rPr>
                <w:rFonts w:ascii="Arial" w:hAnsi="Arial" w:cs="Arial"/>
                <w:noProof/>
                <w:sz w:val="20"/>
                <w:szCs w:val="20"/>
              </w:rPr>
              <w:t xml:space="preserve"> </w:t>
            </w:r>
            <w:r w:rsidR="00D012E2" w:rsidRPr="00D012E2">
              <w:rPr>
                <w:rFonts w:ascii="Arial" w:hAnsi="Arial" w:cs="Arial"/>
                <w:noProof/>
                <w:sz w:val="20"/>
                <w:szCs w:val="20"/>
              </w:rPr>
              <w:t xml:space="preserve">automatically as the End of Tenancy timelines change. </w:t>
            </w:r>
          </w:p>
        </w:tc>
      </w:tr>
      <w:tr w:rsidR="00673B77" w:rsidRPr="00D012E2" w14:paraId="68943131" w14:textId="77777777" w:rsidTr="006C3E04">
        <w:trPr>
          <w:trHeight w:val="255"/>
        </w:trPr>
        <w:tc>
          <w:tcPr>
            <w:tcW w:w="2263" w:type="dxa"/>
            <w:shd w:val="clear" w:color="auto" w:fill="auto"/>
            <w:vAlign w:val="center"/>
          </w:tcPr>
          <w:p w14:paraId="1B8EB466" w14:textId="0140AF2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shd w:val="clear" w:color="auto" w:fill="auto"/>
            <w:vAlign w:val="center"/>
          </w:tcPr>
          <w:p w14:paraId="4627CFFA"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14:paraId="4CAB7429" w14:textId="5D0BBCDB"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Pr="00D012E2">
              <w:rPr>
                <w:rFonts w:ascii="Arial" w:hAnsi="Arial" w:cs="Arial"/>
                <w:noProof/>
                <w:sz w:val="20"/>
                <w:szCs w:val="20"/>
              </w:rPr>
              <w:t xml:space="preserve"> automatically as </w:t>
            </w:r>
            <w:r w:rsidR="00D012E2" w:rsidRPr="00D012E2">
              <w:rPr>
                <w:rFonts w:ascii="Arial" w:hAnsi="Arial" w:cs="Arial"/>
                <w:noProof/>
                <w:sz w:val="20"/>
                <w:szCs w:val="20"/>
              </w:rPr>
              <w:t>the End of Tenancy timelines change.</w:t>
            </w:r>
          </w:p>
        </w:tc>
      </w:tr>
      <w:tr w:rsidR="00673B77" w:rsidRPr="00D012E2" w14:paraId="2343A917" w14:textId="77777777" w:rsidTr="006C3E04">
        <w:trPr>
          <w:trHeight w:val="255"/>
        </w:trPr>
        <w:tc>
          <w:tcPr>
            <w:tcW w:w="2263" w:type="dxa"/>
            <w:shd w:val="clear" w:color="auto" w:fill="auto"/>
            <w:vAlign w:val="center"/>
          </w:tcPr>
          <w:p w14:paraId="19AB5B38" w14:textId="634A935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shd w:val="clear" w:color="auto" w:fill="auto"/>
            <w:vAlign w:val="center"/>
          </w:tcPr>
          <w:p w14:paraId="5DD72F6F" w14:textId="620A4F3E" w:rsidR="00673B77" w:rsidRPr="00D012E2" w:rsidRDefault="00162530" w:rsidP="007A67B0">
            <w:pPr>
              <w:spacing w:before="60" w:after="60"/>
              <w:rPr>
                <w:rFonts w:ascii="Arial" w:hAnsi="Arial" w:cs="Arial"/>
                <w:noProof/>
                <w:sz w:val="20"/>
                <w:szCs w:val="20"/>
              </w:rPr>
            </w:pPr>
            <w:r w:rsidRPr="00D012E2">
              <w:rPr>
                <w:rFonts w:ascii="Arial" w:hAnsi="Arial" w:cs="Arial"/>
                <w:noProof/>
                <w:sz w:val="20"/>
                <w:szCs w:val="20"/>
              </w:rPr>
              <w:t xml:space="preserve">Date on </w:t>
            </w:r>
            <w:r w:rsidR="007A67B0" w:rsidRPr="00D012E2">
              <w:rPr>
                <w:rFonts w:ascii="Arial" w:hAnsi="Arial" w:cs="Arial"/>
                <w:noProof/>
                <w:sz w:val="20"/>
                <w:szCs w:val="20"/>
              </w:rPr>
              <w:t xml:space="preserve">which the </w:t>
            </w:r>
            <w:r w:rsidR="00673B77" w:rsidRPr="00D012E2">
              <w:rPr>
                <w:rFonts w:ascii="Arial" w:hAnsi="Arial" w:cs="Arial"/>
                <w:i/>
                <w:iCs/>
                <w:noProof/>
                <w:sz w:val="20"/>
                <w:szCs w:val="20"/>
              </w:rPr>
              <w:t>PVI</w:t>
            </w:r>
            <w:r w:rsidR="00673B77" w:rsidRPr="00D012E2">
              <w:rPr>
                <w:rFonts w:ascii="Arial" w:hAnsi="Arial" w:cs="Arial"/>
                <w:noProof/>
                <w:sz w:val="20"/>
                <w:szCs w:val="20"/>
              </w:rPr>
              <w:t xml:space="preserve"> task </w:t>
            </w:r>
            <w:r w:rsidR="007A67B0" w:rsidRPr="00D012E2">
              <w:rPr>
                <w:rFonts w:ascii="Arial" w:hAnsi="Arial" w:cs="Arial"/>
                <w:noProof/>
                <w:sz w:val="20"/>
                <w:szCs w:val="20"/>
              </w:rPr>
              <w:t xml:space="preserve">is </w:t>
            </w:r>
            <w:r w:rsidR="00673B77" w:rsidRPr="00D012E2">
              <w:rPr>
                <w:rFonts w:ascii="Arial" w:hAnsi="Arial" w:cs="Arial"/>
                <w:noProof/>
                <w:sz w:val="20"/>
                <w:szCs w:val="20"/>
              </w:rPr>
              <w:t>completed</w:t>
            </w:r>
            <w:r w:rsidR="007A67B0" w:rsidRPr="00D012E2">
              <w:rPr>
                <w:rFonts w:ascii="Arial" w:hAnsi="Arial" w:cs="Arial"/>
                <w:noProof/>
                <w:sz w:val="20"/>
                <w:szCs w:val="20"/>
              </w:rPr>
              <w:t>.</w:t>
            </w:r>
          </w:p>
        </w:tc>
      </w:tr>
      <w:tr w:rsidR="00673B77" w:rsidRPr="00D012E2" w14:paraId="4844B17B" w14:textId="77777777" w:rsidTr="006C3E04">
        <w:trPr>
          <w:trHeight w:val="255"/>
        </w:trPr>
        <w:tc>
          <w:tcPr>
            <w:tcW w:w="2263" w:type="dxa"/>
            <w:shd w:val="clear" w:color="auto" w:fill="auto"/>
            <w:vAlign w:val="center"/>
          </w:tcPr>
          <w:p w14:paraId="1C2880B0" w14:textId="144CF8A0"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shd w:val="clear" w:color="auto" w:fill="auto"/>
            <w:vAlign w:val="center"/>
          </w:tcPr>
          <w:p w14:paraId="58DD9908" w14:textId="45968038"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w:t>
            </w:r>
            <w:r w:rsidR="00673B77" w:rsidRPr="00D012E2">
              <w:rPr>
                <w:rFonts w:ascii="Arial" w:hAnsi="Arial" w:cs="Arial"/>
                <w:i/>
                <w:iCs/>
                <w:noProof/>
                <w:sz w:val="20"/>
                <w:szCs w:val="20"/>
              </w:rPr>
              <w:t xml:space="preserve">Check </w:t>
            </w:r>
            <w:del w:id="137" w:author="Nikki Papenfus" w:date="2024-04-26T15:39:00Z" w16du:dateUtc="2024-04-26T13:39:00Z">
              <w:r w:rsidR="00673B77" w:rsidRPr="00D012E2" w:rsidDel="007909A7">
                <w:rPr>
                  <w:rFonts w:ascii="Arial" w:hAnsi="Arial" w:cs="Arial"/>
                  <w:i/>
                  <w:iCs/>
                  <w:noProof/>
                  <w:sz w:val="20"/>
                  <w:szCs w:val="20"/>
                </w:rPr>
                <w:delText>Unit</w:delText>
              </w:r>
            </w:del>
            <w:ins w:id="138" w:author="Nikki Papenfus" w:date="2024-04-26T15:39:00Z" w16du:dateUtc="2024-04-26T13:39:00Z">
              <w:r w:rsidR="007909A7">
                <w:rPr>
                  <w:rFonts w:ascii="Arial" w:hAnsi="Arial" w:cs="Arial"/>
                  <w:i/>
                  <w:iCs/>
                  <w:noProof/>
                  <w:sz w:val="20"/>
                  <w:szCs w:val="20"/>
                </w:rPr>
                <w:t>Out</w:t>
              </w:r>
            </w:ins>
            <w:del w:id="139" w:author="Nikki Papenfus" w:date="2024-04-26T15:39:00Z" w16du:dateUtc="2024-04-26T13:39:00Z">
              <w:r w:rsidR="00673B77" w:rsidRPr="00D012E2" w:rsidDel="007909A7">
                <w:rPr>
                  <w:rFonts w:ascii="Arial" w:hAnsi="Arial" w:cs="Arial"/>
                  <w:i/>
                  <w:iCs/>
                  <w:noProof/>
                  <w:sz w:val="20"/>
                  <w:szCs w:val="20"/>
                </w:rPr>
                <w:delText xml:space="preserve"> Condition</w:delText>
              </w:r>
            </w:del>
            <w:r w:rsidR="00673B77" w:rsidRPr="00D012E2">
              <w:rPr>
                <w:rFonts w:ascii="Arial" w:hAnsi="Arial" w:cs="Arial"/>
                <w:noProof/>
                <w:sz w:val="20"/>
                <w:szCs w:val="20"/>
              </w:rPr>
              <w:t xml:space="preserve"> </w:t>
            </w:r>
            <w:r w:rsidRPr="00D012E2">
              <w:rPr>
                <w:rFonts w:ascii="Arial" w:hAnsi="Arial" w:cs="Arial"/>
                <w:noProof/>
                <w:sz w:val="20"/>
                <w:szCs w:val="20"/>
              </w:rPr>
              <w:t xml:space="preserve">task </w:t>
            </w:r>
            <w:r w:rsidR="00673B77" w:rsidRPr="00D012E2">
              <w:rPr>
                <w:rFonts w:ascii="Arial" w:hAnsi="Arial" w:cs="Arial"/>
                <w:noProof/>
                <w:sz w:val="20"/>
                <w:szCs w:val="20"/>
              </w:rPr>
              <w:t>is completed</w:t>
            </w:r>
            <w:r w:rsidRPr="00D012E2">
              <w:rPr>
                <w:rFonts w:ascii="Arial" w:hAnsi="Arial" w:cs="Arial"/>
                <w:noProof/>
                <w:sz w:val="20"/>
                <w:szCs w:val="20"/>
              </w:rPr>
              <w:t>.</w:t>
            </w:r>
          </w:p>
        </w:tc>
      </w:tr>
      <w:tr w:rsidR="00673B77" w:rsidRPr="00D012E2" w14:paraId="251A011B" w14:textId="77777777" w:rsidTr="006C3E04">
        <w:trPr>
          <w:trHeight w:val="255"/>
        </w:trPr>
        <w:tc>
          <w:tcPr>
            <w:tcW w:w="2263" w:type="dxa"/>
            <w:shd w:val="clear" w:color="auto" w:fill="auto"/>
            <w:vAlign w:val="center"/>
          </w:tcPr>
          <w:p w14:paraId="34158CE1" w14:textId="00628D2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shd w:val="clear" w:color="auto" w:fill="auto"/>
            <w:vAlign w:val="center"/>
          </w:tcPr>
          <w:p w14:paraId="39CA688F" w14:textId="49F862DD"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00673B77" w:rsidRPr="00D012E2">
              <w:rPr>
                <w:rFonts w:ascii="Arial" w:hAnsi="Arial" w:cs="Arial"/>
                <w:i/>
                <w:iCs/>
                <w:noProof/>
                <w:sz w:val="20"/>
                <w:szCs w:val="20"/>
              </w:rPr>
              <w:t>Deposit Release</w:t>
            </w:r>
            <w:r w:rsidR="00673B77" w:rsidRPr="00D012E2">
              <w:rPr>
                <w:rFonts w:ascii="Arial" w:hAnsi="Arial" w:cs="Arial"/>
                <w:noProof/>
                <w:sz w:val="20"/>
                <w:szCs w:val="20"/>
              </w:rPr>
              <w:t xml:space="preserve"> is complete</w:t>
            </w:r>
            <w:r w:rsidRPr="00D012E2">
              <w:rPr>
                <w:rFonts w:ascii="Arial" w:hAnsi="Arial" w:cs="Arial"/>
                <w:noProof/>
                <w:sz w:val="20"/>
                <w:szCs w:val="20"/>
              </w:rPr>
              <w:t>d.</w:t>
            </w:r>
            <w:r w:rsidR="00673B77" w:rsidRPr="00D012E2">
              <w:rPr>
                <w:rFonts w:ascii="Arial" w:hAnsi="Arial" w:cs="Arial"/>
                <w:noProof/>
                <w:sz w:val="20"/>
                <w:szCs w:val="20"/>
              </w:rPr>
              <w:t xml:space="preserve"> </w:t>
            </w:r>
          </w:p>
        </w:tc>
      </w:tr>
      <w:tr w:rsidR="00673B77" w:rsidRPr="00D012E2" w14:paraId="03A35AA1" w14:textId="77777777" w:rsidTr="006C3E04">
        <w:trPr>
          <w:trHeight w:val="255"/>
        </w:trPr>
        <w:tc>
          <w:tcPr>
            <w:tcW w:w="2263" w:type="dxa"/>
            <w:shd w:val="clear" w:color="auto" w:fill="auto"/>
            <w:vAlign w:val="center"/>
          </w:tcPr>
          <w:p w14:paraId="01C2800A" w14:textId="7777777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shd w:val="clear" w:color="auto" w:fill="auto"/>
            <w:vAlign w:val="center"/>
          </w:tcPr>
          <w:p w14:paraId="1DB6A9F8" w14:textId="3A3BEA1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Source</w:t>
            </w:r>
            <w:r w:rsidR="007A67B0" w:rsidRPr="00D012E2">
              <w:rPr>
                <w:rFonts w:ascii="Arial" w:hAnsi="Arial" w:cs="Arial"/>
                <w:noProof/>
                <w:sz w:val="20"/>
                <w:szCs w:val="20"/>
              </w:rPr>
              <w:t>d</w:t>
            </w:r>
            <w:r w:rsidRPr="00D012E2">
              <w:rPr>
                <w:rFonts w:ascii="Arial" w:hAnsi="Arial" w:cs="Arial"/>
                <w:noProof/>
                <w:sz w:val="20"/>
                <w:szCs w:val="20"/>
              </w:rPr>
              <w:t xml:space="preserve"> from the ending tenancy’s details in Salesforce</w:t>
            </w:r>
            <w:r w:rsidR="007A67B0" w:rsidRPr="00D012E2">
              <w:rPr>
                <w:rFonts w:ascii="Arial" w:hAnsi="Arial" w:cs="Arial"/>
                <w:noProof/>
                <w:sz w:val="20"/>
                <w:szCs w:val="20"/>
              </w:rPr>
              <w:t>.</w:t>
            </w:r>
          </w:p>
        </w:tc>
      </w:tr>
      <w:tr w:rsidR="00673B77" w:rsidRPr="00D012E2" w14:paraId="1BE970B1" w14:textId="77777777" w:rsidTr="006C3E04">
        <w:trPr>
          <w:trHeight w:val="255"/>
        </w:trPr>
        <w:tc>
          <w:tcPr>
            <w:tcW w:w="2263" w:type="dxa"/>
            <w:shd w:val="clear" w:color="auto" w:fill="auto"/>
            <w:vAlign w:val="center"/>
          </w:tcPr>
          <w:p w14:paraId="05E65D62" w14:textId="6B204233"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shd w:val="clear" w:color="auto" w:fill="auto"/>
            <w:vAlign w:val="center"/>
          </w:tcPr>
          <w:p w14:paraId="719929E7" w14:textId="783355C1" w:rsidR="00673B77" w:rsidRPr="00D012E2" w:rsidRDefault="00673B77" w:rsidP="007A67B0">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007A67B0" w:rsidRPr="00D012E2">
              <w:rPr>
                <w:rFonts w:ascii="Arial" w:hAnsi="Arial" w:cs="Arial"/>
                <w:noProof/>
                <w:sz w:val="20"/>
                <w:szCs w:val="20"/>
              </w:rPr>
              <w:t>n</w:t>
            </w:r>
            <w:r w:rsidRPr="00D012E2">
              <w:rPr>
                <w:rFonts w:ascii="Arial" w:hAnsi="Arial" w:cs="Arial"/>
                <w:noProof/>
                <w:sz w:val="20"/>
                <w:szCs w:val="20"/>
              </w:rPr>
              <w:t>cy</w:t>
            </w:r>
            <w:r w:rsidR="007A67B0" w:rsidRPr="00D012E2">
              <w:rPr>
                <w:rFonts w:ascii="Arial" w:hAnsi="Arial" w:cs="Arial"/>
                <w:noProof/>
                <w:sz w:val="20"/>
                <w:szCs w:val="20"/>
              </w:rPr>
              <w:t xml:space="preserve"> for the unit.</w:t>
            </w:r>
            <w:r w:rsidRPr="00D012E2">
              <w:rPr>
                <w:rFonts w:ascii="Arial" w:hAnsi="Arial" w:cs="Arial"/>
                <w:noProof/>
                <w:sz w:val="20"/>
                <w:szCs w:val="20"/>
              </w:rPr>
              <w:t xml:space="preserve"> </w:t>
            </w:r>
          </w:p>
        </w:tc>
      </w:tr>
    </w:tbl>
    <w:p w14:paraId="39C9CDFF" w14:textId="77777777" w:rsidR="00D61CE8" w:rsidRDefault="00D61CE8">
      <w:pPr>
        <w:rPr>
          <w:ins w:id="140" w:author="Nikki Papenfus" w:date="2024-04-26T15:37:00Z" w16du:dateUtc="2024-04-26T13:37:00Z"/>
          <w:rStyle w:val="Strong"/>
          <w:rFonts w:ascii="Verdana" w:eastAsiaTheme="majorEastAsia" w:hAnsi="Verdana"/>
          <w:b w:val="0"/>
          <w:bCs w:val="0"/>
          <w:sz w:val="20"/>
          <w:szCs w:val="20"/>
        </w:rPr>
      </w:pPr>
      <w:bookmarkStart w:id="141" w:name="_Toc152676502"/>
    </w:p>
    <w:p w14:paraId="69E9B938" w14:textId="363C13A1" w:rsidR="000065E5" w:rsidRPr="00D61CE8" w:rsidRDefault="000065E5">
      <w:pPr>
        <w:rPr>
          <w:ins w:id="142" w:author="Nikki Papenfus" w:date="2024-04-26T15:34:00Z" w16du:dateUtc="2024-04-26T13:34:00Z"/>
          <w:rFonts w:ascii="Arial" w:hAnsi="Arial"/>
          <w:b/>
          <w:kern w:val="28"/>
          <w:sz w:val="22"/>
          <w:szCs w:val="20"/>
          <w:lang w:eastAsia="en-US"/>
          <w:rPrChange w:id="143" w:author="Nikki Papenfus" w:date="2024-04-26T15:37:00Z" w16du:dateUtc="2024-04-26T13:37:00Z">
            <w:rPr>
              <w:ins w:id="144" w:author="Nikki Papenfus" w:date="2024-04-26T15:34:00Z" w16du:dateUtc="2024-04-26T13:34:00Z"/>
              <w:rFonts w:ascii="Arial" w:hAnsi="Arial"/>
              <w:kern w:val="28"/>
              <w:sz w:val="22"/>
              <w:szCs w:val="20"/>
              <w:lang w:eastAsia="en-US"/>
            </w:rPr>
          </w:rPrChange>
        </w:rPr>
      </w:pPr>
      <w:ins w:id="145" w:author="Nikki Papenfus" w:date="2024-04-26T15:34:00Z" w16du:dateUtc="2024-04-26T13:34:00Z">
        <w:r w:rsidRPr="00D61CE8">
          <w:rPr>
            <w:b/>
            <w:rPrChange w:id="146" w:author="Nikki Papenfus" w:date="2024-04-26T15:37:00Z" w16du:dateUtc="2024-04-26T13:37:00Z">
              <w:rPr/>
            </w:rPrChange>
          </w:rPr>
          <w:br w:type="page"/>
        </w:r>
      </w:ins>
    </w:p>
    <w:p w14:paraId="220E7E2A" w14:textId="3D3308E9" w:rsidR="00CD4C46" w:rsidRPr="006A4F50" w:rsidRDefault="00CD4C46" w:rsidP="00CD4C46">
      <w:pPr>
        <w:pStyle w:val="Heading1"/>
      </w:pPr>
      <w:bookmarkStart w:id="147" w:name="_Toc165285438"/>
      <w:r w:rsidRPr="006A4F50">
        <w:lastRenderedPageBreak/>
        <w:t>End of Tenancy Tasks</w:t>
      </w:r>
      <w:bookmarkEnd w:id="141"/>
      <w:bookmarkEnd w:id="147"/>
    </w:p>
    <w:p w14:paraId="26F5294B" w14:textId="03D3F617" w:rsidR="00820BAE" w:rsidRPr="00784BBF" w:rsidRDefault="00820BAE" w:rsidP="00CD4C46">
      <w:pPr>
        <w:pStyle w:val="Heading2"/>
        <w:rPr>
          <w:rFonts w:asciiTheme="minorHAnsi" w:hAnsiTheme="minorHAnsi" w:cstheme="minorHAnsi"/>
          <w:szCs w:val="22"/>
          <w:lang w:val="en-US"/>
        </w:rPr>
      </w:pPr>
      <w:bookmarkStart w:id="148" w:name="_Task_Statuses"/>
      <w:bookmarkStart w:id="149" w:name="_Toc165285439"/>
      <w:bookmarkEnd w:id="148"/>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149"/>
    </w:p>
    <w:p w14:paraId="524F605C" w14:textId="366142CC" w:rsidR="00AD3385" w:rsidRDefault="00AD3385" w:rsidP="00AD3385">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14:paraId="121D0333" w14:textId="0165A228" w:rsidR="00B14240" w:rsidRPr="00B0761D" w:rsidRDefault="00B14240" w:rsidP="002106EB">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w:t>
      </w:r>
      <w:r w:rsidR="00A11FF5">
        <w:rPr>
          <w:rFonts w:asciiTheme="minorHAnsi" w:hAnsiTheme="minorHAnsi" w:cstheme="minorHAnsi"/>
          <w:noProof/>
        </w:rPr>
        <w:t xml:space="preserve"> that are</w:t>
      </w:r>
      <w:r w:rsidRPr="00B0761D">
        <w:rPr>
          <w:rFonts w:asciiTheme="minorHAnsi" w:hAnsiTheme="minorHAnsi" w:cstheme="minorHAnsi"/>
          <w:noProof/>
        </w:rPr>
        <w:t xml:space="preserve">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ready to be worked on. </w:t>
      </w:r>
    </w:p>
    <w:p w14:paraId="78C57A97" w14:textId="330A9C31" w:rsidR="00B0761D" w:rsidRDefault="0064638A" w:rsidP="003E2D97">
      <w:pPr>
        <w:spacing w:after="240"/>
        <w:ind w:left="714"/>
        <w:rPr>
          <w:rFonts w:asciiTheme="minorHAnsi" w:hAnsiTheme="minorHAnsi" w:cstheme="minorHAnsi"/>
          <w:b/>
          <w:bCs/>
          <w:noProof/>
          <w:color w:val="65BCAB" w:themeColor="accent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275" behindDoc="0" locked="0" layoutInCell="1" allowOverlap="1" wp14:anchorId="6949877B" wp14:editId="157F1A92">
                <wp:simplePos x="0" y="0"/>
                <wp:positionH relativeFrom="column">
                  <wp:posOffset>4322193</wp:posOffset>
                </wp:positionH>
                <wp:positionV relativeFrom="paragraph">
                  <wp:posOffset>8950</wp:posOffset>
                </wp:positionV>
                <wp:extent cx="1562735" cy="643255"/>
                <wp:effectExtent l="495300" t="38100" r="113665" b="404495"/>
                <wp:wrapNone/>
                <wp:docPr id="1789195758" name="Speech Bubble: Rectangle 2"/>
                <wp:cNvGraphicFramePr/>
                <a:graphic xmlns:a="http://schemas.openxmlformats.org/drawingml/2006/main">
                  <a:graphicData uri="http://schemas.microsoft.com/office/word/2010/wordprocessingShape">
                    <wps:wsp>
                      <wps:cNvSpPr/>
                      <wps:spPr>
                        <a:xfrm>
                          <a:off x="0" y="0"/>
                          <a:ext cx="1562735" cy="643255"/>
                        </a:xfrm>
                        <a:prstGeom prst="wedgeRectCallout">
                          <a:avLst>
                            <a:gd name="adj1" fmla="val -79703"/>
                            <a:gd name="adj2" fmla="val 943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877B" id="_x0000_s1050" type="#_x0000_t61" style="position:absolute;left:0;text-align:left;margin-left:340.35pt;margin-top:.7pt;width:123.05pt;height:50.6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" adj="-6416,31169" fillcolor="white [3212]" strokecolor="#7f7f7f [1612]" strokeweight=".25pt">
                <v:shadow on="t" color="black" opacity="26214f" origin="-.5,-.5" offset=".74836mm,.74836mm"/>
                <v:textbo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008B2EB9" w:rsidRPr="008B2EB9">
        <w:rPr>
          <w:noProof/>
        </w:rPr>
        <w:t xml:space="preserve"> </w:t>
      </w:r>
      <w:r w:rsidR="008B2EB9" w:rsidRPr="008B2EB9">
        <w:rPr>
          <w:rFonts w:asciiTheme="minorHAnsi" w:hAnsiTheme="minorHAnsi" w:cstheme="minorHAnsi"/>
          <w:b/>
          <w:bCs/>
          <w:noProof/>
          <w:color w:val="65BCAB" w:themeColor="accent2"/>
        </w:rPr>
        <w:drawing>
          <wp:inline distT="0" distB="0" distL="0" distR="0" wp14:anchorId="735F1D68" wp14:editId="7F10BD56">
            <wp:extent cx="3633158" cy="3011329"/>
            <wp:effectExtent l="0" t="0" r="5715" b="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34"/>
                    <a:stretch>
                      <a:fillRect/>
                    </a:stretch>
                  </pic:blipFill>
                  <pic:spPr>
                    <a:xfrm>
                      <a:off x="0" y="0"/>
                      <a:ext cx="3641936" cy="3018604"/>
                    </a:xfrm>
                    <a:prstGeom prst="rect">
                      <a:avLst/>
                    </a:prstGeom>
                  </pic:spPr>
                </pic:pic>
              </a:graphicData>
            </a:graphic>
          </wp:inline>
        </w:drawing>
      </w:r>
    </w:p>
    <w:p w14:paraId="4545A63F" w14:textId="225F781F" w:rsidR="00B0761D" w:rsidRPr="00B0761D" w:rsidRDefault="00B0761D" w:rsidP="002106EB">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00250030" w:rsidRPr="00B0761D">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00250030" w:rsidRPr="00B0761D">
        <w:rPr>
          <w:rFonts w:asciiTheme="minorHAnsi" w:hAnsiTheme="minorHAnsi" w:cstheme="minorHAnsi"/>
          <w:noProof/>
          <w:color w:val="313435" w:themeColor="accent5" w:themeShade="80"/>
        </w:rPr>
        <w:t>have not yet been assigned to anyone.</w:t>
      </w:r>
    </w:p>
    <w:p w14:paraId="28F8E9F3" w14:textId="4A864B61" w:rsidR="00B14240" w:rsidRDefault="00B8586E" w:rsidP="003E2D97">
      <w:pPr>
        <w:spacing w:after="240"/>
        <w:ind w:left="714"/>
        <w:rPr>
          <w:highlight w:val="yellow"/>
        </w:rPr>
      </w:pPr>
      <w:r w:rsidRPr="00764B74">
        <w:rPr>
          <w:noProof/>
          <w:lang w:val="en-US"/>
        </w:rPr>
        <mc:AlternateContent>
          <mc:Choice Requires="wps">
            <w:drawing>
              <wp:anchor distT="0" distB="0" distL="114300" distR="114300" simplePos="0" relativeHeight="251658274" behindDoc="0" locked="0" layoutInCell="1" allowOverlap="1" wp14:anchorId="4E0B837D" wp14:editId="6902F6CE">
                <wp:simplePos x="0" y="0"/>
                <wp:positionH relativeFrom="column">
                  <wp:posOffset>4186555</wp:posOffset>
                </wp:positionH>
                <wp:positionV relativeFrom="paragraph">
                  <wp:posOffset>1159941</wp:posOffset>
                </wp:positionV>
                <wp:extent cx="1699895" cy="444979"/>
                <wp:effectExtent l="304800" t="38100" r="109855" b="127000"/>
                <wp:wrapNone/>
                <wp:docPr id="462903781" name="Speech Bubble: Rectangle 2"/>
                <wp:cNvGraphicFramePr/>
                <a:graphic xmlns:a="http://schemas.openxmlformats.org/drawingml/2006/main">
                  <a:graphicData uri="http://schemas.microsoft.com/office/word/2010/wordprocessingShape">
                    <wps:wsp>
                      <wps:cNvSpPr/>
                      <wps:spPr>
                        <a:xfrm>
                          <a:off x="0" y="0"/>
                          <a:ext cx="1699895" cy="444979"/>
                        </a:xfrm>
                        <a:prstGeom prst="wedgeRectCallout">
                          <a:avLst>
                            <a:gd name="adj1" fmla="val -65436"/>
                            <a:gd name="adj2" fmla="val 5452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B837D" id="_x0000_s1051" type="#_x0000_t61" style="position:absolute;left:0;text-align:left;margin-left:329.65pt;margin-top:91.35pt;width:133.85pt;height:35.0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" adj="-3334,22578" fillcolor="white [3212]" strokecolor="#7f7f7f [1612]" strokeweight=".25pt">
                <v:shadow on="t" color="black" opacity="26214f" origin="-.5,-.5" offset=".74836mm,.74836mm"/>
                <v:textbo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v:textbox>
              </v:shape>
            </w:pict>
          </mc:Fallback>
        </mc:AlternateContent>
      </w:r>
      <w:r w:rsidRPr="00764B74">
        <w:rPr>
          <w:noProof/>
          <w:lang w:val="en-US"/>
        </w:rPr>
        <mc:AlternateContent>
          <mc:Choice Requires="wps">
            <w:drawing>
              <wp:anchor distT="0" distB="0" distL="114300" distR="114300" simplePos="0" relativeHeight="251658346" behindDoc="0" locked="0" layoutInCell="1" allowOverlap="1" wp14:anchorId="70E6BBE0" wp14:editId="5E8CD4A0">
                <wp:simplePos x="0" y="0"/>
                <wp:positionH relativeFrom="column">
                  <wp:posOffset>4184650</wp:posOffset>
                </wp:positionH>
                <wp:positionV relativeFrom="paragraph">
                  <wp:posOffset>12700</wp:posOffset>
                </wp:positionV>
                <wp:extent cx="1704975" cy="910590"/>
                <wp:effectExtent l="285750" t="38100" r="123825" b="118110"/>
                <wp:wrapNone/>
                <wp:docPr id="1068811306" name="Speech Bubble: Rectangle 2"/>
                <wp:cNvGraphicFramePr/>
                <a:graphic xmlns:a="http://schemas.openxmlformats.org/drawingml/2006/main">
                  <a:graphicData uri="http://schemas.microsoft.com/office/word/2010/wordprocessingShape">
                    <wps:wsp>
                      <wps:cNvSpPr/>
                      <wps:spPr>
                        <a:xfrm>
                          <a:off x="0" y="0"/>
                          <a:ext cx="1704975" cy="910590"/>
                        </a:xfrm>
                        <a:prstGeom prst="wedgeRectCallout">
                          <a:avLst>
                            <a:gd name="adj1" fmla="val -64069"/>
                            <a:gd name="adj2" fmla="val -304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BBE0" id="_x0000_s1052" type="#_x0000_t61" style="position:absolute;left:0;text-align:left;margin-left:329.5pt;margin-top:1pt;width:134.25pt;height:71.7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" adj="-3039,4224" fillcolor="white [3212]" strokecolor="#7f7f7f [1612]" strokeweight=".25pt">
                <v:shadow on="t" color="black" opacity="26214f" origin="-.5,-.5" offset=".74836mm,.74836mm"/>
                <v:textbo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“ancoats, headline”</w:t>
                      </w:r>
                      <w:r w:rsidR="00B8586E">
                        <w:rPr>
                          <w:rStyle w:val="IntenseEmphasis"/>
                          <w:rFonts w:ascii="Arial" w:hAnsi="Arial" w:cs="Arial"/>
                          <w:i w:val="0"/>
                          <w:iCs w:val="0"/>
                          <w:color w:val="313435" w:themeColor="accent5" w:themeShade="80"/>
                        </w:rPr>
                        <w:t>.</w:t>
                      </w:r>
                    </w:p>
                  </w:txbxContent>
                </v:textbox>
              </v:shape>
            </w:pict>
          </mc:Fallback>
        </mc:AlternateContent>
      </w:r>
      <w:r w:rsidR="003E2D97" w:rsidRPr="003E2D97">
        <w:rPr>
          <w:noProof/>
        </w:rPr>
        <w:t xml:space="preserve"> </w:t>
      </w:r>
      <w:r w:rsidR="003E2D97" w:rsidRPr="003E2D97">
        <w:rPr>
          <w:noProof/>
        </w:rPr>
        <w:drawing>
          <wp:inline distT="0" distB="0" distL="0" distR="0" wp14:anchorId="21BC7603" wp14:editId="56F3B584">
            <wp:extent cx="3632835" cy="1900641"/>
            <wp:effectExtent l="0" t="0" r="5715" b="4445"/>
            <wp:docPr id="1436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2072" name=""/>
                    <pic:cNvPicPr/>
                  </pic:nvPicPr>
                  <pic:blipFill>
                    <a:blip r:embed="rId35"/>
                    <a:stretch>
                      <a:fillRect/>
                    </a:stretch>
                  </pic:blipFill>
                  <pic:spPr>
                    <a:xfrm>
                      <a:off x="0" y="0"/>
                      <a:ext cx="3646225" cy="1907646"/>
                    </a:xfrm>
                    <a:prstGeom prst="rect">
                      <a:avLst/>
                    </a:prstGeom>
                  </pic:spPr>
                </pic:pic>
              </a:graphicData>
            </a:graphic>
          </wp:inline>
        </w:drawing>
      </w:r>
    </w:p>
    <w:p w14:paraId="0A9A0CB6" w14:textId="25F3421A" w:rsidR="003E2D97" w:rsidRDefault="003E2D97">
      <w:pPr>
        <w:rPr>
          <w:rFonts w:asciiTheme="minorHAnsi" w:hAnsiTheme="minorHAnsi" w:cstheme="minorHAnsi"/>
          <w:noProof/>
          <w:sz w:val="22"/>
          <w:szCs w:val="22"/>
        </w:rPr>
      </w:pPr>
    </w:p>
    <w:p w14:paraId="5CD744FB" w14:textId="2BC39E3B" w:rsidR="00B0761D" w:rsidRPr="008B2EB9" w:rsidRDefault="008B2EB9" w:rsidP="00B0761D">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w:t>
      </w:r>
      <w:r w:rsidR="00A11FF5">
        <w:rPr>
          <w:rFonts w:asciiTheme="minorHAnsi" w:hAnsiTheme="minorHAnsi" w:cstheme="minorHAnsi"/>
          <w:noProof/>
          <w:sz w:val="22"/>
          <w:szCs w:val="22"/>
        </w:rPr>
        <w:t xml:space="preserve">for each team </w:t>
      </w:r>
      <w:r w:rsidRPr="008B2EB9">
        <w:rPr>
          <w:rFonts w:asciiTheme="minorHAnsi" w:hAnsiTheme="minorHAnsi" w:cstheme="minorHAnsi"/>
          <w:noProof/>
          <w:sz w:val="22"/>
          <w:szCs w:val="22"/>
        </w:rPr>
        <w:t xml:space="preserve">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r w:rsidR="003E2D97">
        <w:rPr>
          <w:rFonts w:asciiTheme="minorHAnsi" w:hAnsiTheme="minorHAnsi" w:cstheme="minorHAnsi"/>
          <w:noProof/>
          <w:sz w:val="22"/>
          <w:szCs w:val="22"/>
        </w:rPr>
        <w:t>.</w:t>
      </w:r>
    </w:p>
    <w:p w14:paraId="055BBE31" w14:textId="0FA03F16" w:rsidR="00CD4C46" w:rsidRDefault="008B2EB9" w:rsidP="00807BB4">
      <w:pPr>
        <w:spacing w:after="240"/>
        <w:ind w:left="-993"/>
        <w:rPr>
          <w:b/>
        </w:rPr>
      </w:pPr>
      <w:r>
        <w:rPr>
          <w:noProof/>
        </w:rPr>
        <w:drawing>
          <wp:anchor distT="0" distB="0" distL="114300" distR="114300" simplePos="0" relativeHeight="251658276" behindDoc="0" locked="0" layoutInCell="1" allowOverlap="1" wp14:anchorId="0629D97B" wp14:editId="6E0C0123">
            <wp:simplePos x="0" y="0"/>
            <wp:positionH relativeFrom="column">
              <wp:posOffset>5157086</wp:posOffset>
            </wp:positionH>
            <wp:positionV relativeFrom="paragraph">
              <wp:posOffset>88769</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07BB4" w:rsidRPr="00807BB4">
        <w:rPr>
          <w:noProof/>
        </w:rPr>
        <w:drawing>
          <wp:inline distT="0" distB="0" distL="0" distR="0" wp14:anchorId="11A0F08F" wp14:editId="287844AB">
            <wp:extent cx="7000858" cy="1293962"/>
            <wp:effectExtent l="0" t="0" r="0" b="1905"/>
            <wp:docPr id="18049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2369" name=""/>
                    <pic:cNvPicPr/>
                  </pic:nvPicPr>
                  <pic:blipFill>
                    <a:blip r:embed="rId36"/>
                    <a:stretch>
                      <a:fillRect/>
                    </a:stretch>
                  </pic:blipFill>
                  <pic:spPr>
                    <a:xfrm>
                      <a:off x="0" y="0"/>
                      <a:ext cx="7051079" cy="1303244"/>
                    </a:xfrm>
                    <a:prstGeom prst="rect">
                      <a:avLst/>
                    </a:prstGeom>
                  </pic:spPr>
                </pic:pic>
              </a:graphicData>
            </a:graphic>
          </wp:inline>
        </w:drawing>
      </w:r>
      <w:r w:rsidR="00CD4C46">
        <w:br w:type="page"/>
      </w:r>
    </w:p>
    <w:p w14:paraId="2B9C06A3" w14:textId="4C573AAF" w:rsidR="00CD4C46" w:rsidRDefault="00CD4C46" w:rsidP="00CD4C46">
      <w:pPr>
        <w:pStyle w:val="Heading2"/>
        <w:rPr>
          <w:rFonts w:asciiTheme="minorHAnsi" w:hAnsiTheme="minorHAnsi" w:cstheme="minorHAnsi"/>
          <w:szCs w:val="22"/>
          <w:lang w:val="en-US"/>
        </w:rPr>
      </w:pPr>
      <w:bookmarkStart w:id="150" w:name="_Toc165285440"/>
      <w:r w:rsidRPr="006A4F50">
        <w:rPr>
          <w:rFonts w:asciiTheme="minorHAnsi" w:hAnsiTheme="minorHAnsi" w:cstheme="minorHAnsi"/>
          <w:szCs w:val="22"/>
          <w:lang w:val="en-US"/>
        </w:rPr>
        <w:lastRenderedPageBreak/>
        <w:t>The Task at a Glance</w:t>
      </w:r>
      <w:bookmarkEnd w:id="150"/>
    </w:p>
    <w:p w14:paraId="1BB774D5" w14:textId="48E33F74" w:rsidR="00CD4C46" w:rsidRPr="00A04AF8" w:rsidRDefault="00A04AF8" w:rsidP="00CD4C46">
      <w:pPr>
        <w:pStyle w:val="NormalIndent"/>
        <w:rPr>
          <w:sz w:val="14"/>
          <w:szCs w:val="14"/>
          <w:lang w:val="en-GB"/>
        </w:rPr>
      </w:pPr>
      <w:r w:rsidRPr="00A04AF8">
        <w:rPr>
          <w:rFonts w:asciiTheme="minorHAnsi" w:hAnsiTheme="minorHAnsi" w:cstheme="minorHAnsi"/>
          <w:noProof/>
          <w:sz w:val="14"/>
          <w:szCs w:val="16"/>
        </w:rPr>
        <mc:AlternateContent>
          <mc:Choice Requires="wps">
            <w:drawing>
              <wp:anchor distT="0" distB="0" distL="114300" distR="114300" simplePos="0" relativeHeight="251658242" behindDoc="0" locked="0" layoutInCell="1" allowOverlap="1" wp14:anchorId="4D7EED5F" wp14:editId="33BBB83C">
                <wp:simplePos x="0" y="0"/>
                <wp:positionH relativeFrom="column">
                  <wp:posOffset>3169285</wp:posOffset>
                </wp:positionH>
                <wp:positionV relativeFrom="paragraph">
                  <wp:posOffset>140335</wp:posOffset>
                </wp:positionV>
                <wp:extent cx="1933575" cy="542925"/>
                <wp:effectExtent l="53340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75725"/>
                            <a:gd name="adj2" fmla="val 2252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ED5F" id="_x0000_s1053" type="#_x0000_t61" style="position:absolute;left:0;text-align:left;margin-left:249.55pt;margin-top:11.05pt;width:152.25pt;height:42.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" adj="-5557,59458" fillcolor="white [3212]" strokecolor="#7f7f7f [1612]" strokeweight=".25pt">
                <v:shadow on="t" color="black" opacity="26214f" origin="-.5,-.5" offset=".74836mm,.74836mm"/>
                <v:textbo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658241" behindDoc="0" locked="0" layoutInCell="1" allowOverlap="1" wp14:anchorId="5A187E64" wp14:editId="3CD9D8AF">
                <wp:simplePos x="0" y="0"/>
                <wp:positionH relativeFrom="column">
                  <wp:posOffset>1513205</wp:posOffset>
                </wp:positionH>
                <wp:positionV relativeFrom="paragraph">
                  <wp:posOffset>149225</wp:posOffset>
                </wp:positionV>
                <wp:extent cx="1543050" cy="542925"/>
                <wp:effectExtent l="38100" t="38100" r="11430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25826"/>
                            <a:gd name="adj2" fmla="val 2117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87E64" id="_x0000_s1054" type="#_x0000_t61" style="position:absolute;left:0;text-align:left;margin-left:119.15pt;margin-top:11.75pt;width:121.5pt;height:4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" adj="5222,56533" fillcolor="white [3212]" strokecolor="#7f7f7f [1612]" strokeweight=".25pt">
                <v:shadow on="t" color="black" opacity="26214f" origin="-.5,-.5" offset=".74836mm,.74836mm"/>
                <v:textbo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658240" behindDoc="0" locked="0" layoutInCell="1" allowOverlap="1" wp14:anchorId="6D2EAD05" wp14:editId="51062652">
                <wp:simplePos x="0" y="0"/>
                <wp:positionH relativeFrom="column">
                  <wp:posOffset>80645</wp:posOffset>
                </wp:positionH>
                <wp:positionV relativeFrom="paragraph">
                  <wp:posOffset>149225</wp:posOffset>
                </wp:positionV>
                <wp:extent cx="1295400" cy="542925"/>
                <wp:effectExtent l="38100" t="38100" r="114300" b="100012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31508"/>
                            <a:gd name="adj2" fmla="val 2092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AD05" id="_x0000_s1055" type="#_x0000_t61" style="position:absolute;left:0;text-align:left;margin-left:6.35pt;margin-top:11.75pt;width:102pt;height:4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" adj="17606,56008" fillcolor="white [3212]" strokecolor="#7f7f7f [1612]" strokeweight=".25pt">
                <v:shadow on="t" color="black" opacity="26214f" origin="-.5,-.5" offset=".74836mm,.74836mm"/>
                <v:textbo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14:paraId="6809CC25" w14:textId="77777777" w:rsidR="00CD4C46" w:rsidRPr="00A52458" w:rsidRDefault="00CD4C46" w:rsidP="00CD4C46">
      <w:pPr>
        <w:pStyle w:val="NormalIndent"/>
        <w:rPr>
          <w:lang w:val="en-GB"/>
        </w:rPr>
      </w:pPr>
    </w:p>
    <w:p w14:paraId="5AE98D31" w14:textId="36C4A1D4" w:rsidR="00CD4C46" w:rsidRDefault="00A04AF8" w:rsidP="001A7C59">
      <w:pPr>
        <w:pStyle w:val="NormalIndent"/>
        <w:ind w:left="-1134"/>
        <w:rPr>
          <w:lang w:val="en-GB"/>
        </w:rPr>
      </w:pPr>
      <w:r>
        <w:rPr>
          <w:noProof/>
          <w:lang w:val="en-GB"/>
        </w:rPr>
        <mc:AlternateContent>
          <mc:Choice Requires="wps">
            <w:drawing>
              <wp:anchor distT="0" distB="0" distL="114300" distR="114300" simplePos="0" relativeHeight="251658244" behindDoc="0" locked="0" layoutInCell="1" allowOverlap="1" wp14:anchorId="6FD5191C" wp14:editId="0A8D4213">
                <wp:simplePos x="0" y="0"/>
                <wp:positionH relativeFrom="column">
                  <wp:posOffset>4191719</wp:posOffset>
                </wp:positionH>
                <wp:positionV relativeFrom="paragraph">
                  <wp:posOffset>2947275</wp:posOffset>
                </wp:positionV>
                <wp:extent cx="2152650" cy="596265"/>
                <wp:effectExtent l="22860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8449"/>
                            <a:gd name="adj2" fmla="val -814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5191C" id="_x0000_s1056" type="#_x0000_t61" style="position:absolute;left:0;text-align:left;margin-left:330.05pt;margin-top:232.05pt;width:169.5pt;height:46.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" adj="-1825,9041" fillcolor="white [3212]" strokecolor="#7f7f7f [1612]" strokeweight=".25pt">
                <v:shadow on="t" color="black" opacity="26214f" origin="-.5,-.5" offset=".74836mm,.74836mm"/>
                <v:textbo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Pr>
          <w:noProof/>
          <w:lang w:val="en-GB"/>
        </w:rPr>
        <mc:AlternateContent>
          <mc:Choice Requires="wps">
            <w:drawing>
              <wp:anchor distT="0" distB="0" distL="114300" distR="114300" simplePos="0" relativeHeight="251658243" behindDoc="0" locked="0" layoutInCell="1" allowOverlap="1" wp14:anchorId="46C85CD5" wp14:editId="60A0A1EA">
                <wp:simplePos x="0" y="0"/>
                <wp:positionH relativeFrom="column">
                  <wp:posOffset>4186555</wp:posOffset>
                </wp:positionH>
                <wp:positionV relativeFrom="paragraph">
                  <wp:posOffset>1713230</wp:posOffset>
                </wp:positionV>
                <wp:extent cx="2152650" cy="1190625"/>
                <wp:effectExtent l="9715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93423"/>
                            <a:gd name="adj2" fmla="val -489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5CD5" id="_x0000_s1057" type="#_x0000_t61" style="position:absolute;left:0;text-align:left;margin-left:329.65pt;margin-top:134.9pt;width:169.5pt;height:93.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" adj="-9379,226" fillcolor="white [3212]" strokecolor="#7f7f7f [1612]" strokeweight=".25pt">
                <v:shadow on="t" color="black" opacity="26214f" origin="-.5,-.5" offset=".74836mm,.74836mm"/>
                <v:textbo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Pr>
          <w:noProof/>
          <w:lang w:val="en-GB"/>
        </w:rPr>
        <mc:AlternateContent>
          <mc:Choice Requires="wps">
            <w:drawing>
              <wp:anchor distT="0" distB="0" distL="114300" distR="114300" simplePos="0" relativeHeight="251658246" behindDoc="0" locked="0" layoutInCell="1" allowOverlap="1" wp14:anchorId="414934BC" wp14:editId="308105FA">
                <wp:simplePos x="0" y="0"/>
                <wp:positionH relativeFrom="column">
                  <wp:posOffset>4128135</wp:posOffset>
                </wp:positionH>
                <wp:positionV relativeFrom="paragraph">
                  <wp:posOffset>885190</wp:posOffset>
                </wp:positionV>
                <wp:extent cx="2204720" cy="422910"/>
                <wp:effectExtent l="3067050" t="38100" r="119380" b="243840"/>
                <wp:wrapNone/>
                <wp:docPr id="1869062887" name="Speech Bubble: Rectangle 2"/>
                <wp:cNvGraphicFramePr/>
                <a:graphic xmlns:a="http://schemas.openxmlformats.org/drawingml/2006/main">
                  <a:graphicData uri="http://schemas.microsoft.com/office/word/2010/wordprocessingShape">
                    <wps:wsp>
                      <wps:cNvSpPr/>
                      <wps:spPr>
                        <a:xfrm>
                          <a:off x="0" y="0"/>
                          <a:ext cx="2204720" cy="422910"/>
                        </a:xfrm>
                        <a:prstGeom prst="wedgeRectCallout">
                          <a:avLst>
                            <a:gd name="adj1" fmla="val -187089"/>
                            <a:gd name="adj2" fmla="val 841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34BC" id="_x0000_s1058" type="#_x0000_t61" style="position:absolute;left:0;text-align:left;margin-left:325.05pt;margin-top:69.7pt;width:173.6pt;height:33.3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" adj="-29611,28985" fillcolor="white [3212]" strokecolor="#7f7f7f [1612]" strokeweight=".25pt">
                <v:shadow on="t" color="black" opacity="26214f" origin="-.5,-.5" offset=".74836mm,.74836mm"/>
                <v:textbo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658245" behindDoc="0" locked="0" layoutInCell="1" allowOverlap="1" wp14:anchorId="392DC61F" wp14:editId="305D1EC8">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DC61F" id="_x0000_s1059" type="#_x0000_t61" style="position:absolute;left:0;text-align:left;margin-left:330.15pt;margin-top:284.05pt;width:169.5pt;height:49.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" adj="-9555,6018" fillcolor="white [3212]" strokecolor="#7f7f7f [1612]" strokeweight=".25pt">
                <v:shadow on="t" color="black" opacity="26214f" origin="-.5,-.5" offset=".74836mm,.74836mm"/>
                <v:textbo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Pr="00A04AF8">
        <w:rPr>
          <w:noProof/>
        </w:rPr>
        <w:t xml:space="preserve"> </w:t>
      </w:r>
      <w:r w:rsidRPr="00A04AF8">
        <w:rPr>
          <w:noProof/>
          <w:lang w:val="en-GB"/>
        </w:rPr>
        <w:drawing>
          <wp:inline distT="0" distB="0" distL="0" distR="0" wp14:anchorId="3A03F864" wp14:editId="61A0F9A7">
            <wp:extent cx="7239009" cy="4237450"/>
            <wp:effectExtent l="0" t="0" r="0" b="0"/>
            <wp:docPr id="10566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0922" name=""/>
                    <pic:cNvPicPr/>
                  </pic:nvPicPr>
                  <pic:blipFill>
                    <a:blip r:embed="rId37"/>
                    <a:stretch>
                      <a:fillRect/>
                    </a:stretch>
                  </pic:blipFill>
                  <pic:spPr>
                    <a:xfrm>
                      <a:off x="0" y="0"/>
                      <a:ext cx="7253452" cy="4245904"/>
                    </a:xfrm>
                    <a:prstGeom prst="rect">
                      <a:avLst/>
                    </a:prstGeom>
                  </pic:spPr>
                </pic:pic>
              </a:graphicData>
            </a:graphic>
          </wp:inline>
        </w:drawing>
      </w:r>
    </w:p>
    <w:p w14:paraId="12457599" w14:textId="77777777" w:rsidR="007B5E1F" w:rsidRPr="003E2D97" w:rsidRDefault="007B5E1F" w:rsidP="006A4F50">
      <w:pPr>
        <w:pStyle w:val="NormalIndent"/>
        <w:ind w:left="-993"/>
        <w:rPr>
          <w:sz w:val="28"/>
          <w:szCs w:val="28"/>
          <w:lang w:val="en-GB"/>
        </w:rPr>
      </w:pPr>
    </w:p>
    <w:p w14:paraId="4CDA8444" w14:textId="095AC46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14:paraId="7610FB04" w14:textId="77777777" w:rsidR="00CD4C46" w:rsidRPr="009F319B" w:rsidRDefault="00CD4C46" w:rsidP="002106EB">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14:paraId="76E09639" w14:textId="31B3DD94" w:rsidR="00CD4C46" w:rsidRPr="009F319B" w:rsidRDefault="00CD4C46" w:rsidP="002106EB">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 xml:space="preserve">being completed, the task dates will automatically update as </w:t>
      </w:r>
      <w:r w:rsidR="00A11FF5">
        <w:rPr>
          <w:rFonts w:asciiTheme="minorHAnsi" w:hAnsiTheme="minorHAnsi" w:cstheme="minorHAnsi"/>
          <w:noProof/>
        </w:rPr>
        <w:t>preceding</w:t>
      </w:r>
      <w:r w:rsidRPr="009F319B">
        <w:rPr>
          <w:rFonts w:asciiTheme="minorHAnsi" w:hAnsiTheme="minorHAnsi" w:cstheme="minorHAnsi"/>
          <w:noProof/>
        </w:rPr>
        <w:t xml:space="preserve"> tasks are completed or where any expected delays are captured.</w:t>
      </w:r>
    </w:p>
    <w:p w14:paraId="7FDD8835" w14:textId="77777777" w:rsidR="000B159D" w:rsidRDefault="000B159D">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4C69496F" w14:textId="1E4CB58C" w:rsidR="000B159D" w:rsidRDefault="000B159D" w:rsidP="000B159D">
      <w:pPr>
        <w:pStyle w:val="Heading2"/>
        <w:rPr>
          <w:rFonts w:asciiTheme="minorHAnsi" w:hAnsiTheme="minorHAnsi" w:cstheme="minorHAnsi"/>
          <w:szCs w:val="22"/>
          <w:lang w:val="en-US"/>
        </w:rPr>
      </w:pPr>
      <w:bookmarkStart w:id="151" w:name="_Task_Statuses_1"/>
      <w:bookmarkStart w:id="152" w:name="_Toc165285441"/>
      <w:bookmarkEnd w:id="151"/>
      <w:r w:rsidRPr="00CD4C46">
        <w:rPr>
          <w:rFonts w:asciiTheme="minorHAnsi" w:hAnsiTheme="minorHAnsi" w:cstheme="minorHAnsi"/>
          <w:szCs w:val="22"/>
          <w:lang w:val="en-US"/>
        </w:rPr>
        <w:lastRenderedPageBreak/>
        <w:t>Task Statuses</w:t>
      </w:r>
      <w:bookmarkEnd w:id="152"/>
    </w:p>
    <w:p w14:paraId="5C465907" w14:textId="7A36439B" w:rsidR="00644639" w:rsidRPr="00CD4C46" w:rsidRDefault="00644639" w:rsidP="00644639">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bookmarkStart w:id="153" w:name="TaskStatuses"/>
      <w:bookmarkEnd w:id="153"/>
    </w:p>
    <w:p w14:paraId="7E32FBFD" w14:textId="77DD369F" w:rsidR="000B159D" w:rsidRDefault="002803BF" w:rsidP="002803BF">
      <w:pPr>
        <w:pStyle w:val="NormalIndent"/>
        <w:spacing w:after="240"/>
        <w:ind w:left="0"/>
        <w:rPr>
          <w:lang w:val="en-GB"/>
        </w:rPr>
      </w:pPr>
      <w:r w:rsidRPr="002803BF">
        <w:rPr>
          <w:noProof/>
          <w:lang w:val="en-GB"/>
        </w:rPr>
        <w:drawing>
          <wp:inline distT="0" distB="0" distL="0" distR="0" wp14:anchorId="7C85588F" wp14:editId="3739D6AE">
            <wp:extent cx="5559485" cy="4107842"/>
            <wp:effectExtent l="0" t="0" r="3175" b="6985"/>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8"/>
                    <a:stretch>
                      <a:fillRect/>
                    </a:stretch>
                  </pic:blipFill>
                  <pic:spPr>
                    <a:xfrm>
                      <a:off x="0" y="0"/>
                      <a:ext cx="5563058" cy="4110482"/>
                    </a:xfrm>
                    <a:prstGeom prst="rect">
                      <a:avLst/>
                    </a:prstGeom>
                  </pic:spPr>
                </pic:pic>
              </a:graphicData>
            </a:graphic>
          </wp:inline>
        </w:drawing>
      </w:r>
    </w:p>
    <w:p w14:paraId="2A560D0A" w14:textId="78DC78A3" w:rsidR="0056730D" w:rsidRDefault="0056730D" w:rsidP="00D35098">
      <w:pPr>
        <w:spacing w:after="24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anchor="_Setting_Tasks_to" w:history="1">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14:paraId="02092508" w14:textId="77777777" w:rsidR="00D35098" w:rsidRPr="009F319B" w:rsidRDefault="00D35098" w:rsidP="00D35098">
      <w:pPr>
        <w:spacing w:after="240"/>
        <w:rPr>
          <w:rFonts w:asciiTheme="minorHAnsi" w:hAnsiTheme="minorHAnsi" w:cstheme="minorHAnsi"/>
          <w:noProof/>
          <w:sz w:val="22"/>
          <w:szCs w:val="22"/>
        </w:rPr>
      </w:pPr>
    </w:p>
    <w:p w14:paraId="303CEAE1" w14:textId="77F25414" w:rsidR="00CD4C46" w:rsidRPr="006A4F50" w:rsidRDefault="001D0184" w:rsidP="00CD4C46">
      <w:pPr>
        <w:pStyle w:val="Heading2"/>
        <w:rPr>
          <w:rFonts w:asciiTheme="minorHAnsi" w:hAnsiTheme="minorHAnsi" w:cstheme="minorHAnsi"/>
          <w:szCs w:val="22"/>
          <w:lang w:val="en-US"/>
        </w:rPr>
      </w:pPr>
      <w:bookmarkStart w:id="154" w:name="_Toc165285442"/>
      <w:r w:rsidRPr="006A4F50">
        <w:rPr>
          <w:rFonts w:asciiTheme="minorHAnsi" w:hAnsiTheme="minorHAnsi" w:cstheme="minorHAnsi"/>
          <w:noProof/>
          <w:szCs w:val="22"/>
          <w:lang w:val="en-US"/>
        </w:rPr>
        <mc:AlternateContent>
          <mc:Choice Requires="wps">
            <w:drawing>
              <wp:anchor distT="0" distB="0" distL="114300" distR="114300" simplePos="0" relativeHeight="251658247" behindDoc="0" locked="0" layoutInCell="1" allowOverlap="1" wp14:anchorId="6C4AD7AA" wp14:editId="0FC2F358">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AD7AA" id="_x0000_s1060" type="#_x0000_t61" style="position:absolute;left:0;text-align:left;margin-left:331.75pt;margin-top:24.55pt;width:106pt;height:20.3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0hGIw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" adj="7728,83701" fillcolor="white [3212]" strokecolor="#7f7f7f [1612]" strokeweight=".25pt">
                <v:shadow on="t" color="black" opacity="26214f" origin="-.5,-.5" offset=".74836mm,.74836mm"/>
                <v:textbo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rsidRPr="006A4F50">
        <w:rPr>
          <w:rFonts w:asciiTheme="minorHAnsi" w:hAnsiTheme="minorHAnsi" w:cstheme="minorHAnsi"/>
          <w:szCs w:val="22"/>
          <w:lang w:val="en-US"/>
        </w:rPr>
        <w:t>Starting a Task</w:t>
      </w:r>
      <w:bookmarkEnd w:id="154"/>
      <w:r w:rsidR="00CD4C46" w:rsidRPr="006A4F50">
        <w:rPr>
          <w:rFonts w:asciiTheme="minorHAnsi" w:hAnsiTheme="minorHAnsi" w:cstheme="minorHAnsi"/>
          <w:szCs w:val="22"/>
          <w:lang w:val="en-US"/>
        </w:rPr>
        <w:t xml:space="preserve"> </w:t>
      </w:r>
    </w:p>
    <w:p w14:paraId="2C0B7708" w14:textId="7353FBDD"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14:paraId="4EE237B6" w14:textId="260A0ECF" w:rsidR="00CD4C46" w:rsidRDefault="00CB4D48" w:rsidP="006A4F50">
      <w:pPr>
        <w:pStyle w:val="NormalIndent"/>
        <w:ind w:left="-993"/>
        <w:rPr>
          <w:lang w:val="en-GB"/>
        </w:rPr>
      </w:pPr>
      <w:r>
        <w:rPr>
          <w:noProof/>
          <w:lang w:val="en-GB"/>
        </w:rPr>
        <mc:AlternateContent>
          <mc:Choice Requires="wps">
            <w:drawing>
              <wp:anchor distT="0" distB="0" distL="114300" distR="114300" simplePos="0" relativeHeight="251658249"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E9FA" id="_x0000_s1061" type="#_x0000_t61" style="position:absolute;left:0;text-align:left;margin-left:340.1pt;margin-top:107.5pt;width:158.7pt;height:61.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efsHwMAANk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" adj="-5200,15588" fillcolor="white [3212]" strokecolor="#7f7f7f [1612]" strokeweight=".25pt">
                <v:shadow on="t" color="black" opacity="26214f" origin="-.5,-.5" offset=".74836mm,.74836mm"/>
                <v:textbo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658250"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658248"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64EED4" id="Rectangle 3" o:spid="_x0000_s1026" style="position:absolute;margin-left:140.6pt;margin-top:125.75pt;width:177.3pt;height:34.6pt;z-index:25118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filled="f" strokecolor="#e16a2f" strokeweight="1.5pt"/>
            </w:pict>
          </mc:Fallback>
        </mc:AlternateContent>
      </w:r>
      <w:r w:rsidR="00CD4C46" w:rsidRPr="00A41D72">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9"/>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p w14:paraId="578017BC" w14:textId="00DE13AF" w:rsidR="00CD4C46" w:rsidRPr="00764B74" w:rsidRDefault="00A11FF5" w:rsidP="00CD4C46">
      <w:pPr>
        <w:pStyle w:val="Heading2"/>
        <w:rPr>
          <w:rFonts w:asciiTheme="minorHAnsi" w:hAnsiTheme="minorHAnsi" w:cstheme="minorHAnsi"/>
          <w:szCs w:val="22"/>
          <w:lang w:val="en-US"/>
        </w:rPr>
      </w:pPr>
      <w:bookmarkStart w:id="155" w:name="_Toc165285443"/>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658255" behindDoc="0" locked="0" layoutInCell="1" allowOverlap="1" wp14:anchorId="4F871196" wp14:editId="0F883F9B">
                <wp:simplePos x="0" y="0"/>
                <wp:positionH relativeFrom="column">
                  <wp:posOffset>3625215</wp:posOffset>
                </wp:positionH>
                <wp:positionV relativeFrom="paragraph">
                  <wp:posOffset>307975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1196" id="_x0000_s1062" type="#_x0000_t61" style="position:absolute;left:0;text-align:left;margin-left:285.45pt;margin-top:24.25pt;width:106pt;height:20.3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" adj="22633,86754" fillcolor="white [3212]" strokecolor="#7f7f7f [1612]" strokeweight=".25pt">
                <v:shadow on="t" color="black" opacity="26214f" origin="-.5,-.5" offset=".74836mm,.74836mm"/>
                <v:textbo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00CD4C46" w:rsidRPr="00764B74">
        <w:rPr>
          <w:rFonts w:asciiTheme="minorHAnsi" w:hAnsiTheme="minorHAnsi" w:cstheme="minorHAnsi"/>
          <w:szCs w:val="22"/>
          <w:lang w:val="en-US"/>
        </w:rPr>
        <w:t>Completing a Task</w:t>
      </w:r>
      <w:bookmarkEnd w:id="155"/>
    </w:p>
    <w:p w14:paraId="681B603C" w14:textId="6B218AFE"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14:paraId="7D47CEEF" w14:textId="145C8781" w:rsidR="00CD4C46" w:rsidRDefault="00961D4C" w:rsidP="00423B8A">
      <w:pPr>
        <w:pStyle w:val="NormalIndent"/>
        <w:spacing w:after="360"/>
        <w:ind w:left="-993"/>
        <w:rPr>
          <w:lang w:val="en-GB"/>
        </w:rPr>
      </w:pPr>
      <w:r>
        <w:rPr>
          <w:noProof/>
          <w:lang w:val="en-GB"/>
        </w:rPr>
        <mc:AlternateContent>
          <mc:Choice Requires="wps">
            <w:drawing>
              <wp:anchor distT="0" distB="0" distL="114300" distR="114300" simplePos="0" relativeHeight="251658254"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51A2" id="_x0000_s1063" type="#_x0000_t61" style="position:absolute;left:0;text-align:left;margin-left:-3.6pt;margin-top:176.35pt;width:102.55pt;height: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Z1e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m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izmdXiADAADaBgAADgAA&#10;AAAAAAAAAAAAAAAuAgAAZHJzL2Uyb0RvYy54bWxQSwECLQAUAAYACAAAACEALIsQguAAAAAKAQAA&#10;DwAAAAAAAAAAAAAAAAB6BQAAZHJzL2Rvd25yZXYueG1sUEsFBgAAAAAEAAQA8wAAAIcGAAAAAA==&#10;" adj="6882,32786" fillcolor="white [3212]" strokecolor="#7f7f7f [1612]" strokeweight=".25pt">
                <v:shadow on="t" color="black" opacity="26214f" origin="-.5,-.5" offset=".74836mm,.74836mm"/>
                <v:textbo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00764B74" w:rsidRPr="00764B74">
        <w:rPr>
          <w:noProof/>
          <w:color w:val="E16A2F"/>
          <w:lang w:val="en-GB"/>
        </w:rPr>
        <w:drawing>
          <wp:anchor distT="0" distB="0" distL="114300" distR="114300" simplePos="0" relativeHeight="251658256"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40"/>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6DAB1AB" w14:textId="32BB6985" w:rsidR="00CD4C46" w:rsidRDefault="0089786D" w:rsidP="00423B8A">
      <w:pPr>
        <w:pStyle w:val="NormalIndent"/>
        <w:spacing w:after="360"/>
        <w:ind w:left="0"/>
        <w:rPr>
          <w:lang w:val="en-GB"/>
        </w:rPr>
      </w:pPr>
      <w:r>
        <w:rPr>
          <w:noProof/>
          <w:lang w:val="en-GB"/>
        </w:rPr>
        <mc:AlternateContent>
          <mc:Choice Requires="wps">
            <w:drawing>
              <wp:anchor distT="0" distB="0" distL="114300" distR="114300" simplePos="0" relativeHeight="251658257" behindDoc="0" locked="0" layoutInCell="1" allowOverlap="1" wp14:anchorId="0C2FDC50" wp14:editId="41DB57EC">
                <wp:simplePos x="0" y="0"/>
                <wp:positionH relativeFrom="column">
                  <wp:posOffset>3579495</wp:posOffset>
                </wp:positionH>
                <wp:positionV relativeFrom="paragraph">
                  <wp:posOffset>1740906</wp:posOffset>
                </wp:positionV>
                <wp:extent cx="2035834" cy="660400"/>
                <wp:effectExtent l="38100" t="38100" r="116840" b="215900"/>
                <wp:wrapNone/>
                <wp:docPr id="672570379" name="Speech Bubble: Rectangle 2"/>
                <wp:cNvGraphicFramePr/>
                <a:graphic xmlns:a="http://schemas.openxmlformats.org/drawingml/2006/main">
                  <a:graphicData uri="http://schemas.microsoft.com/office/word/2010/wordprocessingShape">
                    <wps:wsp>
                      <wps:cNvSpPr/>
                      <wps:spPr>
                        <a:xfrm>
                          <a:off x="0" y="0"/>
                          <a:ext cx="2035834" cy="660400"/>
                        </a:xfrm>
                        <a:prstGeom prst="wedgeRectCallout">
                          <a:avLst>
                            <a:gd name="adj1" fmla="val -29576"/>
                            <a:gd name="adj2" fmla="val 649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FDC50" id="_x0000_s1064" type="#_x0000_t61" style="position:absolute;margin-left:281.85pt;margin-top:137.1pt;width:160.3pt;height:52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mEh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" adj="4412,24826" fillcolor="white [3212]" strokecolor="#7f7f7f [1612]" strokeweight=".25pt">
                <v:shadow on="t" color="black" opacity="26214f" origin="-.5,-.5" offset=".74836mm,.74836mm"/>
                <v:textbo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v:textbox>
              </v:shape>
            </w:pict>
          </mc:Fallback>
        </mc:AlternateContent>
      </w:r>
      <w:r w:rsidR="0009155D" w:rsidRPr="0009155D">
        <w:rPr>
          <w:noProof/>
        </w:rPr>
        <w:t xml:space="preserve"> </w:t>
      </w:r>
      <w:r w:rsidR="0009155D" w:rsidRPr="0009155D">
        <w:rPr>
          <w:noProof/>
          <w:lang w:val="en-GB"/>
        </w:rPr>
        <w:drawing>
          <wp:inline distT="0" distB="0" distL="0" distR="0" wp14:anchorId="2357549B" wp14:editId="289F2BE4">
            <wp:extent cx="5339715" cy="1561410"/>
            <wp:effectExtent l="0" t="0" r="0" b="1270"/>
            <wp:docPr id="1320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6945" name=""/>
                    <pic:cNvPicPr/>
                  </pic:nvPicPr>
                  <pic:blipFill>
                    <a:blip r:embed="rId41"/>
                    <a:stretch>
                      <a:fillRect/>
                    </a:stretch>
                  </pic:blipFill>
                  <pic:spPr>
                    <a:xfrm>
                      <a:off x="0" y="0"/>
                      <a:ext cx="5368421" cy="1569804"/>
                    </a:xfrm>
                    <a:prstGeom prst="rect">
                      <a:avLst/>
                    </a:prstGeom>
                  </pic:spPr>
                </pic:pic>
              </a:graphicData>
            </a:graphic>
          </wp:inline>
        </w:drawing>
      </w:r>
    </w:p>
    <w:p w14:paraId="511C78B7" w14:textId="4DB8F967" w:rsidR="00CD4C46" w:rsidRDefault="005D137F" w:rsidP="00423B8A">
      <w:pPr>
        <w:pStyle w:val="NormalIndent"/>
        <w:spacing w:after="360"/>
        <w:ind w:left="0"/>
        <w:rPr>
          <w:lang w:val="en-GB"/>
        </w:rPr>
      </w:pPr>
      <w:del w:id="156" w:author="Nikki Papenfus" w:date="2024-04-29T11:08:00Z" w16du:dateUtc="2024-04-29T09:08:00Z">
        <w:r w:rsidRPr="005D137F" w:rsidDel="006B1209">
          <w:rPr>
            <w:noProof/>
            <w:lang w:val="en-GB"/>
          </w:rPr>
          <w:lastRenderedPageBreak/>
          <w:drawing>
            <wp:inline distT="0" distB="0" distL="0" distR="0" wp14:anchorId="1ADFD6B8" wp14:editId="137ED188">
              <wp:extent cx="5426015" cy="2674167"/>
              <wp:effectExtent l="0" t="0" r="3810" b="0"/>
              <wp:docPr id="180767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75689" name=""/>
                      <pic:cNvPicPr/>
                    </pic:nvPicPr>
                    <pic:blipFill>
                      <a:blip r:embed="rId42"/>
                      <a:stretch>
                        <a:fillRect/>
                      </a:stretch>
                    </pic:blipFill>
                    <pic:spPr>
                      <a:xfrm>
                        <a:off x="0" y="0"/>
                        <a:ext cx="5442407" cy="2682246"/>
                      </a:xfrm>
                      <a:prstGeom prst="rect">
                        <a:avLst/>
                      </a:prstGeom>
                    </pic:spPr>
                  </pic:pic>
                </a:graphicData>
              </a:graphic>
            </wp:inline>
          </w:drawing>
        </w:r>
      </w:del>
      <w:ins w:id="157" w:author="Nikki Papenfus" w:date="2024-04-29T11:08:00Z" w16du:dateUtc="2024-04-29T09:08:00Z">
        <w:r w:rsidR="006B1209" w:rsidRPr="006B1209">
          <w:rPr>
            <w:lang w:val="en-GB"/>
          </w:rPr>
          <w:drawing>
            <wp:inline distT="0" distB="0" distL="0" distR="0" wp14:anchorId="4C44C0CE" wp14:editId="7CCAAEB5">
              <wp:extent cx="5387340" cy="3018867"/>
              <wp:effectExtent l="0" t="0" r="3810" b="0"/>
              <wp:docPr id="709860460" name="Picture 1" descr="A close task with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0460" name="Picture 1" descr="A close task with text and black text&#10;&#10;Description automatically generated with medium confidence"/>
                      <pic:cNvPicPr/>
                    </pic:nvPicPr>
                    <pic:blipFill>
                      <a:blip r:embed="rId43"/>
                      <a:stretch>
                        <a:fillRect/>
                      </a:stretch>
                    </pic:blipFill>
                    <pic:spPr>
                      <a:xfrm>
                        <a:off x="0" y="0"/>
                        <a:ext cx="5391919" cy="3021433"/>
                      </a:xfrm>
                      <a:prstGeom prst="rect">
                        <a:avLst/>
                      </a:prstGeom>
                    </pic:spPr>
                  </pic:pic>
                </a:graphicData>
              </a:graphic>
            </wp:inline>
          </w:drawing>
        </w:r>
      </w:ins>
    </w:p>
    <w:p w14:paraId="02E0C631" w14:textId="2BF43424" w:rsidR="00D35098" w:rsidRPr="00D35098" w:rsidDel="00BB6B21" w:rsidRDefault="00D35098" w:rsidP="00255805">
      <w:pPr>
        <w:spacing w:before="120" w:after="240"/>
        <w:rPr>
          <w:del w:id="158" w:author="Nikki Papenfus" w:date="2024-04-29T11:08:00Z" w16du:dateUtc="2024-04-29T09:08:00Z"/>
          <w:rFonts w:asciiTheme="minorHAnsi" w:hAnsiTheme="minorHAnsi" w:cstheme="minorHAnsi"/>
          <w:noProof/>
          <w:sz w:val="6"/>
          <w:szCs w:val="6"/>
        </w:rPr>
      </w:pPr>
    </w:p>
    <w:p w14:paraId="268EDEEA" w14:textId="7DD8D7EE" w:rsidR="00255805" w:rsidRPr="00255805" w:rsidRDefault="00255805" w:rsidP="00255805">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14:paraId="4C4FDD6C" w14:textId="2E9668C2" w:rsidR="00CD4C46" w:rsidRDefault="00923229" w:rsidP="00255805">
      <w:pPr>
        <w:pStyle w:val="NormalIndent"/>
        <w:ind w:left="-993"/>
        <w:rPr>
          <w:ins w:id="159" w:author="Nikki Papenfus" w:date="2024-04-29T11:21:00Z" w16du:dateUtc="2024-04-29T09:21:00Z"/>
          <w:rFonts w:asciiTheme="minorHAnsi" w:hAnsiTheme="minorHAnsi" w:cstheme="minorHAnsi"/>
          <w:noProof/>
          <w:sz w:val="22"/>
          <w:szCs w:val="22"/>
        </w:rPr>
      </w:pPr>
      <w:r>
        <w:rPr>
          <w:noProof/>
        </w:rPr>
        <w:drawing>
          <wp:anchor distT="0" distB="0" distL="114300" distR="114300" simplePos="0" relativeHeight="251658273"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00CD4C46" w:rsidRPr="009F319B">
        <w:rPr>
          <w:rFonts w:asciiTheme="minorHAnsi" w:hAnsiTheme="minorHAnsi" w:cstheme="minorHAnsi"/>
          <w:noProof/>
          <w:sz w:val="22"/>
          <w:szCs w:val="22"/>
        </w:rPr>
        <w:t xml:space="preserve">You don’t need to </w:t>
      </w:r>
      <w:r w:rsidR="00CD4C46" w:rsidRPr="00AD02D6">
        <w:rPr>
          <w:rFonts w:asciiTheme="minorHAnsi" w:hAnsiTheme="minorHAnsi" w:cstheme="minorHAnsi"/>
          <w:b/>
          <w:bCs/>
          <w:noProof/>
          <w:color w:val="246369" w:themeColor="text2"/>
          <w:sz w:val="22"/>
          <w:szCs w:val="22"/>
        </w:rPr>
        <w:t>start</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a task before </w:t>
      </w:r>
      <w:r w:rsidR="00CD4C46" w:rsidRPr="00AD02D6">
        <w:rPr>
          <w:rFonts w:asciiTheme="minorHAnsi" w:hAnsiTheme="minorHAnsi" w:cstheme="minorHAnsi"/>
          <w:b/>
          <w:bCs/>
          <w:noProof/>
          <w:color w:val="246369" w:themeColor="text2"/>
          <w:sz w:val="22"/>
          <w:szCs w:val="22"/>
        </w:rPr>
        <w:t>completing</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it; tasks can be set straight to complete. </w:t>
      </w:r>
    </w:p>
    <w:p w14:paraId="3D65D0B0" w14:textId="77777777" w:rsidR="00E450C0" w:rsidRPr="00784BBF" w:rsidRDefault="00E450C0" w:rsidP="00153AF8">
      <w:pPr>
        <w:pStyle w:val="Heading3"/>
        <w:rPr>
          <w:ins w:id="160" w:author="Nikki Papenfus" w:date="2024-04-29T11:21:00Z" w16du:dateUtc="2024-04-29T09:21:00Z"/>
          <w:lang w:val="en-US"/>
        </w:rPr>
        <w:pPrChange w:id="161" w:author="Nikki Papenfus" w:date="2024-04-29T11:22:00Z" w16du:dateUtc="2024-04-29T09:22:00Z">
          <w:pPr>
            <w:pStyle w:val="Heading2"/>
          </w:pPr>
        </w:pPrChange>
      </w:pPr>
      <w:bookmarkStart w:id="162" w:name="_Toc165285444"/>
      <w:ins w:id="163" w:author="Nikki Papenfus" w:date="2024-04-29T11:21:00Z" w16du:dateUtc="2024-04-29T09:21:00Z">
        <w:r>
          <w:t>Axis Voids</w:t>
        </w:r>
        <w:bookmarkEnd w:id="162"/>
      </w:ins>
    </w:p>
    <w:p w14:paraId="0603D492" w14:textId="77777777" w:rsidR="00E450C0" w:rsidRDefault="00E450C0" w:rsidP="00E450C0">
      <w:pPr>
        <w:spacing w:after="240"/>
        <w:rPr>
          <w:ins w:id="164" w:author="Nikki Papenfus" w:date="2024-04-29T11:21:00Z" w16du:dateUtc="2024-04-29T09:21:00Z"/>
          <w:rFonts w:asciiTheme="minorHAnsi" w:hAnsiTheme="minorHAnsi" w:cstheme="minorHAnsi"/>
          <w:noProof/>
          <w:sz w:val="22"/>
          <w:szCs w:val="22"/>
        </w:rPr>
      </w:pPr>
      <w:ins w:id="165" w:author="Nikki Papenfus" w:date="2024-04-29T11:21:00Z" w16du:dateUtc="2024-04-29T09:21:00Z">
        <w:r>
          <w:rPr>
            <w:rFonts w:asciiTheme="minorHAnsi" w:hAnsiTheme="minorHAnsi" w:cstheme="minorHAnsi"/>
            <w:noProof/>
            <w:sz w:val="22"/>
            <w:szCs w:val="22"/>
          </w:rPr>
          <w:t xml:space="preserve">Where an estate is under full Axis contract, users will be prompted to provide additional details that will be sent to Axis ahead of the PVI: </w:t>
        </w:r>
      </w:ins>
    </w:p>
    <w:p w14:paraId="5BFE9657" w14:textId="77777777" w:rsidR="00E450C0" w:rsidRDefault="00E450C0" w:rsidP="00E450C0">
      <w:pPr>
        <w:pStyle w:val="ListParagraph"/>
        <w:numPr>
          <w:ilvl w:val="0"/>
          <w:numId w:val="60"/>
        </w:numPr>
        <w:spacing w:after="120"/>
        <w:ind w:left="714" w:hanging="357"/>
        <w:contextualSpacing w:val="0"/>
        <w:rPr>
          <w:ins w:id="166" w:author="Nikki Papenfus" w:date="2024-04-29T11:21:00Z" w16du:dateUtc="2024-04-29T09:21:00Z"/>
          <w:rFonts w:asciiTheme="minorHAnsi" w:hAnsiTheme="minorHAnsi" w:cstheme="minorHAnsi"/>
          <w:noProof/>
        </w:rPr>
      </w:pPr>
      <w:ins w:id="167" w:author="Nikki Papenfus" w:date="2024-04-29T11:21:00Z" w16du:dateUtc="2024-04-29T09:21:00Z">
        <w:r>
          <w:rPr>
            <w:rFonts w:asciiTheme="minorHAnsi" w:hAnsiTheme="minorHAnsi" w:cstheme="minorHAnsi"/>
            <w:noProof/>
          </w:rPr>
          <w:t xml:space="preserve">When the </w:t>
        </w:r>
        <w:r w:rsidRPr="00FD0F2A">
          <w:rPr>
            <w:rFonts w:asciiTheme="minorHAnsi" w:hAnsiTheme="minorHAnsi" w:cstheme="minorHAnsi"/>
            <w:i/>
            <w:iCs/>
            <w:noProof/>
          </w:rPr>
          <w:t>Confirm PVI Date</w:t>
        </w:r>
        <w:r w:rsidRPr="006D7636">
          <w:rPr>
            <w:rFonts w:asciiTheme="minorHAnsi" w:hAnsiTheme="minorHAnsi" w:cstheme="minorHAnsi"/>
            <w:noProof/>
          </w:rPr>
          <w:t xml:space="preserve">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required to provide </w:t>
        </w:r>
        <w:r w:rsidRPr="00452939">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Axis as well as, optionally, enter </w:t>
        </w:r>
        <w:r w:rsidRPr="00FD0F2A">
          <w:rPr>
            <w:rFonts w:asciiTheme="minorHAnsi" w:hAnsiTheme="minorHAnsi" w:cstheme="minorHAnsi"/>
            <w:b/>
            <w:bCs/>
            <w:noProof/>
            <w:color w:val="246369" w:themeColor="accent1"/>
          </w:rPr>
          <w:t>PVI</w:t>
        </w:r>
        <w:r>
          <w:rPr>
            <w:rFonts w:asciiTheme="minorHAnsi" w:hAnsiTheme="minorHAnsi" w:cstheme="minorHAnsi"/>
            <w:b/>
            <w:bCs/>
            <w:noProof/>
            <w:color w:val="246369" w:themeColor="accent1"/>
          </w:rPr>
          <w:t>-related</w:t>
        </w:r>
        <w:r w:rsidRPr="00FD0F2A">
          <w:rPr>
            <w:rFonts w:asciiTheme="minorHAnsi" w:hAnsiTheme="minorHAnsi" w:cstheme="minorHAnsi"/>
            <w:b/>
            <w:bCs/>
            <w:noProof/>
            <w:color w:val="246369" w:themeColor="accent1"/>
          </w:rPr>
          <w:t xml:space="preserve"> notes for Axis</w:t>
        </w:r>
        <w:r>
          <w:rPr>
            <w:rFonts w:asciiTheme="minorHAnsi" w:hAnsiTheme="minorHAnsi" w:cstheme="minorHAnsi"/>
            <w:noProof/>
          </w:rPr>
          <w:t>.</w:t>
        </w:r>
      </w:ins>
    </w:p>
    <w:p w14:paraId="50DA7560" w14:textId="77777777" w:rsidR="00E450C0" w:rsidRPr="00FD0F2A" w:rsidRDefault="00E450C0" w:rsidP="00E450C0">
      <w:pPr>
        <w:pStyle w:val="ListParagraph"/>
        <w:numPr>
          <w:ilvl w:val="0"/>
          <w:numId w:val="60"/>
        </w:numPr>
        <w:spacing w:after="120"/>
        <w:ind w:left="714" w:hanging="357"/>
        <w:rPr>
          <w:ins w:id="168" w:author="Nikki Papenfus" w:date="2024-04-29T11:21:00Z" w16du:dateUtc="2024-04-29T09:21:00Z"/>
          <w:rFonts w:asciiTheme="minorHAnsi" w:hAnsiTheme="minorHAnsi" w:cstheme="minorHAnsi"/>
          <w:noProof/>
        </w:rPr>
      </w:pPr>
      <w:ins w:id="169" w:author="Nikki Papenfus" w:date="2024-04-29T11:21:00Z" w16du:dateUtc="2024-04-29T09:21:00Z">
        <w:r>
          <w:rPr>
            <w:rFonts w:asciiTheme="minorHAnsi" w:hAnsiTheme="minorHAnsi" w:cstheme="minorHAnsi"/>
            <w:noProof/>
          </w:rPr>
          <w:t xml:space="preserve">When the </w:t>
        </w:r>
        <w:r>
          <w:rPr>
            <w:rFonts w:asciiTheme="minorHAnsi" w:hAnsiTheme="minorHAnsi" w:cstheme="minorHAnsi"/>
            <w:i/>
            <w:iCs/>
            <w:noProof/>
          </w:rPr>
          <w:t xml:space="preserve">Check Out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given the option to update the </w:t>
        </w:r>
        <w:r w:rsidRPr="00FD0F2A">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w:t>
        </w:r>
        <w:r w:rsidRPr="00FD0F2A">
          <w:rPr>
            <w:rFonts w:asciiTheme="minorHAnsi" w:hAnsiTheme="minorHAnsi" w:cstheme="minorHAnsi"/>
            <w:noProof/>
          </w:rPr>
          <w:t>Axis.</w:t>
        </w:r>
      </w:ins>
    </w:p>
    <w:p w14:paraId="67D5C1AF" w14:textId="77777777" w:rsidR="00E450C0" w:rsidRDefault="00E450C0" w:rsidP="00E450C0">
      <w:pPr>
        <w:spacing w:after="240"/>
        <w:ind w:left="-1134"/>
        <w:rPr>
          <w:ins w:id="170" w:author="Nikki Papenfus" w:date="2024-04-29T11:21:00Z" w16du:dateUtc="2024-04-29T09:21:00Z"/>
          <w:rFonts w:asciiTheme="minorHAnsi" w:hAnsiTheme="minorHAnsi" w:cstheme="minorHAnsi"/>
          <w:noProof/>
          <w:sz w:val="22"/>
          <w:szCs w:val="22"/>
        </w:rPr>
      </w:pPr>
      <w:ins w:id="171" w:author="Nikki Papenfus" w:date="2024-04-29T11:21:00Z" w16du:dateUtc="2024-04-29T09:21:00Z">
        <w:r w:rsidRPr="00B0761D">
          <w:rPr>
            <w:rFonts w:asciiTheme="minorHAnsi" w:hAnsiTheme="minorHAnsi" w:cstheme="minorHAnsi"/>
            <w:noProof/>
            <w:sz w:val="16"/>
            <w:szCs w:val="16"/>
            <w:lang w:val="en-US"/>
          </w:rPr>
          <w:lastRenderedPageBreak/>
          <mc:AlternateContent>
            <mc:Choice Requires="wps">
              <w:drawing>
                <wp:anchor distT="0" distB="0" distL="114300" distR="114300" simplePos="0" relativeHeight="251658352" behindDoc="0" locked="0" layoutInCell="1" allowOverlap="1" wp14:anchorId="7A3282EB" wp14:editId="7ED568A7">
                  <wp:simplePos x="0" y="0"/>
                  <wp:positionH relativeFrom="column">
                    <wp:posOffset>885825</wp:posOffset>
                  </wp:positionH>
                  <wp:positionV relativeFrom="paragraph">
                    <wp:posOffset>1826895</wp:posOffset>
                  </wp:positionV>
                  <wp:extent cx="2031365" cy="647700"/>
                  <wp:effectExtent l="38100" t="38100" r="140335" b="685800"/>
                  <wp:wrapNone/>
                  <wp:docPr id="1245732907" name="Speech Bubble: Rectangle 2"/>
                  <wp:cNvGraphicFramePr/>
                  <a:graphic xmlns:a="http://schemas.openxmlformats.org/drawingml/2006/main">
                    <a:graphicData uri="http://schemas.microsoft.com/office/word/2010/wordprocessingShape">
                      <wps:wsp>
                        <wps:cNvSpPr/>
                        <wps:spPr>
                          <a:xfrm>
                            <a:off x="0" y="0"/>
                            <a:ext cx="2031365" cy="647700"/>
                          </a:xfrm>
                          <a:prstGeom prst="wedgeRectCallout">
                            <a:avLst>
                              <a:gd name="adj1" fmla="val 51247"/>
                              <a:gd name="adj2" fmla="val 13670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615CCFC" w14:textId="77777777" w:rsidR="00E450C0" w:rsidRDefault="00E450C0" w:rsidP="00E450C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282EB" id="_x0000_s1065" type="#_x0000_t61" style="position:absolute;left:0;text-align:left;margin-left:69.75pt;margin-top:143.85pt;width:159.95pt;height:51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" adj="21869,40329" fillcolor="white [3212]" strokecolor="#7f7f7f [1612]" strokeweight=".25pt">
                  <v:shadow on="t" color="black" opacity="26214f" origin="-.5,-.5" offset=".74836mm,.74836mm"/>
                  <v:textbox>
                    <w:txbxContent>
                      <w:p w14:paraId="7615CCFC" w14:textId="77777777" w:rsidR="00E450C0" w:rsidRDefault="00E450C0" w:rsidP="00E450C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v:textbox>
                </v:shape>
              </w:pict>
            </mc:Fallback>
          </mc:AlternateContent>
        </w:r>
        <w:r w:rsidRPr="00827FEF">
          <w:rPr>
            <w:rFonts w:asciiTheme="minorHAnsi" w:hAnsiTheme="minorHAnsi" w:cstheme="minorHAnsi"/>
            <w:noProof/>
            <w:sz w:val="22"/>
            <w:szCs w:val="22"/>
          </w:rPr>
          <w:drawing>
            <wp:inline distT="0" distB="0" distL="0" distR="0" wp14:anchorId="5C1CD576" wp14:editId="59360760">
              <wp:extent cx="7223941" cy="3124200"/>
              <wp:effectExtent l="0" t="0" r="0" b="0"/>
              <wp:docPr id="23668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2314" name="Picture 1" descr="A screenshot of a computer&#10;&#10;Description automatically generated"/>
                      <pic:cNvPicPr/>
                    </pic:nvPicPr>
                    <pic:blipFill>
                      <a:blip r:embed="rId44"/>
                      <a:stretch>
                        <a:fillRect/>
                      </a:stretch>
                    </pic:blipFill>
                    <pic:spPr>
                      <a:xfrm>
                        <a:off x="0" y="0"/>
                        <a:ext cx="7231259" cy="3127365"/>
                      </a:xfrm>
                      <a:prstGeom prst="rect">
                        <a:avLst/>
                      </a:prstGeom>
                    </pic:spPr>
                  </pic:pic>
                </a:graphicData>
              </a:graphic>
            </wp:inline>
          </w:drawing>
        </w:r>
      </w:ins>
    </w:p>
    <w:p w14:paraId="0E74404D" w14:textId="77777777" w:rsidR="00E450C0" w:rsidRDefault="00E450C0" w:rsidP="00E450C0">
      <w:pPr>
        <w:spacing w:after="240"/>
        <w:rPr>
          <w:ins w:id="172" w:author="Nikki Papenfus" w:date="2024-04-29T11:21:00Z" w16du:dateUtc="2024-04-29T09:21:00Z"/>
          <w:rFonts w:asciiTheme="minorHAnsi" w:hAnsiTheme="minorHAnsi" w:cstheme="minorHAnsi"/>
          <w:noProof/>
          <w:sz w:val="22"/>
          <w:szCs w:val="22"/>
        </w:rPr>
      </w:pPr>
    </w:p>
    <w:p w14:paraId="1CD388C4" w14:textId="77777777" w:rsidR="00E450C0" w:rsidRDefault="00E450C0" w:rsidP="00E450C0">
      <w:pPr>
        <w:rPr>
          <w:ins w:id="173" w:author="Nikki Papenfus" w:date="2024-04-29T11:21:00Z" w16du:dateUtc="2024-04-29T09:21:00Z"/>
          <w:rStyle w:val="Strong"/>
          <w:rFonts w:ascii="Verdana" w:eastAsiaTheme="majorEastAsia" w:hAnsi="Verdana"/>
          <w:b w:val="0"/>
          <w:bCs w:val="0"/>
          <w:sz w:val="20"/>
          <w:szCs w:val="20"/>
        </w:rPr>
      </w:pPr>
    </w:p>
    <w:p w14:paraId="47CCA812" w14:textId="77777777" w:rsidR="00E450C0" w:rsidRPr="009F319B" w:rsidRDefault="00E450C0" w:rsidP="00255805">
      <w:pPr>
        <w:pStyle w:val="NormalIndent"/>
        <w:ind w:left="-993"/>
        <w:rPr>
          <w:rFonts w:asciiTheme="minorHAnsi" w:hAnsiTheme="minorHAnsi" w:cstheme="minorHAnsi"/>
          <w:noProof/>
          <w:sz w:val="22"/>
          <w:szCs w:val="22"/>
        </w:rPr>
      </w:pPr>
    </w:p>
    <w:p w14:paraId="11EF9616" w14:textId="77777777" w:rsidR="00153AF8" w:rsidRDefault="00153AF8">
      <w:pPr>
        <w:rPr>
          <w:ins w:id="174" w:author="Nikki Papenfus" w:date="2024-04-29T11:22:00Z" w16du:dateUtc="2024-04-29T09:22:00Z"/>
          <w:rFonts w:ascii="Arial" w:hAnsi="Arial"/>
          <w:sz w:val="22"/>
          <w:szCs w:val="20"/>
          <w:highlight w:val="yellow"/>
          <w:lang w:eastAsia="en-US"/>
        </w:rPr>
      </w:pPr>
      <w:ins w:id="175" w:author="Nikki Papenfus" w:date="2024-04-29T11:22:00Z" w16du:dateUtc="2024-04-29T09:22:00Z">
        <w:r>
          <w:rPr>
            <w:highlight w:val="yellow"/>
          </w:rPr>
          <w:br w:type="page"/>
        </w:r>
      </w:ins>
    </w:p>
    <w:p w14:paraId="2EEE4304" w14:textId="797B8022" w:rsidR="00CD4C46" w:rsidDel="00BB6B21" w:rsidRDefault="00CD4C46" w:rsidP="00CD4C46">
      <w:pPr>
        <w:spacing w:after="200" w:line="276" w:lineRule="auto"/>
        <w:rPr>
          <w:del w:id="176" w:author="Nikki Papenfus" w:date="2024-04-29T11:08:00Z" w16du:dateUtc="2024-04-29T09:08:00Z"/>
          <w:b/>
          <w:highlight w:val="yellow"/>
        </w:rPr>
      </w:pPr>
      <w:del w:id="177" w:author="Nikki Papenfus" w:date="2024-04-29T11:08:00Z" w16du:dateUtc="2024-04-29T09:08:00Z">
        <w:r w:rsidDel="00BB6B21">
          <w:rPr>
            <w:highlight w:val="yellow"/>
          </w:rPr>
          <w:lastRenderedPageBreak/>
          <w:br w:type="page"/>
        </w:r>
      </w:del>
    </w:p>
    <w:p w14:paraId="058DAE93" w14:textId="77777777" w:rsidR="00CD4C46" w:rsidRPr="00D44F09" w:rsidRDefault="00CD4C46" w:rsidP="00CD4C46">
      <w:pPr>
        <w:pStyle w:val="Heading2"/>
      </w:pPr>
      <w:bookmarkStart w:id="178" w:name="_Setting_Tasks_to"/>
      <w:bookmarkStart w:id="179" w:name="_Toc165285445"/>
      <w:bookmarkEnd w:id="178"/>
      <w:r w:rsidRPr="00D44F09">
        <w:lastRenderedPageBreak/>
        <w:t>Setting Tasks to N/A</w:t>
      </w:r>
      <w:bookmarkEnd w:id="179"/>
      <w:r w:rsidRPr="00D44F09">
        <w:t xml:space="preserve"> </w:t>
      </w:r>
    </w:p>
    <w:p w14:paraId="3E2E6A69" w14:textId="77777777" w:rsidR="00A11FF5"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14:paraId="276EE0C5" w14:textId="33682A60" w:rsidR="00CD4C46" w:rsidRPr="00A11FF5" w:rsidRDefault="00AD02D6" w:rsidP="00196987">
      <w:pPr>
        <w:pStyle w:val="ListParagraph"/>
        <w:numPr>
          <w:ilvl w:val="0"/>
          <w:numId w:val="65"/>
        </w:numPr>
        <w:spacing w:after="240"/>
        <w:ind w:left="714" w:hanging="357"/>
        <w:contextualSpacing w:val="0"/>
        <w:rPr>
          <w:rFonts w:asciiTheme="minorHAnsi" w:hAnsiTheme="minorHAnsi" w:cstheme="minorHAnsi"/>
          <w:noProof/>
        </w:rPr>
      </w:pPr>
      <w:r w:rsidRPr="00A11FF5">
        <w:rPr>
          <w:rFonts w:asciiTheme="minorHAnsi" w:hAnsiTheme="minorHAnsi" w:cstheme="minorHAnsi"/>
          <w:noProof/>
        </w:rPr>
        <w:t xml:space="preserve">For example, </w:t>
      </w:r>
      <w:r w:rsidRPr="00A11FF5">
        <w:rPr>
          <w:rFonts w:asciiTheme="minorHAnsi" w:hAnsiTheme="minorHAnsi" w:cstheme="minorHAnsi"/>
          <w:i/>
          <w:iCs/>
          <w:noProof/>
        </w:rPr>
        <w:t>Approve Capex</w:t>
      </w:r>
      <w:r w:rsidRPr="00A11FF5">
        <w:rPr>
          <w:rFonts w:asciiTheme="minorHAnsi" w:hAnsiTheme="minorHAnsi" w:cstheme="minorHAnsi"/>
          <w:noProof/>
        </w:rPr>
        <w:t xml:space="preserve"> tasks may be set to ‘N/A’ if the refurb or refresh costs are below the threshold requiring approval</w:t>
      </w:r>
      <w:r w:rsidR="00A11FF5" w:rsidRPr="00A11FF5">
        <w:rPr>
          <w:rFonts w:asciiTheme="minorHAnsi" w:hAnsiTheme="minorHAnsi" w:cstheme="minorHAnsi"/>
          <w:noProof/>
        </w:rPr>
        <w:t>.</w:t>
      </w:r>
    </w:p>
    <w:p w14:paraId="3381DC0B" w14:textId="6C57F3E7" w:rsidR="00CD4C46" w:rsidRPr="00AD02D6" w:rsidRDefault="00AD02D6" w:rsidP="002106EB">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658259" behindDoc="0" locked="0" layoutInCell="1" allowOverlap="1" wp14:anchorId="75A3CC81" wp14:editId="3353E9B4">
                <wp:simplePos x="0" y="0"/>
                <wp:positionH relativeFrom="column">
                  <wp:posOffset>4695825</wp:posOffset>
                </wp:positionH>
                <wp:positionV relativeFrom="paragraph">
                  <wp:posOffset>216164</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CC81" id="_x0000_s1066" type="#_x0000_t61" style="position:absolute;left:0;text-align:left;margin-left:369.75pt;margin-top:17pt;width:106pt;height:24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" adj="11947,55773" fillcolor="white [3212]" strokecolor="#7f7f7f [1612]" strokeweight=".25pt">
                <v:shadow on="t" color="black" opacity="26214f" origin="-.5,-.5" offset=".74836mm,.74836mm"/>
                <v:textbo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A11FF5">
        <w:rPr>
          <w:rFonts w:asciiTheme="minorHAnsi" w:hAnsiTheme="minorHAnsi" w:cstheme="minorHAnsi"/>
          <w:noProof/>
        </w:rPr>
        <w:t xml:space="preserve">Tasks set to </w:t>
      </w:r>
      <w:r w:rsidR="00695245">
        <w:rPr>
          <w:rFonts w:asciiTheme="minorHAnsi" w:hAnsiTheme="minorHAnsi" w:cstheme="minorHAnsi"/>
          <w:noProof/>
        </w:rPr>
        <w:t>‘</w:t>
      </w:r>
      <w:r w:rsidR="00CD4C46" w:rsidRPr="009F319B">
        <w:rPr>
          <w:rFonts w:asciiTheme="minorHAnsi" w:hAnsiTheme="minorHAnsi" w:cstheme="minorHAnsi"/>
          <w:noProof/>
        </w:rPr>
        <w:t>N/A</w:t>
      </w:r>
      <w:r w:rsidR="00695245">
        <w:rPr>
          <w:rFonts w:asciiTheme="minorHAnsi" w:hAnsiTheme="minorHAnsi" w:cstheme="minorHAnsi"/>
          <w:noProof/>
        </w:rPr>
        <w:t>’</w:t>
      </w:r>
      <w:r w:rsidR="00CD4C46" w:rsidRPr="009F319B">
        <w:rPr>
          <w:rFonts w:asciiTheme="minorHAnsi" w:hAnsiTheme="minorHAnsi" w:cstheme="minorHAnsi"/>
          <w:noProof/>
        </w:rPr>
        <w:t xml:space="preserve"> are </w:t>
      </w:r>
      <w:r w:rsidR="009F319B">
        <w:rPr>
          <w:rFonts w:asciiTheme="minorHAnsi" w:hAnsiTheme="minorHAnsi" w:cstheme="minorHAnsi"/>
          <w:noProof/>
        </w:rPr>
        <w:t xml:space="preserve">not included in </w:t>
      </w:r>
      <w:r w:rsidR="00CD4C46" w:rsidRPr="009F319B">
        <w:rPr>
          <w:rFonts w:asciiTheme="minorHAnsi" w:hAnsiTheme="minorHAnsi" w:cstheme="minorHAnsi"/>
          <w:noProof/>
        </w:rPr>
        <w:t>the End of Tenancy timeline.</w:t>
      </w:r>
    </w:p>
    <w:p w14:paraId="17E35C67" w14:textId="0ADC9BAC" w:rsidR="00CD4C46" w:rsidRDefault="00A11FF5" w:rsidP="0015522C">
      <w:pPr>
        <w:pStyle w:val="NormalIndent"/>
        <w:ind w:left="-993"/>
        <w:rPr>
          <w:lang w:val="en-GB"/>
        </w:rPr>
      </w:pPr>
      <w:r>
        <w:rPr>
          <w:noProof/>
          <w:lang w:val="en-GB"/>
        </w:rPr>
        <mc:AlternateContent>
          <mc:Choice Requires="wps">
            <w:drawing>
              <wp:anchor distT="0" distB="0" distL="114300" distR="114300" simplePos="0" relativeHeight="251658258" behindDoc="0" locked="0" layoutInCell="1" allowOverlap="1" wp14:anchorId="57203B19" wp14:editId="4CFC8886">
                <wp:simplePos x="0" y="0"/>
                <wp:positionH relativeFrom="column">
                  <wp:posOffset>-100414</wp:posOffset>
                </wp:positionH>
                <wp:positionV relativeFrom="paragraph">
                  <wp:posOffset>1390447</wp:posOffset>
                </wp:positionV>
                <wp:extent cx="953938" cy="310288"/>
                <wp:effectExtent l="38100" t="38100" r="113030" b="280670"/>
                <wp:wrapNone/>
                <wp:docPr id="1372780823" name="Speech Bubble: Rectangle 2"/>
                <wp:cNvGraphicFramePr/>
                <a:graphic xmlns:a="http://schemas.openxmlformats.org/drawingml/2006/main">
                  <a:graphicData uri="http://schemas.microsoft.com/office/word/2010/wordprocessingShape">
                    <wps:wsp>
                      <wps:cNvSpPr/>
                      <wps:spPr>
                        <a:xfrm>
                          <a:off x="0" y="0"/>
                          <a:ext cx="953938" cy="310288"/>
                        </a:xfrm>
                        <a:prstGeom prst="wedgeRectCallout">
                          <a:avLst>
                            <a:gd name="adj1" fmla="val -17446"/>
                            <a:gd name="adj2" fmla="val 1088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03B19" id="_x0000_s1067" type="#_x0000_t61" style="position:absolute;left:0;text-align:left;margin-left:-7.9pt;margin-top:109.5pt;width:75.1pt;height:24.4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" adj="7032,34302" fillcolor="white [3212]" strokecolor="#7f7f7f [1612]" strokeweight=".25pt">
                <v:shadow on="t" color="black" opacity="26214f" origin="-.5,-.5" offset=".74836mm,.74836mm"/>
                <v:textbo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658260" behindDoc="0" locked="0" layoutInCell="1" allowOverlap="1" wp14:anchorId="40EB7333" wp14:editId="76146429">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510FA1">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45"/>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14:paraId="085C9D0F" w14:textId="194518FF" w:rsidR="00CD4C46" w:rsidRDefault="005D137F" w:rsidP="00AD02D6">
      <w:pPr>
        <w:pStyle w:val="NormalIndent"/>
        <w:spacing w:after="240"/>
        <w:ind w:left="0"/>
        <w:rPr>
          <w:lang w:val="en-GB"/>
        </w:rPr>
      </w:pPr>
      <w:r w:rsidRPr="005D137F">
        <w:rPr>
          <w:noProof/>
          <w:lang w:val="en-GB"/>
        </w:rPr>
        <w:drawing>
          <wp:inline distT="0" distB="0" distL="0" distR="0" wp14:anchorId="2263CD44" wp14:editId="1D877D57">
            <wp:extent cx="5495026" cy="1597432"/>
            <wp:effectExtent l="0" t="0" r="0" b="3175"/>
            <wp:docPr id="853670756" name="Picture 1" descr="A close-up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0756" name="Picture 1" descr="A close-up of a task&#10;&#10;Description automatically generated"/>
                    <pic:cNvPicPr/>
                  </pic:nvPicPr>
                  <pic:blipFill>
                    <a:blip r:embed="rId46"/>
                    <a:stretch>
                      <a:fillRect/>
                    </a:stretch>
                  </pic:blipFill>
                  <pic:spPr>
                    <a:xfrm>
                      <a:off x="0" y="0"/>
                      <a:ext cx="5505717" cy="1600540"/>
                    </a:xfrm>
                    <a:prstGeom prst="rect">
                      <a:avLst/>
                    </a:prstGeom>
                  </pic:spPr>
                </pic:pic>
              </a:graphicData>
            </a:graphic>
          </wp:inline>
        </w:drawing>
      </w:r>
    </w:p>
    <w:p w14:paraId="61230977" w14:textId="77777777" w:rsidR="00AD02D6" w:rsidRPr="00A11FF5" w:rsidRDefault="00AD02D6" w:rsidP="00AD02D6">
      <w:pPr>
        <w:pStyle w:val="NormalIndent"/>
        <w:spacing w:after="240"/>
        <w:ind w:left="0"/>
        <w:rPr>
          <w:sz w:val="24"/>
          <w:szCs w:val="24"/>
          <w:lang w:val="en-GB"/>
        </w:rPr>
      </w:pPr>
    </w:p>
    <w:p w14:paraId="41B52465" w14:textId="2C22D13F" w:rsidR="00CD4C46" w:rsidRDefault="004F526D" w:rsidP="00CD4C46">
      <w:pPr>
        <w:pStyle w:val="Heading2"/>
      </w:pPr>
      <w:bookmarkStart w:id="180" w:name="_Toc165285446"/>
      <w:r>
        <w:rPr>
          <w:noProof/>
        </w:rPr>
        <mc:AlternateContent>
          <mc:Choice Requires="wps">
            <w:drawing>
              <wp:anchor distT="0" distB="0" distL="114300" distR="114300" simplePos="0" relativeHeight="251658251"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21B" id="_x0000_s1068" type="#_x0000_t61" style="position:absolute;left:0;text-align:left;margin-left:355.55pt;margin-top:19.45pt;width:106pt;height:26.7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QcNjRiEDAADZBgAADgAAAAAA&#10;AAAAAAAAAAAuAgAAZHJzL2Uyb0RvYy54bWxQSwECLQAUAAYACAAAACEA8UpGutwAAAAJAQAADwAA&#10;AAAAAAAAAAAAAAB7BQAAZHJzL2Rvd25yZXYueG1sUEsFBgAAAAAEAAQA8wAAAIQGAAAAAA==&#10;" adj="19182,64794" fillcolor="white [3212]" strokecolor="#7f7f7f [1612]" strokeweight=".25pt">
                <v:shadow on="t" color="black" opacity="26214f" origin="-.5,-.5" offset=".74836mm,.74836mm"/>
                <v:textbo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180"/>
    </w:p>
    <w:p w14:paraId="5D421B65" w14:textId="7F588C4B" w:rsidR="00CD4C46" w:rsidRPr="00A802AC" w:rsidRDefault="00CD4C46" w:rsidP="009F319B">
      <w:pPr>
        <w:spacing w:after="240"/>
      </w:pPr>
      <w:r w:rsidRPr="009F319B">
        <w:rPr>
          <w:rFonts w:asciiTheme="minorHAnsi" w:hAnsiTheme="minorHAnsi" w:cstheme="minorHAnsi"/>
          <w:noProof/>
          <w:sz w:val="22"/>
          <w:szCs w:val="22"/>
        </w:rPr>
        <w:t>If a task’s status was set to ‘Complete’ or ‘N/A’ by mistake:</w:t>
      </w:r>
    </w:p>
    <w:p w14:paraId="4C21D053" w14:textId="54D4BD66" w:rsidR="00CD4C46" w:rsidRDefault="00CD4C46" w:rsidP="004F526D">
      <w:pPr>
        <w:pStyle w:val="NormalIndent"/>
        <w:ind w:left="-993"/>
        <w:rPr>
          <w:lang w:val="en-GB"/>
        </w:rPr>
      </w:pPr>
      <w:r w:rsidRPr="009677D8">
        <w:rPr>
          <w:noProof/>
          <w:color w:val="E16A2F"/>
          <w:lang w:val="en-GB"/>
        </w:rPr>
        <w:drawing>
          <wp:anchor distT="0" distB="0" distL="114300" distR="114300" simplePos="0" relativeHeight="251658252"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47"/>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14:paraId="40521865" w14:textId="0072DF9B" w:rsidR="006137D5" w:rsidRDefault="005A415A" w:rsidP="004F526D">
      <w:pPr>
        <w:pStyle w:val="NormalIndent"/>
        <w:ind w:left="-993"/>
        <w:rPr>
          <w:lang w:val="en-GB"/>
        </w:rPr>
      </w:pPr>
      <w:r>
        <w:rPr>
          <w:noProof/>
          <w:lang w:val="en-GB"/>
        </w:rPr>
        <mc:AlternateContent>
          <mc:Choice Requires="wps">
            <w:drawing>
              <wp:anchor distT="0" distB="0" distL="114300" distR="114300" simplePos="0" relativeHeight="251658253" behindDoc="0" locked="0" layoutInCell="1" allowOverlap="1" wp14:anchorId="2220EDA2" wp14:editId="244D3E21">
                <wp:simplePos x="0" y="0"/>
                <wp:positionH relativeFrom="column">
                  <wp:posOffset>-160308</wp:posOffset>
                </wp:positionH>
                <wp:positionV relativeFrom="paragraph">
                  <wp:posOffset>146757</wp:posOffset>
                </wp:positionV>
                <wp:extent cx="2472055" cy="477508"/>
                <wp:effectExtent l="38100" t="38100" r="118745" b="266065"/>
                <wp:wrapNone/>
                <wp:docPr id="1155060110" name="Speech Bubble: Rectangle 2">
                  <a:hlinkClick xmlns:a="http://schemas.openxmlformats.org/drawingml/2006/main" r:id="rId48"/>
                </wp:docPr>
                <wp:cNvGraphicFramePr/>
                <a:graphic xmlns:a="http://schemas.openxmlformats.org/drawingml/2006/main">
                  <a:graphicData uri="http://schemas.microsoft.com/office/word/2010/wordprocessingShape">
                    <wps:wsp>
                      <wps:cNvSpPr/>
                      <wps:spPr>
                        <a:xfrm>
                          <a:off x="0" y="0"/>
                          <a:ext cx="2472055" cy="477508"/>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0EDA2" id="_x0000_s1069" type="#_x0000_t61" href="#_Task_Statuses_1" style="position:absolute;left:0;text-align:left;margin-left:-12.6pt;margin-top:11.55pt;width:194.65pt;height:37.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" o:button="t" adj="8290,29205" fillcolor="white [3212]" strokecolor="#7f7f7f [1612]" strokeweight=".25pt">
                <v:fill o:detectmouseclick="t"/>
                <v:shadow on="t" color="black" opacity="26214f" origin="-.5,-.5" offset=".74836mm,.74836mm"/>
                <v:textbo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14:paraId="4841E9CD" w14:textId="60971122" w:rsidR="00CD4C46" w:rsidRDefault="005D137F" w:rsidP="005A415A">
      <w:pPr>
        <w:pStyle w:val="NormalIndent"/>
        <w:ind w:left="720"/>
        <w:rPr>
          <w:lang w:val="en-GB"/>
        </w:rPr>
      </w:pPr>
      <w:r w:rsidRPr="005D137F">
        <w:rPr>
          <w:noProof/>
          <w:lang w:val="en-GB"/>
        </w:rPr>
        <w:drawing>
          <wp:inline distT="0" distB="0" distL="0" distR="0" wp14:anchorId="1E7927BC" wp14:editId="7F4C71B9">
            <wp:extent cx="5037826" cy="1592082"/>
            <wp:effectExtent l="0" t="0" r="0" b="8255"/>
            <wp:docPr id="41662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9168" name="Picture 1" descr="A screenshot of a computer&#10;&#10;Description automatically generated"/>
                    <pic:cNvPicPr/>
                  </pic:nvPicPr>
                  <pic:blipFill>
                    <a:blip r:embed="rId49"/>
                    <a:stretch>
                      <a:fillRect/>
                    </a:stretch>
                  </pic:blipFill>
                  <pic:spPr>
                    <a:xfrm>
                      <a:off x="0" y="0"/>
                      <a:ext cx="5048377" cy="1595416"/>
                    </a:xfrm>
                    <a:prstGeom prst="rect">
                      <a:avLst/>
                    </a:prstGeom>
                  </pic:spPr>
                </pic:pic>
              </a:graphicData>
            </a:graphic>
          </wp:inline>
        </w:drawing>
      </w:r>
    </w:p>
    <w:p w14:paraId="23B33BA9" w14:textId="6A9DCB24" w:rsidR="00CD4C46" w:rsidRPr="00C9732D" w:rsidRDefault="004D7C49" w:rsidP="00CD4C46">
      <w:pPr>
        <w:pStyle w:val="Heading2"/>
      </w:pPr>
      <w:bookmarkStart w:id="181" w:name="_Tasks_with_Expected"/>
      <w:bookmarkStart w:id="182" w:name="_Expected_Delays"/>
      <w:bookmarkStart w:id="183" w:name="_Toc165285447"/>
      <w:bookmarkEnd w:id="181"/>
      <w:bookmarkEnd w:id="182"/>
      <w:r w:rsidRPr="00C9732D">
        <w:lastRenderedPageBreak/>
        <w:t xml:space="preserve">Expected </w:t>
      </w:r>
      <w:r w:rsidR="00CD4C46" w:rsidRPr="00C9732D">
        <w:t>Delays</w:t>
      </w:r>
      <w:bookmarkEnd w:id="183"/>
      <w:r w:rsidR="00CD4C46" w:rsidRPr="00C9732D">
        <w:t xml:space="preserve"> </w:t>
      </w:r>
      <w:bookmarkStart w:id="184" w:name="ExpectedDelays"/>
      <w:bookmarkEnd w:id="184"/>
    </w:p>
    <w:p w14:paraId="78E66895" w14:textId="171E6E82" w:rsidR="00850DD8" w:rsidRDefault="00B34619" w:rsidP="00B3461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00E35103" w:rsidRPr="00850DD8">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00850DD8" w:rsidRP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14:paraId="200BA0FD" w14:textId="227F0BF7" w:rsidR="000E7DB3" w:rsidRPr="00891FDE" w:rsidRDefault="009F7FA3" w:rsidP="002106EB">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658261" behindDoc="0" locked="0" layoutInCell="1" allowOverlap="1" wp14:anchorId="3017BFCF" wp14:editId="66072D0F">
                <wp:simplePos x="0" y="0"/>
                <wp:positionH relativeFrom="column">
                  <wp:posOffset>4135120</wp:posOffset>
                </wp:positionH>
                <wp:positionV relativeFrom="paragraph">
                  <wp:posOffset>622036</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BFCF" id="_x0000_s1070" type="#_x0000_t61" style="position:absolute;left:0;text-align:left;margin-left:325.6pt;margin-top:49pt;width:151.15pt;height:22.1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" adj="17726,57374" fillcolor="white [3212]" strokecolor="#7f7f7f [1612]" strokeweight=".25pt">
                <v:shadow on="t" color="black" opacity="26214f" origin="-.5,-.5" offset=".74836mm,.74836mm"/>
                <v:textbo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0E7DB3" w:rsidRPr="00891FDE">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000E7DB3" w:rsidRPr="00891FDE">
        <w:rPr>
          <w:rFonts w:asciiTheme="minorHAnsi" w:hAnsiTheme="minorHAnsi" w:cstheme="minorHAnsi"/>
          <w:noProof/>
          <w:color w:val="313435" w:themeColor="accent5" w:themeShade="80"/>
        </w:rPr>
        <w:t xml:space="preserve"> </w:t>
      </w:r>
      <w:r w:rsidR="000E7DB3" w:rsidRPr="00EE2429">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000E7DB3" w:rsidRPr="00891FDE">
        <w:rPr>
          <w:rFonts w:asciiTheme="minorHAnsi" w:hAnsiTheme="minorHAnsi" w:cstheme="minorHAnsi"/>
          <w:i/>
          <w:iCs/>
          <w:noProof/>
          <w:color w:val="313435" w:themeColor="accent5" w:themeShade="80"/>
        </w:rPr>
        <w:t xml:space="preserve"> </w:t>
      </w:r>
      <w:r w:rsidR="000E7DB3" w:rsidRPr="00891FDE">
        <w:rPr>
          <w:rFonts w:asciiTheme="minorHAnsi" w:hAnsiTheme="minorHAnsi" w:cstheme="minorHAnsi"/>
          <w:noProof/>
          <w:color w:val="313435" w:themeColor="accent5" w:themeShade="80"/>
        </w:rPr>
        <w:t xml:space="preserve">as well as any other tasks that are dependent on the </w:t>
      </w:r>
      <w:r w:rsidR="000E7DB3" w:rsidRPr="00891FDE">
        <w:rPr>
          <w:rFonts w:asciiTheme="minorHAnsi" w:hAnsiTheme="minorHAnsi" w:cstheme="minorHAnsi"/>
          <w:color w:val="313435" w:themeColor="accent5" w:themeShade="80"/>
        </w:rPr>
        <w:t>delayed</w:t>
      </w:r>
      <w:r w:rsidR="000E7DB3" w:rsidRPr="00891FDE">
        <w:rPr>
          <w:rFonts w:asciiTheme="minorHAnsi" w:hAnsiTheme="minorHAnsi" w:cstheme="minorHAnsi"/>
          <w:noProof/>
          <w:color w:val="313435" w:themeColor="accent5" w:themeShade="80"/>
        </w:rPr>
        <w:t xml:space="preserve"> task, will be automatically updated to reflect the delayed timelines.</w:t>
      </w:r>
    </w:p>
    <w:p w14:paraId="6C43D723" w14:textId="3E004664" w:rsidR="0065157C" w:rsidRDefault="00AE1C54" w:rsidP="00D35098">
      <w:pPr>
        <w:spacing w:after="360"/>
        <w:ind w:left="-1134"/>
        <w:rPr>
          <w:rFonts w:asciiTheme="minorHAnsi" w:hAnsiTheme="minorHAnsi" w:cstheme="minorHAnsi"/>
          <w:noProof/>
        </w:rPr>
      </w:pPr>
      <w:r>
        <w:rPr>
          <w:noProof/>
        </w:rPr>
        <mc:AlternateContent>
          <mc:Choice Requires="wps">
            <w:drawing>
              <wp:anchor distT="0" distB="0" distL="114300" distR="114300" simplePos="0" relativeHeight="251658263" behindDoc="0" locked="0" layoutInCell="1" allowOverlap="1" wp14:anchorId="7E20D17C" wp14:editId="6D898584">
                <wp:simplePos x="0" y="0"/>
                <wp:positionH relativeFrom="column">
                  <wp:posOffset>-116840</wp:posOffset>
                </wp:positionH>
                <wp:positionV relativeFrom="paragraph">
                  <wp:posOffset>1441821</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0D17C" id="_x0000_s1071" type="#_x0000_t61" style="position:absolute;left:0;text-align:left;margin-left:-9.2pt;margin-top:113.55pt;width:138.75pt;height:26.7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" adj="5614,37868" fillcolor="white [3212]" strokecolor="#7f7f7f [1612]" strokeweight=".25pt">
                <v:shadow on="t" color="black" opacity="26214f" origin="-.5,-.5" offset=".74836mm,.74836mm"/>
                <v:textbo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2E0867" w:rsidRPr="009677D8">
        <w:rPr>
          <w:noProof/>
          <w:color w:val="E16A2F"/>
        </w:rPr>
        <w:drawing>
          <wp:anchor distT="0" distB="0" distL="114300" distR="114300" simplePos="0" relativeHeight="251658262"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5157C" w:rsidRP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50"/>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14:paraId="59F4EA46" w14:textId="547B7468" w:rsidR="004816BC" w:rsidRDefault="005D137F" w:rsidP="00AE1C54">
      <w:pPr>
        <w:spacing w:after="240"/>
        <w:rPr>
          <w:rFonts w:asciiTheme="minorHAnsi" w:hAnsiTheme="minorHAnsi" w:cstheme="minorHAnsi"/>
          <w:noProof/>
        </w:rPr>
      </w:pPr>
      <w:r w:rsidRPr="005D137F">
        <w:rPr>
          <w:rFonts w:asciiTheme="minorHAnsi" w:hAnsiTheme="minorHAnsi" w:cstheme="minorHAnsi"/>
          <w:noProof/>
        </w:rPr>
        <w:drawing>
          <wp:inline distT="0" distB="0" distL="0" distR="0" wp14:anchorId="1F2D9725" wp14:editId="710F5F78">
            <wp:extent cx="5512016" cy="1600016"/>
            <wp:effectExtent l="0" t="0" r="0" b="635"/>
            <wp:docPr id="1120128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8185" name="Picture 1" descr="A screenshot of a computer&#10;&#10;Description automatically generated"/>
                    <pic:cNvPicPr/>
                  </pic:nvPicPr>
                  <pic:blipFill>
                    <a:blip r:embed="rId51"/>
                    <a:stretch>
                      <a:fillRect/>
                    </a:stretch>
                  </pic:blipFill>
                  <pic:spPr>
                    <a:xfrm>
                      <a:off x="0" y="0"/>
                      <a:ext cx="5539460" cy="1607982"/>
                    </a:xfrm>
                    <a:prstGeom prst="rect">
                      <a:avLst/>
                    </a:prstGeom>
                  </pic:spPr>
                </pic:pic>
              </a:graphicData>
            </a:graphic>
          </wp:inline>
        </w:drawing>
      </w:r>
    </w:p>
    <w:p w14:paraId="726BE740" w14:textId="62309A84" w:rsidR="00F0592F" w:rsidRDefault="00D35098"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658264" behindDoc="0" locked="0" layoutInCell="1" allowOverlap="1" wp14:anchorId="0A14D483" wp14:editId="2D7730B1">
                <wp:simplePos x="0" y="0"/>
                <wp:positionH relativeFrom="column">
                  <wp:posOffset>-116840</wp:posOffset>
                </wp:positionH>
                <wp:positionV relativeFrom="paragraph">
                  <wp:posOffset>169214</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4D483" id="_x0000_s1072" type="#_x0000_t61" style="position:absolute;left:0;text-align:left;margin-left:-9.2pt;margin-top:13.3pt;width:296.25pt;height:49.3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" adj="6084,39025" fillcolor="white [3212]" strokecolor="#7f7f7f [1612]" strokeweight=".25pt">
                <v:shadow on="t" color="black" opacity="26214f" origin="-.5,-.5" offset=".74836mm,.74836mm"/>
                <v:textbo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p>
    <w:p w14:paraId="39714D9B" w14:textId="77777777" w:rsidR="00AE1C54" w:rsidRPr="0021260C" w:rsidRDefault="00AE1C54" w:rsidP="0065157C">
      <w:pPr>
        <w:spacing w:after="240"/>
        <w:ind w:left="-1134"/>
        <w:rPr>
          <w:rFonts w:asciiTheme="minorHAnsi" w:hAnsiTheme="minorHAnsi" w:cstheme="minorHAnsi"/>
          <w:noProof/>
          <w:sz w:val="40"/>
          <w:szCs w:val="40"/>
        </w:rPr>
      </w:pPr>
    </w:p>
    <w:p w14:paraId="65762779" w14:textId="6BAC47E0" w:rsidR="004816BC" w:rsidRDefault="00FA60F9" w:rsidP="00AE1C54">
      <w:pPr>
        <w:spacing w:after="240"/>
        <w:rPr>
          <w:rFonts w:asciiTheme="minorHAnsi" w:hAnsiTheme="minorHAnsi" w:cstheme="minorHAnsi"/>
          <w:noProof/>
        </w:rPr>
      </w:pPr>
      <w:r>
        <w:rPr>
          <w:noProof/>
        </w:rPr>
        <mc:AlternateContent>
          <mc:Choice Requires="wps">
            <w:drawing>
              <wp:anchor distT="0" distB="0" distL="114300" distR="114300" simplePos="0" relativeHeight="251658265" behindDoc="0" locked="0" layoutInCell="1" allowOverlap="1" wp14:anchorId="1EA7847D" wp14:editId="1D53B3FC">
                <wp:simplePos x="0" y="0"/>
                <wp:positionH relativeFrom="column">
                  <wp:posOffset>777571</wp:posOffset>
                </wp:positionH>
                <wp:positionV relativeFrom="paragraph">
                  <wp:posOffset>1839264</wp:posOffset>
                </wp:positionV>
                <wp:extent cx="1806603" cy="487680"/>
                <wp:effectExtent l="38100" t="285750" r="117475" b="121920"/>
                <wp:wrapNone/>
                <wp:docPr id="842520085" name="Speech Bubble: Rectangle 2"/>
                <wp:cNvGraphicFramePr/>
                <a:graphic xmlns:a="http://schemas.openxmlformats.org/drawingml/2006/main">
                  <a:graphicData uri="http://schemas.microsoft.com/office/word/2010/wordprocessingShape">
                    <wps:wsp>
                      <wps:cNvSpPr/>
                      <wps:spPr>
                        <a:xfrm>
                          <a:off x="0" y="0"/>
                          <a:ext cx="1806603" cy="487680"/>
                        </a:xfrm>
                        <a:prstGeom prst="wedgeRectCallout">
                          <a:avLst>
                            <a:gd name="adj1" fmla="val -42640"/>
                            <a:gd name="adj2" fmla="val -99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847D" id="_x0000_s1073" type="#_x0000_t61" style="position:absolute;margin-left:61.25pt;margin-top:144.8pt;width:142.25pt;height:38.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" adj="1590,-10594" fillcolor="white [3212]" strokecolor="#7f7f7f [1612]" strokeweight=".25pt">
                <v:shadow on="t" color="black" opacity="26214f" origin="-.5,-.5" offset=".74836mm,.74836mm"/>
                <v:textbo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v:textbox>
              </v:shape>
            </w:pict>
          </mc:Fallback>
        </mc:AlternateContent>
      </w:r>
      <w:r w:rsidR="005D137F" w:rsidRPr="005D137F">
        <w:rPr>
          <w:noProof/>
        </w:rPr>
        <w:t xml:space="preserve"> </w:t>
      </w:r>
      <w:r w:rsidR="005D137F" w:rsidRPr="005D137F">
        <w:rPr>
          <w:rFonts w:asciiTheme="minorHAnsi" w:hAnsiTheme="minorHAnsi" w:cstheme="minorHAnsi"/>
          <w:noProof/>
        </w:rPr>
        <w:drawing>
          <wp:inline distT="0" distB="0" distL="0" distR="0" wp14:anchorId="7776AF46" wp14:editId="7CD7DE59">
            <wp:extent cx="5477774" cy="2256656"/>
            <wp:effectExtent l="0" t="0" r="0" b="0"/>
            <wp:docPr id="65772873"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873" name="Picture 1" descr="A screenshot of a task&#10;&#10;Description automatically generated"/>
                    <pic:cNvPicPr/>
                  </pic:nvPicPr>
                  <pic:blipFill>
                    <a:blip r:embed="rId52"/>
                    <a:stretch>
                      <a:fillRect/>
                    </a:stretch>
                  </pic:blipFill>
                  <pic:spPr>
                    <a:xfrm>
                      <a:off x="0" y="0"/>
                      <a:ext cx="5488403" cy="2261035"/>
                    </a:xfrm>
                    <a:prstGeom prst="rect">
                      <a:avLst/>
                    </a:prstGeom>
                  </pic:spPr>
                </pic:pic>
              </a:graphicData>
            </a:graphic>
          </wp:inline>
        </w:drawing>
      </w:r>
    </w:p>
    <w:p w14:paraId="70C83DBE" w14:textId="4122608F" w:rsidR="00C73918" w:rsidRDefault="00D47801" w:rsidP="001E0488">
      <w:pPr>
        <w:tabs>
          <w:tab w:val="left" w:pos="1276"/>
        </w:tabs>
        <w:spacing w:after="240"/>
        <w:rPr>
          <w:rFonts w:asciiTheme="minorHAnsi" w:hAnsiTheme="minorHAnsi" w:cstheme="minorHAnsi"/>
          <w:noProof/>
        </w:rPr>
      </w:pPr>
      <w:r>
        <w:rPr>
          <w:noProof/>
        </w:rPr>
        <w:lastRenderedPageBreak/>
        <mc:AlternateContent>
          <mc:Choice Requires="wps">
            <w:drawing>
              <wp:anchor distT="0" distB="0" distL="114300" distR="114300" simplePos="0" relativeHeight="251658330" behindDoc="0" locked="0" layoutInCell="1" allowOverlap="1" wp14:anchorId="742D5EC7" wp14:editId="38CF977F">
                <wp:simplePos x="0" y="0"/>
                <wp:positionH relativeFrom="column">
                  <wp:posOffset>185420</wp:posOffset>
                </wp:positionH>
                <wp:positionV relativeFrom="paragraph">
                  <wp:posOffset>2477770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6BDB20" id="Rectangle 3" o:spid="_x0000_s1026" style="position:absolute;margin-left:14.6pt;margin-top:195.1pt;width:120.2pt;height:13.15pt;z-index:2521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" filled="f" strokecolor="#e16a2f" strokeweight="1.5pt"/>
            </w:pict>
          </mc:Fallback>
        </mc:AlternateContent>
      </w:r>
      <w:r>
        <w:rPr>
          <w:noProof/>
        </w:rPr>
        <mc:AlternateContent>
          <mc:Choice Requires="wps">
            <w:drawing>
              <wp:anchor distT="0" distB="0" distL="114300" distR="114300" simplePos="0" relativeHeight="251658289" behindDoc="0" locked="0" layoutInCell="1" allowOverlap="1" wp14:anchorId="6DB435C7" wp14:editId="23B7B04F">
                <wp:simplePos x="0" y="0"/>
                <wp:positionH relativeFrom="column">
                  <wp:posOffset>3010535</wp:posOffset>
                </wp:positionH>
                <wp:positionV relativeFrom="paragraph">
                  <wp:posOffset>2485390</wp:posOffset>
                </wp:positionV>
                <wp:extent cx="1510665" cy="158750"/>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665" cy="1587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E8190C" id="Rectangle 3" o:spid="_x0000_s1026" style="position:absolute;margin-left:237.05pt;margin-top:195.7pt;width:118.95pt;height:12.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" filled="f" strokecolor="#e16a2f" strokeweight="1.5pt"/>
            </w:pict>
          </mc:Fallback>
        </mc:AlternateContent>
      </w:r>
      <w:r w:rsidR="00935C25">
        <w:rPr>
          <w:noProof/>
        </w:rPr>
        <mc:AlternateContent>
          <mc:Choice Requires="wps">
            <w:drawing>
              <wp:anchor distT="0" distB="0" distL="114300" distR="114300" simplePos="0" relativeHeight="251658331" behindDoc="0" locked="0" layoutInCell="1" allowOverlap="1" wp14:anchorId="0BD83A65" wp14:editId="60024131">
                <wp:simplePos x="0" y="0"/>
                <wp:positionH relativeFrom="column">
                  <wp:posOffset>184785</wp:posOffset>
                </wp:positionH>
                <wp:positionV relativeFrom="paragraph">
                  <wp:posOffset>2813050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F1CD7E" id="Rectangle 3" o:spid="_x0000_s1026" style="position:absolute;margin-left:14.55pt;margin-top:221.5pt;width:120.2pt;height:13.15pt;z-index:25219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" filled="f" strokecolor="#e16a2f" strokeweight="1.5pt"/>
            </w:pict>
          </mc:Fallback>
        </mc:AlternateContent>
      </w:r>
      <w:r w:rsidR="00935C25">
        <w:rPr>
          <w:noProof/>
        </w:rPr>
        <mc:AlternateContent>
          <mc:Choice Requires="wps">
            <w:drawing>
              <wp:anchor distT="0" distB="0" distL="114300" distR="114300" simplePos="0" relativeHeight="251658270" behindDoc="0" locked="0" layoutInCell="1" allowOverlap="1" wp14:anchorId="0A2E156C" wp14:editId="2BA9D77F">
                <wp:simplePos x="0" y="0"/>
                <wp:positionH relativeFrom="column">
                  <wp:posOffset>2013549</wp:posOffset>
                </wp:positionH>
                <wp:positionV relativeFrom="paragraph">
                  <wp:posOffset>1247499</wp:posOffset>
                </wp:positionV>
                <wp:extent cx="2670175" cy="758825"/>
                <wp:effectExtent l="38100" t="38100" r="111125" b="479425"/>
                <wp:wrapNone/>
                <wp:docPr id="851958815" name="Speech Bubble: Rectangle 2"/>
                <wp:cNvGraphicFramePr/>
                <a:graphic xmlns:a="http://schemas.openxmlformats.org/drawingml/2006/main">
                  <a:graphicData uri="http://schemas.microsoft.com/office/word/2010/wordprocessingShape">
                    <wps:wsp>
                      <wps:cNvSpPr/>
                      <wps:spPr>
                        <a:xfrm>
                          <a:off x="0" y="0"/>
                          <a:ext cx="2670175" cy="758825"/>
                        </a:xfrm>
                        <a:prstGeom prst="wedgeRectCallout">
                          <a:avLst>
                            <a:gd name="adj1" fmla="val -30732"/>
                            <a:gd name="adj2" fmla="val 9869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E156C" id="_x0000_s1074" type="#_x0000_t61" style="position:absolute;margin-left:158.55pt;margin-top:98.25pt;width:210.25pt;height:59.7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" adj="4162,32118" fillcolor="white [3212]" strokecolor="#7f7f7f [1612]" strokeweight=".25pt">
                <v:shadow on="t" color="black" opacity="26214f" origin="-.5,-.5" offset=".74836mm,.74836mm"/>
                <v:textbo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935C25">
        <w:rPr>
          <w:noProof/>
        </w:rPr>
        <mc:AlternateContent>
          <mc:Choice Requires="wps">
            <w:drawing>
              <wp:anchor distT="0" distB="0" distL="114300" distR="114300" simplePos="0" relativeHeight="251658271" behindDoc="0" locked="0" layoutInCell="1" allowOverlap="1" wp14:anchorId="60A5EC63" wp14:editId="4B54322B">
                <wp:simplePos x="0" y="0"/>
                <wp:positionH relativeFrom="column">
                  <wp:posOffset>1920240</wp:posOffset>
                </wp:positionH>
                <wp:positionV relativeFrom="paragraph">
                  <wp:posOffset>2857871</wp:posOffset>
                </wp:positionV>
                <wp:extent cx="3246755" cy="461645"/>
                <wp:effectExtent l="552450" t="38100" r="106045" b="109855"/>
                <wp:wrapNone/>
                <wp:docPr id="1186993585" name="Speech Bubble: Rectangle 2"/>
                <wp:cNvGraphicFramePr/>
                <a:graphic xmlns:a="http://schemas.openxmlformats.org/drawingml/2006/main">
                  <a:graphicData uri="http://schemas.microsoft.com/office/word/2010/wordprocessingShape">
                    <wps:wsp>
                      <wps:cNvSpPr/>
                      <wps:spPr>
                        <a:xfrm>
                          <a:off x="0" y="0"/>
                          <a:ext cx="3246755" cy="461645"/>
                        </a:xfrm>
                        <a:prstGeom prst="wedgeRectCallout">
                          <a:avLst>
                            <a:gd name="adj1" fmla="val -65692"/>
                            <a:gd name="adj2" fmla="val 4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EC63" id="_x0000_s1075" type="#_x0000_t61" style="position:absolute;margin-left:151.2pt;margin-top:225.05pt;width:255.65pt;height:36.3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" adj="-3389,10908" fillcolor="white [3212]" strokecolor="#7f7f7f [1612]" strokeweight=".25pt">
                <v:shadow on="t" color="black" opacity="26214f" origin="-.5,-.5" offset=".74836mm,.74836mm"/>
                <v:textbo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v:textbox>
              </v:shape>
            </w:pict>
          </mc:Fallback>
        </mc:AlternateContent>
      </w:r>
      <w:r w:rsidR="00935C25">
        <w:rPr>
          <w:noProof/>
          <w:color w:val="990033"/>
        </w:rPr>
        <mc:AlternateContent>
          <mc:Choice Requires="wps">
            <w:drawing>
              <wp:anchor distT="0" distB="0" distL="114300" distR="114300" simplePos="0" relativeHeight="251658290" behindDoc="0" locked="0" layoutInCell="1" allowOverlap="1" wp14:anchorId="6114800B" wp14:editId="744CCE7E">
                <wp:simplePos x="0" y="0"/>
                <wp:positionH relativeFrom="column">
                  <wp:posOffset>1750324</wp:posOffset>
                </wp:positionH>
                <wp:positionV relativeFrom="paragraph">
                  <wp:posOffset>2327275</wp:posOffset>
                </wp:positionV>
                <wp:extent cx="1217295" cy="459105"/>
                <wp:effectExtent l="0" t="0" r="1905" b="0"/>
                <wp:wrapNone/>
                <wp:docPr id="340028440" name="Arrow: Right 2"/>
                <wp:cNvGraphicFramePr/>
                <a:graphic xmlns:a="http://schemas.openxmlformats.org/drawingml/2006/main">
                  <a:graphicData uri="http://schemas.microsoft.com/office/word/2010/wordprocessingShape">
                    <wps:wsp>
                      <wps:cNvSpPr/>
                      <wps:spPr>
                        <a:xfrm>
                          <a:off x="0" y="0"/>
                          <a:ext cx="1217295" cy="459105"/>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480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76" type="#_x0000_t13" style="position:absolute;margin-left:137.8pt;margin-top:183.25pt;width:95.85pt;height:36.1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" adj="18461" fillcolor="#e16a2f [3206]" stroked="f" strokeweight="1pt">
                <v:textbo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v:textbox>
              </v:shape>
            </w:pict>
          </mc:Fallback>
        </mc:AlternateContent>
      </w:r>
      <w:r w:rsidR="00935C25">
        <w:rPr>
          <w:noProof/>
        </w:rPr>
        <mc:AlternateContent>
          <mc:Choice Requires="wps">
            <w:drawing>
              <wp:anchor distT="0" distB="0" distL="114300" distR="114300" simplePos="0" relativeHeight="251658333" behindDoc="0" locked="0" layoutInCell="1" allowOverlap="1" wp14:anchorId="35488C3F" wp14:editId="1F55BFB2">
                <wp:simplePos x="0" y="0"/>
                <wp:positionH relativeFrom="column">
                  <wp:posOffset>705485</wp:posOffset>
                </wp:positionH>
                <wp:positionV relativeFrom="paragraph">
                  <wp:posOffset>3936736</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8C3F" id="_x0000_s1077" type="#_x0000_t61" style="position:absolute;margin-left:55.55pt;margin-top:310pt;width:183pt;height:33pt;z-index:25165833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" adj="6539,-15302" fillcolor="white [3212]" strokecolor="#7f7f7f [1612]" strokeweight=".25pt">
                <v:shadow on="t" color="black" opacity="26214f" origin="-.5,-.5" offset=".74836mm,.74836mm"/>
                <v:textbo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935C25">
        <w:rPr>
          <w:noProof/>
        </w:rPr>
        <mc:AlternateContent>
          <mc:Choice Requires="wps">
            <w:drawing>
              <wp:anchor distT="0" distB="0" distL="114300" distR="114300" simplePos="0" relativeHeight="251658283" behindDoc="0" locked="0" layoutInCell="1" allowOverlap="1" wp14:anchorId="37DB4EF6" wp14:editId="02398EAD">
                <wp:simplePos x="0" y="0"/>
                <wp:positionH relativeFrom="column">
                  <wp:posOffset>3234055</wp:posOffset>
                </wp:positionH>
                <wp:positionV relativeFrom="paragraph">
                  <wp:posOffset>3924036</wp:posOffset>
                </wp:positionV>
                <wp:extent cx="1548765" cy="421640"/>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640"/>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4EF6" id="_x0000_s1078" type="#_x0000_t61" style="position:absolute;margin-left:254.65pt;margin-top:309pt;width:121.95pt;height:33.2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" adj="13778,-5014" fillcolor="white [3212]" strokecolor="#7f7f7f [1612]" strokeweight=".25pt">
                <v:shadow on="t" color="black" opacity="26214f" origin="-.5,-.5" offset=".74836mm,.74836mm"/>
                <v:textbo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935C25">
        <w:rPr>
          <w:noProof/>
        </w:rPr>
        <mc:AlternateContent>
          <mc:Choice Requires="wps">
            <w:drawing>
              <wp:anchor distT="0" distB="0" distL="114300" distR="114300" simplePos="0" relativeHeight="251658332" behindDoc="0" locked="0" layoutInCell="1" allowOverlap="1" wp14:anchorId="07634D75" wp14:editId="5EDF320D">
                <wp:simplePos x="0" y="0"/>
                <wp:positionH relativeFrom="column">
                  <wp:posOffset>184785</wp:posOffset>
                </wp:positionH>
                <wp:positionV relativeFrom="paragraph">
                  <wp:posOffset>3529965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FA3B3" id="Rectangle 3" o:spid="_x0000_s1026" style="position:absolute;margin-left:14.55pt;margin-top:277.95pt;width:120.2pt;height:13.15pt;z-index:25220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" filled="f" strokecolor="#e16a2f" strokeweight="1.5pt"/>
            </w:pict>
          </mc:Fallback>
        </mc:AlternateContent>
      </w:r>
      <w:r w:rsidR="00935C25">
        <w:rPr>
          <w:noProof/>
        </w:rPr>
        <mc:AlternateContent>
          <mc:Choice Requires="wps">
            <w:drawing>
              <wp:anchor distT="0" distB="0" distL="114300" distR="114300" simplePos="0" relativeHeight="251658266" behindDoc="0" locked="0" layoutInCell="1" allowOverlap="1" wp14:anchorId="04F878C9" wp14:editId="394D09D2">
                <wp:simplePos x="0" y="0"/>
                <wp:positionH relativeFrom="column">
                  <wp:posOffset>3002915</wp:posOffset>
                </wp:positionH>
                <wp:positionV relativeFrom="paragraph">
                  <wp:posOffset>3486785</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E9CF4" id="Rectangle 3" o:spid="_x0000_s1026" style="position:absolute;margin-left:236.45pt;margin-top:274.55pt;width:207.85pt;height:29.8pt;z-index:25138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" filled="f" strokecolor="#e16a2f" strokeweight="1.5pt"/>
            </w:pict>
          </mc:Fallback>
        </mc:AlternateContent>
      </w:r>
      <w:r w:rsidR="00935C25" w:rsidRPr="00935C25">
        <w:rPr>
          <w:rFonts w:asciiTheme="minorHAnsi" w:hAnsiTheme="minorHAnsi" w:cstheme="minorHAnsi"/>
          <w:noProof/>
        </w:rPr>
        <w:drawing>
          <wp:inline distT="0" distB="0" distL="0" distR="0" wp14:anchorId="2337374A" wp14:editId="42971CF7">
            <wp:extent cx="5943600" cy="3945890"/>
            <wp:effectExtent l="0" t="0" r="0" b="0"/>
            <wp:docPr id="1120715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5925" name="Picture 1" descr="A screenshot of a computer&#10;&#10;Description automatically generated"/>
                    <pic:cNvPicPr/>
                  </pic:nvPicPr>
                  <pic:blipFill>
                    <a:blip r:embed="rId53"/>
                    <a:stretch>
                      <a:fillRect/>
                    </a:stretch>
                  </pic:blipFill>
                  <pic:spPr>
                    <a:xfrm>
                      <a:off x="0" y="0"/>
                      <a:ext cx="5943600" cy="3945890"/>
                    </a:xfrm>
                    <a:prstGeom prst="rect">
                      <a:avLst/>
                    </a:prstGeom>
                  </pic:spPr>
                </pic:pic>
              </a:graphicData>
            </a:graphic>
          </wp:inline>
        </w:drawing>
      </w:r>
    </w:p>
    <w:p w14:paraId="6E4C6EB4" w14:textId="19C826D7" w:rsidR="00365A57" w:rsidRDefault="00365A57" w:rsidP="00365A57">
      <w:pPr>
        <w:spacing w:after="240"/>
        <w:ind w:left="1276"/>
        <w:rPr>
          <w:rFonts w:asciiTheme="minorHAnsi" w:hAnsiTheme="minorHAnsi" w:cstheme="minorHAnsi"/>
          <w:noProof/>
        </w:rPr>
      </w:pPr>
    </w:p>
    <w:p w14:paraId="088DD680" w14:textId="77777777" w:rsidR="00365A57" w:rsidRPr="00D35098" w:rsidRDefault="00365A57" w:rsidP="00365A57">
      <w:pPr>
        <w:spacing w:after="240"/>
        <w:ind w:left="1276"/>
        <w:rPr>
          <w:rFonts w:asciiTheme="minorHAnsi" w:hAnsiTheme="minorHAnsi" w:cstheme="minorHAnsi"/>
          <w:noProof/>
          <w:sz w:val="32"/>
          <w:szCs w:val="32"/>
        </w:rPr>
      </w:pPr>
    </w:p>
    <w:p w14:paraId="1B82FFEB" w14:textId="543CDDC8" w:rsidR="00F0592F" w:rsidRDefault="00923229" w:rsidP="00FB0D70">
      <w:pPr>
        <w:spacing w:before="120" w:after="240"/>
        <w:rPr>
          <w:rFonts w:asciiTheme="minorHAnsi" w:hAnsiTheme="minorHAnsi" w:cstheme="minorHAnsi"/>
          <w:noProof/>
          <w:sz w:val="22"/>
          <w:szCs w:val="22"/>
        </w:rPr>
      </w:pPr>
      <w:r>
        <w:rPr>
          <w:noProof/>
        </w:rPr>
        <w:drawing>
          <wp:anchor distT="0" distB="0" distL="114300" distR="114300" simplePos="0" relativeHeight="251658272"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00FB0D70" w:rsidRPr="000B6E6B">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w:t>
      </w:r>
    </w:p>
    <w:p w14:paraId="179ACEDA" w14:textId="77777777" w:rsidR="00F61F48" w:rsidRPr="00F61F48" w:rsidRDefault="00F61F48" w:rsidP="00FB0D70">
      <w:pPr>
        <w:spacing w:before="120" w:after="240"/>
        <w:rPr>
          <w:rFonts w:asciiTheme="minorHAnsi" w:hAnsiTheme="minorHAnsi" w:cstheme="minorHAnsi"/>
          <w:noProof/>
          <w:sz w:val="22"/>
          <w:szCs w:val="22"/>
        </w:rPr>
      </w:pPr>
    </w:p>
    <w:p w14:paraId="69FE70A8" w14:textId="3ED9422B" w:rsidR="00D632C1" w:rsidRPr="00CF00BD" w:rsidRDefault="000C5D10" w:rsidP="005C11F8">
      <w:pPr>
        <w:spacing w:before="120" w:after="360"/>
        <w:rPr>
          <w:rFonts w:ascii="Calibri" w:hAnsi="Calibri"/>
          <w:sz w:val="22"/>
          <w:szCs w:val="22"/>
        </w:rPr>
      </w:pPr>
      <w:r>
        <w:rPr>
          <w:noProof/>
        </w:rPr>
        <mc:AlternateContent>
          <mc:Choice Requires="wps">
            <w:drawing>
              <wp:anchor distT="0" distB="0" distL="114300" distR="114300" simplePos="0" relativeHeight="251658269" behindDoc="0" locked="0" layoutInCell="1" allowOverlap="1" wp14:anchorId="4C322482" wp14:editId="7B2C36DB">
                <wp:simplePos x="0" y="0"/>
                <wp:positionH relativeFrom="column">
                  <wp:posOffset>3992245</wp:posOffset>
                </wp:positionH>
                <wp:positionV relativeFrom="paragraph">
                  <wp:posOffset>522918</wp:posOffset>
                </wp:positionV>
                <wp:extent cx="1919605" cy="295275"/>
                <wp:effectExtent l="38100" t="38100" r="118745" b="31432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7998"/>
                            <a:gd name="adj2" fmla="val 11180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22482" id="_x0000_s1079" type="#_x0000_t61" style="position:absolute;margin-left:314.35pt;margin-top:41.15pt;width:151.15pt;height:23.2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" adj="19008,34951" fillcolor="white [3212]" strokecolor="#7f7f7f [1612]" strokeweight=".25pt">
                <v:shadow on="t" color="black" opacity="26214f" origin="-.5,-.5" offset=".74836mm,.74836mm"/>
                <v:textbo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F16DF9" w:rsidRPr="00CF00BD">
        <w:rPr>
          <w:rFonts w:asciiTheme="minorHAnsi" w:hAnsiTheme="minorHAnsi" w:cstheme="minorHAnsi"/>
          <w:noProof/>
          <w:sz w:val="22"/>
          <w:szCs w:val="22"/>
        </w:rPr>
        <w:t xml:space="preserve">To </w:t>
      </w:r>
      <w:r w:rsidR="00F16DF9" w:rsidRPr="00CF00BD">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00F16DF9" w:rsidRPr="000B6E6B">
        <w:rPr>
          <w:rFonts w:asciiTheme="minorHAnsi" w:hAnsiTheme="minorHAnsi" w:cstheme="minorHAnsi"/>
          <w:noProof/>
          <w:sz w:val="22"/>
          <w:szCs w:val="22"/>
        </w:rPr>
        <w:t xml:space="preserve"> expected delay</w:t>
      </w:r>
      <w:r w:rsidR="00F16DF9" w:rsidRPr="00CF00BD">
        <w:rPr>
          <w:rFonts w:asciiTheme="minorHAnsi" w:hAnsiTheme="minorHAnsi" w:cstheme="minorHAnsi"/>
          <w:b/>
          <w:bCs/>
          <w:noProof/>
          <w:color w:val="65BCAB" w:themeColor="accent2"/>
          <w:sz w:val="22"/>
          <w:szCs w:val="22"/>
        </w:rPr>
        <w:t xml:space="preserve"> </w:t>
      </w:r>
      <w:r w:rsidR="005C11F8">
        <w:rPr>
          <w:rFonts w:asciiTheme="minorHAnsi" w:hAnsiTheme="minorHAnsi" w:cstheme="minorHAnsi"/>
          <w:noProof/>
          <w:sz w:val="22"/>
          <w:szCs w:val="22"/>
        </w:rPr>
        <w:t>information</w:t>
      </w:r>
      <w:r w:rsidR="00F16DF9"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Select</w:t>
      </w:r>
      <w:r w:rsidR="00C237EF"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 xml:space="preserve">‘Adjust </w:t>
      </w:r>
      <w:r w:rsidR="000F3ACF" w:rsidRPr="00CF00BD">
        <w:rPr>
          <w:rFonts w:asciiTheme="minorHAnsi" w:hAnsiTheme="minorHAnsi" w:cstheme="minorHAnsi"/>
          <w:noProof/>
          <w:sz w:val="22"/>
          <w:szCs w:val="22"/>
        </w:rPr>
        <w:t xml:space="preserve">Task </w:t>
      </w:r>
      <w:r w:rsidR="00F16DF9" w:rsidRPr="00CF00BD">
        <w:rPr>
          <w:rFonts w:asciiTheme="minorHAnsi" w:hAnsiTheme="minorHAnsi" w:cstheme="minorHAnsi"/>
          <w:noProof/>
          <w:sz w:val="22"/>
          <w:szCs w:val="20"/>
        </w:rPr>
        <w:t xml:space="preserve">Timeline’ </w:t>
      </w:r>
      <w:r w:rsidR="005C11F8">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&amp; follow the above screens </w:t>
      </w:r>
      <w:r w:rsidR="000F3ACF" w:rsidRPr="00CF00BD">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to update </w:t>
      </w:r>
      <w:r w:rsidR="00F16DF9" w:rsidRPr="00CF00BD">
        <w:rPr>
          <w:rFonts w:asciiTheme="minorHAnsi" w:hAnsiTheme="minorHAnsi" w:cstheme="minorHAnsi"/>
          <w:noProof/>
          <w:sz w:val="22"/>
          <w:szCs w:val="22"/>
        </w:rPr>
        <w:t>the</w:t>
      </w:r>
      <w:r w:rsidR="00F16DF9" w:rsidRPr="00CF00BD">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00F16DF9" w:rsidRPr="00CF00BD">
        <w:rPr>
          <w:rFonts w:asciiTheme="minorHAnsi" w:hAnsiTheme="minorHAnsi" w:cstheme="minorHAnsi"/>
          <w:noProof/>
          <w:sz w:val="22"/>
          <w:szCs w:val="20"/>
        </w:rPr>
        <w:t>information already entered.</w:t>
      </w:r>
    </w:p>
    <w:p w14:paraId="379A96BE" w14:textId="5226DB30" w:rsidR="00F16DF9" w:rsidRPr="00C9472A" w:rsidRDefault="00F16DF9" w:rsidP="00C9472A">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14:paraId="1BACDA8C" w14:textId="60EA231E" w:rsidR="0011552C" w:rsidRPr="00CF00BD" w:rsidRDefault="005C11F8" w:rsidP="00CF00BD">
      <w:pPr>
        <w:spacing w:after="240"/>
        <w:ind w:left="-1134"/>
        <w:rPr>
          <w:highlight w:val="yellow"/>
        </w:rPr>
      </w:pPr>
      <w:r>
        <w:rPr>
          <w:noProof/>
        </w:rPr>
        <mc:AlternateContent>
          <mc:Choice Requires="wps">
            <w:drawing>
              <wp:anchor distT="0" distB="0" distL="114300" distR="114300" simplePos="0" relativeHeight="251658268" behindDoc="0" locked="0" layoutInCell="1" allowOverlap="1" wp14:anchorId="28AB5E7B" wp14:editId="07E90DD3">
                <wp:simplePos x="0" y="0"/>
                <wp:positionH relativeFrom="column">
                  <wp:posOffset>4955169</wp:posOffset>
                </wp:positionH>
                <wp:positionV relativeFrom="paragraph">
                  <wp:posOffset>446405</wp:posOffset>
                </wp:positionV>
                <wp:extent cx="1331595" cy="1419225"/>
                <wp:effectExtent l="38100" t="38100" r="116205" b="314325"/>
                <wp:wrapNone/>
                <wp:docPr id="310421395" name="Speech Bubble: Rectangle 2"/>
                <wp:cNvGraphicFramePr/>
                <a:graphic xmlns:a="http://schemas.openxmlformats.org/drawingml/2006/main">
                  <a:graphicData uri="http://schemas.microsoft.com/office/word/2010/wordprocessingShape">
                    <wps:wsp>
                      <wps:cNvSpPr/>
                      <wps:spPr>
                        <a:xfrm>
                          <a:off x="0" y="0"/>
                          <a:ext cx="1331595" cy="1419225"/>
                        </a:xfrm>
                        <a:prstGeom prst="wedgeRectCallout">
                          <a:avLst>
                            <a:gd name="adj1" fmla="val -42440"/>
                            <a:gd name="adj2" fmla="val 6272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5E7B" id="_x0000_s1080" type="#_x0000_t61" style="position:absolute;left:0;text-align:left;margin-left:390.15pt;margin-top:35.15pt;width:104.85pt;height:111.7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" adj="1633,24349" fillcolor="white [3212]" strokecolor="#7f7f7f [1612]" strokeweight=".25pt">
                <v:shadow on="t" color="black" opacity="26214f" origin="-.5,-.5" offset=".74836mm,.74836mm"/>
                <v:textbo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BE7B49">
        <w:rPr>
          <w:noProof/>
        </w:rPr>
        <mc:AlternateContent>
          <mc:Choice Requires="wps">
            <w:drawing>
              <wp:anchor distT="0" distB="0" distL="114300" distR="114300" simplePos="0" relativeHeight="251658267" behindDoc="0" locked="0" layoutInCell="1" allowOverlap="1" wp14:anchorId="510D6A2D" wp14:editId="327F19AF">
                <wp:simplePos x="0" y="0"/>
                <wp:positionH relativeFrom="column">
                  <wp:posOffset>-255198</wp:posOffset>
                </wp:positionH>
                <wp:positionV relativeFrom="paragraph">
                  <wp:posOffset>447399</wp:posOffset>
                </wp:positionV>
                <wp:extent cx="1686560" cy="349885"/>
                <wp:effectExtent l="38100" t="38100" r="123190" b="431165"/>
                <wp:wrapNone/>
                <wp:docPr id="667667952" name="Speech Bubble: Rectangle 2"/>
                <wp:cNvGraphicFramePr/>
                <a:graphic xmlns:a="http://schemas.openxmlformats.org/drawingml/2006/main">
                  <a:graphicData uri="http://schemas.microsoft.com/office/word/2010/wordprocessingShape">
                    <wps:wsp>
                      <wps:cNvSpPr/>
                      <wps:spPr>
                        <a:xfrm>
                          <a:off x="0" y="0"/>
                          <a:ext cx="1686560" cy="349885"/>
                        </a:xfrm>
                        <a:prstGeom prst="wedgeRectCallout">
                          <a:avLst>
                            <a:gd name="adj1" fmla="val 17202"/>
                            <a:gd name="adj2" fmla="val 1430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6A2D" id="_x0000_s1081" type="#_x0000_t61" style="position:absolute;left:0;text-align:left;margin-left:-20.1pt;margin-top:35.25pt;width:132.8pt;height:27.5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" adj="14516,41697" fillcolor="white [3212]" strokecolor="#7f7f7f [1612]" strokeweight=".25pt">
                <v:shadow on="t" color="black" opacity="26214f" origin="-.5,-.5" offset=".74836mm,.74836mm"/>
                <v:textbo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v:textbox>
              </v:shape>
            </w:pict>
          </mc:Fallback>
        </mc:AlternateContent>
      </w:r>
      <w:r w:rsidR="00935C25" w:rsidRPr="00935C25">
        <w:rPr>
          <w:noProof/>
        </w:rPr>
        <w:drawing>
          <wp:inline distT="0" distB="0" distL="0" distR="0" wp14:anchorId="1FDAA1FD" wp14:editId="5FF744A1">
            <wp:extent cx="7082286" cy="2314606"/>
            <wp:effectExtent l="0" t="0" r="4445" b="0"/>
            <wp:docPr id="446455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5746" name="Picture 1" descr="A screenshot of a computer&#10;&#10;Description automatically generated"/>
                    <pic:cNvPicPr/>
                  </pic:nvPicPr>
                  <pic:blipFill>
                    <a:blip r:embed="rId54"/>
                    <a:stretch>
                      <a:fillRect/>
                    </a:stretch>
                  </pic:blipFill>
                  <pic:spPr>
                    <a:xfrm>
                      <a:off x="0" y="0"/>
                      <a:ext cx="7119596" cy="2326799"/>
                    </a:xfrm>
                    <a:prstGeom prst="rect">
                      <a:avLst/>
                    </a:prstGeom>
                  </pic:spPr>
                </pic:pic>
              </a:graphicData>
            </a:graphic>
          </wp:inline>
        </w:drawing>
      </w:r>
    </w:p>
    <w:p w14:paraId="5154D703" w14:textId="2188C913" w:rsidR="004D7C49" w:rsidRDefault="004D7C49" w:rsidP="00CD4C46">
      <w:pPr>
        <w:pStyle w:val="Heading2"/>
      </w:pPr>
      <w:bookmarkStart w:id="185" w:name="_Overdue_Tasks_&amp;"/>
      <w:bookmarkStart w:id="186" w:name="_Toc165285448"/>
      <w:bookmarkEnd w:id="185"/>
      <w:r w:rsidRPr="007244CB">
        <w:lastRenderedPageBreak/>
        <w:t>Overdue Tasks</w:t>
      </w:r>
      <w:r w:rsidR="004849C3">
        <w:t xml:space="preserve"> &amp; Task Duration</w:t>
      </w:r>
      <w:bookmarkEnd w:id="186"/>
    </w:p>
    <w:p w14:paraId="17ED7C3E" w14:textId="4ACB70B7" w:rsidR="005E580D" w:rsidRPr="005E580D" w:rsidRDefault="00B65A1C"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005E580D" w:rsidRPr="00A47DDA">
        <w:rPr>
          <w:rFonts w:asciiTheme="minorHAnsi" w:hAnsiTheme="minorHAnsi" w:cstheme="minorHAnsi"/>
          <w:noProof/>
          <w:sz w:val="22"/>
          <w:szCs w:val="22"/>
        </w:rPr>
        <w:t>task</w:t>
      </w:r>
      <w:r w:rsidR="005E580D">
        <w:rPr>
          <w:rFonts w:asciiTheme="minorHAnsi" w:hAnsiTheme="minorHAnsi" w:cstheme="minorHAnsi"/>
          <w:noProof/>
          <w:sz w:val="22"/>
          <w:szCs w:val="22"/>
        </w:rPr>
        <w:t xml:space="preserve"> </w:t>
      </w:r>
      <w:r w:rsidR="005E580D" w:rsidRPr="00A47DDA">
        <w:rPr>
          <w:rFonts w:asciiTheme="minorHAnsi" w:hAnsiTheme="minorHAnsi" w:cstheme="minorHAnsi"/>
          <w:b/>
          <w:bCs/>
          <w:noProof/>
          <w:color w:val="246369" w:themeColor="accent1"/>
          <w:sz w:val="22"/>
          <w:szCs w:val="22"/>
        </w:rPr>
        <w:t>timing</w:t>
      </w:r>
      <w:r w:rsidR="005E580D" w:rsidRPr="00A47DDA">
        <w:rPr>
          <w:rFonts w:asciiTheme="minorHAnsi" w:hAnsiTheme="minorHAnsi" w:cstheme="minorHAnsi"/>
          <w:noProof/>
          <w:color w:val="246369" w:themeColor="accent1"/>
          <w:sz w:val="22"/>
          <w:szCs w:val="22"/>
        </w:rPr>
        <w:t xml:space="preserve"> </w:t>
      </w:r>
      <w:r w:rsidR="005E580D">
        <w:rPr>
          <w:rFonts w:asciiTheme="minorHAnsi" w:hAnsiTheme="minorHAnsi" w:cstheme="minorHAnsi"/>
          <w:noProof/>
          <w:sz w:val="22"/>
          <w:szCs w:val="22"/>
        </w:rPr>
        <w:t xml:space="preserve">&amp; </w:t>
      </w:r>
      <w:r w:rsidR="005E580D" w:rsidRPr="00A47DDA">
        <w:rPr>
          <w:rFonts w:asciiTheme="minorHAnsi" w:hAnsiTheme="minorHAnsi" w:cstheme="minorHAnsi"/>
          <w:b/>
          <w:bCs/>
          <w:noProof/>
          <w:color w:val="246369" w:themeColor="accent1"/>
          <w:sz w:val="22"/>
          <w:szCs w:val="22"/>
        </w:rPr>
        <w:t>delays</w:t>
      </w:r>
      <w:r w:rsidR="005E580D" w:rsidRPr="00A47DDA">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14:paraId="71A06200" w14:textId="2DCD8546" w:rsidR="00AD4BC5" w:rsidRDefault="00935C25" w:rsidP="00935C25">
      <w:pPr>
        <w:spacing w:after="480"/>
        <w:rPr>
          <w:rFonts w:asciiTheme="minorHAnsi" w:hAnsiTheme="minorHAnsi" w:cstheme="minorHAnsi"/>
          <w:noProof/>
          <w:sz w:val="22"/>
          <w:szCs w:val="22"/>
          <w:highlight w:val="yellow"/>
        </w:rPr>
      </w:pPr>
      <w:r>
        <w:rPr>
          <w:noProof/>
        </w:rPr>
        <mc:AlternateContent>
          <mc:Choice Requires="wps">
            <w:drawing>
              <wp:anchor distT="0" distB="0" distL="114300" distR="114300" simplePos="0" relativeHeight="251658281" behindDoc="0" locked="0" layoutInCell="1" allowOverlap="1" wp14:anchorId="6626AB81" wp14:editId="3585D32D">
                <wp:simplePos x="0" y="0"/>
                <wp:positionH relativeFrom="column">
                  <wp:posOffset>181155</wp:posOffset>
                </wp:positionH>
                <wp:positionV relativeFrom="paragraph">
                  <wp:posOffset>2513474</wp:posOffset>
                </wp:positionV>
                <wp:extent cx="1679640" cy="150495"/>
                <wp:effectExtent l="0" t="0" r="15875" b="20955"/>
                <wp:wrapNone/>
                <wp:docPr id="1570789191" name="Rectangle 3"/>
                <wp:cNvGraphicFramePr/>
                <a:graphic xmlns:a="http://schemas.openxmlformats.org/drawingml/2006/main">
                  <a:graphicData uri="http://schemas.microsoft.com/office/word/2010/wordprocessingShape">
                    <wps:wsp>
                      <wps:cNvSpPr/>
                      <wps:spPr>
                        <a:xfrm>
                          <a:off x="0" y="0"/>
                          <a:ext cx="167964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0A700D" id="Rectangle 3" o:spid="_x0000_s1026" style="position:absolute;margin-left:14.25pt;margin-top:197.9pt;width:132.25pt;height:11.8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" filled="f" strokecolor="#33beff [1625]" strokeweight="1.5pt"/>
            </w:pict>
          </mc:Fallback>
        </mc:AlternateContent>
      </w:r>
      <w:r>
        <w:rPr>
          <w:noProof/>
          <w:color w:val="990033"/>
        </w:rPr>
        <mc:AlternateContent>
          <mc:Choice Requires="wps">
            <w:drawing>
              <wp:anchor distT="0" distB="0" distL="114300" distR="114300" simplePos="0" relativeHeight="251658291" behindDoc="0" locked="0" layoutInCell="1" allowOverlap="1" wp14:anchorId="1A2FC1AD" wp14:editId="541344FF">
                <wp:simplePos x="0" y="0"/>
                <wp:positionH relativeFrom="column">
                  <wp:posOffset>1885315</wp:posOffset>
                </wp:positionH>
                <wp:positionV relativeFrom="paragraph">
                  <wp:posOffset>2471420</wp:posOffset>
                </wp:positionV>
                <wp:extent cx="1054100" cy="417830"/>
                <wp:effectExtent l="19050" t="0" r="12700" b="58420"/>
                <wp:wrapNone/>
                <wp:docPr id="1970953301" name="Arrow: Right 2"/>
                <wp:cNvGraphicFramePr/>
                <a:graphic xmlns:a="http://schemas.openxmlformats.org/drawingml/2006/main">
                  <a:graphicData uri="http://schemas.microsoft.com/office/word/2010/wordprocessingShape">
                    <wps:wsp>
                      <wps:cNvSpPr/>
                      <wps:spPr>
                        <a:xfrm rot="420699">
                          <a:off x="0" y="0"/>
                          <a:ext cx="1054100" cy="41783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C1AD" id="_x0000_s1082" type="#_x0000_t13" style="position:absolute;margin-left:148.45pt;margin-top:194.6pt;width:83pt;height:32.9pt;rotation:459515fd;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" adj="18907" fillcolor="#33beff [1625]" stroked="f" strokeweight="1pt">
                <v:textbo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Pr="007F4C1C">
        <w:rPr>
          <w:noProof/>
          <w:color w:val="990033"/>
        </w:rPr>
        <mc:AlternateContent>
          <mc:Choice Requires="wps">
            <w:drawing>
              <wp:anchor distT="0" distB="0" distL="114300" distR="114300" simplePos="0" relativeHeight="251658286" behindDoc="0" locked="0" layoutInCell="1" allowOverlap="1" wp14:anchorId="2531E984" wp14:editId="3A838AA4">
                <wp:simplePos x="0" y="0"/>
                <wp:positionH relativeFrom="column">
                  <wp:posOffset>806821</wp:posOffset>
                </wp:positionH>
                <wp:positionV relativeFrom="paragraph">
                  <wp:posOffset>1572260</wp:posOffset>
                </wp:positionV>
                <wp:extent cx="1995805" cy="762000"/>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5805" cy="762000"/>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E984" id="_x0000_s1083" type="#_x0000_t61" style="position:absolute;margin-left:63.55pt;margin-top:123.8pt;width:157.15pt;height:60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" adj="14798,25535" fillcolor="white [3212]" strokecolor="#33beff [1625]" strokeweight="1pt">
                <v:shadow on="t" color="black" opacity="26214f" origin="-.5,-.5" offset=".74836mm,.74836mm"/>
                <v:textbo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Pr>
          <w:noProof/>
        </w:rPr>
        <mc:AlternateContent>
          <mc:Choice Requires="wps">
            <w:drawing>
              <wp:anchor distT="0" distB="0" distL="114300" distR="114300" simplePos="0" relativeHeight="251658282" behindDoc="0" locked="0" layoutInCell="1" allowOverlap="1" wp14:anchorId="37BB1277" wp14:editId="42879203">
                <wp:simplePos x="0" y="0"/>
                <wp:positionH relativeFrom="column">
                  <wp:posOffset>2939679</wp:posOffset>
                </wp:positionH>
                <wp:positionV relativeFrom="paragraph">
                  <wp:posOffset>2669540</wp:posOffset>
                </wp:positionV>
                <wp:extent cx="1971675"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675"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19325" id="Rectangle 3" o:spid="_x0000_s1026" style="position:absolute;margin-left:231.45pt;margin-top:210.2pt;width:155.25pt;height:26.25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" filled="f" strokecolor="#33beff [1625]" strokeweight="1.5pt"/>
            </w:pict>
          </mc:Fallback>
        </mc:AlternateContent>
      </w:r>
      <w:r>
        <w:rPr>
          <w:noProof/>
        </w:rPr>
        <mc:AlternateContent>
          <mc:Choice Requires="wps">
            <w:drawing>
              <wp:anchor distT="0" distB="0" distL="114300" distR="114300" simplePos="0" relativeHeight="251658288" behindDoc="0" locked="0" layoutInCell="1" allowOverlap="1" wp14:anchorId="297EA0E4" wp14:editId="65F94638">
                <wp:simplePos x="0" y="0"/>
                <wp:positionH relativeFrom="column">
                  <wp:posOffset>1418590</wp:posOffset>
                </wp:positionH>
                <wp:positionV relativeFrom="paragraph">
                  <wp:posOffset>2939786</wp:posOffset>
                </wp:positionV>
                <wp:extent cx="1484630"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630"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EA0E4" id="_x0000_s1084" type="#_x0000_t61" style="position:absolute;margin-left:111.7pt;margin-top:231.5pt;width:116.9pt;height:44.2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" adj="-1030,6238" fillcolor="white [3212]" strokecolor="#246369 [3204]" strokeweight="1pt">
                <v:shadow on="t" color="black" opacity="26214f" origin="-.5,-.5" offset=".74836mm,.74836mm"/>
                <v:textbo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658287" behindDoc="0" locked="0" layoutInCell="1" allowOverlap="1" wp14:anchorId="24A8AFA7" wp14:editId="2707B6F9">
                <wp:simplePos x="0" y="0"/>
                <wp:positionH relativeFrom="column">
                  <wp:posOffset>173355</wp:posOffset>
                </wp:positionH>
                <wp:positionV relativeFrom="paragraph">
                  <wp:posOffset>3026781</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E21D7" id="Rectangle 3" o:spid="_x0000_s1026" style="position:absolute;margin-left:13.65pt;margin-top:238.35pt;width:119.55pt;height:11.8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" filled="f" strokecolor="#246369 [3204]" strokeweight="1.5pt"/>
            </w:pict>
          </mc:Fallback>
        </mc:AlternateContent>
      </w:r>
      <w:r w:rsidRPr="007F4C1C">
        <w:rPr>
          <w:noProof/>
          <w:color w:val="990033"/>
        </w:rPr>
        <mc:AlternateContent>
          <mc:Choice Requires="wps">
            <w:drawing>
              <wp:anchor distT="0" distB="0" distL="114300" distR="114300" simplePos="0" relativeHeight="251658280" behindDoc="0" locked="0" layoutInCell="1" allowOverlap="1" wp14:anchorId="2B67336E" wp14:editId="6E03461F">
                <wp:simplePos x="0" y="0"/>
                <wp:positionH relativeFrom="column">
                  <wp:posOffset>1159510</wp:posOffset>
                </wp:positionH>
                <wp:positionV relativeFrom="paragraph">
                  <wp:posOffset>3980815</wp:posOffset>
                </wp:positionV>
                <wp:extent cx="1772920" cy="390525"/>
                <wp:effectExtent l="38100" t="2476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2920" cy="390525"/>
                        </a:xfrm>
                        <a:prstGeom prst="wedgeRectCallout">
                          <a:avLst>
                            <a:gd name="adj1" fmla="val -31110"/>
                            <a:gd name="adj2" fmla="val -102209"/>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7336E" id="_x0000_s1085" type="#_x0000_t61" style="position:absolute;margin-left:91.3pt;margin-top:313.45pt;width:139.6pt;height:30.7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" adj="4080,-11277" fillcolor="white [3212]" strokecolor="#936" strokeweight="1pt">
                <v:shadow on="t" color="black" opacity="26214f" origin="-.5,-.5" offset=".74836mm,.74836mm"/>
                <v:textbo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Pr="007F4C1C">
        <w:rPr>
          <w:noProof/>
          <w:color w:val="990033"/>
        </w:rPr>
        <mc:AlternateContent>
          <mc:Choice Requires="wps">
            <w:drawing>
              <wp:anchor distT="0" distB="0" distL="114300" distR="114300" simplePos="0" relativeHeight="251658285" behindDoc="0" locked="0" layoutInCell="1" allowOverlap="1" wp14:anchorId="07772F63" wp14:editId="0EA60109">
                <wp:simplePos x="0" y="0"/>
                <wp:positionH relativeFrom="column">
                  <wp:posOffset>3909695</wp:posOffset>
                </wp:positionH>
                <wp:positionV relativeFrom="paragraph">
                  <wp:posOffset>3970655</wp:posOffset>
                </wp:positionV>
                <wp:extent cx="1479550" cy="420370"/>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79550" cy="420370"/>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72F63" id="_x0000_s1086" type="#_x0000_t61" style="position:absolute;margin-left:307.85pt;margin-top:312.65pt;width:116.5pt;height:33.1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" adj="12558,-7883" fillcolor="white [3212]" strokecolor="#936" strokeweight="1pt">
                <v:shadow on="t" color="black" opacity="26214f" origin="-.5,-.5" offset=".74836mm,.74836mm"/>
                <v:textbo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Pr="007F4C1C">
        <w:rPr>
          <w:noProof/>
          <w:color w:val="990033"/>
        </w:rPr>
        <mc:AlternateContent>
          <mc:Choice Requires="wps">
            <w:drawing>
              <wp:anchor distT="0" distB="0" distL="114300" distR="114300" simplePos="0" relativeHeight="251658284" behindDoc="0" locked="0" layoutInCell="1" allowOverlap="1" wp14:anchorId="785E2573" wp14:editId="11826DCB">
                <wp:simplePos x="0" y="0"/>
                <wp:positionH relativeFrom="column">
                  <wp:posOffset>2941584</wp:posOffset>
                </wp:positionH>
                <wp:positionV relativeFrom="paragraph">
                  <wp:posOffset>3496945</wp:posOffset>
                </wp:positionV>
                <wp:extent cx="1987550"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550"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97980" id="Rectangle 3" o:spid="_x0000_s1026" style="position:absolute;margin-left:231.6pt;margin-top:275.35pt;width:156.5pt;height:29.8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" filled="f" strokecolor="#936" strokeweight="1.5pt"/>
            </w:pict>
          </mc:Fallback>
        </mc:AlternateContent>
      </w:r>
      <w:r w:rsidRPr="007F4C1C">
        <w:rPr>
          <w:noProof/>
          <w:color w:val="990033"/>
        </w:rPr>
        <mc:AlternateContent>
          <mc:Choice Requires="wps">
            <w:drawing>
              <wp:anchor distT="0" distB="0" distL="114300" distR="114300" simplePos="0" relativeHeight="251658277" behindDoc="0" locked="0" layoutInCell="1" allowOverlap="1" wp14:anchorId="172A2C5B" wp14:editId="53BACF13">
                <wp:simplePos x="0" y="0"/>
                <wp:positionH relativeFrom="column">
                  <wp:posOffset>153670</wp:posOffset>
                </wp:positionH>
                <wp:positionV relativeFrom="paragraph">
                  <wp:posOffset>3712210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3B916" id="Rectangle 3" o:spid="_x0000_s1026" style="position:absolute;margin-left:12.1pt;margin-top:292.3pt;width:118.85pt;height:11.5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" filled="f" strokecolor="#936" strokeweight="1.5pt"/>
            </w:pict>
          </mc:Fallback>
        </mc:AlternateContent>
      </w:r>
      <w:r w:rsidRPr="007F4C1C">
        <w:rPr>
          <w:noProof/>
          <w:color w:val="990033"/>
        </w:rPr>
        <mc:AlternateContent>
          <mc:Choice Requires="wps">
            <w:drawing>
              <wp:anchor distT="0" distB="0" distL="114300" distR="114300" simplePos="0" relativeHeight="251658278" behindDoc="0" locked="0" layoutInCell="1" allowOverlap="1" wp14:anchorId="6111FAB9" wp14:editId="40A6ECEF">
                <wp:simplePos x="0" y="0"/>
                <wp:positionH relativeFrom="column">
                  <wp:posOffset>2966456</wp:posOffset>
                </wp:positionH>
                <wp:positionV relativeFrom="paragraph">
                  <wp:posOffset>1607185</wp:posOffset>
                </wp:positionV>
                <wp:extent cx="1518285" cy="241540"/>
                <wp:effectExtent l="0" t="0" r="24765" b="25400"/>
                <wp:wrapNone/>
                <wp:docPr id="1412231922" name="Rectangle 3"/>
                <wp:cNvGraphicFramePr/>
                <a:graphic xmlns:a="http://schemas.openxmlformats.org/drawingml/2006/main">
                  <a:graphicData uri="http://schemas.microsoft.com/office/word/2010/wordprocessingShape">
                    <wps:wsp>
                      <wps:cNvSpPr/>
                      <wps:spPr>
                        <a:xfrm>
                          <a:off x="0" y="0"/>
                          <a:ext cx="1518285" cy="24154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E1228" id="Rectangle 3" o:spid="_x0000_s1026" style="position:absolute;margin-left:233.6pt;margin-top:126.55pt;width:119.55pt;height:19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" filled="f" strokecolor="#936" strokeweight="1.5pt"/>
            </w:pict>
          </mc:Fallback>
        </mc:AlternateContent>
      </w:r>
      <w:r w:rsidRPr="007F4C1C">
        <w:rPr>
          <w:noProof/>
          <w:color w:val="990033"/>
        </w:rPr>
        <mc:AlternateContent>
          <mc:Choice Requires="wps">
            <w:drawing>
              <wp:anchor distT="0" distB="0" distL="114300" distR="114300" simplePos="0" relativeHeight="251658279" behindDoc="0" locked="0" layoutInCell="1" allowOverlap="1" wp14:anchorId="051A4BE8" wp14:editId="5EDC6F47">
                <wp:simplePos x="0" y="0"/>
                <wp:positionH relativeFrom="column">
                  <wp:posOffset>3998859</wp:posOffset>
                </wp:positionH>
                <wp:positionV relativeFrom="paragraph">
                  <wp:posOffset>718185</wp:posOffset>
                </wp:positionV>
                <wp:extent cx="1717675" cy="628650"/>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7675" cy="628650"/>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A4BE8" id="_x0000_s1087" type="#_x0000_t61" style="position:absolute;margin-left:314.85pt;margin-top:56.55pt;width:135.25pt;height:49.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" adj="4598,34796" fillcolor="white [3212]" strokecolor="#936" strokeweight="1pt">
                <v:shadow on="t" color="black" opacity="26214f" origin="-.5,-.5" offset=".74836mm,.74836mm"/>
                <v:textbo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v:textbox>
              </v:shape>
            </w:pict>
          </mc:Fallback>
        </mc:AlternateContent>
      </w:r>
      <w:r w:rsidRPr="00935C25">
        <w:rPr>
          <w:rFonts w:asciiTheme="minorHAnsi" w:hAnsiTheme="minorHAnsi" w:cstheme="minorHAnsi"/>
          <w:noProof/>
          <w:sz w:val="22"/>
          <w:szCs w:val="22"/>
        </w:rPr>
        <w:drawing>
          <wp:inline distT="0" distB="0" distL="0" distR="0" wp14:anchorId="57C42398" wp14:editId="27DAD76E">
            <wp:extent cx="5810190" cy="4407302"/>
            <wp:effectExtent l="0" t="0" r="635" b="0"/>
            <wp:docPr id="1044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007" name=""/>
                    <pic:cNvPicPr/>
                  </pic:nvPicPr>
                  <pic:blipFill>
                    <a:blip r:embed="rId55"/>
                    <a:stretch>
                      <a:fillRect/>
                    </a:stretch>
                  </pic:blipFill>
                  <pic:spPr>
                    <a:xfrm>
                      <a:off x="0" y="0"/>
                      <a:ext cx="5811585" cy="4408360"/>
                    </a:xfrm>
                    <a:prstGeom prst="rect">
                      <a:avLst/>
                    </a:prstGeom>
                  </pic:spPr>
                </pic:pic>
              </a:graphicData>
            </a:graphic>
          </wp:inline>
        </w:drawing>
      </w:r>
    </w:p>
    <w:p w14:paraId="4FA4B075" w14:textId="04DDB88A" w:rsidR="005713BD" w:rsidRPr="002319F3" w:rsidRDefault="002319F3" w:rsidP="006C200E">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14:paraId="69195C08" w14:textId="338C6B1A" w:rsidR="00CD4C46" w:rsidRDefault="00A47DDA" w:rsidP="0024156F">
      <w:pPr>
        <w:pStyle w:val="NormalIndent"/>
        <w:ind w:left="0"/>
        <w:rPr>
          <w:b/>
          <w:caps/>
        </w:rPr>
      </w:pPr>
      <w:r w:rsidRPr="00A47DDA">
        <w:rPr>
          <w:noProof/>
        </w:rPr>
        <w:drawing>
          <wp:inline distT="0" distB="0" distL="0" distR="0" wp14:anchorId="2CF59B83" wp14:editId="5F63B49D">
            <wp:extent cx="6058025" cy="2863970"/>
            <wp:effectExtent l="0" t="0" r="0" b="0"/>
            <wp:docPr id="16224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414" name=""/>
                    <pic:cNvPicPr/>
                  </pic:nvPicPr>
                  <pic:blipFill>
                    <a:blip r:embed="rId56"/>
                    <a:stretch>
                      <a:fillRect/>
                    </a:stretch>
                  </pic:blipFill>
                  <pic:spPr>
                    <a:xfrm>
                      <a:off x="0" y="0"/>
                      <a:ext cx="6059093" cy="2864475"/>
                    </a:xfrm>
                    <a:prstGeom prst="rect">
                      <a:avLst/>
                    </a:prstGeom>
                  </pic:spPr>
                </pic:pic>
              </a:graphicData>
            </a:graphic>
          </wp:inline>
        </w:drawing>
      </w:r>
      <w:r w:rsidR="00CD4C46">
        <w:br w:type="page"/>
      </w:r>
    </w:p>
    <w:p w14:paraId="08FFED98" w14:textId="0231EF71" w:rsidR="00A977E9" w:rsidRPr="00AE68FD" w:rsidRDefault="005745D5" w:rsidP="00A977E9">
      <w:pPr>
        <w:pStyle w:val="Heading1"/>
      </w:pPr>
      <w:bookmarkStart w:id="187" w:name="_Cancel_or_Close"/>
      <w:bookmarkStart w:id="188" w:name="_Toc152676503"/>
      <w:bookmarkStart w:id="189" w:name="_Toc165285449"/>
      <w:bookmarkEnd w:id="187"/>
      <w:r w:rsidRPr="00AE68FD">
        <w:lastRenderedPageBreak/>
        <w:t>Cancel</w:t>
      </w:r>
      <w:r w:rsidR="00E67AA0" w:rsidRPr="00AE68FD">
        <w:t xml:space="preserve"> or Clos</w:t>
      </w:r>
      <w:r w:rsidR="00072E61" w:rsidRPr="00AE68FD">
        <w:t>e</w:t>
      </w:r>
      <w:r w:rsidRPr="00AE68FD">
        <w:t xml:space="preserve"> </w:t>
      </w:r>
      <w:r w:rsidR="00CD4C46" w:rsidRPr="00AE68FD">
        <w:t xml:space="preserve">an </w:t>
      </w:r>
      <w:bookmarkEnd w:id="188"/>
      <w:r w:rsidR="00A977E9" w:rsidRPr="00AE68FD">
        <w:t>End of Tenancy</w:t>
      </w:r>
      <w:bookmarkEnd w:id="189"/>
    </w:p>
    <w:p w14:paraId="328E2863" w14:textId="17468DB3" w:rsidR="00A977E9" w:rsidRDefault="00072E61"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00AE68FD" w:rsidRPr="00AB520A">
        <w:rPr>
          <w:rFonts w:asciiTheme="minorHAnsi" w:hAnsiTheme="minorHAnsi" w:cstheme="minorHAnsi"/>
          <w:b/>
          <w:bCs/>
          <w:noProof/>
          <w:color w:val="65BCAB" w:themeColor="accent2"/>
          <w:sz w:val="22"/>
          <w:szCs w:val="22"/>
        </w:rPr>
        <w:t>cancelled</w:t>
      </w:r>
      <w:r w:rsidR="00AE68FD" w:rsidRPr="00AB520A">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00AB520A" w:rsidRPr="0026164F">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14:paraId="4B2A4A02" w14:textId="3EFD8E6E" w:rsidR="007C1142" w:rsidRPr="00A2701B" w:rsidRDefault="00A2701B" w:rsidP="00F86A41">
      <w:pPr>
        <w:pStyle w:val="ListParagraph"/>
        <w:numPr>
          <w:ilvl w:val="0"/>
          <w:numId w:val="59"/>
        </w:numPr>
        <w:spacing w:after="600"/>
        <w:ind w:left="714" w:hanging="357"/>
        <w:contextualSpacing w:val="0"/>
        <w:jc w:val="both"/>
        <w:rPr>
          <w:rFonts w:asciiTheme="minorHAnsi" w:hAnsiTheme="minorHAnsi" w:cstheme="minorHAnsi"/>
          <w:noProof/>
        </w:rPr>
      </w:pPr>
      <w:r w:rsidRPr="006A4F50">
        <w:rPr>
          <w:noProof/>
          <w:lang w:val="en-US"/>
        </w:rPr>
        <mc:AlternateContent>
          <mc:Choice Requires="wps">
            <w:drawing>
              <wp:anchor distT="0" distB="0" distL="114300" distR="114300" simplePos="0" relativeHeight="251658292" behindDoc="0" locked="0" layoutInCell="1" allowOverlap="1" wp14:anchorId="3E12374D" wp14:editId="27AE80DF">
                <wp:simplePos x="0" y="0"/>
                <wp:positionH relativeFrom="column">
                  <wp:posOffset>4437572</wp:posOffset>
                </wp:positionH>
                <wp:positionV relativeFrom="paragraph">
                  <wp:posOffset>512493</wp:posOffset>
                </wp:positionV>
                <wp:extent cx="1537335" cy="258445"/>
                <wp:effectExtent l="38100" t="38100" r="120015" b="71310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8724"/>
                            <a:gd name="adj2" fmla="val 2698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374D" id="_x0000_s1088" type="#_x0000_t61" style="position:absolute;left:0;text-align:left;margin-left:349.4pt;margin-top:40.35pt;width:121.05pt;height:20.3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" adj="19164,69095" fillcolor="white [3212]" strokecolor="#7f7f7f [1612]" strokeweight=".25pt">
                <v:shadow on="t" color="black" opacity="26214f" origin="-.5,-.5" offset=".74836mm,.74836mm"/>
                <v:textbo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622893" w:rsidRPr="009C0FCB">
        <w:rPr>
          <w:rFonts w:asciiTheme="minorHAnsi" w:hAnsiTheme="minorHAnsi" w:cstheme="minorHAnsi"/>
          <w:noProof/>
        </w:rPr>
        <w:t xml:space="preserve">Once cancelled or closed, </w:t>
      </w:r>
      <w:r w:rsidR="00F173AA" w:rsidRPr="009C0FCB">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00F173AA" w:rsidRPr="009C0FCB">
        <w:rPr>
          <w:rFonts w:asciiTheme="minorHAnsi" w:hAnsiTheme="minorHAnsi" w:cstheme="minorHAnsi"/>
          <w:noProof/>
        </w:rPr>
        <w:t xml:space="preserve">can no longer </w:t>
      </w:r>
      <w:r w:rsidR="007C1142" w:rsidRPr="009C0FCB">
        <w:rPr>
          <w:rFonts w:asciiTheme="minorHAnsi" w:hAnsiTheme="minorHAnsi" w:cstheme="minorHAnsi"/>
          <w:noProof/>
        </w:rPr>
        <w:t>be updated or worked on</w:t>
      </w:r>
      <w:r w:rsidR="00B32A33" w:rsidRPr="009C0FCB">
        <w:rPr>
          <w:rFonts w:asciiTheme="minorHAnsi" w:hAnsiTheme="minorHAnsi" w:cstheme="minorHAnsi"/>
          <w:noProof/>
        </w:rPr>
        <w:t xml:space="preserve">. The </w:t>
      </w:r>
      <w:r w:rsidR="0024222E" w:rsidRPr="009C0FCB">
        <w:rPr>
          <w:rFonts w:asciiTheme="minorHAnsi" w:hAnsiTheme="minorHAnsi" w:cstheme="minorHAnsi"/>
          <w:noProof/>
        </w:rPr>
        <w:t>remaining</w:t>
      </w:r>
      <w:r w:rsidR="00F959F9">
        <w:rPr>
          <w:rFonts w:asciiTheme="minorHAnsi" w:hAnsiTheme="minorHAnsi" w:cstheme="minorHAnsi"/>
          <w:noProof/>
        </w:rPr>
        <w:t xml:space="preserve"> </w:t>
      </w:r>
      <w:r w:rsidR="00622893" w:rsidRPr="009C0FCB">
        <w:rPr>
          <w:rFonts w:asciiTheme="minorHAnsi" w:hAnsiTheme="minorHAnsi" w:cstheme="minorHAnsi"/>
          <w:noProof/>
        </w:rPr>
        <w:t xml:space="preserve">tasks </w:t>
      </w:r>
      <w:r w:rsidR="0024222E" w:rsidRPr="009C0FCB">
        <w:rPr>
          <w:rFonts w:asciiTheme="minorHAnsi" w:hAnsiTheme="minorHAnsi" w:cstheme="minorHAnsi"/>
          <w:noProof/>
        </w:rPr>
        <w:t xml:space="preserve">will </w:t>
      </w:r>
      <w:r w:rsidR="00B32A33" w:rsidRPr="009C0FCB">
        <w:rPr>
          <w:rFonts w:asciiTheme="minorHAnsi" w:hAnsiTheme="minorHAnsi" w:cstheme="minorHAnsi"/>
          <w:noProof/>
        </w:rPr>
        <w:t xml:space="preserve">no longer appear in </w:t>
      </w:r>
      <w:r w:rsidR="009C0FCB" w:rsidRPr="009C0FCB">
        <w:rPr>
          <w:rFonts w:asciiTheme="minorHAnsi" w:hAnsiTheme="minorHAnsi" w:cstheme="minorHAnsi"/>
          <w:noProof/>
        </w:rPr>
        <w:t>team</w:t>
      </w:r>
      <w:r w:rsidR="0023738A">
        <w:rPr>
          <w:rFonts w:asciiTheme="minorHAnsi" w:hAnsiTheme="minorHAnsi" w:cstheme="minorHAnsi"/>
          <w:noProof/>
        </w:rPr>
        <w:t>/</w:t>
      </w:r>
      <w:r w:rsidR="009C0FCB" w:rsidRPr="009C0FCB">
        <w:rPr>
          <w:rFonts w:asciiTheme="minorHAnsi" w:hAnsiTheme="minorHAnsi" w:cstheme="minorHAnsi"/>
          <w:noProof/>
        </w:rPr>
        <w:t>user task lists.</w:t>
      </w:r>
    </w:p>
    <w:p w14:paraId="0FA06DB0" w14:textId="08C17B00" w:rsidR="0069706A" w:rsidRDefault="00D7227E" w:rsidP="005C11F8">
      <w:pPr>
        <w:spacing w:after="480"/>
        <w:ind w:left="-1134"/>
        <w:rPr>
          <w:rFonts w:asciiTheme="minorHAnsi" w:hAnsiTheme="minorHAnsi" w:cstheme="minorHAnsi"/>
          <w:noProof/>
          <w:sz w:val="22"/>
          <w:szCs w:val="22"/>
        </w:rPr>
      </w:pPr>
      <w:r>
        <w:rPr>
          <w:noProof/>
        </w:rPr>
        <w:drawing>
          <wp:anchor distT="0" distB="0" distL="114300" distR="114300" simplePos="0" relativeHeight="251658293"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373AD" w:rsidRP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57"/>
                    <a:stretch>
                      <a:fillRect/>
                    </a:stretch>
                  </pic:blipFill>
                  <pic:spPr>
                    <a:xfrm>
                      <a:off x="0" y="0"/>
                      <a:ext cx="7173522" cy="1454631"/>
                    </a:xfrm>
                    <a:prstGeom prst="rect">
                      <a:avLst/>
                    </a:prstGeom>
                  </pic:spPr>
                </pic:pic>
              </a:graphicData>
            </a:graphic>
          </wp:inline>
        </w:drawing>
      </w:r>
    </w:p>
    <w:p w14:paraId="5524A5FF" w14:textId="4F9491E4" w:rsidR="009373AD" w:rsidRDefault="00AD5A88" w:rsidP="003A4D63">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1658294" behindDoc="0" locked="0" layoutInCell="1" allowOverlap="1" wp14:anchorId="7C9A1057" wp14:editId="71290450">
                <wp:simplePos x="0" y="0"/>
                <wp:positionH relativeFrom="column">
                  <wp:posOffset>4071416</wp:posOffset>
                </wp:positionH>
                <wp:positionV relativeFrom="paragraph">
                  <wp:posOffset>322904</wp:posOffset>
                </wp:positionV>
                <wp:extent cx="1725930" cy="804738"/>
                <wp:effectExtent l="419100" t="38100" r="118745" b="115570"/>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A1057" id="_x0000_s1089" type="#_x0000_t61" style="position:absolute;margin-left:320.6pt;margin-top:25.45pt;width:135.9pt;height:63.3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OGnJA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" adj="-3708,6720" fillcolor="white [3212]" strokecolor="#7f7f7f [1612]" strokeweight=".25pt">
                <v:shadow on="t" color="black" opacity="26214f" origin="-.5,-.5" offset=".74836mm,.74836mm"/>
                <v:textbo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005D137F" w:rsidRPr="005D137F">
        <w:rPr>
          <w:noProof/>
        </w:rPr>
        <w:t xml:space="preserve"> </w:t>
      </w:r>
      <w:r w:rsidR="005D137F" w:rsidRPr="005D137F">
        <w:rPr>
          <w:rFonts w:asciiTheme="minorHAnsi" w:hAnsiTheme="minorHAnsi" w:cstheme="minorHAnsi"/>
          <w:noProof/>
          <w:sz w:val="22"/>
          <w:szCs w:val="22"/>
        </w:rPr>
        <w:drawing>
          <wp:inline distT="0" distB="0" distL="0" distR="0" wp14:anchorId="5D2C3880" wp14:editId="4896FEAF">
            <wp:extent cx="5175849" cy="1641231"/>
            <wp:effectExtent l="0" t="0" r="6350" b="0"/>
            <wp:docPr id="16871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8393" name="Picture 1" descr="A screenshot of a computer&#10;&#10;Description automatically generated"/>
                    <pic:cNvPicPr/>
                  </pic:nvPicPr>
                  <pic:blipFill>
                    <a:blip r:embed="rId58"/>
                    <a:stretch>
                      <a:fillRect/>
                    </a:stretch>
                  </pic:blipFill>
                  <pic:spPr>
                    <a:xfrm>
                      <a:off x="0" y="0"/>
                      <a:ext cx="5187154" cy="1644816"/>
                    </a:xfrm>
                    <a:prstGeom prst="rect">
                      <a:avLst/>
                    </a:prstGeom>
                  </pic:spPr>
                </pic:pic>
              </a:graphicData>
            </a:graphic>
          </wp:inline>
        </w:drawing>
      </w:r>
    </w:p>
    <w:p w14:paraId="242024CB" w14:textId="77777777" w:rsidR="00544CB5" w:rsidRDefault="00544CB5" w:rsidP="00A977E9">
      <w:pPr>
        <w:spacing w:after="240"/>
        <w:ind w:left="-1134"/>
        <w:rPr>
          <w:rFonts w:asciiTheme="minorHAnsi" w:hAnsiTheme="minorHAnsi" w:cstheme="minorHAnsi"/>
          <w:noProof/>
          <w:sz w:val="22"/>
          <w:szCs w:val="22"/>
        </w:rPr>
      </w:pPr>
    </w:p>
    <w:p w14:paraId="36B92B29" w14:textId="052F981A" w:rsidR="00821655" w:rsidRDefault="00A2701B" w:rsidP="00544CB5">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00544CB5" w:rsidRP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14:paraId="79693B1B" w14:textId="0373260A" w:rsidR="0082165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544CB5" w:rsidRPr="00821655">
        <w:rPr>
          <w:rFonts w:asciiTheme="minorHAnsi" w:hAnsiTheme="minorHAnsi" w:cstheme="minorHAnsi"/>
          <w:noProof/>
        </w:rPr>
        <w:t>t is possible that the unit may have already been reserved.</w:t>
      </w:r>
      <w:r w:rsidR="002C7239" w:rsidRPr="00821655">
        <w:rPr>
          <w:rFonts w:asciiTheme="minorHAnsi" w:hAnsiTheme="minorHAnsi" w:cstheme="minorHAnsi"/>
          <w:noProof/>
        </w:rPr>
        <w:t xml:space="preserve"> </w:t>
      </w:r>
    </w:p>
    <w:p w14:paraId="24E86E69" w14:textId="1210CEE4" w:rsidR="00544CB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A2701B" w:rsidRPr="00821655">
        <w:rPr>
          <w:rFonts w:asciiTheme="minorHAnsi" w:hAnsiTheme="minorHAnsi" w:cstheme="minorHAnsi"/>
          <w:noProof/>
        </w:rPr>
        <w:t xml:space="preserve">f anyone other than the </w:t>
      </w:r>
      <w:r w:rsidR="0032005F" w:rsidRPr="00821655">
        <w:rPr>
          <w:rFonts w:asciiTheme="minorHAnsi" w:hAnsiTheme="minorHAnsi" w:cstheme="minorHAnsi"/>
          <w:noProof/>
        </w:rPr>
        <w:t xml:space="preserve">End of Tenancy </w:t>
      </w:r>
      <w:r w:rsidR="00A2701B" w:rsidRPr="00821655">
        <w:rPr>
          <w:rFonts w:asciiTheme="minorHAnsi" w:hAnsiTheme="minorHAnsi" w:cstheme="minorHAnsi"/>
          <w:noProof/>
        </w:rPr>
        <w:t xml:space="preserve">Owner </w:t>
      </w:r>
      <w:r w:rsidR="0032005F" w:rsidRPr="00821655">
        <w:rPr>
          <w:rFonts w:asciiTheme="minorHAnsi" w:hAnsiTheme="minorHAnsi" w:cstheme="minorHAnsi"/>
          <w:noProof/>
        </w:rPr>
        <w:t>follows the above steps</w:t>
      </w:r>
      <w:r w:rsidR="009E0DC3">
        <w:rPr>
          <w:rFonts w:asciiTheme="minorHAnsi" w:hAnsiTheme="minorHAnsi" w:cstheme="minorHAnsi"/>
          <w:noProof/>
        </w:rPr>
        <w:t xml:space="preserve"> after the intial phase</w:t>
      </w:r>
      <w:r w:rsidR="0032005F" w:rsidRPr="00821655">
        <w:rPr>
          <w:rFonts w:asciiTheme="minorHAnsi" w:hAnsiTheme="minorHAnsi" w:cstheme="minorHAnsi"/>
          <w:noProof/>
        </w:rPr>
        <w:t xml:space="preserve">, </w:t>
      </w:r>
      <w:r w:rsidR="00A2701B" w:rsidRPr="00821655">
        <w:rPr>
          <w:rFonts w:asciiTheme="minorHAnsi" w:hAnsiTheme="minorHAnsi" w:cstheme="minorHAnsi"/>
          <w:noProof/>
        </w:rPr>
        <w:t xml:space="preserve">then </w:t>
      </w:r>
      <w:r w:rsidR="00446602" w:rsidRPr="00821655">
        <w:rPr>
          <w:rFonts w:asciiTheme="minorHAnsi" w:hAnsiTheme="minorHAnsi" w:cstheme="minorHAnsi"/>
          <w:noProof/>
        </w:rPr>
        <w:t xml:space="preserve">the End of Tenancy will not be closed immediately; instead </w:t>
      </w:r>
      <w:r w:rsidR="0032005F" w:rsidRPr="00821655">
        <w:rPr>
          <w:rFonts w:asciiTheme="minorHAnsi" w:hAnsiTheme="minorHAnsi" w:cstheme="minorHAnsi"/>
          <w:noProof/>
        </w:rPr>
        <w:t xml:space="preserve">a </w:t>
      </w:r>
      <w:r w:rsidR="00A2701B" w:rsidRPr="00821655">
        <w:rPr>
          <w:rFonts w:asciiTheme="minorHAnsi" w:hAnsiTheme="minorHAnsi" w:cstheme="minorHAnsi"/>
          <w:noProof/>
        </w:rPr>
        <w:t xml:space="preserve">request to close </w:t>
      </w:r>
      <w:r w:rsidR="0032005F" w:rsidRPr="00821655">
        <w:rPr>
          <w:rFonts w:asciiTheme="minorHAnsi" w:hAnsiTheme="minorHAnsi" w:cstheme="minorHAnsi"/>
          <w:noProof/>
        </w:rPr>
        <w:t xml:space="preserve">the End of Tenancy will </w:t>
      </w:r>
      <w:r w:rsidR="00A2701B" w:rsidRPr="00821655">
        <w:rPr>
          <w:rFonts w:asciiTheme="minorHAnsi" w:hAnsiTheme="minorHAnsi" w:cstheme="minorHAnsi"/>
          <w:noProof/>
        </w:rPr>
        <w:t>be</w:t>
      </w:r>
      <w:r w:rsidR="00A2701B" w:rsidRPr="00290CEE">
        <w:rPr>
          <w:rFonts w:asciiTheme="minorHAnsi" w:hAnsiTheme="minorHAnsi" w:cstheme="minorHAnsi"/>
          <w:noProof/>
        </w:rPr>
        <w:t xml:space="preserve"> submitted to the Owner for app</w:t>
      </w:r>
      <w:r w:rsidR="0032005F" w:rsidRPr="00290CEE">
        <w:rPr>
          <w:rFonts w:asciiTheme="minorHAnsi" w:hAnsiTheme="minorHAnsi" w:cstheme="minorHAnsi"/>
          <w:noProof/>
        </w:rPr>
        <w:t>ro</w:t>
      </w:r>
      <w:r w:rsidR="00A2701B" w:rsidRPr="00290CEE">
        <w:rPr>
          <w:rFonts w:asciiTheme="minorHAnsi" w:hAnsiTheme="minorHAnsi" w:cstheme="minorHAnsi"/>
          <w:noProof/>
        </w:rPr>
        <w:t xml:space="preserve">val. </w:t>
      </w:r>
    </w:p>
    <w:p w14:paraId="092995A5" w14:textId="6AAFFBCA" w:rsidR="005C11F8" w:rsidRDefault="005C11F8" w:rsidP="005C11F8">
      <w:pPr>
        <w:pStyle w:val="ListParagraph"/>
        <w:numPr>
          <w:ilvl w:val="1"/>
          <w:numId w:val="59"/>
        </w:numPr>
        <w:spacing w:after="120"/>
        <w:contextualSpacing w:val="0"/>
        <w:rPr>
          <w:rFonts w:asciiTheme="minorHAnsi" w:hAnsiTheme="minorHAnsi" w:cstheme="minorHAnsi"/>
          <w:noProof/>
        </w:rPr>
      </w:pPr>
      <w:r>
        <w:rPr>
          <w:rFonts w:asciiTheme="minorHAnsi" w:hAnsiTheme="minorHAnsi" w:cstheme="minorHAnsi"/>
          <w:noProof/>
        </w:rPr>
        <w:t xml:space="preserve">See </w:t>
      </w:r>
      <w:hyperlink w:anchor="_Approving_Requests_to" w:history="1">
        <w:r w:rsidRPr="005C11F8">
          <w:rPr>
            <w:rStyle w:val="Hyperlink"/>
            <w:rFonts w:asciiTheme="minorHAnsi" w:hAnsiTheme="minorHAnsi" w:cstheme="minorHAnsi"/>
            <w:noProof/>
            <w:color w:val="008ACB" w:themeColor="accent6" w:themeTint="BF"/>
          </w:rPr>
          <w:t>Approving Requests to Cancel or Close an End of Tenancy</w:t>
        </w:r>
      </w:hyperlink>
      <w:r>
        <w:rPr>
          <w:rFonts w:asciiTheme="minorHAnsi" w:hAnsiTheme="minorHAnsi" w:cstheme="minorHAnsi"/>
          <w:noProof/>
        </w:rPr>
        <w:t>.</w:t>
      </w:r>
    </w:p>
    <w:p w14:paraId="4A501516" w14:textId="253BA3D7" w:rsidR="00A8031F" w:rsidRPr="00821655" w:rsidRDefault="004425E0"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00B47FC8" w:rsidRPr="009C0FCB">
        <w:rPr>
          <w:rFonts w:asciiTheme="minorHAnsi" w:hAnsiTheme="minorHAnsi" w:cstheme="minorHAnsi"/>
          <w:noProof/>
        </w:rPr>
        <w:t xml:space="preserve">End of Tenancy </w:t>
      </w:r>
      <w:r w:rsidR="00B47FC8">
        <w:rPr>
          <w:rFonts w:asciiTheme="minorHAnsi" w:hAnsiTheme="minorHAnsi" w:cstheme="minorHAnsi"/>
          <w:noProof/>
        </w:rPr>
        <w:t>will be updated to a ‘</w:t>
      </w:r>
      <w:r w:rsidR="00B47FC8" w:rsidRPr="00E23BDE">
        <w:rPr>
          <w:rFonts w:asciiTheme="minorHAnsi" w:hAnsiTheme="minorHAnsi" w:cstheme="minorHAnsi"/>
          <w:b/>
          <w:bCs/>
          <w:noProof/>
          <w:color w:val="65BCAB" w:themeColor="accent2"/>
        </w:rPr>
        <w:t>Pending Cancel/Close</w:t>
      </w:r>
      <w:r w:rsidR="00B47FC8" w:rsidRPr="003C15AB">
        <w:rPr>
          <w:rFonts w:asciiTheme="minorHAnsi" w:hAnsiTheme="minorHAnsi" w:cstheme="minorHAnsi"/>
          <w:noProof/>
        </w:rPr>
        <w:t>’</w:t>
      </w:r>
      <w:r w:rsidR="00B47FC8" w:rsidRPr="00E23BDE">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users will not be able to up</w:t>
      </w:r>
      <w:r w:rsidR="005C11F8">
        <w:rPr>
          <w:rFonts w:asciiTheme="minorHAnsi" w:hAnsiTheme="minorHAnsi" w:cstheme="minorHAnsi"/>
          <w:noProof/>
        </w:rPr>
        <w:t>d</w:t>
      </w:r>
      <w:r w:rsidR="00E23BDE">
        <w:rPr>
          <w:rFonts w:asciiTheme="minorHAnsi" w:hAnsiTheme="minorHAnsi" w:cstheme="minorHAnsi"/>
          <w:noProof/>
        </w:rPr>
        <w:t xml:space="preserve">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14:paraId="16149CCD" w14:textId="27464EEA" w:rsidR="00A2701B" w:rsidRDefault="00C31BAD" w:rsidP="002106EB">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0032005F" w:rsidRPr="00544CB5">
        <w:rPr>
          <w:rFonts w:asciiTheme="minorHAnsi" w:hAnsiTheme="minorHAnsi" w:cstheme="minorHAnsi"/>
          <w:noProof/>
        </w:rPr>
        <w:t>will be notif</w:t>
      </w:r>
      <w:r w:rsidR="00290CEE">
        <w:rPr>
          <w:rFonts w:asciiTheme="minorHAnsi" w:hAnsiTheme="minorHAnsi" w:cstheme="minorHAnsi"/>
          <w:noProof/>
        </w:rPr>
        <w:t>i</w:t>
      </w:r>
      <w:r w:rsidR="0032005F" w:rsidRPr="00544CB5">
        <w:rPr>
          <w:rFonts w:asciiTheme="minorHAnsi" w:hAnsiTheme="minorHAnsi" w:cstheme="minorHAnsi"/>
          <w:noProof/>
        </w:rPr>
        <w:t>ed when the request is approved or rejected.</w:t>
      </w:r>
    </w:p>
    <w:p w14:paraId="1879113D" w14:textId="77777777" w:rsidR="00F56428" w:rsidRDefault="00F56428" w:rsidP="004425E0">
      <w:pPr>
        <w:spacing w:after="120"/>
        <w:rPr>
          <w:rFonts w:ascii="Arial" w:hAnsi="Arial"/>
          <w:kern w:val="28"/>
          <w:sz w:val="22"/>
          <w:szCs w:val="20"/>
          <w:highlight w:val="yellow"/>
          <w:lang w:eastAsia="en-US"/>
        </w:rPr>
      </w:pPr>
      <w:bookmarkStart w:id="190" w:name="_Toc152676504"/>
      <w:r>
        <w:rPr>
          <w:highlight w:val="yellow"/>
        </w:rPr>
        <w:br w:type="page"/>
      </w:r>
    </w:p>
    <w:p w14:paraId="469CF2F3" w14:textId="58A38059" w:rsidR="003C156B" w:rsidRDefault="003C156B" w:rsidP="00901F15">
      <w:pPr>
        <w:pStyle w:val="Heading1"/>
      </w:pPr>
      <w:bookmarkStart w:id="191" w:name="_Toc165285450"/>
      <w:r>
        <w:lastRenderedPageBreak/>
        <w:t>Report</w:t>
      </w:r>
      <w:r w:rsidR="00CB6A6C">
        <w:t>s &amp; Dashboards</w:t>
      </w:r>
      <w:bookmarkEnd w:id="191"/>
    </w:p>
    <w:p w14:paraId="01269F7C" w14:textId="77777777" w:rsidR="003117F8" w:rsidRPr="00903DDE" w:rsidRDefault="003117F8" w:rsidP="003117F8">
      <w:pPr>
        <w:spacing w:after="240"/>
        <w:rPr>
          <w:rFonts w:asciiTheme="minorHAnsi" w:hAnsiTheme="minorHAnsi" w:cstheme="minorHAnsi"/>
          <w:noProof/>
          <w:sz w:val="22"/>
          <w:szCs w:val="22"/>
        </w:rPr>
      </w:pPr>
      <w:r>
        <w:rPr>
          <w:rFonts w:asciiTheme="minorHAnsi" w:hAnsiTheme="minorHAnsi" w:cstheme="minorHAnsi"/>
          <w:noProof/>
          <w:sz w:val="22"/>
          <w:szCs w:val="22"/>
        </w:rPr>
        <w:t>Metrics</w:t>
      </w:r>
      <w:r w:rsidRPr="00903DDE">
        <w:rPr>
          <w:rFonts w:asciiTheme="minorHAnsi" w:hAnsiTheme="minorHAnsi" w:cstheme="minorHAnsi"/>
          <w:noProof/>
          <w:sz w:val="22"/>
          <w:szCs w:val="22"/>
        </w:rPr>
        <w:t xml:space="preserve"> and reports </w:t>
      </w:r>
      <w:r>
        <w:rPr>
          <w:rFonts w:asciiTheme="minorHAnsi" w:hAnsiTheme="minorHAnsi" w:cstheme="minorHAnsi"/>
          <w:noProof/>
          <w:sz w:val="22"/>
          <w:szCs w:val="22"/>
        </w:rPr>
        <w:t xml:space="preserve">related to </w:t>
      </w:r>
      <w:r w:rsidRPr="00903DDE">
        <w:rPr>
          <w:rFonts w:asciiTheme="minorHAnsi" w:hAnsiTheme="minorHAnsi" w:cstheme="minorHAnsi"/>
          <w:noProof/>
          <w:sz w:val="22"/>
          <w:szCs w:val="22"/>
        </w:rPr>
        <w:t xml:space="preserve">End of Tenancies can be found on the following dashboards: </w:t>
      </w:r>
    </w:p>
    <w:p w14:paraId="41C11929" w14:textId="77777777"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PRS End of Tenancy Dashboard</w:t>
      </w:r>
    </w:p>
    <w:p w14:paraId="3E06A83A" w14:textId="47344A89"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BTR/Vesta End of Tenancy Dashboard</w:t>
      </w:r>
    </w:p>
    <w:p w14:paraId="7C116124" w14:textId="77777777" w:rsidR="0089786D" w:rsidRDefault="0089786D" w:rsidP="0089786D">
      <w:pPr>
        <w:pStyle w:val="ListParagraph"/>
        <w:spacing w:after="240"/>
        <w:rPr>
          <w:rFonts w:asciiTheme="minorHAnsi" w:hAnsiTheme="minorHAnsi" w:cstheme="minorHAnsi"/>
          <w:noProof/>
        </w:rPr>
      </w:pPr>
    </w:p>
    <w:p w14:paraId="36FD1879" w14:textId="06327AFD" w:rsidR="003C156B" w:rsidRDefault="003C156B" w:rsidP="003C156B">
      <w:pPr>
        <w:pStyle w:val="Heading2"/>
      </w:pPr>
      <w:bookmarkStart w:id="192" w:name="_Toc165285451"/>
      <w:r w:rsidRPr="003117F8">
        <w:t>Onsite Property Management</w:t>
      </w:r>
      <w:r w:rsidR="00EB4C3A">
        <w:t xml:space="preserve"> Reports</w:t>
      </w:r>
      <w:bookmarkEnd w:id="192"/>
    </w:p>
    <w:p w14:paraId="25F145DE" w14:textId="3B4673BB" w:rsidR="003C156B" w:rsidRPr="0089786D" w:rsidRDefault="00257AD6" w:rsidP="003C156B">
      <w:pPr>
        <w:spacing w:after="240"/>
        <w:rPr>
          <w:rFonts w:asciiTheme="minorHAnsi" w:hAnsiTheme="minorHAnsi" w:cstheme="minorHAnsi"/>
          <w:noProof/>
          <w:sz w:val="22"/>
          <w:szCs w:val="22"/>
        </w:rPr>
      </w:pPr>
      <w:r w:rsidRPr="0089786D">
        <w:rPr>
          <w:rFonts w:asciiTheme="minorHAnsi" w:hAnsiTheme="minorHAnsi" w:cstheme="minorHAnsi"/>
          <w:noProof/>
          <w:sz w:val="22"/>
          <w:szCs w:val="22"/>
        </w:rPr>
        <w:t xml:space="preserve">The following charts and underlying reports </w:t>
      </w:r>
      <w:r w:rsidR="00671DC0" w:rsidRPr="0089786D">
        <w:rPr>
          <w:rFonts w:asciiTheme="minorHAnsi" w:hAnsiTheme="minorHAnsi" w:cstheme="minorHAnsi"/>
          <w:noProof/>
          <w:sz w:val="22"/>
          <w:szCs w:val="22"/>
        </w:rPr>
        <w:t xml:space="preserve">can be found on the End of Tenancy </w:t>
      </w:r>
      <w:r w:rsidR="00A669A0" w:rsidRPr="0089786D">
        <w:rPr>
          <w:rFonts w:asciiTheme="minorHAnsi" w:hAnsiTheme="minorHAnsi" w:cstheme="minorHAnsi"/>
          <w:noProof/>
          <w:sz w:val="22"/>
          <w:szCs w:val="22"/>
        </w:rPr>
        <w:t>d</w:t>
      </w:r>
      <w:r w:rsidR="00671DC0" w:rsidRPr="0089786D">
        <w:rPr>
          <w:rFonts w:asciiTheme="minorHAnsi" w:hAnsiTheme="minorHAnsi" w:cstheme="minorHAnsi"/>
          <w:noProof/>
          <w:sz w:val="22"/>
          <w:szCs w:val="22"/>
        </w:rPr>
        <w:t xml:space="preserve">ashboards. These </w:t>
      </w:r>
      <w:r w:rsidRPr="0089786D">
        <w:rPr>
          <w:rFonts w:asciiTheme="minorHAnsi" w:hAnsiTheme="minorHAnsi" w:cstheme="minorHAnsi"/>
          <w:noProof/>
          <w:sz w:val="22"/>
          <w:szCs w:val="22"/>
        </w:rPr>
        <w:t xml:space="preserve">may </w:t>
      </w:r>
      <w:r w:rsidR="00671DC0" w:rsidRPr="0089786D">
        <w:rPr>
          <w:rFonts w:asciiTheme="minorHAnsi" w:hAnsiTheme="minorHAnsi" w:cstheme="minorHAnsi"/>
          <w:noProof/>
          <w:sz w:val="22"/>
          <w:szCs w:val="22"/>
        </w:rPr>
        <w:t>be useful for Onsite Property Management users.</w:t>
      </w:r>
    </w:p>
    <w:p w14:paraId="624EE99F" w14:textId="11CD4BEC" w:rsidR="00257AD6" w:rsidRDefault="0023738A" w:rsidP="003117F8">
      <w:pPr>
        <w:spacing w:after="240"/>
        <w:ind w:left="-1134"/>
        <w:rPr>
          <w:rFonts w:asciiTheme="minorHAnsi" w:hAnsiTheme="minorHAnsi" w:cstheme="minorHAnsi"/>
          <w:noProof/>
        </w:rPr>
      </w:pPr>
      <w:r w:rsidRPr="006A4F50">
        <w:rPr>
          <w:noProof/>
          <w:lang w:val="en-US"/>
        </w:rPr>
        <mc:AlternateContent>
          <mc:Choice Requires="wps">
            <w:drawing>
              <wp:anchor distT="0" distB="0" distL="114300" distR="114300" simplePos="0" relativeHeight="251658337" behindDoc="0" locked="0" layoutInCell="1" allowOverlap="1" wp14:anchorId="3A91AE16" wp14:editId="6346833C">
                <wp:simplePos x="0" y="0"/>
                <wp:positionH relativeFrom="column">
                  <wp:posOffset>4951562</wp:posOffset>
                </wp:positionH>
                <wp:positionV relativeFrom="paragraph">
                  <wp:posOffset>3012548</wp:posOffset>
                </wp:positionV>
                <wp:extent cx="1240443" cy="688340"/>
                <wp:effectExtent l="38100" t="1085850" r="112395" b="111760"/>
                <wp:wrapNone/>
                <wp:docPr id="974121223" name="Speech Bubble: Rectangle 2"/>
                <wp:cNvGraphicFramePr/>
                <a:graphic xmlns:a="http://schemas.openxmlformats.org/drawingml/2006/main">
                  <a:graphicData uri="http://schemas.microsoft.com/office/word/2010/wordprocessingShape">
                    <wps:wsp>
                      <wps:cNvSpPr/>
                      <wps:spPr>
                        <a:xfrm>
                          <a:off x="0" y="0"/>
                          <a:ext cx="1240443" cy="688340"/>
                        </a:xfrm>
                        <a:prstGeom prst="wedgeRectCallout">
                          <a:avLst>
                            <a:gd name="adj1" fmla="val 40686"/>
                            <a:gd name="adj2" fmla="val -2009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AE16" id="_x0000_s1090" type="#_x0000_t61" style="position:absolute;left:0;text-align:left;margin-left:389.9pt;margin-top:237.2pt;width:97.65pt;height:54.2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" adj="19588,-32605" fillcolor="white [3212]" strokecolor="#7f7f7f [1612]" strokeweight=".25pt">
                <v:shadow on="t" color="black" opacity="26214f" origin="-.5,-.5" offset=".74836mm,.74836mm"/>
                <v:textbo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v:textbox>
              </v:shape>
            </w:pict>
          </mc:Fallback>
        </mc:AlternateContent>
      </w:r>
      <w:r w:rsidR="00671DC0" w:rsidRPr="006A4F50">
        <w:rPr>
          <w:noProof/>
          <w:lang w:val="en-US"/>
        </w:rPr>
        <mc:AlternateContent>
          <mc:Choice Requires="wps">
            <w:drawing>
              <wp:anchor distT="0" distB="0" distL="114300" distR="114300" simplePos="0" relativeHeight="251658336" behindDoc="0" locked="0" layoutInCell="1" allowOverlap="1" wp14:anchorId="5754AD60" wp14:editId="0BE6516A">
                <wp:simplePos x="0" y="0"/>
                <wp:positionH relativeFrom="column">
                  <wp:posOffset>2058</wp:posOffset>
                </wp:positionH>
                <wp:positionV relativeFrom="paragraph">
                  <wp:posOffset>3016860</wp:posOffset>
                </wp:positionV>
                <wp:extent cx="2668524" cy="767791"/>
                <wp:effectExtent l="38100" t="190500" r="113030" b="108585"/>
                <wp:wrapNone/>
                <wp:docPr id="516371480" name="Speech Bubble: Rectangle 2"/>
                <wp:cNvGraphicFramePr/>
                <a:graphic xmlns:a="http://schemas.openxmlformats.org/drawingml/2006/main">
                  <a:graphicData uri="http://schemas.microsoft.com/office/word/2010/wordprocessingShape">
                    <wps:wsp>
                      <wps:cNvSpPr/>
                      <wps:spPr>
                        <a:xfrm>
                          <a:off x="0" y="0"/>
                          <a:ext cx="2668524" cy="767791"/>
                        </a:xfrm>
                        <a:prstGeom prst="wedgeRectCallout">
                          <a:avLst>
                            <a:gd name="adj1" fmla="val -25149"/>
                            <a:gd name="adj2" fmla="val -715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4AD60" id="_x0000_s1091" type="#_x0000_t61" style="position:absolute;left:0;text-align:left;margin-left:.15pt;margin-top:237.55pt;width:210.1pt;height:60.45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" adj="5368,-4650" fillcolor="white [3212]" strokecolor="#7f7f7f [1612]" strokeweight=".25pt">
                <v:shadow on="t" color="black" opacity="26214f" origin="-.5,-.5" offset=".74836mm,.74836mm"/>
                <v:textbo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r w:rsidRPr="00257AD6">
                        <w:rPr>
                          <w:rStyle w:val="IntenseEmphasis"/>
                          <w:rFonts w:asciiTheme="majorHAnsi" w:hAnsiTheme="majorHAnsi" w:cstheme="majorHAnsi"/>
                          <w:i w:val="0"/>
                          <w:iCs w:val="0"/>
                          <w:color w:val="313435" w:themeColor="accent5" w:themeShade="80"/>
                        </w:rPr>
                        <w:t xml:space="preserve">ies).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671DC0" w:rsidRPr="006A4F50">
        <w:rPr>
          <w:noProof/>
          <w:lang w:val="en-US"/>
        </w:rPr>
        <mc:AlternateContent>
          <mc:Choice Requires="wps">
            <w:drawing>
              <wp:anchor distT="0" distB="0" distL="114300" distR="114300" simplePos="0" relativeHeight="251658334" behindDoc="0" locked="0" layoutInCell="1" allowOverlap="1" wp14:anchorId="77C54DBE" wp14:editId="09A3CC19">
                <wp:simplePos x="0" y="0"/>
                <wp:positionH relativeFrom="column">
                  <wp:posOffset>3805428</wp:posOffset>
                </wp:positionH>
                <wp:positionV relativeFrom="paragraph">
                  <wp:posOffset>523951</wp:posOffset>
                </wp:positionV>
                <wp:extent cx="1762125" cy="648970"/>
                <wp:effectExtent l="38100" t="38100" r="123825" b="246380"/>
                <wp:wrapNone/>
                <wp:docPr id="1539710097" name="Speech Bubble: Rectangle 2"/>
                <wp:cNvGraphicFramePr/>
                <a:graphic xmlns:a="http://schemas.openxmlformats.org/drawingml/2006/main">
                  <a:graphicData uri="http://schemas.microsoft.com/office/word/2010/wordprocessingShape">
                    <wps:wsp>
                      <wps:cNvSpPr/>
                      <wps:spPr>
                        <a:xfrm>
                          <a:off x="0" y="0"/>
                          <a:ext cx="1762125" cy="648970"/>
                        </a:xfrm>
                        <a:prstGeom prst="wedgeRectCallout">
                          <a:avLst>
                            <a:gd name="adj1" fmla="val -40589"/>
                            <a:gd name="adj2" fmla="val 693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54DBE" id="_x0000_s1092" type="#_x0000_t61" style="position:absolute;left:0;text-align:left;margin-left:299.65pt;margin-top:41.25pt;width:138.75pt;height:51.1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" adj="2033,25779" fillcolor="white [3212]" strokecolor="#7f7f7f [1612]" strokeweight=".25pt">
                <v:shadow on="t" color="black" opacity="26214f" origin="-.5,-.5" offset=".74836mm,.74836mm"/>
                <v:textbo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v:textbox>
              </v:shape>
            </w:pict>
          </mc:Fallback>
        </mc:AlternateContent>
      </w:r>
      <w:r w:rsidR="00671DC0" w:rsidRPr="006A4F50">
        <w:rPr>
          <w:noProof/>
          <w:lang w:val="en-US"/>
        </w:rPr>
        <mc:AlternateContent>
          <mc:Choice Requires="wps">
            <w:drawing>
              <wp:anchor distT="0" distB="0" distL="114300" distR="114300" simplePos="0" relativeHeight="251658335" behindDoc="0" locked="0" layoutInCell="1" allowOverlap="1" wp14:anchorId="65C3301C" wp14:editId="08F27374">
                <wp:simplePos x="0" y="0"/>
                <wp:positionH relativeFrom="column">
                  <wp:posOffset>3717646</wp:posOffset>
                </wp:positionH>
                <wp:positionV relativeFrom="paragraph">
                  <wp:posOffset>482956</wp:posOffset>
                </wp:positionV>
                <wp:extent cx="2574290" cy="692785"/>
                <wp:effectExtent l="38100" t="38100" r="111760" b="240665"/>
                <wp:wrapNone/>
                <wp:docPr id="1682093262" name="Speech Bubble: Rectangle 2"/>
                <wp:cNvGraphicFramePr/>
                <a:graphic xmlns:a="http://schemas.openxmlformats.org/drawingml/2006/main">
                  <a:graphicData uri="http://schemas.microsoft.com/office/word/2010/wordprocessingShape">
                    <wps:wsp>
                      <wps:cNvSpPr/>
                      <wps:spPr>
                        <a:xfrm>
                          <a:off x="0" y="0"/>
                          <a:ext cx="2574290" cy="692785"/>
                        </a:xfrm>
                        <a:prstGeom prst="wedgeRectCallout">
                          <a:avLst>
                            <a:gd name="adj1" fmla="val 24407"/>
                            <a:gd name="adj2" fmla="val 709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3301C" id="_x0000_s1093" type="#_x0000_t61" style="position:absolute;left:0;text-align:left;margin-left:292.75pt;margin-top:38.05pt;width:202.7pt;height:54.5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" adj="16072,26120" fillcolor="white [3212]" strokecolor="#7f7f7f [1612]" strokeweight=".25pt">
                <v:shadow on="t" color="black" opacity="26214f" origin="-.5,-.5" offset=".74836mm,.74836mm"/>
                <v:textbo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v:textbox>
              </v:shape>
            </w:pict>
          </mc:Fallback>
        </mc:AlternateContent>
      </w:r>
      <w:r w:rsidR="00257AD6" w:rsidRPr="00257AD6">
        <w:rPr>
          <w:rFonts w:asciiTheme="minorHAnsi" w:hAnsiTheme="minorHAnsi" w:cstheme="minorHAnsi"/>
          <w:noProof/>
        </w:rPr>
        <w:drawing>
          <wp:inline distT="0" distB="0" distL="0" distR="0" wp14:anchorId="686F6531" wp14:editId="1A30F785">
            <wp:extent cx="7181228" cy="2976067"/>
            <wp:effectExtent l="0" t="0" r="635" b="0"/>
            <wp:docPr id="13060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0009" name=""/>
                    <pic:cNvPicPr/>
                  </pic:nvPicPr>
                  <pic:blipFill>
                    <a:blip r:embed="rId59"/>
                    <a:stretch>
                      <a:fillRect/>
                    </a:stretch>
                  </pic:blipFill>
                  <pic:spPr>
                    <a:xfrm>
                      <a:off x="0" y="0"/>
                      <a:ext cx="7206592" cy="2986579"/>
                    </a:xfrm>
                    <a:prstGeom prst="rect">
                      <a:avLst/>
                    </a:prstGeom>
                  </pic:spPr>
                </pic:pic>
              </a:graphicData>
            </a:graphic>
          </wp:inline>
        </w:drawing>
      </w:r>
    </w:p>
    <w:p w14:paraId="61B71DF3" w14:textId="7F47E7DF" w:rsidR="00257AD6" w:rsidRDefault="00257AD6" w:rsidP="003117F8">
      <w:pPr>
        <w:spacing w:after="240"/>
        <w:ind w:left="-1134"/>
        <w:rPr>
          <w:rFonts w:asciiTheme="minorHAnsi" w:hAnsiTheme="minorHAnsi" w:cstheme="minorHAnsi"/>
          <w:noProof/>
        </w:rPr>
      </w:pPr>
    </w:p>
    <w:p w14:paraId="2350E679" w14:textId="368E5948" w:rsidR="00257AD6" w:rsidRDefault="00257AD6" w:rsidP="003117F8">
      <w:pPr>
        <w:spacing w:after="240"/>
        <w:ind w:left="-1134"/>
        <w:rPr>
          <w:rFonts w:asciiTheme="minorHAnsi" w:hAnsiTheme="minorHAnsi" w:cstheme="minorHAnsi"/>
          <w:noProof/>
        </w:rPr>
      </w:pPr>
    </w:p>
    <w:p w14:paraId="176F68EE" w14:textId="7BB95340" w:rsidR="00257AD6" w:rsidRDefault="00257AD6" w:rsidP="003117F8">
      <w:pPr>
        <w:spacing w:after="240"/>
        <w:ind w:left="-1134"/>
        <w:rPr>
          <w:rFonts w:asciiTheme="minorHAnsi" w:hAnsiTheme="minorHAnsi" w:cstheme="minorHAnsi"/>
          <w:noProof/>
          <w:sz w:val="20"/>
          <w:szCs w:val="20"/>
        </w:rPr>
      </w:pPr>
    </w:p>
    <w:p w14:paraId="2FD800C9" w14:textId="405EC423" w:rsidR="00A47DDA" w:rsidRPr="00A47DDA" w:rsidRDefault="00A47DDA" w:rsidP="003117F8">
      <w:pPr>
        <w:spacing w:after="240"/>
        <w:ind w:left="-1134"/>
        <w:rPr>
          <w:rFonts w:asciiTheme="minorHAnsi" w:hAnsiTheme="minorHAnsi" w:cstheme="minorHAnsi"/>
          <w:noProof/>
          <w:sz w:val="20"/>
          <w:szCs w:val="20"/>
        </w:rPr>
      </w:pPr>
    </w:p>
    <w:p w14:paraId="213E99F9" w14:textId="0E973B66" w:rsidR="00257AD6" w:rsidRPr="00801493" w:rsidRDefault="00A47DDA" w:rsidP="00A47DDA">
      <w:pPr>
        <w:pStyle w:val="Heading2"/>
      </w:pPr>
      <w:bookmarkStart w:id="193" w:name="_Toc165285452"/>
      <w:r w:rsidRPr="00A47DDA">
        <w:rPr>
          <w:noProof/>
        </w:rPr>
        <w:drawing>
          <wp:anchor distT="0" distB="0" distL="114300" distR="114300" simplePos="0" relativeHeight="251658342" behindDoc="1" locked="0" layoutInCell="1" allowOverlap="1" wp14:anchorId="2A78CDCF" wp14:editId="39DC36E8">
            <wp:simplePos x="0" y="0"/>
            <wp:positionH relativeFrom="column">
              <wp:posOffset>2672715</wp:posOffset>
            </wp:positionH>
            <wp:positionV relativeFrom="paragraph">
              <wp:posOffset>272151</wp:posOffset>
            </wp:positionV>
            <wp:extent cx="3260090" cy="1986280"/>
            <wp:effectExtent l="19050" t="19050" r="16510" b="13970"/>
            <wp:wrapTight wrapText="bothSides">
              <wp:wrapPolygon edited="0">
                <wp:start x="-126" y="-207"/>
                <wp:lineTo x="-126" y="21545"/>
                <wp:lineTo x="21583" y="21545"/>
                <wp:lineTo x="21583" y="-207"/>
                <wp:lineTo x="-126" y="-207"/>
              </wp:wrapPolygon>
            </wp:wrapTight>
            <wp:docPr id="5046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422" name=""/>
                    <pic:cNvPicPr/>
                  </pic:nvPicPr>
                  <pic:blipFill rotWithShape="1">
                    <a:blip r:embed="rId60">
                      <a:extLst>
                        <a:ext uri="{28A0092B-C50C-407E-A947-70E740481C1C}">
                          <a14:useLocalDpi xmlns:a14="http://schemas.microsoft.com/office/drawing/2010/main" val="0"/>
                        </a:ext>
                      </a:extLst>
                    </a:blip>
                    <a:srcRect t="3359" r="2009" b="1929"/>
                    <a:stretch/>
                  </pic:blipFill>
                  <pic:spPr bwMode="auto">
                    <a:xfrm>
                      <a:off x="0" y="0"/>
                      <a:ext cx="3260090" cy="1986280"/>
                    </a:xfrm>
                    <a:prstGeom prst="rect">
                      <a:avLst/>
                    </a:prstGeom>
                    <a:ln>
                      <a:solidFill>
                        <a:schemeClr val="accent5"/>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7AD6" w:rsidRPr="00801493">
        <w:t>Cost</w:t>
      </w:r>
      <w:r w:rsidR="00A669A0" w:rsidRPr="00801493">
        <w:t xml:space="preserve"> of</w:t>
      </w:r>
      <w:r w:rsidR="00257AD6" w:rsidRPr="00801493">
        <w:t xml:space="preserve"> </w:t>
      </w:r>
      <w:r w:rsidR="00A669A0" w:rsidRPr="00801493">
        <w:t xml:space="preserve">Void </w:t>
      </w:r>
      <w:r w:rsidR="00257AD6" w:rsidRPr="00801493">
        <w:t>Report</w:t>
      </w:r>
      <w:bookmarkEnd w:id="193"/>
    </w:p>
    <w:p w14:paraId="2A0C7B61" w14:textId="7668B62B" w:rsidR="0089786D" w:rsidRDefault="00801493"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 </w:t>
      </w:r>
      <w:r w:rsidRPr="00801493">
        <w:rPr>
          <w:rFonts w:asciiTheme="minorHAnsi" w:hAnsiTheme="minorHAnsi" w:cstheme="minorHAnsi"/>
          <w:b/>
          <w:bCs/>
          <w:noProof/>
          <w:color w:val="65BCAB" w:themeColor="accent2"/>
          <w:sz w:val="22"/>
          <w:szCs w:val="22"/>
        </w:rPr>
        <w:t>Cost of Void Report</w:t>
      </w:r>
      <w:r w:rsidRPr="00801493">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can be accessed from the </w:t>
      </w:r>
      <w:r w:rsidRPr="00A669A0">
        <w:rPr>
          <w:rFonts w:asciiTheme="minorHAnsi" w:hAnsiTheme="minorHAnsi" w:cstheme="minorHAnsi"/>
          <w:noProof/>
          <w:sz w:val="22"/>
          <w:szCs w:val="22"/>
        </w:rPr>
        <w:t xml:space="preserve">End of Tenancy </w:t>
      </w:r>
      <w:r>
        <w:rPr>
          <w:rFonts w:asciiTheme="minorHAnsi" w:hAnsiTheme="minorHAnsi" w:cstheme="minorHAnsi"/>
          <w:noProof/>
          <w:sz w:val="22"/>
          <w:szCs w:val="22"/>
        </w:rPr>
        <w:t>d</w:t>
      </w:r>
      <w:r w:rsidRPr="00A669A0">
        <w:rPr>
          <w:rFonts w:asciiTheme="minorHAnsi" w:hAnsiTheme="minorHAnsi" w:cstheme="minorHAnsi"/>
          <w:noProof/>
          <w:sz w:val="22"/>
          <w:szCs w:val="22"/>
        </w:rPr>
        <w:t>ashboards</w:t>
      </w:r>
      <w:r w:rsidR="0089786D">
        <w:rPr>
          <w:rFonts w:asciiTheme="minorHAnsi" w:hAnsiTheme="minorHAnsi" w:cstheme="minorHAnsi"/>
          <w:noProof/>
          <w:sz w:val="22"/>
          <w:szCs w:val="22"/>
        </w:rPr>
        <w:t xml:space="preserve">. </w:t>
      </w:r>
    </w:p>
    <w:p w14:paraId="187BBCD0" w14:textId="2C57CB41" w:rsidR="00801493" w:rsidRPr="005E010B" w:rsidRDefault="0089786D" w:rsidP="00A47DDA">
      <w:pPr>
        <w:spacing w:after="240"/>
        <w:jc w:val="both"/>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This report </w:t>
      </w:r>
      <w:r w:rsidR="00801493">
        <w:rPr>
          <w:rFonts w:asciiTheme="minorHAnsi" w:hAnsiTheme="minorHAnsi" w:cstheme="minorHAnsi"/>
          <w:noProof/>
          <w:sz w:val="22"/>
          <w:szCs w:val="22"/>
        </w:rPr>
        <w:t xml:space="preserve">contains key dates in the EOT process, </w:t>
      </w:r>
      <w:r w:rsidR="00801493" w:rsidRPr="00801493">
        <w:rPr>
          <w:rFonts w:asciiTheme="minorHAnsi" w:hAnsiTheme="minorHAnsi" w:cstheme="minorHAnsi"/>
          <w:b/>
          <w:bCs/>
          <w:noProof/>
          <w:color w:val="65BCAB" w:themeColor="accent2"/>
          <w:sz w:val="22"/>
          <w:szCs w:val="22"/>
        </w:rPr>
        <w:t>KPIs</w:t>
      </w:r>
      <w:r w:rsidR="00801493">
        <w:rPr>
          <w:rFonts w:asciiTheme="minorHAnsi" w:hAnsiTheme="minorHAnsi" w:cstheme="minorHAnsi"/>
          <w:noProof/>
          <w:sz w:val="22"/>
          <w:szCs w:val="22"/>
        </w:rPr>
        <w:t xml:space="preserve"> a</w:t>
      </w:r>
      <w:r w:rsidR="00852047">
        <w:rPr>
          <w:rFonts w:asciiTheme="minorHAnsi" w:hAnsiTheme="minorHAnsi" w:cstheme="minorHAnsi"/>
          <w:noProof/>
          <w:sz w:val="22"/>
          <w:szCs w:val="22"/>
        </w:rPr>
        <w:t xml:space="preserve">s well as </w:t>
      </w:r>
      <w:r w:rsidR="00801493">
        <w:rPr>
          <w:rFonts w:asciiTheme="minorHAnsi" w:hAnsiTheme="minorHAnsi" w:cstheme="minorHAnsi"/>
          <w:noProof/>
          <w:sz w:val="22"/>
          <w:szCs w:val="22"/>
        </w:rPr>
        <w:t xml:space="preserve">the </w:t>
      </w:r>
      <w:r w:rsidR="00801493" w:rsidRPr="00801493">
        <w:rPr>
          <w:rFonts w:asciiTheme="minorHAnsi" w:hAnsiTheme="minorHAnsi" w:cstheme="minorHAnsi"/>
          <w:b/>
          <w:bCs/>
          <w:noProof/>
          <w:color w:val="65BCAB" w:themeColor="accent2"/>
          <w:sz w:val="22"/>
          <w:szCs w:val="22"/>
        </w:rPr>
        <w:t>void cost</w:t>
      </w:r>
      <w:r w:rsidR="00801493" w:rsidRPr="00801493">
        <w:rPr>
          <w:rFonts w:asciiTheme="minorHAnsi" w:hAnsiTheme="minorHAnsi" w:cstheme="minorHAnsi"/>
          <w:noProof/>
          <w:color w:val="65BCAB" w:themeColor="accent2"/>
          <w:sz w:val="22"/>
          <w:szCs w:val="22"/>
        </w:rPr>
        <w:t xml:space="preserve"> </w:t>
      </w:r>
      <w:r w:rsidR="00801493">
        <w:rPr>
          <w:rFonts w:asciiTheme="minorHAnsi" w:hAnsiTheme="minorHAnsi" w:cstheme="minorHAnsi"/>
          <w:noProof/>
          <w:sz w:val="22"/>
          <w:szCs w:val="22"/>
        </w:rPr>
        <w:t>(rent los</w:t>
      </w:r>
      <w:r w:rsidR="00A47DDA">
        <w:rPr>
          <w:rFonts w:asciiTheme="minorHAnsi" w:hAnsiTheme="minorHAnsi" w:cstheme="minorHAnsi"/>
          <w:noProof/>
          <w:sz w:val="22"/>
          <w:szCs w:val="22"/>
        </w:rPr>
        <w:t>t</w:t>
      </w:r>
      <w:r w:rsidR="00801493">
        <w:rPr>
          <w:rFonts w:asciiTheme="minorHAnsi" w:hAnsiTheme="minorHAnsi" w:cstheme="minorHAnsi"/>
          <w:noProof/>
          <w:sz w:val="22"/>
          <w:szCs w:val="22"/>
        </w:rPr>
        <w:t xml:space="preserve">) </w:t>
      </w:r>
      <w:r w:rsidR="00EB4C3A">
        <w:rPr>
          <w:rFonts w:asciiTheme="minorHAnsi" w:hAnsiTheme="minorHAnsi" w:cstheme="minorHAnsi"/>
          <w:noProof/>
          <w:sz w:val="22"/>
          <w:szCs w:val="22"/>
        </w:rPr>
        <w:t>for the time that the unit stood vacant</w:t>
      </w:r>
      <w:r w:rsidR="00801493">
        <w:rPr>
          <w:rFonts w:asciiTheme="minorHAnsi" w:hAnsiTheme="minorHAnsi" w:cstheme="minorHAnsi"/>
          <w:noProof/>
          <w:sz w:val="22"/>
          <w:szCs w:val="22"/>
        </w:rPr>
        <w:t>.</w:t>
      </w:r>
    </w:p>
    <w:p w14:paraId="225568FB" w14:textId="51BED71D" w:rsidR="00A47DDA" w:rsidRDefault="0089786D"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58343" behindDoc="0" locked="0" layoutInCell="1" allowOverlap="1" wp14:anchorId="52A9A083" wp14:editId="16D817DD">
                <wp:simplePos x="0" y="0"/>
                <wp:positionH relativeFrom="column">
                  <wp:posOffset>279400</wp:posOffset>
                </wp:positionH>
                <wp:positionV relativeFrom="paragraph">
                  <wp:posOffset>-6302</wp:posOffset>
                </wp:positionV>
                <wp:extent cx="2234565" cy="387350"/>
                <wp:effectExtent l="38100" t="38100" r="260985" b="107950"/>
                <wp:wrapNone/>
                <wp:docPr id="1592956677" name="Speech Bubble: Rectangle 2"/>
                <wp:cNvGraphicFramePr/>
                <a:graphic xmlns:a="http://schemas.openxmlformats.org/drawingml/2006/main">
                  <a:graphicData uri="http://schemas.microsoft.com/office/word/2010/wordprocessingShape">
                    <wps:wsp>
                      <wps:cNvSpPr/>
                      <wps:spPr>
                        <a:xfrm>
                          <a:off x="0" y="0"/>
                          <a:ext cx="2234565" cy="387350"/>
                        </a:xfrm>
                        <a:prstGeom prst="wedgeRectCallout">
                          <a:avLst>
                            <a:gd name="adj1" fmla="val 58666"/>
                            <a:gd name="adj2" fmla="val 419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9A083" id="_x0000_s1094" type="#_x0000_t61" style="position:absolute;margin-left:22pt;margin-top:-.5pt;width:175.95pt;height:30.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" adj="23472,19860" fillcolor="white [3212]" strokecolor="#7f7f7f [1612]" strokeweight=".25pt">
                <v:shadow on="t" color="black" opacity="26214f" origin="-.5,-.5" offset=".74836mm,.74836mm"/>
                <v:textbo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v:textbox>
              </v:shape>
            </w:pict>
          </mc:Fallback>
        </mc:AlternateContent>
      </w:r>
    </w:p>
    <w:p w14:paraId="134B6D38" w14:textId="118DF3EC" w:rsidR="00A47DDA" w:rsidRDefault="00A47DDA" w:rsidP="00671DC0">
      <w:pPr>
        <w:spacing w:after="240"/>
        <w:rPr>
          <w:rFonts w:asciiTheme="minorHAnsi" w:hAnsiTheme="minorHAnsi" w:cstheme="minorHAnsi"/>
          <w:noProof/>
          <w:sz w:val="22"/>
          <w:szCs w:val="22"/>
        </w:rPr>
      </w:pPr>
    </w:p>
    <w:p w14:paraId="7962D7B2" w14:textId="5C79B4EA" w:rsidR="003C156B" w:rsidRPr="00C220BE" w:rsidRDefault="00A47DDA" w:rsidP="003C156B">
      <w:pPr>
        <w:pStyle w:val="Heading2"/>
      </w:pPr>
      <w:bookmarkStart w:id="194" w:name="_Toc165285453"/>
      <w:r w:rsidRPr="00671DC0">
        <w:rPr>
          <w:rFonts w:asciiTheme="minorHAnsi" w:hAnsiTheme="minorHAnsi" w:cstheme="minorHAnsi"/>
          <w:noProof/>
          <w:szCs w:val="22"/>
        </w:rPr>
        <w:lastRenderedPageBreak/>
        <w:drawing>
          <wp:anchor distT="0" distB="0" distL="114300" distR="114300" simplePos="0" relativeHeight="251658344" behindDoc="1" locked="0" layoutInCell="1" allowOverlap="1" wp14:anchorId="15B0430D" wp14:editId="653EC8FC">
            <wp:simplePos x="0" y="0"/>
            <wp:positionH relativeFrom="column">
              <wp:posOffset>3916045</wp:posOffset>
            </wp:positionH>
            <wp:positionV relativeFrom="paragraph">
              <wp:posOffset>289560</wp:posOffset>
            </wp:positionV>
            <wp:extent cx="2011045" cy="1259205"/>
            <wp:effectExtent l="0" t="0" r="8255" b="0"/>
            <wp:wrapTight wrapText="bothSides">
              <wp:wrapPolygon edited="0">
                <wp:start x="0" y="0"/>
                <wp:lineTo x="0" y="21241"/>
                <wp:lineTo x="21484" y="21241"/>
                <wp:lineTo x="21484" y="0"/>
                <wp:lineTo x="0" y="0"/>
              </wp:wrapPolygon>
            </wp:wrapTight>
            <wp:docPr id="15936295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953" name="Picture 1" descr="A close-up of a number&#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2011045" cy="1259205"/>
                    </a:xfrm>
                    <a:prstGeom prst="rect">
                      <a:avLst/>
                    </a:prstGeom>
                  </pic:spPr>
                </pic:pic>
              </a:graphicData>
            </a:graphic>
            <wp14:sizeRelH relativeFrom="page">
              <wp14:pctWidth>0</wp14:pctWidth>
            </wp14:sizeRelH>
            <wp14:sizeRelV relativeFrom="page">
              <wp14:pctHeight>0</wp14:pctHeight>
            </wp14:sizeRelV>
          </wp:anchor>
        </w:drawing>
      </w:r>
      <w:r w:rsidR="003C156B" w:rsidRPr="00C220BE">
        <w:t>Asset Management</w:t>
      </w:r>
      <w:r w:rsidR="00EB4C3A">
        <w:t xml:space="preserve"> Reports</w:t>
      </w:r>
      <w:bookmarkEnd w:id="194"/>
    </w:p>
    <w:p w14:paraId="4780D55F" w14:textId="0819590D" w:rsidR="00C220BE" w:rsidRDefault="00671DC0" w:rsidP="00671DC0">
      <w:pPr>
        <w:spacing w:after="240"/>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A </w:t>
      </w:r>
      <w:r w:rsidR="00C220BE">
        <w:rPr>
          <w:rFonts w:asciiTheme="minorHAnsi" w:hAnsiTheme="minorHAnsi" w:cstheme="minorHAnsi"/>
          <w:noProof/>
          <w:sz w:val="22"/>
          <w:szCs w:val="22"/>
        </w:rPr>
        <w:t>report</w:t>
      </w:r>
      <w:r>
        <w:rPr>
          <w:rFonts w:asciiTheme="minorHAnsi" w:hAnsiTheme="minorHAnsi" w:cstheme="minorHAnsi"/>
          <w:noProof/>
          <w:sz w:val="22"/>
          <w:szCs w:val="22"/>
        </w:rPr>
        <w:t xml:space="preserve"> of </w:t>
      </w:r>
      <w:r w:rsidR="00C220BE" w:rsidRPr="00C220BE">
        <w:rPr>
          <w:rFonts w:asciiTheme="minorHAnsi" w:hAnsiTheme="minorHAnsi" w:cstheme="minorHAnsi"/>
          <w:b/>
          <w:bCs/>
          <w:noProof/>
          <w:color w:val="65BCAB" w:themeColor="accent2"/>
          <w:sz w:val="22"/>
          <w:szCs w:val="22"/>
        </w:rPr>
        <w:t>Units C</w:t>
      </w:r>
      <w:r w:rsidRPr="00C220BE">
        <w:rPr>
          <w:rFonts w:asciiTheme="minorHAnsi" w:hAnsiTheme="minorHAnsi" w:cstheme="minorHAnsi"/>
          <w:b/>
          <w:bCs/>
          <w:noProof/>
          <w:color w:val="65BCAB" w:themeColor="accent2"/>
          <w:sz w:val="22"/>
          <w:szCs w:val="22"/>
        </w:rPr>
        <w:t xml:space="preserve">onfirmed to be </w:t>
      </w:r>
      <w:r w:rsidR="00C220BE" w:rsidRPr="00C220BE">
        <w:rPr>
          <w:rFonts w:asciiTheme="minorHAnsi" w:hAnsiTheme="minorHAnsi" w:cstheme="minorHAnsi"/>
          <w:b/>
          <w:bCs/>
          <w:noProof/>
          <w:color w:val="65BCAB" w:themeColor="accent2"/>
          <w:sz w:val="22"/>
          <w:szCs w:val="22"/>
        </w:rPr>
        <w:t>S</w:t>
      </w:r>
      <w:r w:rsidRPr="00C220BE">
        <w:rPr>
          <w:rFonts w:asciiTheme="minorHAnsi" w:hAnsiTheme="minorHAnsi" w:cstheme="minorHAnsi"/>
          <w:b/>
          <w:bCs/>
          <w:noProof/>
          <w:color w:val="65BCAB" w:themeColor="accent2"/>
          <w:sz w:val="22"/>
          <w:szCs w:val="22"/>
        </w:rPr>
        <w:t>old</w:t>
      </w:r>
      <w:r w:rsidRPr="00C220B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can be accessed from</w:t>
      </w:r>
      <w:r w:rsidR="00C220BE">
        <w:rPr>
          <w:rFonts w:asciiTheme="minorHAnsi" w:hAnsiTheme="minorHAnsi" w:cstheme="minorHAnsi"/>
          <w:noProof/>
          <w:sz w:val="22"/>
          <w:szCs w:val="22"/>
        </w:rPr>
        <w:t xml:space="preserve"> </w:t>
      </w:r>
      <w:r>
        <w:rPr>
          <w:rFonts w:asciiTheme="minorHAnsi" w:hAnsiTheme="minorHAnsi" w:cstheme="minorHAnsi"/>
          <w:noProof/>
          <w:sz w:val="22"/>
          <w:szCs w:val="22"/>
        </w:rPr>
        <w:t xml:space="preserve">the </w:t>
      </w:r>
      <w:r w:rsidRPr="00671DC0">
        <w:rPr>
          <w:rFonts w:asciiTheme="minorHAnsi" w:hAnsiTheme="minorHAnsi" w:cstheme="minorHAnsi"/>
          <w:b/>
          <w:bCs/>
          <w:noProof/>
          <w:color w:val="65BCAB" w:themeColor="accent2"/>
          <w:sz w:val="22"/>
          <w:szCs w:val="22"/>
        </w:rPr>
        <w:t>Asset Management: Portfolio Dashboard</w:t>
      </w:r>
      <w:r w:rsidR="00C220BE">
        <w:rPr>
          <w:rFonts w:asciiTheme="minorHAnsi" w:hAnsiTheme="minorHAnsi" w:cstheme="minorHAnsi"/>
          <w:b/>
          <w:bCs/>
          <w:noProof/>
          <w:color w:val="65BCAB" w:themeColor="accent2"/>
          <w:sz w:val="22"/>
          <w:szCs w:val="22"/>
        </w:rPr>
        <w:t>.</w:t>
      </w:r>
    </w:p>
    <w:p w14:paraId="4E48FCF3" w14:textId="4F7A0490" w:rsidR="00A47DDA" w:rsidRDefault="00A47DDA" w:rsidP="00671DC0">
      <w:pPr>
        <w:spacing w:after="240"/>
        <w:rPr>
          <w:rFonts w:asciiTheme="minorHAnsi" w:hAnsiTheme="minorHAnsi" w:cstheme="minorHAnsi"/>
          <w:b/>
          <w:bCs/>
          <w:noProof/>
          <w:color w:val="65BCAB" w:themeColor="accent2"/>
          <w:sz w:val="22"/>
          <w:szCs w:val="22"/>
        </w:rPr>
      </w:pPr>
      <w:r w:rsidRPr="006A4F50">
        <w:rPr>
          <w:noProof/>
          <w:lang w:val="en-US"/>
        </w:rPr>
        <mc:AlternateContent>
          <mc:Choice Requires="wps">
            <w:drawing>
              <wp:anchor distT="0" distB="0" distL="114300" distR="114300" simplePos="0" relativeHeight="251658345" behindDoc="0" locked="0" layoutInCell="1" allowOverlap="1" wp14:anchorId="772B0435" wp14:editId="78981C00">
                <wp:simplePos x="0" y="0"/>
                <wp:positionH relativeFrom="column">
                  <wp:posOffset>2005953</wp:posOffset>
                </wp:positionH>
                <wp:positionV relativeFrom="paragraph">
                  <wp:posOffset>118110</wp:posOffset>
                </wp:positionV>
                <wp:extent cx="1817370" cy="349885"/>
                <wp:effectExtent l="38100" t="38100" r="220980" b="221615"/>
                <wp:wrapNone/>
                <wp:docPr id="940184777" name="Speech Bubble: Rectangle 2"/>
                <wp:cNvGraphicFramePr/>
                <a:graphic xmlns:a="http://schemas.openxmlformats.org/drawingml/2006/main">
                  <a:graphicData uri="http://schemas.microsoft.com/office/word/2010/wordprocessingShape">
                    <wps:wsp>
                      <wps:cNvSpPr/>
                      <wps:spPr>
                        <a:xfrm>
                          <a:off x="0" y="0"/>
                          <a:ext cx="1817370" cy="349885"/>
                        </a:xfrm>
                        <a:prstGeom prst="wedgeRectCallout">
                          <a:avLst>
                            <a:gd name="adj1" fmla="val 57715"/>
                            <a:gd name="adj2" fmla="val 810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B0435" id="_x0000_s1095" type="#_x0000_t61" style="position:absolute;margin-left:157.95pt;margin-top:9.3pt;width:143.1pt;height:27.5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" adj="23266,28312" fillcolor="white [3212]" strokecolor="#7f7f7f [1612]" strokeweight=".25pt">
                <v:shadow on="t" color="black" opacity="26214f" origin="-.5,-.5" offset=".74836mm,.74836mm"/>
                <v:textbo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v:textbox>
              </v:shape>
            </w:pict>
          </mc:Fallback>
        </mc:AlternateContent>
      </w:r>
    </w:p>
    <w:p w14:paraId="0599C00C" w14:textId="77777777" w:rsidR="00A47DDA" w:rsidRDefault="00A47DDA" w:rsidP="00671DC0">
      <w:pPr>
        <w:spacing w:after="240"/>
        <w:rPr>
          <w:rFonts w:asciiTheme="minorHAnsi" w:hAnsiTheme="minorHAnsi" w:cstheme="minorHAnsi"/>
          <w:b/>
          <w:bCs/>
          <w:noProof/>
          <w:color w:val="65BCAB" w:themeColor="accent2"/>
          <w:sz w:val="22"/>
          <w:szCs w:val="22"/>
        </w:rPr>
      </w:pPr>
    </w:p>
    <w:p w14:paraId="1342EAF6" w14:textId="77777777" w:rsidR="00A47DDA" w:rsidRDefault="00A47DDA" w:rsidP="00671DC0">
      <w:pPr>
        <w:spacing w:after="240"/>
        <w:rPr>
          <w:rFonts w:asciiTheme="minorHAnsi" w:hAnsiTheme="minorHAnsi" w:cstheme="minorHAnsi"/>
          <w:noProof/>
          <w:sz w:val="22"/>
          <w:szCs w:val="22"/>
        </w:rPr>
      </w:pPr>
    </w:p>
    <w:p w14:paraId="351F3671" w14:textId="3CDEC3B8" w:rsidR="00671DC0" w:rsidRDefault="00A47DDA"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58338" behindDoc="0" locked="0" layoutInCell="1" allowOverlap="1" wp14:anchorId="25DB1E81" wp14:editId="66D05D06">
                <wp:simplePos x="0" y="0"/>
                <wp:positionH relativeFrom="column">
                  <wp:posOffset>4108186</wp:posOffset>
                </wp:positionH>
                <wp:positionV relativeFrom="paragraph">
                  <wp:posOffset>505460</wp:posOffset>
                </wp:positionV>
                <wp:extent cx="1747568" cy="681691"/>
                <wp:effectExtent l="38100" t="38100" r="119380" b="347345"/>
                <wp:wrapNone/>
                <wp:docPr id="1632185232" name="Speech Bubble: Rectangle 2"/>
                <wp:cNvGraphicFramePr/>
                <a:graphic xmlns:a="http://schemas.openxmlformats.org/drawingml/2006/main">
                  <a:graphicData uri="http://schemas.microsoft.com/office/word/2010/wordprocessingShape">
                    <wps:wsp>
                      <wps:cNvSpPr/>
                      <wps:spPr>
                        <a:xfrm>
                          <a:off x="0" y="0"/>
                          <a:ext cx="1747568" cy="681691"/>
                        </a:xfrm>
                        <a:prstGeom prst="wedgeRectCallout">
                          <a:avLst>
                            <a:gd name="adj1" fmla="val 28960"/>
                            <a:gd name="adj2" fmla="val 8316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1E81" id="_x0000_s1096" type="#_x0000_t61" style="position:absolute;margin-left:323.5pt;margin-top:39.8pt;width:137.6pt;height:53.7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" adj="17055,28764" fillcolor="white [3212]" strokecolor="#7f7f7f [1612]" strokeweight=".25pt">
                <v:shadow on="t" color="black" opacity="26214f" origin="-.5,-.5" offset=".74836mm,.74836mm"/>
                <v:textbo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v:textbox>
              </v:shape>
            </w:pict>
          </mc:Fallback>
        </mc:AlternateContent>
      </w:r>
      <w:r w:rsidR="00C220BE">
        <w:rPr>
          <w:rFonts w:asciiTheme="minorHAnsi" w:hAnsiTheme="minorHAnsi" w:cstheme="minorHAnsi"/>
          <w:noProof/>
          <w:sz w:val="22"/>
          <w:szCs w:val="22"/>
        </w:rPr>
        <w:t xml:space="preserve">The report displays all units where the notice to quit has already been </w:t>
      </w:r>
      <w:r w:rsidR="00C220BE" w:rsidRPr="00A47DDA">
        <w:rPr>
          <w:rFonts w:asciiTheme="minorHAnsi" w:hAnsiTheme="minorHAnsi" w:cstheme="minorHAnsi"/>
          <w:i/>
          <w:iCs/>
          <w:noProof/>
          <w:sz w:val="22"/>
          <w:szCs w:val="22"/>
        </w:rPr>
        <w:t>validated &amp; confirmed</w:t>
      </w:r>
      <w:r w:rsidR="00C220BE">
        <w:rPr>
          <w:rFonts w:asciiTheme="minorHAnsi" w:hAnsiTheme="minorHAnsi" w:cstheme="minorHAnsi"/>
          <w:noProof/>
          <w:sz w:val="22"/>
          <w:szCs w:val="22"/>
        </w:rPr>
        <w:t xml:space="preserve"> with the tenant, the unit has been identified as to be sold, and the End of Tenancy is currently in progess.</w:t>
      </w:r>
    </w:p>
    <w:p w14:paraId="3B10C006" w14:textId="17D0B5E5" w:rsidR="00C220BE" w:rsidRPr="00671DC0" w:rsidRDefault="00C220BE" w:rsidP="00671DC0">
      <w:pPr>
        <w:spacing w:after="240"/>
        <w:rPr>
          <w:rFonts w:asciiTheme="minorHAnsi" w:hAnsiTheme="minorHAnsi" w:cstheme="minorHAnsi"/>
          <w:noProof/>
          <w:sz w:val="22"/>
          <w:szCs w:val="22"/>
        </w:rPr>
      </w:pPr>
      <w:r w:rsidRPr="00C220BE">
        <w:rPr>
          <w:rFonts w:asciiTheme="minorHAnsi" w:hAnsiTheme="minorHAnsi" w:cstheme="minorHAnsi"/>
          <w:noProof/>
          <w:sz w:val="22"/>
          <w:szCs w:val="22"/>
        </w:rPr>
        <w:drawing>
          <wp:inline distT="0" distB="0" distL="0" distR="0" wp14:anchorId="740AE97A" wp14:editId="6AE2FCDD">
            <wp:extent cx="5937736" cy="2061713"/>
            <wp:effectExtent l="0" t="0" r="6350" b="0"/>
            <wp:docPr id="258999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9376" name="Picture 1" descr="A screenshot of a computer&#10;&#10;Description automatically generated"/>
                    <pic:cNvPicPr/>
                  </pic:nvPicPr>
                  <pic:blipFill>
                    <a:blip r:embed="rId62"/>
                    <a:stretch>
                      <a:fillRect/>
                    </a:stretch>
                  </pic:blipFill>
                  <pic:spPr>
                    <a:xfrm>
                      <a:off x="0" y="0"/>
                      <a:ext cx="5957506" cy="2068578"/>
                    </a:xfrm>
                    <a:prstGeom prst="rect">
                      <a:avLst/>
                    </a:prstGeom>
                  </pic:spPr>
                </pic:pic>
              </a:graphicData>
            </a:graphic>
          </wp:inline>
        </w:drawing>
      </w:r>
    </w:p>
    <w:p w14:paraId="6C393BA7" w14:textId="77777777" w:rsidR="003C156B" w:rsidRDefault="003C156B" w:rsidP="003C156B">
      <w:pPr>
        <w:pStyle w:val="NormalWeb"/>
      </w:pPr>
    </w:p>
    <w:p w14:paraId="3BEDD09A" w14:textId="77777777" w:rsidR="00901F15" w:rsidRDefault="00901F15">
      <w:pPr>
        <w:rPr>
          <w:rFonts w:ascii="Arial" w:hAnsi="Arial"/>
          <w:kern w:val="28"/>
          <w:sz w:val="22"/>
          <w:szCs w:val="20"/>
          <w:highlight w:val="yellow"/>
          <w:lang w:eastAsia="en-US"/>
        </w:rPr>
      </w:pPr>
      <w:r>
        <w:rPr>
          <w:highlight w:val="yellow"/>
        </w:rPr>
        <w:br w:type="page"/>
      </w:r>
    </w:p>
    <w:p w14:paraId="185D239C" w14:textId="6DF19921" w:rsidR="00CD4C46" w:rsidRPr="003A1A1A" w:rsidRDefault="003A1A1A" w:rsidP="00CD4C46">
      <w:pPr>
        <w:pStyle w:val="Heading1"/>
      </w:pPr>
      <w:bookmarkStart w:id="195" w:name="_Toc152676505"/>
      <w:bookmarkStart w:id="196" w:name="_Toc165285454"/>
      <w:bookmarkEnd w:id="190"/>
      <w:r w:rsidRPr="003A1A1A">
        <w:lastRenderedPageBreak/>
        <w:t>End of Tenancy O</w:t>
      </w:r>
      <w:r w:rsidR="00CD4C46" w:rsidRPr="003A1A1A">
        <w:t>wners</w:t>
      </w:r>
      <w:bookmarkEnd w:id="195"/>
      <w:bookmarkEnd w:id="196"/>
    </w:p>
    <w:p w14:paraId="5E6B556B" w14:textId="013CA933" w:rsidR="00E65817" w:rsidRPr="00C51504" w:rsidRDefault="009373AD" w:rsidP="002C673A">
      <w:pPr>
        <w:pStyle w:val="Heading2"/>
      </w:pPr>
      <w:bookmarkStart w:id="197" w:name="_Toc165285455"/>
      <w:r w:rsidRPr="00C51504">
        <w:t xml:space="preserve">Finding </w:t>
      </w:r>
      <w:r w:rsidR="00D92A73">
        <w:t>M</w:t>
      </w:r>
      <w:r w:rsidRPr="00C51504">
        <w:t xml:space="preserve">y </w:t>
      </w:r>
      <w:r w:rsidR="00C51504" w:rsidRPr="00C51504">
        <w:t>End of Tenancies</w:t>
      </w:r>
      <w:bookmarkEnd w:id="197"/>
    </w:p>
    <w:p w14:paraId="754F5F56" w14:textId="1B0E647E" w:rsidR="00E65817" w:rsidRDefault="003A08DB" w:rsidP="00C532F9">
      <w:pPr>
        <w:spacing w:after="360"/>
        <w:rPr>
          <w:rFonts w:asciiTheme="minorHAnsi" w:hAnsiTheme="minorHAnsi" w:cstheme="minorHAnsi"/>
          <w:noProof/>
          <w:sz w:val="22"/>
          <w:szCs w:val="22"/>
        </w:rPr>
      </w:pPr>
      <w:r>
        <w:rPr>
          <w:rFonts w:asciiTheme="minorHAnsi" w:hAnsiTheme="minorHAnsi" w:cstheme="minorHAnsi"/>
          <w:noProof/>
          <w:sz w:val="22"/>
          <w:szCs w:val="22"/>
        </w:rPr>
        <w:t xml:space="preserve">All End of Tenancies </w:t>
      </w:r>
      <w:r w:rsidR="003A1A1A">
        <w:rPr>
          <w:rFonts w:asciiTheme="minorHAnsi" w:hAnsiTheme="minorHAnsi" w:cstheme="minorHAnsi"/>
          <w:noProof/>
          <w:sz w:val="22"/>
          <w:szCs w:val="22"/>
        </w:rPr>
        <w:t xml:space="preserve">that are in progress and </w:t>
      </w:r>
      <w:r>
        <w:rPr>
          <w:rFonts w:asciiTheme="minorHAnsi" w:hAnsiTheme="minorHAnsi" w:cstheme="minorHAnsi"/>
          <w:noProof/>
          <w:sz w:val="22"/>
          <w:szCs w:val="22"/>
        </w:rPr>
        <w:t xml:space="preserve">for which you are the </w:t>
      </w:r>
      <w:r w:rsidRPr="003A1A1A">
        <w:rPr>
          <w:rFonts w:asciiTheme="minorHAnsi" w:hAnsiTheme="minorHAnsi" w:cstheme="minorHAnsi"/>
          <w:b/>
          <w:bCs/>
          <w:noProof/>
          <w:color w:val="65BCAB" w:themeColor="accent2"/>
          <w:sz w:val="22"/>
          <w:szCs w:val="22"/>
        </w:rPr>
        <w:t>owner</w:t>
      </w:r>
      <w:r w:rsidR="003A1A1A">
        <w:rPr>
          <w:rFonts w:asciiTheme="minorHAnsi" w:hAnsiTheme="minorHAnsi" w:cstheme="minorHAnsi"/>
          <w:noProof/>
          <w:sz w:val="22"/>
          <w:szCs w:val="22"/>
        </w:rPr>
        <w:t>,</w:t>
      </w:r>
      <w:r>
        <w:rPr>
          <w:rFonts w:asciiTheme="minorHAnsi" w:hAnsiTheme="minorHAnsi" w:cstheme="minorHAnsi"/>
          <w:noProof/>
          <w:sz w:val="22"/>
          <w:szCs w:val="22"/>
        </w:rPr>
        <w:t xml:space="preserve"> can be </w:t>
      </w:r>
      <w:r w:rsidR="003A1A1A">
        <w:rPr>
          <w:rFonts w:asciiTheme="minorHAnsi" w:hAnsiTheme="minorHAnsi" w:cstheme="minorHAnsi"/>
          <w:noProof/>
          <w:sz w:val="22"/>
          <w:szCs w:val="22"/>
        </w:rPr>
        <w:t xml:space="preserve">found under the </w:t>
      </w:r>
      <w:r w:rsidR="003A1A1A" w:rsidRPr="003A1A1A">
        <w:rPr>
          <w:rFonts w:asciiTheme="minorHAnsi" w:hAnsiTheme="minorHAnsi" w:cstheme="minorHAnsi"/>
          <w:b/>
          <w:bCs/>
          <w:noProof/>
          <w:color w:val="65BCAB" w:themeColor="accent2"/>
          <w:sz w:val="22"/>
          <w:szCs w:val="22"/>
        </w:rPr>
        <w:t>End of Tenancies</w:t>
      </w:r>
      <w:r w:rsidR="003A1A1A" w:rsidRPr="003A1A1A">
        <w:rPr>
          <w:rFonts w:asciiTheme="minorHAnsi" w:hAnsiTheme="minorHAnsi" w:cstheme="minorHAnsi"/>
          <w:noProof/>
          <w:color w:val="65BCAB" w:themeColor="accent2"/>
          <w:sz w:val="22"/>
          <w:szCs w:val="22"/>
        </w:rPr>
        <w:t xml:space="preserve"> </w:t>
      </w:r>
      <w:r w:rsidR="003A1A1A">
        <w:rPr>
          <w:rFonts w:asciiTheme="minorHAnsi" w:hAnsiTheme="minorHAnsi" w:cstheme="minorHAnsi"/>
          <w:noProof/>
          <w:sz w:val="22"/>
          <w:szCs w:val="22"/>
        </w:rPr>
        <w:t>menu item</w:t>
      </w:r>
      <w:r w:rsidR="00C532F9">
        <w:rPr>
          <w:rFonts w:asciiTheme="minorHAnsi" w:hAnsiTheme="minorHAnsi" w:cstheme="minorHAnsi"/>
          <w:noProof/>
          <w:sz w:val="22"/>
          <w:szCs w:val="22"/>
        </w:rPr>
        <w:t>.</w:t>
      </w:r>
    </w:p>
    <w:p w14:paraId="41937C01" w14:textId="1231F744" w:rsidR="00EB4C3A" w:rsidRPr="00F86A41" w:rsidRDefault="00F86A41" w:rsidP="00C532F9">
      <w:pPr>
        <w:spacing w:after="360"/>
        <w:rPr>
          <w:rFonts w:asciiTheme="minorHAnsi" w:hAnsiTheme="minorHAnsi" w:cstheme="minorHAnsi"/>
          <w:noProof/>
          <w:sz w:val="28"/>
          <w:szCs w:val="28"/>
        </w:rPr>
      </w:pPr>
      <w:r w:rsidRPr="006A4F50">
        <w:rPr>
          <w:noProof/>
          <w:lang w:val="en-US"/>
        </w:rPr>
        <mc:AlternateContent>
          <mc:Choice Requires="wps">
            <w:drawing>
              <wp:anchor distT="0" distB="0" distL="114300" distR="114300" simplePos="0" relativeHeight="251658295" behindDoc="0" locked="0" layoutInCell="1" allowOverlap="1" wp14:anchorId="748C6C5B" wp14:editId="3EF46174">
                <wp:simplePos x="0" y="0"/>
                <wp:positionH relativeFrom="column">
                  <wp:posOffset>262387</wp:posOffset>
                </wp:positionH>
                <wp:positionV relativeFrom="paragraph">
                  <wp:posOffset>19721</wp:posOffset>
                </wp:positionV>
                <wp:extent cx="2799715" cy="335915"/>
                <wp:effectExtent l="38100" t="38100" r="114935" b="845185"/>
                <wp:wrapNone/>
                <wp:docPr id="744811877" name="Speech Bubble: Rectangle 2"/>
                <wp:cNvGraphicFramePr/>
                <a:graphic xmlns:a="http://schemas.openxmlformats.org/drawingml/2006/main">
                  <a:graphicData uri="http://schemas.microsoft.com/office/word/2010/wordprocessingShape">
                    <wps:wsp>
                      <wps:cNvSpPr/>
                      <wps:spPr>
                        <a:xfrm>
                          <a:off x="0" y="0"/>
                          <a:ext cx="2799715" cy="335915"/>
                        </a:xfrm>
                        <a:prstGeom prst="wedgeRectCallout">
                          <a:avLst>
                            <a:gd name="adj1" fmla="val -39702"/>
                            <a:gd name="adj2" fmla="val 26098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6C5B" id="_x0000_s1097" type="#_x0000_t61" style="position:absolute;margin-left:20.65pt;margin-top:1.55pt;width:220.45pt;height:26.4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" adj="2224,67173" fillcolor="white [3212]" strokecolor="#7f7f7f [1612]" strokeweight=".25pt">
                <v:shadow on="t" color="black" opacity="26214f" origin="-.5,-.5" offset=".74836mm,.74836mm"/>
                <v:textbo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p>
    <w:p w14:paraId="7728EB32" w14:textId="2F910F18" w:rsidR="00E65817" w:rsidRDefault="0038610A" w:rsidP="00E65817">
      <w:pPr>
        <w:spacing w:after="240"/>
        <w:ind w:left="-1134"/>
        <w:rPr>
          <w:highlight w:val="yellow"/>
        </w:rPr>
      </w:pPr>
      <w:r>
        <w:rPr>
          <w:noProof/>
        </w:rPr>
        <w:drawing>
          <wp:anchor distT="0" distB="0" distL="114300" distR="114300" simplePos="0" relativeHeight="251658296"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A5492" w:rsidRP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63"/>
                    <a:stretch>
                      <a:fillRect/>
                    </a:stretch>
                  </pic:blipFill>
                  <pic:spPr>
                    <a:xfrm>
                      <a:off x="0" y="0"/>
                      <a:ext cx="7244609" cy="1914094"/>
                    </a:xfrm>
                    <a:prstGeom prst="rect">
                      <a:avLst/>
                    </a:prstGeom>
                  </pic:spPr>
                </pic:pic>
              </a:graphicData>
            </a:graphic>
          </wp:inline>
        </w:drawing>
      </w:r>
    </w:p>
    <w:p w14:paraId="181B9F23" w14:textId="77777777" w:rsidR="003418E6" w:rsidRPr="00F86A41" w:rsidRDefault="003418E6" w:rsidP="003418E6">
      <w:pPr>
        <w:spacing w:after="240"/>
        <w:rPr>
          <w:sz w:val="16"/>
          <w:szCs w:val="16"/>
          <w:highlight w:val="yellow"/>
        </w:rPr>
      </w:pPr>
    </w:p>
    <w:p w14:paraId="6538721A" w14:textId="77777777" w:rsidR="003418E6" w:rsidRPr="00470EB8" w:rsidRDefault="003418E6" w:rsidP="003418E6">
      <w:pPr>
        <w:spacing w:after="240"/>
        <w:rPr>
          <w:sz w:val="10"/>
          <w:szCs w:val="10"/>
          <w:highlight w:val="yellow"/>
        </w:rPr>
      </w:pPr>
    </w:p>
    <w:p w14:paraId="2D0D98D1" w14:textId="77EA1BEE" w:rsidR="00254997" w:rsidRPr="00D92A73" w:rsidRDefault="00C51504" w:rsidP="00893DC4">
      <w:pPr>
        <w:pStyle w:val="Heading2"/>
      </w:pPr>
      <w:bookmarkStart w:id="198" w:name="_Toc165285456"/>
      <w:r w:rsidRPr="00D92A73">
        <w:t xml:space="preserve">End of Tenancies </w:t>
      </w:r>
      <w:r w:rsidR="00254997" w:rsidRPr="00D92A73">
        <w:t xml:space="preserve">at </w:t>
      </w:r>
      <w:r w:rsidR="00BD34C2" w:rsidRPr="00D92A73">
        <w:t>R</w:t>
      </w:r>
      <w:r w:rsidR="00254997" w:rsidRPr="00D92A73">
        <w:t>isk</w:t>
      </w:r>
      <w:bookmarkEnd w:id="198"/>
    </w:p>
    <w:p w14:paraId="60169BD9" w14:textId="77777777" w:rsidR="00D92A73" w:rsidRDefault="00C51504"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00B675D3" w:rsidRPr="00AD3385">
        <w:rPr>
          <w:rFonts w:asciiTheme="minorHAnsi" w:hAnsiTheme="minorHAnsi" w:cstheme="minorHAnsi"/>
          <w:b/>
          <w:bCs/>
          <w:noProof/>
          <w:color w:val="65BCAB" w:themeColor="accent2"/>
          <w:sz w:val="22"/>
          <w:szCs w:val="22"/>
        </w:rPr>
        <w:t>Home</w:t>
      </w:r>
      <w:r w:rsidR="00B675D3" w:rsidRPr="00AD3385">
        <w:rPr>
          <w:rFonts w:asciiTheme="minorHAnsi" w:hAnsiTheme="minorHAnsi" w:cstheme="minorHAnsi"/>
          <w:noProof/>
          <w:color w:val="65BCAB" w:themeColor="accent2"/>
          <w:sz w:val="22"/>
          <w:szCs w:val="22"/>
        </w:rPr>
        <w:t xml:space="preserve"> </w:t>
      </w:r>
      <w:r w:rsidR="00B675D3" w:rsidRPr="00B14240">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14:paraId="38D9FA51" w14:textId="06438DC3" w:rsidR="00B675D3" w:rsidRDefault="00850AF6"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anchor="_Overdue_Tasks_&amp;" w:history="1">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anchor="ExpectedDelays" w:history="1">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14:paraId="05BBC621" w14:textId="248EC6FA" w:rsidR="00B675D3" w:rsidRPr="004C6BAE" w:rsidRDefault="007C3EA1" w:rsidP="00BD799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58328" behindDoc="0" locked="0" layoutInCell="1" allowOverlap="1" wp14:anchorId="1617F92C" wp14:editId="2837EE22">
                <wp:simplePos x="0" y="0"/>
                <wp:positionH relativeFrom="column">
                  <wp:posOffset>1945616</wp:posOffset>
                </wp:positionH>
                <wp:positionV relativeFrom="paragraph">
                  <wp:posOffset>2190295</wp:posOffset>
                </wp:positionV>
                <wp:extent cx="2213610" cy="513715"/>
                <wp:effectExtent l="342900" t="38100" r="110490" b="114935"/>
                <wp:wrapNone/>
                <wp:docPr id="30252422" name="Speech Bubble: Rectangle 2"/>
                <wp:cNvGraphicFramePr/>
                <a:graphic xmlns:a="http://schemas.openxmlformats.org/drawingml/2006/main">
                  <a:graphicData uri="http://schemas.microsoft.com/office/word/2010/wordprocessingShape">
                    <wps:wsp>
                      <wps:cNvSpPr/>
                      <wps:spPr>
                        <a:xfrm>
                          <a:off x="0" y="0"/>
                          <a:ext cx="2213610" cy="513715"/>
                        </a:xfrm>
                        <a:prstGeom prst="wedgeRectCallout">
                          <a:avLst>
                            <a:gd name="adj1" fmla="val -63530"/>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7F92C" id="_x0000_s1098" type="#_x0000_t61" style="position:absolute;margin-left:153.2pt;margin-top:172.45pt;width:174.3pt;height:40.4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" adj="-2922,2911" fillcolor="white [3212]" strokecolor="#7f7f7f [1612]" strokeweight=".25pt">
                <v:shadow on="t" color="black" opacity="26214f" origin="-.5,-.5" offset=".74836mm,.74836mm"/>
                <v:textbo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BD799A" w:rsidRP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64"/>
                    <a:stretch>
                      <a:fillRect/>
                    </a:stretch>
                  </pic:blipFill>
                  <pic:spPr>
                    <a:xfrm>
                      <a:off x="0" y="0"/>
                      <a:ext cx="5943600" cy="2458720"/>
                    </a:xfrm>
                    <a:prstGeom prst="rect">
                      <a:avLst/>
                    </a:prstGeom>
                  </pic:spPr>
                </pic:pic>
              </a:graphicData>
            </a:graphic>
          </wp:inline>
        </w:drawing>
      </w:r>
    </w:p>
    <w:p w14:paraId="591716E7" w14:textId="77777777" w:rsidR="00254997" w:rsidRPr="0000535A" w:rsidRDefault="00254997" w:rsidP="0000535A">
      <w:pPr>
        <w:spacing w:after="120"/>
        <w:rPr>
          <w:highlight w:val="yellow"/>
        </w:rPr>
      </w:pPr>
    </w:p>
    <w:p w14:paraId="04DCD8F0" w14:textId="77777777" w:rsidR="00C04A9D" w:rsidRDefault="00C04A9D">
      <w:pPr>
        <w:rPr>
          <w:rFonts w:ascii="Arial" w:hAnsi="Arial"/>
          <w:sz w:val="22"/>
          <w:szCs w:val="20"/>
          <w:lang w:eastAsia="en-US"/>
        </w:rPr>
      </w:pPr>
      <w:r>
        <w:br w:type="page"/>
      </w:r>
    </w:p>
    <w:p w14:paraId="482BDC88" w14:textId="41A30FBD" w:rsidR="00CD4C46" w:rsidRPr="00893DC4" w:rsidRDefault="00CD4C46" w:rsidP="00CD4C46">
      <w:pPr>
        <w:pStyle w:val="Heading2"/>
      </w:pPr>
      <w:bookmarkStart w:id="199" w:name="_Approving_Requests_to"/>
      <w:bookmarkStart w:id="200" w:name="_Toc165285457"/>
      <w:bookmarkEnd w:id="199"/>
      <w:r w:rsidRPr="00893DC4">
        <w:lastRenderedPageBreak/>
        <w:t xml:space="preserve">Approving </w:t>
      </w:r>
      <w:r w:rsidR="006C440E" w:rsidRPr="00893DC4">
        <w:t>R</w:t>
      </w:r>
      <w:r w:rsidRPr="00893DC4">
        <w:t>equest</w:t>
      </w:r>
      <w:r w:rsidR="006C440E" w:rsidRPr="00893DC4">
        <w:t>s</w:t>
      </w:r>
      <w:r w:rsidRPr="00893DC4">
        <w:t xml:space="preserve"> to </w:t>
      </w:r>
      <w:r w:rsidR="006C440E" w:rsidRPr="00893DC4">
        <w:t>C</w:t>
      </w:r>
      <w:r w:rsidRPr="00893DC4">
        <w:t xml:space="preserve">ancel or </w:t>
      </w:r>
      <w:r w:rsidR="006C440E" w:rsidRPr="00893DC4">
        <w:t>C</w:t>
      </w:r>
      <w:r w:rsidRPr="00893DC4">
        <w:t xml:space="preserve">lose an </w:t>
      </w:r>
      <w:r w:rsidR="006C440E" w:rsidRPr="00893DC4">
        <w:t>End of Tenancy</w:t>
      </w:r>
      <w:bookmarkEnd w:id="200"/>
      <w:r w:rsidR="006C440E" w:rsidRPr="00893DC4">
        <w:t xml:space="preserve"> </w:t>
      </w:r>
    </w:p>
    <w:p w14:paraId="54DB1324" w14:textId="77777777" w:rsidR="003418E6" w:rsidRPr="005759BE" w:rsidRDefault="006C440E" w:rsidP="003418E6">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007365DE" w:rsidRPr="00544CB5">
        <w:rPr>
          <w:rFonts w:asciiTheme="minorHAnsi" w:hAnsiTheme="minorHAnsi" w:cstheme="minorHAnsi"/>
          <w:noProof/>
          <w:sz w:val="22"/>
          <w:szCs w:val="22"/>
        </w:rPr>
        <w:t xml:space="preserve">the initial </w:t>
      </w:r>
      <w:r w:rsidR="007365DE" w:rsidRPr="00975909">
        <w:rPr>
          <w:rFonts w:asciiTheme="minorHAnsi" w:hAnsiTheme="minorHAnsi" w:cstheme="minorHAnsi"/>
          <w:i/>
          <w:iCs/>
          <w:noProof/>
          <w:sz w:val="22"/>
          <w:szCs w:val="22"/>
        </w:rPr>
        <w:t>Receive Notice</w:t>
      </w:r>
      <w:r w:rsidR="007365DE" w:rsidRPr="00975909">
        <w:rPr>
          <w:rFonts w:asciiTheme="minorHAnsi" w:hAnsiTheme="minorHAnsi" w:cstheme="minorHAnsi"/>
          <w:noProof/>
          <w:sz w:val="22"/>
          <w:szCs w:val="22"/>
        </w:rPr>
        <w:t xml:space="preserve"> </w:t>
      </w:r>
      <w:r w:rsidR="007365DE" w:rsidRPr="00544CB5">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 that is in progress.</w:t>
      </w:r>
      <w:r w:rsidR="007365DE">
        <w:rPr>
          <w:rFonts w:asciiTheme="minorHAnsi" w:hAnsiTheme="minorHAnsi" w:cstheme="minorHAnsi"/>
          <w:noProof/>
          <w:sz w:val="22"/>
          <w:szCs w:val="22"/>
        </w:rPr>
        <w:t xml:space="preserve"> </w:t>
      </w:r>
      <w:r w:rsidR="003418E6" w:rsidRPr="005759BE">
        <w:rPr>
          <w:rFonts w:asciiTheme="minorHAnsi" w:hAnsiTheme="minorHAnsi" w:cstheme="minorHAnsi"/>
          <w:noProof/>
          <w:sz w:val="22"/>
          <w:szCs w:val="22"/>
        </w:rPr>
        <w:t xml:space="preserve">See </w:t>
      </w:r>
      <w:hyperlink w:anchor="_Cancel_or_Close" w:history="1">
        <w:r w:rsidR="003418E6" w:rsidRPr="005759BE">
          <w:rPr>
            <w:rStyle w:val="Hyperlink"/>
            <w:rFonts w:asciiTheme="minorHAnsi" w:hAnsiTheme="minorHAnsi" w:cstheme="minorHAnsi"/>
            <w:noProof/>
            <w:color w:val="008ACB" w:themeColor="accent6" w:themeTint="BF"/>
            <w:sz w:val="22"/>
            <w:szCs w:val="22"/>
          </w:rPr>
          <w:t>Cancel or Close an End of Tenancy</w:t>
        </w:r>
      </w:hyperlink>
      <w:r w:rsidR="003418E6" w:rsidRPr="005759BE">
        <w:rPr>
          <w:rFonts w:asciiTheme="minorHAnsi" w:hAnsiTheme="minorHAnsi" w:cstheme="minorHAnsi"/>
          <w:noProof/>
          <w:color w:val="008ACB" w:themeColor="accent6" w:themeTint="BF"/>
          <w:sz w:val="22"/>
          <w:szCs w:val="22"/>
        </w:rPr>
        <w:t xml:space="preserve"> </w:t>
      </w:r>
      <w:r w:rsidR="003418E6" w:rsidRPr="003A04D7">
        <w:rPr>
          <w:rFonts w:asciiTheme="minorHAnsi" w:hAnsiTheme="minorHAnsi" w:cstheme="minorHAnsi"/>
          <w:noProof/>
          <w:sz w:val="22"/>
          <w:szCs w:val="22"/>
        </w:rPr>
        <w:t>for more detail about this process</w:t>
      </w:r>
      <w:r w:rsidR="003418E6" w:rsidRPr="005759BE">
        <w:rPr>
          <w:rFonts w:asciiTheme="minorHAnsi" w:hAnsiTheme="minorHAnsi" w:cstheme="minorHAnsi"/>
          <w:noProof/>
          <w:sz w:val="22"/>
          <w:szCs w:val="22"/>
        </w:rPr>
        <w:t>.</w:t>
      </w:r>
    </w:p>
    <w:p w14:paraId="34927E94" w14:textId="256E8A13" w:rsidR="007365DE" w:rsidRPr="00F243BA" w:rsidRDefault="00F243BA" w:rsidP="002106EB">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xml:space="preserve">, you can </w:t>
      </w:r>
      <w:r w:rsidR="00EB4C3A">
        <w:rPr>
          <w:rFonts w:asciiTheme="minorHAnsi" w:hAnsiTheme="minorHAnsi" w:cstheme="minorHAnsi"/>
          <w:noProof/>
        </w:rPr>
        <w:t>access</w:t>
      </w:r>
      <w:r w:rsidR="003F4EDC" w:rsidRPr="00F243BA">
        <w:rPr>
          <w:rFonts w:asciiTheme="minorHAnsi" w:hAnsiTheme="minorHAnsi" w:cstheme="minorHAnsi"/>
          <w:noProof/>
        </w:rPr>
        <w:t xml:space="preserve"> a list of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003F4EDC" w:rsidRPr="00F243BA">
        <w:rPr>
          <w:rFonts w:asciiTheme="minorHAnsi" w:hAnsiTheme="minorHAnsi" w:cstheme="minorHAnsi"/>
          <w:noProof/>
        </w:rPr>
        <w:t>approv</w:t>
      </w:r>
      <w:r w:rsidRPr="00F243BA">
        <w:rPr>
          <w:rFonts w:asciiTheme="minorHAnsi" w:hAnsiTheme="minorHAnsi" w:cstheme="minorHAnsi"/>
          <w:noProof/>
        </w:rPr>
        <w:t>al</w:t>
      </w:r>
      <w:r w:rsidR="003F4EDC" w:rsidRPr="00F243BA">
        <w:rPr>
          <w:rFonts w:asciiTheme="minorHAnsi" w:hAnsiTheme="minorHAnsi" w:cstheme="minorHAnsi"/>
          <w:noProof/>
        </w:rPr>
        <w:t xml:space="preserve"> on the</w:t>
      </w:r>
      <w:r w:rsidR="00EB4C3A">
        <w:rPr>
          <w:rFonts w:asciiTheme="minorHAnsi" w:hAnsiTheme="minorHAnsi" w:cstheme="minorHAnsi"/>
          <w:noProof/>
        </w:rPr>
        <w:t xml:space="preserve"> Salesforce</w:t>
      </w:r>
      <w:r w:rsidR="003F4EDC" w:rsidRPr="00F243BA">
        <w:rPr>
          <w:rFonts w:asciiTheme="minorHAnsi" w:hAnsiTheme="minorHAnsi" w:cstheme="minorHAnsi"/>
          <w:noProof/>
        </w:rPr>
        <w:t xml:space="preserve"> </w:t>
      </w:r>
      <w:r w:rsidR="003F4EDC" w:rsidRPr="00AC31B0">
        <w:rPr>
          <w:rFonts w:asciiTheme="minorHAnsi" w:hAnsiTheme="minorHAnsi" w:cstheme="minorHAnsi"/>
          <w:b/>
          <w:bCs/>
          <w:noProof/>
          <w:color w:val="65BCAB" w:themeColor="accent2"/>
        </w:rPr>
        <w:t>Home</w:t>
      </w:r>
      <w:r w:rsidR="003F4EDC" w:rsidRPr="00AC31B0">
        <w:rPr>
          <w:rFonts w:asciiTheme="minorHAnsi" w:hAnsiTheme="minorHAnsi" w:cstheme="minorHAnsi"/>
          <w:noProof/>
          <w:color w:val="65BCAB" w:themeColor="accent2"/>
        </w:rPr>
        <w:t xml:space="preserve"> </w:t>
      </w:r>
      <w:r w:rsidR="003F4EDC" w:rsidRPr="00EB4C3A">
        <w:rPr>
          <w:rFonts w:asciiTheme="minorHAnsi" w:hAnsiTheme="minorHAnsi" w:cstheme="minorHAnsi"/>
          <w:b/>
          <w:bCs/>
          <w:noProof/>
          <w:color w:val="65BCAB" w:themeColor="accent2"/>
        </w:rPr>
        <w:t>page</w:t>
      </w:r>
      <w:r w:rsidR="003F4EDC" w:rsidRPr="00F243BA">
        <w:rPr>
          <w:rFonts w:asciiTheme="minorHAnsi" w:hAnsiTheme="minorHAnsi" w:cstheme="minorHAnsi"/>
          <w:noProof/>
        </w:rPr>
        <w:t xml:space="preserve">: </w:t>
      </w:r>
    </w:p>
    <w:p w14:paraId="012089A1" w14:textId="7F9D6DC6" w:rsidR="007365DE" w:rsidRPr="00F243BA" w:rsidRDefault="00D35098" w:rsidP="00D35098">
      <w:pPr>
        <w:spacing w:after="240"/>
        <w:ind w:left="720"/>
        <w:rPr>
          <w:highlight w:val="yellow"/>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0" behindDoc="0" locked="0" layoutInCell="1" allowOverlap="1" wp14:anchorId="3C026DE5" wp14:editId="4090D226">
                <wp:simplePos x="0" y="0"/>
                <wp:positionH relativeFrom="column">
                  <wp:posOffset>4489330</wp:posOffset>
                </wp:positionH>
                <wp:positionV relativeFrom="paragraph">
                  <wp:posOffset>390321</wp:posOffset>
                </wp:positionV>
                <wp:extent cx="1581785" cy="826135"/>
                <wp:effectExtent l="38100" t="38100" r="113665" b="450215"/>
                <wp:wrapNone/>
                <wp:docPr id="582559314" name="Speech Bubble: Rectangle 2"/>
                <wp:cNvGraphicFramePr/>
                <a:graphic xmlns:a="http://schemas.openxmlformats.org/drawingml/2006/main">
                  <a:graphicData uri="http://schemas.microsoft.com/office/word/2010/wordprocessingShape">
                    <wps:wsp>
                      <wps:cNvSpPr/>
                      <wps:spPr>
                        <a:xfrm>
                          <a:off x="0" y="0"/>
                          <a:ext cx="1581785" cy="826135"/>
                        </a:xfrm>
                        <a:prstGeom prst="wedgeRectCallout">
                          <a:avLst>
                            <a:gd name="adj1" fmla="val 20030"/>
                            <a:gd name="adj2" fmla="val 90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26DE5" id="_x0000_s1099" type="#_x0000_t61" style="position:absolute;left:0;text-align:left;margin-left:353.5pt;margin-top:30.75pt;width:124.55pt;height:65.0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" adj="15126,30392" fillcolor="white [3212]" strokecolor="#7f7f7f [1612]" strokeweight=".25pt">
                <v:shadow on="t" color="black" opacity="26214f" origin="-.5,-.5" offset=".74836mm,.74836mm"/>
                <v:textbo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v:textbox>
              </v:shape>
            </w:pict>
          </mc:Fallback>
        </mc:AlternateContent>
      </w:r>
      <w:r w:rsidR="007365DE" w:rsidRPr="007365DE">
        <w:rPr>
          <w:noProof/>
        </w:rPr>
        <w:drawing>
          <wp:inline distT="0" distB="0" distL="0" distR="0" wp14:anchorId="02056787" wp14:editId="5FCFF899">
            <wp:extent cx="3812875" cy="811052"/>
            <wp:effectExtent l="0" t="0" r="0" b="8255"/>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65"/>
                    <a:stretch>
                      <a:fillRect/>
                    </a:stretch>
                  </pic:blipFill>
                  <pic:spPr>
                    <a:xfrm>
                      <a:off x="0" y="0"/>
                      <a:ext cx="3864264" cy="821983"/>
                    </a:xfrm>
                    <a:prstGeom prst="rect">
                      <a:avLst/>
                    </a:prstGeom>
                  </pic:spPr>
                </pic:pic>
              </a:graphicData>
            </a:graphic>
          </wp:inline>
        </w:drawing>
      </w:r>
    </w:p>
    <w:p w14:paraId="7E123B6C" w14:textId="4E905B52" w:rsidR="004C157B" w:rsidRPr="004C157B" w:rsidRDefault="004C157B" w:rsidP="004C157B">
      <w:pPr>
        <w:spacing w:after="240"/>
        <w:rPr>
          <w:rFonts w:asciiTheme="minorHAnsi" w:hAnsiTheme="minorHAnsi" w:cstheme="minorHAnsi"/>
          <w:noProof/>
        </w:rPr>
      </w:pPr>
    </w:p>
    <w:p w14:paraId="75F1251F" w14:textId="5D316842" w:rsidR="00C15209" w:rsidRPr="00C15209" w:rsidRDefault="00EB4C3A" w:rsidP="003418E6">
      <w:pPr>
        <w:spacing w:after="480"/>
        <w:ind w:left="-99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1" behindDoc="0" locked="0" layoutInCell="1" allowOverlap="1" wp14:anchorId="2FA5B282" wp14:editId="200A067D">
                <wp:simplePos x="0" y="0"/>
                <wp:positionH relativeFrom="column">
                  <wp:posOffset>5003322</wp:posOffset>
                </wp:positionH>
                <wp:positionV relativeFrom="paragraph">
                  <wp:posOffset>817113</wp:posOffset>
                </wp:positionV>
                <wp:extent cx="1400870" cy="439420"/>
                <wp:effectExtent l="38100" t="228600" r="123190" b="113030"/>
                <wp:wrapNone/>
                <wp:docPr id="145287578" name="Speech Bubble: Rectangle 2"/>
                <wp:cNvGraphicFramePr/>
                <a:graphic xmlns:a="http://schemas.openxmlformats.org/drawingml/2006/main">
                  <a:graphicData uri="http://schemas.microsoft.com/office/word/2010/wordprocessingShape">
                    <wps:wsp>
                      <wps:cNvSpPr/>
                      <wps:spPr>
                        <a:xfrm>
                          <a:off x="0" y="0"/>
                          <a:ext cx="1400870" cy="439420"/>
                        </a:xfrm>
                        <a:prstGeom prst="wedgeRectCallout">
                          <a:avLst>
                            <a:gd name="adj1" fmla="val 5692"/>
                            <a:gd name="adj2" fmla="val -92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5B282" id="_x0000_s1100" type="#_x0000_t61" style="position:absolute;left:0;text-align:left;margin-left:393.95pt;margin-top:64.35pt;width:110.3pt;height:34.6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" adj="12029,-9216" fillcolor="white [3212]" strokecolor="#7f7f7f [1612]" strokeweight=".25pt">
                <v:shadow on="t" color="black" opacity="26214f" origin="-.5,-.5" offset=".74836mm,.74836mm"/>
                <v:textbo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v:textbox>
              </v:shape>
            </w:pict>
          </mc:Fallback>
        </mc:AlternateContent>
      </w:r>
      <w:r w:rsidR="006F0833">
        <w:rPr>
          <w:noProof/>
        </w:rPr>
        <mc:AlternateContent>
          <mc:Choice Requires="wps">
            <w:drawing>
              <wp:anchor distT="0" distB="0" distL="114300" distR="114300" simplePos="0" relativeHeight="251658339" behindDoc="0" locked="0" layoutInCell="1" allowOverlap="1" wp14:anchorId="74E9A785" wp14:editId="13300239">
                <wp:simplePos x="0" y="0"/>
                <wp:positionH relativeFrom="column">
                  <wp:posOffset>5304419</wp:posOffset>
                </wp:positionH>
                <wp:positionV relativeFrom="paragraph">
                  <wp:posOffset>450850</wp:posOffset>
                </wp:positionV>
                <wp:extent cx="768038" cy="224287"/>
                <wp:effectExtent l="0" t="0" r="13335" b="23495"/>
                <wp:wrapNone/>
                <wp:docPr id="1889060084" name="Rectangle 3"/>
                <wp:cNvGraphicFramePr/>
                <a:graphic xmlns:a="http://schemas.openxmlformats.org/drawingml/2006/main">
                  <a:graphicData uri="http://schemas.microsoft.com/office/word/2010/wordprocessingShape">
                    <wps:wsp>
                      <wps:cNvSpPr/>
                      <wps:spPr>
                        <a:xfrm>
                          <a:off x="0" y="0"/>
                          <a:ext cx="768038" cy="22428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5FC91" id="Rectangle 3" o:spid="_x0000_s1026" style="position:absolute;margin-left:417.65pt;margin-top:35.5pt;width:60.5pt;height:17.65pt;z-index:25224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" filled="f" strokecolor="#e16a2f" strokeweight="1.5pt"/>
            </w:pict>
          </mc:Fallback>
        </mc:AlternateContent>
      </w:r>
      <w:r w:rsidR="004C157B" w:rsidRPr="004C157B">
        <w:rPr>
          <w:rFonts w:asciiTheme="minorHAnsi" w:hAnsiTheme="minorHAnsi" w:cstheme="minorHAnsi"/>
          <w:noProof/>
          <w:sz w:val="22"/>
          <w:szCs w:val="22"/>
        </w:rPr>
        <w:drawing>
          <wp:inline distT="0" distB="0" distL="0" distR="0" wp14:anchorId="438EDEB4" wp14:editId="7A7437FF">
            <wp:extent cx="7139635" cy="1966451"/>
            <wp:effectExtent l="0" t="0" r="4445" b="0"/>
            <wp:docPr id="186039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082" name="Picture 1" descr="A screenshot of a computer&#10;&#10;Description automatically generated"/>
                    <pic:cNvPicPr/>
                  </pic:nvPicPr>
                  <pic:blipFill>
                    <a:blip r:embed="rId66"/>
                    <a:stretch>
                      <a:fillRect/>
                    </a:stretch>
                  </pic:blipFill>
                  <pic:spPr>
                    <a:xfrm>
                      <a:off x="0" y="0"/>
                      <a:ext cx="7167388" cy="1974095"/>
                    </a:xfrm>
                    <a:prstGeom prst="rect">
                      <a:avLst/>
                    </a:prstGeom>
                  </pic:spPr>
                </pic:pic>
              </a:graphicData>
            </a:graphic>
          </wp:inline>
        </w:drawing>
      </w:r>
      <w:r w:rsidR="00C15209" w:rsidRPr="00C15209">
        <w:rPr>
          <w:rFonts w:asciiTheme="minorHAnsi" w:hAnsiTheme="minorHAnsi" w:cstheme="minorHAnsi"/>
          <w:noProof/>
          <w:sz w:val="22"/>
          <w:szCs w:val="22"/>
        </w:rPr>
        <w:t xml:space="preserve"> </w:t>
      </w:r>
    </w:p>
    <w:p w14:paraId="59EDF715" w14:textId="1906B7C6"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Pr>
          <w:rFonts w:asciiTheme="minorHAnsi" w:hAnsiTheme="minorHAnsi" w:cstheme="minorHAnsi"/>
          <w:noProof/>
        </w:rPr>
        <w:t xml:space="preserve">a request, the </w:t>
      </w:r>
      <w:r w:rsidRPr="009C0FCB">
        <w:rPr>
          <w:rFonts w:asciiTheme="minorHAnsi" w:hAnsiTheme="minorHAnsi" w:cstheme="minorHAnsi"/>
          <w:noProof/>
        </w:rPr>
        <w:t xml:space="preserve">End of Tenancy </w:t>
      </w:r>
      <w:r>
        <w:rPr>
          <w:rFonts w:asciiTheme="minorHAnsi" w:hAnsiTheme="minorHAnsi" w:cstheme="minorHAnsi"/>
          <w:noProof/>
        </w:rPr>
        <w:t xml:space="preserve">will be immediately closed and </w:t>
      </w:r>
      <w:r w:rsidRPr="009C0FCB">
        <w:rPr>
          <w:rFonts w:asciiTheme="minorHAnsi" w:hAnsiTheme="minorHAnsi" w:cstheme="minorHAnsi"/>
          <w:noProof/>
        </w:rPr>
        <w:t>remaining</w:t>
      </w:r>
      <w:r>
        <w:rPr>
          <w:rFonts w:asciiTheme="minorHAnsi" w:hAnsiTheme="minorHAnsi" w:cstheme="minorHAnsi"/>
          <w:noProof/>
        </w:rPr>
        <w:t xml:space="preserve"> </w:t>
      </w:r>
      <w:r w:rsidRPr="009C0FCB">
        <w:rPr>
          <w:rFonts w:asciiTheme="minorHAnsi" w:hAnsiTheme="minorHAnsi" w:cstheme="minorHAnsi"/>
          <w:noProof/>
        </w:rPr>
        <w:t>tasks will no longer appear in team</w:t>
      </w:r>
      <w:r>
        <w:rPr>
          <w:rFonts w:asciiTheme="minorHAnsi" w:hAnsiTheme="minorHAnsi" w:cstheme="minorHAnsi"/>
          <w:noProof/>
        </w:rPr>
        <w:t>/</w:t>
      </w:r>
      <w:r w:rsidRPr="009C0FCB">
        <w:rPr>
          <w:rFonts w:asciiTheme="minorHAnsi" w:hAnsiTheme="minorHAnsi" w:cstheme="minorHAnsi"/>
          <w:noProof/>
        </w:rPr>
        <w:t>user task lists.</w:t>
      </w:r>
      <w:r>
        <w:rPr>
          <w:rFonts w:asciiTheme="minorHAnsi" w:hAnsiTheme="minorHAnsi" w:cstheme="minorHAnsi"/>
          <w:noProof/>
        </w:rPr>
        <w:t xml:space="preserve"> </w:t>
      </w:r>
    </w:p>
    <w:p w14:paraId="78AC6752" w14:textId="6FE9083D"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rejecting</w:t>
      </w:r>
      <w:r w:rsidRPr="007D4D2A">
        <w:rPr>
          <w:rFonts w:asciiTheme="minorHAnsi" w:hAnsiTheme="minorHAnsi" w:cstheme="minorHAnsi"/>
          <w:noProof/>
          <w:color w:val="65BCAB" w:themeColor="accent2"/>
        </w:rPr>
        <w:t xml:space="preserve"> </w:t>
      </w:r>
      <w:r>
        <w:rPr>
          <w:rFonts w:asciiTheme="minorHAnsi" w:hAnsiTheme="minorHAnsi" w:cstheme="minorHAnsi"/>
          <w:noProof/>
        </w:rPr>
        <w:t>a request, the End of Tenancy will be set back to active and teams will be able to continue working on the tasks.</w:t>
      </w:r>
    </w:p>
    <w:p w14:paraId="7AB459B6" w14:textId="513F65C0" w:rsidR="00EF740F" w:rsidRDefault="00EF740F" w:rsidP="002106EB">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14:paraId="2B389263" w14:textId="59E08F6E" w:rsidR="00CD4C46" w:rsidRPr="007A4458" w:rsidRDefault="00CD4C46" w:rsidP="00CD4C46">
      <w:bookmarkStart w:id="201" w:name="_Delivery_Approach"/>
      <w:bookmarkStart w:id="202" w:name="_UAT"/>
      <w:bookmarkStart w:id="203" w:name="_Support"/>
      <w:bookmarkStart w:id="204" w:name="_Cost_and_Timelines"/>
      <w:bookmarkStart w:id="205" w:name="_Extension_of_Service"/>
      <w:bookmarkEnd w:id="201"/>
      <w:bookmarkEnd w:id="202"/>
      <w:bookmarkEnd w:id="203"/>
      <w:bookmarkEnd w:id="204"/>
      <w:bookmarkEnd w:id="205"/>
    </w:p>
    <w:p w14:paraId="40A69BA5" w14:textId="00F7AEE1" w:rsidR="00CD4C46" w:rsidRDefault="00CD4C46" w:rsidP="006066D9">
      <w:pPr>
        <w:rPr>
          <w:rFonts w:asciiTheme="minorHAnsi" w:hAnsiTheme="minorHAnsi" w:cstheme="minorHAnsi"/>
          <w:noProof/>
          <w:sz w:val="22"/>
          <w:szCs w:val="22"/>
        </w:rPr>
      </w:pPr>
    </w:p>
    <w:p w14:paraId="5F70601A" w14:textId="179C4988" w:rsidR="00D644FB" w:rsidRDefault="00D644FB" w:rsidP="006066D9">
      <w:pPr>
        <w:rPr>
          <w:rFonts w:asciiTheme="minorHAnsi" w:hAnsiTheme="minorHAnsi" w:cstheme="minorHAnsi"/>
          <w:noProof/>
          <w:sz w:val="22"/>
          <w:szCs w:val="22"/>
        </w:rPr>
      </w:pPr>
    </w:p>
    <w:p w14:paraId="45CBF38B" w14:textId="6B0E7D7F" w:rsidR="0018332F" w:rsidRPr="00CD4C46" w:rsidRDefault="0018332F" w:rsidP="0018332F">
      <w:pPr>
        <w:spacing w:after="240"/>
        <w:rPr>
          <w:rFonts w:asciiTheme="minorHAnsi" w:hAnsiTheme="minorHAnsi" w:cstheme="minorHAnsi"/>
          <w:noProof/>
          <w:sz w:val="22"/>
          <w:szCs w:val="22"/>
        </w:rPr>
      </w:pPr>
    </w:p>
    <w:p w14:paraId="41412CF8" w14:textId="77777777" w:rsidR="00D644FB" w:rsidRPr="006066D9" w:rsidRDefault="00D644FB" w:rsidP="006066D9">
      <w:pPr>
        <w:rPr>
          <w:rFonts w:asciiTheme="minorHAnsi" w:hAnsiTheme="minorHAnsi" w:cstheme="minorHAnsi"/>
          <w:noProof/>
          <w:sz w:val="22"/>
          <w:szCs w:val="22"/>
        </w:rPr>
      </w:pPr>
    </w:p>
    <w:sectPr w:rsidR="00D644FB" w:rsidRPr="006066D9" w:rsidSect="005A18DD">
      <w:headerReference w:type="default" r:id="rId67"/>
      <w:footerReference w:type="default" r:id="rId68"/>
      <w:headerReference w:type="first" r:id="rId69"/>
      <w:footerReference w:type="first" r:id="rId70"/>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26E0AB" w14:textId="77777777" w:rsidR="005A18DD" w:rsidRDefault="005A18DD" w:rsidP="000C2943">
      <w:r>
        <w:separator/>
      </w:r>
    </w:p>
    <w:p w14:paraId="3C85C129" w14:textId="77777777" w:rsidR="005A18DD" w:rsidRDefault="005A18DD"/>
  </w:endnote>
  <w:endnote w:type="continuationSeparator" w:id="0">
    <w:p w14:paraId="04566337" w14:textId="77777777" w:rsidR="005A18DD" w:rsidRDefault="005A18DD" w:rsidP="000C2943">
      <w:r>
        <w:continuationSeparator/>
      </w:r>
    </w:p>
    <w:p w14:paraId="0128FA71" w14:textId="77777777" w:rsidR="005A18DD" w:rsidRDefault="005A18DD"/>
  </w:endnote>
  <w:endnote w:type="continuationNotice" w:id="1">
    <w:p w14:paraId="0CDFB780" w14:textId="77777777" w:rsidR="005A18DD" w:rsidRDefault="005A18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101"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AF2883" w14:textId="77777777" w:rsidR="005A18DD" w:rsidRDefault="005A18DD" w:rsidP="000C2943">
      <w:r>
        <w:separator/>
      </w:r>
    </w:p>
    <w:p w14:paraId="66B212CA" w14:textId="77777777" w:rsidR="005A18DD" w:rsidRDefault="005A18DD"/>
  </w:footnote>
  <w:footnote w:type="continuationSeparator" w:id="0">
    <w:p w14:paraId="67963FD3" w14:textId="77777777" w:rsidR="005A18DD" w:rsidRDefault="005A18DD" w:rsidP="000C2943">
      <w:r>
        <w:continuationSeparator/>
      </w:r>
    </w:p>
    <w:p w14:paraId="0A1B7652" w14:textId="77777777" w:rsidR="005A18DD" w:rsidRDefault="005A18DD"/>
  </w:footnote>
  <w:footnote w:type="continuationNotice" w:id="1">
    <w:p w14:paraId="67557DA9" w14:textId="77777777" w:rsidR="005A18DD" w:rsidRDefault="005A18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6A8DA" w14:textId="543C9B3E"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A7D78" w14:textId="77777777" w:rsidR="007C49A9" w:rsidRDefault="00C67125">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1"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5"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8"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0"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1"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2"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3"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4"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6"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7"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8"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5"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7"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8"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9"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0"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1"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2"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4"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5"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6"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7"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0"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1"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4"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2"/>
  </w:num>
  <w:num w:numId="3" w16cid:durableId="927038755">
    <w:abstractNumId w:val="61"/>
  </w:num>
  <w:num w:numId="4" w16cid:durableId="1929384964">
    <w:abstractNumId w:val="6"/>
  </w:num>
  <w:num w:numId="5" w16cid:durableId="1045838689">
    <w:abstractNumId w:val="28"/>
  </w:num>
  <w:num w:numId="6" w16cid:durableId="1227838422">
    <w:abstractNumId w:val="23"/>
  </w:num>
  <w:num w:numId="7" w16cid:durableId="1105155869">
    <w:abstractNumId w:val="1"/>
  </w:num>
  <w:num w:numId="8" w16cid:durableId="713309116">
    <w:abstractNumId w:val="26"/>
  </w:num>
  <w:num w:numId="9" w16cid:durableId="328140196">
    <w:abstractNumId w:val="41"/>
  </w:num>
  <w:num w:numId="10" w16cid:durableId="1022122843">
    <w:abstractNumId w:val="19"/>
  </w:num>
  <w:num w:numId="11" w16cid:durableId="72432427">
    <w:abstractNumId w:val="22"/>
  </w:num>
  <w:num w:numId="12" w16cid:durableId="2044597272">
    <w:abstractNumId w:val="2"/>
  </w:num>
  <w:num w:numId="13" w16cid:durableId="1627203264">
    <w:abstractNumId w:val="39"/>
  </w:num>
  <w:num w:numId="14" w16cid:durableId="905606734">
    <w:abstractNumId w:val="43"/>
  </w:num>
  <w:num w:numId="15" w16cid:durableId="877276247">
    <w:abstractNumId w:val="25"/>
  </w:num>
  <w:num w:numId="16" w16cid:durableId="386730598">
    <w:abstractNumId w:val="7"/>
  </w:num>
  <w:num w:numId="17" w16cid:durableId="795149276">
    <w:abstractNumId w:val="30"/>
  </w:num>
  <w:num w:numId="18" w16cid:durableId="333722637">
    <w:abstractNumId w:val="5"/>
  </w:num>
  <w:num w:numId="19" w16cid:durableId="1469785307">
    <w:abstractNumId w:val="45"/>
  </w:num>
  <w:num w:numId="20" w16cid:durableId="1440679629">
    <w:abstractNumId w:val="15"/>
  </w:num>
  <w:num w:numId="21" w16cid:durableId="131674163">
    <w:abstractNumId w:val="38"/>
  </w:num>
  <w:num w:numId="22" w16cid:durableId="1141918996">
    <w:abstractNumId w:val="37"/>
  </w:num>
  <w:num w:numId="23" w16cid:durableId="901906720">
    <w:abstractNumId w:val="48"/>
  </w:num>
  <w:num w:numId="24" w16cid:durableId="1416703637">
    <w:abstractNumId w:val="63"/>
  </w:num>
  <w:num w:numId="25" w16cid:durableId="1072392757">
    <w:abstractNumId w:val="12"/>
  </w:num>
  <w:num w:numId="26" w16cid:durableId="1282035004">
    <w:abstractNumId w:val="29"/>
  </w:num>
  <w:num w:numId="27" w16cid:durableId="823201733">
    <w:abstractNumId w:val="44"/>
  </w:num>
  <w:num w:numId="28" w16cid:durableId="211384531">
    <w:abstractNumId w:val="49"/>
  </w:num>
  <w:num w:numId="29" w16cid:durableId="715934371">
    <w:abstractNumId w:val="56"/>
  </w:num>
  <w:num w:numId="30" w16cid:durableId="751127727">
    <w:abstractNumId w:val="32"/>
  </w:num>
  <w:num w:numId="31" w16cid:durableId="78211932">
    <w:abstractNumId w:val="10"/>
  </w:num>
  <w:num w:numId="32" w16cid:durableId="1432093368">
    <w:abstractNumId w:val="20"/>
  </w:num>
  <w:num w:numId="33" w16cid:durableId="1972249518">
    <w:abstractNumId w:val="31"/>
  </w:num>
  <w:num w:numId="34" w16cid:durableId="421924429">
    <w:abstractNumId w:val="59"/>
  </w:num>
  <w:num w:numId="35" w16cid:durableId="917594820">
    <w:abstractNumId w:val="47"/>
  </w:num>
  <w:num w:numId="36" w16cid:durableId="1734234492">
    <w:abstractNumId w:val="11"/>
  </w:num>
  <w:num w:numId="37" w16cid:durableId="1050038164">
    <w:abstractNumId w:val="64"/>
  </w:num>
  <w:num w:numId="38" w16cid:durableId="802189932">
    <w:abstractNumId w:val="46"/>
  </w:num>
  <w:num w:numId="39" w16cid:durableId="18969362">
    <w:abstractNumId w:val="53"/>
  </w:num>
  <w:num w:numId="40" w16cid:durableId="211888365">
    <w:abstractNumId w:val="40"/>
  </w:num>
  <w:num w:numId="41" w16cid:durableId="1682970393">
    <w:abstractNumId w:val="57"/>
  </w:num>
  <w:num w:numId="42" w16cid:durableId="1167985586">
    <w:abstractNumId w:val="35"/>
  </w:num>
  <w:num w:numId="43" w16cid:durableId="615059650">
    <w:abstractNumId w:val="50"/>
  </w:num>
  <w:num w:numId="44" w16cid:durableId="665936969">
    <w:abstractNumId w:val="36"/>
  </w:num>
  <w:num w:numId="45" w16cid:durableId="1009331936">
    <w:abstractNumId w:val="21"/>
  </w:num>
  <w:num w:numId="46" w16cid:durableId="1642268279">
    <w:abstractNumId w:val="0"/>
  </w:num>
  <w:num w:numId="47" w16cid:durableId="1827697240">
    <w:abstractNumId w:val="27"/>
  </w:num>
  <w:num w:numId="48" w16cid:durableId="430051645">
    <w:abstractNumId w:val="13"/>
  </w:num>
  <w:num w:numId="49" w16cid:durableId="2119786258">
    <w:abstractNumId w:val="54"/>
  </w:num>
  <w:num w:numId="50" w16cid:durableId="1605727743">
    <w:abstractNumId w:val="4"/>
  </w:num>
  <w:num w:numId="51" w16cid:durableId="393742022">
    <w:abstractNumId w:val="55"/>
  </w:num>
  <w:num w:numId="52" w16cid:durableId="646201152">
    <w:abstractNumId w:val="33"/>
  </w:num>
  <w:num w:numId="53" w16cid:durableId="1107307574">
    <w:abstractNumId w:val="8"/>
  </w:num>
  <w:num w:numId="54" w16cid:durableId="2061709640">
    <w:abstractNumId w:val="60"/>
  </w:num>
  <w:num w:numId="55" w16cid:durableId="12732284">
    <w:abstractNumId w:val="24"/>
  </w:num>
  <w:num w:numId="56" w16cid:durableId="320692453">
    <w:abstractNumId w:val="51"/>
  </w:num>
  <w:num w:numId="57" w16cid:durableId="472455762">
    <w:abstractNumId w:val="18"/>
  </w:num>
  <w:num w:numId="58" w16cid:durableId="1716079623">
    <w:abstractNumId w:val="3"/>
  </w:num>
  <w:num w:numId="59" w16cid:durableId="1807044662">
    <w:abstractNumId w:val="58"/>
  </w:num>
  <w:num w:numId="60" w16cid:durableId="1021859288">
    <w:abstractNumId w:val="62"/>
  </w:num>
  <w:num w:numId="61" w16cid:durableId="1143884880">
    <w:abstractNumId w:val="52"/>
  </w:num>
  <w:num w:numId="62" w16cid:durableId="393044795">
    <w:abstractNumId w:val="17"/>
  </w:num>
  <w:num w:numId="63" w16cid:durableId="1110704249">
    <w:abstractNumId w:val="34"/>
  </w:num>
  <w:num w:numId="64" w16cid:durableId="1353385724">
    <w:abstractNumId w:val="9"/>
  </w:num>
  <w:num w:numId="65" w16cid:durableId="332031203">
    <w:abstractNumId w:val="14"/>
  </w:num>
  <w:num w:numId="66" w16cid:durableId="449907328">
    <w:abstractNumId w:val="40"/>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1E4E"/>
    <w:rsid w:val="00003A5F"/>
    <w:rsid w:val="00004B78"/>
    <w:rsid w:val="00004EFF"/>
    <w:rsid w:val="0000535A"/>
    <w:rsid w:val="000065E5"/>
    <w:rsid w:val="00006E1B"/>
    <w:rsid w:val="00010E2A"/>
    <w:rsid w:val="00014B2B"/>
    <w:rsid w:val="00015F5E"/>
    <w:rsid w:val="00025719"/>
    <w:rsid w:val="0003086E"/>
    <w:rsid w:val="00030B6F"/>
    <w:rsid w:val="00030FA7"/>
    <w:rsid w:val="00031ABB"/>
    <w:rsid w:val="00042821"/>
    <w:rsid w:val="00047496"/>
    <w:rsid w:val="00054883"/>
    <w:rsid w:val="00054D11"/>
    <w:rsid w:val="00055F1B"/>
    <w:rsid w:val="00062826"/>
    <w:rsid w:val="000630A4"/>
    <w:rsid w:val="00063412"/>
    <w:rsid w:val="00064403"/>
    <w:rsid w:val="00072896"/>
    <w:rsid w:val="00072E61"/>
    <w:rsid w:val="00074348"/>
    <w:rsid w:val="00074746"/>
    <w:rsid w:val="000757BD"/>
    <w:rsid w:val="00080DA7"/>
    <w:rsid w:val="00086A56"/>
    <w:rsid w:val="0009155D"/>
    <w:rsid w:val="00093D34"/>
    <w:rsid w:val="00094856"/>
    <w:rsid w:val="00094D71"/>
    <w:rsid w:val="00095DD2"/>
    <w:rsid w:val="00095E83"/>
    <w:rsid w:val="000968DA"/>
    <w:rsid w:val="000A0017"/>
    <w:rsid w:val="000A071E"/>
    <w:rsid w:val="000A1BF8"/>
    <w:rsid w:val="000A62D0"/>
    <w:rsid w:val="000A6CC5"/>
    <w:rsid w:val="000A78A0"/>
    <w:rsid w:val="000B09B4"/>
    <w:rsid w:val="000B159D"/>
    <w:rsid w:val="000B1FA7"/>
    <w:rsid w:val="000B3B0B"/>
    <w:rsid w:val="000B412D"/>
    <w:rsid w:val="000B58E2"/>
    <w:rsid w:val="000B6E6B"/>
    <w:rsid w:val="000C2943"/>
    <w:rsid w:val="000C2C75"/>
    <w:rsid w:val="000C5AA8"/>
    <w:rsid w:val="000C5D10"/>
    <w:rsid w:val="000C6D75"/>
    <w:rsid w:val="000D0210"/>
    <w:rsid w:val="000D5178"/>
    <w:rsid w:val="000D5D49"/>
    <w:rsid w:val="000D723B"/>
    <w:rsid w:val="000E08CB"/>
    <w:rsid w:val="000E4DA6"/>
    <w:rsid w:val="000E7DB3"/>
    <w:rsid w:val="000F3ACF"/>
    <w:rsid w:val="000F541C"/>
    <w:rsid w:val="000F54F3"/>
    <w:rsid w:val="001068EE"/>
    <w:rsid w:val="00107773"/>
    <w:rsid w:val="00107CE0"/>
    <w:rsid w:val="00107D8F"/>
    <w:rsid w:val="00111BED"/>
    <w:rsid w:val="0011440C"/>
    <w:rsid w:val="0011529E"/>
    <w:rsid w:val="0011552C"/>
    <w:rsid w:val="00125FA7"/>
    <w:rsid w:val="00130D33"/>
    <w:rsid w:val="001314B3"/>
    <w:rsid w:val="0013311F"/>
    <w:rsid w:val="00135A57"/>
    <w:rsid w:val="001402FF"/>
    <w:rsid w:val="00140CB9"/>
    <w:rsid w:val="00141FC2"/>
    <w:rsid w:val="00147EE5"/>
    <w:rsid w:val="00152A27"/>
    <w:rsid w:val="00153AF8"/>
    <w:rsid w:val="0015522C"/>
    <w:rsid w:val="00160804"/>
    <w:rsid w:val="00162530"/>
    <w:rsid w:val="00173AF5"/>
    <w:rsid w:val="00180E4F"/>
    <w:rsid w:val="001821E7"/>
    <w:rsid w:val="0018332F"/>
    <w:rsid w:val="001842B6"/>
    <w:rsid w:val="00185B1D"/>
    <w:rsid w:val="0018743C"/>
    <w:rsid w:val="001877F5"/>
    <w:rsid w:val="00187F0D"/>
    <w:rsid w:val="00191CF9"/>
    <w:rsid w:val="0019625C"/>
    <w:rsid w:val="00196987"/>
    <w:rsid w:val="00197EB6"/>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E4FA1"/>
    <w:rsid w:val="001F49FF"/>
    <w:rsid w:val="001F57E2"/>
    <w:rsid w:val="002012CC"/>
    <w:rsid w:val="00201E95"/>
    <w:rsid w:val="00203B6F"/>
    <w:rsid w:val="002073D0"/>
    <w:rsid w:val="002106EB"/>
    <w:rsid w:val="002107CF"/>
    <w:rsid w:val="00210B51"/>
    <w:rsid w:val="0021260C"/>
    <w:rsid w:val="00215373"/>
    <w:rsid w:val="00220E18"/>
    <w:rsid w:val="002219F2"/>
    <w:rsid w:val="002257FB"/>
    <w:rsid w:val="00226560"/>
    <w:rsid w:val="002314C4"/>
    <w:rsid w:val="002319F3"/>
    <w:rsid w:val="00234276"/>
    <w:rsid w:val="00235E7C"/>
    <w:rsid w:val="0023666B"/>
    <w:rsid w:val="00237049"/>
    <w:rsid w:val="0023738A"/>
    <w:rsid w:val="002378FA"/>
    <w:rsid w:val="0024156F"/>
    <w:rsid w:val="00241957"/>
    <w:rsid w:val="0024222E"/>
    <w:rsid w:val="00245877"/>
    <w:rsid w:val="00245E20"/>
    <w:rsid w:val="00246852"/>
    <w:rsid w:val="00247B5D"/>
    <w:rsid w:val="00250030"/>
    <w:rsid w:val="0025059F"/>
    <w:rsid w:val="00254997"/>
    <w:rsid w:val="00255805"/>
    <w:rsid w:val="0025771D"/>
    <w:rsid w:val="00257AD6"/>
    <w:rsid w:val="00260573"/>
    <w:rsid w:val="00261392"/>
    <w:rsid w:val="0026164F"/>
    <w:rsid w:val="00261EE9"/>
    <w:rsid w:val="00263FE3"/>
    <w:rsid w:val="00267144"/>
    <w:rsid w:val="00267503"/>
    <w:rsid w:val="002803BF"/>
    <w:rsid w:val="00282E80"/>
    <w:rsid w:val="00290151"/>
    <w:rsid w:val="00290CEE"/>
    <w:rsid w:val="0029161D"/>
    <w:rsid w:val="002931E5"/>
    <w:rsid w:val="002A353B"/>
    <w:rsid w:val="002A363B"/>
    <w:rsid w:val="002B41F3"/>
    <w:rsid w:val="002B4B53"/>
    <w:rsid w:val="002B6F88"/>
    <w:rsid w:val="002C4AEE"/>
    <w:rsid w:val="002C5E73"/>
    <w:rsid w:val="002C673A"/>
    <w:rsid w:val="002C717F"/>
    <w:rsid w:val="002C7239"/>
    <w:rsid w:val="002C7888"/>
    <w:rsid w:val="002D1303"/>
    <w:rsid w:val="002D1C70"/>
    <w:rsid w:val="002D6DC6"/>
    <w:rsid w:val="002E0867"/>
    <w:rsid w:val="002E4CD0"/>
    <w:rsid w:val="002E70B7"/>
    <w:rsid w:val="002F188E"/>
    <w:rsid w:val="002F1A65"/>
    <w:rsid w:val="002F29AE"/>
    <w:rsid w:val="002F2D3A"/>
    <w:rsid w:val="002F2ED4"/>
    <w:rsid w:val="002F7FEA"/>
    <w:rsid w:val="0030017E"/>
    <w:rsid w:val="0030077E"/>
    <w:rsid w:val="00303E60"/>
    <w:rsid w:val="00304845"/>
    <w:rsid w:val="00306185"/>
    <w:rsid w:val="00310167"/>
    <w:rsid w:val="003117F8"/>
    <w:rsid w:val="003155D9"/>
    <w:rsid w:val="0032005F"/>
    <w:rsid w:val="00320445"/>
    <w:rsid w:val="003215F8"/>
    <w:rsid w:val="00322C0D"/>
    <w:rsid w:val="0033173F"/>
    <w:rsid w:val="0033184C"/>
    <w:rsid w:val="00331D09"/>
    <w:rsid w:val="0033384B"/>
    <w:rsid w:val="003418E6"/>
    <w:rsid w:val="00343B7A"/>
    <w:rsid w:val="00352592"/>
    <w:rsid w:val="0035489F"/>
    <w:rsid w:val="00355271"/>
    <w:rsid w:val="003553D3"/>
    <w:rsid w:val="00357978"/>
    <w:rsid w:val="00357ABD"/>
    <w:rsid w:val="003616F4"/>
    <w:rsid w:val="00362AF7"/>
    <w:rsid w:val="003632B1"/>
    <w:rsid w:val="00365A57"/>
    <w:rsid w:val="003670D9"/>
    <w:rsid w:val="003714FA"/>
    <w:rsid w:val="00374A0A"/>
    <w:rsid w:val="0038211A"/>
    <w:rsid w:val="0038610A"/>
    <w:rsid w:val="00392EFE"/>
    <w:rsid w:val="003A04D7"/>
    <w:rsid w:val="003A08DB"/>
    <w:rsid w:val="003A187C"/>
    <w:rsid w:val="003A1A1A"/>
    <w:rsid w:val="003A4D63"/>
    <w:rsid w:val="003A4E1B"/>
    <w:rsid w:val="003A62E1"/>
    <w:rsid w:val="003B085B"/>
    <w:rsid w:val="003B0C71"/>
    <w:rsid w:val="003C0C4E"/>
    <w:rsid w:val="003C156B"/>
    <w:rsid w:val="003C15AB"/>
    <w:rsid w:val="003C7CD5"/>
    <w:rsid w:val="003D018C"/>
    <w:rsid w:val="003D23EE"/>
    <w:rsid w:val="003D5697"/>
    <w:rsid w:val="003D60FF"/>
    <w:rsid w:val="003E1B39"/>
    <w:rsid w:val="003E1BC4"/>
    <w:rsid w:val="003E27ED"/>
    <w:rsid w:val="003E2D97"/>
    <w:rsid w:val="003E3094"/>
    <w:rsid w:val="003E3DD8"/>
    <w:rsid w:val="003E50EF"/>
    <w:rsid w:val="003E5858"/>
    <w:rsid w:val="003F1C3A"/>
    <w:rsid w:val="003F3B52"/>
    <w:rsid w:val="003F3CD1"/>
    <w:rsid w:val="003F3CDB"/>
    <w:rsid w:val="003F49F0"/>
    <w:rsid w:val="003F4EDC"/>
    <w:rsid w:val="00400BE8"/>
    <w:rsid w:val="0040487B"/>
    <w:rsid w:val="004052EE"/>
    <w:rsid w:val="0040788E"/>
    <w:rsid w:val="00407A35"/>
    <w:rsid w:val="00410B0A"/>
    <w:rsid w:val="00411BF2"/>
    <w:rsid w:val="004139B9"/>
    <w:rsid w:val="00414AFB"/>
    <w:rsid w:val="004171BF"/>
    <w:rsid w:val="0042078D"/>
    <w:rsid w:val="0042127F"/>
    <w:rsid w:val="00423B8A"/>
    <w:rsid w:val="00423FCC"/>
    <w:rsid w:val="00426251"/>
    <w:rsid w:val="0043187D"/>
    <w:rsid w:val="00432052"/>
    <w:rsid w:val="00432D52"/>
    <w:rsid w:val="00433B05"/>
    <w:rsid w:val="004351B9"/>
    <w:rsid w:val="00435F70"/>
    <w:rsid w:val="004378A0"/>
    <w:rsid w:val="00441621"/>
    <w:rsid w:val="004425E0"/>
    <w:rsid w:val="00443706"/>
    <w:rsid w:val="004444D4"/>
    <w:rsid w:val="00444C6A"/>
    <w:rsid w:val="00446602"/>
    <w:rsid w:val="004474C5"/>
    <w:rsid w:val="00451461"/>
    <w:rsid w:val="00452939"/>
    <w:rsid w:val="00452E29"/>
    <w:rsid w:val="00461EAD"/>
    <w:rsid w:val="00462437"/>
    <w:rsid w:val="0046566D"/>
    <w:rsid w:val="00467C42"/>
    <w:rsid w:val="00470064"/>
    <w:rsid w:val="00470EB8"/>
    <w:rsid w:val="00471A97"/>
    <w:rsid w:val="00472DD5"/>
    <w:rsid w:val="00473719"/>
    <w:rsid w:val="00473E55"/>
    <w:rsid w:val="004760ED"/>
    <w:rsid w:val="00477587"/>
    <w:rsid w:val="004816BC"/>
    <w:rsid w:val="004849C3"/>
    <w:rsid w:val="00485223"/>
    <w:rsid w:val="00485DFF"/>
    <w:rsid w:val="004927CD"/>
    <w:rsid w:val="00492B29"/>
    <w:rsid w:val="004A1E18"/>
    <w:rsid w:val="004A35B8"/>
    <w:rsid w:val="004A5152"/>
    <w:rsid w:val="004B3955"/>
    <w:rsid w:val="004B62C8"/>
    <w:rsid w:val="004B7738"/>
    <w:rsid w:val="004C058D"/>
    <w:rsid w:val="004C157B"/>
    <w:rsid w:val="004C2C93"/>
    <w:rsid w:val="004C30D7"/>
    <w:rsid w:val="004C48CE"/>
    <w:rsid w:val="004C4E8B"/>
    <w:rsid w:val="004C57E3"/>
    <w:rsid w:val="004C591F"/>
    <w:rsid w:val="004C6BAE"/>
    <w:rsid w:val="004D2A05"/>
    <w:rsid w:val="004D4305"/>
    <w:rsid w:val="004D5AD8"/>
    <w:rsid w:val="004D5B11"/>
    <w:rsid w:val="004D7C49"/>
    <w:rsid w:val="004D7CAA"/>
    <w:rsid w:val="004E0C03"/>
    <w:rsid w:val="004E6547"/>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77747"/>
    <w:rsid w:val="0058333C"/>
    <w:rsid w:val="0058604E"/>
    <w:rsid w:val="00587168"/>
    <w:rsid w:val="00590437"/>
    <w:rsid w:val="0059095D"/>
    <w:rsid w:val="005979A4"/>
    <w:rsid w:val="005A15A6"/>
    <w:rsid w:val="005A18DD"/>
    <w:rsid w:val="005A2C7D"/>
    <w:rsid w:val="005A415A"/>
    <w:rsid w:val="005A63F3"/>
    <w:rsid w:val="005A70F3"/>
    <w:rsid w:val="005B60A6"/>
    <w:rsid w:val="005B6968"/>
    <w:rsid w:val="005C0D45"/>
    <w:rsid w:val="005C11F8"/>
    <w:rsid w:val="005C1ADA"/>
    <w:rsid w:val="005C489D"/>
    <w:rsid w:val="005C65C3"/>
    <w:rsid w:val="005C78D7"/>
    <w:rsid w:val="005C7C98"/>
    <w:rsid w:val="005D137F"/>
    <w:rsid w:val="005D372C"/>
    <w:rsid w:val="005D408C"/>
    <w:rsid w:val="005D5E7B"/>
    <w:rsid w:val="005D6447"/>
    <w:rsid w:val="005D6B10"/>
    <w:rsid w:val="005D7526"/>
    <w:rsid w:val="005D7F5E"/>
    <w:rsid w:val="005E010B"/>
    <w:rsid w:val="005E2673"/>
    <w:rsid w:val="005E580D"/>
    <w:rsid w:val="005F0D97"/>
    <w:rsid w:val="005F220A"/>
    <w:rsid w:val="005F4646"/>
    <w:rsid w:val="006037A3"/>
    <w:rsid w:val="006056E3"/>
    <w:rsid w:val="006066D9"/>
    <w:rsid w:val="0061096F"/>
    <w:rsid w:val="00611901"/>
    <w:rsid w:val="0061209E"/>
    <w:rsid w:val="006137D5"/>
    <w:rsid w:val="006138A6"/>
    <w:rsid w:val="00614B8E"/>
    <w:rsid w:val="00615919"/>
    <w:rsid w:val="00622893"/>
    <w:rsid w:val="00622E85"/>
    <w:rsid w:val="006239BE"/>
    <w:rsid w:val="006243DC"/>
    <w:rsid w:val="0063013A"/>
    <w:rsid w:val="00630EBD"/>
    <w:rsid w:val="00632026"/>
    <w:rsid w:val="00633EA5"/>
    <w:rsid w:val="00637CAF"/>
    <w:rsid w:val="00641B85"/>
    <w:rsid w:val="00642BE4"/>
    <w:rsid w:val="00644639"/>
    <w:rsid w:val="006453D0"/>
    <w:rsid w:val="0064638A"/>
    <w:rsid w:val="0065157C"/>
    <w:rsid w:val="00651FCB"/>
    <w:rsid w:val="00656F6A"/>
    <w:rsid w:val="00657C76"/>
    <w:rsid w:val="00660AEF"/>
    <w:rsid w:val="00665592"/>
    <w:rsid w:val="00665B14"/>
    <w:rsid w:val="00671DC0"/>
    <w:rsid w:val="00673B77"/>
    <w:rsid w:val="006746FE"/>
    <w:rsid w:val="00675282"/>
    <w:rsid w:val="00675865"/>
    <w:rsid w:val="00676048"/>
    <w:rsid w:val="006773EF"/>
    <w:rsid w:val="006802D4"/>
    <w:rsid w:val="00683EC9"/>
    <w:rsid w:val="00687C1D"/>
    <w:rsid w:val="00687C4A"/>
    <w:rsid w:val="006909AC"/>
    <w:rsid w:val="00693413"/>
    <w:rsid w:val="0069447D"/>
    <w:rsid w:val="00695245"/>
    <w:rsid w:val="006964DB"/>
    <w:rsid w:val="0069706A"/>
    <w:rsid w:val="0069788B"/>
    <w:rsid w:val="006A1A92"/>
    <w:rsid w:val="006A1BAD"/>
    <w:rsid w:val="006A3F28"/>
    <w:rsid w:val="006A4F50"/>
    <w:rsid w:val="006B1209"/>
    <w:rsid w:val="006B3497"/>
    <w:rsid w:val="006B64D6"/>
    <w:rsid w:val="006C00CE"/>
    <w:rsid w:val="006C03E0"/>
    <w:rsid w:val="006C06DE"/>
    <w:rsid w:val="006C200E"/>
    <w:rsid w:val="006C3E04"/>
    <w:rsid w:val="006C440E"/>
    <w:rsid w:val="006C4461"/>
    <w:rsid w:val="006C5537"/>
    <w:rsid w:val="006C6EAD"/>
    <w:rsid w:val="006D07EB"/>
    <w:rsid w:val="006D18A5"/>
    <w:rsid w:val="006D1A9F"/>
    <w:rsid w:val="006D1ACB"/>
    <w:rsid w:val="006D5792"/>
    <w:rsid w:val="006D6AE5"/>
    <w:rsid w:val="006E036C"/>
    <w:rsid w:val="006E758E"/>
    <w:rsid w:val="006E7C4A"/>
    <w:rsid w:val="006F0833"/>
    <w:rsid w:val="006F4E84"/>
    <w:rsid w:val="006F553D"/>
    <w:rsid w:val="007029E4"/>
    <w:rsid w:val="00703CA1"/>
    <w:rsid w:val="0070592B"/>
    <w:rsid w:val="00714346"/>
    <w:rsid w:val="0072238C"/>
    <w:rsid w:val="00722FDD"/>
    <w:rsid w:val="00723B1E"/>
    <w:rsid w:val="007244CB"/>
    <w:rsid w:val="007308A1"/>
    <w:rsid w:val="0073222D"/>
    <w:rsid w:val="00732678"/>
    <w:rsid w:val="0073414F"/>
    <w:rsid w:val="00734FB9"/>
    <w:rsid w:val="007365DE"/>
    <w:rsid w:val="00744753"/>
    <w:rsid w:val="0076195C"/>
    <w:rsid w:val="007623D1"/>
    <w:rsid w:val="00764B74"/>
    <w:rsid w:val="007662D6"/>
    <w:rsid w:val="0076727A"/>
    <w:rsid w:val="00773805"/>
    <w:rsid w:val="00773A3F"/>
    <w:rsid w:val="0077460F"/>
    <w:rsid w:val="00774A99"/>
    <w:rsid w:val="007762E1"/>
    <w:rsid w:val="00782CAB"/>
    <w:rsid w:val="00784BBF"/>
    <w:rsid w:val="007909A7"/>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0126"/>
    <w:rsid w:val="007D4D2A"/>
    <w:rsid w:val="007E7F36"/>
    <w:rsid w:val="007F0867"/>
    <w:rsid w:val="007F1D2A"/>
    <w:rsid w:val="007F4C1C"/>
    <w:rsid w:val="007F72D5"/>
    <w:rsid w:val="00801493"/>
    <w:rsid w:val="00805DCA"/>
    <w:rsid w:val="0080750B"/>
    <w:rsid w:val="00807BB4"/>
    <w:rsid w:val="00810599"/>
    <w:rsid w:val="00820BAE"/>
    <w:rsid w:val="00821655"/>
    <w:rsid w:val="00824A93"/>
    <w:rsid w:val="008257AA"/>
    <w:rsid w:val="00827FEF"/>
    <w:rsid w:val="00834AEA"/>
    <w:rsid w:val="0083561C"/>
    <w:rsid w:val="0084177E"/>
    <w:rsid w:val="00843DB4"/>
    <w:rsid w:val="00844AA2"/>
    <w:rsid w:val="00845EB1"/>
    <w:rsid w:val="00850AF6"/>
    <w:rsid w:val="00850DD8"/>
    <w:rsid w:val="00852047"/>
    <w:rsid w:val="00853A04"/>
    <w:rsid w:val="00854E6E"/>
    <w:rsid w:val="0086028E"/>
    <w:rsid w:val="00861BEA"/>
    <w:rsid w:val="008639AD"/>
    <w:rsid w:val="008646E3"/>
    <w:rsid w:val="008651A5"/>
    <w:rsid w:val="0086643D"/>
    <w:rsid w:val="008816B6"/>
    <w:rsid w:val="008825AB"/>
    <w:rsid w:val="00883E94"/>
    <w:rsid w:val="008841E1"/>
    <w:rsid w:val="008907E7"/>
    <w:rsid w:val="00890C74"/>
    <w:rsid w:val="008912BB"/>
    <w:rsid w:val="00891FDE"/>
    <w:rsid w:val="00893DC4"/>
    <w:rsid w:val="0089786D"/>
    <w:rsid w:val="008A0EF1"/>
    <w:rsid w:val="008A269E"/>
    <w:rsid w:val="008A541F"/>
    <w:rsid w:val="008B2EB9"/>
    <w:rsid w:val="008B3305"/>
    <w:rsid w:val="008B5C25"/>
    <w:rsid w:val="008B6904"/>
    <w:rsid w:val="008C2D9F"/>
    <w:rsid w:val="008C3B6D"/>
    <w:rsid w:val="008C4288"/>
    <w:rsid w:val="008C5616"/>
    <w:rsid w:val="008D055F"/>
    <w:rsid w:val="008D092D"/>
    <w:rsid w:val="008D2360"/>
    <w:rsid w:val="008D4A33"/>
    <w:rsid w:val="008D5CA3"/>
    <w:rsid w:val="008D6D59"/>
    <w:rsid w:val="008E03AC"/>
    <w:rsid w:val="008F297C"/>
    <w:rsid w:val="00901694"/>
    <w:rsid w:val="009017AF"/>
    <w:rsid w:val="00901F15"/>
    <w:rsid w:val="00903BF9"/>
    <w:rsid w:val="00903DDE"/>
    <w:rsid w:val="00905793"/>
    <w:rsid w:val="0090665D"/>
    <w:rsid w:val="0090749D"/>
    <w:rsid w:val="00907D57"/>
    <w:rsid w:val="0092179C"/>
    <w:rsid w:val="00923229"/>
    <w:rsid w:val="00923936"/>
    <w:rsid w:val="009255EE"/>
    <w:rsid w:val="009262CA"/>
    <w:rsid w:val="0093304E"/>
    <w:rsid w:val="009345C9"/>
    <w:rsid w:val="00935C25"/>
    <w:rsid w:val="00936B7F"/>
    <w:rsid w:val="009373AD"/>
    <w:rsid w:val="00944308"/>
    <w:rsid w:val="00952494"/>
    <w:rsid w:val="0095426E"/>
    <w:rsid w:val="009553F4"/>
    <w:rsid w:val="00960D4B"/>
    <w:rsid w:val="00961D4C"/>
    <w:rsid w:val="00962486"/>
    <w:rsid w:val="00964EFB"/>
    <w:rsid w:val="00964F43"/>
    <w:rsid w:val="0096733C"/>
    <w:rsid w:val="009677D8"/>
    <w:rsid w:val="00970777"/>
    <w:rsid w:val="00971006"/>
    <w:rsid w:val="00975909"/>
    <w:rsid w:val="009765EF"/>
    <w:rsid w:val="00984BE1"/>
    <w:rsid w:val="009865C3"/>
    <w:rsid w:val="00990290"/>
    <w:rsid w:val="009951E6"/>
    <w:rsid w:val="0099580C"/>
    <w:rsid w:val="009959E3"/>
    <w:rsid w:val="009A015A"/>
    <w:rsid w:val="009A1C51"/>
    <w:rsid w:val="009A318F"/>
    <w:rsid w:val="009A35FE"/>
    <w:rsid w:val="009A4807"/>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4AF8"/>
    <w:rsid w:val="00A06103"/>
    <w:rsid w:val="00A07D36"/>
    <w:rsid w:val="00A11593"/>
    <w:rsid w:val="00A11FF5"/>
    <w:rsid w:val="00A15EBB"/>
    <w:rsid w:val="00A170A1"/>
    <w:rsid w:val="00A17D9E"/>
    <w:rsid w:val="00A210AD"/>
    <w:rsid w:val="00A241C4"/>
    <w:rsid w:val="00A2701B"/>
    <w:rsid w:val="00A35D02"/>
    <w:rsid w:val="00A403EB"/>
    <w:rsid w:val="00A453C8"/>
    <w:rsid w:val="00A47669"/>
    <w:rsid w:val="00A47DDA"/>
    <w:rsid w:val="00A56658"/>
    <w:rsid w:val="00A56A67"/>
    <w:rsid w:val="00A61F15"/>
    <w:rsid w:val="00A6384E"/>
    <w:rsid w:val="00A64186"/>
    <w:rsid w:val="00A669A0"/>
    <w:rsid w:val="00A737AB"/>
    <w:rsid w:val="00A751EB"/>
    <w:rsid w:val="00A8031F"/>
    <w:rsid w:val="00A806F5"/>
    <w:rsid w:val="00A80A9A"/>
    <w:rsid w:val="00A819F0"/>
    <w:rsid w:val="00A831BB"/>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1D68"/>
    <w:rsid w:val="00AC31B0"/>
    <w:rsid w:val="00AC58D9"/>
    <w:rsid w:val="00AD02D6"/>
    <w:rsid w:val="00AD1CE2"/>
    <w:rsid w:val="00AD3385"/>
    <w:rsid w:val="00AD3EC0"/>
    <w:rsid w:val="00AD4BC5"/>
    <w:rsid w:val="00AD5A88"/>
    <w:rsid w:val="00AD7597"/>
    <w:rsid w:val="00AE09E9"/>
    <w:rsid w:val="00AE1C54"/>
    <w:rsid w:val="00AE3857"/>
    <w:rsid w:val="00AE68FD"/>
    <w:rsid w:val="00AF46F0"/>
    <w:rsid w:val="00AF76FC"/>
    <w:rsid w:val="00AF7DFB"/>
    <w:rsid w:val="00B00F7F"/>
    <w:rsid w:val="00B035F6"/>
    <w:rsid w:val="00B043C7"/>
    <w:rsid w:val="00B05CA0"/>
    <w:rsid w:val="00B0761D"/>
    <w:rsid w:val="00B10463"/>
    <w:rsid w:val="00B14240"/>
    <w:rsid w:val="00B15541"/>
    <w:rsid w:val="00B15E79"/>
    <w:rsid w:val="00B16795"/>
    <w:rsid w:val="00B32A33"/>
    <w:rsid w:val="00B330B8"/>
    <w:rsid w:val="00B339C6"/>
    <w:rsid w:val="00B34619"/>
    <w:rsid w:val="00B35D04"/>
    <w:rsid w:val="00B4131F"/>
    <w:rsid w:val="00B4294D"/>
    <w:rsid w:val="00B42DF6"/>
    <w:rsid w:val="00B4377A"/>
    <w:rsid w:val="00B457C0"/>
    <w:rsid w:val="00B47FC8"/>
    <w:rsid w:val="00B51930"/>
    <w:rsid w:val="00B5443A"/>
    <w:rsid w:val="00B57206"/>
    <w:rsid w:val="00B60347"/>
    <w:rsid w:val="00B64BDE"/>
    <w:rsid w:val="00B65A1C"/>
    <w:rsid w:val="00B67210"/>
    <w:rsid w:val="00B675D3"/>
    <w:rsid w:val="00B720A3"/>
    <w:rsid w:val="00B729C1"/>
    <w:rsid w:val="00B72F72"/>
    <w:rsid w:val="00B75635"/>
    <w:rsid w:val="00B80678"/>
    <w:rsid w:val="00B828CE"/>
    <w:rsid w:val="00B844C0"/>
    <w:rsid w:val="00B85501"/>
    <w:rsid w:val="00B85696"/>
    <w:rsid w:val="00B8586E"/>
    <w:rsid w:val="00B8747C"/>
    <w:rsid w:val="00B92D49"/>
    <w:rsid w:val="00B94770"/>
    <w:rsid w:val="00B95315"/>
    <w:rsid w:val="00BA0DAC"/>
    <w:rsid w:val="00BA5C93"/>
    <w:rsid w:val="00BA77B4"/>
    <w:rsid w:val="00BB08D0"/>
    <w:rsid w:val="00BB0E5F"/>
    <w:rsid w:val="00BB2E9C"/>
    <w:rsid w:val="00BB391A"/>
    <w:rsid w:val="00BB598C"/>
    <w:rsid w:val="00BB6B21"/>
    <w:rsid w:val="00BC09FB"/>
    <w:rsid w:val="00BC13D7"/>
    <w:rsid w:val="00BC56B1"/>
    <w:rsid w:val="00BC7EB9"/>
    <w:rsid w:val="00BD2C76"/>
    <w:rsid w:val="00BD34C2"/>
    <w:rsid w:val="00BD4D68"/>
    <w:rsid w:val="00BD799A"/>
    <w:rsid w:val="00BE2B88"/>
    <w:rsid w:val="00BE4FFC"/>
    <w:rsid w:val="00BE6B91"/>
    <w:rsid w:val="00BE6CCF"/>
    <w:rsid w:val="00BE7B49"/>
    <w:rsid w:val="00BF209E"/>
    <w:rsid w:val="00BF31C8"/>
    <w:rsid w:val="00BF4626"/>
    <w:rsid w:val="00BF4C57"/>
    <w:rsid w:val="00BF5DA9"/>
    <w:rsid w:val="00BF73CB"/>
    <w:rsid w:val="00BF799F"/>
    <w:rsid w:val="00C04A9D"/>
    <w:rsid w:val="00C04F6D"/>
    <w:rsid w:val="00C07866"/>
    <w:rsid w:val="00C13E00"/>
    <w:rsid w:val="00C15209"/>
    <w:rsid w:val="00C2177C"/>
    <w:rsid w:val="00C217CE"/>
    <w:rsid w:val="00C220BE"/>
    <w:rsid w:val="00C22F23"/>
    <w:rsid w:val="00C237EF"/>
    <w:rsid w:val="00C25D7F"/>
    <w:rsid w:val="00C27F27"/>
    <w:rsid w:val="00C31BAD"/>
    <w:rsid w:val="00C332A9"/>
    <w:rsid w:val="00C35612"/>
    <w:rsid w:val="00C3587E"/>
    <w:rsid w:val="00C41730"/>
    <w:rsid w:val="00C446B8"/>
    <w:rsid w:val="00C5139B"/>
    <w:rsid w:val="00C51504"/>
    <w:rsid w:val="00C52F23"/>
    <w:rsid w:val="00C532F9"/>
    <w:rsid w:val="00C53677"/>
    <w:rsid w:val="00C63482"/>
    <w:rsid w:val="00C64A7C"/>
    <w:rsid w:val="00C65597"/>
    <w:rsid w:val="00C67125"/>
    <w:rsid w:val="00C7204C"/>
    <w:rsid w:val="00C721C2"/>
    <w:rsid w:val="00C72E9E"/>
    <w:rsid w:val="00C73918"/>
    <w:rsid w:val="00C75CE6"/>
    <w:rsid w:val="00C80116"/>
    <w:rsid w:val="00C806C2"/>
    <w:rsid w:val="00C8071C"/>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27C"/>
    <w:rsid w:val="00CA2ACD"/>
    <w:rsid w:val="00CA6F1B"/>
    <w:rsid w:val="00CB0103"/>
    <w:rsid w:val="00CB22D9"/>
    <w:rsid w:val="00CB3281"/>
    <w:rsid w:val="00CB4D48"/>
    <w:rsid w:val="00CB6562"/>
    <w:rsid w:val="00CB6A6C"/>
    <w:rsid w:val="00CC0583"/>
    <w:rsid w:val="00CC1BE8"/>
    <w:rsid w:val="00CC5E1D"/>
    <w:rsid w:val="00CC6EC2"/>
    <w:rsid w:val="00CD370E"/>
    <w:rsid w:val="00CD4A94"/>
    <w:rsid w:val="00CD4C46"/>
    <w:rsid w:val="00CE0B51"/>
    <w:rsid w:val="00CE28F4"/>
    <w:rsid w:val="00CE4DB8"/>
    <w:rsid w:val="00CF00BD"/>
    <w:rsid w:val="00CF15C0"/>
    <w:rsid w:val="00CF4B84"/>
    <w:rsid w:val="00CF4D5D"/>
    <w:rsid w:val="00D00C8F"/>
    <w:rsid w:val="00D00CAA"/>
    <w:rsid w:val="00D012E2"/>
    <w:rsid w:val="00D03E7E"/>
    <w:rsid w:val="00D04A4E"/>
    <w:rsid w:val="00D11BFF"/>
    <w:rsid w:val="00D17F7A"/>
    <w:rsid w:val="00D237DB"/>
    <w:rsid w:val="00D2528F"/>
    <w:rsid w:val="00D25870"/>
    <w:rsid w:val="00D25ED0"/>
    <w:rsid w:val="00D26FAC"/>
    <w:rsid w:val="00D27C03"/>
    <w:rsid w:val="00D34FB5"/>
    <w:rsid w:val="00D35098"/>
    <w:rsid w:val="00D41008"/>
    <w:rsid w:val="00D43005"/>
    <w:rsid w:val="00D43679"/>
    <w:rsid w:val="00D4445B"/>
    <w:rsid w:val="00D46AE7"/>
    <w:rsid w:val="00D47801"/>
    <w:rsid w:val="00D5043D"/>
    <w:rsid w:val="00D53622"/>
    <w:rsid w:val="00D54494"/>
    <w:rsid w:val="00D562E5"/>
    <w:rsid w:val="00D61CE8"/>
    <w:rsid w:val="00D632C1"/>
    <w:rsid w:val="00D639C5"/>
    <w:rsid w:val="00D63E7F"/>
    <w:rsid w:val="00D644FB"/>
    <w:rsid w:val="00D71ED4"/>
    <w:rsid w:val="00D7203E"/>
    <w:rsid w:val="00D7227E"/>
    <w:rsid w:val="00D728C1"/>
    <w:rsid w:val="00D7455D"/>
    <w:rsid w:val="00D77926"/>
    <w:rsid w:val="00D81B6F"/>
    <w:rsid w:val="00D91382"/>
    <w:rsid w:val="00D92A73"/>
    <w:rsid w:val="00D94D7A"/>
    <w:rsid w:val="00D95015"/>
    <w:rsid w:val="00D97674"/>
    <w:rsid w:val="00DA0D1D"/>
    <w:rsid w:val="00DA1F02"/>
    <w:rsid w:val="00DA3350"/>
    <w:rsid w:val="00DA3961"/>
    <w:rsid w:val="00DA514C"/>
    <w:rsid w:val="00DA6B31"/>
    <w:rsid w:val="00DB0827"/>
    <w:rsid w:val="00DB5916"/>
    <w:rsid w:val="00DC11D4"/>
    <w:rsid w:val="00DC18CE"/>
    <w:rsid w:val="00DC5F89"/>
    <w:rsid w:val="00DC72C4"/>
    <w:rsid w:val="00DD15F9"/>
    <w:rsid w:val="00DD360F"/>
    <w:rsid w:val="00DD56D6"/>
    <w:rsid w:val="00DD78A7"/>
    <w:rsid w:val="00DF029F"/>
    <w:rsid w:val="00E000C9"/>
    <w:rsid w:val="00E038C8"/>
    <w:rsid w:val="00E0395B"/>
    <w:rsid w:val="00E0731F"/>
    <w:rsid w:val="00E1392E"/>
    <w:rsid w:val="00E13D86"/>
    <w:rsid w:val="00E15971"/>
    <w:rsid w:val="00E16224"/>
    <w:rsid w:val="00E17ACC"/>
    <w:rsid w:val="00E21A89"/>
    <w:rsid w:val="00E22C76"/>
    <w:rsid w:val="00E23BDE"/>
    <w:rsid w:val="00E2514C"/>
    <w:rsid w:val="00E257A1"/>
    <w:rsid w:val="00E26865"/>
    <w:rsid w:val="00E32A9A"/>
    <w:rsid w:val="00E3319F"/>
    <w:rsid w:val="00E35103"/>
    <w:rsid w:val="00E37108"/>
    <w:rsid w:val="00E40D38"/>
    <w:rsid w:val="00E4200E"/>
    <w:rsid w:val="00E42617"/>
    <w:rsid w:val="00E42FC7"/>
    <w:rsid w:val="00E44C33"/>
    <w:rsid w:val="00E450C0"/>
    <w:rsid w:val="00E458B7"/>
    <w:rsid w:val="00E45E38"/>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857B8"/>
    <w:rsid w:val="00E90313"/>
    <w:rsid w:val="00E934D9"/>
    <w:rsid w:val="00EA1F05"/>
    <w:rsid w:val="00EA3720"/>
    <w:rsid w:val="00EA39A0"/>
    <w:rsid w:val="00EA55C7"/>
    <w:rsid w:val="00EA7154"/>
    <w:rsid w:val="00EB2E43"/>
    <w:rsid w:val="00EB4C3A"/>
    <w:rsid w:val="00EB4F2F"/>
    <w:rsid w:val="00EB5EE4"/>
    <w:rsid w:val="00ED09E2"/>
    <w:rsid w:val="00ED16D4"/>
    <w:rsid w:val="00ED330C"/>
    <w:rsid w:val="00ED64EB"/>
    <w:rsid w:val="00EE2429"/>
    <w:rsid w:val="00EE2E9C"/>
    <w:rsid w:val="00EE51B1"/>
    <w:rsid w:val="00EE5604"/>
    <w:rsid w:val="00EF0582"/>
    <w:rsid w:val="00EF740F"/>
    <w:rsid w:val="00F0592F"/>
    <w:rsid w:val="00F06D72"/>
    <w:rsid w:val="00F16378"/>
    <w:rsid w:val="00F16DF9"/>
    <w:rsid w:val="00F171ED"/>
    <w:rsid w:val="00F173AA"/>
    <w:rsid w:val="00F17E34"/>
    <w:rsid w:val="00F2086A"/>
    <w:rsid w:val="00F243BA"/>
    <w:rsid w:val="00F27416"/>
    <w:rsid w:val="00F2798F"/>
    <w:rsid w:val="00F30DE3"/>
    <w:rsid w:val="00F35289"/>
    <w:rsid w:val="00F4042B"/>
    <w:rsid w:val="00F43378"/>
    <w:rsid w:val="00F463BA"/>
    <w:rsid w:val="00F46F57"/>
    <w:rsid w:val="00F47FFC"/>
    <w:rsid w:val="00F51445"/>
    <w:rsid w:val="00F51AE2"/>
    <w:rsid w:val="00F56428"/>
    <w:rsid w:val="00F61135"/>
    <w:rsid w:val="00F61F48"/>
    <w:rsid w:val="00F61F5B"/>
    <w:rsid w:val="00F65658"/>
    <w:rsid w:val="00F7020D"/>
    <w:rsid w:val="00F74D74"/>
    <w:rsid w:val="00F8218D"/>
    <w:rsid w:val="00F86A41"/>
    <w:rsid w:val="00F87A18"/>
    <w:rsid w:val="00F959F9"/>
    <w:rsid w:val="00F96087"/>
    <w:rsid w:val="00F97884"/>
    <w:rsid w:val="00F97BD3"/>
    <w:rsid w:val="00F97CC0"/>
    <w:rsid w:val="00FA0E8F"/>
    <w:rsid w:val="00FA110E"/>
    <w:rsid w:val="00FA1B07"/>
    <w:rsid w:val="00FA347A"/>
    <w:rsid w:val="00FA4701"/>
    <w:rsid w:val="00FA5492"/>
    <w:rsid w:val="00FA60F9"/>
    <w:rsid w:val="00FA64A5"/>
    <w:rsid w:val="00FA7345"/>
    <w:rsid w:val="00FA7B7E"/>
    <w:rsid w:val="00FB0D70"/>
    <w:rsid w:val="00FB24E8"/>
    <w:rsid w:val="00FB2D7D"/>
    <w:rsid w:val="00FB45C6"/>
    <w:rsid w:val="00FB61CF"/>
    <w:rsid w:val="00FB61ED"/>
    <w:rsid w:val="00FB71EB"/>
    <w:rsid w:val="00FB766C"/>
    <w:rsid w:val="00FB7C5C"/>
    <w:rsid w:val="00FC08ED"/>
    <w:rsid w:val="00FC09E4"/>
    <w:rsid w:val="00FC1944"/>
    <w:rsid w:val="00FC43C3"/>
    <w:rsid w:val="00FC52E6"/>
    <w:rsid w:val="00FC669F"/>
    <w:rsid w:val="00FD340E"/>
    <w:rsid w:val="00FD3937"/>
    <w:rsid w:val="00FD493A"/>
    <w:rsid w:val="00FD7334"/>
    <w:rsid w:val="00FE164B"/>
    <w:rsid w:val="00FE2025"/>
    <w:rsid w:val="00FE3659"/>
    <w:rsid w:val="00FE4740"/>
    <w:rsid w:val="00FE6543"/>
    <w:rsid w:val="00FF1175"/>
    <w:rsid w:val="00FF1799"/>
    <w:rsid w:val="00FF2048"/>
    <w:rsid w:val="00FF5F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F27416"/>
    <w:pPr>
      <w:autoSpaceDE w:val="0"/>
      <w:autoSpaceDN w:val="0"/>
      <w:adjustRightInd w:val="0"/>
      <w:spacing w:line="288" w:lineRule="auto"/>
      <w:ind w:left="-709"/>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B10463"/>
    <w:pPr>
      <w:tabs>
        <w:tab w:val="left" w:pos="480"/>
        <w:tab w:val="right" w:leader="dot" w:pos="9350"/>
      </w:tabs>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paragraph" w:styleId="Revision">
    <w:name w:val="Revision"/>
    <w:hidden/>
    <w:uiPriority w:val="99"/>
    <w:semiHidden/>
    <w:rsid w:val="00A07D36"/>
    <w:rPr>
      <w:rFonts w:ascii="Times New Roman" w:eastAsia="Times New Roman" w:hAnsi="Times New Roman" w:cs="Times New Roman"/>
      <w:lang w:eastAsia="en-GB"/>
    </w:rPr>
  </w:style>
  <w:style w:type="character" w:styleId="CommentReference">
    <w:name w:val="annotation reference"/>
    <w:basedOn w:val="DefaultParagraphFont"/>
    <w:uiPriority w:val="99"/>
    <w:semiHidden/>
    <w:unhideWhenUsed/>
    <w:rsid w:val="0025771D"/>
    <w:rPr>
      <w:sz w:val="16"/>
      <w:szCs w:val="16"/>
    </w:rPr>
  </w:style>
  <w:style w:type="paragraph" w:styleId="CommentSubject">
    <w:name w:val="annotation subject"/>
    <w:basedOn w:val="CommentText"/>
    <w:next w:val="CommentText"/>
    <w:link w:val="CommentSubjectChar"/>
    <w:uiPriority w:val="99"/>
    <w:semiHidden/>
    <w:unhideWhenUsed/>
    <w:rsid w:val="0025771D"/>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25771D"/>
    <w:rPr>
      <w:rFonts w:ascii="Times New Roman" w:eastAsia="Times New Roman" w:hAnsi="Times New Roman" w:cs="Times New Roman"/>
      <w:b/>
      <w:bCs/>
      <w:sz w:val="20"/>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5" Type="http://schemas.openxmlformats.org/officeDocument/2006/relationships/customXml" Target="../customXml/item5.xml"/><Relationship Id="rId61" Type="http://schemas.openxmlformats.org/officeDocument/2006/relationships/image" Target="media/image49.png"/><Relationship Id="rId19" Type="http://schemas.openxmlformats.org/officeDocument/2006/relationships/image" Target="media/image8.sv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_Task_Statuses_1"/><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header" Target="header2.xml"/><Relationship Id="rId8" Type="http://schemas.openxmlformats.org/officeDocument/2006/relationships/settings" Target="settings.xml"/><Relationship Id="rId51" Type="http://schemas.openxmlformats.org/officeDocument/2006/relationships/image" Target="media/image39.png"/><Relationship Id="rId72"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notes" Target="footnotes.xml"/><Relationship Id="rId31" Type="http://schemas.openxmlformats.org/officeDocument/2006/relationships/image" Target="media/image20.svg"/><Relationship Id="rId44" Type="http://schemas.openxmlformats.org/officeDocument/2006/relationships/image" Target="media/image33.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styles" Target="style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6.svg"/><Relationship Id="rId1" Type="http://schemas.openxmlformats.org/officeDocument/2006/relationships/image" Target="media/image55.png"/></Relationships>
</file>

<file path=word/_rels/header2.xml.rels><?xml version="1.0" encoding="UTF-8" standalone="yes"?>
<Relationships xmlns="http://schemas.openxmlformats.org/package/2006/relationships"><Relationship Id="rId3" Type="http://schemas.openxmlformats.org/officeDocument/2006/relationships/image" Target="media/image55.png"/><Relationship Id="rId2" Type="http://schemas.openxmlformats.org/officeDocument/2006/relationships/image" Target="media/image58.svg"/><Relationship Id="rId1" Type="http://schemas.openxmlformats.org/officeDocument/2006/relationships/image" Target="media/image57.png"/><Relationship Id="rId4" Type="http://schemas.openxmlformats.org/officeDocument/2006/relationships/image" Target="media/image56.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2.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5.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34</Pages>
  <Words>2238</Words>
  <Characters>12760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91</cp:revision>
  <cp:lastPrinted>2023-12-12T17:37:00Z</cp:lastPrinted>
  <dcterms:created xsi:type="dcterms:W3CDTF">2024-04-26T13:15:00Z</dcterms:created>
  <dcterms:modified xsi:type="dcterms:W3CDTF">2024-04-29T10:19:00Z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ies>
</file>