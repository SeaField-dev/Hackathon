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9751A" w14:textId="77777777" w:rsidR="0061209E" w:rsidRDefault="0061209E" w:rsidP="009E3D06">
      <w:pPr>
        <w:pStyle w:val="GraingerText"/>
      </w:pPr>
    </w:p>
    <w:p w14:paraId="75AE22E9" w14:textId="77777777" w:rsidR="0061209E" w:rsidRDefault="0061209E" w:rsidP="009E3D06">
      <w:pPr>
        <w:pStyle w:val="GraingerText"/>
      </w:pPr>
    </w:p>
    <w:p w14:paraId="347E34E3" w14:textId="77777777" w:rsidR="0061209E" w:rsidRDefault="0061209E" w:rsidP="009E3D06">
      <w:pPr>
        <w:pStyle w:val="GraingerText"/>
      </w:pPr>
    </w:p>
    <w:p w14:paraId="68BFC633" w14:textId="77777777" w:rsidR="0061209E" w:rsidRDefault="0061209E" w:rsidP="009E3D06">
      <w:pPr>
        <w:pStyle w:val="GraingerText"/>
      </w:pPr>
    </w:p>
    <w:p w14:paraId="20237549" w14:textId="77777777" w:rsidR="0061209E" w:rsidRDefault="0061209E" w:rsidP="009E3D06">
      <w:pPr>
        <w:pStyle w:val="GraingerText"/>
      </w:pPr>
    </w:p>
    <w:p w14:paraId="0B57346F" w14:textId="77777777" w:rsidR="0061209E" w:rsidRDefault="0061209E" w:rsidP="009E3D06">
      <w:pPr>
        <w:pStyle w:val="GraingerText"/>
      </w:pPr>
    </w:p>
    <w:p w14:paraId="2B8341AB" w14:textId="77777777" w:rsidR="0061209E" w:rsidRDefault="0061209E" w:rsidP="009E3D06">
      <w:pPr>
        <w:pStyle w:val="GraingerText"/>
      </w:pPr>
    </w:p>
    <w:p w14:paraId="657B1190" w14:textId="77777777" w:rsidR="0061209E" w:rsidRDefault="0061209E" w:rsidP="009E3D06">
      <w:pPr>
        <w:pStyle w:val="GraingerText"/>
      </w:pPr>
    </w:p>
    <w:p w14:paraId="3D5DB65A" w14:textId="77777777" w:rsidR="0061209E" w:rsidRDefault="0061209E" w:rsidP="009E3D06">
      <w:pPr>
        <w:pStyle w:val="GraingerText"/>
      </w:pPr>
    </w:p>
    <w:p w14:paraId="4F2969E5" w14:textId="77777777" w:rsidR="0061209E" w:rsidRDefault="0061209E" w:rsidP="009E3D06">
      <w:pPr>
        <w:pStyle w:val="GraingerText"/>
      </w:pPr>
    </w:p>
    <w:p w14:paraId="02D04FCF" w14:textId="77777777" w:rsidR="0061209E" w:rsidRDefault="0061209E" w:rsidP="009E3D06">
      <w:pPr>
        <w:pStyle w:val="GraingerText"/>
      </w:pPr>
    </w:p>
    <w:p w14:paraId="0C9274F8" w14:textId="77777777" w:rsidR="0061209E" w:rsidRDefault="0061209E" w:rsidP="009E3D06">
      <w:pPr>
        <w:pStyle w:val="GraingerText"/>
      </w:pPr>
    </w:p>
    <w:p w14:paraId="699E0D7C" w14:textId="77777777" w:rsidR="0061209E" w:rsidRDefault="0061209E" w:rsidP="009E3D06">
      <w:pPr>
        <w:pStyle w:val="GraingerText"/>
      </w:pPr>
    </w:p>
    <w:p w14:paraId="6F783224" w14:textId="77777777" w:rsidR="0061209E" w:rsidRDefault="0061209E" w:rsidP="009E3D06">
      <w:pPr>
        <w:pStyle w:val="GraingerText"/>
      </w:pPr>
    </w:p>
    <w:p w14:paraId="71287368" w14:textId="47148F8D" w:rsidR="0061209E" w:rsidRDefault="0061209E" w:rsidP="009E3D06">
      <w:pPr>
        <w:pStyle w:val="GraingerText"/>
      </w:pPr>
    </w:p>
    <w:p w14:paraId="37E03F03" w14:textId="6CBCE160" w:rsidR="0061209E" w:rsidRDefault="002C717F" w:rsidP="009E3D06">
      <w:pPr>
        <w:pStyle w:val="GraingerText"/>
      </w:pPr>
      <w:r>
        <w:fldChar w:fldCharType="begin"/>
      </w:r>
      <w:r w:rsidR="00444C6A">
        <w:instrText xml:space="preserve"> INCLUDEPICTURE "C:\\Users\\alisdairking\\Library\\Group Containers\\UBF8T346G9.ms\\WebArchiveCopyPasteTempFiles\\com.microsoft.Word\\logo150.png" \* MERGEFORMAT </w:instrText>
      </w:r>
      <w:r>
        <w:fldChar w:fldCharType="separate"/>
      </w:r>
      <w:r>
        <w:fldChar w:fldCharType="end"/>
      </w:r>
    </w:p>
    <w:p w14:paraId="30DE3506" w14:textId="77777777" w:rsidR="0061209E" w:rsidRDefault="0061209E" w:rsidP="009E3D06">
      <w:pPr>
        <w:pStyle w:val="GraingerText"/>
      </w:pPr>
    </w:p>
    <w:p w14:paraId="57A50656" w14:textId="77777777" w:rsidR="0061209E" w:rsidRDefault="0061209E" w:rsidP="009E3D06">
      <w:pPr>
        <w:pStyle w:val="GraingerText"/>
      </w:pPr>
    </w:p>
    <w:p w14:paraId="70F1054E" w14:textId="77777777" w:rsidR="0061209E" w:rsidRDefault="0061209E" w:rsidP="009E3D06">
      <w:pPr>
        <w:pStyle w:val="GraingerText"/>
      </w:pPr>
    </w:p>
    <w:p w14:paraId="69656909" w14:textId="77777777" w:rsidR="0061209E" w:rsidRDefault="0061209E" w:rsidP="009E3D06">
      <w:pPr>
        <w:pStyle w:val="GraingerText"/>
      </w:pPr>
    </w:p>
    <w:p w14:paraId="727B6717" w14:textId="77777777" w:rsidR="0061209E" w:rsidRDefault="0061209E" w:rsidP="009E3D06">
      <w:pPr>
        <w:pStyle w:val="GraingerText"/>
      </w:pPr>
    </w:p>
    <w:p w14:paraId="032EE1FC" w14:textId="77777777" w:rsidR="0061209E" w:rsidRDefault="0061209E" w:rsidP="009E3D06">
      <w:pPr>
        <w:pStyle w:val="GraingerText"/>
      </w:pPr>
    </w:p>
    <w:p w14:paraId="38A02124" w14:textId="77777777" w:rsidR="0061209E" w:rsidRPr="007C38AC" w:rsidRDefault="0061209E" w:rsidP="0061209E">
      <w:pPr>
        <w:autoSpaceDE w:val="0"/>
        <w:autoSpaceDN w:val="0"/>
        <w:adjustRightInd w:val="0"/>
        <w:rPr>
          <w:rFonts w:ascii="Corbel" w:eastAsiaTheme="minorHAnsi" w:hAnsi="Corbel" w:cs="Corbel"/>
          <w:color w:val="000000"/>
          <w:lang w:eastAsia="en-US"/>
        </w:rPr>
      </w:pPr>
    </w:p>
    <w:p w14:paraId="732FAE23" w14:textId="6185616E" w:rsidR="0061209E" w:rsidRPr="005276FA" w:rsidRDefault="00444C6A" w:rsidP="009E3D06">
      <w:pPr>
        <w:pStyle w:val="GraingerCoverTitleWhite"/>
        <w:rPr>
          <w:sz w:val="56"/>
          <w:szCs w:val="56"/>
        </w:rPr>
      </w:pPr>
      <w:r w:rsidRPr="005276FA">
        <w:rPr>
          <w:sz w:val="56"/>
          <w:szCs w:val="56"/>
        </w:rPr>
        <w:t>User Guide</w:t>
      </w:r>
      <w:r w:rsidR="001A46D0">
        <w:rPr>
          <w:sz w:val="56"/>
          <w:szCs w:val="56"/>
        </w:rPr>
        <w:t>:</w:t>
      </w:r>
    </w:p>
    <w:p w14:paraId="45A473A7" w14:textId="4257E5BE" w:rsidR="001A46D0" w:rsidRPr="005276FA" w:rsidRDefault="00CD4C46" w:rsidP="001A46D0">
      <w:pPr>
        <w:pStyle w:val="GraingerCoverTitleWhite"/>
        <w:rPr>
          <w:sz w:val="56"/>
          <w:szCs w:val="56"/>
        </w:rPr>
      </w:pPr>
      <w:r>
        <w:rPr>
          <w:sz w:val="56"/>
          <w:szCs w:val="56"/>
        </w:rPr>
        <w:t xml:space="preserve">Salesforce End of Tenancy </w:t>
      </w:r>
    </w:p>
    <w:p w14:paraId="073874EC" w14:textId="77777777" w:rsidR="0061209E" w:rsidRDefault="0061209E" w:rsidP="009E3D06">
      <w:pPr>
        <w:pStyle w:val="GraingerText"/>
      </w:pPr>
    </w:p>
    <w:p w14:paraId="1BEA2D1F" w14:textId="77777777" w:rsidR="0061209E" w:rsidRDefault="0061209E" w:rsidP="009E3D06">
      <w:pPr>
        <w:pStyle w:val="GraingerText"/>
      </w:pPr>
    </w:p>
    <w:p w14:paraId="01D1B843" w14:textId="77777777" w:rsidR="0061209E" w:rsidRDefault="0061209E" w:rsidP="009E3D06">
      <w:pPr>
        <w:pStyle w:val="GraingerText"/>
      </w:pPr>
    </w:p>
    <w:p w14:paraId="65968614" w14:textId="77777777" w:rsidR="0061209E" w:rsidRPr="00C67125" w:rsidRDefault="0061209E" w:rsidP="009E3D06">
      <w:pPr>
        <w:pStyle w:val="GraingerText"/>
      </w:pPr>
    </w:p>
    <w:p w14:paraId="5AA29FC2" w14:textId="77777777" w:rsidR="0061209E" w:rsidRDefault="0061209E" w:rsidP="009E3D06">
      <w:pPr>
        <w:pStyle w:val="GraingerText"/>
      </w:pPr>
    </w:p>
    <w:p w14:paraId="0D451E67" w14:textId="6436580E" w:rsidR="0061209E" w:rsidRDefault="00444C6A" w:rsidP="0061209E">
      <w:pPr>
        <w:pStyle w:val="GraingerCoverSub-headsTeal"/>
      </w:pPr>
      <w:r>
        <w:t>Version History</w:t>
      </w:r>
    </w:p>
    <w:tbl>
      <w:tblPr>
        <w:tblW w:w="948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A0" w:firstRow="1" w:lastRow="0" w:firstColumn="1" w:lastColumn="0" w:noHBand="0" w:noVBand="1"/>
      </w:tblPr>
      <w:tblGrid>
        <w:gridCol w:w="1142"/>
        <w:gridCol w:w="4552"/>
        <w:gridCol w:w="1985"/>
        <w:gridCol w:w="1801"/>
      </w:tblGrid>
      <w:tr w:rsidR="00444C6A" w:rsidRPr="00444C6A" w14:paraId="35FF4524" w14:textId="77777777" w:rsidTr="00FA7345">
        <w:trPr>
          <w:trHeight w:val="284"/>
        </w:trPr>
        <w:tc>
          <w:tcPr>
            <w:tcW w:w="1142"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4D3995CD"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Version</w:t>
            </w:r>
          </w:p>
        </w:tc>
        <w:tc>
          <w:tcPr>
            <w:tcW w:w="4552"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3534C85E"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Description of Change</w:t>
            </w:r>
          </w:p>
        </w:tc>
        <w:tc>
          <w:tcPr>
            <w:tcW w:w="1985"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44F79165"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Author</w:t>
            </w:r>
          </w:p>
        </w:tc>
        <w:tc>
          <w:tcPr>
            <w:tcW w:w="1801" w:type="dxa"/>
            <w:tcBorders>
              <w:top w:val="single" w:sz="8" w:space="0" w:color="FFFFFF"/>
              <w:left w:val="single" w:sz="8" w:space="0" w:color="FFFFFF"/>
              <w:bottom w:val="single" w:sz="8" w:space="0" w:color="FFFFFF"/>
              <w:right w:val="single" w:sz="8" w:space="0" w:color="FFFFFF"/>
            </w:tcBorders>
            <w:shd w:val="clear" w:color="auto" w:fill="3C5655"/>
            <w:tcMar>
              <w:top w:w="80" w:type="dxa"/>
              <w:left w:w="80" w:type="dxa"/>
              <w:bottom w:w="80" w:type="dxa"/>
              <w:right w:w="80" w:type="dxa"/>
            </w:tcMar>
            <w:hideMark/>
          </w:tcPr>
          <w:p w14:paraId="6891A1F6" w14:textId="77777777" w:rsidR="00444C6A" w:rsidRPr="00444C6A" w:rsidRDefault="00444C6A">
            <w:pPr>
              <w:spacing w:before="240" w:after="60"/>
              <w:rPr>
                <w:rFonts w:asciiTheme="majorHAnsi" w:hAnsiTheme="majorHAnsi" w:cstheme="majorHAnsi"/>
                <w:b/>
                <w:sz w:val="22"/>
                <w:szCs w:val="22"/>
              </w:rPr>
            </w:pPr>
            <w:r w:rsidRPr="00444C6A">
              <w:rPr>
                <w:rFonts w:asciiTheme="majorHAnsi" w:eastAsia="Calibri" w:hAnsiTheme="majorHAnsi" w:cstheme="majorHAnsi"/>
                <w:b/>
                <w:color w:val="FFFFFF"/>
                <w:sz w:val="22"/>
                <w:szCs w:val="22"/>
              </w:rPr>
              <w:t>Date</w:t>
            </w:r>
          </w:p>
        </w:tc>
      </w:tr>
      <w:tr w:rsidR="00444C6A" w:rsidRPr="00444C6A" w14:paraId="204906AC" w14:textId="77777777" w:rsidTr="002D6DC6">
        <w:trPr>
          <w:trHeight w:val="377"/>
        </w:trPr>
        <w:tc>
          <w:tcPr>
            <w:tcW w:w="114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1D0C49B3" w14:textId="77777777" w:rsidR="00444C6A" w:rsidRPr="00444C6A" w:rsidRDefault="00444C6A" w:rsidP="002D6DC6">
            <w:pPr>
              <w:spacing w:before="60" w:after="60"/>
              <w:rPr>
                <w:rFonts w:asciiTheme="majorHAnsi" w:eastAsiaTheme="minorHAnsi" w:hAnsiTheme="majorHAnsi" w:cstheme="majorHAnsi"/>
                <w:iCs/>
                <w:sz w:val="22"/>
                <w:szCs w:val="22"/>
              </w:rPr>
            </w:pPr>
            <w:r w:rsidRPr="00444C6A">
              <w:rPr>
                <w:rFonts w:asciiTheme="majorHAnsi" w:eastAsiaTheme="minorHAnsi" w:hAnsiTheme="majorHAnsi" w:cstheme="majorHAnsi"/>
                <w:iCs/>
                <w:sz w:val="22"/>
                <w:szCs w:val="22"/>
              </w:rPr>
              <w:t>0.1</w:t>
            </w:r>
          </w:p>
        </w:tc>
        <w:tc>
          <w:tcPr>
            <w:tcW w:w="455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7B7426C6" w14:textId="77777777" w:rsidR="00444C6A" w:rsidRPr="00444C6A" w:rsidRDefault="00444C6A" w:rsidP="002D6DC6">
            <w:pPr>
              <w:spacing w:before="60" w:after="60"/>
              <w:rPr>
                <w:rFonts w:asciiTheme="majorHAnsi" w:eastAsiaTheme="minorHAnsi" w:hAnsiTheme="majorHAnsi" w:cstheme="majorHAnsi"/>
                <w:iCs/>
                <w:sz w:val="22"/>
                <w:szCs w:val="22"/>
              </w:rPr>
            </w:pPr>
            <w:r w:rsidRPr="00444C6A">
              <w:rPr>
                <w:rFonts w:asciiTheme="majorHAnsi" w:eastAsiaTheme="minorHAnsi" w:hAnsiTheme="majorHAnsi" w:cstheme="majorHAnsi"/>
                <w:iCs/>
                <w:sz w:val="22"/>
                <w:szCs w:val="22"/>
              </w:rPr>
              <w:t>First Draft</w:t>
            </w:r>
          </w:p>
        </w:tc>
        <w:tc>
          <w:tcPr>
            <w:tcW w:w="1985"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32007676" w14:textId="4EF43380" w:rsidR="00444C6A" w:rsidRPr="00444C6A" w:rsidRDefault="00E038C8" w:rsidP="002D6DC6">
            <w:pPr>
              <w:spacing w:before="6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Nikki Papenfus</w:t>
            </w:r>
          </w:p>
        </w:tc>
        <w:tc>
          <w:tcPr>
            <w:tcW w:w="1801"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hideMark/>
          </w:tcPr>
          <w:p w14:paraId="56CD6282" w14:textId="10CDFB89" w:rsidR="00444C6A" w:rsidRPr="00444C6A" w:rsidRDefault="002073D0" w:rsidP="002D6DC6">
            <w:pPr>
              <w:spacing w:before="60" w:after="60"/>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12</w:t>
            </w:r>
            <w:r w:rsidR="00E038C8">
              <w:rPr>
                <w:rFonts w:asciiTheme="majorHAnsi" w:eastAsiaTheme="minorHAnsi" w:hAnsiTheme="majorHAnsi" w:cstheme="majorHAnsi"/>
                <w:iCs/>
                <w:sz w:val="22"/>
                <w:szCs w:val="22"/>
              </w:rPr>
              <w:t>/12/2023</w:t>
            </w:r>
          </w:p>
        </w:tc>
      </w:tr>
      <w:tr w:rsidR="00444C6A" w:rsidRPr="00444C6A" w14:paraId="35D40B9A" w14:textId="77777777" w:rsidTr="00FA7345">
        <w:trPr>
          <w:trHeight w:val="284"/>
        </w:trPr>
        <w:tc>
          <w:tcPr>
            <w:tcW w:w="114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2C91A81D" w14:textId="5EFB6A8D" w:rsidR="00444C6A" w:rsidRPr="00444C6A" w:rsidRDefault="00306185">
            <w:pPr>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0.2</w:t>
            </w:r>
          </w:p>
        </w:tc>
        <w:tc>
          <w:tcPr>
            <w:tcW w:w="455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6AEB19C7" w14:textId="0CB6172A" w:rsidR="00444C6A" w:rsidRPr="00444C6A" w:rsidRDefault="00306185">
            <w:pPr>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 xml:space="preserve">Axis &amp; Grainger Trust </w:t>
            </w:r>
            <w:r w:rsidR="004C4E8B">
              <w:rPr>
                <w:rFonts w:asciiTheme="majorHAnsi" w:eastAsiaTheme="minorHAnsi" w:hAnsiTheme="majorHAnsi" w:cstheme="majorHAnsi"/>
                <w:iCs/>
                <w:sz w:val="22"/>
                <w:szCs w:val="22"/>
              </w:rPr>
              <w:t>Changes</w:t>
            </w:r>
          </w:p>
        </w:tc>
        <w:tc>
          <w:tcPr>
            <w:tcW w:w="1985"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5848DECD" w14:textId="652647AA" w:rsidR="00444C6A" w:rsidRPr="00444C6A" w:rsidRDefault="004C4E8B">
            <w:pPr>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Nikki Papenfus</w:t>
            </w:r>
          </w:p>
        </w:tc>
        <w:tc>
          <w:tcPr>
            <w:tcW w:w="1801"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34D6F725" w14:textId="4911C91D" w:rsidR="00444C6A" w:rsidRPr="00444C6A" w:rsidRDefault="00B828CE" w:rsidP="009F1972">
            <w:pPr>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29/04/2024</w:t>
            </w:r>
          </w:p>
        </w:tc>
      </w:tr>
      <w:tr w:rsidR="000D37AE" w:rsidRPr="00444C6A" w14:paraId="519372D2" w14:textId="77777777" w:rsidTr="00FA7345">
        <w:trPr>
          <w:trHeight w:val="284"/>
        </w:trPr>
        <w:tc>
          <w:tcPr>
            <w:tcW w:w="114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697B90D6" w14:textId="32850638" w:rsidR="000D37AE" w:rsidRDefault="000D37AE">
            <w:pPr>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3.0</w:t>
            </w:r>
          </w:p>
        </w:tc>
        <w:tc>
          <w:tcPr>
            <w:tcW w:w="455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4470495E" w14:textId="025D3996" w:rsidR="000D37AE" w:rsidRDefault="000D37AE">
            <w:pPr>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Single View of Tenancy Release</w:t>
            </w:r>
          </w:p>
        </w:tc>
        <w:tc>
          <w:tcPr>
            <w:tcW w:w="1985"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22BB7D02" w14:textId="705F744C" w:rsidR="000D37AE" w:rsidRDefault="000D37AE">
            <w:pPr>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Nikki Papenfus</w:t>
            </w:r>
          </w:p>
        </w:tc>
        <w:tc>
          <w:tcPr>
            <w:tcW w:w="1801"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0DB771BF" w14:textId="4A996653" w:rsidR="000D37AE" w:rsidRDefault="000D37AE" w:rsidP="009F1972">
            <w:pPr>
              <w:rPr>
                <w:rFonts w:asciiTheme="majorHAnsi" w:eastAsiaTheme="minorHAnsi" w:hAnsiTheme="majorHAnsi" w:cstheme="majorHAnsi"/>
                <w:iCs/>
                <w:sz w:val="22"/>
                <w:szCs w:val="22"/>
              </w:rPr>
            </w:pPr>
            <w:r>
              <w:rPr>
                <w:rFonts w:asciiTheme="majorHAnsi" w:eastAsiaTheme="minorHAnsi" w:hAnsiTheme="majorHAnsi" w:cstheme="majorHAnsi"/>
                <w:iCs/>
                <w:sz w:val="22"/>
                <w:szCs w:val="22"/>
              </w:rPr>
              <w:t>05/06/2025</w:t>
            </w:r>
          </w:p>
        </w:tc>
      </w:tr>
      <w:tr w:rsidR="00EA64AE" w:rsidRPr="00444C6A" w14:paraId="5695D7C6" w14:textId="77777777" w:rsidTr="00FA7345">
        <w:trPr>
          <w:trHeight w:val="284"/>
          <w:ins w:id="0" w:author="Nikki Papenfus" w:date="2025-08-07T10:14:00Z"/>
        </w:trPr>
        <w:tc>
          <w:tcPr>
            <w:tcW w:w="114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76A78940" w14:textId="65F259DA" w:rsidR="00EA64AE" w:rsidRDefault="00EA64AE">
            <w:pPr>
              <w:rPr>
                <w:ins w:id="1" w:author="Nikki Papenfus" w:date="2025-08-07T10:14:00Z" w16du:dateUtc="2025-08-07T08:14:00Z"/>
                <w:rFonts w:asciiTheme="majorHAnsi" w:eastAsiaTheme="minorHAnsi" w:hAnsiTheme="majorHAnsi" w:cstheme="majorHAnsi"/>
                <w:iCs/>
                <w:sz w:val="22"/>
                <w:szCs w:val="22"/>
              </w:rPr>
            </w:pPr>
            <w:ins w:id="2" w:author="Nikki Papenfus" w:date="2025-08-07T10:14:00Z" w16du:dateUtc="2025-08-07T08:14:00Z">
              <w:r>
                <w:rPr>
                  <w:rFonts w:asciiTheme="majorHAnsi" w:eastAsiaTheme="minorHAnsi" w:hAnsiTheme="majorHAnsi" w:cstheme="majorHAnsi"/>
                  <w:iCs/>
                  <w:sz w:val="22"/>
                  <w:szCs w:val="22"/>
                </w:rPr>
                <w:t>4.0</w:t>
              </w:r>
            </w:ins>
          </w:p>
        </w:tc>
        <w:tc>
          <w:tcPr>
            <w:tcW w:w="4552"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1449521D" w14:textId="0ABE1E0E" w:rsidR="00EA64AE" w:rsidRDefault="00642B97">
            <w:pPr>
              <w:rPr>
                <w:ins w:id="3" w:author="Nikki Papenfus" w:date="2025-08-07T10:14:00Z" w16du:dateUtc="2025-08-07T08:14:00Z"/>
                <w:rFonts w:asciiTheme="majorHAnsi" w:eastAsiaTheme="minorHAnsi" w:hAnsiTheme="majorHAnsi" w:cstheme="majorHAnsi"/>
                <w:iCs/>
                <w:sz w:val="22"/>
                <w:szCs w:val="22"/>
              </w:rPr>
            </w:pPr>
            <w:ins w:id="4" w:author="Nikki Papenfus" w:date="2025-08-22T17:07:00Z" w16du:dateUtc="2025-08-22T15:07:00Z">
              <w:r>
                <w:rPr>
                  <w:rFonts w:asciiTheme="majorHAnsi" w:eastAsiaTheme="minorHAnsi" w:hAnsiTheme="majorHAnsi" w:cstheme="majorHAnsi"/>
                  <w:iCs/>
                  <w:sz w:val="22"/>
                  <w:szCs w:val="22"/>
                </w:rPr>
                <w:t>Tenancy Review opportunity automaticall</w:t>
              </w:r>
            </w:ins>
            <w:ins w:id="5" w:author="Nikki Papenfus" w:date="2025-08-22T17:08:00Z" w16du:dateUtc="2025-08-22T15:08:00Z">
              <w:r>
                <w:rPr>
                  <w:rFonts w:asciiTheme="majorHAnsi" w:eastAsiaTheme="minorHAnsi" w:hAnsiTheme="majorHAnsi" w:cstheme="majorHAnsi"/>
                  <w:iCs/>
                  <w:sz w:val="22"/>
                  <w:szCs w:val="22"/>
                </w:rPr>
                <w:t xml:space="preserve">y closed on </w:t>
              </w:r>
              <w:proofErr w:type="spellStart"/>
              <w:r>
                <w:rPr>
                  <w:rFonts w:asciiTheme="majorHAnsi" w:eastAsiaTheme="minorHAnsi" w:hAnsiTheme="majorHAnsi" w:cstheme="majorHAnsi"/>
                  <w:iCs/>
                  <w:sz w:val="22"/>
                  <w:szCs w:val="22"/>
                </w:rPr>
                <w:t>EoT</w:t>
              </w:r>
              <w:proofErr w:type="spellEnd"/>
              <w:r>
                <w:rPr>
                  <w:rFonts w:asciiTheme="majorHAnsi" w:eastAsiaTheme="minorHAnsi" w:hAnsiTheme="majorHAnsi" w:cstheme="majorHAnsi"/>
                  <w:iCs/>
                  <w:sz w:val="22"/>
                  <w:szCs w:val="22"/>
                </w:rPr>
                <w:t xml:space="preserve"> creation. </w:t>
              </w:r>
            </w:ins>
          </w:p>
        </w:tc>
        <w:tc>
          <w:tcPr>
            <w:tcW w:w="1985"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5BDFF1BC" w14:textId="057A52D9" w:rsidR="00EA64AE" w:rsidRDefault="00EA64AE">
            <w:pPr>
              <w:rPr>
                <w:ins w:id="6" w:author="Nikki Papenfus" w:date="2025-08-07T10:14:00Z" w16du:dateUtc="2025-08-07T08:14:00Z"/>
                <w:rFonts w:asciiTheme="majorHAnsi" w:eastAsiaTheme="minorHAnsi" w:hAnsiTheme="majorHAnsi" w:cstheme="majorHAnsi"/>
                <w:iCs/>
                <w:sz w:val="22"/>
                <w:szCs w:val="22"/>
              </w:rPr>
            </w:pPr>
            <w:ins w:id="7" w:author="Nikki Papenfus" w:date="2025-08-07T10:14:00Z" w16du:dateUtc="2025-08-07T08:14:00Z">
              <w:r>
                <w:rPr>
                  <w:rFonts w:asciiTheme="majorHAnsi" w:eastAsiaTheme="minorHAnsi" w:hAnsiTheme="majorHAnsi" w:cstheme="majorHAnsi"/>
                  <w:iCs/>
                  <w:sz w:val="22"/>
                  <w:szCs w:val="22"/>
                </w:rPr>
                <w:t>Nikki Papenfus</w:t>
              </w:r>
            </w:ins>
          </w:p>
        </w:tc>
        <w:tc>
          <w:tcPr>
            <w:tcW w:w="1801" w:type="dxa"/>
            <w:tcBorders>
              <w:top w:val="single" w:sz="8" w:space="0" w:color="FFFFFF"/>
              <w:left w:val="single" w:sz="8" w:space="0" w:color="FFFFFF"/>
              <w:bottom w:val="single" w:sz="8" w:space="0" w:color="FFFFFF"/>
              <w:right w:val="single" w:sz="8" w:space="0" w:color="FFFFFF"/>
            </w:tcBorders>
            <w:shd w:val="clear" w:color="auto" w:fill="84ADA9"/>
            <w:tcMar>
              <w:top w:w="80" w:type="dxa"/>
              <w:left w:w="80" w:type="dxa"/>
              <w:bottom w:w="80" w:type="dxa"/>
              <w:right w:w="80" w:type="dxa"/>
            </w:tcMar>
          </w:tcPr>
          <w:p w14:paraId="394992E9" w14:textId="6E2F659D" w:rsidR="00EA64AE" w:rsidRDefault="00EA64AE" w:rsidP="009F1972">
            <w:pPr>
              <w:rPr>
                <w:ins w:id="8" w:author="Nikki Papenfus" w:date="2025-08-07T10:14:00Z" w16du:dateUtc="2025-08-07T08:14:00Z"/>
                <w:rFonts w:asciiTheme="majorHAnsi" w:eastAsiaTheme="minorHAnsi" w:hAnsiTheme="majorHAnsi" w:cstheme="majorHAnsi"/>
                <w:iCs/>
                <w:sz w:val="22"/>
                <w:szCs w:val="22"/>
              </w:rPr>
            </w:pPr>
            <w:ins w:id="9" w:author="Nikki Papenfus" w:date="2025-08-07T10:14:00Z" w16du:dateUtc="2025-08-07T08:14:00Z">
              <w:r>
                <w:rPr>
                  <w:rFonts w:asciiTheme="majorHAnsi" w:eastAsiaTheme="minorHAnsi" w:hAnsiTheme="majorHAnsi" w:cstheme="majorHAnsi"/>
                  <w:iCs/>
                  <w:sz w:val="22"/>
                  <w:szCs w:val="22"/>
                </w:rPr>
                <w:t>07/08/2025</w:t>
              </w:r>
            </w:ins>
          </w:p>
        </w:tc>
      </w:tr>
    </w:tbl>
    <w:p w14:paraId="6DDD6EBD" w14:textId="7178C4E6" w:rsidR="00687C1D" w:rsidRPr="00687C1D" w:rsidRDefault="0061209E" w:rsidP="00687C1D">
      <w:pPr>
        <w:pStyle w:val="GraingerText"/>
      </w:pPr>
      <w:r>
        <w:br w:type="page"/>
      </w:r>
    </w:p>
    <w:bookmarkStart w:id="10" w:name="_Toc112053611" w:displacedByCustomXml="next"/>
    <w:sdt>
      <w:sdtPr>
        <w:rPr>
          <w:rFonts w:ascii="Times New Roman" w:eastAsia="Times New Roman" w:hAnsi="Times New Roman" w:cs="Times New Roman"/>
          <w:color w:val="auto"/>
          <w:sz w:val="24"/>
          <w:szCs w:val="24"/>
          <w:lang w:val="en-GB" w:eastAsia="en-GB"/>
        </w:rPr>
        <w:id w:val="-274797435"/>
        <w:docPartObj>
          <w:docPartGallery w:val="Table of Contents"/>
          <w:docPartUnique/>
        </w:docPartObj>
      </w:sdtPr>
      <w:sdtEndPr>
        <w:rPr>
          <w:b/>
          <w:bCs/>
          <w:noProof/>
        </w:rPr>
      </w:sdtEndPr>
      <w:sdtContent>
        <w:p w14:paraId="44386AAB" w14:textId="5B80D09B" w:rsidR="009D673C" w:rsidRPr="00883E94" w:rsidRDefault="009D673C">
          <w:pPr>
            <w:pStyle w:val="TOCHeading"/>
            <w:rPr>
              <w:rFonts w:asciiTheme="minorHAnsi" w:hAnsiTheme="minorHAnsi" w:cstheme="minorHAnsi"/>
            </w:rPr>
          </w:pPr>
          <w:r w:rsidRPr="00883E94">
            <w:rPr>
              <w:rFonts w:asciiTheme="minorHAnsi" w:hAnsiTheme="minorHAnsi" w:cstheme="minorHAnsi"/>
            </w:rPr>
            <w:t>Table of Contents</w:t>
          </w:r>
        </w:p>
        <w:p w14:paraId="4185A5A2" w14:textId="543A7C00" w:rsidR="003E71D3" w:rsidRDefault="009D673C">
          <w:pPr>
            <w:pStyle w:val="TOC1"/>
            <w:rPr>
              <w:rFonts w:asciiTheme="minorHAnsi" w:eastAsiaTheme="minorEastAsia" w:hAnsiTheme="minorHAnsi" w:cstheme="minorBidi"/>
              <w:noProof/>
              <w:kern w:val="2"/>
              <w:sz w:val="24"/>
              <w:szCs w:val="24"/>
              <w:lang w:eastAsia="en-GB"/>
              <w14:ligatures w14:val="standardContextual"/>
            </w:rPr>
          </w:pPr>
          <w:r w:rsidRPr="00883E94">
            <w:rPr>
              <w:rFonts w:asciiTheme="minorHAnsi" w:hAnsiTheme="minorHAnsi" w:cstheme="minorHAnsi"/>
              <w:szCs w:val="22"/>
            </w:rPr>
            <w:fldChar w:fldCharType="begin"/>
          </w:r>
          <w:r w:rsidRPr="00883E94">
            <w:rPr>
              <w:rFonts w:asciiTheme="minorHAnsi" w:hAnsiTheme="minorHAnsi" w:cstheme="minorHAnsi"/>
              <w:szCs w:val="22"/>
            </w:rPr>
            <w:instrText xml:space="preserve"> TOC \o "1-3" \h \z \u </w:instrText>
          </w:r>
          <w:r w:rsidRPr="00883E94">
            <w:rPr>
              <w:rFonts w:asciiTheme="minorHAnsi" w:hAnsiTheme="minorHAnsi" w:cstheme="minorHAnsi"/>
              <w:szCs w:val="22"/>
            </w:rPr>
            <w:fldChar w:fldCharType="separate"/>
          </w:r>
          <w:hyperlink w:anchor="_Toc200035988" w:history="1">
            <w:r w:rsidR="003E71D3" w:rsidRPr="00C07518">
              <w:rPr>
                <w:rStyle w:val="Hyperlink"/>
                <w:noProof/>
              </w:rPr>
              <w:t>1.</w:t>
            </w:r>
            <w:r w:rsidR="003E71D3">
              <w:rPr>
                <w:rFonts w:asciiTheme="minorHAnsi" w:eastAsiaTheme="minorEastAsia" w:hAnsiTheme="minorHAnsi" w:cstheme="minorBidi"/>
                <w:noProof/>
                <w:kern w:val="2"/>
                <w:sz w:val="24"/>
                <w:szCs w:val="24"/>
                <w:lang w:eastAsia="en-GB"/>
                <w14:ligatures w14:val="standardContextual"/>
              </w:rPr>
              <w:tab/>
            </w:r>
            <w:r w:rsidR="003E71D3" w:rsidRPr="00C07518">
              <w:rPr>
                <w:rStyle w:val="Hyperlink"/>
                <w:noProof/>
              </w:rPr>
              <w:t>Overview</w:t>
            </w:r>
            <w:r w:rsidR="003E71D3">
              <w:rPr>
                <w:noProof/>
                <w:webHidden/>
              </w:rPr>
              <w:tab/>
            </w:r>
            <w:r w:rsidR="003E71D3">
              <w:rPr>
                <w:noProof/>
                <w:webHidden/>
              </w:rPr>
              <w:fldChar w:fldCharType="begin"/>
            </w:r>
            <w:r w:rsidR="003E71D3">
              <w:rPr>
                <w:noProof/>
                <w:webHidden/>
              </w:rPr>
              <w:instrText xml:space="preserve"> PAGEREF _Toc200035988 \h </w:instrText>
            </w:r>
            <w:r w:rsidR="003E71D3">
              <w:rPr>
                <w:noProof/>
                <w:webHidden/>
              </w:rPr>
            </w:r>
            <w:r w:rsidR="003E71D3">
              <w:rPr>
                <w:noProof/>
                <w:webHidden/>
              </w:rPr>
              <w:fldChar w:fldCharType="separate"/>
            </w:r>
            <w:r w:rsidR="003E71D3">
              <w:rPr>
                <w:noProof/>
                <w:webHidden/>
              </w:rPr>
              <w:t>3</w:t>
            </w:r>
            <w:r w:rsidR="003E71D3">
              <w:rPr>
                <w:noProof/>
                <w:webHidden/>
              </w:rPr>
              <w:fldChar w:fldCharType="end"/>
            </w:r>
          </w:hyperlink>
        </w:p>
        <w:p w14:paraId="3F30131D" w14:textId="2DDDD43D" w:rsidR="003E71D3" w:rsidRDefault="003E71D3">
          <w:pPr>
            <w:pStyle w:val="TOC1"/>
            <w:rPr>
              <w:rFonts w:asciiTheme="minorHAnsi" w:eastAsiaTheme="minorEastAsia" w:hAnsiTheme="minorHAnsi" w:cstheme="minorBidi"/>
              <w:noProof/>
              <w:kern w:val="2"/>
              <w:sz w:val="24"/>
              <w:szCs w:val="24"/>
              <w:lang w:eastAsia="en-GB"/>
              <w14:ligatures w14:val="standardContextual"/>
            </w:rPr>
          </w:pPr>
          <w:hyperlink w:anchor="_Toc200035989" w:history="1">
            <w:r w:rsidRPr="00C07518">
              <w:rPr>
                <w:rStyle w:val="Hyperlink"/>
                <w:noProof/>
              </w:rPr>
              <w:t>2.</w:t>
            </w:r>
            <w:r>
              <w:rPr>
                <w:rFonts w:asciiTheme="minorHAnsi" w:eastAsiaTheme="minorEastAsia" w:hAnsiTheme="minorHAnsi" w:cstheme="minorBidi"/>
                <w:noProof/>
                <w:kern w:val="2"/>
                <w:sz w:val="24"/>
                <w:szCs w:val="24"/>
                <w:lang w:eastAsia="en-GB"/>
                <w14:ligatures w14:val="standardContextual"/>
              </w:rPr>
              <w:tab/>
            </w:r>
            <w:r w:rsidRPr="00C07518">
              <w:rPr>
                <w:rStyle w:val="Hyperlink"/>
                <w:noProof/>
              </w:rPr>
              <w:t>How to Create an EOT</w:t>
            </w:r>
            <w:r>
              <w:rPr>
                <w:noProof/>
                <w:webHidden/>
              </w:rPr>
              <w:tab/>
            </w:r>
            <w:r>
              <w:rPr>
                <w:noProof/>
                <w:webHidden/>
              </w:rPr>
              <w:fldChar w:fldCharType="begin"/>
            </w:r>
            <w:r>
              <w:rPr>
                <w:noProof/>
                <w:webHidden/>
              </w:rPr>
              <w:instrText xml:space="preserve"> PAGEREF _Toc200035989 \h </w:instrText>
            </w:r>
            <w:r>
              <w:rPr>
                <w:noProof/>
                <w:webHidden/>
              </w:rPr>
            </w:r>
            <w:r>
              <w:rPr>
                <w:noProof/>
                <w:webHidden/>
              </w:rPr>
              <w:fldChar w:fldCharType="separate"/>
            </w:r>
            <w:r>
              <w:rPr>
                <w:noProof/>
                <w:webHidden/>
              </w:rPr>
              <w:t>7</w:t>
            </w:r>
            <w:r>
              <w:rPr>
                <w:noProof/>
                <w:webHidden/>
              </w:rPr>
              <w:fldChar w:fldCharType="end"/>
            </w:r>
          </w:hyperlink>
        </w:p>
        <w:p w14:paraId="325A2284" w14:textId="2A4B0D3A" w:rsidR="003E71D3" w:rsidRDefault="003E71D3">
          <w:pPr>
            <w:pStyle w:val="TOC1"/>
            <w:rPr>
              <w:rFonts w:asciiTheme="minorHAnsi" w:eastAsiaTheme="minorEastAsia" w:hAnsiTheme="minorHAnsi" w:cstheme="minorBidi"/>
              <w:noProof/>
              <w:kern w:val="2"/>
              <w:sz w:val="24"/>
              <w:szCs w:val="24"/>
              <w:lang w:eastAsia="en-GB"/>
              <w14:ligatures w14:val="standardContextual"/>
            </w:rPr>
          </w:pPr>
          <w:hyperlink w:anchor="_Toc200035990" w:history="1">
            <w:r w:rsidRPr="00C07518">
              <w:rPr>
                <w:rStyle w:val="Hyperlink"/>
                <w:noProof/>
              </w:rPr>
              <w:t>3.</w:t>
            </w:r>
            <w:r>
              <w:rPr>
                <w:rFonts w:asciiTheme="minorHAnsi" w:eastAsiaTheme="minorEastAsia" w:hAnsiTheme="minorHAnsi" w:cstheme="minorBidi"/>
                <w:noProof/>
                <w:kern w:val="2"/>
                <w:sz w:val="24"/>
                <w:szCs w:val="24"/>
                <w:lang w:eastAsia="en-GB"/>
                <w14:ligatures w14:val="standardContextual"/>
              </w:rPr>
              <w:tab/>
            </w:r>
            <w:r w:rsidRPr="00C07518">
              <w:rPr>
                <w:rStyle w:val="Hyperlink"/>
                <w:noProof/>
              </w:rPr>
              <w:t>The EOT at a Glance</w:t>
            </w:r>
            <w:r>
              <w:rPr>
                <w:noProof/>
                <w:webHidden/>
              </w:rPr>
              <w:tab/>
            </w:r>
            <w:r>
              <w:rPr>
                <w:noProof/>
                <w:webHidden/>
              </w:rPr>
              <w:fldChar w:fldCharType="begin"/>
            </w:r>
            <w:r>
              <w:rPr>
                <w:noProof/>
                <w:webHidden/>
              </w:rPr>
              <w:instrText xml:space="preserve"> PAGEREF _Toc200035990 \h </w:instrText>
            </w:r>
            <w:r>
              <w:rPr>
                <w:noProof/>
                <w:webHidden/>
              </w:rPr>
            </w:r>
            <w:r>
              <w:rPr>
                <w:noProof/>
                <w:webHidden/>
              </w:rPr>
              <w:fldChar w:fldCharType="separate"/>
            </w:r>
            <w:r>
              <w:rPr>
                <w:noProof/>
                <w:webHidden/>
              </w:rPr>
              <w:t>8</w:t>
            </w:r>
            <w:r>
              <w:rPr>
                <w:noProof/>
                <w:webHidden/>
              </w:rPr>
              <w:fldChar w:fldCharType="end"/>
            </w:r>
          </w:hyperlink>
        </w:p>
        <w:p w14:paraId="46EAF9C5" w14:textId="70DD832A" w:rsidR="003E71D3" w:rsidRDefault="003E71D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0035991" w:history="1">
            <w:r w:rsidRPr="00C07518">
              <w:rPr>
                <w:rStyle w:val="Hyperlink"/>
                <w:noProof/>
              </w:rPr>
              <w:t>3.1</w:t>
            </w:r>
            <w:r>
              <w:rPr>
                <w:rFonts w:asciiTheme="minorHAnsi" w:eastAsiaTheme="minorEastAsia" w:hAnsiTheme="minorHAnsi" w:cstheme="minorBidi"/>
                <w:noProof/>
                <w:kern w:val="2"/>
                <w14:ligatures w14:val="standardContextual"/>
              </w:rPr>
              <w:tab/>
            </w:r>
            <w:r w:rsidRPr="00C07518">
              <w:rPr>
                <w:rStyle w:val="Hyperlink"/>
                <w:rFonts w:cstheme="minorHAnsi"/>
                <w:noProof/>
              </w:rPr>
              <w:t>Key EOT Details</w:t>
            </w:r>
            <w:r>
              <w:rPr>
                <w:noProof/>
                <w:webHidden/>
              </w:rPr>
              <w:tab/>
            </w:r>
            <w:r>
              <w:rPr>
                <w:noProof/>
                <w:webHidden/>
              </w:rPr>
              <w:fldChar w:fldCharType="begin"/>
            </w:r>
            <w:r>
              <w:rPr>
                <w:noProof/>
                <w:webHidden/>
              </w:rPr>
              <w:instrText xml:space="preserve"> PAGEREF _Toc200035991 \h </w:instrText>
            </w:r>
            <w:r>
              <w:rPr>
                <w:noProof/>
                <w:webHidden/>
              </w:rPr>
            </w:r>
            <w:r>
              <w:rPr>
                <w:noProof/>
                <w:webHidden/>
              </w:rPr>
              <w:fldChar w:fldCharType="separate"/>
            </w:r>
            <w:r>
              <w:rPr>
                <w:noProof/>
                <w:webHidden/>
              </w:rPr>
              <w:t>9</w:t>
            </w:r>
            <w:r>
              <w:rPr>
                <w:noProof/>
                <w:webHidden/>
              </w:rPr>
              <w:fldChar w:fldCharType="end"/>
            </w:r>
          </w:hyperlink>
        </w:p>
        <w:p w14:paraId="3F7CCFE9" w14:textId="315EAC34" w:rsidR="003E71D3" w:rsidRDefault="003E71D3">
          <w:pPr>
            <w:pStyle w:val="TOC1"/>
            <w:rPr>
              <w:rFonts w:asciiTheme="minorHAnsi" w:eastAsiaTheme="minorEastAsia" w:hAnsiTheme="minorHAnsi" w:cstheme="minorBidi"/>
              <w:noProof/>
              <w:kern w:val="2"/>
              <w:sz w:val="24"/>
              <w:szCs w:val="24"/>
              <w:lang w:eastAsia="en-GB"/>
              <w14:ligatures w14:val="standardContextual"/>
            </w:rPr>
          </w:pPr>
          <w:hyperlink w:anchor="_Toc200035992" w:history="1">
            <w:r w:rsidRPr="00C07518">
              <w:rPr>
                <w:rStyle w:val="Hyperlink"/>
                <w:noProof/>
              </w:rPr>
              <w:t>4.</w:t>
            </w:r>
            <w:r>
              <w:rPr>
                <w:rFonts w:asciiTheme="minorHAnsi" w:eastAsiaTheme="minorEastAsia" w:hAnsiTheme="minorHAnsi" w:cstheme="minorBidi"/>
                <w:noProof/>
                <w:kern w:val="2"/>
                <w:sz w:val="24"/>
                <w:szCs w:val="24"/>
                <w:lang w:eastAsia="en-GB"/>
                <w14:ligatures w14:val="standardContextual"/>
              </w:rPr>
              <w:tab/>
            </w:r>
            <w:r w:rsidRPr="00C07518">
              <w:rPr>
                <w:rStyle w:val="Hyperlink"/>
                <w:noProof/>
              </w:rPr>
              <w:t>End of Tenancy Tasks</w:t>
            </w:r>
            <w:r>
              <w:rPr>
                <w:noProof/>
                <w:webHidden/>
              </w:rPr>
              <w:tab/>
            </w:r>
            <w:r>
              <w:rPr>
                <w:noProof/>
                <w:webHidden/>
              </w:rPr>
              <w:fldChar w:fldCharType="begin"/>
            </w:r>
            <w:r>
              <w:rPr>
                <w:noProof/>
                <w:webHidden/>
              </w:rPr>
              <w:instrText xml:space="preserve"> PAGEREF _Toc200035992 \h </w:instrText>
            </w:r>
            <w:r>
              <w:rPr>
                <w:noProof/>
                <w:webHidden/>
              </w:rPr>
            </w:r>
            <w:r>
              <w:rPr>
                <w:noProof/>
                <w:webHidden/>
              </w:rPr>
              <w:fldChar w:fldCharType="separate"/>
            </w:r>
            <w:r>
              <w:rPr>
                <w:noProof/>
                <w:webHidden/>
              </w:rPr>
              <w:t>10</w:t>
            </w:r>
            <w:r>
              <w:rPr>
                <w:noProof/>
                <w:webHidden/>
              </w:rPr>
              <w:fldChar w:fldCharType="end"/>
            </w:r>
          </w:hyperlink>
        </w:p>
        <w:p w14:paraId="3240F337" w14:textId="7D0F8616" w:rsidR="003E71D3" w:rsidRDefault="003E71D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0035993" w:history="1">
            <w:r w:rsidRPr="00C07518">
              <w:rPr>
                <w:rStyle w:val="Hyperlink"/>
                <w:noProof/>
                <w:lang w:val="en-US"/>
              </w:rPr>
              <w:t>4.1</w:t>
            </w:r>
            <w:r>
              <w:rPr>
                <w:rFonts w:asciiTheme="minorHAnsi" w:eastAsiaTheme="minorEastAsia" w:hAnsiTheme="minorHAnsi" w:cstheme="minorBidi"/>
                <w:noProof/>
                <w:kern w:val="2"/>
                <w14:ligatures w14:val="standardContextual"/>
              </w:rPr>
              <w:tab/>
            </w:r>
            <w:r w:rsidRPr="00C07518">
              <w:rPr>
                <w:rStyle w:val="Hyperlink"/>
                <w:rFonts w:cstheme="minorHAnsi"/>
                <w:noProof/>
              </w:rPr>
              <w:t>Where</w:t>
            </w:r>
            <w:r w:rsidRPr="00C07518">
              <w:rPr>
                <w:rStyle w:val="Hyperlink"/>
                <w:rFonts w:cstheme="minorHAnsi"/>
                <w:noProof/>
                <w:lang w:val="en-US"/>
              </w:rPr>
              <w:t xml:space="preserve"> Do I Find My Tasks?</w:t>
            </w:r>
            <w:r>
              <w:rPr>
                <w:noProof/>
                <w:webHidden/>
              </w:rPr>
              <w:tab/>
            </w:r>
            <w:r>
              <w:rPr>
                <w:noProof/>
                <w:webHidden/>
              </w:rPr>
              <w:fldChar w:fldCharType="begin"/>
            </w:r>
            <w:r>
              <w:rPr>
                <w:noProof/>
                <w:webHidden/>
              </w:rPr>
              <w:instrText xml:space="preserve"> PAGEREF _Toc200035993 \h </w:instrText>
            </w:r>
            <w:r>
              <w:rPr>
                <w:noProof/>
                <w:webHidden/>
              </w:rPr>
            </w:r>
            <w:r>
              <w:rPr>
                <w:noProof/>
                <w:webHidden/>
              </w:rPr>
              <w:fldChar w:fldCharType="separate"/>
            </w:r>
            <w:r>
              <w:rPr>
                <w:noProof/>
                <w:webHidden/>
              </w:rPr>
              <w:t>10</w:t>
            </w:r>
            <w:r>
              <w:rPr>
                <w:noProof/>
                <w:webHidden/>
              </w:rPr>
              <w:fldChar w:fldCharType="end"/>
            </w:r>
          </w:hyperlink>
        </w:p>
        <w:p w14:paraId="00BF4918" w14:textId="7C82E09D" w:rsidR="003E71D3" w:rsidRDefault="003E71D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0035994" w:history="1">
            <w:r w:rsidRPr="00C07518">
              <w:rPr>
                <w:rStyle w:val="Hyperlink"/>
                <w:noProof/>
                <w:lang w:val="en-US"/>
              </w:rPr>
              <w:t>4.2</w:t>
            </w:r>
            <w:r>
              <w:rPr>
                <w:rFonts w:asciiTheme="minorHAnsi" w:eastAsiaTheme="minorEastAsia" w:hAnsiTheme="minorHAnsi" w:cstheme="minorBidi"/>
                <w:noProof/>
                <w:kern w:val="2"/>
                <w14:ligatures w14:val="standardContextual"/>
              </w:rPr>
              <w:tab/>
            </w:r>
            <w:r w:rsidRPr="00C07518">
              <w:rPr>
                <w:rStyle w:val="Hyperlink"/>
                <w:rFonts w:cstheme="minorHAnsi"/>
                <w:noProof/>
                <w:lang w:val="en-US"/>
              </w:rPr>
              <w:t>The Task at a Glance</w:t>
            </w:r>
            <w:r>
              <w:rPr>
                <w:noProof/>
                <w:webHidden/>
              </w:rPr>
              <w:tab/>
            </w:r>
            <w:r>
              <w:rPr>
                <w:noProof/>
                <w:webHidden/>
              </w:rPr>
              <w:fldChar w:fldCharType="begin"/>
            </w:r>
            <w:r>
              <w:rPr>
                <w:noProof/>
                <w:webHidden/>
              </w:rPr>
              <w:instrText xml:space="preserve"> PAGEREF _Toc200035994 \h </w:instrText>
            </w:r>
            <w:r>
              <w:rPr>
                <w:noProof/>
                <w:webHidden/>
              </w:rPr>
            </w:r>
            <w:r>
              <w:rPr>
                <w:noProof/>
                <w:webHidden/>
              </w:rPr>
              <w:fldChar w:fldCharType="separate"/>
            </w:r>
            <w:r>
              <w:rPr>
                <w:noProof/>
                <w:webHidden/>
              </w:rPr>
              <w:t>11</w:t>
            </w:r>
            <w:r>
              <w:rPr>
                <w:noProof/>
                <w:webHidden/>
              </w:rPr>
              <w:fldChar w:fldCharType="end"/>
            </w:r>
          </w:hyperlink>
        </w:p>
        <w:p w14:paraId="4563D577" w14:textId="6613BA7E" w:rsidR="003E71D3" w:rsidRDefault="003E71D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0035995" w:history="1">
            <w:r w:rsidRPr="00C07518">
              <w:rPr>
                <w:rStyle w:val="Hyperlink"/>
                <w:noProof/>
                <w:lang w:val="en-US"/>
              </w:rPr>
              <w:t>4.3</w:t>
            </w:r>
            <w:r>
              <w:rPr>
                <w:rFonts w:asciiTheme="minorHAnsi" w:eastAsiaTheme="minorEastAsia" w:hAnsiTheme="minorHAnsi" w:cstheme="minorBidi"/>
                <w:noProof/>
                <w:kern w:val="2"/>
                <w14:ligatures w14:val="standardContextual"/>
              </w:rPr>
              <w:tab/>
            </w:r>
            <w:r w:rsidRPr="00C07518">
              <w:rPr>
                <w:rStyle w:val="Hyperlink"/>
                <w:rFonts w:cstheme="minorHAnsi"/>
                <w:noProof/>
                <w:lang w:val="en-US"/>
              </w:rPr>
              <w:t>Task Statuses</w:t>
            </w:r>
            <w:r>
              <w:rPr>
                <w:noProof/>
                <w:webHidden/>
              </w:rPr>
              <w:tab/>
            </w:r>
            <w:r>
              <w:rPr>
                <w:noProof/>
                <w:webHidden/>
              </w:rPr>
              <w:fldChar w:fldCharType="begin"/>
            </w:r>
            <w:r>
              <w:rPr>
                <w:noProof/>
                <w:webHidden/>
              </w:rPr>
              <w:instrText xml:space="preserve"> PAGEREF _Toc200035995 \h </w:instrText>
            </w:r>
            <w:r>
              <w:rPr>
                <w:noProof/>
                <w:webHidden/>
              </w:rPr>
            </w:r>
            <w:r>
              <w:rPr>
                <w:noProof/>
                <w:webHidden/>
              </w:rPr>
              <w:fldChar w:fldCharType="separate"/>
            </w:r>
            <w:r>
              <w:rPr>
                <w:noProof/>
                <w:webHidden/>
              </w:rPr>
              <w:t>12</w:t>
            </w:r>
            <w:r>
              <w:rPr>
                <w:noProof/>
                <w:webHidden/>
              </w:rPr>
              <w:fldChar w:fldCharType="end"/>
            </w:r>
          </w:hyperlink>
        </w:p>
        <w:p w14:paraId="22011578" w14:textId="2B66C1BB" w:rsidR="003E71D3" w:rsidRDefault="003E71D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0035996" w:history="1">
            <w:r w:rsidRPr="00C07518">
              <w:rPr>
                <w:rStyle w:val="Hyperlink"/>
                <w:noProof/>
                <w:lang w:val="en-US"/>
              </w:rPr>
              <w:t>4.4</w:t>
            </w:r>
            <w:r>
              <w:rPr>
                <w:rFonts w:asciiTheme="minorHAnsi" w:eastAsiaTheme="minorEastAsia" w:hAnsiTheme="minorHAnsi" w:cstheme="minorBidi"/>
                <w:noProof/>
                <w:kern w:val="2"/>
                <w14:ligatures w14:val="standardContextual"/>
              </w:rPr>
              <w:tab/>
            </w:r>
            <w:r w:rsidRPr="00C07518">
              <w:rPr>
                <w:rStyle w:val="Hyperlink"/>
                <w:rFonts w:cstheme="minorHAnsi"/>
                <w:noProof/>
                <w:lang w:val="en-US"/>
              </w:rPr>
              <w:t>Starting a Task</w:t>
            </w:r>
            <w:r>
              <w:rPr>
                <w:noProof/>
                <w:webHidden/>
              </w:rPr>
              <w:tab/>
            </w:r>
            <w:r>
              <w:rPr>
                <w:noProof/>
                <w:webHidden/>
              </w:rPr>
              <w:fldChar w:fldCharType="begin"/>
            </w:r>
            <w:r>
              <w:rPr>
                <w:noProof/>
                <w:webHidden/>
              </w:rPr>
              <w:instrText xml:space="preserve"> PAGEREF _Toc200035996 \h </w:instrText>
            </w:r>
            <w:r>
              <w:rPr>
                <w:noProof/>
                <w:webHidden/>
              </w:rPr>
            </w:r>
            <w:r>
              <w:rPr>
                <w:noProof/>
                <w:webHidden/>
              </w:rPr>
              <w:fldChar w:fldCharType="separate"/>
            </w:r>
            <w:r>
              <w:rPr>
                <w:noProof/>
                <w:webHidden/>
              </w:rPr>
              <w:t>12</w:t>
            </w:r>
            <w:r>
              <w:rPr>
                <w:noProof/>
                <w:webHidden/>
              </w:rPr>
              <w:fldChar w:fldCharType="end"/>
            </w:r>
          </w:hyperlink>
        </w:p>
        <w:p w14:paraId="1EA1565E" w14:textId="744EA2E4" w:rsidR="003E71D3" w:rsidRDefault="003E71D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0035997" w:history="1">
            <w:r w:rsidRPr="00C07518">
              <w:rPr>
                <w:rStyle w:val="Hyperlink"/>
                <w:noProof/>
                <w:lang w:val="en-US"/>
              </w:rPr>
              <w:t>4.5</w:t>
            </w:r>
            <w:r>
              <w:rPr>
                <w:rFonts w:asciiTheme="minorHAnsi" w:eastAsiaTheme="minorEastAsia" w:hAnsiTheme="minorHAnsi" w:cstheme="minorBidi"/>
                <w:noProof/>
                <w:kern w:val="2"/>
                <w14:ligatures w14:val="standardContextual"/>
              </w:rPr>
              <w:tab/>
            </w:r>
            <w:r w:rsidRPr="00C07518">
              <w:rPr>
                <w:rStyle w:val="Hyperlink"/>
                <w:rFonts w:cstheme="minorHAnsi"/>
                <w:noProof/>
                <w:lang w:val="en-US"/>
              </w:rPr>
              <w:t>Completing a Task</w:t>
            </w:r>
            <w:r>
              <w:rPr>
                <w:noProof/>
                <w:webHidden/>
              </w:rPr>
              <w:tab/>
            </w:r>
            <w:r>
              <w:rPr>
                <w:noProof/>
                <w:webHidden/>
              </w:rPr>
              <w:fldChar w:fldCharType="begin"/>
            </w:r>
            <w:r>
              <w:rPr>
                <w:noProof/>
                <w:webHidden/>
              </w:rPr>
              <w:instrText xml:space="preserve"> PAGEREF _Toc200035997 \h </w:instrText>
            </w:r>
            <w:r>
              <w:rPr>
                <w:noProof/>
                <w:webHidden/>
              </w:rPr>
            </w:r>
            <w:r>
              <w:rPr>
                <w:noProof/>
                <w:webHidden/>
              </w:rPr>
              <w:fldChar w:fldCharType="separate"/>
            </w:r>
            <w:r>
              <w:rPr>
                <w:noProof/>
                <w:webHidden/>
              </w:rPr>
              <w:t>13</w:t>
            </w:r>
            <w:r>
              <w:rPr>
                <w:noProof/>
                <w:webHidden/>
              </w:rPr>
              <w:fldChar w:fldCharType="end"/>
            </w:r>
          </w:hyperlink>
        </w:p>
        <w:p w14:paraId="2E7B0959" w14:textId="367A11CB" w:rsidR="003E71D3" w:rsidRDefault="003E71D3">
          <w:pPr>
            <w:pStyle w:val="TOC3"/>
            <w:tabs>
              <w:tab w:val="left" w:pos="1200"/>
              <w:tab w:val="right" w:leader="dot" w:pos="9350"/>
            </w:tabs>
            <w:rPr>
              <w:rFonts w:asciiTheme="minorHAnsi" w:eastAsiaTheme="minorEastAsia" w:hAnsiTheme="minorHAnsi" w:cstheme="minorBidi"/>
              <w:noProof/>
              <w:kern w:val="2"/>
              <w14:ligatures w14:val="standardContextual"/>
            </w:rPr>
          </w:pPr>
          <w:hyperlink w:anchor="_Toc200035998" w:history="1">
            <w:r w:rsidRPr="00C07518">
              <w:rPr>
                <w:rStyle w:val="Hyperlink"/>
                <w:noProof/>
                <w:lang w:val="en-US"/>
              </w:rPr>
              <w:t>(a)</w:t>
            </w:r>
            <w:r>
              <w:rPr>
                <w:rFonts w:asciiTheme="minorHAnsi" w:eastAsiaTheme="minorEastAsia" w:hAnsiTheme="minorHAnsi" w:cstheme="minorBidi"/>
                <w:noProof/>
                <w:kern w:val="2"/>
                <w14:ligatures w14:val="standardContextual"/>
              </w:rPr>
              <w:tab/>
            </w:r>
            <w:r w:rsidRPr="00C07518">
              <w:rPr>
                <w:rStyle w:val="Hyperlink"/>
                <w:noProof/>
              </w:rPr>
              <w:t>Axis Voids</w:t>
            </w:r>
            <w:r>
              <w:rPr>
                <w:noProof/>
                <w:webHidden/>
              </w:rPr>
              <w:tab/>
            </w:r>
            <w:r>
              <w:rPr>
                <w:noProof/>
                <w:webHidden/>
              </w:rPr>
              <w:fldChar w:fldCharType="begin"/>
            </w:r>
            <w:r>
              <w:rPr>
                <w:noProof/>
                <w:webHidden/>
              </w:rPr>
              <w:instrText xml:space="preserve"> PAGEREF _Toc200035998 \h </w:instrText>
            </w:r>
            <w:r>
              <w:rPr>
                <w:noProof/>
                <w:webHidden/>
              </w:rPr>
            </w:r>
            <w:r>
              <w:rPr>
                <w:noProof/>
                <w:webHidden/>
              </w:rPr>
              <w:fldChar w:fldCharType="separate"/>
            </w:r>
            <w:r>
              <w:rPr>
                <w:noProof/>
                <w:webHidden/>
              </w:rPr>
              <w:t>14</w:t>
            </w:r>
            <w:r>
              <w:rPr>
                <w:noProof/>
                <w:webHidden/>
              </w:rPr>
              <w:fldChar w:fldCharType="end"/>
            </w:r>
          </w:hyperlink>
        </w:p>
        <w:p w14:paraId="412273D3" w14:textId="778C6C89" w:rsidR="003E71D3" w:rsidRDefault="003E71D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0035999" w:history="1">
            <w:r w:rsidRPr="00C07518">
              <w:rPr>
                <w:rStyle w:val="Hyperlink"/>
                <w:noProof/>
              </w:rPr>
              <w:t>4.6</w:t>
            </w:r>
            <w:r>
              <w:rPr>
                <w:rFonts w:asciiTheme="minorHAnsi" w:eastAsiaTheme="minorEastAsia" w:hAnsiTheme="minorHAnsi" w:cstheme="minorBidi"/>
                <w:noProof/>
                <w:kern w:val="2"/>
                <w14:ligatures w14:val="standardContextual"/>
              </w:rPr>
              <w:tab/>
            </w:r>
            <w:r w:rsidRPr="00C07518">
              <w:rPr>
                <w:rStyle w:val="Hyperlink"/>
                <w:noProof/>
              </w:rPr>
              <w:t>Setting Tasks to N/A</w:t>
            </w:r>
            <w:r>
              <w:rPr>
                <w:noProof/>
                <w:webHidden/>
              </w:rPr>
              <w:tab/>
            </w:r>
            <w:r>
              <w:rPr>
                <w:noProof/>
                <w:webHidden/>
              </w:rPr>
              <w:fldChar w:fldCharType="begin"/>
            </w:r>
            <w:r>
              <w:rPr>
                <w:noProof/>
                <w:webHidden/>
              </w:rPr>
              <w:instrText xml:space="preserve"> PAGEREF _Toc200035999 \h </w:instrText>
            </w:r>
            <w:r>
              <w:rPr>
                <w:noProof/>
                <w:webHidden/>
              </w:rPr>
            </w:r>
            <w:r>
              <w:rPr>
                <w:noProof/>
                <w:webHidden/>
              </w:rPr>
              <w:fldChar w:fldCharType="separate"/>
            </w:r>
            <w:r>
              <w:rPr>
                <w:noProof/>
                <w:webHidden/>
              </w:rPr>
              <w:t>15</w:t>
            </w:r>
            <w:r>
              <w:rPr>
                <w:noProof/>
                <w:webHidden/>
              </w:rPr>
              <w:fldChar w:fldCharType="end"/>
            </w:r>
          </w:hyperlink>
        </w:p>
        <w:p w14:paraId="61C22CFB" w14:textId="0AF17574" w:rsidR="003E71D3" w:rsidRDefault="003E71D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0036000" w:history="1">
            <w:r w:rsidRPr="00C07518">
              <w:rPr>
                <w:rStyle w:val="Hyperlink"/>
                <w:noProof/>
              </w:rPr>
              <w:t>4.7</w:t>
            </w:r>
            <w:r>
              <w:rPr>
                <w:rFonts w:asciiTheme="minorHAnsi" w:eastAsiaTheme="minorEastAsia" w:hAnsiTheme="minorHAnsi" w:cstheme="minorBidi"/>
                <w:noProof/>
                <w:kern w:val="2"/>
                <w14:ligatures w14:val="standardContextual"/>
              </w:rPr>
              <w:tab/>
            </w:r>
            <w:r w:rsidRPr="00C07518">
              <w:rPr>
                <w:rStyle w:val="Hyperlink"/>
                <w:noProof/>
              </w:rPr>
              <w:t>Reopening a Closed Task</w:t>
            </w:r>
            <w:r>
              <w:rPr>
                <w:noProof/>
                <w:webHidden/>
              </w:rPr>
              <w:tab/>
            </w:r>
            <w:r>
              <w:rPr>
                <w:noProof/>
                <w:webHidden/>
              </w:rPr>
              <w:fldChar w:fldCharType="begin"/>
            </w:r>
            <w:r>
              <w:rPr>
                <w:noProof/>
                <w:webHidden/>
              </w:rPr>
              <w:instrText xml:space="preserve"> PAGEREF _Toc200036000 \h </w:instrText>
            </w:r>
            <w:r>
              <w:rPr>
                <w:noProof/>
                <w:webHidden/>
              </w:rPr>
            </w:r>
            <w:r>
              <w:rPr>
                <w:noProof/>
                <w:webHidden/>
              </w:rPr>
              <w:fldChar w:fldCharType="separate"/>
            </w:r>
            <w:r>
              <w:rPr>
                <w:noProof/>
                <w:webHidden/>
              </w:rPr>
              <w:t>15</w:t>
            </w:r>
            <w:r>
              <w:rPr>
                <w:noProof/>
                <w:webHidden/>
              </w:rPr>
              <w:fldChar w:fldCharType="end"/>
            </w:r>
          </w:hyperlink>
        </w:p>
        <w:p w14:paraId="71449663" w14:textId="1519FB0F" w:rsidR="003E71D3" w:rsidRDefault="003E71D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0036001" w:history="1">
            <w:r w:rsidRPr="00C07518">
              <w:rPr>
                <w:rStyle w:val="Hyperlink"/>
                <w:noProof/>
              </w:rPr>
              <w:t>4.8</w:t>
            </w:r>
            <w:r>
              <w:rPr>
                <w:rFonts w:asciiTheme="minorHAnsi" w:eastAsiaTheme="minorEastAsia" w:hAnsiTheme="minorHAnsi" w:cstheme="minorBidi"/>
                <w:noProof/>
                <w:kern w:val="2"/>
                <w14:ligatures w14:val="standardContextual"/>
              </w:rPr>
              <w:tab/>
            </w:r>
            <w:r w:rsidRPr="00C07518">
              <w:rPr>
                <w:rStyle w:val="Hyperlink"/>
                <w:noProof/>
              </w:rPr>
              <w:t>Expected Delays</w:t>
            </w:r>
            <w:r>
              <w:rPr>
                <w:noProof/>
                <w:webHidden/>
              </w:rPr>
              <w:tab/>
            </w:r>
            <w:r>
              <w:rPr>
                <w:noProof/>
                <w:webHidden/>
              </w:rPr>
              <w:fldChar w:fldCharType="begin"/>
            </w:r>
            <w:r>
              <w:rPr>
                <w:noProof/>
                <w:webHidden/>
              </w:rPr>
              <w:instrText xml:space="preserve"> PAGEREF _Toc200036001 \h </w:instrText>
            </w:r>
            <w:r>
              <w:rPr>
                <w:noProof/>
                <w:webHidden/>
              </w:rPr>
            </w:r>
            <w:r>
              <w:rPr>
                <w:noProof/>
                <w:webHidden/>
              </w:rPr>
              <w:fldChar w:fldCharType="separate"/>
            </w:r>
            <w:r>
              <w:rPr>
                <w:noProof/>
                <w:webHidden/>
              </w:rPr>
              <w:t>16</w:t>
            </w:r>
            <w:r>
              <w:rPr>
                <w:noProof/>
                <w:webHidden/>
              </w:rPr>
              <w:fldChar w:fldCharType="end"/>
            </w:r>
          </w:hyperlink>
        </w:p>
        <w:p w14:paraId="6F4A41CF" w14:textId="307DE1E3" w:rsidR="003E71D3" w:rsidRDefault="003E71D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0036002" w:history="1">
            <w:r w:rsidRPr="00C07518">
              <w:rPr>
                <w:rStyle w:val="Hyperlink"/>
                <w:noProof/>
              </w:rPr>
              <w:t>4.9</w:t>
            </w:r>
            <w:r>
              <w:rPr>
                <w:rFonts w:asciiTheme="minorHAnsi" w:eastAsiaTheme="minorEastAsia" w:hAnsiTheme="minorHAnsi" w:cstheme="minorBidi"/>
                <w:noProof/>
                <w:kern w:val="2"/>
                <w14:ligatures w14:val="standardContextual"/>
              </w:rPr>
              <w:tab/>
            </w:r>
            <w:r w:rsidRPr="00C07518">
              <w:rPr>
                <w:rStyle w:val="Hyperlink"/>
                <w:noProof/>
              </w:rPr>
              <w:t>Overdue Tasks &amp; Task Duration</w:t>
            </w:r>
            <w:r>
              <w:rPr>
                <w:noProof/>
                <w:webHidden/>
              </w:rPr>
              <w:tab/>
            </w:r>
            <w:r>
              <w:rPr>
                <w:noProof/>
                <w:webHidden/>
              </w:rPr>
              <w:fldChar w:fldCharType="begin"/>
            </w:r>
            <w:r>
              <w:rPr>
                <w:noProof/>
                <w:webHidden/>
              </w:rPr>
              <w:instrText xml:space="preserve"> PAGEREF _Toc200036002 \h </w:instrText>
            </w:r>
            <w:r>
              <w:rPr>
                <w:noProof/>
                <w:webHidden/>
              </w:rPr>
            </w:r>
            <w:r>
              <w:rPr>
                <w:noProof/>
                <w:webHidden/>
              </w:rPr>
              <w:fldChar w:fldCharType="separate"/>
            </w:r>
            <w:r>
              <w:rPr>
                <w:noProof/>
                <w:webHidden/>
              </w:rPr>
              <w:t>18</w:t>
            </w:r>
            <w:r>
              <w:rPr>
                <w:noProof/>
                <w:webHidden/>
              </w:rPr>
              <w:fldChar w:fldCharType="end"/>
            </w:r>
          </w:hyperlink>
        </w:p>
        <w:p w14:paraId="0ECB8722" w14:textId="4D7979E0" w:rsidR="003E71D3" w:rsidRDefault="003E71D3">
          <w:pPr>
            <w:pStyle w:val="TOC1"/>
            <w:rPr>
              <w:rFonts w:asciiTheme="minorHAnsi" w:eastAsiaTheme="minorEastAsia" w:hAnsiTheme="minorHAnsi" w:cstheme="minorBidi"/>
              <w:noProof/>
              <w:kern w:val="2"/>
              <w:sz w:val="24"/>
              <w:szCs w:val="24"/>
              <w:lang w:eastAsia="en-GB"/>
              <w14:ligatures w14:val="standardContextual"/>
            </w:rPr>
          </w:pPr>
          <w:hyperlink w:anchor="_Toc200036003" w:history="1">
            <w:r w:rsidRPr="00C07518">
              <w:rPr>
                <w:rStyle w:val="Hyperlink"/>
                <w:noProof/>
              </w:rPr>
              <w:t>5.</w:t>
            </w:r>
            <w:r>
              <w:rPr>
                <w:rFonts w:asciiTheme="minorHAnsi" w:eastAsiaTheme="minorEastAsia" w:hAnsiTheme="minorHAnsi" w:cstheme="minorBidi"/>
                <w:noProof/>
                <w:kern w:val="2"/>
                <w:sz w:val="24"/>
                <w:szCs w:val="24"/>
                <w:lang w:eastAsia="en-GB"/>
                <w14:ligatures w14:val="standardContextual"/>
              </w:rPr>
              <w:tab/>
            </w:r>
            <w:r w:rsidRPr="00C07518">
              <w:rPr>
                <w:rStyle w:val="Hyperlink"/>
                <w:noProof/>
              </w:rPr>
              <w:t>Cancel or Close an End of Tenancy</w:t>
            </w:r>
            <w:r>
              <w:rPr>
                <w:noProof/>
                <w:webHidden/>
              </w:rPr>
              <w:tab/>
            </w:r>
            <w:r>
              <w:rPr>
                <w:noProof/>
                <w:webHidden/>
              </w:rPr>
              <w:fldChar w:fldCharType="begin"/>
            </w:r>
            <w:r>
              <w:rPr>
                <w:noProof/>
                <w:webHidden/>
              </w:rPr>
              <w:instrText xml:space="preserve"> PAGEREF _Toc200036003 \h </w:instrText>
            </w:r>
            <w:r>
              <w:rPr>
                <w:noProof/>
                <w:webHidden/>
              </w:rPr>
            </w:r>
            <w:r>
              <w:rPr>
                <w:noProof/>
                <w:webHidden/>
              </w:rPr>
              <w:fldChar w:fldCharType="separate"/>
            </w:r>
            <w:r>
              <w:rPr>
                <w:noProof/>
                <w:webHidden/>
              </w:rPr>
              <w:t>19</w:t>
            </w:r>
            <w:r>
              <w:rPr>
                <w:noProof/>
                <w:webHidden/>
              </w:rPr>
              <w:fldChar w:fldCharType="end"/>
            </w:r>
          </w:hyperlink>
        </w:p>
        <w:p w14:paraId="310BCA3E" w14:textId="2827340D" w:rsidR="003E71D3" w:rsidRDefault="003E71D3">
          <w:pPr>
            <w:pStyle w:val="TOC1"/>
            <w:rPr>
              <w:rFonts w:asciiTheme="minorHAnsi" w:eastAsiaTheme="minorEastAsia" w:hAnsiTheme="minorHAnsi" w:cstheme="minorBidi"/>
              <w:noProof/>
              <w:kern w:val="2"/>
              <w:sz w:val="24"/>
              <w:szCs w:val="24"/>
              <w:lang w:eastAsia="en-GB"/>
              <w14:ligatures w14:val="standardContextual"/>
            </w:rPr>
          </w:pPr>
          <w:hyperlink w:anchor="_Toc200036004" w:history="1">
            <w:r w:rsidRPr="00C07518">
              <w:rPr>
                <w:rStyle w:val="Hyperlink"/>
                <w:noProof/>
              </w:rPr>
              <w:t>6.</w:t>
            </w:r>
            <w:r>
              <w:rPr>
                <w:rFonts w:asciiTheme="minorHAnsi" w:eastAsiaTheme="minorEastAsia" w:hAnsiTheme="minorHAnsi" w:cstheme="minorBidi"/>
                <w:noProof/>
                <w:kern w:val="2"/>
                <w:sz w:val="24"/>
                <w:szCs w:val="24"/>
                <w:lang w:eastAsia="en-GB"/>
                <w14:ligatures w14:val="standardContextual"/>
              </w:rPr>
              <w:tab/>
            </w:r>
            <w:r w:rsidRPr="00C07518">
              <w:rPr>
                <w:rStyle w:val="Hyperlink"/>
                <w:noProof/>
              </w:rPr>
              <w:t>Reports &amp; Dashboards</w:t>
            </w:r>
            <w:r>
              <w:rPr>
                <w:noProof/>
                <w:webHidden/>
              </w:rPr>
              <w:tab/>
            </w:r>
            <w:r>
              <w:rPr>
                <w:noProof/>
                <w:webHidden/>
              </w:rPr>
              <w:fldChar w:fldCharType="begin"/>
            </w:r>
            <w:r>
              <w:rPr>
                <w:noProof/>
                <w:webHidden/>
              </w:rPr>
              <w:instrText xml:space="preserve"> PAGEREF _Toc200036004 \h </w:instrText>
            </w:r>
            <w:r>
              <w:rPr>
                <w:noProof/>
                <w:webHidden/>
              </w:rPr>
            </w:r>
            <w:r>
              <w:rPr>
                <w:noProof/>
                <w:webHidden/>
              </w:rPr>
              <w:fldChar w:fldCharType="separate"/>
            </w:r>
            <w:r>
              <w:rPr>
                <w:noProof/>
                <w:webHidden/>
              </w:rPr>
              <w:t>20</w:t>
            </w:r>
            <w:r>
              <w:rPr>
                <w:noProof/>
                <w:webHidden/>
              </w:rPr>
              <w:fldChar w:fldCharType="end"/>
            </w:r>
          </w:hyperlink>
        </w:p>
        <w:p w14:paraId="2C5A6A6A" w14:textId="63E56DC7" w:rsidR="003E71D3" w:rsidRDefault="003E71D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0036005" w:history="1">
            <w:r w:rsidRPr="00C07518">
              <w:rPr>
                <w:rStyle w:val="Hyperlink"/>
                <w:noProof/>
              </w:rPr>
              <w:t>6.1</w:t>
            </w:r>
            <w:r>
              <w:rPr>
                <w:rFonts w:asciiTheme="minorHAnsi" w:eastAsiaTheme="minorEastAsia" w:hAnsiTheme="minorHAnsi" w:cstheme="minorBidi"/>
                <w:noProof/>
                <w:kern w:val="2"/>
                <w14:ligatures w14:val="standardContextual"/>
              </w:rPr>
              <w:tab/>
            </w:r>
            <w:r w:rsidRPr="00C07518">
              <w:rPr>
                <w:rStyle w:val="Hyperlink"/>
                <w:noProof/>
              </w:rPr>
              <w:t>Onsite Property Management Reports</w:t>
            </w:r>
            <w:r>
              <w:rPr>
                <w:noProof/>
                <w:webHidden/>
              </w:rPr>
              <w:tab/>
            </w:r>
            <w:r>
              <w:rPr>
                <w:noProof/>
                <w:webHidden/>
              </w:rPr>
              <w:fldChar w:fldCharType="begin"/>
            </w:r>
            <w:r>
              <w:rPr>
                <w:noProof/>
                <w:webHidden/>
              </w:rPr>
              <w:instrText xml:space="preserve"> PAGEREF _Toc200036005 \h </w:instrText>
            </w:r>
            <w:r>
              <w:rPr>
                <w:noProof/>
                <w:webHidden/>
              </w:rPr>
            </w:r>
            <w:r>
              <w:rPr>
                <w:noProof/>
                <w:webHidden/>
              </w:rPr>
              <w:fldChar w:fldCharType="separate"/>
            </w:r>
            <w:r>
              <w:rPr>
                <w:noProof/>
                <w:webHidden/>
              </w:rPr>
              <w:t>20</w:t>
            </w:r>
            <w:r>
              <w:rPr>
                <w:noProof/>
                <w:webHidden/>
              </w:rPr>
              <w:fldChar w:fldCharType="end"/>
            </w:r>
          </w:hyperlink>
        </w:p>
        <w:p w14:paraId="23B13FB3" w14:textId="770BA01B" w:rsidR="003E71D3" w:rsidRDefault="003E71D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0036006" w:history="1">
            <w:r w:rsidRPr="00C07518">
              <w:rPr>
                <w:rStyle w:val="Hyperlink"/>
                <w:noProof/>
              </w:rPr>
              <w:t>6.2</w:t>
            </w:r>
            <w:r>
              <w:rPr>
                <w:rFonts w:asciiTheme="minorHAnsi" w:eastAsiaTheme="minorEastAsia" w:hAnsiTheme="minorHAnsi" w:cstheme="minorBidi"/>
                <w:noProof/>
                <w:kern w:val="2"/>
                <w14:ligatures w14:val="standardContextual"/>
              </w:rPr>
              <w:tab/>
            </w:r>
            <w:r w:rsidRPr="00C07518">
              <w:rPr>
                <w:rStyle w:val="Hyperlink"/>
                <w:noProof/>
              </w:rPr>
              <w:t>Cost of Void Report</w:t>
            </w:r>
            <w:r>
              <w:rPr>
                <w:noProof/>
                <w:webHidden/>
              </w:rPr>
              <w:tab/>
            </w:r>
            <w:r>
              <w:rPr>
                <w:noProof/>
                <w:webHidden/>
              </w:rPr>
              <w:fldChar w:fldCharType="begin"/>
            </w:r>
            <w:r>
              <w:rPr>
                <w:noProof/>
                <w:webHidden/>
              </w:rPr>
              <w:instrText xml:space="preserve"> PAGEREF _Toc200036006 \h </w:instrText>
            </w:r>
            <w:r>
              <w:rPr>
                <w:noProof/>
                <w:webHidden/>
              </w:rPr>
            </w:r>
            <w:r>
              <w:rPr>
                <w:noProof/>
                <w:webHidden/>
              </w:rPr>
              <w:fldChar w:fldCharType="separate"/>
            </w:r>
            <w:r>
              <w:rPr>
                <w:noProof/>
                <w:webHidden/>
              </w:rPr>
              <w:t>20</w:t>
            </w:r>
            <w:r>
              <w:rPr>
                <w:noProof/>
                <w:webHidden/>
              </w:rPr>
              <w:fldChar w:fldCharType="end"/>
            </w:r>
          </w:hyperlink>
        </w:p>
        <w:p w14:paraId="61E56BAD" w14:textId="6130EFE9" w:rsidR="003E71D3" w:rsidRDefault="003E71D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0036007" w:history="1">
            <w:r w:rsidRPr="00C07518">
              <w:rPr>
                <w:rStyle w:val="Hyperlink"/>
                <w:noProof/>
              </w:rPr>
              <w:t>6.3</w:t>
            </w:r>
            <w:r>
              <w:rPr>
                <w:rFonts w:asciiTheme="minorHAnsi" w:eastAsiaTheme="minorEastAsia" w:hAnsiTheme="minorHAnsi" w:cstheme="minorBidi"/>
                <w:noProof/>
                <w:kern w:val="2"/>
                <w14:ligatures w14:val="standardContextual"/>
              </w:rPr>
              <w:tab/>
            </w:r>
            <w:r w:rsidRPr="00C07518">
              <w:rPr>
                <w:rStyle w:val="Hyperlink"/>
                <w:noProof/>
              </w:rPr>
              <w:t>Asset Management Reports</w:t>
            </w:r>
            <w:r>
              <w:rPr>
                <w:noProof/>
                <w:webHidden/>
              </w:rPr>
              <w:tab/>
            </w:r>
            <w:r>
              <w:rPr>
                <w:noProof/>
                <w:webHidden/>
              </w:rPr>
              <w:fldChar w:fldCharType="begin"/>
            </w:r>
            <w:r>
              <w:rPr>
                <w:noProof/>
                <w:webHidden/>
              </w:rPr>
              <w:instrText xml:space="preserve"> PAGEREF _Toc200036007 \h </w:instrText>
            </w:r>
            <w:r>
              <w:rPr>
                <w:noProof/>
                <w:webHidden/>
              </w:rPr>
            </w:r>
            <w:r>
              <w:rPr>
                <w:noProof/>
                <w:webHidden/>
              </w:rPr>
              <w:fldChar w:fldCharType="separate"/>
            </w:r>
            <w:r>
              <w:rPr>
                <w:noProof/>
                <w:webHidden/>
              </w:rPr>
              <w:t>21</w:t>
            </w:r>
            <w:r>
              <w:rPr>
                <w:noProof/>
                <w:webHidden/>
              </w:rPr>
              <w:fldChar w:fldCharType="end"/>
            </w:r>
          </w:hyperlink>
        </w:p>
        <w:p w14:paraId="3960A7C9" w14:textId="54FFCFBE" w:rsidR="003E71D3" w:rsidRDefault="003E71D3">
          <w:pPr>
            <w:pStyle w:val="TOC1"/>
            <w:rPr>
              <w:rFonts w:asciiTheme="minorHAnsi" w:eastAsiaTheme="minorEastAsia" w:hAnsiTheme="minorHAnsi" w:cstheme="minorBidi"/>
              <w:noProof/>
              <w:kern w:val="2"/>
              <w:sz w:val="24"/>
              <w:szCs w:val="24"/>
              <w:lang w:eastAsia="en-GB"/>
              <w14:ligatures w14:val="standardContextual"/>
            </w:rPr>
          </w:pPr>
          <w:hyperlink w:anchor="_Toc200036008" w:history="1">
            <w:r w:rsidRPr="00C07518">
              <w:rPr>
                <w:rStyle w:val="Hyperlink"/>
                <w:noProof/>
              </w:rPr>
              <w:t>7.</w:t>
            </w:r>
            <w:r>
              <w:rPr>
                <w:rFonts w:asciiTheme="minorHAnsi" w:eastAsiaTheme="minorEastAsia" w:hAnsiTheme="minorHAnsi" w:cstheme="minorBidi"/>
                <w:noProof/>
                <w:kern w:val="2"/>
                <w:sz w:val="24"/>
                <w:szCs w:val="24"/>
                <w:lang w:eastAsia="en-GB"/>
                <w14:ligatures w14:val="standardContextual"/>
              </w:rPr>
              <w:tab/>
            </w:r>
            <w:r w:rsidRPr="00C07518">
              <w:rPr>
                <w:rStyle w:val="Hyperlink"/>
                <w:noProof/>
              </w:rPr>
              <w:t>End of Tenancy Owners</w:t>
            </w:r>
            <w:r>
              <w:rPr>
                <w:noProof/>
                <w:webHidden/>
              </w:rPr>
              <w:tab/>
            </w:r>
            <w:r>
              <w:rPr>
                <w:noProof/>
                <w:webHidden/>
              </w:rPr>
              <w:fldChar w:fldCharType="begin"/>
            </w:r>
            <w:r>
              <w:rPr>
                <w:noProof/>
                <w:webHidden/>
              </w:rPr>
              <w:instrText xml:space="preserve"> PAGEREF _Toc200036008 \h </w:instrText>
            </w:r>
            <w:r>
              <w:rPr>
                <w:noProof/>
                <w:webHidden/>
              </w:rPr>
            </w:r>
            <w:r>
              <w:rPr>
                <w:noProof/>
                <w:webHidden/>
              </w:rPr>
              <w:fldChar w:fldCharType="separate"/>
            </w:r>
            <w:r>
              <w:rPr>
                <w:noProof/>
                <w:webHidden/>
              </w:rPr>
              <w:t>22</w:t>
            </w:r>
            <w:r>
              <w:rPr>
                <w:noProof/>
                <w:webHidden/>
              </w:rPr>
              <w:fldChar w:fldCharType="end"/>
            </w:r>
          </w:hyperlink>
        </w:p>
        <w:p w14:paraId="4C119EFD" w14:textId="255C9D35" w:rsidR="003E71D3" w:rsidRDefault="003E71D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0036009" w:history="1">
            <w:r w:rsidRPr="00C07518">
              <w:rPr>
                <w:rStyle w:val="Hyperlink"/>
                <w:noProof/>
              </w:rPr>
              <w:t>7.1</w:t>
            </w:r>
            <w:r>
              <w:rPr>
                <w:rFonts w:asciiTheme="minorHAnsi" w:eastAsiaTheme="minorEastAsia" w:hAnsiTheme="minorHAnsi" w:cstheme="minorBidi"/>
                <w:noProof/>
                <w:kern w:val="2"/>
                <w14:ligatures w14:val="standardContextual"/>
              </w:rPr>
              <w:tab/>
            </w:r>
            <w:r w:rsidRPr="00C07518">
              <w:rPr>
                <w:rStyle w:val="Hyperlink"/>
                <w:noProof/>
              </w:rPr>
              <w:t>Finding My End of Tenancies</w:t>
            </w:r>
            <w:r>
              <w:rPr>
                <w:noProof/>
                <w:webHidden/>
              </w:rPr>
              <w:tab/>
            </w:r>
            <w:r>
              <w:rPr>
                <w:noProof/>
                <w:webHidden/>
              </w:rPr>
              <w:fldChar w:fldCharType="begin"/>
            </w:r>
            <w:r>
              <w:rPr>
                <w:noProof/>
                <w:webHidden/>
              </w:rPr>
              <w:instrText xml:space="preserve"> PAGEREF _Toc200036009 \h </w:instrText>
            </w:r>
            <w:r>
              <w:rPr>
                <w:noProof/>
                <w:webHidden/>
              </w:rPr>
            </w:r>
            <w:r>
              <w:rPr>
                <w:noProof/>
                <w:webHidden/>
              </w:rPr>
              <w:fldChar w:fldCharType="separate"/>
            </w:r>
            <w:r>
              <w:rPr>
                <w:noProof/>
                <w:webHidden/>
              </w:rPr>
              <w:t>22</w:t>
            </w:r>
            <w:r>
              <w:rPr>
                <w:noProof/>
                <w:webHidden/>
              </w:rPr>
              <w:fldChar w:fldCharType="end"/>
            </w:r>
          </w:hyperlink>
        </w:p>
        <w:p w14:paraId="5B0D2900" w14:textId="5FA876AA" w:rsidR="003E71D3" w:rsidRDefault="003E71D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0036010" w:history="1">
            <w:r w:rsidRPr="00C07518">
              <w:rPr>
                <w:rStyle w:val="Hyperlink"/>
                <w:noProof/>
              </w:rPr>
              <w:t>7.2</w:t>
            </w:r>
            <w:r>
              <w:rPr>
                <w:rFonts w:asciiTheme="minorHAnsi" w:eastAsiaTheme="minorEastAsia" w:hAnsiTheme="minorHAnsi" w:cstheme="minorBidi"/>
                <w:noProof/>
                <w:kern w:val="2"/>
                <w14:ligatures w14:val="standardContextual"/>
              </w:rPr>
              <w:tab/>
            </w:r>
            <w:r w:rsidRPr="00C07518">
              <w:rPr>
                <w:rStyle w:val="Hyperlink"/>
                <w:noProof/>
              </w:rPr>
              <w:t>End of Tenancies at Risk</w:t>
            </w:r>
            <w:r>
              <w:rPr>
                <w:noProof/>
                <w:webHidden/>
              </w:rPr>
              <w:tab/>
            </w:r>
            <w:r>
              <w:rPr>
                <w:noProof/>
                <w:webHidden/>
              </w:rPr>
              <w:fldChar w:fldCharType="begin"/>
            </w:r>
            <w:r>
              <w:rPr>
                <w:noProof/>
                <w:webHidden/>
              </w:rPr>
              <w:instrText xml:space="preserve"> PAGEREF _Toc200036010 \h </w:instrText>
            </w:r>
            <w:r>
              <w:rPr>
                <w:noProof/>
                <w:webHidden/>
              </w:rPr>
            </w:r>
            <w:r>
              <w:rPr>
                <w:noProof/>
                <w:webHidden/>
              </w:rPr>
              <w:fldChar w:fldCharType="separate"/>
            </w:r>
            <w:r>
              <w:rPr>
                <w:noProof/>
                <w:webHidden/>
              </w:rPr>
              <w:t>22</w:t>
            </w:r>
            <w:r>
              <w:rPr>
                <w:noProof/>
                <w:webHidden/>
              </w:rPr>
              <w:fldChar w:fldCharType="end"/>
            </w:r>
          </w:hyperlink>
        </w:p>
        <w:p w14:paraId="22EABDB8" w14:textId="31C0D2D6" w:rsidR="003E71D3" w:rsidRDefault="003E71D3">
          <w:pPr>
            <w:pStyle w:val="TOC2"/>
            <w:tabs>
              <w:tab w:val="left" w:pos="960"/>
              <w:tab w:val="right" w:leader="dot" w:pos="9350"/>
            </w:tabs>
            <w:rPr>
              <w:rFonts w:asciiTheme="minorHAnsi" w:eastAsiaTheme="minorEastAsia" w:hAnsiTheme="minorHAnsi" w:cstheme="minorBidi"/>
              <w:noProof/>
              <w:kern w:val="2"/>
              <w14:ligatures w14:val="standardContextual"/>
            </w:rPr>
          </w:pPr>
          <w:hyperlink w:anchor="_Toc200036011" w:history="1">
            <w:r w:rsidRPr="00C07518">
              <w:rPr>
                <w:rStyle w:val="Hyperlink"/>
                <w:noProof/>
              </w:rPr>
              <w:t>7.3</w:t>
            </w:r>
            <w:r>
              <w:rPr>
                <w:rFonts w:asciiTheme="minorHAnsi" w:eastAsiaTheme="minorEastAsia" w:hAnsiTheme="minorHAnsi" w:cstheme="minorBidi"/>
                <w:noProof/>
                <w:kern w:val="2"/>
                <w14:ligatures w14:val="standardContextual"/>
              </w:rPr>
              <w:tab/>
            </w:r>
            <w:r w:rsidRPr="00C07518">
              <w:rPr>
                <w:rStyle w:val="Hyperlink"/>
                <w:noProof/>
              </w:rPr>
              <w:t>Approving Requests to Cancel or Close an End of Tenancy</w:t>
            </w:r>
            <w:r>
              <w:rPr>
                <w:noProof/>
                <w:webHidden/>
              </w:rPr>
              <w:tab/>
            </w:r>
            <w:r>
              <w:rPr>
                <w:noProof/>
                <w:webHidden/>
              </w:rPr>
              <w:fldChar w:fldCharType="begin"/>
            </w:r>
            <w:r>
              <w:rPr>
                <w:noProof/>
                <w:webHidden/>
              </w:rPr>
              <w:instrText xml:space="preserve"> PAGEREF _Toc200036011 \h </w:instrText>
            </w:r>
            <w:r>
              <w:rPr>
                <w:noProof/>
                <w:webHidden/>
              </w:rPr>
            </w:r>
            <w:r>
              <w:rPr>
                <w:noProof/>
                <w:webHidden/>
              </w:rPr>
              <w:fldChar w:fldCharType="separate"/>
            </w:r>
            <w:r>
              <w:rPr>
                <w:noProof/>
                <w:webHidden/>
              </w:rPr>
              <w:t>23</w:t>
            </w:r>
            <w:r>
              <w:rPr>
                <w:noProof/>
                <w:webHidden/>
              </w:rPr>
              <w:fldChar w:fldCharType="end"/>
            </w:r>
          </w:hyperlink>
        </w:p>
        <w:p w14:paraId="4360F78A" w14:textId="227CF1B8" w:rsidR="009D673C" w:rsidRDefault="009D673C">
          <w:r w:rsidRPr="00883E94">
            <w:rPr>
              <w:rFonts w:asciiTheme="minorHAnsi" w:hAnsiTheme="minorHAnsi" w:cstheme="minorHAnsi"/>
              <w:b/>
              <w:bCs/>
              <w:noProof/>
              <w:sz w:val="22"/>
              <w:szCs w:val="22"/>
            </w:rPr>
            <w:fldChar w:fldCharType="end"/>
          </w:r>
        </w:p>
      </w:sdtContent>
    </w:sdt>
    <w:p w14:paraId="3DE55BE2" w14:textId="77777777" w:rsidR="009D673C" w:rsidRDefault="009D673C">
      <w:pPr>
        <w:rPr>
          <w:rFonts w:ascii="Arial" w:eastAsiaTheme="minorHAnsi" w:hAnsi="Arial"/>
          <w:b/>
          <w:iCs/>
          <w:color w:val="246369" w:themeColor="accent1"/>
          <w:sz w:val="28"/>
          <w:szCs w:val="28"/>
          <w:lang w:val="en-US" w:eastAsia="en-US"/>
        </w:rPr>
      </w:pPr>
      <w:r>
        <w:rPr>
          <w:sz w:val="28"/>
          <w:szCs w:val="28"/>
          <w:lang w:val="en-US"/>
        </w:rPr>
        <w:br w:type="page"/>
      </w:r>
    </w:p>
    <w:p w14:paraId="13A30E36" w14:textId="30142E8B" w:rsidR="00CD4C46" w:rsidRPr="00C75CE6" w:rsidRDefault="00CD4C46" w:rsidP="00CD4C46">
      <w:pPr>
        <w:pStyle w:val="Heading1"/>
      </w:pPr>
      <w:bookmarkStart w:id="11" w:name="_Toc152676498"/>
      <w:bookmarkStart w:id="12" w:name="_Toc200035988"/>
      <w:bookmarkEnd w:id="10"/>
      <w:r w:rsidRPr="00C75CE6">
        <w:lastRenderedPageBreak/>
        <w:t>Overview</w:t>
      </w:r>
      <w:bookmarkEnd w:id="11"/>
      <w:bookmarkEnd w:id="12"/>
    </w:p>
    <w:p w14:paraId="7A4465A7" w14:textId="5356D2C9" w:rsidR="00BC13D7" w:rsidRDefault="00C75CE6" w:rsidP="008A269E">
      <w:pPr>
        <w:spacing w:after="240"/>
        <w:jc w:val="both"/>
        <w:rPr>
          <w:rFonts w:asciiTheme="minorHAnsi" w:hAnsiTheme="minorHAnsi" w:cstheme="minorHAnsi"/>
          <w:noProof/>
          <w:sz w:val="22"/>
          <w:szCs w:val="22"/>
        </w:rPr>
      </w:pPr>
      <w:r w:rsidRPr="00C75CE6">
        <w:rPr>
          <w:rFonts w:asciiTheme="minorHAnsi" w:hAnsiTheme="minorHAnsi" w:cstheme="minorHAnsi"/>
          <w:noProof/>
          <w:sz w:val="22"/>
          <w:szCs w:val="22"/>
        </w:rPr>
        <w:t xml:space="preserve">The </w:t>
      </w:r>
      <w:r w:rsidRPr="0059095D">
        <w:rPr>
          <w:rFonts w:asciiTheme="minorHAnsi" w:hAnsiTheme="minorHAnsi" w:cstheme="minorHAnsi"/>
          <w:b/>
          <w:bCs/>
          <w:noProof/>
          <w:color w:val="65BCAB" w:themeColor="accent2"/>
          <w:sz w:val="22"/>
          <w:szCs w:val="22"/>
        </w:rPr>
        <w:t>End of Tenancy process</w:t>
      </w:r>
      <w:r w:rsidRPr="0059095D">
        <w:rPr>
          <w:rFonts w:asciiTheme="minorHAnsi" w:hAnsiTheme="minorHAnsi" w:cstheme="minorHAnsi"/>
          <w:noProof/>
          <w:color w:val="65BCAB" w:themeColor="accent2"/>
          <w:sz w:val="22"/>
          <w:szCs w:val="22"/>
        </w:rPr>
        <w:t xml:space="preserve"> </w:t>
      </w:r>
      <w:r w:rsidR="00E42617">
        <w:rPr>
          <w:rFonts w:asciiTheme="minorHAnsi" w:hAnsiTheme="minorHAnsi" w:cstheme="minorHAnsi"/>
          <w:noProof/>
          <w:sz w:val="22"/>
          <w:szCs w:val="22"/>
        </w:rPr>
        <w:t xml:space="preserve">takes place from the time </w:t>
      </w:r>
      <w:r w:rsidR="00BC13D7">
        <w:rPr>
          <w:rFonts w:asciiTheme="minorHAnsi" w:hAnsiTheme="minorHAnsi" w:cstheme="minorHAnsi"/>
          <w:noProof/>
          <w:sz w:val="22"/>
          <w:szCs w:val="22"/>
        </w:rPr>
        <w:t xml:space="preserve">it is known that a </w:t>
      </w:r>
      <w:r w:rsidR="00E42617">
        <w:rPr>
          <w:rFonts w:asciiTheme="minorHAnsi" w:hAnsiTheme="minorHAnsi" w:cstheme="minorHAnsi"/>
          <w:noProof/>
          <w:sz w:val="22"/>
          <w:szCs w:val="22"/>
        </w:rPr>
        <w:t xml:space="preserve">tenant </w:t>
      </w:r>
      <w:r w:rsidR="00BC13D7">
        <w:rPr>
          <w:rFonts w:asciiTheme="minorHAnsi" w:hAnsiTheme="minorHAnsi" w:cstheme="minorHAnsi"/>
          <w:noProof/>
          <w:sz w:val="22"/>
          <w:szCs w:val="22"/>
        </w:rPr>
        <w:t xml:space="preserve">will be vacating a unit until all activities </w:t>
      </w:r>
      <w:r w:rsidR="00C25D7F">
        <w:rPr>
          <w:rFonts w:asciiTheme="minorHAnsi" w:hAnsiTheme="minorHAnsi" w:cstheme="minorHAnsi"/>
          <w:noProof/>
          <w:sz w:val="22"/>
          <w:szCs w:val="22"/>
        </w:rPr>
        <w:t xml:space="preserve">required to wind down the tenancy and make the unit ready for the next tenant </w:t>
      </w:r>
      <w:r w:rsidR="00BC13D7">
        <w:rPr>
          <w:rFonts w:asciiTheme="minorHAnsi" w:hAnsiTheme="minorHAnsi" w:cstheme="minorHAnsi"/>
          <w:noProof/>
          <w:sz w:val="22"/>
          <w:szCs w:val="22"/>
        </w:rPr>
        <w:t>are complete</w:t>
      </w:r>
      <w:r w:rsidR="00C25D7F">
        <w:rPr>
          <w:rFonts w:asciiTheme="minorHAnsi" w:hAnsiTheme="minorHAnsi" w:cstheme="minorHAnsi"/>
          <w:noProof/>
          <w:sz w:val="22"/>
          <w:szCs w:val="22"/>
        </w:rPr>
        <w:t xml:space="preserve">. These activities </w:t>
      </w:r>
      <w:r w:rsidR="00BC13D7">
        <w:rPr>
          <w:rFonts w:asciiTheme="minorHAnsi" w:hAnsiTheme="minorHAnsi" w:cstheme="minorHAnsi"/>
          <w:noProof/>
          <w:sz w:val="22"/>
          <w:szCs w:val="22"/>
        </w:rPr>
        <w:t>includ</w:t>
      </w:r>
      <w:r w:rsidR="00C25D7F">
        <w:rPr>
          <w:rFonts w:asciiTheme="minorHAnsi" w:hAnsiTheme="minorHAnsi" w:cstheme="minorHAnsi"/>
          <w:noProof/>
          <w:sz w:val="22"/>
          <w:szCs w:val="22"/>
        </w:rPr>
        <w:t>e</w:t>
      </w:r>
      <w:r w:rsidR="00BC13D7">
        <w:rPr>
          <w:rFonts w:asciiTheme="minorHAnsi" w:hAnsiTheme="minorHAnsi" w:cstheme="minorHAnsi"/>
          <w:noProof/>
          <w:sz w:val="22"/>
          <w:szCs w:val="22"/>
        </w:rPr>
        <w:t>:</w:t>
      </w:r>
    </w:p>
    <w:p w14:paraId="33FFDE11" w14:textId="09DB6C0A" w:rsidR="000A071E" w:rsidRDefault="000A071E" w:rsidP="007D0126">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Notifying the relevant persons</w:t>
      </w:r>
      <w:r w:rsidR="000018F0">
        <w:rPr>
          <w:rFonts w:asciiTheme="minorHAnsi" w:hAnsiTheme="minorHAnsi" w:cstheme="minorHAnsi"/>
          <w:noProof/>
        </w:rPr>
        <w:t xml:space="preserve"> that the unit is becoming vacant.</w:t>
      </w:r>
    </w:p>
    <w:p w14:paraId="26067D5A" w14:textId="50BE3396" w:rsidR="002B6F88" w:rsidRDefault="002B6F88" w:rsidP="007D0126">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The pre-vacation inspection (PVI).</w:t>
      </w:r>
    </w:p>
    <w:p w14:paraId="708CD230" w14:textId="41CC6C7C" w:rsidR="00BC13D7" w:rsidRDefault="00226560" w:rsidP="007D0126">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Tenant m</w:t>
      </w:r>
      <w:r w:rsidR="00BC13D7" w:rsidRPr="00BC13D7">
        <w:rPr>
          <w:rFonts w:asciiTheme="minorHAnsi" w:hAnsiTheme="minorHAnsi" w:cstheme="minorHAnsi"/>
          <w:noProof/>
        </w:rPr>
        <w:t>ove out</w:t>
      </w:r>
      <w:r w:rsidR="000018F0">
        <w:rPr>
          <w:rFonts w:asciiTheme="minorHAnsi" w:hAnsiTheme="minorHAnsi" w:cstheme="minorHAnsi"/>
          <w:noProof/>
        </w:rPr>
        <w:t>.</w:t>
      </w:r>
    </w:p>
    <w:p w14:paraId="4B4A94C8" w14:textId="4BA2FBAF" w:rsidR="000A071E" w:rsidRDefault="000A071E" w:rsidP="007D0126">
      <w:pPr>
        <w:pStyle w:val="ListParagraph"/>
        <w:numPr>
          <w:ilvl w:val="0"/>
          <w:numId w:val="63"/>
        </w:numPr>
        <w:spacing w:after="120"/>
        <w:ind w:left="714" w:hanging="357"/>
        <w:contextualSpacing w:val="0"/>
        <w:rPr>
          <w:rFonts w:asciiTheme="minorHAnsi" w:hAnsiTheme="minorHAnsi" w:cstheme="minorHAnsi"/>
          <w:noProof/>
        </w:rPr>
      </w:pPr>
      <w:r>
        <w:rPr>
          <w:rFonts w:asciiTheme="minorHAnsi" w:hAnsiTheme="minorHAnsi" w:cstheme="minorHAnsi"/>
          <w:noProof/>
        </w:rPr>
        <w:t xml:space="preserve">Works </w:t>
      </w:r>
      <w:r w:rsidR="00423FCC">
        <w:rPr>
          <w:rFonts w:asciiTheme="minorHAnsi" w:hAnsiTheme="minorHAnsi" w:cstheme="minorHAnsi"/>
          <w:noProof/>
        </w:rPr>
        <w:t>to refurbish, refresh or clean the unit</w:t>
      </w:r>
      <w:r w:rsidR="000018F0">
        <w:rPr>
          <w:rFonts w:asciiTheme="minorHAnsi" w:hAnsiTheme="minorHAnsi" w:cstheme="minorHAnsi"/>
          <w:noProof/>
        </w:rPr>
        <w:t>.</w:t>
      </w:r>
    </w:p>
    <w:p w14:paraId="21356984" w14:textId="68C65C92" w:rsidR="005E2673" w:rsidRDefault="00423FCC" w:rsidP="00A11593">
      <w:pPr>
        <w:pStyle w:val="ListParagraph"/>
        <w:numPr>
          <w:ilvl w:val="0"/>
          <w:numId w:val="63"/>
        </w:numPr>
        <w:spacing w:after="240"/>
        <w:ind w:left="714" w:hanging="357"/>
        <w:contextualSpacing w:val="0"/>
        <w:rPr>
          <w:rFonts w:asciiTheme="minorHAnsi" w:hAnsiTheme="minorHAnsi" w:cstheme="minorHAnsi"/>
          <w:noProof/>
        </w:rPr>
      </w:pPr>
      <w:r>
        <w:rPr>
          <w:rFonts w:asciiTheme="minorHAnsi" w:hAnsiTheme="minorHAnsi" w:cstheme="minorHAnsi"/>
          <w:noProof/>
        </w:rPr>
        <w:t xml:space="preserve">Closing down the tenancy </w:t>
      </w:r>
      <w:r w:rsidR="000018F0">
        <w:rPr>
          <w:rFonts w:asciiTheme="minorHAnsi" w:hAnsiTheme="minorHAnsi" w:cstheme="minorHAnsi"/>
          <w:noProof/>
        </w:rPr>
        <w:t xml:space="preserve">&amp; </w:t>
      </w:r>
      <w:r>
        <w:rPr>
          <w:rFonts w:asciiTheme="minorHAnsi" w:hAnsiTheme="minorHAnsi" w:cstheme="minorHAnsi"/>
          <w:noProof/>
        </w:rPr>
        <w:t>re</w:t>
      </w:r>
      <w:r w:rsidR="00226560">
        <w:rPr>
          <w:rFonts w:asciiTheme="minorHAnsi" w:hAnsiTheme="minorHAnsi" w:cstheme="minorHAnsi"/>
          <w:noProof/>
        </w:rPr>
        <w:t>turning the tenant’s deposit.</w:t>
      </w:r>
    </w:p>
    <w:p w14:paraId="18FB80AD" w14:textId="08318FC6" w:rsidR="00A11593" w:rsidRPr="00A11593" w:rsidRDefault="00A11593" w:rsidP="00A11593">
      <w:pPr>
        <w:spacing w:after="240"/>
        <w:jc w:val="both"/>
        <w:rPr>
          <w:rFonts w:asciiTheme="minorHAnsi" w:hAnsiTheme="minorHAnsi" w:cstheme="minorHAnsi"/>
          <w:noProof/>
          <w:sz w:val="22"/>
          <w:szCs w:val="22"/>
        </w:rPr>
      </w:pPr>
      <w:r w:rsidRPr="00A11593">
        <w:rPr>
          <w:rFonts w:asciiTheme="minorHAnsi" w:hAnsiTheme="minorHAnsi" w:cstheme="minorHAnsi"/>
          <w:noProof/>
          <w:sz w:val="22"/>
          <w:szCs w:val="22"/>
        </w:rPr>
        <w:t xml:space="preserve">Note that </w:t>
      </w:r>
      <w:r>
        <w:rPr>
          <w:rFonts w:asciiTheme="minorHAnsi" w:hAnsiTheme="minorHAnsi" w:cstheme="minorHAnsi"/>
          <w:noProof/>
          <w:sz w:val="22"/>
          <w:szCs w:val="22"/>
        </w:rPr>
        <w:t>End of Tenancy do</w:t>
      </w:r>
      <w:r w:rsidR="00A04AF8">
        <w:rPr>
          <w:rFonts w:asciiTheme="minorHAnsi" w:hAnsiTheme="minorHAnsi" w:cstheme="minorHAnsi"/>
          <w:noProof/>
          <w:sz w:val="22"/>
          <w:szCs w:val="22"/>
        </w:rPr>
        <w:t>es</w:t>
      </w:r>
      <w:r>
        <w:rPr>
          <w:rFonts w:asciiTheme="minorHAnsi" w:hAnsiTheme="minorHAnsi" w:cstheme="minorHAnsi"/>
          <w:noProof/>
          <w:sz w:val="22"/>
          <w:szCs w:val="22"/>
        </w:rPr>
        <w:t xml:space="preserve"> </w:t>
      </w:r>
      <w:r w:rsidRPr="007D0126">
        <w:rPr>
          <w:rFonts w:asciiTheme="minorHAnsi" w:hAnsiTheme="minorHAnsi" w:cstheme="minorHAnsi"/>
          <w:noProof/>
          <w:sz w:val="22"/>
          <w:szCs w:val="22"/>
        </w:rPr>
        <w:t>not</w:t>
      </w:r>
      <w:r>
        <w:rPr>
          <w:rFonts w:asciiTheme="minorHAnsi" w:hAnsiTheme="minorHAnsi" w:cstheme="minorHAnsi"/>
          <w:noProof/>
          <w:sz w:val="22"/>
          <w:szCs w:val="22"/>
        </w:rPr>
        <w:t xml:space="preserve"> include move-in or activities related to the </w:t>
      </w:r>
      <w:r w:rsidRPr="00A04AF8">
        <w:rPr>
          <w:rFonts w:asciiTheme="minorHAnsi" w:hAnsiTheme="minorHAnsi" w:cstheme="minorHAnsi"/>
          <w:i/>
          <w:iCs/>
          <w:noProof/>
          <w:sz w:val="22"/>
          <w:szCs w:val="22"/>
        </w:rPr>
        <w:t>follow</w:t>
      </w:r>
      <w:r w:rsidR="007D0126" w:rsidRPr="00A04AF8">
        <w:rPr>
          <w:rFonts w:asciiTheme="minorHAnsi" w:hAnsiTheme="minorHAnsi" w:cstheme="minorHAnsi"/>
          <w:i/>
          <w:iCs/>
          <w:noProof/>
          <w:sz w:val="22"/>
          <w:szCs w:val="22"/>
        </w:rPr>
        <w:t>ing</w:t>
      </w:r>
      <w:r>
        <w:rPr>
          <w:rFonts w:asciiTheme="minorHAnsi" w:hAnsiTheme="minorHAnsi" w:cstheme="minorHAnsi"/>
          <w:noProof/>
          <w:sz w:val="22"/>
          <w:szCs w:val="22"/>
        </w:rPr>
        <w:t xml:space="preserve"> tenancy. </w:t>
      </w:r>
    </w:p>
    <w:p w14:paraId="25073AF0" w14:textId="4CD0E57D" w:rsidR="005E2673" w:rsidRDefault="005E2673" w:rsidP="00CD4C46">
      <w:pPr>
        <w:spacing w:after="240"/>
        <w:rPr>
          <w:rFonts w:asciiTheme="minorHAnsi" w:hAnsiTheme="minorHAnsi" w:cstheme="minorHAnsi"/>
          <w:noProof/>
          <w:sz w:val="22"/>
          <w:szCs w:val="22"/>
        </w:rPr>
      </w:pPr>
      <w:r w:rsidRPr="005E2673">
        <w:rPr>
          <w:rFonts w:asciiTheme="minorHAnsi" w:hAnsiTheme="minorHAnsi" w:cstheme="minorHAnsi"/>
          <w:noProof/>
          <w:sz w:val="22"/>
          <w:szCs w:val="22"/>
        </w:rPr>
        <w:drawing>
          <wp:inline distT="0" distB="0" distL="0" distR="0" wp14:anchorId="3302CC5D" wp14:editId="5057E810">
            <wp:extent cx="3152851" cy="2946703"/>
            <wp:effectExtent l="0" t="0" r="0" b="6350"/>
            <wp:docPr id="181065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653556" name=""/>
                    <pic:cNvPicPr/>
                  </pic:nvPicPr>
                  <pic:blipFill>
                    <a:blip r:embed="rId12"/>
                    <a:stretch>
                      <a:fillRect/>
                    </a:stretch>
                  </pic:blipFill>
                  <pic:spPr>
                    <a:xfrm>
                      <a:off x="0" y="0"/>
                      <a:ext cx="3161622" cy="2954901"/>
                    </a:xfrm>
                    <a:prstGeom prst="rect">
                      <a:avLst/>
                    </a:prstGeom>
                  </pic:spPr>
                </pic:pic>
              </a:graphicData>
            </a:graphic>
          </wp:inline>
        </w:drawing>
      </w:r>
    </w:p>
    <w:p w14:paraId="25D138EA" w14:textId="28E0AEA9" w:rsidR="00D639C5" w:rsidRPr="00435F70" w:rsidRDefault="00D639C5" w:rsidP="00D639C5">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As soon as a tenant provides their </w:t>
      </w:r>
      <w:r w:rsidRPr="005C78D7">
        <w:rPr>
          <w:rFonts w:asciiTheme="minorHAnsi" w:hAnsiTheme="minorHAnsi" w:cstheme="minorHAnsi"/>
          <w:b/>
          <w:bCs/>
          <w:noProof/>
          <w:color w:val="65BCAB" w:themeColor="accent2"/>
          <w:sz w:val="22"/>
          <w:szCs w:val="22"/>
        </w:rPr>
        <w:t>notice to quit</w:t>
      </w:r>
      <w:r w:rsidR="007D0126">
        <w:rPr>
          <w:rFonts w:asciiTheme="minorHAnsi" w:hAnsiTheme="minorHAnsi" w:cstheme="minorHAnsi"/>
          <w:b/>
          <w:bCs/>
          <w:noProof/>
          <w:color w:val="65BCAB" w:themeColor="accent2"/>
          <w:sz w:val="22"/>
          <w:szCs w:val="22"/>
        </w:rPr>
        <w:t xml:space="preserve"> </w:t>
      </w:r>
      <w:r w:rsidR="007D0126" w:rsidRPr="007D0126">
        <w:rPr>
          <w:rFonts w:asciiTheme="minorHAnsi" w:hAnsiTheme="minorHAnsi" w:cstheme="minorHAnsi"/>
          <w:noProof/>
          <w:sz w:val="22"/>
          <w:szCs w:val="22"/>
        </w:rPr>
        <w:t>(NTQ)</w:t>
      </w:r>
      <w:r>
        <w:rPr>
          <w:rFonts w:asciiTheme="minorHAnsi" w:hAnsiTheme="minorHAnsi" w:cstheme="minorHAnsi"/>
          <w:noProof/>
          <w:sz w:val="22"/>
          <w:szCs w:val="22"/>
        </w:rPr>
        <w:t xml:space="preserve">, an </w:t>
      </w:r>
      <w:r w:rsidRPr="00435F70">
        <w:rPr>
          <w:rFonts w:asciiTheme="minorHAnsi" w:hAnsiTheme="minorHAnsi" w:cstheme="minorHAnsi"/>
          <w:noProof/>
          <w:sz w:val="22"/>
          <w:szCs w:val="22"/>
        </w:rPr>
        <w:t xml:space="preserve">End of Tenancy </w:t>
      </w:r>
      <w:r w:rsidR="007D0126">
        <w:rPr>
          <w:rFonts w:asciiTheme="minorHAnsi" w:hAnsiTheme="minorHAnsi" w:cstheme="minorHAnsi"/>
          <w:noProof/>
          <w:sz w:val="22"/>
          <w:szCs w:val="22"/>
        </w:rPr>
        <w:t>should be</w:t>
      </w:r>
      <w:r w:rsidRPr="00435F70">
        <w:rPr>
          <w:rFonts w:asciiTheme="minorHAnsi" w:hAnsiTheme="minorHAnsi" w:cstheme="minorHAnsi"/>
          <w:noProof/>
          <w:sz w:val="22"/>
          <w:szCs w:val="22"/>
        </w:rPr>
        <w:t xml:space="preserve"> created in Salesforce.</w:t>
      </w:r>
    </w:p>
    <w:p w14:paraId="6681209A" w14:textId="77777777" w:rsidR="00D639C5" w:rsidRPr="00FC1944" w:rsidRDefault="00D639C5" w:rsidP="00432D52">
      <w:pPr>
        <w:pStyle w:val="ListParagraph"/>
        <w:numPr>
          <w:ilvl w:val="0"/>
          <w:numId w:val="63"/>
        </w:numPr>
        <w:spacing w:after="120"/>
        <w:ind w:left="714" w:hanging="357"/>
        <w:contextualSpacing w:val="0"/>
        <w:rPr>
          <w:rFonts w:asciiTheme="minorHAnsi" w:hAnsiTheme="minorHAnsi" w:cstheme="minorHAnsi"/>
          <w:noProof/>
        </w:rPr>
      </w:pPr>
      <w:r w:rsidRPr="00435F70">
        <w:rPr>
          <w:rFonts w:asciiTheme="minorHAnsi" w:hAnsiTheme="minorHAnsi" w:cstheme="minorHAnsi"/>
          <w:noProof/>
        </w:rPr>
        <w:t xml:space="preserve">Each End of Tenancy contains a sequence of </w:t>
      </w:r>
      <w:r w:rsidRPr="00435F70">
        <w:rPr>
          <w:rFonts w:asciiTheme="minorHAnsi" w:hAnsiTheme="minorHAnsi" w:cstheme="minorHAnsi"/>
          <w:b/>
          <w:bCs/>
          <w:noProof/>
          <w:color w:val="65BCAB" w:themeColor="accent2"/>
        </w:rPr>
        <w:t>pha</w:t>
      </w:r>
      <w:r w:rsidRPr="00FC1944">
        <w:rPr>
          <w:rFonts w:asciiTheme="minorHAnsi" w:hAnsiTheme="minorHAnsi" w:cstheme="minorHAnsi"/>
          <w:b/>
          <w:bCs/>
          <w:noProof/>
          <w:color w:val="65BCAB" w:themeColor="accent2"/>
        </w:rPr>
        <w:t>ses</w:t>
      </w:r>
      <w:r w:rsidRPr="00FC1944">
        <w:rPr>
          <w:rFonts w:asciiTheme="minorHAnsi" w:hAnsiTheme="minorHAnsi" w:cstheme="minorHAnsi"/>
          <w:noProof/>
          <w:color w:val="65BCAB" w:themeColor="accent2"/>
        </w:rPr>
        <w:t xml:space="preserve"> </w:t>
      </w:r>
      <w:r w:rsidRPr="00FC1944">
        <w:rPr>
          <w:rFonts w:asciiTheme="minorHAnsi" w:hAnsiTheme="minorHAnsi" w:cstheme="minorHAnsi"/>
          <w:noProof/>
        </w:rPr>
        <w:t xml:space="preserve">that the process will progress through. </w:t>
      </w:r>
    </w:p>
    <w:p w14:paraId="02CCAB9C" w14:textId="77777777" w:rsidR="00D639C5" w:rsidRPr="00FC1944" w:rsidRDefault="00D639C5" w:rsidP="00432D52">
      <w:pPr>
        <w:pStyle w:val="ListParagraph"/>
        <w:numPr>
          <w:ilvl w:val="0"/>
          <w:numId w:val="63"/>
        </w:numPr>
        <w:spacing w:after="120"/>
        <w:ind w:left="714" w:hanging="357"/>
        <w:contextualSpacing w:val="0"/>
        <w:rPr>
          <w:rFonts w:asciiTheme="minorHAnsi" w:hAnsiTheme="minorHAnsi" w:cstheme="minorHAnsi"/>
          <w:noProof/>
        </w:rPr>
      </w:pPr>
      <w:r w:rsidRPr="00FC1944">
        <w:rPr>
          <w:rFonts w:asciiTheme="minorHAnsi" w:hAnsiTheme="minorHAnsi" w:cstheme="minorHAnsi"/>
          <w:noProof/>
        </w:rPr>
        <w:t xml:space="preserve">Each phase contains </w:t>
      </w:r>
      <w:r w:rsidRPr="00FC1944">
        <w:rPr>
          <w:rFonts w:asciiTheme="minorHAnsi" w:hAnsiTheme="minorHAnsi" w:cstheme="minorHAnsi"/>
          <w:b/>
          <w:bCs/>
          <w:noProof/>
          <w:color w:val="65BCAB" w:themeColor="accent2"/>
        </w:rPr>
        <w:t>tasks</w:t>
      </w:r>
      <w:r w:rsidRPr="00FC1944">
        <w:rPr>
          <w:rFonts w:asciiTheme="minorHAnsi" w:hAnsiTheme="minorHAnsi" w:cstheme="minorHAnsi"/>
          <w:noProof/>
          <w:color w:val="65BCAB" w:themeColor="accent2"/>
        </w:rPr>
        <w:t xml:space="preserve"> </w:t>
      </w:r>
      <w:r w:rsidRPr="00FC1944">
        <w:rPr>
          <w:rFonts w:asciiTheme="minorHAnsi" w:hAnsiTheme="minorHAnsi" w:cstheme="minorHAnsi"/>
          <w:noProof/>
        </w:rPr>
        <w:t xml:space="preserve">that must be completed. </w:t>
      </w:r>
    </w:p>
    <w:p w14:paraId="49EDC4A1" w14:textId="42D9F977" w:rsidR="00D639C5" w:rsidRPr="00FC1944" w:rsidRDefault="00D639C5" w:rsidP="00432D52">
      <w:pPr>
        <w:pStyle w:val="ListParagraph"/>
        <w:numPr>
          <w:ilvl w:val="0"/>
          <w:numId w:val="63"/>
        </w:numPr>
        <w:spacing w:after="120"/>
        <w:ind w:left="714" w:hanging="357"/>
        <w:contextualSpacing w:val="0"/>
        <w:rPr>
          <w:rFonts w:asciiTheme="minorHAnsi" w:hAnsiTheme="minorHAnsi" w:cstheme="minorHAnsi"/>
          <w:noProof/>
        </w:rPr>
      </w:pPr>
      <w:r w:rsidRPr="00FC1944">
        <w:rPr>
          <w:rFonts w:asciiTheme="minorHAnsi" w:hAnsiTheme="minorHAnsi" w:cstheme="minorHAnsi"/>
          <w:noProof/>
        </w:rPr>
        <w:t xml:space="preserve">Each task is automatically assigned to </w:t>
      </w:r>
      <w:r w:rsidR="00F4042B" w:rsidRPr="00FC1944">
        <w:rPr>
          <w:rFonts w:asciiTheme="minorHAnsi" w:hAnsiTheme="minorHAnsi" w:cstheme="minorHAnsi"/>
          <w:noProof/>
        </w:rPr>
        <w:t>a</w:t>
      </w:r>
      <w:r w:rsidRPr="00FC1944">
        <w:rPr>
          <w:rFonts w:asciiTheme="minorHAnsi" w:hAnsiTheme="minorHAnsi" w:cstheme="minorHAnsi"/>
          <w:noProof/>
        </w:rPr>
        <w:t xml:space="preserve"> </w:t>
      </w:r>
      <w:r w:rsidRPr="00FC1944">
        <w:rPr>
          <w:rFonts w:asciiTheme="minorHAnsi" w:hAnsiTheme="minorHAnsi" w:cstheme="minorHAnsi"/>
          <w:b/>
          <w:bCs/>
          <w:noProof/>
          <w:color w:val="65BCAB" w:themeColor="accent2"/>
        </w:rPr>
        <w:t>responsible team</w:t>
      </w:r>
      <w:r w:rsidRPr="00FC1944">
        <w:rPr>
          <w:rFonts w:asciiTheme="minorHAnsi" w:hAnsiTheme="minorHAnsi" w:cstheme="minorHAnsi"/>
          <w:noProof/>
        </w:rPr>
        <w:t xml:space="preserve">. </w:t>
      </w:r>
    </w:p>
    <w:p w14:paraId="185B6C8C" w14:textId="40A63991" w:rsidR="000F54F3" w:rsidRDefault="00D639C5" w:rsidP="00E0731F">
      <w:pPr>
        <w:pStyle w:val="ListParagraph"/>
        <w:numPr>
          <w:ilvl w:val="0"/>
          <w:numId w:val="63"/>
        </w:numPr>
        <w:spacing w:after="360"/>
        <w:ind w:left="714" w:hanging="357"/>
        <w:contextualSpacing w:val="0"/>
        <w:rPr>
          <w:rFonts w:asciiTheme="minorHAnsi" w:hAnsiTheme="minorHAnsi" w:cstheme="minorHAnsi"/>
          <w:noProof/>
        </w:rPr>
      </w:pPr>
      <w:r w:rsidRPr="00FC1944">
        <w:rPr>
          <w:rFonts w:asciiTheme="minorHAnsi" w:hAnsiTheme="minorHAnsi" w:cstheme="minorHAnsi"/>
          <w:noProof/>
        </w:rPr>
        <w:t>Thereafter</w:t>
      </w:r>
      <w:r w:rsidR="00BE6B91" w:rsidRPr="00FC1944">
        <w:rPr>
          <w:rFonts w:asciiTheme="minorHAnsi" w:hAnsiTheme="minorHAnsi" w:cstheme="minorHAnsi"/>
          <w:noProof/>
        </w:rPr>
        <w:t>,</w:t>
      </w:r>
      <w:r w:rsidRPr="00FC1944">
        <w:rPr>
          <w:rFonts w:asciiTheme="minorHAnsi" w:hAnsiTheme="minorHAnsi" w:cstheme="minorHAnsi"/>
          <w:noProof/>
        </w:rPr>
        <w:t xml:space="preserve"> tasks are assigned to individual</w:t>
      </w:r>
      <w:r w:rsidR="00C2177C" w:rsidRPr="00FC1944">
        <w:rPr>
          <w:rFonts w:asciiTheme="minorHAnsi" w:hAnsiTheme="minorHAnsi" w:cstheme="minorHAnsi"/>
          <w:noProof/>
        </w:rPr>
        <w:t xml:space="preserve"> person within the team</w:t>
      </w:r>
      <w:r w:rsidR="000F54F3" w:rsidRPr="00FC1944">
        <w:rPr>
          <w:rFonts w:asciiTheme="minorHAnsi" w:hAnsiTheme="minorHAnsi" w:cstheme="minorHAnsi"/>
          <w:noProof/>
        </w:rPr>
        <w:t xml:space="preserve">, </w:t>
      </w:r>
      <w:r w:rsidR="00C2177C" w:rsidRPr="00FC1944">
        <w:rPr>
          <w:rFonts w:asciiTheme="minorHAnsi" w:hAnsiTheme="minorHAnsi" w:cstheme="minorHAnsi"/>
          <w:noProof/>
        </w:rPr>
        <w:t xml:space="preserve">the </w:t>
      </w:r>
      <w:r w:rsidR="00C2177C" w:rsidRPr="00FC1944">
        <w:rPr>
          <w:rFonts w:asciiTheme="minorHAnsi" w:hAnsiTheme="minorHAnsi" w:cstheme="minorHAnsi"/>
          <w:b/>
          <w:bCs/>
          <w:noProof/>
          <w:color w:val="65BCAB" w:themeColor="accent2"/>
        </w:rPr>
        <w:t>task owner</w:t>
      </w:r>
      <w:r w:rsidR="000F54F3" w:rsidRPr="00FC1944">
        <w:rPr>
          <w:rFonts w:asciiTheme="minorHAnsi" w:hAnsiTheme="minorHAnsi" w:cstheme="minorHAnsi"/>
          <w:noProof/>
          <w:color w:val="313435" w:themeColor="accent5" w:themeShade="80"/>
        </w:rPr>
        <w:t>,</w:t>
      </w:r>
      <w:r w:rsidR="000F54F3" w:rsidRPr="00FC1944">
        <w:rPr>
          <w:rFonts w:asciiTheme="minorHAnsi" w:hAnsiTheme="minorHAnsi" w:cstheme="minorHAnsi"/>
          <w:b/>
          <w:bCs/>
          <w:noProof/>
          <w:color w:val="313435" w:themeColor="accent5" w:themeShade="80"/>
        </w:rPr>
        <w:t xml:space="preserve"> </w:t>
      </w:r>
      <w:r w:rsidR="000F54F3" w:rsidRPr="00FC1944">
        <w:rPr>
          <w:rFonts w:asciiTheme="minorHAnsi" w:hAnsiTheme="minorHAnsi" w:cstheme="minorHAnsi"/>
          <w:noProof/>
        </w:rPr>
        <w:t xml:space="preserve">who can monitor the tasks that are ready to be </w:t>
      </w:r>
      <w:r w:rsidR="00BE6B91" w:rsidRPr="00FC1944">
        <w:rPr>
          <w:rFonts w:asciiTheme="minorHAnsi" w:hAnsiTheme="minorHAnsi" w:cstheme="minorHAnsi"/>
          <w:noProof/>
        </w:rPr>
        <w:t xml:space="preserve">worked on </w:t>
      </w:r>
      <w:r w:rsidR="000F54F3" w:rsidRPr="00FC1944">
        <w:rPr>
          <w:rFonts w:asciiTheme="minorHAnsi" w:hAnsiTheme="minorHAnsi" w:cstheme="minorHAnsi"/>
          <w:noProof/>
        </w:rPr>
        <w:t xml:space="preserve">within Salesforce. </w:t>
      </w:r>
    </w:p>
    <w:p w14:paraId="798D37A8" w14:textId="77777777" w:rsidR="00A04AF8" w:rsidRDefault="002B6F88" w:rsidP="00E0731F">
      <w:pPr>
        <w:spacing w:before="120" w:after="240"/>
        <w:jc w:val="both"/>
        <w:rPr>
          <w:rFonts w:asciiTheme="minorHAnsi" w:hAnsiTheme="minorHAnsi" w:cstheme="minorHAnsi"/>
          <w:noProof/>
          <w:sz w:val="22"/>
          <w:szCs w:val="22"/>
        </w:rPr>
      </w:pPr>
      <w:r w:rsidRPr="00577747">
        <w:rPr>
          <w:rFonts w:asciiTheme="minorHAnsi" w:hAnsiTheme="minorHAnsi" w:cstheme="minorHAnsi"/>
          <w:noProof/>
          <w:sz w:val="22"/>
          <w:szCs w:val="22"/>
        </w:rPr>
        <w:t xml:space="preserve">When initially created, an </w:t>
      </w:r>
      <w:r w:rsidRPr="00577747">
        <w:rPr>
          <w:rFonts w:asciiTheme="minorHAnsi" w:hAnsiTheme="minorHAnsi" w:cstheme="minorHAnsi"/>
          <w:b/>
          <w:bCs/>
          <w:noProof/>
          <w:color w:val="65BCAB" w:themeColor="accent2"/>
          <w:sz w:val="22"/>
          <w:szCs w:val="22"/>
        </w:rPr>
        <w:t xml:space="preserve">estimated timeline </w:t>
      </w:r>
      <w:r w:rsidRPr="00577747">
        <w:rPr>
          <w:rFonts w:asciiTheme="minorHAnsi" w:hAnsiTheme="minorHAnsi" w:cstheme="minorHAnsi"/>
          <w:noProof/>
          <w:sz w:val="22"/>
          <w:szCs w:val="22"/>
        </w:rPr>
        <w:t xml:space="preserve">is calculated for the End of Tenancy, based on the information available at the time. Each task will have an estimated </w:t>
      </w:r>
      <w:r w:rsidRPr="002B6F88">
        <w:rPr>
          <w:rFonts w:asciiTheme="minorHAnsi" w:hAnsiTheme="minorHAnsi" w:cstheme="minorHAnsi"/>
          <w:noProof/>
          <w:sz w:val="22"/>
          <w:szCs w:val="22"/>
        </w:rPr>
        <w:t xml:space="preserve">start date </w:t>
      </w:r>
      <w:r w:rsidRPr="00577747">
        <w:rPr>
          <w:rFonts w:asciiTheme="minorHAnsi" w:hAnsiTheme="minorHAnsi" w:cstheme="minorHAnsi"/>
          <w:noProof/>
          <w:sz w:val="22"/>
          <w:szCs w:val="22"/>
        </w:rPr>
        <w:t xml:space="preserve">&amp; </w:t>
      </w:r>
      <w:r w:rsidRPr="002B6F88">
        <w:rPr>
          <w:rFonts w:asciiTheme="minorHAnsi" w:hAnsiTheme="minorHAnsi" w:cstheme="minorHAnsi"/>
          <w:noProof/>
          <w:sz w:val="22"/>
          <w:szCs w:val="22"/>
        </w:rPr>
        <w:t>target end date</w:t>
      </w:r>
      <w:r w:rsidRPr="00577747">
        <w:rPr>
          <w:rFonts w:asciiTheme="minorHAnsi" w:hAnsiTheme="minorHAnsi" w:cstheme="minorHAnsi"/>
          <w:noProof/>
          <w:sz w:val="22"/>
          <w:szCs w:val="22"/>
        </w:rPr>
        <w:t xml:space="preserve">, and </w:t>
      </w:r>
      <w:r>
        <w:rPr>
          <w:rFonts w:asciiTheme="minorHAnsi" w:hAnsiTheme="minorHAnsi" w:cstheme="minorHAnsi"/>
          <w:noProof/>
          <w:sz w:val="22"/>
          <w:szCs w:val="22"/>
        </w:rPr>
        <w:t>the resultant</w:t>
      </w:r>
      <w:r w:rsidRPr="00577747">
        <w:rPr>
          <w:rFonts w:asciiTheme="minorHAnsi" w:hAnsiTheme="minorHAnsi" w:cstheme="minorHAnsi"/>
          <w:noProof/>
          <w:sz w:val="22"/>
          <w:szCs w:val="22"/>
        </w:rPr>
        <w:t xml:space="preserve"> </w:t>
      </w:r>
      <w:r w:rsidRPr="00F86A41">
        <w:rPr>
          <w:rFonts w:asciiTheme="minorHAnsi" w:hAnsiTheme="minorHAnsi" w:cstheme="minorHAnsi"/>
          <w:noProof/>
          <w:sz w:val="22"/>
          <w:szCs w:val="22"/>
        </w:rPr>
        <w:t xml:space="preserve">available date </w:t>
      </w:r>
      <w:r w:rsidR="007D0126" w:rsidRPr="00577747">
        <w:rPr>
          <w:rFonts w:asciiTheme="minorHAnsi" w:hAnsiTheme="minorHAnsi" w:cstheme="minorHAnsi"/>
          <w:noProof/>
          <w:sz w:val="22"/>
          <w:szCs w:val="22"/>
        </w:rPr>
        <w:t xml:space="preserve">for the unit </w:t>
      </w:r>
      <w:r w:rsidRPr="00577747">
        <w:rPr>
          <w:rFonts w:asciiTheme="minorHAnsi" w:hAnsiTheme="minorHAnsi" w:cstheme="minorHAnsi"/>
          <w:noProof/>
          <w:sz w:val="22"/>
          <w:szCs w:val="22"/>
        </w:rPr>
        <w:t xml:space="preserve">will be </w:t>
      </w:r>
      <w:r w:rsidR="007D0126">
        <w:rPr>
          <w:rFonts w:asciiTheme="minorHAnsi" w:hAnsiTheme="minorHAnsi" w:cstheme="minorHAnsi"/>
          <w:noProof/>
          <w:sz w:val="22"/>
          <w:szCs w:val="22"/>
        </w:rPr>
        <w:t>projected</w:t>
      </w:r>
      <w:r w:rsidRPr="00577747">
        <w:rPr>
          <w:rFonts w:asciiTheme="minorHAnsi" w:hAnsiTheme="minorHAnsi" w:cstheme="minorHAnsi"/>
          <w:noProof/>
          <w:sz w:val="22"/>
          <w:szCs w:val="22"/>
        </w:rPr>
        <w:t xml:space="preserve">. </w:t>
      </w:r>
    </w:p>
    <w:p w14:paraId="3BC043C3" w14:textId="70654ECE" w:rsidR="002B6F88" w:rsidRPr="00577747" w:rsidRDefault="002B6F88" w:rsidP="00E0731F">
      <w:pPr>
        <w:spacing w:before="120" w:after="240"/>
        <w:jc w:val="both"/>
        <w:rPr>
          <w:rFonts w:asciiTheme="minorHAnsi" w:hAnsiTheme="minorHAnsi" w:cstheme="minorHAnsi"/>
          <w:noProof/>
          <w:sz w:val="22"/>
          <w:szCs w:val="22"/>
        </w:rPr>
      </w:pPr>
      <w:r>
        <w:rPr>
          <w:rFonts w:asciiTheme="minorHAnsi" w:hAnsiTheme="minorHAnsi" w:cstheme="minorHAnsi"/>
          <w:noProof/>
          <w:sz w:val="22"/>
          <w:szCs w:val="22"/>
        </w:rPr>
        <w:t xml:space="preserve">Any </w:t>
      </w:r>
      <w:r w:rsidRPr="002B6F88">
        <w:rPr>
          <w:rFonts w:asciiTheme="minorHAnsi" w:hAnsiTheme="minorHAnsi" w:cstheme="minorHAnsi"/>
          <w:b/>
          <w:bCs/>
          <w:noProof/>
          <w:color w:val="65BCAB" w:themeColor="accent2"/>
          <w:sz w:val="22"/>
          <w:szCs w:val="22"/>
        </w:rPr>
        <w:t>expected delays</w:t>
      </w:r>
      <w:r w:rsidRPr="002B6F88">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 xml:space="preserve">may also be incorporated into the timeline. </w:t>
      </w:r>
    </w:p>
    <w:p w14:paraId="7961808A" w14:textId="7216F792" w:rsidR="00E51730" w:rsidRDefault="00BD2C76" w:rsidP="00E51730">
      <w:pPr>
        <w:pStyle w:val="GraingerBoldTextTealRule"/>
        <w:rPr>
          <w:lang w:val="en-US"/>
        </w:rPr>
      </w:pPr>
      <w:r>
        <w:rPr>
          <w:lang w:val="en-US"/>
        </w:rPr>
        <w:lastRenderedPageBreak/>
        <w:t>End of Tenancy Phases</w:t>
      </w:r>
      <w:r w:rsidR="00D11BFF">
        <w:rPr>
          <w:lang w:val="en-US"/>
        </w:rPr>
        <w:t xml:space="preserve"> &amp;</w:t>
      </w:r>
      <w:r>
        <w:rPr>
          <w:lang w:val="en-US"/>
        </w:rPr>
        <w:t xml:space="preserve"> Tasks </w:t>
      </w:r>
    </w:p>
    <w:p w14:paraId="3B1166AA" w14:textId="556D1AA0" w:rsidR="00D43679" w:rsidRDefault="00D43679" w:rsidP="00D43679">
      <w:pPr>
        <w:spacing w:before="240" w:after="240"/>
        <w:rPr>
          <w:rFonts w:asciiTheme="minorHAnsi" w:hAnsiTheme="minorHAnsi" w:cstheme="minorHAnsi"/>
          <w:noProof/>
          <w:sz w:val="22"/>
          <w:szCs w:val="22"/>
        </w:rPr>
      </w:pPr>
      <w:r>
        <w:rPr>
          <w:rFonts w:asciiTheme="minorHAnsi" w:hAnsiTheme="minorHAnsi" w:cstheme="minorHAnsi"/>
          <w:noProof/>
          <w:sz w:val="22"/>
          <w:szCs w:val="22"/>
        </w:rPr>
        <w:t>The following illustrates the sequence of phases and tasks.</w:t>
      </w:r>
    </w:p>
    <w:p w14:paraId="259C5E01" w14:textId="77777777" w:rsidR="00D43679" w:rsidRPr="00DB5916" w:rsidRDefault="00D43679" w:rsidP="00196987">
      <w:pPr>
        <w:pStyle w:val="ListParagraph"/>
        <w:numPr>
          <w:ilvl w:val="0"/>
          <w:numId w:val="64"/>
        </w:numPr>
        <w:spacing w:after="240"/>
        <w:jc w:val="both"/>
        <w:rPr>
          <w:rFonts w:asciiTheme="minorHAnsi" w:hAnsiTheme="minorHAnsi" w:cstheme="minorHAnsi"/>
          <w:noProof/>
        </w:rPr>
      </w:pPr>
      <w:r w:rsidRPr="00DB5916">
        <w:rPr>
          <w:rFonts w:asciiTheme="minorHAnsi" w:hAnsiTheme="minorHAnsi" w:cstheme="minorHAnsi"/>
          <w:noProof/>
        </w:rPr>
        <w:t xml:space="preserve">Some tasks will start on the </w:t>
      </w:r>
      <w:r w:rsidRPr="00DB5916">
        <w:rPr>
          <w:rFonts w:asciiTheme="minorHAnsi" w:hAnsiTheme="minorHAnsi" w:cstheme="minorHAnsi"/>
          <w:i/>
          <w:iCs/>
          <w:noProof/>
        </w:rPr>
        <w:t>PVI Date</w:t>
      </w:r>
      <w:r w:rsidRPr="00DB5916">
        <w:rPr>
          <w:rFonts w:asciiTheme="minorHAnsi" w:hAnsiTheme="minorHAnsi" w:cstheme="minorHAnsi"/>
          <w:noProof/>
        </w:rPr>
        <w:t xml:space="preserve"> or on the </w:t>
      </w:r>
      <w:r w:rsidRPr="00DB5916">
        <w:rPr>
          <w:rFonts w:asciiTheme="minorHAnsi" w:hAnsiTheme="minorHAnsi" w:cstheme="minorHAnsi"/>
          <w:i/>
          <w:iCs/>
          <w:noProof/>
        </w:rPr>
        <w:t>Future Vacant Date</w:t>
      </w:r>
      <w:r w:rsidRPr="00DB5916">
        <w:rPr>
          <w:rFonts w:asciiTheme="minorHAnsi" w:hAnsiTheme="minorHAnsi" w:cstheme="minorHAnsi"/>
          <w:noProof/>
        </w:rPr>
        <w:t xml:space="preserve">. </w:t>
      </w:r>
    </w:p>
    <w:p w14:paraId="7ACF0275" w14:textId="77777777" w:rsidR="00D43679" w:rsidRPr="00DB5916" w:rsidRDefault="00D43679" w:rsidP="00196987">
      <w:pPr>
        <w:pStyle w:val="ListParagraph"/>
        <w:numPr>
          <w:ilvl w:val="0"/>
          <w:numId w:val="64"/>
        </w:numPr>
        <w:spacing w:after="240"/>
        <w:jc w:val="both"/>
        <w:rPr>
          <w:rFonts w:asciiTheme="minorHAnsi" w:hAnsiTheme="minorHAnsi" w:cstheme="minorHAnsi"/>
          <w:noProof/>
        </w:rPr>
      </w:pPr>
      <w:r w:rsidRPr="00DB5916">
        <w:rPr>
          <w:rFonts w:asciiTheme="minorHAnsi" w:hAnsiTheme="minorHAnsi" w:cstheme="minorHAnsi"/>
          <w:noProof/>
        </w:rPr>
        <w:t>Other tasks may be dependent on</w:t>
      </w:r>
      <w:r>
        <w:rPr>
          <w:rFonts w:asciiTheme="minorHAnsi" w:hAnsiTheme="minorHAnsi" w:cstheme="minorHAnsi"/>
          <w:noProof/>
        </w:rPr>
        <w:t xml:space="preserve"> previous,</w:t>
      </w:r>
      <w:r w:rsidRPr="00DB5916">
        <w:rPr>
          <w:rFonts w:asciiTheme="minorHAnsi" w:hAnsiTheme="minorHAnsi" w:cstheme="minorHAnsi"/>
          <w:noProof/>
        </w:rPr>
        <w:t xml:space="preserve"> prerequisite tasks being completed. </w:t>
      </w:r>
    </w:p>
    <w:p w14:paraId="7D11E9C1" w14:textId="1C51011D" w:rsidR="00BD2C76" w:rsidRDefault="00853A04" w:rsidP="00B10463">
      <w:pPr>
        <w:pStyle w:val="NoParagraphStyle"/>
        <w:rPr>
          <w:lang w:val="en-US"/>
        </w:rPr>
      </w:pPr>
      <w:r w:rsidRPr="00853A04">
        <w:rPr>
          <w:noProof/>
          <w:lang w:val="en-US"/>
        </w:rPr>
        <w:drawing>
          <wp:inline distT="0" distB="0" distL="0" distR="0" wp14:anchorId="50CE555F" wp14:editId="7BF9A3DF">
            <wp:extent cx="6734175" cy="3690126"/>
            <wp:effectExtent l="0" t="0" r="0" b="5715"/>
            <wp:docPr id="1420263716"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63716" name="Picture 1" descr="A diagram of a company&#10;&#10;Description automatically generated"/>
                    <pic:cNvPicPr/>
                  </pic:nvPicPr>
                  <pic:blipFill>
                    <a:blip r:embed="rId13"/>
                    <a:stretch>
                      <a:fillRect/>
                    </a:stretch>
                  </pic:blipFill>
                  <pic:spPr>
                    <a:xfrm>
                      <a:off x="0" y="0"/>
                      <a:ext cx="6753816" cy="3700888"/>
                    </a:xfrm>
                    <a:prstGeom prst="rect">
                      <a:avLst/>
                    </a:prstGeom>
                  </pic:spPr>
                </pic:pic>
              </a:graphicData>
            </a:graphic>
          </wp:inline>
        </w:drawing>
      </w:r>
    </w:p>
    <w:p w14:paraId="02472D56" w14:textId="77777777" w:rsidR="000B58E2" w:rsidRDefault="000B58E2" w:rsidP="00B10463">
      <w:pPr>
        <w:pStyle w:val="NoParagraphStyle"/>
        <w:rPr>
          <w:lang w:val="en-US"/>
        </w:rPr>
      </w:pPr>
    </w:p>
    <w:p w14:paraId="245F9E6C" w14:textId="148ED37C" w:rsidR="000B58E2" w:rsidRPr="00CD4C46" w:rsidRDefault="000B58E2" w:rsidP="00B10463">
      <w:pPr>
        <w:pStyle w:val="NoParagraphStyle"/>
        <w:rPr>
          <w:lang w:val="en-US"/>
        </w:rPr>
      </w:pPr>
    </w:p>
    <w:p w14:paraId="31686DD0" w14:textId="7403F1EE" w:rsidR="0030017E" w:rsidRPr="002B6F88" w:rsidRDefault="00B67210" w:rsidP="0030017E">
      <w:pPr>
        <w:spacing w:after="240"/>
        <w:rPr>
          <w:rFonts w:asciiTheme="minorHAnsi" w:hAnsiTheme="minorHAnsi" w:cstheme="minorHAnsi"/>
          <w:noProof/>
          <w:sz w:val="22"/>
          <w:szCs w:val="22"/>
        </w:rPr>
      </w:pPr>
      <w:bookmarkStart w:id="13" w:name="_Toc152676500"/>
      <w:r w:rsidRPr="002B6F88">
        <w:rPr>
          <w:rFonts w:asciiTheme="minorHAnsi" w:hAnsiTheme="minorHAnsi" w:cstheme="minorHAnsi"/>
          <w:noProof/>
          <w:sz w:val="22"/>
          <w:szCs w:val="22"/>
        </w:rPr>
        <w:t>The</w:t>
      </w:r>
      <w:r w:rsidR="00A6384E" w:rsidRPr="002B6F88">
        <w:rPr>
          <w:rFonts w:asciiTheme="minorHAnsi" w:hAnsiTheme="minorHAnsi" w:cstheme="minorHAnsi"/>
          <w:noProof/>
          <w:sz w:val="22"/>
          <w:szCs w:val="22"/>
        </w:rPr>
        <w:t xml:space="preserve"> </w:t>
      </w:r>
      <w:r w:rsidRPr="002B6F88">
        <w:rPr>
          <w:rFonts w:asciiTheme="minorHAnsi" w:hAnsiTheme="minorHAnsi" w:cstheme="minorHAnsi"/>
          <w:noProof/>
          <w:sz w:val="22"/>
          <w:szCs w:val="22"/>
        </w:rPr>
        <w:t xml:space="preserve">estimated </w:t>
      </w:r>
      <w:r w:rsidR="00C72E9E" w:rsidRPr="002B6F88">
        <w:rPr>
          <w:rFonts w:asciiTheme="minorHAnsi" w:hAnsiTheme="minorHAnsi" w:cstheme="minorHAnsi"/>
          <w:noProof/>
          <w:sz w:val="22"/>
          <w:szCs w:val="22"/>
        </w:rPr>
        <w:t xml:space="preserve">task dates are </w:t>
      </w:r>
      <w:r w:rsidR="00810599" w:rsidRPr="00F86A41">
        <w:rPr>
          <w:rFonts w:asciiTheme="minorHAnsi" w:hAnsiTheme="minorHAnsi" w:cstheme="minorHAnsi"/>
          <w:noProof/>
          <w:sz w:val="22"/>
          <w:szCs w:val="22"/>
        </w:rPr>
        <w:t xml:space="preserve">automatically updated </w:t>
      </w:r>
      <w:r w:rsidR="007D0126">
        <w:rPr>
          <w:rFonts w:asciiTheme="minorHAnsi" w:hAnsiTheme="minorHAnsi" w:cstheme="minorHAnsi"/>
          <w:noProof/>
          <w:sz w:val="22"/>
          <w:szCs w:val="22"/>
        </w:rPr>
        <w:t>when</w:t>
      </w:r>
      <w:r w:rsidR="002B6F88" w:rsidRPr="002B6F88">
        <w:rPr>
          <w:rFonts w:asciiTheme="minorHAnsi" w:hAnsiTheme="minorHAnsi" w:cstheme="minorHAnsi"/>
          <w:noProof/>
          <w:sz w:val="22"/>
          <w:szCs w:val="22"/>
        </w:rPr>
        <w:t>:</w:t>
      </w:r>
    </w:p>
    <w:p w14:paraId="3D0EF0B7" w14:textId="78B7CBA4" w:rsidR="0030017E" w:rsidRPr="002B6F88" w:rsidRDefault="002B6F88" w:rsidP="00432D52">
      <w:pPr>
        <w:pStyle w:val="ListParagraph"/>
        <w:numPr>
          <w:ilvl w:val="0"/>
          <w:numId w:val="63"/>
        </w:numPr>
        <w:spacing w:after="120"/>
        <w:ind w:left="714" w:hanging="357"/>
        <w:contextualSpacing w:val="0"/>
        <w:rPr>
          <w:rFonts w:asciiTheme="minorHAnsi" w:hAnsiTheme="minorHAnsi" w:cstheme="minorHAnsi"/>
          <w:noProof/>
        </w:rPr>
      </w:pPr>
      <w:r w:rsidRPr="002B6F88">
        <w:rPr>
          <w:rFonts w:asciiTheme="minorHAnsi" w:hAnsiTheme="minorHAnsi" w:cstheme="minorHAnsi"/>
          <w:noProof/>
        </w:rPr>
        <w:t>The</w:t>
      </w:r>
      <w:r w:rsidR="00FE164B" w:rsidRPr="002B6F88">
        <w:rPr>
          <w:rFonts w:asciiTheme="minorHAnsi" w:hAnsiTheme="minorHAnsi" w:cstheme="minorHAnsi"/>
          <w:noProof/>
        </w:rPr>
        <w:t xml:space="preserve"> </w:t>
      </w:r>
      <w:r w:rsidR="0030017E" w:rsidRPr="002B6F88">
        <w:rPr>
          <w:rFonts w:asciiTheme="minorHAnsi" w:hAnsiTheme="minorHAnsi" w:cstheme="minorHAnsi"/>
          <w:i/>
          <w:iCs/>
          <w:noProof/>
        </w:rPr>
        <w:t xml:space="preserve">PVI </w:t>
      </w:r>
      <w:r w:rsidRPr="002B6F88">
        <w:rPr>
          <w:rFonts w:asciiTheme="minorHAnsi" w:hAnsiTheme="minorHAnsi" w:cstheme="minorHAnsi"/>
          <w:i/>
          <w:iCs/>
          <w:noProof/>
        </w:rPr>
        <w:t>D</w:t>
      </w:r>
      <w:r w:rsidR="00FE164B" w:rsidRPr="002B6F88">
        <w:rPr>
          <w:rFonts w:asciiTheme="minorHAnsi" w:hAnsiTheme="minorHAnsi" w:cstheme="minorHAnsi"/>
          <w:i/>
          <w:iCs/>
          <w:noProof/>
        </w:rPr>
        <w:t>ate</w:t>
      </w:r>
      <w:r w:rsidR="00FE164B" w:rsidRPr="002B6F88">
        <w:rPr>
          <w:rFonts w:asciiTheme="minorHAnsi" w:hAnsiTheme="minorHAnsi" w:cstheme="minorHAnsi"/>
          <w:noProof/>
        </w:rPr>
        <w:t xml:space="preserve"> and </w:t>
      </w:r>
      <w:r w:rsidR="00FE164B" w:rsidRPr="002B6F88">
        <w:rPr>
          <w:rFonts w:asciiTheme="minorHAnsi" w:hAnsiTheme="minorHAnsi" w:cstheme="minorHAnsi"/>
          <w:i/>
          <w:iCs/>
          <w:noProof/>
        </w:rPr>
        <w:t>Future Vacant Date</w:t>
      </w:r>
      <w:r w:rsidR="00FE164B" w:rsidRPr="002B6F88">
        <w:rPr>
          <w:rFonts w:asciiTheme="minorHAnsi" w:hAnsiTheme="minorHAnsi" w:cstheme="minorHAnsi"/>
          <w:noProof/>
        </w:rPr>
        <w:t xml:space="preserve"> </w:t>
      </w:r>
      <w:r w:rsidR="0030017E" w:rsidRPr="002B6F88">
        <w:rPr>
          <w:rFonts w:asciiTheme="minorHAnsi" w:hAnsiTheme="minorHAnsi" w:cstheme="minorHAnsi"/>
          <w:noProof/>
        </w:rPr>
        <w:t xml:space="preserve">are </w:t>
      </w:r>
      <w:r w:rsidRPr="002B6F88">
        <w:rPr>
          <w:rFonts w:asciiTheme="minorHAnsi" w:hAnsiTheme="minorHAnsi" w:cstheme="minorHAnsi"/>
          <w:noProof/>
        </w:rPr>
        <w:t xml:space="preserve">updated and </w:t>
      </w:r>
      <w:r w:rsidR="00FE164B" w:rsidRPr="002B6F88">
        <w:rPr>
          <w:rFonts w:asciiTheme="minorHAnsi" w:hAnsiTheme="minorHAnsi" w:cstheme="minorHAnsi"/>
          <w:noProof/>
        </w:rPr>
        <w:t>confirmed</w:t>
      </w:r>
      <w:r w:rsidRPr="002B6F88">
        <w:rPr>
          <w:rFonts w:asciiTheme="minorHAnsi" w:hAnsiTheme="minorHAnsi" w:cstheme="minorHAnsi"/>
          <w:noProof/>
        </w:rPr>
        <w:t>.</w:t>
      </w:r>
    </w:p>
    <w:p w14:paraId="587C5AAB" w14:textId="7274BF03" w:rsidR="0030017E" w:rsidRPr="002B6F88" w:rsidRDefault="002B6F88" w:rsidP="00432D52">
      <w:pPr>
        <w:pStyle w:val="ListParagraph"/>
        <w:numPr>
          <w:ilvl w:val="0"/>
          <w:numId w:val="63"/>
        </w:numPr>
        <w:spacing w:after="120"/>
        <w:ind w:left="714" w:hanging="357"/>
        <w:contextualSpacing w:val="0"/>
        <w:rPr>
          <w:rFonts w:asciiTheme="minorHAnsi" w:hAnsiTheme="minorHAnsi" w:cstheme="minorHAnsi"/>
          <w:noProof/>
        </w:rPr>
      </w:pPr>
      <w:r w:rsidRPr="002B6F88">
        <w:rPr>
          <w:rFonts w:asciiTheme="minorHAnsi" w:hAnsiTheme="minorHAnsi" w:cstheme="minorHAnsi"/>
          <w:noProof/>
        </w:rPr>
        <w:t>P</w:t>
      </w:r>
      <w:r w:rsidR="00B67210" w:rsidRPr="002B6F88">
        <w:rPr>
          <w:rFonts w:asciiTheme="minorHAnsi" w:hAnsiTheme="minorHAnsi" w:cstheme="minorHAnsi"/>
          <w:noProof/>
        </w:rPr>
        <w:t>r</w:t>
      </w:r>
      <w:r w:rsidRPr="002B6F88">
        <w:rPr>
          <w:rFonts w:asciiTheme="minorHAnsi" w:hAnsiTheme="minorHAnsi" w:cstheme="minorHAnsi"/>
          <w:noProof/>
        </w:rPr>
        <w:t xml:space="preserve">erequiste </w:t>
      </w:r>
      <w:r w:rsidR="00B67210" w:rsidRPr="002B6F88">
        <w:rPr>
          <w:rFonts w:asciiTheme="minorHAnsi" w:hAnsiTheme="minorHAnsi" w:cstheme="minorHAnsi"/>
          <w:noProof/>
        </w:rPr>
        <w:t>tasks are completed</w:t>
      </w:r>
      <w:r w:rsidRPr="002B6F88">
        <w:rPr>
          <w:rFonts w:asciiTheme="minorHAnsi" w:hAnsiTheme="minorHAnsi" w:cstheme="minorHAnsi"/>
          <w:noProof/>
        </w:rPr>
        <w:t>.</w:t>
      </w:r>
    </w:p>
    <w:p w14:paraId="7BE9DFE8" w14:textId="18EAB2D7" w:rsidR="00FE164B" w:rsidRDefault="002B6F88" w:rsidP="00780FF8">
      <w:pPr>
        <w:pStyle w:val="ListParagraph"/>
        <w:numPr>
          <w:ilvl w:val="0"/>
          <w:numId w:val="63"/>
        </w:numPr>
        <w:spacing w:after="120"/>
        <w:ind w:left="714" w:hanging="357"/>
        <w:contextualSpacing w:val="0"/>
        <w:rPr>
          <w:rFonts w:asciiTheme="minorHAnsi" w:hAnsiTheme="minorHAnsi" w:cstheme="minorHAnsi"/>
          <w:noProof/>
        </w:rPr>
      </w:pPr>
      <w:r w:rsidRPr="002B6F88">
        <w:rPr>
          <w:rFonts w:asciiTheme="minorHAnsi" w:hAnsiTheme="minorHAnsi" w:cstheme="minorHAnsi"/>
          <w:noProof/>
        </w:rPr>
        <w:t xml:space="preserve">Any </w:t>
      </w:r>
      <w:r w:rsidR="00FE164B" w:rsidRPr="002B6F88">
        <w:rPr>
          <w:rFonts w:asciiTheme="minorHAnsi" w:hAnsiTheme="minorHAnsi" w:cstheme="minorHAnsi"/>
          <w:noProof/>
        </w:rPr>
        <w:t>expected delays are captured</w:t>
      </w:r>
      <w:r w:rsidRPr="002B6F88">
        <w:rPr>
          <w:rFonts w:asciiTheme="minorHAnsi" w:hAnsiTheme="minorHAnsi" w:cstheme="minorHAnsi"/>
          <w:noProof/>
        </w:rPr>
        <w:t>.</w:t>
      </w:r>
    </w:p>
    <w:p w14:paraId="08D47827" w14:textId="77777777" w:rsidR="002B6F88" w:rsidRDefault="002B6F88" w:rsidP="002B6F88">
      <w:pPr>
        <w:spacing w:after="240"/>
        <w:rPr>
          <w:rFonts w:asciiTheme="minorHAnsi" w:hAnsiTheme="minorHAnsi" w:cstheme="minorHAnsi"/>
          <w:noProof/>
          <w:sz w:val="22"/>
          <w:szCs w:val="22"/>
        </w:rPr>
      </w:pPr>
    </w:p>
    <w:p w14:paraId="54754B01" w14:textId="0800361E" w:rsidR="002B6F88" w:rsidRPr="00F86A41" w:rsidRDefault="002B6F88" w:rsidP="002B6F88">
      <w:pPr>
        <w:spacing w:after="240"/>
        <w:rPr>
          <w:rFonts w:asciiTheme="minorHAnsi" w:hAnsiTheme="minorHAnsi" w:cstheme="minorHAnsi"/>
          <w:noProof/>
          <w:sz w:val="22"/>
          <w:szCs w:val="22"/>
        </w:rPr>
      </w:pPr>
      <w:r w:rsidRPr="002B6F88">
        <w:rPr>
          <w:rFonts w:asciiTheme="minorHAnsi" w:hAnsiTheme="minorHAnsi" w:cstheme="minorHAnsi"/>
          <w:noProof/>
          <w:sz w:val="22"/>
          <w:szCs w:val="22"/>
        </w:rPr>
        <w:t xml:space="preserve">Tasks </w:t>
      </w:r>
      <w:r w:rsidR="00DB5916" w:rsidRPr="00F86A41">
        <w:rPr>
          <w:rFonts w:asciiTheme="minorHAnsi" w:hAnsiTheme="minorHAnsi" w:cstheme="minorHAnsi"/>
          <w:noProof/>
          <w:sz w:val="22"/>
          <w:szCs w:val="22"/>
        </w:rPr>
        <w:t>will</w:t>
      </w:r>
      <w:r w:rsidRPr="00F86A41">
        <w:rPr>
          <w:rFonts w:asciiTheme="minorHAnsi" w:hAnsiTheme="minorHAnsi" w:cstheme="minorHAnsi"/>
          <w:noProof/>
          <w:sz w:val="22"/>
          <w:szCs w:val="22"/>
        </w:rPr>
        <w:t xml:space="preserve"> be added or removed from the timeline when:</w:t>
      </w:r>
    </w:p>
    <w:p w14:paraId="6CA022D6" w14:textId="54DC0C38" w:rsidR="002B6F88" w:rsidRPr="00F86A41" w:rsidRDefault="00DB5916" w:rsidP="00432D52">
      <w:pPr>
        <w:pStyle w:val="ListParagraph"/>
        <w:numPr>
          <w:ilvl w:val="0"/>
          <w:numId w:val="63"/>
        </w:numPr>
        <w:spacing w:after="120"/>
        <w:ind w:left="714" w:hanging="357"/>
        <w:contextualSpacing w:val="0"/>
        <w:rPr>
          <w:rFonts w:asciiTheme="minorHAnsi" w:hAnsiTheme="minorHAnsi" w:cstheme="minorHAnsi"/>
          <w:noProof/>
        </w:rPr>
      </w:pPr>
      <w:r w:rsidRPr="00F86A41">
        <w:rPr>
          <w:rFonts w:asciiTheme="minorHAnsi" w:hAnsiTheme="minorHAnsi" w:cstheme="minorHAnsi"/>
          <w:noProof/>
        </w:rPr>
        <w:t>The unit is flagged to be relet.</w:t>
      </w:r>
    </w:p>
    <w:p w14:paraId="5A1DBAE4" w14:textId="4388DFC7" w:rsidR="00DB5916" w:rsidRPr="00F86A41" w:rsidRDefault="00DB5916" w:rsidP="00432D52">
      <w:pPr>
        <w:pStyle w:val="ListParagraph"/>
        <w:numPr>
          <w:ilvl w:val="0"/>
          <w:numId w:val="63"/>
        </w:numPr>
        <w:spacing w:after="120"/>
        <w:ind w:left="714" w:hanging="357"/>
        <w:contextualSpacing w:val="0"/>
        <w:rPr>
          <w:rFonts w:asciiTheme="minorHAnsi" w:hAnsiTheme="minorHAnsi" w:cstheme="minorHAnsi"/>
          <w:noProof/>
        </w:rPr>
      </w:pPr>
      <w:r w:rsidRPr="00F86A41">
        <w:rPr>
          <w:rFonts w:asciiTheme="minorHAnsi" w:hAnsiTheme="minorHAnsi" w:cstheme="minorHAnsi"/>
          <w:noProof/>
        </w:rPr>
        <w:t xml:space="preserve">The works type required </w:t>
      </w:r>
      <w:r w:rsidR="00DC72C4" w:rsidRPr="00F86A41">
        <w:rPr>
          <w:rFonts w:asciiTheme="minorHAnsi" w:hAnsiTheme="minorHAnsi" w:cstheme="minorHAnsi"/>
          <w:noProof/>
        </w:rPr>
        <w:t xml:space="preserve">for the unit </w:t>
      </w:r>
      <w:r w:rsidRPr="00F86A41">
        <w:rPr>
          <w:rFonts w:asciiTheme="minorHAnsi" w:hAnsiTheme="minorHAnsi" w:cstheme="minorHAnsi"/>
          <w:noProof/>
        </w:rPr>
        <w:t>(i.e. refurbishment, refresh or clean</w:t>
      </w:r>
      <w:r w:rsidR="007D0126" w:rsidRPr="00F86A41">
        <w:rPr>
          <w:rFonts w:asciiTheme="minorHAnsi" w:hAnsiTheme="minorHAnsi" w:cstheme="minorHAnsi"/>
          <w:noProof/>
        </w:rPr>
        <w:t xml:space="preserve"> </w:t>
      </w:r>
      <w:r w:rsidRPr="00F86A41">
        <w:rPr>
          <w:rFonts w:asciiTheme="minorHAnsi" w:hAnsiTheme="minorHAnsi" w:cstheme="minorHAnsi"/>
          <w:noProof/>
        </w:rPr>
        <w:t>only) is updated.</w:t>
      </w:r>
    </w:p>
    <w:p w14:paraId="69E3337B" w14:textId="77777777" w:rsidR="00AC1D68" w:rsidRDefault="00AC1D68">
      <w:r>
        <w:br w:type="page"/>
      </w:r>
    </w:p>
    <w:p w14:paraId="5EEBFD6B" w14:textId="77777777" w:rsidR="006A0BC5" w:rsidRDefault="0084177E" w:rsidP="00B10463">
      <w:pPr>
        <w:spacing w:after="240"/>
        <w:rPr>
          <w:rFonts w:asciiTheme="minorHAnsi" w:hAnsiTheme="minorHAnsi" w:cstheme="minorHAnsi"/>
          <w:noProof/>
          <w:sz w:val="22"/>
          <w:szCs w:val="22"/>
        </w:rPr>
      </w:pPr>
      <w:r>
        <w:rPr>
          <w:rFonts w:asciiTheme="minorHAnsi" w:hAnsiTheme="minorHAnsi" w:cstheme="minorHAnsi"/>
          <w:noProof/>
          <w:sz w:val="22"/>
          <w:szCs w:val="22"/>
        </w:rPr>
        <w:lastRenderedPageBreak/>
        <w:t xml:space="preserve">A slightly different sequence of tasks is availble for </w:t>
      </w:r>
      <w:r w:rsidRPr="00B10463">
        <w:rPr>
          <w:rFonts w:asciiTheme="minorHAnsi" w:hAnsiTheme="minorHAnsi" w:cstheme="minorHAnsi"/>
          <w:b/>
          <w:bCs/>
          <w:noProof/>
          <w:color w:val="246369" w:themeColor="accent1"/>
          <w:sz w:val="22"/>
          <w:szCs w:val="22"/>
        </w:rPr>
        <w:t>Grainger Trust</w:t>
      </w:r>
      <w:r w:rsidRPr="00B10463">
        <w:rPr>
          <w:rFonts w:asciiTheme="minorHAnsi" w:hAnsiTheme="minorHAnsi" w:cstheme="minorHAnsi"/>
          <w:noProof/>
          <w:color w:val="246369" w:themeColor="accent1"/>
          <w:sz w:val="22"/>
          <w:szCs w:val="22"/>
        </w:rPr>
        <w:t xml:space="preserve"> </w:t>
      </w:r>
      <w:r>
        <w:rPr>
          <w:rFonts w:asciiTheme="minorHAnsi" w:hAnsiTheme="minorHAnsi" w:cstheme="minorHAnsi"/>
          <w:noProof/>
          <w:sz w:val="22"/>
          <w:szCs w:val="22"/>
        </w:rPr>
        <w:t xml:space="preserve">units. </w:t>
      </w:r>
    </w:p>
    <w:p w14:paraId="3B651AF2" w14:textId="48C8EAFE" w:rsidR="00095E83" w:rsidRPr="00804DA7" w:rsidRDefault="002F29AE" w:rsidP="00B10463">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In this timeline, the task to </w:t>
      </w:r>
      <w:r w:rsidRPr="005B1D7C">
        <w:rPr>
          <w:rFonts w:asciiTheme="minorHAnsi" w:hAnsiTheme="minorHAnsi" w:cstheme="minorHAnsi"/>
          <w:i/>
          <w:iCs/>
          <w:noProof/>
          <w:sz w:val="22"/>
          <w:szCs w:val="22"/>
        </w:rPr>
        <w:t>Check Unit Condition</w:t>
      </w:r>
      <w:r>
        <w:rPr>
          <w:rFonts w:asciiTheme="minorHAnsi" w:hAnsiTheme="minorHAnsi" w:cstheme="minorHAnsi"/>
          <w:noProof/>
          <w:sz w:val="22"/>
          <w:szCs w:val="22"/>
        </w:rPr>
        <w:t xml:space="preserve"> will only tak</w:t>
      </w:r>
      <w:r w:rsidR="005A63F3">
        <w:rPr>
          <w:rFonts w:asciiTheme="minorHAnsi" w:hAnsiTheme="minorHAnsi" w:cstheme="minorHAnsi"/>
          <w:noProof/>
          <w:sz w:val="22"/>
          <w:szCs w:val="22"/>
        </w:rPr>
        <w:t>e</w:t>
      </w:r>
      <w:r>
        <w:rPr>
          <w:rFonts w:asciiTheme="minorHAnsi" w:hAnsiTheme="minorHAnsi" w:cstheme="minorHAnsi"/>
          <w:noProof/>
          <w:sz w:val="22"/>
          <w:szCs w:val="22"/>
        </w:rPr>
        <w:t xml:space="preserve"> place after </w:t>
      </w:r>
      <w:r w:rsidR="005A63F3">
        <w:rPr>
          <w:rFonts w:asciiTheme="minorHAnsi" w:hAnsiTheme="minorHAnsi" w:cstheme="minorHAnsi"/>
          <w:noProof/>
          <w:sz w:val="22"/>
          <w:szCs w:val="22"/>
        </w:rPr>
        <w:t>all works are complete</w:t>
      </w:r>
      <w:r w:rsidR="00AC1D68" w:rsidRPr="00F86A41">
        <w:rPr>
          <w:rFonts w:asciiTheme="minorHAnsi" w:hAnsiTheme="minorHAnsi" w:cstheme="minorHAnsi"/>
          <w:noProof/>
          <w:sz w:val="22"/>
          <w:szCs w:val="22"/>
        </w:rPr>
        <w:t>:</w:t>
      </w:r>
    </w:p>
    <w:p w14:paraId="51C3DBD1" w14:textId="77777777" w:rsidR="00AC1D68" w:rsidRDefault="00907D57" w:rsidP="00AC1D68">
      <w:pPr>
        <w:ind w:left="-709"/>
      </w:pPr>
      <w:r w:rsidRPr="00907D57">
        <w:rPr>
          <w:noProof/>
        </w:rPr>
        <w:drawing>
          <wp:inline distT="0" distB="0" distL="0" distR="0" wp14:anchorId="0D24D8A4" wp14:editId="67621319">
            <wp:extent cx="6810375" cy="3681676"/>
            <wp:effectExtent l="0" t="0" r="0" b="0"/>
            <wp:docPr id="15559891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89141" name="Picture 1" descr="A screenshot of a computer&#10;&#10;Description automatically generated"/>
                    <pic:cNvPicPr/>
                  </pic:nvPicPr>
                  <pic:blipFill>
                    <a:blip r:embed="rId14"/>
                    <a:stretch>
                      <a:fillRect/>
                    </a:stretch>
                  </pic:blipFill>
                  <pic:spPr>
                    <a:xfrm>
                      <a:off x="0" y="0"/>
                      <a:ext cx="6829124" cy="3691812"/>
                    </a:xfrm>
                    <a:prstGeom prst="rect">
                      <a:avLst/>
                    </a:prstGeom>
                  </pic:spPr>
                </pic:pic>
              </a:graphicData>
            </a:graphic>
          </wp:inline>
        </w:drawing>
      </w:r>
      <w:r w:rsidRPr="00907D57">
        <w:t xml:space="preserve"> </w:t>
      </w:r>
    </w:p>
    <w:p w14:paraId="1ED09B3E" w14:textId="77777777" w:rsidR="00DA1F02" w:rsidRDefault="00DA1F02" w:rsidP="00AC1D68">
      <w:pPr>
        <w:ind w:left="-709"/>
      </w:pPr>
    </w:p>
    <w:p w14:paraId="7EBEAEA2" w14:textId="77777777" w:rsidR="009A1C51" w:rsidRDefault="009A1C51">
      <w:pPr>
        <w:rPr>
          <w:rFonts w:ascii="Arial" w:eastAsiaTheme="minorHAnsi" w:hAnsi="Arial"/>
          <w:b/>
          <w:iCs/>
          <w:color w:val="246369" w:themeColor="accent1"/>
          <w:sz w:val="22"/>
          <w:szCs w:val="22"/>
        </w:rPr>
      </w:pPr>
      <w:r>
        <w:br w:type="page"/>
      </w:r>
    </w:p>
    <w:p w14:paraId="6933D411" w14:textId="610E5ACF" w:rsidR="00B57206" w:rsidRDefault="00CA6F1B" w:rsidP="00CA6F1B">
      <w:pPr>
        <w:pStyle w:val="GraingerBoldTextTealRule"/>
      </w:pPr>
      <w:r>
        <w:lastRenderedPageBreak/>
        <w:t>Interaction between End of Tenancy &amp; other Tenancy-</w:t>
      </w:r>
      <w:r w:rsidR="00BC7EB9">
        <w:t>R</w:t>
      </w:r>
      <w:r>
        <w:t xml:space="preserve">elated </w:t>
      </w:r>
      <w:r w:rsidR="00BC7EB9">
        <w:t>O</w:t>
      </w:r>
      <w:r>
        <w:t>bjects in Salesforce</w:t>
      </w:r>
    </w:p>
    <w:p w14:paraId="2D0ABE14" w14:textId="555EF257" w:rsidR="00D43679" w:rsidRDefault="00D43679" w:rsidP="00D43679">
      <w:pPr>
        <w:spacing w:before="240" w:after="240"/>
        <w:rPr>
          <w:rFonts w:asciiTheme="minorHAnsi" w:hAnsiTheme="minorHAnsi" w:cstheme="minorHAnsi"/>
          <w:noProof/>
          <w:sz w:val="22"/>
          <w:szCs w:val="22"/>
        </w:rPr>
      </w:pPr>
      <w:r>
        <w:rPr>
          <w:rFonts w:asciiTheme="minorHAnsi" w:hAnsiTheme="minorHAnsi" w:cstheme="minorHAnsi"/>
          <w:noProof/>
          <w:sz w:val="22"/>
          <w:szCs w:val="22"/>
        </w:rPr>
        <w:t xml:space="preserve">The integration between the </w:t>
      </w:r>
      <w:r w:rsidRPr="00282E80">
        <w:rPr>
          <w:rFonts w:asciiTheme="minorHAnsi" w:hAnsiTheme="minorHAnsi" w:cstheme="minorHAnsi"/>
          <w:noProof/>
          <w:sz w:val="22"/>
          <w:szCs w:val="22"/>
        </w:rPr>
        <w:t>End of Tenancy</w:t>
      </w:r>
      <w:r>
        <w:rPr>
          <w:rFonts w:asciiTheme="minorHAnsi" w:hAnsiTheme="minorHAnsi" w:cstheme="minorHAnsi"/>
          <w:noProof/>
          <w:sz w:val="22"/>
          <w:szCs w:val="22"/>
        </w:rPr>
        <w:t xml:space="preserve"> and related </w:t>
      </w:r>
      <w:r w:rsidR="00F86A41">
        <w:rPr>
          <w:rFonts w:asciiTheme="minorHAnsi" w:hAnsiTheme="minorHAnsi" w:cstheme="minorHAnsi"/>
          <w:noProof/>
          <w:sz w:val="22"/>
          <w:szCs w:val="22"/>
        </w:rPr>
        <w:t>information</w:t>
      </w:r>
      <w:r>
        <w:rPr>
          <w:rFonts w:asciiTheme="minorHAnsi" w:hAnsiTheme="minorHAnsi" w:cstheme="minorHAnsi"/>
          <w:noProof/>
          <w:sz w:val="22"/>
          <w:szCs w:val="22"/>
        </w:rPr>
        <w:t xml:space="preserve"> in Salesforce is illustrated below: </w:t>
      </w:r>
    </w:p>
    <w:p w14:paraId="34D68DDB" w14:textId="54313463" w:rsidR="00F7508E" w:rsidRDefault="00F7508E" w:rsidP="00B10463">
      <w:pPr>
        <w:pStyle w:val="NormalIndent"/>
        <w:spacing w:after="360"/>
        <w:ind w:left="-1276"/>
        <w:rPr>
          <w:noProof/>
        </w:rPr>
      </w:pPr>
      <w:r w:rsidRPr="00F7508E">
        <w:rPr>
          <w:noProof/>
        </w:rPr>
        <w:drawing>
          <wp:inline distT="0" distB="0" distL="0" distR="0" wp14:anchorId="7EB39ED1" wp14:editId="67496C5C">
            <wp:extent cx="7302187" cy="3753293"/>
            <wp:effectExtent l="0" t="0" r="0" b="0"/>
            <wp:docPr id="13191319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31936" name="Picture 1" descr="A screenshot of a computer&#10;&#10;AI-generated content may be incorrect."/>
                    <pic:cNvPicPr/>
                  </pic:nvPicPr>
                  <pic:blipFill>
                    <a:blip r:embed="rId15"/>
                    <a:stretch>
                      <a:fillRect/>
                    </a:stretch>
                  </pic:blipFill>
                  <pic:spPr>
                    <a:xfrm>
                      <a:off x="0" y="0"/>
                      <a:ext cx="7318839" cy="3761852"/>
                    </a:xfrm>
                    <a:prstGeom prst="rect">
                      <a:avLst/>
                    </a:prstGeom>
                  </pic:spPr>
                </pic:pic>
              </a:graphicData>
            </a:graphic>
          </wp:inline>
        </w:drawing>
      </w:r>
    </w:p>
    <w:p w14:paraId="4025F5CD" w14:textId="418DCCD0" w:rsidR="00282E80" w:rsidRDefault="00F86A41" w:rsidP="00282E80">
      <w:pPr>
        <w:pStyle w:val="ListParagraph"/>
        <w:numPr>
          <w:ilvl w:val="0"/>
          <w:numId w:val="63"/>
        </w:numPr>
        <w:spacing w:after="120"/>
        <w:ind w:left="714" w:hanging="357"/>
        <w:contextualSpacing w:val="0"/>
        <w:rPr>
          <w:rFonts w:asciiTheme="minorHAnsi" w:hAnsiTheme="minorHAnsi" w:cstheme="minorHAnsi"/>
          <w:noProof/>
        </w:rPr>
      </w:pPr>
      <w:r w:rsidRPr="00F86A41">
        <w:rPr>
          <w:rFonts w:asciiTheme="minorHAnsi" w:hAnsiTheme="minorHAnsi" w:cstheme="minorHAnsi"/>
          <w:noProof/>
        </w:rPr>
        <w:t>The following</w:t>
      </w:r>
      <w:r>
        <w:rPr>
          <w:rFonts w:asciiTheme="minorHAnsi" w:hAnsiTheme="minorHAnsi" w:cstheme="minorHAnsi"/>
          <w:b/>
          <w:bCs/>
          <w:noProof/>
          <w:color w:val="65BCAB" w:themeColor="accent2"/>
        </w:rPr>
        <w:t xml:space="preserve"> u</w:t>
      </w:r>
      <w:r w:rsidR="00282E80" w:rsidRPr="00282E80">
        <w:rPr>
          <w:rFonts w:asciiTheme="minorHAnsi" w:hAnsiTheme="minorHAnsi" w:cstheme="minorHAnsi"/>
          <w:b/>
          <w:bCs/>
          <w:noProof/>
          <w:color w:val="65BCAB" w:themeColor="accent2"/>
        </w:rPr>
        <w:t>nit</w:t>
      </w:r>
      <w:r w:rsidR="00282E80" w:rsidRPr="00282E80">
        <w:rPr>
          <w:rFonts w:asciiTheme="minorHAnsi" w:hAnsiTheme="minorHAnsi" w:cstheme="minorHAnsi"/>
          <w:noProof/>
          <w:color w:val="65BCAB" w:themeColor="accent2"/>
        </w:rPr>
        <w:t xml:space="preserve"> </w:t>
      </w:r>
      <w:r w:rsidR="00282E80">
        <w:rPr>
          <w:rFonts w:asciiTheme="minorHAnsi" w:hAnsiTheme="minorHAnsi" w:cstheme="minorHAnsi"/>
          <w:noProof/>
        </w:rPr>
        <w:t>details will be automatically updated from the End of Tenancy</w:t>
      </w:r>
      <w:r>
        <w:rPr>
          <w:rFonts w:asciiTheme="minorHAnsi" w:hAnsiTheme="minorHAnsi" w:cstheme="minorHAnsi"/>
          <w:noProof/>
        </w:rPr>
        <w:t>:</w:t>
      </w:r>
    </w:p>
    <w:p w14:paraId="277A7145" w14:textId="70BEA1CC" w:rsidR="00282E80" w:rsidRPr="00CA227C" w:rsidRDefault="00282E80" w:rsidP="006A1DEA">
      <w:pPr>
        <w:pStyle w:val="ListParagraph"/>
        <w:numPr>
          <w:ilvl w:val="1"/>
          <w:numId w:val="63"/>
        </w:numPr>
        <w:spacing w:after="120"/>
        <w:contextualSpacing w:val="0"/>
        <w:rPr>
          <w:rFonts w:asciiTheme="minorHAnsi" w:hAnsiTheme="minorHAnsi" w:cstheme="minorHAnsi"/>
          <w:noProof/>
        </w:rPr>
      </w:pPr>
      <w:r w:rsidRPr="00CA227C">
        <w:rPr>
          <w:rFonts w:asciiTheme="minorHAnsi" w:hAnsiTheme="minorHAnsi" w:cstheme="minorHAnsi"/>
          <w:noProof/>
        </w:rPr>
        <w:t xml:space="preserve">The unit’s </w:t>
      </w:r>
      <w:r w:rsidRPr="00F86A41">
        <w:rPr>
          <w:rFonts w:asciiTheme="minorHAnsi" w:hAnsiTheme="minorHAnsi" w:cstheme="minorHAnsi"/>
          <w:b/>
          <w:bCs/>
          <w:noProof/>
          <w:color w:val="246369" w:themeColor="accent1"/>
        </w:rPr>
        <w:t>Future Vacant Date</w:t>
      </w:r>
      <w:r w:rsidRPr="00F86A41">
        <w:rPr>
          <w:rFonts w:asciiTheme="minorHAnsi" w:hAnsiTheme="minorHAnsi" w:cstheme="minorHAnsi"/>
          <w:noProof/>
          <w:color w:val="246369" w:themeColor="accent1"/>
        </w:rPr>
        <w:t xml:space="preserve"> </w:t>
      </w:r>
      <w:r w:rsidR="00852047" w:rsidRPr="00CA227C">
        <w:rPr>
          <w:rFonts w:asciiTheme="minorHAnsi" w:hAnsiTheme="minorHAnsi" w:cstheme="minorHAnsi"/>
          <w:noProof/>
        </w:rPr>
        <w:t xml:space="preserve">and estimated </w:t>
      </w:r>
      <w:r w:rsidR="00852047" w:rsidRPr="00F86A41">
        <w:rPr>
          <w:rFonts w:asciiTheme="minorHAnsi" w:hAnsiTheme="minorHAnsi" w:cstheme="minorHAnsi"/>
          <w:b/>
          <w:bCs/>
          <w:noProof/>
          <w:color w:val="246369" w:themeColor="accent1"/>
        </w:rPr>
        <w:t>Available Date</w:t>
      </w:r>
      <w:r w:rsidR="00852047" w:rsidRPr="00F86A41">
        <w:rPr>
          <w:rFonts w:asciiTheme="minorHAnsi" w:hAnsiTheme="minorHAnsi" w:cstheme="minorHAnsi"/>
          <w:noProof/>
          <w:color w:val="246369" w:themeColor="accent1"/>
        </w:rPr>
        <w:t xml:space="preserve"> </w:t>
      </w:r>
      <w:r w:rsidRPr="00CA227C">
        <w:rPr>
          <w:rFonts w:asciiTheme="minorHAnsi" w:hAnsiTheme="minorHAnsi" w:cstheme="minorHAnsi"/>
          <w:noProof/>
        </w:rPr>
        <w:t xml:space="preserve">will be updated </w:t>
      </w:r>
      <w:r w:rsidR="00852047" w:rsidRPr="00CA227C">
        <w:rPr>
          <w:rFonts w:asciiTheme="minorHAnsi" w:hAnsiTheme="minorHAnsi" w:cstheme="minorHAnsi"/>
          <w:noProof/>
        </w:rPr>
        <w:t xml:space="preserve">at the end of the </w:t>
      </w:r>
      <w:r w:rsidR="00852047" w:rsidRPr="00CA227C">
        <w:rPr>
          <w:rFonts w:asciiTheme="minorHAnsi" w:hAnsiTheme="minorHAnsi" w:cstheme="minorHAnsi"/>
          <w:i/>
          <w:iCs/>
          <w:noProof/>
        </w:rPr>
        <w:t>Receive Notice</w:t>
      </w:r>
      <w:r w:rsidR="00852047" w:rsidRPr="00CA227C">
        <w:rPr>
          <w:rFonts w:asciiTheme="minorHAnsi" w:hAnsiTheme="minorHAnsi" w:cstheme="minorHAnsi"/>
          <w:noProof/>
        </w:rPr>
        <w:t xml:space="preserve"> phase, i.e. once the notice to quit has been validated and confirmed. Any subsequent changes to the </w:t>
      </w:r>
      <w:r w:rsidR="00852047" w:rsidRPr="00CA227C">
        <w:rPr>
          <w:rFonts w:asciiTheme="minorHAnsi" w:hAnsiTheme="minorHAnsi" w:cstheme="minorHAnsi"/>
          <w:i/>
          <w:iCs/>
          <w:noProof/>
        </w:rPr>
        <w:t xml:space="preserve">Future Vacant Date </w:t>
      </w:r>
      <w:r w:rsidR="00CA227C" w:rsidRPr="00CA227C">
        <w:rPr>
          <w:rFonts w:asciiTheme="minorHAnsi" w:hAnsiTheme="minorHAnsi" w:cstheme="minorHAnsi"/>
          <w:noProof/>
        </w:rPr>
        <w:t>or the</w:t>
      </w:r>
      <w:r w:rsidR="00CA227C" w:rsidRPr="00CA227C">
        <w:rPr>
          <w:rFonts w:asciiTheme="minorHAnsi" w:hAnsiTheme="minorHAnsi" w:cstheme="minorHAnsi"/>
          <w:i/>
          <w:iCs/>
          <w:noProof/>
        </w:rPr>
        <w:t xml:space="preserve"> Available Date</w:t>
      </w:r>
      <w:r w:rsidR="00CA227C" w:rsidRPr="00CA227C">
        <w:rPr>
          <w:rFonts w:asciiTheme="minorHAnsi" w:hAnsiTheme="minorHAnsi" w:cstheme="minorHAnsi"/>
          <w:noProof/>
        </w:rPr>
        <w:t xml:space="preserve"> </w:t>
      </w:r>
      <w:r w:rsidR="00852047" w:rsidRPr="00CA227C">
        <w:rPr>
          <w:rFonts w:asciiTheme="minorHAnsi" w:hAnsiTheme="minorHAnsi" w:cstheme="minorHAnsi"/>
          <w:noProof/>
        </w:rPr>
        <w:t>in the End of Tenancy will</w:t>
      </w:r>
      <w:r w:rsidR="00CA227C" w:rsidRPr="00CA227C">
        <w:rPr>
          <w:rFonts w:asciiTheme="minorHAnsi" w:hAnsiTheme="minorHAnsi" w:cstheme="minorHAnsi"/>
          <w:noProof/>
        </w:rPr>
        <w:t xml:space="preserve"> </w:t>
      </w:r>
      <w:r w:rsidR="00852047" w:rsidRPr="00CA227C">
        <w:rPr>
          <w:rFonts w:asciiTheme="minorHAnsi" w:hAnsiTheme="minorHAnsi" w:cstheme="minorHAnsi"/>
          <w:noProof/>
        </w:rPr>
        <w:t>immediately update the unit.</w:t>
      </w:r>
    </w:p>
    <w:p w14:paraId="49507822" w14:textId="018C6461" w:rsidR="00852047" w:rsidRDefault="00CA227C" w:rsidP="005F5786">
      <w:pPr>
        <w:pStyle w:val="ListParagraph"/>
        <w:numPr>
          <w:ilvl w:val="1"/>
          <w:numId w:val="63"/>
        </w:numPr>
        <w:spacing w:after="120"/>
        <w:contextualSpacing w:val="0"/>
        <w:rPr>
          <w:rFonts w:asciiTheme="minorHAnsi" w:hAnsiTheme="minorHAnsi" w:cstheme="minorHAnsi"/>
          <w:noProof/>
        </w:rPr>
      </w:pPr>
      <w:r w:rsidRPr="00CA227C">
        <w:rPr>
          <w:rFonts w:asciiTheme="minorHAnsi" w:hAnsiTheme="minorHAnsi" w:cstheme="minorHAnsi"/>
          <w:noProof/>
        </w:rPr>
        <w:t xml:space="preserve">The </w:t>
      </w:r>
      <w:r w:rsidRPr="00F86A41">
        <w:rPr>
          <w:rFonts w:asciiTheme="minorHAnsi" w:hAnsiTheme="minorHAnsi" w:cstheme="minorHAnsi"/>
          <w:b/>
          <w:bCs/>
          <w:noProof/>
          <w:color w:val="246369" w:themeColor="accent1"/>
        </w:rPr>
        <w:t xml:space="preserve">unit status </w:t>
      </w:r>
      <w:r w:rsidRPr="00CA227C">
        <w:rPr>
          <w:rFonts w:asciiTheme="minorHAnsi" w:hAnsiTheme="minorHAnsi" w:cstheme="minorHAnsi"/>
          <w:noProof/>
        </w:rPr>
        <w:t xml:space="preserve">will be updated to ‘Future Vacant’ at the end of the </w:t>
      </w:r>
      <w:r w:rsidRPr="00CA227C">
        <w:rPr>
          <w:rFonts w:asciiTheme="minorHAnsi" w:hAnsiTheme="minorHAnsi" w:cstheme="minorHAnsi"/>
          <w:i/>
          <w:iCs/>
          <w:noProof/>
        </w:rPr>
        <w:t>Receive Notice</w:t>
      </w:r>
      <w:r w:rsidRPr="00CA227C">
        <w:rPr>
          <w:rFonts w:asciiTheme="minorHAnsi" w:hAnsiTheme="minorHAnsi" w:cstheme="minorHAnsi"/>
          <w:noProof/>
        </w:rPr>
        <w:t xml:space="preserve"> phase, and again to either ‘</w:t>
      </w:r>
      <w:r w:rsidRPr="00CA227C">
        <w:rPr>
          <w:rFonts w:asciiTheme="minorHAnsi" w:hAnsiTheme="minorHAnsi" w:cstheme="minorHAnsi"/>
          <w:i/>
          <w:iCs/>
          <w:noProof/>
        </w:rPr>
        <w:t>On the Market Available to View’</w:t>
      </w:r>
      <w:r w:rsidRPr="00CA227C">
        <w:rPr>
          <w:rFonts w:asciiTheme="minorHAnsi" w:hAnsiTheme="minorHAnsi" w:cstheme="minorHAnsi"/>
          <w:noProof/>
        </w:rPr>
        <w:t xml:space="preserve"> or </w:t>
      </w:r>
      <w:r w:rsidRPr="00CA227C">
        <w:rPr>
          <w:rFonts w:asciiTheme="minorHAnsi" w:hAnsiTheme="minorHAnsi" w:cstheme="minorHAnsi"/>
          <w:i/>
          <w:iCs/>
          <w:noProof/>
        </w:rPr>
        <w:t>‘On the Market - No Access’</w:t>
      </w:r>
      <w:r>
        <w:rPr>
          <w:rFonts w:asciiTheme="minorHAnsi" w:hAnsiTheme="minorHAnsi" w:cstheme="minorHAnsi"/>
          <w:noProof/>
        </w:rPr>
        <w:t xml:space="preserve"> based on the information entered by Lettings on completing the </w:t>
      </w:r>
      <w:r w:rsidRPr="00CA227C">
        <w:rPr>
          <w:rFonts w:asciiTheme="minorHAnsi" w:hAnsiTheme="minorHAnsi" w:cstheme="minorHAnsi"/>
          <w:i/>
          <w:iCs/>
          <w:noProof/>
        </w:rPr>
        <w:t>Set Rent</w:t>
      </w:r>
      <w:r>
        <w:rPr>
          <w:rFonts w:asciiTheme="minorHAnsi" w:hAnsiTheme="minorHAnsi" w:cstheme="minorHAnsi"/>
          <w:noProof/>
        </w:rPr>
        <w:t xml:space="preserve"> task.</w:t>
      </w:r>
    </w:p>
    <w:p w14:paraId="5ADA783C" w14:textId="5873E8BB" w:rsidR="0042127F" w:rsidRDefault="00EB5EE4" w:rsidP="005F5786">
      <w:pPr>
        <w:pStyle w:val="ListParagraph"/>
        <w:numPr>
          <w:ilvl w:val="1"/>
          <w:numId w:val="63"/>
        </w:numPr>
        <w:spacing w:after="120"/>
        <w:contextualSpacing w:val="0"/>
        <w:rPr>
          <w:rFonts w:asciiTheme="minorHAnsi" w:hAnsiTheme="minorHAnsi" w:cstheme="minorHAnsi"/>
          <w:noProof/>
        </w:rPr>
      </w:pPr>
      <w:r>
        <w:rPr>
          <w:rFonts w:asciiTheme="minorHAnsi" w:hAnsiTheme="minorHAnsi" w:cstheme="minorHAnsi"/>
          <w:b/>
          <w:bCs/>
          <w:noProof/>
          <w:color w:val="246369" w:themeColor="accent1"/>
        </w:rPr>
        <w:t>C</w:t>
      </w:r>
      <w:r w:rsidR="0042127F" w:rsidRPr="00B10463">
        <w:rPr>
          <w:rFonts w:asciiTheme="minorHAnsi" w:hAnsiTheme="minorHAnsi" w:cstheme="minorHAnsi"/>
          <w:b/>
          <w:bCs/>
          <w:noProof/>
          <w:color w:val="246369" w:themeColor="accent1"/>
        </w:rPr>
        <w:t>ompliance certificate</w:t>
      </w:r>
      <w:r w:rsidR="0042127F">
        <w:rPr>
          <w:rFonts w:asciiTheme="minorHAnsi" w:hAnsiTheme="minorHAnsi" w:cstheme="minorHAnsi"/>
          <w:noProof/>
        </w:rPr>
        <w:t xml:space="preserve"> information will be </w:t>
      </w:r>
      <w:r w:rsidR="00ED09E2">
        <w:rPr>
          <w:rFonts w:asciiTheme="minorHAnsi" w:hAnsiTheme="minorHAnsi" w:cstheme="minorHAnsi"/>
          <w:noProof/>
        </w:rPr>
        <w:t>reviewed &amp; updated</w:t>
      </w:r>
      <w:r w:rsidR="0042127F">
        <w:rPr>
          <w:rFonts w:asciiTheme="minorHAnsi" w:hAnsiTheme="minorHAnsi" w:cstheme="minorHAnsi"/>
          <w:noProof/>
        </w:rPr>
        <w:t xml:space="preserve"> </w:t>
      </w:r>
      <w:r w:rsidR="00DA1F02">
        <w:rPr>
          <w:rFonts w:asciiTheme="minorHAnsi" w:hAnsiTheme="minorHAnsi" w:cstheme="minorHAnsi"/>
          <w:noProof/>
        </w:rPr>
        <w:t xml:space="preserve">on completion of the </w:t>
      </w:r>
      <w:r w:rsidR="00DA1F02" w:rsidRPr="00B10463">
        <w:rPr>
          <w:rFonts w:asciiTheme="minorHAnsi" w:hAnsiTheme="minorHAnsi" w:cstheme="minorHAnsi"/>
          <w:i/>
          <w:iCs/>
          <w:noProof/>
        </w:rPr>
        <w:t>Check Compliance</w:t>
      </w:r>
      <w:r w:rsidR="00DA1F02">
        <w:rPr>
          <w:rFonts w:asciiTheme="minorHAnsi" w:hAnsiTheme="minorHAnsi" w:cstheme="minorHAnsi"/>
          <w:noProof/>
        </w:rPr>
        <w:t xml:space="preserve"> task.</w:t>
      </w:r>
    </w:p>
    <w:p w14:paraId="6FC3E375" w14:textId="7E0E098C" w:rsidR="00EB5EE4" w:rsidRPr="00C27F27" w:rsidRDefault="00EB5EE4" w:rsidP="005F5786">
      <w:pPr>
        <w:pStyle w:val="ListParagraph"/>
        <w:numPr>
          <w:ilvl w:val="1"/>
          <w:numId w:val="63"/>
        </w:numPr>
        <w:spacing w:after="120"/>
        <w:contextualSpacing w:val="0"/>
        <w:rPr>
          <w:rFonts w:asciiTheme="minorHAnsi" w:hAnsiTheme="minorHAnsi" w:cstheme="minorHAnsi"/>
          <w:noProof/>
        </w:rPr>
      </w:pPr>
      <w:r w:rsidRPr="00B10463">
        <w:rPr>
          <w:rFonts w:asciiTheme="minorHAnsi" w:hAnsiTheme="minorHAnsi" w:cstheme="minorHAnsi"/>
          <w:noProof/>
        </w:rPr>
        <w:t>Where a unit is under full Axis contract: The</w:t>
      </w:r>
      <w:r>
        <w:rPr>
          <w:rFonts w:asciiTheme="minorHAnsi" w:hAnsiTheme="minorHAnsi" w:cstheme="minorHAnsi"/>
          <w:b/>
          <w:bCs/>
          <w:noProof/>
          <w:color w:val="246369" w:themeColor="accent1"/>
        </w:rPr>
        <w:t xml:space="preserve"> key location </w:t>
      </w:r>
      <w:r w:rsidR="00462437">
        <w:rPr>
          <w:rFonts w:asciiTheme="minorHAnsi" w:hAnsiTheme="minorHAnsi" w:cstheme="minorHAnsi"/>
          <w:b/>
          <w:bCs/>
          <w:noProof/>
          <w:color w:val="246369" w:themeColor="accent1"/>
        </w:rPr>
        <w:t xml:space="preserve">for </w:t>
      </w:r>
      <w:r>
        <w:rPr>
          <w:rFonts w:asciiTheme="minorHAnsi" w:hAnsiTheme="minorHAnsi" w:cstheme="minorHAnsi"/>
          <w:b/>
          <w:bCs/>
          <w:noProof/>
          <w:color w:val="246369" w:themeColor="accent1"/>
        </w:rPr>
        <w:t>Axis</w:t>
      </w:r>
      <w:r w:rsidR="004927CD">
        <w:rPr>
          <w:rFonts w:asciiTheme="minorHAnsi" w:hAnsiTheme="minorHAnsi" w:cstheme="minorHAnsi"/>
          <w:b/>
          <w:bCs/>
          <w:noProof/>
          <w:color w:val="246369" w:themeColor="accent1"/>
        </w:rPr>
        <w:t xml:space="preserve"> voids</w:t>
      </w:r>
      <w:r w:rsidR="00622E85">
        <w:rPr>
          <w:rFonts w:asciiTheme="minorHAnsi" w:hAnsiTheme="minorHAnsi" w:cstheme="minorHAnsi"/>
          <w:b/>
          <w:bCs/>
          <w:noProof/>
          <w:color w:val="246369" w:themeColor="accent1"/>
        </w:rPr>
        <w:t xml:space="preserve"> </w:t>
      </w:r>
      <w:r w:rsidR="00622E85" w:rsidRPr="00462437">
        <w:rPr>
          <w:rFonts w:asciiTheme="minorHAnsi" w:hAnsiTheme="minorHAnsi" w:cstheme="minorHAnsi"/>
          <w:noProof/>
        </w:rPr>
        <w:t>will be</w:t>
      </w:r>
      <w:r w:rsidR="00622E85" w:rsidRPr="00462437">
        <w:rPr>
          <w:rFonts w:asciiTheme="minorHAnsi" w:hAnsiTheme="minorHAnsi" w:cstheme="minorHAnsi"/>
          <w:b/>
          <w:bCs/>
          <w:noProof/>
        </w:rPr>
        <w:t xml:space="preserve"> </w:t>
      </w:r>
      <w:r w:rsidR="00ED09E2">
        <w:rPr>
          <w:rFonts w:asciiTheme="minorHAnsi" w:hAnsiTheme="minorHAnsi" w:cstheme="minorHAnsi"/>
          <w:noProof/>
        </w:rPr>
        <w:t xml:space="preserve">reviewed &amp; updated </w:t>
      </w:r>
      <w:r w:rsidR="00C27F27">
        <w:rPr>
          <w:rFonts w:asciiTheme="minorHAnsi" w:hAnsiTheme="minorHAnsi" w:cstheme="minorHAnsi"/>
          <w:noProof/>
        </w:rPr>
        <w:t xml:space="preserve">when </w:t>
      </w:r>
      <w:r w:rsidR="00C27F27" w:rsidRPr="00462437">
        <w:rPr>
          <w:rFonts w:asciiTheme="minorHAnsi" w:hAnsiTheme="minorHAnsi" w:cstheme="minorHAnsi"/>
          <w:noProof/>
        </w:rPr>
        <w:t>complet</w:t>
      </w:r>
      <w:r w:rsidR="00C27F27">
        <w:rPr>
          <w:rFonts w:asciiTheme="minorHAnsi" w:hAnsiTheme="minorHAnsi" w:cstheme="minorHAnsi"/>
          <w:noProof/>
        </w:rPr>
        <w:t xml:space="preserve">ing </w:t>
      </w:r>
      <w:r w:rsidR="00C27F27" w:rsidRPr="00462437">
        <w:rPr>
          <w:rFonts w:asciiTheme="minorHAnsi" w:hAnsiTheme="minorHAnsi" w:cstheme="minorHAnsi"/>
          <w:noProof/>
        </w:rPr>
        <w:t xml:space="preserve">the </w:t>
      </w:r>
      <w:r w:rsidR="00C27F27" w:rsidRPr="00462437">
        <w:rPr>
          <w:rFonts w:asciiTheme="minorHAnsi" w:hAnsiTheme="minorHAnsi" w:cstheme="minorHAnsi"/>
          <w:i/>
          <w:iCs/>
          <w:noProof/>
        </w:rPr>
        <w:t>Confirm PVI Date</w:t>
      </w:r>
      <w:r w:rsidR="00C27F27">
        <w:rPr>
          <w:rFonts w:asciiTheme="minorHAnsi" w:hAnsiTheme="minorHAnsi" w:cstheme="minorHAnsi"/>
          <w:noProof/>
        </w:rPr>
        <w:t xml:space="preserve"> task, and again on completing the </w:t>
      </w:r>
      <w:r w:rsidR="00C27F27" w:rsidRPr="00462437">
        <w:rPr>
          <w:rFonts w:asciiTheme="minorHAnsi" w:hAnsiTheme="minorHAnsi" w:cstheme="minorHAnsi"/>
          <w:i/>
          <w:iCs/>
          <w:noProof/>
        </w:rPr>
        <w:t>Check Out</w:t>
      </w:r>
      <w:r w:rsidR="00C27F27">
        <w:rPr>
          <w:rFonts w:asciiTheme="minorHAnsi" w:hAnsiTheme="minorHAnsi" w:cstheme="minorHAnsi"/>
          <w:noProof/>
        </w:rPr>
        <w:t xml:space="preserve"> tas</w:t>
      </w:r>
      <w:r w:rsidR="005A63F3">
        <w:rPr>
          <w:rFonts w:asciiTheme="minorHAnsi" w:hAnsiTheme="minorHAnsi" w:cstheme="minorHAnsi"/>
          <w:noProof/>
        </w:rPr>
        <w:t>k</w:t>
      </w:r>
      <w:r w:rsidR="00C27F27">
        <w:rPr>
          <w:rFonts w:asciiTheme="minorHAnsi" w:hAnsiTheme="minorHAnsi" w:cstheme="minorHAnsi"/>
          <w:noProof/>
        </w:rPr>
        <w:t>.</w:t>
      </w:r>
    </w:p>
    <w:p w14:paraId="373C87EE" w14:textId="64380557" w:rsidR="00F7508E" w:rsidRDefault="008B7E1E" w:rsidP="00F86A41">
      <w:pPr>
        <w:pStyle w:val="ListParagraph"/>
        <w:numPr>
          <w:ilvl w:val="0"/>
          <w:numId w:val="63"/>
        </w:numPr>
        <w:spacing w:after="120"/>
        <w:contextualSpacing w:val="0"/>
        <w:rPr>
          <w:rFonts w:asciiTheme="minorHAnsi" w:hAnsiTheme="minorHAnsi" w:cstheme="minorHAnsi"/>
          <w:noProof/>
        </w:rPr>
      </w:pPr>
      <w:r>
        <w:rPr>
          <w:rFonts w:asciiTheme="minorHAnsi" w:hAnsiTheme="minorHAnsi" w:cstheme="minorHAnsi"/>
          <w:noProof/>
        </w:rPr>
        <w:t>O</w:t>
      </w:r>
      <w:r w:rsidRPr="00F86A41">
        <w:rPr>
          <w:rFonts w:asciiTheme="minorHAnsi" w:hAnsiTheme="minorHAnsi" w:cstheme="minorHAnsi"/>
          <w:noProof/>
        </w:rPr>
        <w:t xml:space="preserve">n completion of the </w:t>
      </w:r>
      <w:r w:rsidRPr="00F86A41">
        <w:rPr>
          <w:rFonts w:asciiTheme="minorHAnsi" w:hAnsiTheme="minorHAnsi" w:cstheme="minorHAnsi"/>
          <w:i/>
          <w:iCs/>
          <w:noProof/>
        </w:rPr>
        <w:t>Check Out</w:t>
      </w:r>
      <w:r w:rsidRPr="00F86A41">
        <w:rPr>
          <w:rFonts w:asciiTheme="minorHAnsi" w:hAnsiTheme="minorHAnsi" w:cstheme="minorHAnsi"/>
          <w:noProof/>
        </w:rPr>
        <w:t xml:space="preserve"> task</w:t>
      </w:r>
      <w:r>
        <w:rPr>
          <w:rFonts w:asciiTheme="minorHAnsi" w:hAnsiTheme="minorHAnsi" w:cstheme="minorHAnsi"/>
          <w:noProof/>
        </w:rPr>
        <w:t>, t</w:t>
      </w:r>
      <w:r w:rsidR="00282E80" w:rsidRPr="00F86A41">
        <w:rPr>
          <w:rFonts w:asciiTheme="minorHAnsi" w:hAnsiTheme="minorHAnsi" w:cstheme="minorHAnsi"/>
          <w:noProof/>
        </w:rPr>
        <w:t xml:space="preserve">he </w:t>
      </w:r>
      <w:r w:rsidRPr="00F86A41">
        <w:rPr>
          <w:rFonts w:asciiTheme="minorHAnsi" w:hAnsiTheme="minorHAnsi" w:cstheme="minorHAnsi"/>
          <w:b/>
          <w:bCs/>
          <w:noProof/>
          <w:color w:val="246369" w:themeColor="accent1"/>
        </w:rPr>
        <w:t>Actual Move Out Date</w:t>
      </w:r>
      <w:r>
        <w:rPr>
          <w:rFonts w:asciiTheme="minorHAnsi" w:hAnsiTheme="minorHAnsi" w:cstheme="minorHAnsi"/>
          <w:b/>
          <w:bCs/>
          <w:noProof/>
          <w:color w:val="246369" w:themeColor="accent1"/>
        </w:rPr>
        <w:t xml:space="preserve"> </w:t>
      </w:r>
      <w:r w:rsidRPr="008B7E1E">
        <w:rPr>
          <w:rFonts w:asciiTheme="minorHAnsi" w:hAnsiTheme="minorHAnsi" w:cstheme="minorHAnsi"/>
          <w:noProof/>
        </w:rPr>
        <w:t>will be saved on the</w:t>
      </w:r>
      <w:r>
        <w:rPr>
          <w:rFonts w:asciiTheme="minorHAnsi" w:hAnsiTheme="minorHAnsi" w:cstheme="minorHAnsi"/>
          <w:b/>
          <w:bCs/>
          <w:noProof/>
          <w:color w:val="246369" w:themeColor="accent1"/>
        </w:rPr>
        <w:t xml:space="preserve"> </w:t>
      </w:r>
      <w:r w:rsidR="007D0126" w:rsidRPr="00F86A41">
        <w:rPr>
          <w:rFonts w:asciiTheme="minorHAnsi" w:hAnsiTheme="minorHAnsi" w:cstheme="minorHAnsi"/>
          <w:b/>
          <w:bCs/>
          <w:noProof/>
          <w:color w:val="65BCAB" w:themeColor="accent2"/>
        </w:rPr>
        <w:t>ending</w:t>
      </w:r>
      <w:r w:rsidR="007D0126" w:rsidRPr="00F86A41">
        <w:rPr>
          <w:rFonts w:asciiTheme="minorHAnsi" w:hAnsiTheme="minorHAnsi" w:cstheme="minorHAnsi"/>
          <w:noProof/>
        </w:rPr>
        <w:t xml:space="preserve"> </w:t>
      </w:r>
      <w:r w:rsidR="00282E80" w:rsidRPr="00F86A41">
        <w:rPr>
          <w:rFonts w:asciiTheme="minorHAnsi" w:hAnsiTheme="minorHAnsi" w:cstheme="minorHAnsi"/>
          <w:b/>
          <w:bCs/>
          <w:noProof/>
          <w:color w:val="65BCAB" w:themeColor="accent2"/>
        </w:rPr>
        <w:t>tenancy</w:t>
      </w:r>
      <w:r>
        <w:rPr>
          <w:rFonts w:asciiTheme="minorHAnsi" w:hAnsiTheme="minorHAnsi" w:cstheme="minorHAnsi"/>
          <w:b/>
          <w:bCs/>
          <w:noProof/>
          <w:color w:val="65BCAB" w:themeColor="accent2"/>
        </w:rPr>
        <w:t>.</w:t>
      </w:r>
      <w:r w:rsidR="00F86A41" w:rsidRPr="00F86A41">
        <w:rPr>
          <w:rFonts w:asciiTheme="minorHAnsi" w:hAnsiTheme="minorHAnsi" w:cstheme="minorHAnsi"/>
          <w:noProof/>
        </w:rPr>
        <w:t xml:space="preserve"> The</w:t>
      </w:r>
      <w:r w:rsidR="00FF1E4A">
        <w:rPr>
          <w:rFonts w:asciiTheme="minorHAnsi" w:hAnsiTheme="minorHAnsi" w:cstheme="minorHAnsi"/>
          <w:noProof/>
        </w:rPr>
        <w:t xml:space="preserve"> </w:t>
      </w:r>
      <w:r w:rsidR="00D941A4">
        <w:rPr>
          <w:rFonts w:asciiTheme="minorHAnsi" w:hAnsiTheme="minorHAnsi" w:cstheme="minorHAnsi"/>
          <w:noProof/>
        </w:rPr>
        <w:t xml:space="preserve">activated </w:t>
      </w:r>
      <w:r w:rsidR="00D941A4" w:rsidRPr="00FF1E4A">
        <w:rPr>
          <w:rFonts w:asciiTheme="minorHAnsi" w:hAnsiTheme="minorHAnsi" w:cstheme="minorHAnsi"/>
          <w:b/>
          <w:bCs/>
          <w:noProof/>
          <w:color w:val="65BCAB" w:themeColor="accent2"/>
        </w:rPr>
        <w:t xml:space="preserve">contract </w:t>
      </w:r>
      <w:r w:rsidR="00FF1E4A">
        <w:rPr>
          <w:rFonts w:asciiTheme="minorHAnsi" w:hAnsiTheme="minorHAnsi" w:cstheme="minorHAnsi"/>
          <w:noProof/>
        </w:rPr>
        <w:t xml:space="preserve">associated to the tenancy </w:t>
      </w:r>
      <w:r w:rsidR="00D941A4">
        <w:rPr>
          <w:rFonts w:asciiTheme="minorHAnsi" w:hAnsiTheme="minorHAnsi" w:cstheme="minorHAnsi"/>
          <w:noProof/>
        </w:rPr>
        <w:t xml:space="preserve">will be </w:t>
      </w:r>
      <w:r w:rsidR="0078443A">
        <w:rPr>
          <w:rFonts w:asciiTheme="minorHAnsi" w:hAnsiTheme="minorHAnsi" w:cstheme="minorHAnsi"/>
          <w:noProof/>
        </w:rPr>
        <w:t>e</w:t>
      </w:r>
      <w:r w:rsidR="00D941A4">
        <w:rPr>
          <w:rFonts w:asciiTheme="minorHAnsi" w:hAnsiTheme="minorHAnsi" w:cstheme="minorHAnsi"/>
          <w:noProof/>
        </w:rPr>
        <w:t>nded.</w:t>
      </w:r>
    </w:p>
    <w:p w14:paraId="7D443071" w14:textId="0F3933A1" w:rsidR="001314B3" w:rsidRPr="00852047" w:rsidRDefault="00282E80" w:rsidP="00852047">
      <w:pPr>
        <w:pStyle w:val="ListParagraph"/>
        <w:numPr>
          <w:ilvl w:val="0"/>
          <w:numId w:val="63"/>
        </w:numPr>
        <w:spacing w:after="120"/>
        <w:ind w:left="714" w:hanging="357"/>
        <w:contextualSpacing w:val="0"/>
        <w:rPr>
          <w:rFonts w:asciiTheme="minorHAnsi" w:hAnsiTheme="minorHAnsi" w:cstheme="minorHAnsi"/>
          <w:noProof/>
        </w:rPr>
      </w:pPr>
      <w:r w:rsidRPr="00282E80">
        <w:rPr>
          <w:rFonts w:asciiTheme="minorHAnsi" w:hAnsiTheme="minorHAnsi" w:cstheme="minorHAnsi"/>
          <w:noProof/>
        </w:rPr>
        <w:t xml:space="preserve">Once the </w:t>
      </w:r>
      <w:r w:rsidR="007D0126">
        <w:rPr>
          <w:rFonts w:asciiTheme="minorHAnsi" w:hAnsiTheme="minorHAnsi" w:cstheme="minorHAnsi"/>
          <w:b/>
          <w:bCs/>
          <w:noProof/>
          <w:color w:val="65BCAB" w:themeColor="accent2"/>
        </w:rPr>
        <w:t>new</w:t>
      </w:r>
      <w:r w:rsidR="00852047" w:rsidRPr="00852047">
        <w:rPr>
          <w:rFonts w:asciiTheme="minorHAnsi" w:hAnsiTheme="minorHAnsi" w:cstheme="minorHAnsi"/>
          <w:b/>
          <w:bCs/>
          <w:noProof/>
          <w:color w:val="65BCAB" w:themeColor="accent2"/>
        </w:rPr>
        <w:t xml:space="preserve"> tenancy</w:t>
      </w:r>
      <w:r w:rsidR="00852047" w:rsidRPr="00852047">
        <w:rPr>
          <w:rFonts w:asciiTheme="minorHAnsi" w:hAnsiTheme="minorHAnsi" w:cstheme="minorHAnsi"/>
          <w:noProof/>
          <w:color w:val="65BCAB" w:themeColor="accent2"/>
        </w:rPr>
        <w:t xml:space="preserve"> </w:t>
      </w:r>
      <w:r w:rsidR="007D0126" w:rsidRPr="007D0126">
        <w:rPr>
          <w:rFonts w:asciiTheme="minorHAnsi" w:hAnsiTheme="minorHAnsi" w:cstheme="minorHAnsi"/>
          <w:noProof/>
        </w:rPr>
        <w:t xml:space="preserve">for the unit </w:t>
      </w:r>
      <w:r w:rsidR="00852047">
        <w:rPr>
          <w:rFonts w:asciiTheme="minorHAnsi" w:hAnsiTheme="minorHAnsi" w:cstheme="minorHAnsi"/>
          <w:noProof/>
        </w:rPr>
        <w:t xml:space="preserve">is confirmed (i.e. the associated </w:t>
      </w:r>
      <w:r w:rsidR="00852047" w:rsidRPr="00852047">
        <w:rPr>
          <w:rFonts w:asciiTheme="minorHAnsi" w:hAnsiTheme="minorHAnsi" w:cstheme="minorHAnsi"/>
          <w:b/>
          <w:bCs/>
          <w:noProof/>
          <w:color w:val="65BCAB" w:themeColor="accent2"/>
        </w:rPr>
        <w:t>opportunity</w:t>
      </w:r>
      <w:r w:rsidR="00852047" w:rsidRPr="00852047">
        <w:rPr>
          <w:rFonts w:asciiTheme="minorHAnsi" w:hAnsiTheme="minorHAnsi" w:cstheme="minorHAnsi"/>
          <w:noProof/>
          <w:color w:val="65BCAB" w:themeColor="accent2"/>
        </w:rPr>
        <w:t xml:space="preserve"> </w:t>
      </w:r>
      <w:r w:rsidR="00852047">
        <w:rPr>
          <w:rFonts w:asciiTheme="minorHAnsi" w:hAnsiTheme="minorHAnsi" w:cstheme="minorHAnsi"/>
          <w:noProof/>
        </w:rPr>
        <w:t xml:space="preserve">reaches the ‘Audit’ stage), the number of days which the unit stood vacant and the associated </w:t>
      </w:r>
      <w:r w:rsidR="00852047" w:rsidRPr="00F86A41">
        <w:rPr>
          <w:rFonts w:asciiTheme="minorHAnsi" w:hAnsiTheme="minorHAnsi" w:cstheme="minorHAnsi"/>
          <w:b/>
          <w:bCs/>
          <w:noProof/>
          <w:color w:val="246369" w:themeColor="accent1"/>
        </w:rPr>
        <w:t>void cost</w:t>
      </w:r>
      <w:r w:rsidR="00852047" w:rsidRPr="00F86A41">
        <w:rPr>
          <w:rFonts w:asciiTheme="minorHAnsi" w:hAnsiTheme="minorHAnsi" w:cstheme="minorHAnsi"/>
          <w:noProof/>
          <w:color w:val="246369" w:themeColor="accent1"/>
        </w:rPr>
        <w:t xml:space="preserve"> </w:t>
      </w:r>
      <w:r w:rsidR="00852047" w:rsidRPr="00852047">
        <w:rPr>
          <w:rFonts w:asciiTheme="minorHAnsi" w:hAnsiTheme="minorHAnsi" w:cstheme="minorHAnsi"/>
          <w:noProof/>
        </w:rPr>
        <w:t>can be calculated.</w:t>
      </w:r>
      <w:r w:rsidR="00852047">
        <w:rPr>
          <w:rFonts w:asciiTheme="minorHAnsi" w:hAnsiTheme="minorHAnsi" w:cstheme="minorHAnsi"/>
          <w:noProof/>
        </w:rPr>
        <w:t xml:space="preserve"> </w:t>
      </w:r>
      <w:r w:rsidR="001314B3" w:rsidRPr="00852047">
        <w:rPr>
          <w:highlight w:val="yellow"/>
        </w:rPr>
        <w:br w:type="page"/>
      </w:r>
    </w:p>
    <w:p w14:paraId="706EC2EE" w14:textId="1024D97A" w:rsidR="00CD4C46" w:rsidRPr="00D27C03" w:rsidRDefault="00CD4C46" w:rsidP="00CD4C46">
      <w:pPr>
        <w:pStyle w:val="Heading1"/>
      </w:pPr>
      <w:bookmarkStart w:id="14" w:name="_Toc200035989"/>
      <w:r w:rsidRPr="00D27C03">
        <w:lastRenderedPageBreak/>
        <w:t>How to Create an EOT</w:t>
      </w:r>
      <w:bookmarkEnd w:id="13"/>
      <w:bookmarkEnd w:id="14"/>
    </w:p>
    <w:p w14:paraId="4994BC54" w14:textId="31EA165B" w:rsidR="00D71ED4" w:rsidRDefault="00EB2E43" w:rsidP="00D71ED4">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An End of Tenancy </w:t>
      </w:r>
      <w:r w:rsidR="008646E3">
        <w:rPr>
          <w:rFonts w:asciiTheme="minorHAnsi" w:hAnsiTheme="minorHAnsi" w:cstheme="minorHAnsi"/>
          <w:noProof/>
          <w:sz w:val="22"/>
          <w:szCs w:val="22"/>
        </w:rPr>
        <w:t>is</w:t>
      </w:r>
      <w:r>
        <w:rPr>
          <w:rFonts w:asciiTheme="minorHAnsi" w:hAnsiTheme="minorHAnsi" w:cstheme="minorHAnsi"/>
          <w:noProof/>
          <w:sz w:val="22"/>
          <w:szCs w:val="22"/>
        </w:rPr>
        <w:t xml:space="preserve"> created from the vacating tenant’s </w:t>
      </w:r>
      <w:r w:rsidRPr="00EB2E43">
        <w:rPr>
          <w:rFonts w:asciiTheme="minorHAnsi" w:hAnsiTheme="minorHAnsi" w:cstheme="minorHAnsi"/>
          <w:b/>
          <w:bCs/>
          <w:noProof/>
          <w:color w:val="65BCAB" w:themeColor="accent2"/>
          <w:sz w:val="22"/>
          <w:szCs w:val="22"/>
        </w:rPr>
        <w:t>Tenancy</w:t>
      </w:r>
      <w:r>
        <w:rPr>
          <w:rFonts w:asciiTheme="minorHAnsi" w:hAnsiTheme="minorHAnsi" w:cstheme="minorHAnsi"/>
          <w:noProof/>
          <w:sz w:val="22"/>
          <w:szCs w:val="22"/>
        </w:rPr>
        <w:t xml:space="preserve">. </w:t>
      </w:r>
    </w:p>
    <w:p w14:paraId="7AE43607" w14:textId="47260146" w:rsidR="00646E49" w:rsidDel="00F95892" w:rsidRDefault="000C3327" w:rsidP="00D71ED4">
      <w:pPr>
        <w:spacing w:after="240"/>
        <w:rPr>
          <w:del w:id="15" w:author="Nikki Papenfus" w:date="2025-08-22T17:05:00Z" w16du:dateUtc="2025-08-22T15:05:00Z"/>
          <w:rFonts w:asciiTheme="minorHAnsi" w:hAnsiTheme="minorHAnsi" w:cstheme="minorHAnsi"/>
          <w:noProof/>
          <w:sz w:val="22"/>
          <w:szCs w:val="22"/>
        </w:rPr>
      </w:pPr>
      <w:r w:rsidRPr="00764B74">
        <w:rPr>
          <w:noProof/>
          <w:lang w:val="en-US"/>
        </w:rPr>
        <mc:AlternateContent>
          <mc:Choice Requires="wps">
            <w:drawing>
              <wp:anchor distT="0" distB="0" distL="114300" distR="114300" simplePos="0" relativeHeight="251658326" behindDoc="0" locked="0" layoutInCell="1" allowOverlap="1" wp14:anchorId="41F098EB" wp14:editId="4CA45622">
                <wp:simplePos x="0" y="0"/>
                <wp:positionH relativeFrom="column">
                  <wp:posOffset>2914650</wp:posOffset>
                </wp:positionH>
                <wp:positionV relativeFrom="paragraph">
                  <wp:posOffset>1040130</wp:posOffset>
                </wp:positionV>
                <wp:extent cx="3411855" cy="433070"/>
                <wp:effectExtent l="38100" t="266700" r="112395" b="119380"/>
                <wp:wrapNone/>
                <wp:docPr id="686945289" name="Speech Bubble: Rectangle 2"/>
                <wp:cNvGraphicFramePr/>
                <a:graphic xmlns:a="http://schemas.openxmlformats.org/drawingml/2006/main">
                  <a:graphicData uri="http://schemas.microsoft.com/office/word/2010/wordprocessingShape">
                    <wps:wsp>
                      <wps:cNvSpPr/>
                      <wps:spPr>
                        <a:xfrm>
                          <a:off x="0" y="0"/>
                          <a:ext cx="3411855" cy="433070"/>
                        </a:xfrm>
                        <a:prstGeom prst="wedgeRectCallout">
                          <a:avLst>
                            <a:gd name="adj1" fmla="val -22342"/>
                            <a:gd name="adj2" fmla="val -10285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859BC90" w14:textId="527C1647" w:rsidR="006A3F28" w:rsidRPr="008D4A33" w:rsidRDefault="0090749D" w:rsidP="006A3F28">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To create a new End of Tenancy, o</w:t>
                            </w:r>
                            <w:r w:rsidR="006D07EB">
                              <w:rPr>
                                <w:rStyle w:val="IntenseEmphasis"/>
                                <w:rFonts w:ascii="Arial" w:hAnsi="Arial" w:cs="Arial"/>
                                <w:i w:val="0"/>
                                <w:iCs w:val="0"/>
                                <w:color w:val="313435" w:themeColor="accent5" w:themeShade="80"/>
                              </w:rPr>
                              <w:t xml:space="preserve">pen the </w:t>
                            </w:r>
                            <w:r w:rsidR="006D07EB" w:rsidRPr="0090749D">
                              <w:rPr>
                                <w:rStyle w:val="IntenseEmphasis"/>
                                <w:rFonts w:ascii="Arial" w:hAnsi="Arial" w:cs="Arial"/>
                                <w:b/>
                                <w:bCs/>
                                <w:i w:val="0"/>
                                <w:iCs w:val="0"/>
                              </w:rPr>
                              <w:t>Tenancy</w:t>
                            </w:r>
                            <w:r w:rsidR="006D07EB" w:rsidRPr="0090749D">
                              <w:rPr>
                                <w:rStyle w:val="IntenseEmphasis"/>
                                <w:rFonts w:ascii="Arial" w:hAnsi="Arial" w:cs="Arial"/>
                                <w:i w:val="0"/>
                                <w:iCs w:val="0"/>
                              </w:rPr>
                              <w:t xml:space="preserve"> </w:t>
                            </w:r>
                            <w:r w:rsidR="006D07EB">
                              <w:rPr>
                                <w:rStyle w:val="IntenseEmphasis"/>
                                <w:rFonts w:ascii="Arial" w:hAnsi="Arial" w:cs="Arial"/>
                                <w:i w:val="0"/>
                                <w:iCs w:val="0"/>
                                <w:color w:val="313435" w:themeColor="accent5" w:themeShade="80"/>
                              </w:rPr>
                              <w:t>for the vacating tenant and select ‘</w:t>
                            </w:r>
                            <w:r w:rsidR="006D07EB" w:rsidRPr="00E74DE0">
                              <w:rPr>
                                <w:rStyle w:val="IntenseEmphasis"/>
                                <w:rFonts w:ascii="Arial" w:hAnsi="Arial" w:cs="Arial"/>
                                <w:b/>
                                <w:bCs/>
                                <w:i w:val="0"/>
                                <w:iCs w:val="0"/>
                              </w:rPr>
                              <w:t>Create End of Tenancy</w:t>
                            </w:r>
                            <w:r w:rsidR="006D07EB">
                              <w:rPr>
                                <w:rStyle w:val="IntenseEmphasis"/>
                                <w:rFonts w:ascii="Arial" w:hAnsi="Arial" w:cs="Arial"/>
                                <w:i w:val="0"/>
                                <w:iCs w:val="0"/>
                                <w:color w:val="313435" w:themeColor="accent5" w:themeShade="80"/>
                              </w:rPr>
                              <w:t>’</w:t>
                            </w:r>
                            <w:r w:rsidR="00E74DE0">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F098EB"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2" o:spid="_x0000_s1026" type="#_x0000_t61" style="position:absolute;margin-left:229.5pt;margin-top:81.9pt;width:268.65pt;height:34.1pt;z-index:2516583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" adj="5974,-11416" fillcolor="white [3212]" strokecolor="#7f7f7f [1612]" strokeweight=".25pt">
                <v:shadow on="t" color="black" opacity="26214f" origin="-.5,-.5" offset=".74836mm,.74836mm"/>
                <v:textbox>
                  <w:txbxContent>
                    <w:p w14:paraId="5859BC90" w14:textId="527C1647" w:rsidR="006A3F28" w:rsidRPr="008D4A33" w:rsidRDefault="0090749D" w:rsidP="006A3F28">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To create a new End of Tenancy, o</w:t>
                      </w:r>
                      <w:r w:rsidR="006D07EB">
                        <w:rPr>
                          <w:rStyle w:val="IntenseEmphasis"/>
                          <w:rFonts w:ascii="Arial" w:hAnsi="Arial" w:cs="Arial"/>
                          <w:i w:val="0"/>
                          <w:iCs w:val="0"/>
                          <w:color w:val="313435" w:themeColor="accent5" w:themeShade="80"/>
                        </w:rPr>
                        <w:t xml:space="preserve">pen the </w:t>
                      </w:r>
                      <w:r w:rsidR="006D07EB" w:rsidRPr="0090749D">
                        <w:rPr>
                          <w:rStyle w:val="IntenseEmphasis"/>
                          <w:rFonts w:ascii="Arial" w:hAnsi="Arial" w:cs="Arial"/>
                          <w:b/>
                          <w:bCs/>
                          <w:i w:val="0"/>
                          <w:iCs w:val="0"/>
                        </w:rPr>
                        <w:t>Tenancy</w:t>
                      </w:r>
                      <w:r w:rsidR="006D07EB" w:rsidRPr="0090749D">
                        <w:rPr>
                          <w:rStyle w:val="IntenseEmphasis"/>
                          <w:rFonts w:ascii="Arial" w:hAnsi="Arial" w:cs="Arial"/>
                          <w:i w:val="0"/>
                          <w:iCs w:val="0"/>
                        </w:rPr>
                        <w:t xml:space="preserve"> </w:t>
                      </w:r>
                      <w:r w:rsidR="006D07EB">
                        <w:rPr>
                          <w:rStyle w:val="IntenseEmphasis"/>
                          <w:rFonts w:ascii="Arial" w:hAnsi="Arial" w:cs="Arial"/>
                          <w:i w:val="0"/>
                          <w:iCs w:val="0"/>
                          <w:color w:val="313435" w:themeColor="accent5" w:themeShade="80"/>
                        </w:rPr>
                        <w:t>for the vacating tenant and select ‘</w:t>
                      </w:r>
                      <w:r w:rsidR="006D07EB" w:rsidRPr="00E74DE0">
                        <w:rPr>
                          <w:rStyle w:val="IntenseEmphasis"/>
                          <w:rFonts w:ascii="Arial" w:hAnsi="Arial" w:cs="Arial"/>
                          <w:b/>
                          <w:bCs/>
                          <w:i w:val="0"/>
                          <w:iCs w:val="0"/>
                        </w:rPr>
                        <w:t>Create End of Tenancy</w:t>
                      </w:r>
                      <w:r w:rsidR="006D07EB">
                        <w:rPr>
                          <w:rStyle w:val="IntenseEmphasis"/>
                          <w:rFonts w:ascii="Arial" w:hAnsi="Arial" w:cs="Arial"/>
                          <w:i w:val="0"/>
                          <w:iCs w:val="0"/>
                          <w:color w:val="313435" w:themeColor="accent5" w:themeShade="80"/>
                        </w:rPr>
                        <w:t>’</w:t>
                      </w:r>
                      <w:r w:rsidR="00E74DE0">
                        <w:rPr>
                          <w:rStyle w:val="IntenseEmphasis"/>
                          <w:rFonts w:ascii="Arial" w:hAnsi="Arial" w:cs="Arial"/>
                          <w:i w:val="0"/>
                          <w:iCs w:val="0"/>
                          <w:color w:val="313435" w:themeColor="accent5" w:themeShade="80"/>
                        </w:rPr>
                        <w:t>.</w:t>
                      </w:r>
                    </w:p>
                  </w:txbxContent>
                </v:textbox>
              </v:shape>
            </w:pict>
          </mc:Fallback>
        </mc:AlternateContent>
      </w:r>
    </w:p>
    <w:p w14:paraId="1371DB72" w14:textId="76FF9C8F" w:rsidR="00D71ED4" w:rsidRDefault="00646E49" w:rsidP="000F1CD0">
      <w:pPr>
        <w:spacing w:after="240"/>
        <w:ind w:left="-1134"/>
        <w:rPr>
          <w:rFonts w:asciiTheme="minorHAnsi" w:hAnsiTheme="minorHAnsi" w:cstheme="minorHAnsi"/>
          <w:noProof/>
          <w:sz w:val="22"/>
          <w:szCs w:val="22"/>
        </w:rPr>
      </w:pPr>
      <w:r w:rsidRPr="00764B74">
        <w:rPr>
          <w:noProof/>
          <w:lang w:val="en-US"/>
        </w:rPr>
        <mc:AlternateContent>
          <mc:Choice Requires="wps">
            <w:drawing>
              <wp:anchor distT="0" distB="0" distL="114300" distR="114300" simplePos="0" relativeHeight="251658324" behindDoc="0" locked="0" layoutInCell="1" allowOverlap="1" wp14:anchorId="11DC7978" wp14:editId="6B4843E2">
                <wp:simplePos x="0" y="0"/>
                <wp:positionH relativeFrom="column">
                  <wp:posOffset>1004210</wp:posOffset>
                </wp:positionH>
                <wp:positionV relativeFrom="paragraph">
                  <wp:posOffset>1881960</wp:posOffset>
                </wp:positionV>
                <wp:extent cx="2114550" cy="415290"/>
                <wp:effectExtent l="304800" t="38100" r="114300" b="118110"/>
                <wp:wrapNone/>
                <wp:docPr id="1827635493" name="Speech Bubble: Rectangle 2"/>
                <wp:cNvGraphicFramePr/>
                <a:graphic xmlns:a="http://schemas.openxmlformats.org/drawingml/2006/main">
                  <a:graphicData uri="http://schemas.microsoft.com/office/word/2010/wordprocessingShape">
                    <wps:wsp>
                      <wps:cNvSpPr/>
                      <wps:spPr>
                        <a:xfrm>
                          <a:off x="0" y="0"/>
                          <a:ext cx="2114550" cy="415290"/>
                        </a:xfrm>
                        <a:prstGeom prst="wedgeRectCallout">
                          <a:avLst>
                            <a:gd name="adj1" fmla="val -62196"/>
                            <a:gd name="adj2" fmla="val 2358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7945CE9" w14:textId="747EC510" w:rsidR="00000CB8" w:rsidRPr="008D4A33" w:rsidRDefault="005D5E7B" w:rsidP="00000CB8">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Any existing End of Tenancies can be seen on the </w:t>
                            </w:r>
                            <w:r w:rsidRPr="005D5E7B">
                              <w:rPr>
                                <w:rStyle w:val="IntenseEmphasis"/>
                                <w:rFonts w:ascii="Arial" w:hAnsi="Arial" w:cs="Arial"/>
                                <w:color w:val="313435" w:themeColor="accent5" w:themeShade="80"/>
                              </w:rPr>
                              <w:t>Related</w:t>
                            </w:r>
                            <w:r>
                              <w:rPr>
                                <w:rStyle w:val="IntenseEmphasis"/>
                                <w:rFonts w:ascii="Arial" w:hAnsi="Arial" w:cs="Arial"/>
                                <w:i w:val="0"/>
                                <w:iCs w:val="0"/>
                                <w:color w:val="313435" w:themeColor="accent5" w:themeShade="80"/>
                              </w:rPr>
                              <w:t xml:space="preserve"> tab.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C7978" id="_x0000_s1027" type="#_x0000_t61" style="position:absolute;left:0;text-align:left;margin-left:79.05pt;margin-top:148.2pt;width:166.5pt;height:32.7pt;z-index:2516583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" adj="-2634,15893" fillcolor="white [3212]" strokecolor="#7f7f7f [1612]" strokeweight=".25pt">
                <v:shadow on="t" color="black" opacity="26214f" origin="-.5,-.5" offset=".74836mm,.74836mm"/>
                <v:textbox>
                  <w:txbxContent>
                    <w:p w14:paraId="17945CE9" w14:textId="747EC510" w:rsidR="00000CB8" w:rsidRPr="008D4A33" w:rsidRDefault="005D5E7B" w:rsidP="00000CB8">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Any existing End of Tenancies can be seen on the </w:t>
                      </w:r>
                      <w:r w:rsidRPr="005D5E7B">
                        <w:rPr>
                          <w:rStyle w:val="IntenseEmphasis"/>
                          <w:rFonts w:ascii="Arial" w:hAnsi="Arial" w:cs="Arial"/>
                          <w:color w:val="313435" w:themeColor="accent5" w:themeShade="80"/>
                        </w:rPr>
                        <w:t>Related</w:t>
                      </w:r>
                      <w:r>
                        <w:rPr>
                          <w:rStyle w:val="IntenseEmphasis"/>
                          <w:rFonts w:ascii="Arial" w:hAnsi="Arial" w:cs="Arial"/>
                          <w:i w:val="0"/>
                          <w:iCs w:val="0"/>
                          <w:color w:val="313435" w:themeColor="accent5" w:themeShade="80"/>
                        </w:rPr>
                        <w:t xml:space="preserve"> tab.</w:t>
                      </w:r>
                    </w:p>
                  </w:txbxContent>
                </v:textbox>
              </v:shape>
            </w:pict>
          </mc:Fallback>
        </mc:AlternateContent>
      </w:r>
      <w:r>
        <w:rPr>
          <w:noProof/>
        </w:rPr>
        <w:drawing>
          <wp:anchor distT="0" distB="0" distL="114300" distR="114300" simplePos="0" relativeHeight="251658325" behindDoc="0" locked="0" layoutInCell="1" allowOverlap="1" wp14:anchorId="185F5887" wp14:editId="02326E00">
            <wp:simplePos x="0" y="0"/>
            <wp:positionH relativeFrom="column">
              <wp:posOffset>3647241</wp:posOffset>
            </wp:positionH>
            <wp:positionV relativeFrom="paragraph">
              <wp:posOffset>513933</wp:posOffset>
            </wp:positionV>
            <wp:extent cx="317500" cy="317500"/>
            <wp:effectExtent l="19050" t="38100" r="25400" b="25400"/>
            <wp:wrapNone/>
            <wp:docPr id="1713852101" name="Graphic 171385210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646E49">
        <w:rPr>
          <w:rFonts w:asciiTheme="minorHAnsi" w:hAnsiTheme="minorHAnsi" w:cstheme="minorHAnsi"/>
          <w:noProof/>
          <w:sz w:val="22"/>
          <w:szCs w:val="22"/>
        </w:rPr>
        <w:drawing>
          <wp:inline distT="0" distB="0" distL="0" distR="0" wp14:anchorId="0F6240E9" wp14:editId="5EEC5DF5">
            <wp:extent cx="7192738" cy="2558955"/>
            <wp:effectExtent l="0" t="0" r="0" b="0"/>
            <wp:docPr id="20663805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80561" name="Picture 1" descr="A screenshot of a computer&#10;&#10;AI-generated content may be incorrect."/>
                    <pic:cNvPicPr/>
                  </pic:nvPicPr>
                  <pic:blipFill>
                    <a:blip r:embed="rId18"/>
                    <a:stretch>
                      <a:fillRect/>
                    </a:stretch>
                  </pic:blipFill>
                  <pic:spPr>
                    <a:xfrm>
                      <a:off x="0" y="0"/>
                      <a:ext cx="7198898" cy="2561146"/>
                    </a:xfrm>
                    <a:prstGeom prst="rect">
                      <a:avLst/>
                    </a:prstGeom>
                  </pic:spPr>
                </pic:pic>
              </a:graphicData>
            </a:graphic>
          </wp:inline>
        </w:drawing>
      </w:r>
    </w:p>
    <w:p w14:paraId="1DE98261" w14:textId="219A9CD4" w:rsidR="00B330B8" w:rsidRPr="004A5152" w:rsidDel="000C3327" w:rsidRDefault="00527D26" w:rsidP="00000CB8">
      <w:pPr>
        <w:spacing w:after="240"/>
        <w:ind w:left="-1134"/>
        <w:rPr>
          <w:del w:id="16" w:author="Nikki Papenfus" w:date="2025-08-22T17:05:00Z" w16du:dateUtc="2025-08-22T15:05:00Z"/>
          <w:rFonts w:asciiTheme="minorHAnsi" w:hAnsiTheme="minorHAnsi" w:cstheme="minorHAnsi"/>
          <w:noProof/>
          <w:sz w:val="32"/>
          <w:szCs w:val="32"/>
        </w:rPr>
      </w:pPr>
      <w:r w:rsidRPr="00764B74">
        <w:rPr>
          <w:noProof/>
          <w:lang w:val="en-US"/>
        </w:rPr>
        <mc:AlternateContent>
          <mc:Choice Requires="wps">
            <w:drawing>
              <wp:anchor distT="0" distB="0" distL="114300" distR="114300" simplePos="0" relativeHeight="251658328" behindDoc="0" locked="0" layoutInCell="1" allowOverlap="1" wp14:anchorId="64927D8B" wp14:editId="32B84F87">
                <wp:simplePos x="0" y="0"/>
                <wp:positionH relativeFrom="column">
                  <wp:posOffset>605269</wp:posOffset>
                </wp:positionH>
                <wp:positionV relativeFrom="paragraph">
                  <wp:posOffset>107950</wp:posOffset>
                </wp:positionV>
                <wp:extent cx="2509520" cy="591185"/>
                <wp:effectExtent l="38100" t="38100" r="119380" b="1218565"/>
                <wp:wrapNone/>
                <wp:docPr id="255898945" name="Speech Bubble: Rectangle 2"/>
                <wp:cNvGraphicFramePr/>
                <a:graphic xmlns:a="http://schemas.openxmlformats.org/drawingml/2006/main">
                  <a:graphicData uri="http://schemas.microsoft.com/office/word/2010/wordprocessingShape">
                    <wps:wsp>
                      <wps:cNvSpPr/>
                      <wps:spPr>
                        <a:xfrm>
                          <a:off x="0" y="0"/>
                          <a:ext cx="2509520" cy="591185"/>
                        </a:xfrm>
                        <a:prstGeom prst="wedgeRectCallout">
                          <a:avLst>
                            <a:gd name="adj1" fmla="val -32151"/>
                            <a:gd name="adj2" fmla="val 23629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1426868" w14:textId="27C847DA" w:rsidR="00D7203E" w:rsidRPr="008D4A33" w:rsidRDefault="00D7203E" w:rsidP="00D7203E">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the </w:t>
                            </w:r>
                            <w:r w:rsidRPr="00BE4FFC">
                              <w:rPr>
                                <w:rStyle w:val="IntenseEmphasis"/>
                                <w:rFonts w:ascii="Arial" w:hAnsi="Arial" w:cs="Arial"/>
                                <w:b/>
                                <w:bCs/>
                                <w:i w:val="0"/>
                                <w:iCs w:val="0"/>
                              </w:rPr>
                              <w:t>Future Vacant Date</w:t>
                            </w:r>
                            <w:r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not </w:t>
                            </w:r>
                            <w:r w:rsidR="00BE4FFC">
                              <w:rPr>
                                <w:rStyle w:val="IntenseEmphasis"/>
                                <w:rFonts w:ascii="Arial" w:hAnsi="Arial" w:cs="Arial"/>
                                <w:i w:val="0"/>
                                <w:iCs w:val="0"/>
                                <w:color w:val="313435" w:themeColor="accent5" w:themeShade="80"/>
                              </w:rPr>
                              <w:t>known or not confirmed, enter an estimated date</w:t>
                            </w:r>
                            <w:r w:rsidR="004A5152">
                              <w:rPr>
                                <w:rStyle w:val="IntenseEmphasis"/>
                                <w:rFonts w:ascii="Arial" w:hAnsi="Arial" w:cs="Arial"/>
                                <w:i w:val="0"/>
                                <w:iCs w:val="0"/>
                                <w:color w:val="313435" w:themeColor="accent5" w:themeShade="80"/>
                              </w:rPr>
                              <w:t>; t</w:t>
                            </w:r>
                            <w:r w:rsidR="00BE4FFC">
                              <w:rPr>
                                <w:rStyle w:val="IntenseEmphasis"/>
                                <w:rFonts w:ascii="Arial" w:hAnsi="Arial" w:cs="Arial"/>
                                <w:i w:val="0"/>
                                <w:iCs w:val="0"/>
                                <w:color w:val="313435" w:themeColor="accent5" w:themeShade="80"/>
                              </w:rPr>
                              <w:t>his can be changed later.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927D8B" id="_x0000_s1028" type="#_x0000_t61" style="position:absolute;left:0;text-align:left;margin-left:47.65pt;margin-top:8.5pt;width:197.6pt;height:46.55pt;z-index:251658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" adj="3855,61839" fillcolor="white [3212]" strokecolor="#7f7f7f [1612]" strokeweight=".25pt">
                <v:shadow on="t" color="black" opacity="26214f" origin="-.5,-.5" offset=".74836mm,.74836mm"/>
                <v:textbox>
                  <w:txbxContent>
                    <w:p w14:paraId="11426868" w14:textId="27C847DA" w:rsidR="00D7203E" w:rsidRPr="008D4A33" w:rsidRDefault="00D7203E" w:rsidP="00D7203E">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the </w:t>
                      </w:r>
                      <w:r w:rsidRPr="00BE4FFC">
                        <w:rPr>
                          <w:rStyle w:val="IntenseEmphasis"/>
                          <w:rFonts w:ascii="Arial" w:hAnsi="Arial" w:cs="Arial"/>
                          <w:b/>
                          <w:bCs/>
                          <w:i w:val="0"/>
                          <w:iCs w:val="0"/>
                        </w:rPr>
                        <w:t>Future Vacant Date</w:t>
                      </w:r>
                      <w:r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not </w:t>
                      </w:r>
                      <w:r w:rsidR="00BE4FFC">
                        <w:rPr>
                          <w:rStyle w:val="IntenseEmphasis"/>
                          <w:rFonts w:ascii="Arial" w:hAnsi="Arial" w:cs="Arial"/>
                          <w:i w:val="0"/>
                          <w:iCs w:val="0"/>
                          <w:color w:val="313435" w:themeColor="accent5" w:themeShade="80"/>
                        </w:rPr>
                        <w:t>known or not confirmed, enter an estimated date</w:t>
                      </w:r>
                      <w:r w:rsidR="004A5152">
                        <w:rPr>
                          <w:rStyle w:val="IntenseEmphasis"/>
                          <w:rFonts w:ascii="Arial" w:hAnsi="Arial" w:cs="Arial"/>
                          <w:i w:val="0"/>
                          <w:iCs w:val="0"/>
                          <w:color w:val="313435" w:themeColor="accent5" w:themeShade="80"/>
                        </w:rPr>
                        <w:t>; t</w:t>
                      </w:r>
                      <w:r w:rsidR="00BE4FFC">
                        <w:rPr>
                          <w:rStyle w:val="IntenseEmphasis"/>
                          <w:rFonts w:ascii="Arial" w:hAnsi="Arial" w:cs="Arial"/>
                          <w:i w:val="0"/>
                          <w:iCs w:val="0"/>
                          <w:color w:val="313435" w:themeColor="accent5" w:themeShade="80"/>
                        </w:rPr>
                        <w:t>his can be changed later.</w:t>
                      </w:r>
                    </w:p>
                  </w:txbxContent>
                </v:textbox>
              </v:shape>
            </w:pict>
          </mc:Fallback>
        </mc:AlternateContent>
      </w:r>
    </w:p>
    <w:p w14:paraId="13380AA4" w14:textId="51D20659" w:rsidR="00527D26" w:rsidRPr="004A5152" w:rsidRDefault="00527D26" w:rsidP="00000CB8">
      <w:pPr>
        <w:spacing w:after="240"/>
        <w:ind w:left="-1134"/>
        <w:rPr>
          <w:rFonts w:asciiTheme="minorHAnsi" w:hAnsiTheme="minorHAnsi" w:cstheme="minorHAnsi"/>
          <w:noProof/>
          <w:sz w:val="36"/>
          <w:szCs w:val="36"/>
        </w:rPr>
      </w:pPr>
    </w:p>
    <w:p w14:paraId="6605917F" w14:textId="2B0F3F3F" w:rsidR="00CF15C0" w:rsidRPr="004B7738" w:rsidRDefault="00D814B6" w:rsidP="00C86F18">
      <w:pPr>
        <w:spacing w:after="240"/>
        <w:rPr>
          <w:rFonts w:asciiTheme="minorHAnsi" w:hAnsiTheme="minorHAnsi" w:cstheme="minorHAnsi"/>
          <w:noProof/>
          <w:sz w:val="22"/>
          <w:szCs w:val="22"/>
        </w:rPr>
      </w:pPr>
      <w:r w:rsidRPr="00764B74">
        <w:rPr>
          <w:noProof/>
          <w:lang w:val="en-US"/>
        </w:rPr>
        <mc:AlternateContent>
          <mc:Choice Requires="wps">
            <w:drawing>
              <wp:anchor distT="0" distB="0" distL="114300" distR="114300" simplePos="0" relativeHeight="251658327" behindDoc="0" locked="0" layoutInCell="1" allowOverlap="1" wp14:anchorId="40DC03BF" wp14:editId="4C90EC30">
                <wp:simplePos x="0" y="0"/>
                <wp:positionH relativeFrom="column">
                  <wp:posOffset>968252</wp:posOffset>
                </wp:positionH>
                <wp:positionV relativeFrom="paragraph">
                  <wp:posOffset>2428875</wp:posOffset>
                </wp:positionV>
                <wp:extent cx="2186940" cy="452755"/>
                <wp:effectExtent l="38100" t="171450" r="118110" b="118745"/>
                <wp:wrapNone/>
                <wp:docPr id="133450351" name="Speech Bubble: Rectangle 2"/>
                <wp:cNvGraphicFramePr/>
                <a:graphic xmlns:a="http://schemas.openxmlformats.org/drawingml/2006/main">
                  <a:graphicData uri="http://schemas.microsoft.com/office/word/2010/wordprocessingShape">
                    <wps:wsp>
                      <wps:cNvSpPr/>
                      <wps:spPr>
                        <a:xfrm>
                          <a:off x="0" y="0"/>
                          <a:ext cx="2186940" cy="452755"/>
                        </a:xfrm>
                        <a:prstGeom prst="wedgeRectCallout">
                          <a:avLst>
                            <a:gd name="adj1" fmla="val -31440"/>
                            <a:gd name="adj2" fmla="val -7954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708EED0" w14:textId="4ED0A5D6" w:rsidR="004F4E6D" w:rsidRPr="00F86A41" w:rsidRDefault="00E820F5" w:rsidP="004F4E6D">
                            <w:pPr>
                              <w:pStyle w:val="CommentText"/>
                              <w:spacing w:after="120" w:line="240" w:lineRule="auto"/>
                              <w:ind w:left="0"/>
                              <w:rPr>
                                <w:rStyle w:val="IntenseEmphasis"/>
                                <w:rFonts w:ascii="Arial" w:hAnsi="Arial" w:cs="Arial"/>
                                <w:i w:val="0"/>
                                <w:iCs w:val="0"/>
                                <w:color w:val="313435" w:themeColor="accent5" w:themeShade="80"/>
                              </w:rPr>
                            </w:pPr>
                            <w:r w:rsidRPr="00F86A41">
                              <w:rPr>
                                <w:rStyle w:val="IntenseEmphasis"/>
                                <w:rFonts w:ascii="Arial" w:hAnsi="Arial" w:cs="Arial"/>
                                <w:i w:val="0"/>
                                <w:iCs w:val="0"/>
                                <w:color w:val="313435" w:themeColor="accent5" w:themeShade="80"/>
                              </w:rPr>
                              <w:t xml:space="preserve">The </w:t>
                            </w:r>
                            <w:r w:rsidRPr="00F86A41">
                              <w:rPr>
                                <w:rStyle w:val="IntenseEmphasis"/>
                                <w:rFonts w:ascii="Arial" w:hAnsi="Arial" w:cs="Arial"/>
                                <w:b/>
                                <w:bCs/>
                                <w:i w:val="0"/>
                                <w:iCs w:val="0"/>
                              </w:rPr>
                              <w:t>Unit Manager</w:t>
                            </w:r>
                            <w:r w:rsidRPr="00F86A41">
                              <w:rPr>
                                <w:rStyle w:val="IntenseEmphasis"/>
                                <w:rFonts w:ascii="Arial" w:hAnsi="Arial" w:cs="Arial"/>
                                <w:i w:val="0"/>
                                <w:iCs w:val="0"/>
                              </w:rPr>
                              <w:t xml:space="preserve"> </w:t>
                            </w:r>
                            <w:r w:rsidR="00F86A41" w:rsidRPr="00F86A41">
                              <w:rPr>
                                <w:rStyle w:val="IntenseEmphasis"/>
                                <w:rFonts w:ascii="Arial" w:hAnsi="Arial" w:cs="Arial"/>
                                <w:i w:val="0"/>
                                <w:iCs w:val="0"/>
                                <w:color w:val="313435" w:themeColor="accent5" w:themeShade="80"/>
                              </w:rPr>
                              <w:t>is responsible for the overall End of Tenancy.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DC03BF" id="_x0000_s1029" type="#_x0000_t61" style="position:absolute;margin-left:76.25pt;margin-top:191.25pt;width:172.2pt;height:35.65pt;z-index:2516583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" adj="4009,-6382" fillcolor="white [3212]" strokecolor="#7f7f7f [1612]" strokeweight=".25pt">
                <v:shadow on="t" color="black" opacity="26214f" origin="-.5,-.5" offset=".74836mm,.74836mm"/>
                <v:textbox>
                  <w:txbxContent>
                    <w:p w14:paraId="1708EED0" w14:textId="4ED0A5D6" w:rsidR="004F4E6D" w:rsidRPr="00F86A41" w:rsidRDefault="00E820F5" w:rsidP="004F4E6D">
                      <w:pPr>
                        <w:pStyle w:val="CommentText"/>
                        <w:spacing w:after="120" w:line="240" w:lineRule="auto"/>
                        <w:ind w:left="0"/>
                        <w:rPr>
                          <w:rStyle w:val="IntenseEmphasis"/>
                          <w:rFonts w:ascii="Arial" w:hAnsi="Arial" w:cs="Arial"/>
                          <w:i w:val="0"/>
                          <w:iCs w:val="0"/>
                          <w:color w:val="313435" w:themeColor="accent5" w:themeShade="80"/>
                        </w:rPr>
                      </w:pPr>
                      <w:r w:rsidRPr="00F86A41">
                        <w:rPr>
                          <w:rStyle w:val="IntenseEmphasis"/>
                          <w:rFonts w:ascii="Arial" w:hAnsi="Arial" w:cs="Arial"/>
                          <w:i w:val="0"/>
                          <w:iCs w:val="0"/>
                          <w:color w:val="313435" w:themeColor="accent5" w:themeShade="80"/>
                        </w:rPr>
                        <w:t xml:space="preserve">The </w:t>
                      </w:r>
                      <w:r w:rsidRPr="00F86A41">
                        <w:rPr>
                          <w:rStyle w:val="IntenseEmphasis"/>
                          <w:rFonts w:ascii="Arial" w:hAnsi="Arial" w:cs="Arial"/>
                          <w:b/>
                          <w:bCs/>
                          <w:i w:val="0"/>
                          <w:iCs w:val="0"/>
                        </w:rPr>
                        <w:t>Unit Manager</w:t>
                      </w:r>
                      <w:r w:rsidRPr="00F86A41">
                        <w:rPr>
                          <w:rStyle w:val="IntenseEmphasis"/>
                          <w:rFonts w:ascii="Arial" w:hAnsi="Arial" w:cs="Arial"/>
                          <w:i w:val="0"/>
                          <w:iCs w:val="0"/>
                        </w:rPr>
                        <w:t xml:space="preserve"> </w:t>
                      </w:r>
                      <w:r w:rsidR="00F86A41" w:rsidRPr="00F86A41">
                        <w:rPr>
                          <w:rStyle w:val="IntenseEmphasis"/>
                          <w:rFonts w:ascii="Arial" w:hAnsi="Arial" w:cs="Arial"/>
                          <w:i w:val="0"/>
                          <w:iCs w:val="0"/>
                          <w:color w:val="313435" w:themeColor="accent5" w:themeShade="80"/>
                        </w:rPr>
                        <w:t>is responsible for the overall End of Tenancy.</w:t>
                      </w:r>
                    </w:p>
                  </w:txbxContent>
                </v:textbox>
              </v:shape>
            </w:pict>
          </mc:Fallback>
        </mc:AlternateContent>
      </w:r>
      <w:r w:rsidRPr="00764B74">
        <w:rPr>
          <w:noProof/>
          <w:lang w:val="en-US"/>
        </w:rPr>
        <mc:AlternateContent>
          <mc:Choice Requires="wps">
            <w:drawing>
              <wp:anchor distT="0" distB="0" distL="114300" distR="114300" simplePos="0" relativeHeight="251658348" behindDoc="0" locked="0" layoutInCell="1" allowOverlap="1" wp14:anchorId="07EDC3D7" wp14:editId="3F0D34BE">
                <wp:simplePos x="0" y="0"/>
                <wp:positionH relativeFrom="column">
                  <wp:posOffset>3480180</wp:posOffset>
                </wp:positionH>
                <wp:positionV relativeFrom="paragraph">
                  <wp:posOffset>1626813</wp:posOffset>
                </wp:positionV>
                <wp:extent cx="2380994" cy="1066800"/>
                <wp:effectExtent l="781050" t="38100" r="114935" b="114300"/>
                <wp:wrapNone/>
                <wp:docPr id="812268803" name="Speech Bubble: Rectangle 2"/>
                <wp:cNvGraphicFramePr/>
                <a:graphic xmlns:a="http://schemas.openxmlformats.org/drawingml/2006/main">
                  <a:graphicData uri="http://schemas.microsoft.com/office/word/2010/wordprocessingShape">
                    <wps:wsp>
                      <wps:cNvSpPr/>
                      <wps:spPr>
                        <a:xfrm>
                          <a:off x="0" y="0"/>
                          <a:ext cx="2380994" cy="1066800"/>
                        </a:xfrm>
                        <a:prstGeom prst="wedgeRectCallout">
                          <a:avLst>
                            <a:gd name="adj1" fmla="val -81029"/>
                            <a:gd name="adj2" fmla="val -2103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ACA69CC" w14:textId="4C9F3784" w:rsidR="00D814B6" w:rsidRDefault="00D814B6" w:rsidP="00D814B6">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For Grainger Trust units: Select ‘</w:t>
                            </w:r>
                            <w:r w:rsidRPr="00804DA7">
                              <w:rPr>
                                <w:rStyle w:val="IntenseEmphasis"/>
                                <w:rFonts w:ascii="Arial" w:hAnsi="Arial" w:cs="Arial"/>
                                <w:b/>
                                <w:bCs/>
                                <w:i w:val="0"/>
                                <w:iCs w:val="0"/>
                              </w:rPr>
                              <w:t>Grainger Trust NTQ’</w:t>
                            </w:r>
                            <w:r w:rsidRPr="00804DA7">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as the </w:t>
                            </w:r>
                            <w:proofErr w:type="spellStart"/>
                            <w:r>
                              <w:rPr>
                                <w:rStyle w:val="IntenseEmphasis"/>
                                <w:rFonts w:ascii="Arial" w:hAnsi="Arial" w:cs="Arial"/>
                                <w:i w:val="0"/>
                                <w:iCs w:val="0"/>
                                <w:color w:val="313435" w:themeColor="accent5" w:themeShade="80"/>
                              </w:rPr>
                              <w:t>EoT</w:t>
                            </w:r>
                            <w:proofErr w:type="spellEnd"/>
                            <w:r>
                              <w:rPr>
                                <w:rStyle w:val="IntenseEmphasis"/>
                                <w:rFonts w:ascii="Arial" w:hAnsi="Arial" w:cs="Arial"/>
                                <w:i w:val="0"/>
                                <w:iCs w:val="0"/>
                                <w:color w:val="313435" w:themeColor="accent5" w:themeShade="80"/>
                              </w:rPr>
                              <w:t xml:space="preserve"> Template. </w:t>
                            </w:r>
                          </w:p>
                          <w:p w14:paraId="32498EC7" w14:textId="77777777" w:rsidR="00D814B6" w:rsidRPr="008D4A33" w:rsidRDefault="00D814B6" w:rsidP="00D814B6">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This will create an End of Tenancy with tasks &amp; timelines that have been customized for Grainger Trust units.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EDC3D7" id="_x0000_s1030" type="#_x0000_t61" style="position:absolute;margin-left:274.05pt;margin-top:128.1pt;width:187.5pt;height:84pt;z-index:2516583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" adj="-6702,6256" fillcolor="white [3212]" strokecolor="#7f7f7f [1612]" strokeweight=".25pt">
                <v:shadow on="t" color="black" opacity="26214f" origin="-.5,-.5" offset=".74836mm,.74836mm"/>
                <v:textbox>
                  <w:txbxContent>
                    <w:p w14:paraId="2ACA69CC" w14:textId="4C9F3784" w:rsidR="00D814B6" w:rsidRDefault="00D814B6" w:rsidP="00D814B6">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For Grainger Trust units: Select ‘</w:t>
                      </w:r>
                      <w:r w:rsidRPr="00804DA7">
                        <w:rPr>
                          <w:rStyle w:val="IntenseEmphasis"/>
                          <w:rFonts w:ascii="Arial" w:hAnsi="Arial" w:cs="Arial"/>
                          <w:b/>
                          <w:bCs/>
                          <w:i w:val="0"/>
                          <w:iCs w:val="0"/>
                        </w:rPr>
                        <w:t>Grainger Trust NTQ’</w:t>
                      </w:r>
                      <w:r w:rsidRPr="00804DA7">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as the </w:t>
                      </w:r>
                      <w:proofErr w:type="spellStart"/>
                      <w:r>
                        <w:rPr>
                          <w:rStyle w:val="IntenseEmphasis"/>
                          <w:rFonts w:ascii="Arial" w:hAnsi="Arial" w:cs="Arial"/>
                          <w:i w:val="0"/>
                          <w:iCs w:val="0"/>
                          <w:color w:val="313435" w:themeColor="accent5" w:themeShade="80"/>
                        </w:rPr>
                        <w:t>EoT</w:t>
                      </w:r>
                      <w:proofErr w:type="spellEnd"/>
                      <w:r>
                        <w:rPr>
                          <w:rStyle w:val="IntenseEmphasis"/>
                          <w:rFonts w:ascii="Arial" w:hAnsi="Arial" w:cs="Arial"/>
                          <w:i w:val="0"/>
                          <w:iCs w:val="0"/>
                          <w:color w:val="313435" w:themeColor="accent5" w:themeShade="80"/>
                        </w:rPr>
                        <w:t xml:space="preserve"> Template. </w:t>
                      </w:r>
                    </w:p>
                    <w:p w14:paraId="32498EC7" w14:textId="77777777" w:rsidR="00D814B6" w:rsidRPr="008D4A33" w:rsidRDefault="00D814B6" w:rsidP="00D814B6">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This will create an End of Tenancy with tasks &amp; timelines that have been customized for Grainger Trust units.</w:t>
                      </w:r>
                    </w:p>
                  </w:txbxContent>
                </v:textbox>
              </v:shape>
            </w:pict>
          </mc:Fallback>
        </mc:AlternateContent>
      </w:r>
      <w:r w:rsidR="00CA7ED2" w:rsidRPr="00764B74">
        <w:rPr>
          <w:noProof/>
          <w:lang w:val="en-US"/>
        </w:rPr>
        <mc:AlternateContent>
          <mc:Choice Requires="wps">
            <w:drawing>
              <wp:anchor distT="0" distB="0" distL="114300" distR="114300" simplePos="0" relativeHeight="251658329" behindDoc="0" locked="0" layoutInCell="1" allowOverlap="1" wp14:anchorId="6618F24C" wp14:editId="3E8D176E">
                <wp:simplePos x="0" y="0"/>
                <wp:positionH relativeFrom="column">
                  <wp:posOffset>1850020</wp:posOffset>
                </wp:positionH>
                <wp:positionV relativeFrom="paragraph">
                  <wp:posOffset>569168</wp:posOffset>
                </wp:positionV>
                <wp:extent cx="2469515" cy="928370"/>
                <wp:effectExtent l="590550" t="38100" r="121285" b="138430"/>
                <wp:wrapNone/>
                <wp:docPr id="875803001" name="Speech Bubble: Rectangle 2"/>
                <wp:cNvGraphicFramePr/>
                <a:graphic xmlns:a="http://schemas.openxmlformats.org/drawingml/2006/main">
                  <a:graphicData uri="http://schemas.microsoft.com/office/word/2010/wordprocessingShape">
                    <wps:wsp>
                      <wps:cNvSpPr/>
                      <wps:spPr>
                        <a:xfrm>
                          <a:off x="0" y="0"/>
                          <a:ext cx="2469515" cy="928370"/>
                        </a:xfrm>
                        <a:prstGeom prst="wedgeRectCallout">
                          <a:avLst>
                            <a:gd name="adj1" fmla="val -71844"/>
                            <a:gd name="adj2" fmla="val 510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3E129E8" w14:textId="56519209" w:rsidR="00BE4FFC" w:rsidRPr="008D4A33" w:rsidRDefault="00FA347A" w:rsidP="00BE4FFC">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Pr>
                                <w:rStyle w:val="IntenseEmphasis"/>
                                <w:rFonts w:ascii="Arial" w:hAnsi="Arial" w:cs="Arial"/>
                                <w:b/>
                                <w:bCs/>
                                <w:i w:val="0"/>
                                <w:iCs w:val="0"/>
                              </w:rPr>
                              <w:t xml:space="preserve">PVI </w:t>
                            </w:r>
                            <w:r w:rsidR="00BE4FFC" w:rsidRPr="00BE4FFC">
                              <w:rPr>
                                <w:rStyle w:val="IntenseEmphasis"/>
                                <w:rFonts w:ascii="Arial" w:hAnsi="Arial" w:cs="Arial"/>
                                <w:b/>
                                <w:bCs/>
                                <w:i w:val="0"/>
                                <w:iCs w:val="0"/>
                              </w:rPr>
                              <w:t>Date</w:t>
                            </w:r>
                            <w:r w:rsidR="00BE4FFC"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will default to 4 weeks prior to </w:t>
                            </w:r>
                            <w:r w:rsidRPr="00B4131F">
                              <w:rPr>
                                <w:rStyle w:val="IntenseEmphasis"/>
                                <w:rFonts w:ascii="Arial" w:hAnsi="Arial" w:cs="Arial"/>
                                <w:color w:val="313435" w:themeColor="accent5" w:themeShade="80"/>
                              </w:rPr>
                              <w:t>F</w:t>
                            </w:r>
                            <w:r w:rsidR="00C3587E" w:rsidRPr="00B4131F">
                              <w:rPr>
                                <w:rStyle w:val="IntenseEmphasis"/>
                                <w:rFonts w:ascii="Arial" w:hAnsi="Arial" w:cs="Arial"/>
                                <w:color w:val="313435" w:themeColor="accent5" w:themeShade="80"/>
                              </w:rPr>
                              <w:t xml:space="preserve">uture </w:t>
                            </w:r>
                            <w:r w:rsidRPr="00B4131F">
                              <w:rPr>
                                <w:rStyle w:val="IntenseEmphasis"/>
                                <w:rFonts w:ascii="Arial" w:hAnsi="Arial" w:cs="Arial"/>
                                <w:color w:val="313435" w:themeColor="accent5" w:themeShade="80"/>
                              </w:rPr>
                              <w:t>V</w:t>
                            </w:r>
                            <w:r w:rsidR="00C3587E" w:rsidRPr="00B4131F">
                              <w:rPr>
                                <w:rStyle w:val="IntenseEmphasis"/>
                                <w:rFonts w:ascii="Arial" w:hAnsi="Arial" w:cs="Arial"/>
                                <w:color w:val="313435" w:themeColor="accent5" w:themeShade="80"/>
                              </w:rPr>
                              <w:t>acant</w:t>
                            </w:r>
                            <w:r w:rsidRPr="00B4131F">
                              <w:rPr>
                                <w:rStyle w:val="IntenseEmphasis"/>
                                <w:rFonts w:ascii="Arial" w:hAnsi="Arial" w:cs="Arial"/>
                                <w:color w:val="313435" w:themeColor="accent5" w:themeShade="80"/>
                              </w:rPr>
                              <w:t xml:space="preserve"> </w:t>
                            </w:r>
                            <w:r w:rsidR="00577747" w:rsidRPr="00B4131F">
                              <w:rPr>
                                <w:rStyle w:val="IntenseEmphasis"/>
                                <w:rFonts w:ascii="Arial" w:hAnsi="Arial" w:cs="Arial"/>
                                <w:color w:val="313435" w:themeColor="accent5" w:themeShade="80"/>
                              </w:rPr>
                              <w:t>Date</w:t>
                            </w:r>
                            <w:r w:rsidR="00577747">
                              <w:rPr>
                                <w:rStyle w:val="IntenseEmphasis"/>
                                <w:rFonts w:ascii="Arial" w:hAnsi="Arial" w:cs="Arial"/>
                                <w:i w:val="0"/>
                                <w:iCs w:val="0"/>
                                <w:color w:val="313435" w:themeColor="accent5" w:themeShade="80"/>
                              </w:rPr>
                              <w:t xml:space="preserve"> but</w:t>
                            </w:r>
                            <w:r w:rsidR="00064403">
                              <w:rPr>
                                <w:rStyle w:val="IntenseEmphasis"/>
                                <w:rFonts w:ascii="Arial" w:hAnsi="Arial" w:cs="Arial"/>
                                <w:i w:val="0"/>
                                <w:iCs w:val="0"/>
                                <w:color w:val="313435" w:themeColor="accent5" w:themeShade="80"/>
                              </w:rPr>
                              <w:t xml:space="preserve"> can be </w:t>
                            </w:r>
                            <w:r w:rsidR="008C5616">
                              <w:rPr>
                                <w:rStyle w:val="IntenseEmphasis"/>
                                <w:rFonts w:ascii="Arial" w:hAnsi="Arial" w:cs="Arial"/>
                                <w:i w:val="0"/>
                                <w:iCs w:val="0"/>
                                <w:color w:val="313435" w:themeColor="accent5" w:themeShade="80"/>
                              </w:rPr>
                              <w:t xml:space="preserve">changed </w:t>
                            </w:r>
                            <w:r w:rsidR="00064403">
                              <w:rPr>
                                <w:rStyle w:val="IntenseEmphasis"/>
                                <w:rFonts w:ascii="Arial" w:hAnsi="Arial" w:cs="Arial"/>
                                <w:i w:val="0"/>
                                <w:iCs w:val="0"/>
                                <w:color w:val="313435" w:themeColor="accent5" w:themeShade="80"/>
                              </w:rPr>
                              <w:t>if required</w:t>
                            </w:r>
                            <w:r>
                              <w:rPr>
                                <w:rStyle w:val="IntenseEmphasis"/>
                                <w:rFonts w:ascii="Arial" w:hAnsi="Arial" w:cs="Arial"/>
                                <w:i w:val="0"/>
                                <w:iCs w:val="0"/>
                                <w:color w:val="313435" w:themeColor="accent5" w:themeShade="80"/>
                              </w:rPr>
                              <w:t>.</w:t>
                            </w:r>
                            <w:r w:rsidR="00064403">
                              <w:rPr>
                                <w:rStyle w:val="IntenseEmphasis"/>
                                <w:rFonts w:ascii="Arial" w:hAnsi="Arial" w:cs="Arial"/>
                                <w:i w:val="0"/>
                                <w:iCs w:val="0"/>
                                <w:color w:val="313435" w:themeColor="accent5" w:themeShade="80"/>
                              </w:rPr>
                              <w:t xml:space="preserve"> The PVI Date can also be updated </w:t>
                            </w:r>
                            <w:r w:rsidR="00B4131F">
                              <w:rPr>
                                <w:rStyle w:val="IntenseEmphasis"/>
                                <w:rFonts w:ascii="Arial" w:hAnsi="Arial" w:cs="Arial"/>
                                <w:i w:val="0"/>
                                <w:iCs w:val="0"/>
                                <w:color w:val="313435" w:themeColor="accent5" w:themeShade="80"/>
                              </w:rPr>
                              <w:t xml:space="preserve">at a later time once the </w:t>
                            </w:r>
                            <w:r w:rsidR="00B4131F" w:rsidRPr="00B4131F">
                              <w:rPr>
                                <w:rStyle w:val="IntenseEmphasis"/>
                                <w:rFonts w:ascii="Arial" w:hAnsi="Arial" w:cs="Arial"/>
                                <w:color w:val="313435" w:themeColor="accent5" w:themeShade="80"/>
                              </w:rPr>
                              <w:t>Future Vacant Date</w:t>
                            </w:r>
                            <w:r w:rsidR="00B4131F">
                              <w:rPr>
                                <w:rStyle w:val="IntenseEmphasis"/>
                                <w:rFonts w:ascii="Arial" w:hAnsi="Arial" w:cs="Arial"/>
                                <w:i w:val="0"/>
                                <w:iCs w:val="0"/>
                                <w:color w:val="313435" w:themeColor="accent5" w:themeShade="80"/>
                              </w:rPr>
                              <w:t xml:space="preserve"> is confirmed.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18F24C" id="_x0000_s1031" type="#_x0000_t61" style="position:absolute;margin-left:145.65pt;margin-top:44.8pt;width:194.45pt;height:73.1pt;z-index:251658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" adj="-4718,21826" fillcolor="white [3212]" strokecolor="#7f7f7f [1612]" strokeweight=".25pt">
                <v:shadow on="t" color="black" opacity="26214f" origin="-.5,-.5" offset=".74836mm,.74836mm"/>
                <v:textbox>
                  <w:txbxContent>
                    <w:p w14:paraId="73E129E8" w14:textId="56519209" w:rsidR="00BE4FFC" w:rsidRPr="008D4A33" w:rsidRDefault="00FA347A" w:rsidP="00BE4FFC">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Pr>
                          <w:rStyle w:val="IntenseEmphasis"/>
                          <w:rFonts w:ascii="Arial" w:hAnsi="Arial" w:cs="Arial"/>
                          <w:b/>
                          <w:bCs/>
                          <w:i w:val="0"/>
                          <w:iCs w:val="0"/>
                        </w:rPr>
                        <w:t xml:space="preserve">PVI </w:t>
                      </w:r>
                      <w:r w:rsidR="00BE4FFC" w:rsidRPr="00BE4FFC">
                        <w:rPr>
                          <w:rStyle w:val="IntenseEmphasis"/>
                          <w:rFonts w:ascii="Arial" w:hAnsi="Arial" w:cs="Arial"/>
                          <w:b/>
                          <w:bCs/>
                          <w:i w:val="0"/>
                          <w:iCs w:val="0"/>
                        </w:rPr>
                        <w:t>Date</w:t>
                      </w:r>
                      <w:r w:rsidR="00BE4FFC" w:rsidRPr="00BE4FF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will default to 4 weeks prior to </w:t>
                      </w:r>
                      <w:r w:rsidRPr="00B4131F">
                        <w:rPr>
                          <w:rStyle w:val="IntenseEmphasis"/>
                          <w:rFonts w:ascii="Arial" w:hAnsi="Arial" w:cs="Arial"/>
                          <w:color w:val="313435" w:themeColor="accent5" w:themeShade="80"/>
                        </w:rPr>
                        <w:t>F</w:t>
                      </w:r>
                      <w:r w:rsidR="00C3587E" w:rsidRPr="00B4131F">
                        <w:rPr>
                          <w:rStyle w:val="IntenseEmphasis"/>
                          <w:rFonts w:ascii="Arial" w:hAnsi="Arial" w:cs="Arial"/>
                          <w:color w:val="313435" w:themeColor="accent5" w:themeShade="80"/>
                        </w:rPr>
                        <w:t xml:space="preserve">uture </w:t>
                      </w:r>
                      <w:r w:rsidRPr="00B4131F">
                        <w:rPr>
                          <w:rStyle w:val="IntenseEmphasis"/>
                          <w:rFonts w:ascii="Arial" w:hAnsi="Arial" w:cs="Arial"/>
                          <w:color w:val="313435" w:themeColor="accent5" w:themeShade="80"/>
                        </w:rPr>
                        <w:t>V</w:t>
                      </w:r>
                      <w:r w:rsidR="00C3587E" w:rsidRPr="00B4131F">
                        <w:rPr>
                          <w:rStyle w:val="IntenseEmphasis"/>
                          <w:rFonts w:ascii="Arial" w:hAnsi="Arial" w:cs="Arial"/>
                          <w:color w:val="313435" w:themeColor="accent5" w:themeShade="80"/>
                        </w:rPr>
                        <w:t>acant</w:t>
                      </w:r>
                      <w:r w:rsidRPr="00B4131F">
                        <w:rPr>
                          <w:rStyle w:val="IntenseEmphasis"/>
                          <w:rFonts w:ascii="Arial" w:hAnsi="Arial" w:cs="Arial"/>
                          <w:color w:val="313435" w:themeColor="accent5" w:themeShade="80"/>
                        </w:rPr>
                        <w:t xml:space="preserve"> </w:t>
                      </w:r>
                      <w:r w:rsidR="00577747" w:rsidRPr="00B4131F">
                        <w:rPr>
                          <w:rStyle w:val="IntenseEmphasis"/>
                          <w:rFonts w:ascii="Arial" w:hAnsi="Arial" w:cs="Arial"/>
                          <w:color w:val="313435" w:themeColor="accent5" w:themeShade="80"/>
                        </w:rPr>
                        <w:t>Date</w:t>
                      </w:r>
                      <w:r w:rsidR="00577747">
                        <w:rPr>
                          <w:rStyle w:val="IntenseEmphasis"/>
                          <w:rFonts w:ascii="Arial" w:hAnsi="Arial" w:cs="Arial"/>
                          <w:i w:val="0"/>
                          <w:iCs w:val="0"/>
                          <w:color w:val="313435" w:themeColor="accent5" w:themeShade="80"/>
                        </w:rPr>
                        <w:t xml:space="preserve"> but</w:t>
                      </w:r>
                      <w:r w:rsidR="00064403">
                        <w:rPr>
                          <w:rStyle w:val="IntenseEmphasis"/>
                          <w:rFonts w:ascii="Arial" w:hAnsi="Arial" w:cs="Arial"/>
                          <w:i w:val="0"/>
                          <w:iCs w:val="0"/>
                          <w:color w:val="313435" w:themeColor="accent5" w:themeShade="80"/>
                        </w:rPr>
                        <w:t xml:space="preserve"> can be </w:t>
                      </w:r>
                      <w:r w:rsidR="008C5616">
                        <w:rPr>
                          <w:rStyle w:val="IntenseEmphasis"/>
                          <w:rFonts w:ascii="Arial" w:hAnsi="Arial" w:cs="Arial"/>
                          <w:i w:val="0"/>
                          <w:iCs w:val="0"/>
                          <w:color w:val="313435" w:themeColor="accent5" w:themeShade="80"/>
                        </w:rPr>
                        <w:t xml:space="preserve">changed </w:t>
                      </w:r>
                      <w:r w:rsidR="00064403">
                        <w:rPr>
                          <w:rStyle w:val="IntenseEmphasis"/>
                          <w:rFonts w:ascii="Arial" w:hAnsi="Arial" w:cs="Arial"/>
                          <w:i w:val="0"/>
                          <w:iCs w:val="0"/>
                          <w:color w:val="313435" w:themeColor="accent5" w:themeShade="80"/>
                        </w:rPr>
                        <w:t>if required</w:t>
                      </w:r>
                      <w:r>
                        <w:rPr>
                          <w:rStyle w:val="IntenseEmphasis"/>
                          <w:rFonts w:ascii="Arial" w:hAnsi="Arial" w:cs="Arial"/>
                          <w:i w:val="0"/>
                          <w:iCs w:val="0"/>
                          <w:color w:val="313435" w:themeColor="accent5" w:themeShade="80"/>
                        </w:rPr>
                        <w:t>.</w:t>
                      </w:r>
                      <w:r w:rsidR="00064403">
                        <w:rPr>
                          <w:rStyle w:val="IntenseEmphasis"/>
                          <w:rFonts w:ascii="Arial" w:hAnsi="Arial" w:cs="Arial"/>
                          <w:i w:val="0"/>
                          <w:iCs w:val="0"/>
                          <w:color w:val="313435" w:themeColor="accent5" w:themeShade="80"/>
                        </w:rPr>
                        <w:t xml:space="preserve"> The PVI Date can also be updated </w:t>
                      </w:r>
                      <w:r w:rsidR="00B4131F">
                        <w:rPr>
                          <w:rStyle w:val="IntenseEmphasis"/>
                          <w:rFonts w:ascii="Arial" w:hAnsi="Arial" w:cs="Arial"/>
                          <w:i w:val="0"/>
                          <w:iCs w:val="0"/>
                          <w:color w:val="313435" w:themeColor="accent5" w:themeShade="80"/>
                        </w:rPr>
                        <w:t xml:space="preserve">at a later time once the </w:t>
                      </w:r>
                      <w:r w:rsidR="00B4131F" w:rsidRPr="00B4131F">
                        <w:rPr>
                          <w:rStyle w:val="IntenseEmphasis"/>
                          <w:rFonts w:ascii="Arial" w:hAnsi="Arial" w:cs="Arial"/>
                          <w:color w:val="313435" w:themeColor="accent5" w:themeShade="80"/>
                        </w:rPr>
                        <w:t>Future Vacant Date</w:t>
                      </w:r>
                      <w:r w:rsidR="00B4131F">
                        <w:rPr>
                          <w:rStyle w:val="IntenseEmphasis"/>
                          <w:rFonts w:ascii="Arial" w:hAnsi="Arial" w:cs="Arial"/>
                          <w:i w:val="0"/>
                          <w:iCs w:val="0"/>
                          <w:color w:val="313435" w:themeColor="accent5" w:themeShade="80"/>
                        </w:rPr>
                        <w:t xml:space="preserve"> is confirmed.</w:t>
                      </w:r>
                    </w:p>
                  </w:txbxContent>
                </v:textbox>
              </v:shape>
            </w:pict>
          </mc:Fallback>
        </mc:AlternateContent>
      </w:r>
      <w:r w:rsidR="00CA7ED2" w:rsidRPr="00CA7ED2">
        <w:rPr>
          <w:rFonts w:asciiTheme="minorHAnsi" w:hAnsiTheme="minorHAnsi" w:cstheme="minorHAnsi"/>
          <w:noProof/>
          <w:sz w:val="22"/>
          <w:szCs w:val="22"/>
        </w:rPr>
        <w:drawing>
          <wp:inline distT="0" distB="0" distL="0" distR="0" wp14:anchorId="43AEF891" wp14:editId="6D0D55FF">
            <wp:extent cx="4804012" cy="3560409"/>
            <wp:effectExtent l="0" t="0" r="0" b="2540"/>
            <wp:docPr id="18862446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44699" name="Picture 1" descr="A screenshot of a computer&#10;&#10;AI-generated content may be incorrect."/>
                    <pic:cNvPicPr/>
                  </pic:nvPicPr>
                  <pic:blipFill>
                    <a:blip r:embed="rId19"/>
                    <a:stretch>
                      <a:fillRect/>
                    </a:stretch>
                  </pic:blipFill>
                  <pic:spPr>
                    <a:xfrm>
                      <a:off x="0" y="0"/>
                      <a:ext cx="4819263" cy="3571712"/>
                    </a:xfrm>
                    <a:prstGeom prst="rect">
                      <a:avLst/>
                    </a:prstGeom>
                  </pic:spPr>
                </pic:pic>
              </a:graphicData>
            </a:graphic>
          </wp:inline>
        </w:drawing>
      </w:r>
    </w:p>
    <w:p w14:paraId="5C353BD2" w14:textId="1A0A9C5F" w:rsidR="00130D33" w:rsidRDefault="00D27C03" w:rsidP="004A5152">
      <w:pPr>
        <w:tabs>
          <w:tab w:val="left" w:pos="567"/>
        </w:tabs>
        <w:spacing w:after="240"/>
        <w:ind w:left="567"/>
        <w:rPr>
          <w:ins w:id="17" w:author="Nikki Papenfus" w:date="2025-08-22T17:04:00Z" w16du:dateUtc="2025-08-22T15:04:00Z"/>
          <w:rFonts w:asciiTheme="minorHAnsi" w:hAnsiTheme="minorHAnsi" w:cstheme="minorHAnsi"/>
          <w:noProof/>
          <w:sz w:val="22"/>
          <w:szCs w:val="22"/>
        </w:rPr>
      </w:pPr>
      <w:r w:rsidRPr="004B7738">
        <w:rPr>
          <w:rFonts w:asciiTheme="minorHAnsi" w:hAnsiTheme="minorHAnsi" w:cstheme="minorHAnsi"/>
          <w:noProof/>
          <w:sz w:val="22"/>
          <w:szCs w:val="22"/>
        </w:rPr>
        <w:drawing>
          <wp:anchor distT="0" distB="0" distL="114300" distR="114300" simplePos="0" relativeHeight="251658330" behindDoc="1" locked="0" layoutInCell="1" allowOverlap="1" wp14:anchorId="362D8862" wp14:editId="0E62E5A3">
            <wp:simplePos x="0" y="0"/>
            <wp:positionH relativeFrom="column">
              <wp:posOffset>28270</wp:posOffset>
            </wp:positionH>
            <wp:positionV relativeFrom="paragraph">
              <wp:posOffset>130810</wp:posOffset>
            </wp:positionV>
            <wp:extent cx="214630" cy="214630"/>
            <wp:effectExtent l="0" t="0" r="0" b="0"/>
            <wp:wrapTight wrapText="bothSides">
              <wp:wrapPolygon edited="0">
                <wp:start x="1917" y="0"/>
                <wp:lineTo x="0" y="5751"/>
                <wp:lineTo x="0" y="11503"/>
                <wp:lineTo x="1917" y="19172"/>
                <wp:lineTo x="17254" y="19172"/>
                <wp:lineTo x="19172" y="11503"/>
                <wp:lineTo x="19172" y="5751"/>
                <wp:lineTo x="17254" y="0"/>
                <wp:lineTo x="1917" y="0"/>
              </wp:wrapPolygon>
            </wp:wrapTight>
            <wp:docPr id="218851413" name="Graphic 218851413"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214630" cy="214630"/>
                    </a:xfrm>
                    <a:prstGeom prst="rect">
                      <a:avLst/>
                    </a:prstGeom>
                  </pic:spPr>
                </pic:pic>
              </a:graphicData>
            </a:graphic>
            <wp14:sizeRelH relativeFrom="margin">
              <wp14:pctWidth>0</wp14:pctWidth>
            </wp14:sizeRelH>
            <wp14:sizeRelV relativeFrom="margin">
              <wp14:pctHeight>0</wp14:pctHeight>
            </wp14:sizeRelV>
          </wp:anchor>
        </w:drawing>
      </w:r>
      <w:r w:rsidRPr="004B7738">
        <w:rPr>
          <w:rFonts w:asciiTheme="minorHAnsi" w:hAnsiTheme="minorHAnsi" w:cstheme="minorHAnsi"/>
          <w:noProof/>
          <w:sz w:val="22"/>
          <w:szCs w:val="22"/>
        </w:rPr>
        <w:t xml:space="preserve">A unit cannot have more than one End of Tenancy in progress at a time. </w:t>
      </w:r>
      <w:r w:rsidR="004A5152">
        <w:rPr>
          <w:rFonts w:asciiTheme="minorHAnsi" w:hAnsiTheme="minorHAnsi" w:cstheme="minorHAnsi"/>
          <w:noProof/>
          <w:sz w:val="22"/>
          <w:szCs w:val="22"/>
        </w:rPr>
        <w:br/>
      </w:r>
      <w:r w:rsidRPr="004B7738">
        <w:rPr>
          <w:rFonts w:asciiTheme="minorHAnsi" w:hAnsiTheme="minorHAnsi" w:cstheme="minorHAnsi"/>
          <w:noProof/>
          <w:sz w:val="22"/>
          <w:szCs w:val="22"/>
        </w:rPr>
        <w:t>A summary of all active &amp; complete End of Tenancy’s for a particular unit can be found on the Unit’s Related screen.</w:t>
      </w:r>
    </w:p>
    <w:p w14:paraId="6F732B10" w14:textId="4C56E5A0" w:rsidR="000D4B56" w:rsidRDefault="000D4B56" w:rsidP="00642B97">
      <w:pPr>
        <w:spacing w:after="240"/>
        <w:rPr>
          <w:rFonts w:asciiTheme="minorHAnsi" w:hAnsiTheme="minorHAnsi" w:cstheme="minorHAnsi"/>
          <w:noProof/>
          <w:sz w:val="22"/>
          <w:szCs w:val="22"/>
        </w:rPr>
      </w:pPr>
      <w:ins w:id="18" w:author="Nikki Papenfus" w:date="2025-08-22T17:04:00Z" w16du:dateUtc="2025-08-22T15:04:00Z">
        <w:r>
          <w:rPr>
            <w:rFonts w:asciiTheme="minorHAnsi" w:hAnsiTheme="minorHAnsi" w:cstheme="minorHAnsi"/>
            <w:noProof/>
            <w:sz w:val="22"/>
            <w:szCs w:val="22"/>
          </w:rPr>
          <w:lastRenderedPageBreak/>
          <w:t xml:space="preserve">If there is an open </w:t>
        </w:r>
        <w:r w:rsidRPr="00642B97">
          <w:rPr>
            <w:rFonts w:asciiTheme="minorHAnsi" w:hAnsiTheme="minorHAnsi" w:cstheme="minorHAnsi"/>
            <w:noProof/>
            <w:color w:val="65BCAB" w:themeColor="accent2"/>
            <w:sz w:val="22"/>
            <w:szCs w:val="22"/>
          </w:rPr>
          <w:t xml:space="preserve">Tenancy Review opportunity </w:t>
        </w:r>
        <w:r>
          <w:rPr>
            <w:rFonts w:asciiTheme="minorHAnsi" w:hAnsiTheme="minorHAnsi" w:cstheme="minorHAnsi"/>
            <w:noProof/>
            <w:sz w:val="22"/>
            <w:szCs w:val="22"/>
          </w:rPr>
          <w:t>for the tenancy</w:t>
        </w:r>
        <w:r w:rsidR="00F95892">
          <w:rPr>
            <w:rFonts w:asciiTheme="minorHAnsi" w:hAnsiTheme="minorHAnsi" w:cstheme="minorHAnsi"/>
            <w:noProof/>
            <w:sz w:val="22"/>
            <w:szCs w:val="22"/>
          </w:rPr>
          <w:t xml:space="preserve"> </w:t>
        </w:r>
      </w:ins>
      <w:ins w:id="19" w:author="Nikki Papenfus" w:date="2025-08-22T17:06:00Z" w16du:dateUtc="2025-08-22T15:06:00Z">
        <w:r w:rsidR="000C3327">
          <w:rPr>
            <w:rFonts w:asciiTheme="minorHAnsi" w:hAnsiTheme="minorHAnsi" w:cstheme="minorHAnsi"/>
            <w:noProof/>
            <w:sz w:val="22"/>
            <w:szCs w:val="22"/>
          </w:rPr>
          <w:t>at the time that</w:t>
        </w:r>
      </w:ins>
      <w:ins w:id="20" w:author="Nikki Papenfus" w:date="2025-08-22T17:04:00Z" w16du:dateUtc="2025-08-22T15:04:00Z">
        <w:r w:rsidR="00F95892">
          <w:rPr>
            <w:rFonts w:asciiTheme="minorHAnsi" w:hAnsiTheme="minorHAnsi" w:cstheme="minorHAnsi"/>
            <w:noProof/>
            <w:sz w:val="22"/>
            <w:szCs w:val="22"/>
          </w:rPr>
          <w:t xml:space="preserve"> the </w:t>
        </w:r>
      </w:ins>
      <w:ins w:id="21" w:author="Nikki Papenfus" w:date="2025-08-22T17:06:00Z" w16du:dateUtc="2025-08-22T15:06:00Z">
        <w:r w:rsidR="000C3327" w:rsidRPr="004B7738">
          <w:rPr>
            <w:rFonts w:asciiTheme="minorHAnsi" w:hAnsiTheme="minorHAnsi" w:cstheme="minorHAnsi"/>
            <w:noProof/>
            <w:sz w:val="22"/>
            <w:szCs w:val="22"/>
          </w:rPr>
          <w:t xml:space="preserve">End of Tenancy </w:t>
        </w:r>
      </w:ins>
      <w:ins w:id="22" w:author="Nikki Papenfus" w:date="2025-08-22T17:04:00Z" w16du:dateUtc="2025-08-22T15:04:00Z">
        <w:r w:rsidR="00F95892">
          <w:rPr>
            <w:rFonts w:asciiTheme="minorHAnsi" w:hAnsiTheme="minorHAnsi" w:cstheme="minorHAnsi"/>
            <w:noProof/>
            <w:sz w:val="22"/>
            <w:szCs w:val="22"/>
          </w:rPr>
          <w:t>is created, the opportunity will be a</w:t>
        </w:r>
      </w:ins>
      <w:ins w:id="23" w:author="Nikki Papenfus" w:date="2025-08-22T17:05:00Z" w16du:dateUtc="2025-08-22T15:05:00Z">
        <w:r w:rsidR="00F95892">
          <w:rPr>
            <w:rFonts w:asciiTheme="minorHAnsi" w:hAnsiTheme="minorHAnsi" w:cstheme="minorHAnsi"/>
            <w:noProof/>
            <w:sz w:val="22"/>
            <w:szCs w:val="22"/>
          </w:rPr>
          <w:t xml:space="preserve">utomatically closed and a task will be created notifiying the tenancy review negotiator. </w:t>
        </w:r>
      </w:ins>
    </w:p>
    <w:p w14:paraId="5C279F2C" w14:textId="782D5253" w:rsidR="0073222D" w:rsidRDefault="00411BF2" w:rsidP="4F178A82">
      <w:pPr>
        <w:pStyle w:val="Heading1"/>
      </w:pPr>
      <w:bookmarkStart w:id="24" w:name="_Toc200035990"/>
      <w:r w:rsidRPr="4F178A82">
        <w:t>The EOT at a Glance</w:t>
      </w:r>
      <w:bookmarkEnd w:id="24"/>
    </w:p>
    <w:p w14:paraId="1A48B179" w14:textId="78946E9F" w:rsidR="0089786D" w:rsidRPr="003A187C" w:rsidRDefault="006E7C4A" w:rsidP="0089786D">
      <w:pPr>
        <w:pStyle w:val="CommentText"/>
      </w:pPr>
      <w:r w:rsidRPr="003A187C">
        <w:rPr>
          <w:rFonts w:asciiTheme="minorHAnsi" w:hAnsiTheme="minorHAnsi" w:cstheme="minorHAnsi"/>
          <w:noProof/>
          <w:sz w:val="16"/>
          <w:szCs w:val="16"/>
        </w:rPr>
        <mc:AlternateContent>
          <mc:Choice Requires="wps">
            <w:drawing>
              <wp:anchor distT="0" distB="0" distL="114300" distR="114300" simplePos="0" relativeHeight="251658299" behindDoc="0" locked="0" layoutInCell="1" allowOverlap="1" wp14:anchorId="5F2277D8" wp14:editId="4342F370">
                <wp:simplePos x="0" y="0"/>
                <wp:positionH relativeFrom="column">
                  <wp:posOffset>1447800</wp:posOffset>
                </wp:positionH>
                <wp:positionV relativeFrom="paragraph">
                  <wp:posOffset>67310</wp:posOffset>
                </wp:positionV>
                <wp:extent cx="2877820" cy="416560"/>
                <wp:effectExtent l="38100" t="38100" r="113030" b="878840"/>
                <wp:wrapNone/>
                <wp:docPr id="887655789" name="Speech Bubble: Rectangle 2"/>
                <wp:cNvGraphicFramePr/>
                <a:graphic xmlns:a="http://schemas.openxmlformats.org/drawingml/2006/main">
                  <a:graphicData uri="http://schemas.microsoft.com/office/word/2010/wordprocessingShape">
                    <wps:wsp>
                      <wps:cNvSpPr/>
                      <wps:spPr>
                        <a:xfrm>
                          <a:off x="0" y="0"/>
                          <a:ext cx="2877820" cy="416560"/>
                        </a:xfrm>
                        <a:prstGeom prst="wedgeRectCallout">
                          <a:avLst>
                            <a:gd name="adj1" fmla="val 13192"/>
                            <a:gd name="adj2" fmla="val 23237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D3E640B" w14:textId="19D41A12" w:rsidR="0069447D" w:rsidRPr="008D4A33" w:rsidRDefault="0069447D" w:rsidP="0069447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End of Tenancy </w:t>
                            </w:r>
                            <w:r w:rsidR="00E502CB" w:rsidRPr="00E1392E">
                              <w:rPr>
                                <w:rStyle w:val="IntenseEmphasis"/>
                                <w:rFonts w:ascii="Arial" w:hAnsi="Arial" w:cs="Arial"/>
                                <w:b/>
                                <w:bCs/>
                                <w:i w:val="0"/>
                                <w:iCs w:val="0"/>
                              </w:rPr>
                              <w:t>phases</w:t>
                            </w:r>
                            <w:r w:rsidR="003D018C">
                              <w:rPr>
                                <w:rStyle w:val="IntenseEmphasis"/>
                                <w:rFonts w:ascii="Arial" w:hAnsi="Arial" w:cs="Arial"/>
                                <w:b/>
                                <w:bCs/>
                                <w:i w:val="0"/>
                                <w:iCs w:val="0"/>
                              </w:rPr>
                              <w:t xml:space="preserve"> </w:t>
                            </w:r>
                            <w:r w:rsidR="003D018C" w:rsidRPr="003D018C">
                              <w:rPr>
                                <w:rStyle w:val="IntenseEmphasis"/>
                                <w:rFonts w:ascii="Arial" w:hAnsi="Arial" w:cs="Arial"/>
                                <w:i w:val="0"/>
                                <w:iCs w:val="0"/>
                                <w:color w:val="313435" w:themeColor="accent5" w:themeShade="80"/>
                              </w:rPr>
                              <w:t xml:space="preserve">will automatically close </w:t>
                            </w:r>
                            <w:r w:rsidR="00E1392E">
                              <w:rPr>
                                <w:rStyle w:val="IntenseEmphasis"/>
                                <w:rFonts w:ascii="Arial" w:hAnsi="Arial" w:cs="Arial"/>
                                <w:i w:val="0"/>
                                <w:iCs w:val="0"/>
                                <w:color w:val="313435" w:themeColor="accent5" w:themeShade="80"/>
                              </w:rPr>
                              <w:t xml:space="preserve">once all the </w:t>
                            </w:r>
                            <w:r w:rsidR="00E502CB">
                              <w:rPr>
                                <w:rStyle w:val="IntenseEmphasis"/>
                                <w:rFonts w:ascii="Arial" w:hAnsi="Arial" w:cs="Arial"/>
                                <w:i w:val="0"/>
                                <w:iCs w:val="0"/>
                                <w:color w:val="313435" w:themeColor="accent5" w:themeShade="80"/>
                              </w:rPr>
                              <w:t xml:space="preserve">tasks within </w:t>
                            </w:r>
                            <w:r w:rsidR="00E1392E">
                              <w:rPr>
                                <w:rStyle w:val="IntenseEmphasis"/>
                                <w:rFonts w:ascii="Arial" w:hAnsi="Arial" w:cs="Arial"/>
                                <w:i w:val="0"/>
                                <w:iCs w:val="0"/>
                                <w:color w:val="313435" w:themeColor="accent5" w:themeShade="80"/>
                              </w:rPr>
                              <w:t xml:space="preserve">a </w:t>
                            </w:r>
                            <w:r w:rsidR="00E502CB">
                              <w:rPr>
                                <w:rStyle w:val="IntenseEmphasis"/>
                                <w:rFonts w:ascii="Arial" w:hAnsi="Arial" w:cs="Arial"/>
                                <w:i w:val="0"/>
                                <w:iCs w:val="0"/>
                                <w:color w:val="313435" w:themeColor="accent5" w:themeShade="80"/>
                              </w:rPr>
                              <w:t xml:space="preserve">phase </w:t>
                            </w:r>
                            <w:r w:rsidR="00E1392E">
                              <w:rPr>
                                <w:rStyle w:val="IntenseEmphasis"/>
                                <w:rFonts w:ascii="Arial" w:hAnsi="Arial" w:cs="Arial"/>
                                <w:i w:val="0"/>
                                <w:iCs w:val="0"/>
                                <w:color w:val="313435" w:themeColor="accent5" w:themeShade="80"/>
                              </w:rPr>
                              <w:t xml:space="preserve">are complete.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2277D8" id="_x0000_s1032" type="#_x0000_t61" style="position:absolute;left:0;text-align:left;margin-left:114pt;margin-top:5.3pt;width:226.6pt;height:32.8pt;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" adj="13649,60993" fillcolor="white [3212]" strokecolor="#7f7f7f [1612]" strokeweight=".25pt">
                <v:shadow on="t" color="black" opacity="26214f" origin="-.5,-.5" offset=".74836mm,.74836mm"/>
                <v:textbox>
                  <w:txbxContent>
                    <w:p w14:paraId="7D3E640B" w14:textId="19D41A12" w:rsidR="0069447D" w:rsidRPr="008D4A33" w:rsidRDefault="0069447D" w:rsidP="0069447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End of Tenancy </w:t>
                      </w:r>
                      <w:r w:rsidR="00E502CB" w:rsidRPr="00E1392E">
                        <w:rPr>
                          <w:rStyle w:val="IntenseEmphasis"/>
                          <w:rFonts w:ascii="Arial" w:hAnsi="Arial" w:cs="Arial"/>
                          <w:b/>
                          <w:bCs/>
                          <w:i w:val="0"/>
                          <w:iCs w:val="0"/>
                        </w:rPr>
                        <w:t>phases</w:t>
                      </w:r>
                      <w:r w:rsidR="003D018C">
                        <w:rPr>
                          <w:rStyle w:val="IntenseEmphasis"/>
                          <w:rFonts w:ascii="Arial" w:hAnsi="Arial" w:cs="Arial"/>
                          <w:b/>
                          <w:bCs/>
                          <w:i w:val="0"/>
                          <w:iCs w:val="0"/>
                        </w:rPr>
                        <w:t xml:space="preserve"> </w:t>
                      </w:r>
                      <w:r w:rsidR="003D018C" w:rsidRPr="003D018C">
                        <w:rPr>
                          <w:rStyle w:val="IntenseEmphasis"/>
                          <w:rFonts w:ascii="Arial" w:hAnsi="Arial" w:cs="Arial"/>
                          <w:i w:val="0"/>
                          <w:iCs w:val="0"/>
                          <w:color w:val="313435" w:themeColor="accent5" w:themeShade="80"/>
                        </w:rPr>
                        <w:t xml:space="preserve">will automatically close </w:t>
                      </w:r>
                      <w:r w:rsidR="00E1392E">
                        <w:rPr>
                          <w:rStyle w:val="IntenseEmphasis"/>
                          <w:rFonts w:ascii="Arial" w:hAnsi="Arial" w:cs="Arial"/>
                          <w:i w:val="0"/>
                          <w:iCs w:val="0"/>
                          <w:color w:val="313435" w:themeColor="accent5" w:themeShade="80"/>
                        </w:rPr>
                        <w:t xml:space="preserve">once all the </w:t>
                      </w:r>
                      <w:r w:rsidR="00E502CB">
                        <w:rPr>
                          <w:rStyle w:val="IntenseEmphasis"/>
                          <w:rFonts w:ascii="Arial" w:hAnsi="Arial" w:cs="Arial"/>
                          <w:i w:val="0"/>
                          <w:iCs w:val="0"/>
                          <w:color w:val="313435" w:themeColor="accent5" w:themeShade="80"/>
                        </w:rPr>
                        <w:t xml:space="preserve">tasks within </w:t>
                      </w:r>
                      <w:r w:rsidR="00E1392E">
                        <w:rPr>
                          <w:rStyle w:val="IntenseEmphasis"/>
                          <w:rFonts w:ascii="Arial" w:hAnsi="Arial" w:cs="Arial"/>
                          <w:i w:val="0"/>
                          <w:iCs w:val="0"/>
                          <w:color w:val="313435" w:themeColor="accent5" w:themeShade="80"/>
                        </w:rPr>
                        <w:t xml:space="preserve">a </w:t>
                      </w:r>
                      <w:r w:rsidR="00E502CB">
                        <w:rPr>
                          <w:rStyle w:val="IntenseEmphasis"/>
                          <w:rFonts w:ascii="Arial" w:hAnsi="Arial" w:cs="Arial"/>
                          <w:i w:val="0"/>
                          <w:iCs w:val="0"/>
                          <w:color w:val="313435" w:themeColor="accent5" w:themeShade="80"/>
                        </w:rPr>
                        <w:t xml:space="preserve">phase </w:t>
                      </w:r>
                      <w:r w:rsidR="00E1392E">
                        <w:rPr>
                          <w:rStyle w:val="IntenseEmphasis"/>
                          <w:rFonts w:ascii="Arial" w:hAnsi="Arial" w:cs="Arial"/>
                          <w:i w:val="0"/>
                          <w:iCs w:val="0"/>
                          <w:color w:val="313435" w:themeColor="accent5" w:themeShade="80"/>
                        </w:rPr>
                        <w:t xml:space="preserve">are complete. </w:t>
                      </w:r>
                    </w:p>
                  </w:txbxContent>
                </v:textbox>
              </v:shape>
            </w:pict>
          </mc:Fallback>
        </mc:AlternateContent>
      </w:r>
    </w:p>
    <w:p w14:paraId="70266AFA" w14:textId="115462A5" w:rsidR="0025059F" w:rsidRDefault="006E7C4A" w:rsidP="00DC18CE">
      <w:pPr>
        <w:spacing w:after="840"/>
        <w:ind w:left="-1134"/>
        <w:rPr>
          <w:rFonts w:asciiTheme="minorHAnsi" w:hAnsiTheme="minorHAnsi" w:cstheme="minorHAnsi"/>
          <w:noProof/>
          <w:sz w:val="22"/>
          <w:szCs w:val="22"/>
        </w:rPr>
      </w:pPr>
      <w:r>
        <w:rPr>
          <w:noProof/>
        </w:rPr>
        <mc:AlternateContent>
          <mc:Choice Requires="wps">
            <w:drawing>
              <wp:anchor distT="0" distB="0" distL="114300" distR="114300" simplePos="0" relativeHeight="251658315" behindDoc="0" locked="0" layoutInCell="1" allowOverlap="1" wp14:anchorId="7D60C56E" wp14:editId="3AB4DFD1">
                <wp:simplePos x="0" y="0"/>
                <wp:positionH relativeFrom="column">
                  <wp:posOffset>1739900</wp:posOffset>
                </wp:positionH>
                <wp:positionV relativeFrom="paragraph">
                  <wp:posOffset>3359150</wp:posOffset>
                </wp:positionV>
                <wp:extent cx="1360170" cy="153035"/>
                <wp:effectExtent l="0" t="0" r="11430" b="18415"/>
                <wp:wrapNone/>
                <wp:docPr id="456293992" name="Rectangle 3"/>
                <wp:cNvGraphicFramePr/>
                <a:graphic xmlns:a="http://schemas.openxmlformats.org/drawingml/2006/main">
                  <a:graphicData uri="http://schemas.microsoft.com/office/word/2010/wordprocessingShape">
                    <wps:wsp>
                      <wps:cNvSpPr/>
                      <wps:spPr>
                        <a:xfrm>
                          <a:off x="0" y="0"/>
                          <a:ext cx="1360170" cy="15303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137pt;margin-top:264.5pt;width:107.1pt;height:12.05pt;z-index:25177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44D08F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"/>
            </w:pict>
          </mc:Fallback>
        </mc:AlternateContent>
      </w:r>
      <w:r w:rsidRPr="003A187C">
        <w:rPr>
          <w:rFonts w:asciiTheme="minorHAnsi" w:hAnsiTheme="minorHAnsi" w:cstheme="minorHAnsi"/>
          <w:noProof/>
          <w:sz w:val="16"/>
          <w:szCs w:val="16"/>
          <w:lang w:val="en-US"/>
        </w:rPr>
        <mc:AlternateContent>
          <mc:Choice Requires="wps">
            <w:drawing>
              <wp:anchor distT="0" distB="0" distL="114300" distR="114300" simplePos="0" relativeHeight="251658320" behindDoc="0" locked="0" layoutInCell="1" allowOverlap="1" wp14:anchorId="22D90DDC" wp14:editId="2AFF571A">
                <wp:simplePos x="0" y="0"/>
                <wp:positionH relativeFrom="column">
                  <wp:posOffset>942975</wp:posOffset>
                </wp:positionH>
                <wp:positionV relativeFrom="paragraph">
                  <wp:posOffset>1343660</wp:posOffset>
                </wp:positionV>
                <wp:extent cx="3077845" cy="268605"/>
                <wp:effectExtent l="38100" t="38100" r="122555" b="321945"/>
                <wp:wrapNone/>
                <wp:docPr id="1074434517" name="Speech Bubble: Rectangle 2"/>
                <wp:cNvGraphicFramePr/>
                <a:graphic xmlns:a="http://schemas.openxmlformats.org/drawingml/2006/main">
                  <a:graphicData uri="http://schemas.microsoft.com/office/word/2010/wordprocessingShape">
                    <wps:wsp>
                      <wps:cNvSpPr/>
                      <wps:spPr>
                        <a:xfrm>
                          <a:off x="0" y="0"/>
                          <a:ext cx="3077845" cy="268605"/>
                        </a:xfrm>
                        <a:prstGeom prst="wedgeRectCallout">
                          <a:avLst>
                            <a:gd name="adj1" fmla="val -19781"/>
                            <a:gd name="adj2" fmla="val 13242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1B294D7" w14:textId="1FA57D96" w:rsidR="00A92A72" w:rsidRPr="008D4A33" w:rsidRDefault="00C84F48" w:rsidP="00A92A7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i w:val="0"/>
                                <w:iCs w:val="0"/>
                                <w:color w:val="313435" w:themeColor="accent5" w:themeShade="80"/>
                              </w:rPr>
                              <w:t>The</w:t>
                            </w:r>
                            <w:r>
                              <w:rPr>
                                <w:rStyle w:val="IntenseEmphasis"/>
                                <w:rFonts w:ascii="Arial" w:hAnsi="Arial" w:cs="Arial"/>
                                <w:b/>
                                <w:bCs/>
                                <w:i w:val="0"/>
                                <w:iCs w:val="0"/>
                                <w:color w:val="313435" w:themeColor="accent5" w:themeShade="80"/>
                              </w:rPr>
                              <w:t xml:space="preserve"> </w:t>
                            </w:r>
                            <w:r w:rsidRPr="00C84F48">
                              <w:rPr>
                                <w:rStyle w:val="IntenseEmphasis"/>
                                <w:rFonts w:ascii="Arial" w:hAnsi="Arial" w:cs="Arial"/>
                                <w:b/>
                                <w:bCs/>
                                <w:i w:val="0"/>
                                <w:iCs w:val="0"/>
                              </w:rPr>
                              <w:t>EOT Owner</w:t>
                            </w:r>
                            <w:r w:rsidRPr="00C84F48">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w:t>
                            </w:r>
                            <w:r w:rsidR="00A92A72">
                              <w:rPr>
                                <w:rStyle w:val="IntenseEmphasis"/>
                                <w:rFonts w:ascii="Arial" w:hAnsi="Arial" w:cs="Arial"/>
                                <w:i w:val="0"/>
                                <w:iCs w:val="0"/>
                                <w:color w:val="313435" w:themeColor="accent5" w:themeShade="80"/>
                              </w:rPr>
                              <w:t>responsible for the overall EOT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D90DDC" id="_x0000_s1033" type="#_x0000_t61" style="position:absolute;left:0;text-align:left;margin-left:74.25pt;margin-top:105.8pt;width:242.35pt;height:21.15pt;z-index:25165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" adj="6527,39403" fillcolor="white [3212]" strokecolor="#7f7f7f [1612]" strokeweight=".25pt">
                <v:shadow on="t" color="black" opacity="26214f" origin="-.5,-.5" offset=".74836mm,.74836mm"/>
                <v:textbox>
                  <w:txbxContent>
                    <w:p w14:paraId="21B294D7" w14:textId="1FA57D96" w:rsidR="00A92A72" w:rsidRPr="008D4A33" w:rsidRDefault="00C84F48" w:rsidP="00A92A7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i w:val="0"/>
                          <w:iCs w:val="0"/>
                          <w:color w:val="313435" w:themeColor="accent5" w:themeShade="80"/>
                        </w:rPr>
                        <w:t>The</w:t>
                      </w:r>
                      <w:r>
                        <w:rPr>
                          <w:rStyle w:val="IntenseEmphasis"/>
                          <w:rFonts w:ascii="Arial" w:hAnsi="Arial" w:cs="Arial"/>
                          <w:b/>
                          <w:bCs/>
                          <w:i w:val="0"/>
                          <w:iCs w:val="0"/>
                          <w:color w:val="313435" w:themeColor="accent5" w:themeShade="80"/>
                        </w:rPr>
                        <w:t xml:space="preserve"> </w:t>
                      </w:r>
                      <w:r w:rsidRPr="00C84F48">
                        <w:rPr>
                          <w:rStyle w:val="IntenseEmphasis"/>
                          <w:rFonts w:ascii="Arial" w:hAnsi="Arial" w:cs="Arial"/>
                          <w:b/>
                          <w:bCs/>
                          <w:i w:val="0"/>
                          <w:iCs w:val="0"/>
                        </w:rPr>
                        <w:t>EOT Owner</w:t>
                      </w:r>
                      <w:r w:rsidRPr="00C84F48">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 xml:space="preserve">is </w:t>
                      </w:r>
                      <w:r w:rsidR="00A92A72">
                        <w:rPr>
                          <w:rStyle w:val="IntenseEmphasis"/>
                          <w:rFonts w:ascii="Arial" w:hAnsi="Arial" w:cs="Arial"/>
                          <w:i w:val="0"/>
                          <w:iCs w:val="0"/>
                          <w:color w:val="313435" w:themeColor="accent5" w:themeShade="80"/>
                        </w:rPr>
                        <w:t>responsible for the overall EOT</w:t>
                      </w:r>
                    </w:p>
                  </w:txbxContent>
                </v:textbox>
              </v:shape>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1658298" behindDoc="0" locked="0" layoutInCell="1" allowOverlap="1" wp14:anchorId="0A6F7EF6" wp14:editId="6CFF9330">
                <wp:simplePos x="0" y="0"/>
                <wp:positionH relativeFrom="column">
                  <wp:posOffset>937260</wp:posOffset>
                </wp:positionH>
                <wp:positionV relativeFrom="paragraph">
                  <wp:posOffset>2188845</wp:posOffset>
                </wp:positionV>
                <wp:extent cx="2778125" cy="448310"/>
                <wp:effectExtent l="590550" t="38100" r="117475" b="123190"/>
                <wp:wrapNone/>
                <wp:docPr id="1252860339" name="Speech Bubble: Rectangle 2"/>
                <wp:cNvGraphicFramePr/>
                <a:graphic xmlns:a="http://schemas.openxmlformats.org/drawingml/2006/main">
                  <a:graphicData uri="http://schemas.microsoft.com/office/word/2010/wordprocessingShape">
                    <wps:wsp>
                      <wps:cNvSpPr/>
                      <wps:spPr>
                        <a:xfrm>
                          <a:off x="0" y="0"/>
                          <a:ext cx="2778125" cy="448310"/>
                        </a:xfrm>
                        <a:prstGeom prst="wedgeRectCallout">
                          <a:avLst>
                            <a:gd name="adj1" fmla="val -69721"/>
                            <a:gd name="adj2" fmla="val -2882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0BBA7EE" w14:textId="0467CA50" w:rsidR="00E32A9A" w:rsidRPr="008D4A33" w:rsidRDefault="00E32A9A" w:rsidP="00E32A9A">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End of Tenancy will automatically </w:t>
                            </w:r>
                            <w:r w:rsidR="00A8031F">
                              <w:rPr>
                                <w:rStyle w:val="IntenseEmphasis"/>
                                <w:rFonts w:ascii="Arial" w:hAnsi="Arial" w:cs="Arial"/>
                                <w:i w:val="0"/>
                                <w:iCs w:val="0"/>
                                <w:color w:val="313435" w:themeColor="accent5" w:themeShade="80"/>
                              </w:rPr>
                              <w:t>update</w:t>
                            </w:r>
                            <w:r>
                              <w:rPr>
                                <w:rStyle w:val="IntenseEmphasis"/>
                                <w:rFonts w:ascii="Arial" w:hAnsi="Arial" w:cs="Arial"/>
                                <w:i w:val="0"/>
                                <w:iCs w:val="0"/>
                                <w:color w:val="313435" w:themeColor="accent5" w:themeShade="80"/>
                              </w:rPr>
                              <w:t xml:space="preserve"> to </w:t>
                            </w:r>
                            <w:r w:rsidR="008841E1">
                              <w:rPr>
                                <w:rStyle w:val="IntenseEmphasis"/>
                                <w:rFonts w:ascii="Arial" w:hAnsi="Arial" w:cs="Arial"/>
                                <w:i w:val="0"/>
                                <w:iCs w:val="0"/>
                                <w:color w:val="313435" w:themeColor="accent5" w:themeShade="80"/>
                              </w:rPr>
                              <w:t>‘</w:t>
                            </w:r>
                            <w:r w:rsidR="008841E1" w:rsidRPr="008841E1">
                              <w:rPr>
                                <w:rStyle w:val="IntenseEmphasis"/>
                                <w:rFonts w:ascii="Arial" w:hAnsi="Arial" w:cs="Arial"/>
                                <w:b/>
                                <w:bCs/>
                                <w:i w:val="0"/>
                                <w:iCs w:val="0"/>
                              </w:rPr>
                              <w:t>Complete</w:t>
                            </w:r>
                            <w:r w:rsidR="008841E1" w:rsidRPr="008841E1">
                              <w:rPr>
                                <w:rStyle w:val="IntenseEmphasis"/>
                                <w:rFonts w:ascii="Arial" w:hAnsi="Arial" w:cs="Arial"/>
                                <w:i w:val="0"/>
                                <w:iCs w:val="0"/>
                                <w:color w:val="313435" w:themeColor="accent5" w:themeShade="80"/>
                              </w:rPr>
                              <w:t>’</w:t>
                            </w:r>
                            <w:r w:rsidR="008841E1" w:rsidRPr="008841E1">
                              <w:rPr>
                                <w:rStyle w:val="IntenseEmphasis"/>
                                <w:rFonts w:ascii="Arial" w:hAnsi="Arial" w:cs="Arial"/>
                                <w:i w:val="0"/>
                                <w:iCs w:val="0"/>
                              </w:rPr>
                              <w:t xml:space="preserve"> </w:t>
                            </w:r>
                            <w:r w:rsidR="008841E1">
                              <w:rPr>
                                <w:rStyle w:val="IntenseEmphasis"/>
                                <w:rFonts w:ascii="Arial" w:hAnsi="Arial" w:cs="Arial"/>
                                <w:i w:val="0"/>
                                <w:iCs w:val="0"/>
                                <w:color w:val="313435" w:themeColor="accent5" w:themeShade="80"/>
                              </w:rPr>
                              <w:t xml:space="preserve">once all tasks are complete.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F7EF6" id="_x0000_s1034" type="#_x0000_t61" style="position:absolute;left:0;text-align:left;margin-left:73.8pt;margin-top:172.35pt;width:218.75pt;height:35.3pt;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" adj="-4260,4574" fillcolor="white [3212]" strokecolor="#7f7f7f [1612]" strokeweight=".25pt">
                <v:shadow on="t" color="black" opacity="26214f" origin="-.5,-.5" offset=".74836mm,.74836mm"/>
                <v:textbox>
                  <w:txbxContent>
                    <w:p w14:paraId="30BBA7EE" w14:textId="0467CA50" w:rsidR="00E32A9A" w:rsidRPr="008D4A33" w:rsidRDefault="00E32A9A" w:rsidP="00E32A9A">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End of Tenancy will automatically </w:t>
                      </w:r>
                      <w:r w:rsidR="00A8031F">
                        <w:rPr>
                          <w:rStyle w:val="IntenseEmphasis"/>
                          <w:rFonts w:ascii="Arial" w:hAnsi="Arial" w:cs="Arial"/>
                          <w:i w:val="0"/>
                          <w:iCs w:val="0"/>
                          <w:color w:val="313435" w:themeColor="accent5" w:themeShade="80"/>
                        </w:rPr>
                        <w:t>update</w:t>
                      </w:r>
                      <w:r>
                        <w:rPr>
                          <w:rStyle w:val="IntenseEmphasis"/>
                          <w:rFonts w:ascii="Arial" w:hAnsi="Arial" w:cs="Arial"/>
                          <w:i w:val="0"/>
                          <w:iCs w:val="0"/>
                          <w:color w:val="313435" w:themeColor="accent5" w:themeShade="80"/>
                        </w:rPr>
                        <w:t xml:space="preserve"> to </w:t>
                      </w:r>
                      <w:r w:rsidR="008841E1">
                        <w:rPr>
                          <w:rStyle w:val="IntenseEmphasis"/>
                          <w:rFonts w:ascii="Arial" w:hAnsi="Arial" w:cs="Arial"/>
                          <w:i w:val="0"/>
                          <w:iCs w:val="0"/>
                          <w:color w:val="313435" w:themeColor="accent5" w:themeShade="80"/>
                        </w:rPr>
                        <w:t>‘</w:t>
                      </w:r>
                      <w:r w:rsidR="008841E1" w:rsidRPr="008841E1">
                        <w:rPr>
                          <w:rStyle w:val="IntenseEmphasis"/>
                          <w:rFonts w:ascii="Arial" w:hAnsi="Arial" w:cs="Arial"/>
                          <w:b/>
                          <w:bCs/>
                          <w:i w:val="0"/>
                          <w:iCs w:val="0"/>
                        </w:rPr>
                        <w:t>Complete</w:t>
                      </w:r>
                      <w:r w:rsidR="008841E1" w:rsidRPr="008841E1">
                        <w:rPr>
                          <w:rStyle w:val="IntenseEmphasis"/>
                          <w:rFonts w:ascii="Arial" w:hAnsi="Arial" w:cs="Arial"/>
                          <w:i w:val="0"/>
                          <w:iCs w:val="0"/>
                          <w:color w:val="313435" w:themeColor="accent5" w:themeShade="80"/>
                        </w:rPr>
                        <w:t>’</w:t>
                      </w:r>
                      <w:r w:rsidR="008841E1" w:rsidRPr="008841E1">
                        <w:rPr>
                          <w:rStyle w:val="IntenseEmphasis"/>
                          <w:rFonts w:ascii="Arial" w:hAnsi="Arial" w:cs="Arial"/>
                          <w:i w:val="0"/>
                          <w:iCs w:val="0"/>
                        </w:rPr>
                        <w:t xml:space="preserve"> </w:t>
                      </w:r>
                      <w:r w:rsidR="008841E1">
                        <w:rPr>
                          <w:rStyle w:val="IntenseEmphasis"/>
                          <w:rFonts w:ascii="Arial" w:hAnsi="Arial" w:cs="Arial"/>
                          <w:i w:val="0"/>
                          <w:iCs w:val="0"/>
                          <w:color w:val="313435" w:themeColor="accent5" w:themeShade="80"/>
                        </w:rPr>
                        <w:t xml:space="preserve">once all tasks are complete. </w:t>
                      </w:r>
                    </w:p>
                  </w:txbxContent>
                </v:textbox>
              </v:shape>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1658316" behindDoc="0" locked="0" layoutInCell="1" allowOverlap="1" wp14:anchorId="2CC09DAD" wp14:editId="6C059470">
                <wp:simplePos x="0" y="0"/>
                <wp:positionH relativeFrom="column">
                  <wp:posOffset>2813050</wp:posOffset>
                </wp:positionH>
                <wp:positionV relativeFrom="paragraph">
                  <wp:posOffset>3745865</wp:posOffset>
                </wp:positionV>
                <wp:extent cx="2075180" cy="781685"/>
                <wp:effectExtent l="38100" t="323850" r="115570" b="113665"/>
                <wp:wrapNone/>
                <wp:docPr id="122399035" name="Speech Bubble: Rectangle 2"/>
                <wp:cNvGraphicFramePr/>
                <a:graphic xmlns:a="http://schemas.openxmlformats.org/drawingml/2006/main">
                  <a:graphicData uri="http://schemas.microsoft.com/office/word/2010/wordprocessingShape">
                    <wps:wsp>
                      <wps:cNvSpPr/>
                      <wps:spPr>
                        <a:xfrm>
                          <a:off x="0" y="0"/>
                          <a:ext cx="2075180" cy="781685"/>
                        </a:xfrm>
                        <a:prstGeom prst="wedgeRectCallout">
                          <a:avLst>
                            <a:gd name="adj1" fmla="val -43899"/>
                            <a:gd name="adj2" fmla="val -8650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EA4E8AD" w14:textId="57082DEC" w:rsidR="00964F43" w:rsidRPr="008D4A33" w:rsidRDefault="00FC08ED" w:rsidP="00964F43">
                            <w:pPr>
                              <w:pStyle w:val="CommentText"/>
                              <w:spacing w:after="0" w:line="240" w:lineRule="auto"/>
                              <w:ind w:left="0"/>
                              <w:rPr>
                                <w:rStyle w:val="IntenseEmphasis"/>
                                <w:rFonts w:ascii="Arial" w:hAnsi="Arial" w:cs="Arial"/>
                                <w:i w:val="0"/>
                                <w:iCs w:val="0"/>
                                <w:color w:val="313435" w:themeColor="accent5" w:themeShade="80"/>
                              </w:rPr>
                            </w:pPr>
                            <w:r w:rsidRPr="00FC08ED">
                              <w:rPr>
                                <w:rStyle w:val="IntenseEmphasis"/>
                                <w:rFonts w:ascii="Arial" w:hAnsi="Arial" w:cs="Arial"/>
                                <w:b/>
                                <w:bCs/>
                                <w:i w:val="0"/>
                                <w:iCs w:val="0"/>
                              </w:rPr>
                              <w:t>Completion Date</w:t>
                            </w:r>
                            <w:r>
                              <w:rPr>
                                <w:rStyle w:val="IntenseEmphasis"/>
                                <w:rFonts w:ascii="Arial" w:hAnsi="Arial" w:cs="Arial"/>
                                <w:i w:val="0"/>
                                <w:iCs w:val="0"/>
                                <w:color w:val="313435" w:themeColor="accent5" w:themeShade="80"/>
                              </w:rPr>
                              <w:t xml:space="preserve">: </w:t>
                            </w:r>
                            <w:r w:rsidR="00964F43" w:rsidRPr="00FC08ED">
                              <w:rPr>
                                <w:rStyle w:val="IntenseEmphasis"/>
                                <w:rFonts w:ascii="Arial" w:hAnsi="Arial" w:cs="Arial"/>
                                <w:i w:val="0"/>
                                <w:iCs w:val="0"/>
                                <w:color w:val="313435" w:themeColor="accent5" w:themeShade="80"/>
                              </w:rPr>
                              <w:t xml:space="preserve">Date on which </w:t>
                            </w:r>
                            <w:r w:rsidR="00A94764" w:rsidRPr="00FC08ED">
                              <w:rPr>
                                <w:rStyle w:val="IntenseEmphasis"/>
                                <w:rFonts w:ascii="Arial" w:hAnsi="Arial" w:cs="Arial"/>
                                <w:i w:val="0"/>
                                <w:iCs w:val="0"/>
                                <w:color w:val="313435" w:themeColor="accent5" w:themeShade="80"/>
                              </w:rPr>
                              <w:t xml:space="preserve">the EOT </w:t>
                            </w:r>
                            <w:r w:rsidR="0009155D">
                              <w:rPr>
                                <w:rStyle w:val="IntenseEmphasis"/>
                                <w:rFonts w:ascii="Arial" w:hAnsi="Arial" w:cs="Arial"/>
                                <w:i w:val="0"/>
                                <w:iCs w:val="0"/>
                                <w:color w:val="313435" w:themeColor="accent5" w:themeShade="80"/>
                              </w:rPr>
                              <w:t xml:space="preserve">process </w:t>
                            </w:r>
                            <w:r w:rsidR="00A94764" w:rsidRPr="00FC08ED">
                              <w:rPr>
                                <w:rStyle w:val="IntenseEmphasis"/>
                                <w:rFonts w:ascii="Arial" w:hAnsi="Arial" w:cs="Arial"/>
                                <w:i w:val="0"/>
                                <w:iCs w:val="0"/>
                                <w:color w:val="313435" w:themeColor="accent5" w:themeShade="80"/>
                              </w:rPr>
                              <w:t xml:space="preserve">is expected to </w:t>
                            </w:r>
                            <w:r w:rsidR="00964F43" w:rsidRPr="00FC08ED">
                              <w:rPr>
                                <w:rStyle w:val="IntenseEmphasis"/>
                                <w:rFonts w:ascii="Arial" w:hAnsi="Arial" w:cs="Arial"/>
                                <w:i w:val="0"/>
                                <w:iCs w:val="0"/>
                                <w:color w:val="313435" w:themeColor="accent5" w:themeShade="80"/>
                              </w:rPr>
                              <w:t xml:space="preserve">be complete. Automatically </w:t>
                            </w:r>
                            <w:r w:rsidR="00964F43">
                              <w:rPr>
                                <w:rStyle w:val="IntenseEmphasis"/>
                                <w:rFonts w:ascii="Arial" w:hAnsi="Arial" w:cs="Arial"/>
                                <w:i w:val="0"/>
                                <w:iCs w:val="0"/>
                                <w:color w:val="313435" w:themeColor="accent5" w:themeShade="80"/>
                              </w:rPr>
                              <w:t>updates as timelines change.</w:t>
                            </w:r>
                          </w:p>
                          <w:p w14:paraId="0B30C54C" w14:textId="35649495" w:rsidR="00F47FFC" w:rsidRPr="008D4A33" w:rsidRDefault="00F47FFC" w:rsidP="00F47FFC">
                            <w:pPr>
                              <w:pStyle w:val="CommentText"/>
                              <w:spacing w:after="0" w:line="240" w:lineRule="auto"/>
                              <w:ind w:left="0"/>
                              <w:rPr>
                                <w:rStyle w:val="IntenseEmphasis"/>
                                <w:rFonts w:ascii="Arial" w:hAnsi="Arial" w:cs="Arial"/>
                                <w:i w:val="0"/>
                                <w:iCs w:val="0"/>
                                <w:color w:val="313435" w:themeColor="accent5" w:themeShade="8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C09DAD" id="_x0000_s1035" type="#_x0000_t61" style="position:absolute;left:0;text-align:left;margin-left:221.5pt;margin-top:294.95pt;width:163.4pt;height:61.55pt;z-index:251658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" adj="1318,-7885" fillcolor="white [3212]" strokecolor="#7f7f7f [1612]" strokeweight=".25pt">
                <v:shadow on="t" color="black" opacity="26214f" origin="-.5,-.5" offset=".74836mm,.74836mm"/>
                <v:textbox>
                  <w:txbxContent>
                    <w:p w14:paraId="6EA4E8AD" w14:textId="57082DEC" w:rsidR="00964F43" w:rsidRPr="008D4A33" w:rsidRDefault="00FC08ED" w:rsidP="00964F43">
                      <w:pPr>
                        <w:pStyle w:val="CommentText"/>
                        <w:spacing w:after="0" w:line="240" w:lineRule="auto"/>
                        <w:ind w:left="0"/>
                        <w:rPr>
                          <w:rStyle w:val="IntenseEmphasis"/>
                          <w:rFonts w:ascii="Arial" w:hAnsi="Arial" w:cs="Arial"/>
                          <w:i w:val="0"/>
                          <w:iCs w:val="0"/>
                          <w:color w:val="313435" w:themeColor="accent5" w:themeShade="80"/>
                        </w:rPr>
                      </w:pPr>
                      <w:r w:rsidRPr="00FC08ED">
                        <w:rPr>
                          <w:rStyle w:val="IntenseEmphasis"/>
                          <w:rFonts w:ascii="Arial" w:hAnsi="Arial" w:cs="Arial"/>
                          <w:b/>
                          <w:bCs/>
                          <w:i w:val="0"/>
                          <w:iCs w:val="0"/>
                        </w:rPr>
                        <w:t>Completion Date</w:t>
                      </w:r>
                      <w:r>
                        <w:rPr>
                          <w:rStyle w:val="IntenseEmphasis"/>
                          <w:rFonts w:ascii="Arial" w:hAnsi="Arial" w:cs="Arial"/>
                          <w:i w:val="0"/>
                          <w:iCs w:val="0"/>
                          <w:color w:val="313435" w:themeColor="accent5" w:themeShade="80"/>
                        </w:rPr>
                        <w:t xml:space="preserve">: </w:t>
                      </w:r>
                      <w:r w:rsidR="00964F43" w:rsidRPr="00FC08ED">
                        <w:rPr>
                          <w:rStyle w:val="IntenseEmphasis"/>
                          <w:rFonts w:ascii="Arial" w:hAnsi="Arial" w:cs="Arial"/>
                          <w:i w:val="0"/>
                          <w:iCs w:val="0"/>
                          <w:color w:val="313435" w:themeColor="accent5" w:themeShade="80"/>
                        </w:rPr>
                        <w:t xml:space="preserve">Date on which </w:t>
                      </w:r>
                      <w:r w:rsidR="00A94764" w:rsidRPr="00FC08ED">
                        <w:rPr>
                          <w:rStyle w:val="IntenseEmphasis"/>
                          <w:rFonts w:ascii="Arial" w:hAnsi="Arial" w:cs="Arial"/>
                          <w:i w:val="0"/>
                          <w:iCs w:val="0"/>
                          <w:color w:val="313435" w:themeColor="accent5" w:themeShade="80"/>
                        </w:rPr>
                        <w:t xml:space="preserve">the EOT </w:t>
                      </w:r>
                      <w:r w:rsidR="0009155D">
                        <w:rPr>
                          <w:rStyle w:val="IntenseEmphasis"/>
                          <w:rFonts w:ascii="Arial" w:hAnsi="Arial" w:cs="Arial"/>
                          <w:i w:val="0"/>
                          <w:iCs w:val="0"/>
                          <w:color w:val="313435" w:themeColor="accent5" w:themeShade="80"/>
                        </w:rPr>
                        <w:t xml:space="preserve">process </w:t>
                      </w:r>
                      <w:r w:rsidR="00A94764" w:rsidRPr="00FC08ED">
                        <w:rPr>
                          <w:rStyle w:val="IntenseEmphasis"/>
                          <w:rFonts w:ascii="Arial" w:hAnsi="Arial" w:cs="Arial"/>
                          <w:i w:val="0"/>
                          <w:iCs w:val="0"/>
                          <w:color w:val="313435" w:themeColor="accent5" w:themeShade="80"/>
                        </w:rPr>
                        <w:t xml:space="preserve">is expected to </w:t>
                      </w:r>
                      <w:r w:rsidR="00964F43" w:rsidRPr="00FC08ED">
                        <w:rPr>
                          <w:rStyle w:val="IntenseEmphasis"/>
                          <w:rFonts w:ascii="Arial" w:hAnsi="Arial" w:cs="Arial"/>
                          <w:i w:val="0"/>
                          <w:iCs w:val="0"/>
                          <w:color w:val="313435" w:themeColor="accent5" w:themeShade="80"/>
                        </w:rPr>
                        <w:t xml:space="preserve">be complete. Automatically </w:t>
                      </w:r>
                      <w:r w:rsidR="00964F43">
                        <w:rPr>
                          <w:rStyle w:val="IntenseEmphasis"/>
                          <w:rFonts w:ascii="Arial" w:hAnsi="Arial" w:cs="Arial"/>
                          <w:i w:val="0"/>
                          <w:iCs w:val="0"/>
                          <w:color w:val="313435" w:themeColor="accent5" w:themeShade="80"/>
                        </w:rPr>
                        <w:t>updates as timelines change.</w:t>
                      </w:r>
                    </w:p>
                    <w:p w14:paraId="0B30C54C" w14:textId="35649495" w:rsidR="00F47FFC" w:rsidRPr="008D4A33" w:rsidRDefault="00F47FFC" w:rsidP="00F47FFC">
                      <w:pPr>
                        <w:pStyle w:val="CommentText"/>
                        <w:spacing w:after="0" w:line="240" w:lineRule="auto"/>
                        <w:ind w:left="0"/>
                        <w:rPr>
                          <w:rStyle w:val="IntenseEmphasis"/>
                          <w:rFonts w:ascii="Arial" w:hAnsi="Arial" w:cs="Arial"/>
                          <w:i w:val="0"/>
                          <w:iCs w:val="0"/>
                          <w:color w:val="313435" w:themeColor="accent5" w:themeShade="80"/>
                        </w:rPr>
                      </w:pPr>
                    </w:p>
                  </w:txbxContent>
                </v:textbox>
              </v:shape>
            </w:pict>
          </mc:Fallback>
        </mc:AlternateContent>
      </w:r>
      <w:r>
        <w:rPr>
          <w:noProof/>
        </w:rPr>
        <mc:AlternateContent>
          <mc:Choice Requires="wps">
            <w:drawing>
              <wp:anchor distT="0" distB="0" distL="114300" distR="114300" simplePos="0" relativeHeight="251658313" behindDoc="0" locked="0" layoutInCell="1" allowOverlap="1" wp14:anchorId="7FBD78E1" wp14:editId="356D92C6">
                <wp:simplePos x="0" y="0"/>
                <wp:positionH relativeFrom="column">
                  <wp:posOffset>-570230</wp:posOffset>
                </wp:positionH>
                <wp:positionV relativeFrom="paragraph">
                  <wp:posOffset>3723005</wp:posOffset>
                </wp:positionV>
                <wp:extent cx="1360170" cy="153035"/>
                <wp:effectExtent l="0" t="0" r="11430" b="18415"/>
                <wp:wrapNone/>
                <wp:docPr id="627189307" name="Rectangle 3"/>
                <wp:cNvGraphicFramePr/>
                <a:graphic xmlns:a="http://schemas.openxmlformats.org/drawingml/2006/main">
                  <a:graphicData uri="http://schemas.microsoft.com/office/word/2010/wordprocessingShape">
                    <wps:wsp>
                      <wps:cNvSpPr/>
                      <wps:spPr>
                        <a:xfrm>
                          <a:off x="0" y="0"/>
                          <a:ext cx="1360170" cy="15303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44.9pt;margin-top:293.15pt;width:107.1pt;height:12.05pt;z-index:25171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5CE3D1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"/>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1658314" behindDoc="0" locked="0" layoutInCell="1" allowOverlap="1" wp14:anchorId="12C3DD53" wp14:editId="47A4776B">
                <wp:simplePos x="0" y="0"/>
                <wp:positionH relativeFrom="column">
                  <wp:posOffset>-82550</wp:posOffset>
                </wp:positionH>
                <wp:positionV relativeFrom="paragraph">
                  <wp:posOffset>3980815</wp:posOffset>
                </wp:positionV>
                <wp:extent cx="2679065" cy="768350"/>
                <wp:effectExtent l="38100" t="171450" r="121285" b="107950"/>
                <wp:wrapNone/>
                <wp:docPr id="1002836298" name="Speech Bubble: Rectangle 2"/>
                <wp:cNvGraphicFramePr/>
                <a:graphic xmlns:a="http://schemas.openxmlformats.org/drawingml/2006/main">
                  <a:graphicData uri="http://schemas.microsoft.com/office/word/2010/wordprocessingShape">
                    <wps:wsp>
                      <wps:cNvSpPr/>
                      <wps:spPr>
                        <a:xfrm>
                          <a:off x="0" y="0"/>
                          <a:ext cx="2679065" cy="768350"/>
                        </a:xfrm>
                        <a:prstGeom prst="wedgeRectCallout">
                          <a:avLst>
                            <a:gd name="adj1" fmla="val -29583"/>
                            <a:gd name="adj2" fmla="val -6691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E09F486" w14:textId="60510082" w:rsidR="001B2485" w:rsidRPr="008D4A33" w:rsidRDefault="00C84F48" w:rsidP="001B2485">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Available Date</w:t>
                            </w:r>
                            <w:r w:rsidR="00FC08ED">
                              <w:rPr>
                                <w:rStyle w:val="IntenseEmphasis"/>
                                <w:rFonts w:ascii="Arial" w:hAnsi="Arial" w:cs="Arial"/>
                                <w:b/>
                                <w:bCs/>
                                <w:i w:val="0"/>
                                <w:iCs w:val="0"/>
                              </w:rPr>
                              <w:t>:</w:t>
                            </w:r>
                            <w:r>
                              <w:rPr>
                                <w:rStyle w:val="IntenseEmphasis"/>
                                <w:rFonts w:ascii="Arial" w:hAnsi="Arial" w:cs="Arial"/>
                                <w:i w:val="0"/>
                                <w:iCs w:val="0"/>
                                <w:color w:val="313435" w:themeColor="accent5" w:themeShade="80"/>
                              </w:rPr>
                              <w:t xml:space="preserve"> </w:t>
                            </w:r>
                            <w:r w:rsidR="001B2485">
                              <w:rPr>
                                <w:rStyle w:val="IntenseEmphasis"/>
                                <w:rFonts w:ascii="Arial" w:hAnsi="Arial" w:cs="Arial"/>
                                <w:i w:val="0"/>
                                <w:iCs w:val="0"/>
                                <w:color w:val="313435" w:themeColor="accent5" w:themeShade="80"/>
                              </w:rPr>
                              <w:t xml:space="preserve">Date the </w:t>
                            </w:r>
                            <w:r w:rsidR="001B2485" w:rsidRPr="00FC08ED">
                              <w:rPr>
                                <w:rStyle w:val="IntenseEmphasis"/>
                                <w:rFonts w:ascii="Arial" w:hAnsi="Arial" w:cs="Arial"/>
                                <w:i w:val="0"/>
                                <w:iCs w:val="0"/>
                                <w:color w:val="313435" w:themeColor="accent5" w:themeShade="80"/>
                              </w:rPr>
                              <w:t xml:space="preserve">unit </w:t>
                            </w:r>
                            <w:r w:rsidR="00A94764" w:rsidRPr="00FC08ED">
                              <w:rPr>
                                <w:rStyle w:val="IntenseEmphasis"/>
                                <w:rFonts w:ascii="Arial" w:hAnsi="Arial" w:cs="Arial"/>
                                <w:i w:val="0"/>
                                <w:iCs w:val="0"/>
                                <w:color w:val="313435" w:themeColor="accent5" w:themeShade="80"/>
                              </w:rPr>
                              <w:t>is expected to b</w:t>
                            </w:r>
                            <w:r w:rsidR="001B2485" w:rsidRPr="00FC08ED">
                              <w:rPr>
                                <w:rStyle w:val="IntenseEmphasis"/>
                                <w:rFonts w:ascii="Arial" w:hAnsi="Arial" w:cs="Arial"/>
                                <w:i w:val="0"/>
                                <w:iCs w:val="0"/>
                                <w:color w:val="313435" w:themeColor="accent5" w:themeShade="80"/>
                              </w:rPr>
                              <w:t xml:space="preserve">e </w:t>
                            </w:r>
                            <w:r w:rsidR="00F47FFC" w:rsidRPr="00FC08ED">
                              <w:rPr>
                                <w:rStyle w:val="IntenseEmphasis"/>
                                <w:rFonts w:ascii="Arial" w:hAnsi="Arial" w:cs="Arial"/>
                                <w:i w:val="0"/>
                                <w:iCs w:val="0"/>
                                <w:color w:val="313435" w:themeColor="accent5" w:themeShade="80"/>
                              </w:rPr>
                              <w:t>available (</w:t>
                            </w:r>
                            <w:r w:rsidR="00A94764" w:rsidRPr="00FC08ED">
                              <w:rPr>
                                <w:rStyle w:val="IntenseEmphasis"/>
                                <w:rFonts w:ascii="Arial" w:hAnsi="Arial" w:cs="Arial"/>
                                <w:i w:val="0"/>
                                <w:iCs w:val="0"/>
                                <w:color w:val="313435" w:themeColor="accent5" w:themeShade="80"/>
                              </w:rPr>
                              <w:t xml:space="preserve">i.e. </w:t>
                            </w:r>
                            <w:r w:rsidR="00F47FFC" w:rsidRPr="00FC08ED">
                              <w:rPr>
                                <w:rStyle w:val="IntenseEmphasis"/>
                                <w:rFonts w:ascii="Arial" w:hAnsi="Arial" w:cs="Arial"/>
                                <w:i w:val="0"/>
                                <w:iCs w:val="0"/>
                                <w:color w:val="313435" w:themeColor="accent5" w:themeShade="80"/>
                              </w:rPr>
                              <w:t>any works</w:t>
                            </w:r>
                            <w:r w:rsidR="00F47FFC">
                              <w:rPr>
                                <w:rStyle w:val="IntenseEmphasis"/>
                                <w:rFonts w:ascii="Arial" w:hAnsi="Arial" w:cs="Arial"/>
                                <w:i w:val="0"/>
                                <w:iCs w:val="0"/>
                                <w:color w:val="313435" w:themeColor="accent5" w:themeShade="80"/>
                              </w:rPr>
                              <w:t xml:space="preserve"> are completed &amp; the unit is cleaned)</w:t>
                            </w:r>
                            <w:r w:rsidR="001B2485">
                              <w:rPr>
                                <w:rStyle w:val="IntenseEmphasis"/>
                                <w:rFonts w:ascii="Arial" w:hAnsi="Arial" w:cs="Arial"/>
                                <w:i w:val="0"/>
                                <w:iCs w:val="0"/>
                                <w:color w:val="313435" w:themeColor="accent5" w:themeShade="80"/>
                              </w:rPr>
                              <w:t>. Automatically updates</w:t>
                            </w:r>
                            <w:r w:rsidR="00F47FFC">
                              <w:rPr>
                                <w:rStyle w:val="IntenseEmphasis"/>
                                <w:rFonts w:ascii="Arial" w:hAnsi="Arial" w:cs="Arial"/>
                                <w:i w:val="0"/>
                                <w:iCs w:val="0"/>
                                <w:color w:val="313435" w:themeColor="accent5" w:themeShade="80"/>
                              </w:rPr>
                              <w:t xml:space="preserve"> as EOT timelines </w:t>
                            </w:r>
                            <w:r w:rsidR="00964F43">
                              <w:rPr>
                                <w:rStyle w:val="IntenseEmphasis"/>
                                <w:rFonts w:ascii="Arial" w:hAnsi="Arial" w:cs="Arial"/>
                                <w:i w:val="0"/>
                                <w:iCs w:val="0"/>
                                <w:color w:val="313435" w:themeColor="accent5" w:themeShade="80"/>
                              </w:rPr>
                              <w:t>change</w:t>
                            </w:r>
                            <w:r w:rsidR="00F47FFC">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C3DD53" id="_x0000_s1036" type="#_x0000_t61" style="position:absolute;left:0;text-align:left;margin-left:-6.5pt;margin-top:313.45pt;width:210.95pt;height:60.5pt;z-index:2516583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" adj="4410,-3653" fillcolor="white [3212]" strokecolor="#7f7f7f [1612]" strokeweight=".25pt">
                <v:shadow on="t" color="black" opacity="26214f" origin="-.5,-.5" offset=".74836mm,.74836mm"/>
                <v:textbox>
                  <w:txbxContent>
                    <w:p w14:paraId="0E09F486" w14:textId="60510082" w:rsidR="001B2485" w:rsidRPr="008D4A33" w:rsidRDefault="00C84F48" w:rsidP="001B2485">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Available Date</w:t>
                      </w:r>
                      <w:r w:rsidR="00FC08ED">
                        <w:rPr>
                          <w:rStyle w:val="IntenseEmphasis"/>
                          <w:rFonts w:ascii="Arial" w:hAnsi="Arial" w:cs="Arial"/>
                          <w:b/>
                          <w:bCs/>
                          <w:i w:val="0"/>
                          <w:iCs w:val="0"/>
                        </w:rPr>
                        <w:t>:</w:t>
                      </w:r>
                      <w:r>
                        <w:rPr>
                          <w:rStyle w:val="IntenseEmphasis"/>
                          <w:rFonts w:ascii="Arial" w:hAnsi="Arial" w:cs="Arial"/>
                          <w:i w:val="0"/>
                          <w:iCs w:val="0"/>
                          <w:color w:val="313435" w:themeColor="accent5" w:themeShade="80"/>
                        </w:rPr>
                        <w:t xml:space="preserve"> </w:t>
                      </w:r>
                      <w:r w:rsidR="001B2485">
                        <w:rPr>
                          <w:rStyle w:val="IntenseEmphasis"/>
                          <w:rFonts w:ascii="Arial" w:hAnsi="Arial" w:cs="Arial"/>
                          <w:i w:val="0"/>
                          <w:iCs w:val="0"/>
                          <w:color w:val="313435" w:themeColor="accent5" w:themeShade="80"/>
                        </w:rPr>
                        <w:t xml:space="preserve">Date the </w:t>
                      </w:r>
                      <w:r w:rsidR="001B2485" w:rsidRPr="00FC08ED">
                        <w:rPr>
                          <w:rStyle w:val="IntenseEmphasis"/>
                          <w:rFonts w:ascii="Arial" w:hAnsi="Arial" w:cs="Arial"/>
                          <w:i w:val="0"/>
                          <w:iCs w:val="0"/>
                          <w:color w:val="313435" w:themeColor="accent5" w:themeShade="80"/>
                        </w:rPr>
                        <w:t xml:space="preserve">unit </w:t>
                      </w:r>
                      <w:r w:rsidR="00A94764" w:rsidRPr="00FC08ED">
                        <w:rPr>
                          <w:rStyle w:val="IntenseEmphasis"/>
                          <w:rFonts w:ascii="Arial" w:hAnsi="Arial" w:cs="Arial"/>
                          <w:i w:val="0"/>
                          <w:iCs w:val="0"/>
                          <w:color w:val="313435" w:themeColor="accent5" w:themeShade="80"/>
                        </w:rPr>
                        <w:t>is expected to b</w:t>
                      </w:r>
                      <w:r w:rsidR="001B2485" w:rsidRPr="00FC08ED">
                        <w:rPr>
                          <w:rStyle w:val="IntenseEmphasis"/>
                          <w:rFonts w:ascii="Arial" w:hAnsi="Arial" w:cs="Arial"/>
                          <w:i w:val="0"/>
                          <w:iCs w:val="0"/>
                          <w:color w:val="313435" w:themeColor="accent5" w:themeShade="80"/>
                        </w:rPr>
                        <w:t xml:space="preserve">e </w:t>
                      </w:r>
                      <w:r w:rsidR="00F47FFC" w:rsidRPr="00FC08ED">
                        <w:rPr>
                          <w:rStyle w:val="IntenseEmphasis"/>
                          <w:rFonts w:ascii="Arial" w:hAnsi="Arial" w:cs="Arial"/>
                          <w:i w:val="0"/>
                          <w:iCs w:val="0"/>
                          <w:color w:val="313435" w:themeColor="accent5" w:themeShade="80"/>
                        </w:rPr>
                        <w:t>available (</w:t>
                      </w:r>
                      <w:r w:rsidR="00A94764" w:rsidRPr="00FC08ED">
                        <w:rPr>
                          <w:rStyle w:val="IntenseEmphasis"/>
                          <w:rFonts w:ascii="Arial" w:hAnsi="Arial" w:cs="Arial"/>
                          <w:i w:val="0"/>
                          <w:iCs w:val="0"/>
                          <w:color w:val="313435" w:themeColor="accent5" w:themeShade="80"/>
                        </w:rPr>
                        <w:t xml:space="preserve">i.e. </w:t>
                      </w:r>
                      <w:r w:rsidR="00F47FFC" w:rsidRPr="00FC08ED">
                        <w:rPr>
                          <w:rStyle w:val="IntenseEmphasis"/>
                          <w:rFonts w:ascii="Arial" w:hAnsi="Arial" w:cs="Arial"/>
                          <w:i w:val="0"/>
                          <w:iCs w:val="0"/>
                          <w:color w:val="313435" w:themeColor="accent5" w:themeShade="80"/>
                        </w:rPr>
                        <w:t>any works</w:t>
                      </w:r>
                      <w:r w:rsidR="00F47FFC">
                        <w:rPr>
                          <w:rStyle w:val="IntenseEmphasis"/>
                          <w:rFonts w:ascii="Arial" w:hAnsi="Arial" w:cs="Arial"/>
                          <w:i w:val="0"/>
                          <w:iCs w:val="0"/>
                          <w:color w:val="313435" w:themeColor="accent5" w:themeShade="80"/>
                        </w:rPr>
                        <w:t xml:space="preserve"> are completed &amp; the unit is cleaned)</w:t>
                      </w:r>
                      <w:r w:rsidR="001B2485">
                        <w:rPr>
                          <w:rStyle w:val="IntenseEmphasis"/>
                          <w:rFonts w:ascii="Arial" w:hAnsi="Arial" w:cs="Arial"/>
                          <w:i w:val="0"/>
                          <w:iCs w:val="0"/>
                          <w:color w:val="313435" w:themeColor="accent5" w:themeShade="80"/>
                        </w:rPr>
                        <w:t>. Automatically updates</w:t>
                      </w:r>
                      <w:r w:rsidR="00F47FFC">
                        <w:rPr>
                          <w:rStyle w:val="IntenseEmphasis"/>
                          <w:rFonts w:ascii="Arial" w:hAnsi="Arial" w:cs="Arial"/>
                          <w:i w:val="0"/>
                          <w:iCs w:val="0"/>
                          <w:color w:val="313435" w:themeColor="accent5" w:themeShade="80"/>
                        </w:rPr>
                        <w:t xml:space="preserve"> as EOT timelines </w:t>
                      </w:r>
                      <w:r w:rsidR="00964F43">
                        <w:rPr>
                          <w:rStyle w:val="IntenseEmphasis"/>
                          <w:rFonts w:ascii="Arial" w:hAnsi="Arial" w:cs="Arial"/>
                          <w:i w:val="0"/>
                          <w:iCs w:val="0"/>
                          <w:color w:val="313435" w:themeColor="accent5" w:themeShade="80"/>
                        </w:rPr>
                        <w:t>change</w:t>
                      </w:r>
                      <w:r w:rsidR="00F47FFC">
                        <w:rPr>
                          <w:rStyle w:val="IntenseEmphasis"/>
                          <w:rFonts w:ascii="Arial" w:hAnsi="Arial" w:cs="Arial"/>
                          <w:i w:val="0"/>
                          <w:iCs w:val="0"/>
                          <w:color w:val="313435" w:themeColor="accent5" w:themeShade="80"/>
                        </w:rPr>
                        <w:t>.</w:t>
                      </w:r>
                    </w:p>
                  </w:txbxContent>
                </v:textbox>
              </v:shape>
            </w:pict>
          </mc:Fallback>
        </mc:AlternateContent>
      </w:r>
      <w:r w:rsidRPr="003A187C">
        <w:rPr>
          <w:rFonts w:asciiTheme="minorHAnsi" w:hAnsiTheme="minorHAnsi" w:cstheme="minorHAnsi"/>
          <w:noProof/>
          <w:sz w:val="16"/>
          <w:szCs w:val="16"/>
          <w:lang w:val="en-US"/>
        </w:rPr>
        <mc:AlternateContent>
          <mc:Choice Requires="wps">
            <w:drawing>
              <wp:anchor distT="0" distB="0" distL="114300" distR="114300" simplePos="0" relativeHeight="251658321" behindDoc="0" locked="0" layoutInCell="1" allowOverlap="1" wp14:anchorId="3FF43185" wp14:editId="0B861446">
                <wp:simplePos x="0" y="0"/>
                <wp:positionH relativeFrom="column">
                  <wp:posOffset>5191125</wp:posOffset>
                </wp:positionH>
                <wp:positionV relativeFrom="paragraph">
                  <wp:posOffset>2610485</wp:posOffset>
                </wp:positionV>
                <wp:extent cx="1223010" cy="753110"/>
                <wp:effectExtent l="152400" t="38100" r="110490" b="123190"/>
                <wp:wrapNone/>
                <wp:docPr id="1097486254" name="Speech Bubble: Rectangle 2"/>
                <wp:cNvGraphicFramePr/>
                <a:graphic xmlns:a="http://schemas.openxmlformats.org/drawingml/2006/main">
                  <a:graphicData uri="http://schemas.microsoft.com/office/word/2010/wordprocessingShape">
                    <wps:wsp>
                      <wps:cNvSpPr/>
                      <wps:spPr>
                        <a:xfrm>
                          <a:off x="0" y="0"/>
                          <a:ext cx="1223010" cy="753110"/>
                        </a:xfrm>
                        <a:prstGeom prst="wedgeRectCallout">
                          <a:avLst>
                            <a:gd name="adj1" fmla="val -58716"/>
                            <a:gd name="adj2" fmla="val 2186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1CE8BC1" w14:textId="2038EBA7" w:rsidR="00A92A72" w:rsidRPr="008D4A33" w:rsidRDefault="00C84F48" w:rsidP="00A92A7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Task Owner</w:t>
                            </w:r>
                            <w:r>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Person</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team responsible for</w:t>
                            </w:r>
                            <w:r w:rsidR="00B42DF6">
                              <w:rPr>
                                <w:rStyle w:val="IntenseEmphasis"/>
                                <w:rFonts w:ascii="Arial" w:hAnsi="Arial" w:cs="Arial"/>
                                <w:i w:val="0"/>
                                <w:iCs w:val="0"/>
                                <w:color w:val="313435" w:themeColor="accent5" w:themeShade="80"/>
                              </w:rPr>
                              <w:t xml:space="preserve"> </w:t>
                            </w:r>
                            <w:r w:rsidR="00577747">
                              <w:rPr>
                                <w:rStyle w:val="IntenseEmphasis"/>
                                <w:rFonts w:ascii="Arial" w:hAnsi="Arial" w:cs="Arial"/>
                                <w:i w:val="0"/>
                                <w:iCs w:val="0"/>
                                <w:color w:val="313435" w:themeColor="accent5" w:themeShade="80"/>
                              </w:rPr>
                              <w:t>an individual</w:t>
                            </w:r>
                            <w:r w:rsidR="00A92A72">
                              <w:rPr>
                                <w:rStyle w:val="IntenseEmphasis"/>
                                <w:rFonts w:ascii="Arial" w:hAnsi="Arial" w:cs="Arial"/>
                                <w:i w:val="0"/>
                                <w:iCs w:val="0"/>
                                <w:color w:val="313435" w:themeColor="accent5" w:themeShade="80"/>
                              </w:rPr>
                              <w:t xml:space="preserve">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43185" id="_x0000_s1037" type="#_x0000_t61" style="position:absolute;left:0;text-align:left;margin-left:408.75pt;margin-top:205.55pt;width:96.3pt;height:59.3pt;z-index:2516583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" adj="-1883,15523" fillcolor="white [3212]" strokecolor="#7f7f7f [1612]" strokeweight=".25pt">
                <v:shadow on="t" color="black" opacity="26214f" origin="-.5,-.5" offset=".74836mm,.74836mm"/>
                <v:textbox>
                  <w:txbxContent>
                    <w:p w14:paraId="41CE8BC1" w14:textId="2038EBA7" w:rsidR="00A92A72" w:rsidRPr="008D4A33" w:rsidRDefault="00C84F48" w:rsidP="00A92A72">
                      <w:pPr>
                        <w:pStyle w:val="CommentText"/>
                        <w:spacing w:after="0" w:line="240" w:lineRule="auto"/>
                        <w:ind w:left="0"/>
                        <w:rPr>
                          <w:rStyle w:val="IntenseEmphasis"/>
                          <w:rFonts w:ascii="Arial" w:hAnsi="Arial" w:cs="Arial"/>
                          <w:i w:val="0"/>
                          <w:iCs w:val="0"/>
                          <w:color w:val="313435" w:themeColor="accent5" w:themeShade="80"/>
                        </w:rPr>
                      </w:pPr>
                      <w:r w:rsidRPr="00C84F48">
                        <w:rPr>
                          <w:rStyle w:val="IntenseEmphasis"/>
                          <w:rFonts w:ascii="Arial" w:hAnsi="Arial" w:cs="Arial"/>
                          <w:b/>
                          <w:bCs/>
                          <w:i w:val="0"/>
                          <w:iCs w:val="0"/>
                        </w:rPr>
                        <w:t>Task Owner</w:t>
                      </w:r>
                      <w:r>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Person</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w:t>
                      </w:r>
                      <w:r w:rsidR="003632B1">
                        <w:rPr>
                          <w:rStyle w:val="IntenseEmphasis"/>
                          <w:rFonts w:ascii="Arial" w:hAnsi="Arial" w:cs="Arial"/>
                          <w:i w:val="0"/>
                          <w:iCs w:val="0"/>
                          <w:color w:val="313435" w:themeColor="accent5" w:themeShade="80"/>
                        </w:rPr>
                        <w:t xml:space="preserve"> </w:t>
                      </w:r>
                      <w:r w:rsidR="00A92A72">
                        <w:rPr>
                          <w:rStyle w:val="IntenseEmphasis"/>
                          <w:rFonts w:ascii="Arial" w:hAnsi="Arial" w:cs="Arial"/>
                          <w:i w:val="0"/>
                          <w:iCs w:val="0"/>
                          <w:color w:val="313435" w:themeColor="accent5" w:themeShade="80"/>
                        </w:rPr>
                        <w:t>team responsible for</w:t>
                      </w:r>
                      <w:r w:rsidR="00B42DF6">
                        <w:rPr>
                          <w:rStyle w:val="IntenseEmphasis"/>
                          <w:rFonts w:ascii="Arial" w:hAnsi="Arial" w:cs="Arial"/>
                          <w:i w:val="0"/>
                          <w:iCs w:val="0"/>
                          <w:color w:val="313435" w:themeColor="accent5" w:themeShade="80"/>
                        </w:rPr>
                        <w:t xml:space="preserve"> </w:t>
                      </w:r>
                      <w:r w:rsidR="00577747">
                        <w:rPr>
                          <w:rStyle w:val="IntenseEmphasis"/>
                          <w:rFonts w:ascii="Arial" w:hAnsi="Arial" w:cs="Arial"/>
                          <w:i w:val="0"/>
                          <w:iCs w:val="0"/>
                          <w:color w:val="313435" w:themeColor="accent5" w:themeShade="80"/>
                        </w:rPr>
                        <w:t>an individual</w:t>
                      </w:r>
                      <w:r w:rsidR="00A92A72">
                        <w:rPr>
                          <w:rStyle w:val="IntenseEmphasis"/>
                          <w:rFonts w:ascii="Arial" w:hAnsi="Arial" w:cs="Arial"/>
                          <w:i w:val="0"/>
                          <w:iCs w:val="0"/>
                          <w:color w:val="313435" w:themeColor="accent5" w:themeShade="80"/>
                        </w:rPr>
                        <w:t xml:space="preserve"> task.</w:t>
                      </w:r>
                    </w:p>
                  </w:txbxContent>
                </v:textbox>
              </v:shape>
            </w:pict>
          </mc:Fallback>
        </mc:AlternateContent>
      </w:r>
      <w:r w:rsidRPr="00B0761D">
        <w:rPr>
          <w:rFonts w:asciiTheme="minorHAnsi" w:hAnsiTheme="minorHAnsi" w:cstheme="minorHAnsi"/>
          <w:noProof/>
          <w:sz w:val="16"/>
          <w:szCs w:val="16"/>
          <w:lang w:val="en-US"/>
        </w:rPr>
        <mc:AlternateContent>
          <mc:Choice Requires="wps">
            <w:drawing>
              <wp:anchor distT="0" distB="0" distL="114300" distR="114300" simplePos="0" relativeHeight="251658297" behindDoc="0" locked="0" layoutInCell="1" allowOverlap="1" wp14:anchorId="0C76E3F4" wp14:editId="6D99E62E">
                <wp:simplePos x="0" y="0"/>
                <wp:positionH relativeFrom="column">
                  <wp:posOffset>3952875</wp:posOffset>
                </wp:positionH>
                <wp:positionV relativeFrom="paragraph">
                  <wp:posOffset>400685</wp:posOffset>
                </wp:positionV>
                <wp:extent cx="2515870" cy="428625"/>
                <wp:effectExtent l="38100" t="38100" r="113030" b="276225"/>
                <wp:wrapNone/>
                <wp:docPr id="493572528" name="Speech Bubble: Rectangle 2"/>
                <wp:cNvGraphicFramePr/>
                <a:graphic xmlns:a="http://schemas.openxmlformats.org/drawingml/2006/main">
                  <a:graphicData uri="http://schemas.microsoft.com/office/word/2010/wordprocessingShape">
                    <wps:wsp>
                      <wps:cNvSpPr/>
                      <wps:spPr>
                        <a:xfrm>
                          <a:off x="0" y="0"/>
                          <a:ext cx="2515870" cy="428625"/>
                        </a:xfrm>
                        <a:prstGeom prst="wedgeRectCallout">
                          <a:avLst>
                            <a:gd name="adj1" fmla="val 15365"/>
                            <a:gd name="adj2" fmla="val 8564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D804249" w14:textId="677818E9" w:rsidR="00411BF2" w:rsidRPr="008D4A33" w:rsidRDefault="00722FDD" w:rsidP="00411BF2">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 timeline of all </w:t>
                            </w:r>
                            <w:r w:rsidRPr="00010E2A">
                              <w:rPr>
                                <w:rStyle w:val="IntenseEmphasis"/>
                                <w:rFonts w:ascii="Arial" w:hAnsi="Arial" w:cs="Arial"/>
                                <w:b/>
                                <w:bCs/>
                                <w:i w:val="0"/>
                                <w:iCs w:val="0"/>
                              </w:rPr>
                              <w:t>outstanding tasks</w:t>
                            </w:r>
                            <w:r>
                              <w:rPr>
                                <w:rStyle w:val="IntenseEmphasis"/>
                                <w:rFonts w:ascii="Arial" w:hAnsi="Arial" w:cs="Arial"/>
                                <w:i w:val="0"/>
                                <w:iCs w:val="0"/>
                                <w:color w:val="313435" w:themeColor="accent5" w:themeShade="80"/>
                              </w:rPr>
                              <w:t>. Click on a task name to open the task details.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6E3F4" id="_x0000_s1038" type="#_x0000_t61" style="position:absolute;left:0;text-align:left;margin-left:311.25pt;margin-top:31.55pt;width:198.1pt;height:33.75pt;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" adj="14119,29300" fillcolor="white [3212]" strokecolor="#7f7f7f [1612]" strokeweight=".25pt">
                <v:shadow on="t" color="black" opacity="26214f" origin="-.5,-.5" offset=".74836mm,.74836mm"/>
                <v:textbox>
                  <w:txbxContent>
                    <w:p w14:paraId="3D804249" w14:textId="677818E9" w:rsidR="00411BF2" w:rsidRPr="008D4A33" w:rsidRDefault="00722FDD" w:rsidP="00411BF2">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 timeline of all </w:t>
                      </w:r>
                      <w:r w:rsidRPr="00010E2A">
                        <w:rPr>
                          <w:rStyle w:val="IntenseEmphasis"/>
                          <w:rFonts w:ascii="Arial" w:hAnsi="Arial" w:cs="Arial"/>
                          <w:b/>
                          <w:bCs/>
                          <w:i w:val="0"/>
                          <w:iCs w:val="0"/>
                        </w:rPr>
                        <w:t>outstanding tasks</w:t>
                      </w:r>
                      <w:r>
                        <w:rPr>
                          <w:rStyle w:val="IntenseEmphasis"/>
                          <w:rFonts w:ascii="Arial" w:hAnsi="Arial" w:cs="Arial"/>
                          <w:i w:val="0"/>
                          <w:iCs w:val="0"/>
                          <w:color w:val="313435" w:themeColor="accent5" w:themeShade="80"/>
                        </w:rPr>
                        <w:t>. Click on a task name to open the task details.</w:t>
                      </w:r>
                    </w:p>
                  </w:txbxContent>
                </v:textbox>
              </v:shape>
            </w:pict>
          </mc:Fallback>
        </mc:AlternateContent>
      </w:r>
      <w:r w:rsidR="002012CC" w:rsidRPr="002012CC">
        <w:rPr>
          <w:rFonts w:asciiTheme="minorHAnsi" w:hAnsiTheme="minorHAnsi" w:cstheme="minorHAnsi"/>
          <w:noProof/>
          <w:sz w:val="22"/>
          <w:szCs w:val="22"/>
        </w:rPr>
        <w:drawing>
          <wp:inline distT="0" distB="0" distL="0" distR="0" wp14:anchorId="497D9C43" wp14:editId="7EC65B2B">
            <wp:extent cx="7193267" cy="3867150"/>
            <wp:effectExtent l="0" t="0" r="8255" b="0"/>
            <wp:docPr id="92120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07067" name=""/>
                    <pic:cNvPicPr/>
                  </pic:nvPicPr>
                  <pic:blipFill>
                    <a:blip r:embed="rId22"/>
                    <a:stretch>
                      <a:fillRect/>
                    </a:stretch>
                  </pic:blipFill>
                  <pic:spPr>
                    <a:xfrm>
                      <a:off x="0" y="0"/>
                      <a:ext cx="7203165" cy="3872471"/>
                    </a:xfrm>
                    <a:prstGeom prst="rect">
                      <a:avLst/>
                    </a:prstGeom>
                  </pic:spPr>
                </pic:pic>
              </a:graphicData>
            </a:graphic>
          </wp:inline>
        </w:drawing>
      </w:r>
    </w:p>
    <w:p w14:paraId="26DE8C53" w14:textId="28DE09EA" w:rsidR="0089786D" w:rsidRDefault="0089786D" w:rsidP="00804DA7">
      <w:pPr>
        <w:spacing w:after="600"/>
        <w:ind w:left="-1134"/>
        <w:rPr>
          <w:rFonts w:asciiTheme="minorHAnsi" w:hAnsiTheme="minorHAnsi" w:cstheme="minorHAnsi"/>
          <w:noProof/>
          <w:sz w:val="22"/>
          <w:szCs w:val="2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658305" behindDoc="0" locked="0" layoutInCell="1" allowOverlap="1" wp14:anchorId="477B61CE" wp14:editId="510C643A">
                <wp:simplePos x="0" y="0"/>
                <wp:positionH relativeFrom="column">
                  <wp:posOffset>3628845</wp:posOffset>
                </wp:positionH>
                <wp:positionV relativeFrom="paragraph">
                  <wp:posOffset>461429</wp:posOffset>
                </wp:positionV>
                <wp:extent cx="2477770" cy="1298575"/>
                <wp:effectExtent l="247650" t="38100" r="113030" b="111125"/>
                <wp:wrapNone/>
                <wp:docPr id="655512152" name="Speech Bubble: Rectangle 2"/>
                <wp:cNvGraphicFramePr/>
                <a:graphic xmlns:a="http://schemas.openxmlformats.org/drawingml/2006/main">
                  <a:graphicData uri="http://schemas.microsoft.com/office/word/2010/wordprocessingShape">
                    <wps:wsp>
                      <wps:cNvSpPr/>
                      <wps:spPr>
                        <a:xfrm>
                          <a:off x="0" y="0"/>
                          <a:ext cx="2477770" cy="1298575"/>
                        </a:xfrm>
                        <a:prstGeom prst="wedgeRectCallout">
                          <a:avLst>
                            <a:gd name="adj1" fmla="val -58314"/>
                            <a:gd name="adj2" fmla="val 2401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AE48A3F" w14:textId="035E98F7" w:rsidR="000757BD" w:rsidRPr="001821E7" w:rsidRDefault="00F86A41" w:rsidP="000757B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R</w:t>
                            </w:r>
                            <w:r w:rsidR="000757BD">
                              <w:rPr>
                                <w:rStyle w:val="IntenseEmphasis"/>
                                <w:rFonts w:ascii="Arial" w:hAnsi="Arial" w:cs="Arial"/>
                                <w:i w:val="0"/>
                                <w:iCs w:val="0"/>
                                <w:color w:val="313435" w:themeColor="accent5" w:themeShade="80"/>
                              </w:rPr>
                              <w:t xml:space="preserve">elevant </w:t>
                            </w:r>
                            <w:r w:rsidR="000757BD" w:rsidRPr="003A187C">
                              <w:rPr>
                                <w:rStyle w:val="IntenseEmphasis"/>
                                <w:rFonts w:ascii="Arial" w:hAnsi="Arial" w:cs="Arial"/>
                                <w:b/>
                                <w:bCs/>
                                <w:i w:val="0"/>
                                <w:iCs w:val="0"/>
                              </w:rPr>
                              <w:t>emails</w:t>
                            </w:r>
                            <w:r w:rsidR="000757BD" w:rsidRPr="003A187C">
                              <w:rPr>
                                <w:rStyle w:val="IntenseEmphasis"/>
                                <w:rFonts w:ascii="Arial" w:hAnsi="Arial" w:cs="Arial"/>
                                <w:i w:val="0"/>
                                <w:iCs w:val="0"/>
                              </w:rPr>
                              <w:t xml:space="preserve"> </w:t>
                            </w:r>
                            <w:r w:rsidR="000757BD">
                              <w:rPr>
                                <w:rStyle w:val="IntenseEmphasis"/>
                                <w:rFonts w:ascii="Arial" w:hAnsi="Arial" w:cs="Arial"/>
                                <w:i w:val="0"/>
                                <w:iCs w:val="0"/>
                                <w:color w:val="313435" w:themeColor="accent5" w:themeShade="80"/>
                              </w:rPr>
                              <w:t xml:space="preserve">and </w:t>
                            </w:r>
                            <w:r w:rsidR="000757BD" w:rsidRPr="003A187C">
                              <w:rPr>
                                <w:rStyle w:val="IntenseEmphasis"/>
                                <w:rFonts w:ascii="Arial" w:hAnsi="Arial" w:cs="Arial"/>
                                <w:b/>
                                <w:bCs/>
                                <w:i w:val="0"/>
                                <w:iCs w:val="0"/>
                              </w:rPr>
                              <w:t>documents</w:t>
                            </w:r>
                            <w:r w:rsidR="000757BD" w:rsidRPr="003A187C">
                              <w:rPr>
                                <w:rStyle w:val="IntenseEmphasis"/>
                                <w:rFonts w:ascii="Arial" w:hAnsi="Arial" w:cs="Arial"/>
                                <w:i w:val="0"/>
                                <w:iCs w:val="0"/>
                              </w:rPr>
                              <w:t xml:space="preserve"> </w:t>
                            </w:r>
                            <w:r w:rsidR="000757BD">
                              <w:rPr>
                                <w:rStyle w:val="IntenseEmphasis"/>
                                <w:rFonts w:ascii="Arial" w:hAnsi="Arial" w:cs="Arial"/>
                                <w:i w:val="0"/>
                                <w:iCs w:val="0"/>
                                <w:color w:val="313435" w:themeColor="accent5" w:themeShade="80"/>
                              </w:rPr>
                              <w:t>can be attached to the End of Tenancy, these may include:</w:t>
                            </w:r>
                          </w:p>
                          <w:p w14:paraId="5C98891F" w14:textId="406647A1" w:rsidR="000757BD" w:rsidRPr="001821E7"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N</w:t>
                            </w:r>
                            <w:r>
                              <w:rPr>
                                <w:rStyle w:val="IntenseEmphasis"/>
                                <w:rFonts w:ascii="Arial" w:hAnsi="Arial" w:cs="Arial"/>
                                <w:i w:val="0"/>
                                <w:iCs w:val="0"/>
                                <w:color w:val="313435" w:themeColor="accent5" w:themeShade="80"/>
                              </w:rPr>
                              <w:t xml:space="preserve">otice to quit &amp; </w:t>
                            </w:r>
                            <w:r w:rsidR="00260573">
                              <w:rPr>
                                <w:rStyle w:val="IntenseEmphasis"/>
                                <w:rFonts w:ascii="Arial" w:hAnsi="Arial" w:cs="Arial"/>
                                <w:i w:val="0"/>
                                <w:iCs w:val="0"/>
                                <w:color w:val="313435" w:themeColor="accent5" w:themeShade="80"/>
                              </w:rPr>
                              <w:t xml:space="preserve">related </w:t>
                            </w:r>
                            <w:r w:rsidRPr="001821E7">
                              <w:rPr>
                                <w:rStyle w:val="IntenseEmphasis"/>
                                <w:rFonts w:ascii="Arial" w:hAnsi="Arial" w:cs="Arial"/>
                                <w:i w:val="0"/>
                                <w:iCs w:val="0"/>
                                <w:color w:val="313435" w:themeColor="accent5" w:themeShade="80"/>
                              </w:rPr>
                              <w:t>emails from the tenant</w:t>
                            </w:r>
                            <w:r>
                              <w:rPr>
                                <w:rStyle w:val="IntenseEmphasis"/>
                                <w:rFonts w:ascii="Arial" w:hAnsi="Arial" w:cs="Arial"/>
                                <w:i w:val="0"/>
                                <w:iCs w:val="0"/>
                                <w:color w:val="313435" w:themeColor="accent5" w:themeShade="80"/>
                              </w:rPr>
                              <w:t>.</w:t>
                            </w:r>
                          </w:p>
                          <w:p w14:paraId="62D15C60" w14:textId="04429552" w:rsidR="000757BD" w:rsidRPr="001821E7"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Deposit Return Instruction</w:t>
                            </w:r>
                          </w:p>
                          <w:p w14:paraId="14D1C138" w14:textId="77777777" w:rsidR="000757BD"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Check Out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7B61CE" id="_x0000_s1039" type="#_x0000_t61" style="position:absolute;left:0;text-align:left;margin-left:285.75pt;margin-top:36.35pt;width:195.1pt;height:102.25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" adj="-1796,15987" fillcolor="white [3212]" strokecolor="#7f7f7f [1612]" strokeweight=".25pt">
                <v:shadow on="t" color="black" opacity="26214f" origin="-.5,-.5" offset=".74836mm,.74836mm"/>
                <v:textbox>
                  <w:txbxContent>
                    <w:p w14:paraId="6AE48A3F" w14:textId="035E98F7" w:rsidR="000757BD" w:rsidRPr="001821E7" w:rsidRDefault="00F86A41" w:rsidP="000757BD">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R</w:t>
                      </w:r>
                      <w:r w:rsidR="000757BD">
                        <w:rPr>
                          <w:rStyle w:val="IntenseEmphasis"/>
                          <w:rFonts w:ascii="Arial" w:hAnsi="Arial" w:cs="Arial"/>
                          <w:i w:val="0"/>
                          <w:iCs w:val="0"/>
                          <w:color w:val="313435" w:themeColor="accent5" w:themeShade="80"/>
                        </w:rPr>
                        <w:t xml:space="preserve">elevant </w:t>
                      </w:r>
                      <w:r w:rsidR="000757BD" w:rsidRPr="003A187C">
                        <w:rPr>
                          <w:rStyle w:val="IntenseEmphasis"/>
                          <w:rFonts w:ascii="Arial" w:hAnsi="Arial" w:cs="Arial"/>
                          <w:b/>
                          <w:bCs/>
                          <w:i w:val="0"/>
                          <w:iCs w:val="0"/>
                        </w:rPr>
                        <w:t>emails</w:t>
                      </w:r>
                      <w:r w:rsidR="000757BD" w:rsidRPr="003A187C">
                        <w:rPr>
                          <w:rStyle w:val="IntenseEmphasis"/>
                          <w:rFonts w:ascii="Arial" w:hAnsi="Arial" w:cs="Arial"/>
                          <w:i w:val="0"/>
                          <w:iCs w:val="0"/>
                        </w:rPr>
                        <w:t xml:space="preserve"> </w:t>
                      </w:r>
                      <w:r w:rsidR="000757BD">
                        <w:rPr>
                          <w:rStyle w:val="IntenseEmphasis"/>
                          <w:rFonts w:ascii="Arial" w:hAnsi="Arial" w:cs="Arial"/>
                          <w:i w:val="0"/>
                          <w:iCs w:val="0"/>
                          <w:color w:val="313435" w:themeColor="accent5" w:themeShade="80"/>
                        </w:rPr>
                        <w:t xml:space="preserve">and </w:t>
                      </w:r>
                      <w:r w:rsidR="000757BD" w:rsidRPr="003A187C">
                        <w:rPr>
                          <w:rStyle w:val="IntenseEmphasis"/>
                          <w:rFonts w:ascii="Arial" w:hAnsi="Arial" w:cs="Arial"/>
                          <w:b/>
                          <w:bCs/>
                          <w:i w:val="0"/>
                          <w:iCs w:val="0"/>
                        </w:rPr>
                        <w:t>documents</w:t>
                      </w:r>
                      <w:r w:rsidR="000757BD" w:rsidRPr="003A187C">
                        <w:rPr>
                          <w:rStyle w:val="IntenseEmphasis"/>
                          <w:rFonts w:ascii="Arial" w:hAnsi="Arial" w:cs="Arial"/>
                          <w:i w:val="0"/>
                          <w:iCs w:val="0"/>
                        </w:rPr>
                        <w:t xml:space="preserve"> </w:t>
                      </w:r>
                      <w:r w:rsidR="000757BD">
                        <w:rPr>
                          <w:rStyle w:val="IntenseEmphasis"/>
                          <w:rFonts w:ascii="Arial" w:hAnsi="Arial" w:cs="Arial"/>
                          <w:i w:val="0"/>
                          <w:iCs w:val="0"/>
                          <w:color w:val="313435" w:themeColor="accent5" w:themeShade="80"/>
                        </w:rPr>
                        <w:t>can be attached to the End of Tenancy, these may include:</w:t>
                      </w:r>
                    </w:p>
                    <w:p w14:paraId="5C98891F" w14:textId="406647A1" w:rsidR="000757BD" w:rsidRPr="001821E7"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N</w:t>
                      </w:r>
                      <w:r>
                        <w:rPr>
                          <w:rStyle w:val="IntenseEmphasis"/>
                          <w:rFonts w:ascii="Arial" w:hAnsi="Arial" w:cs="Arial"/>
                          <w:i w:val="0"/>
                          <w:iCs w:val="0"/>
                          <w:color w:val="313435" w:themeColor="accent5" w:themeShade="80"/>
                        </w:rPr>
                        <w:t xml:space="preserve">otice to quit &amp; </w:t>
                      </w:r>
                      <w:r w:rsidR="00260573">
                        <w:rPr>
                          <w:rStyle w:val="IntenseEmphasis"/>
                          <w:rFonts w:ascii="Arial" w:hAnsi="Arial" w:cs="Arial"/>
                          <w:i w:val="0"/>
                          <w:iCs w:val="0"/>
                          <w:color w:val="313435" w:themeColor="accent5" w:themeShade="80"/>
                        </w:rPr>
                        <w:t xml:space="preserve">related </w:t>
                      </w:r>
                      <w:r w:rsidRPr="001821E7">
                        <w:rPr>
                          <w:rStyle w:val="IntenseEmphasis"/>
                          <w:rFonts w:ascii="Arial" w:hAnsi="Arial" w:cs="Arial"/>
                          <w:i w:val="0"/>
                          <w:iCs w:val="0"/>
                          <w:color w:val="313435" w:themeColor="accent5" w:themeShade="80"/>
                        </w:rPr>
                        <w:t>emails from the tenant</w:t>
                      </w:r>
                      <w:r>
                        <w:rPr>
                          <w:rStyle w:val="IntenseEmphasis"/>
                          <w:rFonts w:ascii="Arial" w:hAnsi="Arial" w:cs="Arial"/>
                          <w:i w:val="0"/>
                          <w:iCs w:val="0"/>
                          <w:color w:val="313435" w:themeColor="accent5" w:themeShade="80"/>
                        </w:rPr>
                        <w:t>.</w:t>
                      </w:r>
                    </w:p>
                    <w:p w14:paraId="62D15C60" w14:textId="04429552" w:rsidR="000757BD" w:rsidRPr="001821E7"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Deposit Return Instruction</w:t>
                      </w:r>
                    </w:p>
                    <w:p w14:paraId="14D1C138" w14:textId="77777777" w:rsidR="000757BD" w:rsidRDefault="000757BD" w:rsidP="002106EB">
                      <w:pPr>
                        <w:pStyle w:val="CommentText"/>
                        <w:numPr>
                          <w:ilvl w:val="0"/>
                          <w:numId w:val="61"/>
                        </w:numPr>
                        <w:spacing w:after="0" w:line="240" w:lineRule="auto"/>
                        <w:rPr>
                          <w:rStyle w:val="IntenseEmphasis"/>
                          <w:rFonts w:ascii="Arial" w:hAnsi="Arial" w:cs="Arial"/>
                          <w:i w:val="0"/>
                          <w:iCs w:val="0"/>
                          <w:color w:val="313435" w:themeColor="accent5" w:themeShade="80"/>
                        </w:rPr>
                      </w:pPr>
                      <w:r w:rsidRPr="001821E7">
                        <w:rPr>
                          <w:rStyle w:val="IntenseEmphasis"/>
                          <w:rFonts w:ascii="Arial" w:hAnsi="Arial" w:cs="Arial"/>
                          <w:i w:val="0"/>
                          <w:iCs w:val="0"/>
                          <w:color w:val="313435" w:themeColor="accent5" w:themeShade="80"/>
                        </w:rPr>
                        <w:t>Check Out Report</w:t>
                      </w:r>
                    </w:p>
                  </w:txbxContent>
                </v:textbox>
              </v:shape>
            </w:pict>
          </mc:Fallback>
        </mc:AlternateContent>
      </w:r>
    </w:p>
    <w:p w14:paraId="0C824195" w14:textId="710985E9" w:rsidR="0089786D" w:rsidRDefault="004A5152" w:rsidP="0089786D">
      <w:pPr>
        <w:spacing w:after="240"/>
        <w:rPr>
          <w:rFonts w:asciiTheme="minorHAnsi" w:hAnsiTheme="minorHAnsi" w:cstheme="minorHAnsi"/>
          <w:noProof/>
          <w:sz w:val="22"/>
          <w:szCs w:val="22"/>
          <w:lang w:eastAsia="en-US"/>
        </w:rPr>
      </w:pPr>
      <w:r w:rsidRPr="00B0761D">
        <w:rPr>
          <w:rFonts w:asciiTheme="minorHAnsi" w:hAnsiTheme="minorHAnsi" w:cstheme="minorHAnsi"/>
          <w:noProof/>
          <w:sz w:val="16"/>
          <w:szCs w:val="16"/>
          <w:lang w:val="en-US"/>
        </w:rPr>
        <w:lastRenderedPageBreak/>
        <mc:AlternateContent>
          <mc:Choice Requires="wps">
            <w:drawing>
              <wp:anchor distT="0" distB="0" distL="114300" distR="114300" simplePos="0" relativeHeight="251658306" behindDoc="0" locked="0" layoutInCell="1" allowOverlap="1" wp14:anchorId="4A7140EC" wp14:editId="624EF17D">
                <wp:simplePos x="0" y="0"/>
                <wp:positionH relativeFrom="column">
                  <wp:posOffset>4524375</wp:posOffset>
                </wp:positionH>
                <wp:positionV relativeFrom="paragraph">
                  <wp:posOffset>1954530</wp:posOffset>
                </wp:positionV>
                <wp:extent cx="1377950" cy="815340"/>
                <wp:effectExtent l="342900" t="38100" r="107950" b="118110"/>
                <wp:wrapNone/>
                <wp:docPr id="960359085" name="Speech Bubble: Rectangle 2"/>
                <wp:cNvGraphicFramePr/>
                <a:graphic xmlns:a="http://schemas.openxmlformats.org/drawingml/2006/main">
                  <a:graphicData uri="http://schemas.microsoft.com/office/word/2010/wordprocessingShape">
                    <wps:wsp>
                      <wps:cNvSpPr/>
                      <wps:spPr>
                        <a:xfrm>
                          <a:off x="0" y="0"/>
                          <a:ext cx="1377950" cy="815340"/>
                        </a:xfrm>
                        <a:prstGeom prst="wedgeRectCallout">
                          <a:avLst>
                            <a:gd name="adj1" fmla="val -71562"/>
                            <a:gd name="adj2" fmla="val 2871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F1DD129" w14:textId="5DBA5EBF" w:rsidR="003A187C" w:rsidRDefault="00FB766C" w:rsidP="00FB766C">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Access the full list of associated tasks, including completed tasks, here.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140EC" id="_x0000_s1040" type="#_x0000_t61" style="position:absolute;margin-left:356.25pt;margin-top:153.9pt;width:108.5pt;height:64.2pt;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" adj="-4657,17002" fillcolor="white [3212]" strokecolor="#7f7f7f [1612]" strokeweight=".25pt">
                <v:shadow on="t" color="black" opacity="26214f" origin="-.5,-.5" offset=".74836mm,.74836mm"/>
                <v:textbox>
                  <w:txbxContent>
                    <w:p w14:paraId="4F1DD129" w14:textId="5DBA5EBF" w:rsidR="003A187C" w:rsidRDefault="00FB766C" w:rsidP="00FB766C">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Access the full list of associated tasks, including completed tasks, here. </w:t>
                      </w:r>
                    </w:p>
                  </w:txbxContent>
                </v:textbox>
              </v:shape>
            </w:pict>
          </mc:Fallback>
        </mc:AlternateContent>
      </w:r>
      <w:r w:rsidR="0089786D">
        <w:rPr>
          <w:noProof/>
        </w:rPr>
        <w:drawing>
          <wp:anchor distT="0" distB="0" distL="114300" distR="114300" simplePos="0" relativeHeight="251658332" behindDoc="0" locked="0" layoutInCell="1" allowOverlap="1" wp14:anchorId="3E1500A9" wp14:editId="15632FDC">
            <wp:simplePos x="0" y="0"/>
            <wp:positionH relativeFrom="column">
              <wp:posOffset>790228</wp:posOffset>
            </wp:positionH>
            <wp:positionV relativeFrom="paragraph">
              <wp:posOffset>86360</wp:posOffset>
            </wp:positionV>
            <wp:extent cx="317500" cy="317500"/>
            <wp:effectExtent l="19050" t="38100" r="25400" b="25400"/>
            <wp:wrapNone/>
            <wp:docPr id="488305435" name="Graphic 488305435"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9262CA" w:rsidRPr="009262CA">
        <w:rPr>
          <w:rFonts w:asciiTheme="minorHAnsi" w:hAnsiTheme="minorHAnsi" w:cstheme="minorHAnsi"/>
          <w:noProof/>
          <w:sz w:val="22"/>
          <w:szCs w:val="22"/>
        </w:rPr>
        <w:drawing>
          <wp:inline distT="0" distB="0" distL="0" distR="0" wp14:anchorId="4EBF4769" wp14:editId="4F93E2F2">
            <wp:extent cx="4761230" cy="3171991"/>
            <wp:effectExtent l="0" t="0" r="1270" b="9525"/>
            <wp:docPr id="85539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94050" name=""/>
                    <pic:cNvPicPr/>
                  </pic:nvPicPr>
                  <pic:blipFill rotWithShape="1">
                    <a:blip r:embed="rId23"/>
                    <a:srcRect t="23415" r="32770" b="2998"/>
                    <a:stretch/>
                  </pic:blipFill>
                  <pic:spPr bwMode="auto">
                    <a:xfrm>
                      <a:off x="0" y="0"/>
                      <a:ext cx="4783208" cy="3186633"/>
                    </a:xfrm>
                    <a:prstGeom prst="rect">
                      <a:avLst/>
                    </a:prstGeom>
                    <a:ln>
                      <a:noFill/>
                    </a:ln>
                    <a:extLst>
                      <a:ext uri="{53640926-AAD7-44D8-BBD7-CCE9431645EC}">
                        <a14:shadowObscured xmlns:a14="http://schemas.microsoft.com/office/drawing/2010/main"/>
                      </a:ext>
                    </a:extLst>
                  </pic:spPr>
                </pic:pic>
              </a:graphicData>
            </a:graphic>
          </wp:inline>
        </w:drawing>
      </w:r>
      <w:r w:rsidR="0089786D">
        <w:rPr>
          <w:rFonts w:asciiTheme="minorHAnsi" w:hAnsiTheme="minorHAnsi" w:cstheme="minorHAnsi"/>
          <w:noProof/>
          <w:szCs w:val="22"/>
        </w:rPr>
        <w:br w:type="page"/>
      </w:r>
    </w:p>
    <w:p w14:paraId="3A1BCD0F" w14:textId="4F679117" w:rsidR="003D60FF" w:rsidRPr="00C81CF4" w:rsidRDefault="0089786D" w:rsidP="003D60FF">
      <w:pPr>
        <w:pStyle w:val="Heading2"/>
        <w:rPr>
          <w:rFonts w:asciiTheme="minorHAnsi" w:hAnsiTheme="minorHAnsi" w:cstheme="minorHAnsi"/>
          <w:noProof/>
          <w:szCs w:val="22"/>
        </w:rPr>
      </w:pPr>
      <w:bookmarkStart w:id="25" w:name="_Toc200035991"/>
      <w:r w:rsidRPr="00CD4C46">
        <w:rPr>
          <w:rFonts w:asciiTheme="minorHAnsi" w:hAnsiTheme="minorHAnsi" w:cstheme="minorHAnsi"/>
          <w:noProof/>
          <w:szCs w:val="22"/>
        </w:rPr>
        <w:lastRenderedPageBreak/>
        <w:drawing>
          <wp:anchor distT="0" distB="0" distL="114300" distR="114300" simplePos="0" relativeHeight="251658322" behindDoc="1" locked="0" layoutInCell="1" allowOverlap="1" wp14:anchorId="1A8F0F34" wp14:editId="72ACA465">
            <wp:simplePos x="0" y="0"/>
            <wp:positionH relativeFrom="column">
              <wp:posOffset>275590</wp:posOffset>
            </wp:positionH>
            <wp:positionV relativeFrom="paragraph">
              <wp:posOffset>242199</wp:posOffset>
            </wp:positionV>
            <wp:extent cx="292735" cy="292735"/>
            <wp:effectExtent l="0" t="0" r="0" b="0"/>
            <wp:wrapTight wrapText="bothSides">
              <wp:wrapPolygon edited="0">
                <wp:start x="7028" y="0"/>
                <wp:lineTo x="0" y="14056"/>
                <wp:lineTo x="0" y="19679"/>
                <wp:lineTo x="19679" y="19679"/>
                <wp:lineTo x="19679" y="14056"/>
                <wp:lineTo x="12651" y="0"/>
                <wp:lineTo x="7028" y="0"/>
              </wp:wrapPolygon>
            </wp:wrapTight>
            <wp:docPr id="1911892030" name="Graphic 1911892030" descr="Warning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251237" name="Graphic 1256251237" descr="Warning with solid fill"/>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292735" cy="292735"/>
                    </a:xfrm>
                    <a:prstGeom prst="rect">
                      <a:avLst/>
                    </a:prstGeom>
                  </pic:spPr>
                </pic:pic>
              </a:graphicData>
            </a:graphic>
            <wp14:sizeRelH relativeFrom="page">
              <wp14:pctWidth>0</wp14:pctWidth>
            </wp14:sizeRelH>
            <wp14:sizeRelV relativeFrom="page">
              <wp14:pctHeight>0</wp14:pctHeight>
            </wp14:sizeRelV>
          </wp:anchor>
        </w:drawing>
      </w:r>
      <w:r w:rsidR="00392EFE" w:rsidRPr="00C81CF4">
        <w:rPr>
          <w:rFonts w:asciiTheme="minorHAnsi" w:hAnsiTheme="minorHAnsi" w:cstheme="minorHAnsi"/>
          <w:noProof/>
          <w:szCs w:val="22"/>
        </w:rPr>
        <w:t>Key</w:t>
      </w:r>
      <w:r w:rsidR="003D60FF" w:rsidRPr="00C81CF4">
        <w:rPr>
          <w:rFonts w:asciiTheme="minorHAnsi" w:hAnsiTheme="minorHAnsi" w:cstheme="minorHAnsi"/>
          <w:noProof/>
          <w:szCs w:val="22"/>
        </w:rPr>
        <w:t xml:space="preserve"> EOT Details</w:t>
      </w:r>
      <w:bookmarkEnd w:id="25"/>
    </w:p>
    <w:p w14:paraId="34CF9A92" w14:textId="74BD2A43" w:rsidR="00477587" w:rsidRDefault="00D35098" w:rsidP="006056E3">
      <w:pPr>
        <w:spacing w:after="240"/>
        <w:rPr>
          <w:rFonts w:asciiTheme="minorHAnsi" w:hAnsiTheme="minorHAnsi" w:cstheme="minorHAnsi"/>
          <w:noProof/>
          <w:sz w:val="22"/>
          <w:szCs w:val="22"/>
        </w:rPr>
      </w:pPr>
      <w:r>
        <w:rPr>
          <w:rFonts w:asciiTheme="minorHAnsi" w:hAnsiTheme="minorHAnsi" w:cstheme="minorHAnsi"/>
          <w:noProof/>
          <w:sz w:val="22"/>
          <w:szCs w:val="22"/>
        </w:rPr>
        <w:t>N</w:t>
      </w:r>
      <w:r w:rsidR="00FD3937">
        <w:rPr>
          <w:rFonts w:asciiTheme="minorHAnsi" w:hAnsiTheme="minorHAnsi" w:cstheme="minorHAnsi"/>
          <w:noProof/>
          <w:sz w:val="22"/>
          <w:szCs w:val="22"/>
        </w:rPr>
        <w:t>ote that s</w:t>
      </w:r>
      <w:r w:rsidR="00D25870" w:rsidRPr="00D25870">
        <w:rPr>
          <w:rFonts w:asciiTheme="minorHAnsi" w:hAnsiTheme="minorHAnsi" w:cstheme="minorHAnsi"/>
          <w:noProof/>
          <w:sz w:val="22"/>
          <w:szCs w:val="22"/>
        </w:rPr>
        <w:t>ome of</w:t>
      </w:r>
      <w:r w:rsidR="00D25870">
        <w:rPr>
          <w:rFonts w:asciiTheme="minorHAnsi" w:hAnsiTheme="minorHAnsi" w:cstheme="minorHAnsi"/>
          <w:noProof/>
          <w:sz w:val="22"/>
          <w:szCs w:val="22"/>
        </w:rPr>
        <w:t xml:space="preserve"> the End of Tenancy </w:t>
      </w:r>
      <w:r w:rsidR="004D5AD8">
        <w:rPr>
          <w:rFonts w:asciiTheme="minorHAnsi" w:hAnsiTheme="minorHAnsi" w:cstheme="minorHAnsi"/>
          <w:noProof/>
          <w:sz w:val="22"/>
          <w:szCs w:val="22"/>
        </w:rPr>
        <w:t>details</w:t>
      </w:r>
      <w:r w:rsidR="00180E4F">
        <w:rPr>
          <w:rFonts w:asciiTheme="minorHAnsi" w:hAnsiTheme="minorHAnsi" w:cstheme="minorHAnsi"/>
          <w:noProof/>
          <w:sz w:val="22"/>
          <w:szCs w:val="22"/>
        </w:rPr>
        <w:t xml:space="preserve"> </w:t>
      </w:r>
      <w:r w:rsidR="00FD3937">
        <w:rPr>
          <w:rFonts w:asciiTheme="minorHAnsi" w:hAnsiTheme="minorHAnsi" w:cstheme="minorHAnsi"/>
          <w:noProof/>
          <w:sz w:val="22"/>
          <w:szCs w:val="22"/>
        </w:rPr>
        <w:t xml:space="preserve">will </w:t>
      </w:r>
      <w:r w:rsidR="00FD3937" w:rsidRPr="00180E4F">
        <w:rPr>
          <w:rFonts w:asciiTheme="minorHAnsi" w:hAnsiTheme="minorHAnsi" w:cstheme="minorHAnsi"/>
          <w:b/>
          <w:bCs/>
          <w:noProof/>
          <w:color w:val="65BCAB" w:themeColor="accent2"/>
          <w:sz w:val="22"/>
          <w:szCs w:val="22"/>
        </w:rPr>
        <w:t>affect timelines and tasks</w:t>
      </w:r>
      <w:r w:rsidR="00FD3937">
        <w:rPr>
          <w:rFonts w:asciiTheme="minorHAnsi" w:hAnsiTheme="minorHAnsi" w:cstheme="minorHAnsi"/>
          <w:noProof/>
          <w:sz w:val="22"/>
          <w:szCs w:val="22"/>
        </w:rPr>
        <w:t>:</w:t>
      </w:r>
    </w:p>
    <w:p w14:paraId="00F3E931" w14:textId="6DC001CA" w:rsidR="00477587" w:rsidRDefault="006964DB" w:rsidP="001D59DC">
      <w:pPr>
        <w:spacing w:after="480"/>
        <w:ind w:left="-1134"/>
        <w:rPr>
          <w:rFonts w:asciiTheme="minorHAnsi" w:hAnsiTheme="minorHAnsi" w:cstheme="minorHAnsi"/>
          <w:noProof/>
          <w:sz w:val="22"/>
          <w:szCs w:val="22"/>
        </w:rPr>
      </w:pPr>
      <w:r>
        <w:rPr>
          <w:noProof/>
        </w:rPr>
        <mc:AlternateContent>
          <mc:Choice Requires="wps">
            <w:drawing>
              <wp:anchor distT="0" distB="0" distL="114300" distR="114300" simplePos="0" relativeHeight="251658300" behindDoc="0" locked="0" layoutInCell="1" allowOverlap="1" wp14:anchorId="4280F32C" wp14:editId="2527AB94">
                <wp:simplePos x="0" y="0"/>
                <wp:positionH relativeFrom="column">
                  <wp:posOffset>2857500</wp:posOffset>
                </wp:positionH>
                <wp:positionV relativeFrom="paragraph">
                  <wp:posOffset>1440180</wp:posOffset>
                </wp:positionV>
                <wp:extent cx="2247900" cy="257175"/>
                <wp:effectExtent l="0" t="0" r="19050" b="28575"/>
                <wp:wrapNone/>
                <wp:docPr id="1334608714" name="Rectangle 3"/>
                <wp:cNvGraphicFramePr/>
                <a:graphic xmlns:a="http://schemas.openxmlformats.org/drawingml/2006/main">
                  <a:graphicData uri="http://schemas.microsoft.com/office/word/2010/wordprocessingShape">
                    <wps:wsp>
                      <wps:cNvSpPr/>
                      <wps:spPr>
                        <a:xfrm>
                          <a:off x="0" y="0"/>
                          <a:ext cx="2247900" cy="25717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225pt;margin-top:113.4pt;width:177pt;height:20.25pt;z-index:25134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63901AA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"/>
            </w:pict>
          </mc:Fallback>
        </mc:AlternateContent>
      </w:r>
      <w:r w:rsidR="00A15EBB" w:rsidRPr="00B0761D">
        <w:rPr>
          <w:rFonts w:asciiTheme="minorHAnsi" w:hAnsiTheme="minorHAnsi" w:cstheme="minorHAnsi"/>
          <w:noProof/>
          <w:sz w:val="16"/>
          <w:szCs w:val="16"/>
          <w:lang w:val="en-US"/>
        </w:rPr>
        <mc:AlternateContent>
          <mc:Choice Requires="wps">
            <w:drawing>
              <wp:anchor distT="0" distB="0" distL="114300" distR="114300" simplePos="0" relativeHeight="251658312" behindDoc="0" locked="0" layoutInCell="1" allowOverlap="1" wp14:anchorId="33404145" wp14:editId="39F0C692">
                <wp:simplePos x="0" y="0"/>
                <wp:positionH relativeFrom="column">
                  <wp:posOffset>687070</wp:posOffset>
                </wp:positionH>
                <wp:positionV relativeFrom="paragraph">
                  <wp:posOffset>3616325</wp:posOffset>
                </wp:positionV>
                <wp:extent cx="2600960" cy="598170"/>
                <wp:effectExtent l="38100" t="209550" r="123190" b="106680"/>
                <wp:wrapNone/>
                <wp:docPr id="1873898032" name="Speech Bubble: Rectangle 2"/>
                <wp:cNvGraphicFramePr/>
                <a:graphic xmlns:a="http://schemas.openxmlformats.org/drawingml/2006/main">
                  <a:graphicData uri="http://schemas.microsoft.com/office/word/2010/wordprocessingShape">
                    <wps:wsp>
                      <wps:cNvSpPr/>
                      <wps:spPr>
                        <a:xfrm>
                          <a:off x="0" y="0"/>
                          <a:ext cx="2600960" cy="598170"/>
                        </a:xfrm>
                        <a:prstGeom prst="wedgeRectCallout">
                          <a:avLst>
                            <a:gd name="adj1" fmla="val -32334"/>
                            <a:gd name="adj2" fmla="val -795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FAF3925" w14:textId="672C1C9D" w:rsidR="00EE2E9C" w:rsidRDefault="006909AC" w:rsidP="00EE2E9C">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Approve Cap</w:t>
                            </w:r>
                            <w:r w:rsidR="005D6447">
                              <w:rPr>
                                <w:rStyle w:val="IntenseEmphasis"/>
                                <w:rFonts w:ascii="Arial" w:hAnsi="Arial" w:cs="Arial"/>
                                <w:b/>
                                <w:bCs/>
                                <w:i w:val="0"/>
                                <w:iCs w:val="0"/>
                              </w:rPr>
                              <w:t>e</w:t>
                            </w:r>
                            <w:r>
                              <w:rPr>
                                <w:rStyle w:val="IntenseEmphasis"/>
                                <w:rFonts w:ascii="Arial" w:hAnsi="Arial" w:cs="Arial"/>
                                <w:b/>
                                <w:bCs/>
                                <w:i w:val="0"/>
                                <w:iCs w:val="0"/>
                              </w:rPr>
                              <w:t xml:space="preserve">x </w:t>
                            </w:r>
                            <w:r w:rsidR="00203B6F">
                              <w:rPr>
                                <w:rStyle w:val="IntenseEmphasis"/>
                                <w:rFonts w:ascii="Arial" w:hAnsi="Arial" w:cs="Arial"/>
                                <w:i w:val="0"/>
                                <w:iCs w:val="0"/>
                                <w:color w:val="313435" w:themeColor="accent5" w:themeShade="80"/>
                              </w:rPr>
                              <w:t>&amp;</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Refresh</w:t>
                            </w:r>
                            <w:r w:rsidR="00E67E7B">
                              <w:rPr>
                                <w:rStyle w:val="IntenseEmphasis"/>
                                <w:rFonts w:ascii="Arial" w:hAnsi="Arial" w:cs="Arial"/>
                                <w:b/>
                                <w:bCs/>
                                <w:i w:val="0"/>
                                <w:iCs w:val="0"/>
                              </w:rPr>
                              <w:t xml:space="preserve"> </w:t>
                            </w:r>
                            <w:r>
                              <w:rPr>
                                <w:rStyle w:val="IntenseEmphasis"/>
                                <w:rFonts w:ascii="Arial" w:hAnsi="Arial" w:cs="Arial"/>
                                <w:b/>
                                <w:bCs/>
                                <w:i w:val="0"/>
                                <w:iCs w:val="0"/>
                              </w:rPr>
                              <w:t>/</w:t>
                            </w:r>
                            <w:r w:rsidR="00E67E7B">
                              <w:rPr>
                                <w:rStyle w:val="IntenseEmphasis"/>
                                <w:rFonts w:ascii="Arial" w:hAnsi="Arial" w:cs="Arial"/>
                                <w:b/>
                                <w:bCs/>
                                <w:i w:val="0"/>
                                <w:iCs w:val="0"/>
                              </w:rPr>
                              <w:t xml:space="preserve"> </w:t>
                            </w:r>
                            <w:r>
                              <w:rPr>
                                <w:rStyle w:val="IntenseEmphasis"/>
                                <w:rFonts w:ascii="Arial" w:hAnsi="Arial" w:cs="Arial"/>
                                <w:b/>
                                <w:bCs/>
                                <w:i w:val="0"/>
                                <w:iCs w:val="0"/>
                              </w:rPr>
                              <w:t xml:space="preserve">Refurb </w:t>
                            </w:r>
                            <w:r w:rsidRPr="00203B6F">
                              <w:rPr>
                                <w:rStyle w:val="IntenseEmphasis"/>
                                <w:rFonts w:ascii="Arial" w:hAnsi="Arial" w:cs="Arial"/>
                                <w:i w:val="0"/>
                                <w:iCs w:val="0"/>
                                <w:color w:val="313435" w:themeColor="accent5" w:themeShade="80"/>
                              </w:rPr>
                              <w:t xml:space="preserve">tasks only </w:t>
                            </w:r>
                            <w:r w:rsidR="00962486">
                              <w:rPr>
                                <w:rStyle w:val="IntenseEmphasis"/>
                                <w:rFonts w:ascii="Arial" w:hAnsi="Arial" w:cs="Arial"/>
                                <w:i w:val="0"/>
                                <w:iCs w:val="0"/>
                                <w:color w:val="313435" w:themeColor="accent5" w:themeShade="80"/>
                              </w:rPr>
                              <w:t>appear in the timeline</w:t>
                            </w:r>
                            <w:r w:rsidRPr="00203B6F">
                              <w:rPr>
                                <w:rStyle w:val="IntenseEmphasis"/>
                                <w:rFonts w:ascii="Arial" w:hAnsi="Arial" w:cs="Arial"/>
                                <w:i w:val="0"/>
                                <w:iCs w:val="0"/>
                                <w:color w:val="313435" w:themeColor="accent5" w:themeShade="80"/>
                              </w:rPr>
                              <w:t xml:space="preserve"> </w:t>
                            </w:r>
                            <w:r w:rsidR="00203B6F" w:rsidRPr="00203B6F">
                              <w:rPr>
                                <w:rStyle w:val="IntenseEmphasis"/>
                                <w:rFonts w:ascii="Arial" w:hAnsi="Arial" w:cs="Arial"/>
                                <w:i w:val="0"/>
                                <w:iCs w:val="0"/>
                                <w:color w:val="313435" w:themeColor="accent5" w:themeShade="80"/>
                              </w:rPr>
                              <w:t>when the</w:t>
                            </w:r>
                            <w:r w:rsidR="00203B6F" w:rsidRPr="00203B6F">
                              <w:rPr>
                                <w:rStyle w:val="IntenseEmphasis"/>
                                <w:rFonts w:ascii="Arial" w:hAnsi="Arial" w:cs="Arial"/>
                                <w:b/>
                                <w:bCs/>
                                <w:i w:val="0"/>
                                <w:iCs w:val="0"/>
                                <w:color w:val="313435" w:themeColor="accent5" w:themeShade="80"/>
                              </w:rPr>
                              <w:t xml:space="preserve"> </w:t>
                            </w:r>
                            <w:r w:rsidR="00EE2E9C">
                              <w:rPr>
                                <w:rStyle w:val="IntenseEmphasis"/>
                                <w:rFonts w:ascii="Arial" w:hAnsi="Arial" w:cs="Arial"/>
                                <w:b/>
                                <w:bCs/>
                                <w:i w:val="0"/>
                                <w:iCs w:val="0"/>
                              </w:rPr>
                              <w:t xml:space="preserve">Works Type </w:t>
                            </w:r>
                            <w:r w:rsidR="00203B6F">
                              <w:rPr>
                                <w:rStyle w:val="IntenseEmphasis"/>
                                <w:rFonts w:ascii="Arial" w:hAnsi="Arial" w:cs="Arial"/>
                                <w:i w:val="0"/>
                                <w:iCs w:val="0"/>
                                <w:color w:val="313435" w:themeColor="accent5" w:themeShade="80"/>
                              </w:rPr>
                              <w:t xml:space="preserve">is </w:t>
                            </w:r>
                            <w:r w:rsidR="00962486">
                              <w:rPr>
                                <w:rStyle w:val="IntenseEmphasis"/>
                                <w:rFonts w:ascii="Arial" w:hAnsi="Arial" w:cs="Arial"/>
                                <w:i w:val="0"/>
                                <w:iCs w:val="0"/>
                                <w:color w:val="313435" w:themeColor="accent5" w:themeShade="80"/>
                              </w:rPr>
                              <w:t xml:space="preserve">set to </w:t>
                            </w:r>
                            <w:r w:rsidR="00203B6F" w:rsidRPr="00203B6F">
                              <w:rPr>
                                <w:rStyle w:val="IntenseEmphasis"/>
                                <w:rFonts w:ascii="Arial" w:hAnsi="Arial" w:cs="Arial"/>
                                <w:color w:val="313435" w:themeColor="accent5" w:themeShade="80"/>
                              </w:rPr>
                              <w:t>Refurb</w:t>
                            </w:r>
                            <w:r w:rsidR="00203B6F">
                              <w:rPr>
                                <w:rStyle w:val="IntenseEmphasis"/>
                                <w:rFonts w:ascii="Arial" w:hAnsi="Arial" w:cs="Arial"/>
                                <w:i w:val="0"/>
                                <w:iCs w:val="0"/>
                                <w:color w:val="313435" w:themeColor="accent5" w:themeShade="80"/>
                              </w:rPr>
                              <w:t xml:space="preserve"> or </w:t>
                            </w:r>
                            <w:r w:rsidR="00203B6F" w:rsidRPr="00203B6F">
                              <w:rPr>
                                <w:rStyle w:val="IntenseEmphasis"/>
                                <w:rFonts w:ascii="Arial" w:hAnsi="Arial" w:cs="Arial"/>
                                <w:color w:val="313435" w:themeColor="accent5" w:themeShade="80"/>
                              </w:rPr>
                              <w:t>Refresh</w:t>
                            </w:r>
                            <w:r w:rsidR="00203B6F">
                              <w:rPr>
                                <w:rStyle w:val="IntenseEmphasis"/>
                                <w:rFonts w:ascii="Arial" w:hAnsi="Arial" w:cs="Arial"/>
                                <w:i w:val="0"/>
                                <w:iCs w:val="0"/>
                                <w:color w:val="313435" w:themeColor="accent5" w:themeShade="80"/>
                              </w:rPr>
                              <w:t>.</w:t>
                            </w:r>
                            <w:r w:rsidR="007762E1">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404145" id="_x0000_s1041" type="#_x0000_t61" style="position:absolute;left:0;text-align:left;margin-left:54.1pt;margin-top:284.75pt;width:204.8pt;height:47.1pt;z-index:251658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" adj="3816,-6382" fillcolor="white [3212]" strokecolor="#7f7f7f [1612]" strokeweight=".25pt">
                <v:shadow on="t" color="black" opacity="26214f" origin="-.5,-.5" offset=".74836mm,.74836mm"/>
                <v:textbox>
                  <w:txbxContent>
                    <w:p w14:paraId="5FAF3925" w14:textId="672C1C9D" w:rsidR="00EE2E9C" w:rsidRDefault="006909AC" w:rsidP="00EE2E9C">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Approve Cap</w:t>
                      </w:r>
                      <w:r w:rsidR="005D6447">
                        <w:rPr>
                          <w:rStyle w:val="IntenseEmphasis"/>
                          <w:rFonts w:ascii="Arial" w:hAnsi="Arial" w:cs="Arial"/>
                          <w:b/>
                          <w:bCs/>
                          <w:i w:val="0"/>
                          <w:iCs w:val="0"/>
                        </w:rPr>
                        <w:t>e</w:t>
                      </w:r>
                      <w:r>
                        <w:rPr>
                          <w:rStyle w:val="IntenseEmphasis"/>
                          <w:rFonts w:ascii="Arial" w:hAnsi="Arial" w:cs="Arial"/>
                          <w:b/>
                          <w:bCs/>
                          <w:i w:val="0"/>
                          <w:iCs w:val="0"/>
                        </w:rPr>
                        <w:t xml:space="preserve">x </w:t>
                      </w:r>
                      <w:r w:rsidR="00203B6F">
                        <w:rPr>
                          <w:rStyle w:val="IntenseEmphasis"/>
                          <w:rFonts w:ascii="Arial" w:hAnsi="Arial" w:cs="Arial"/>
                          <w:i w:val="0"/>
                          <w:iCs w:val="0"/>
                          <w:color w:val="313435" w:themeColor="accent5" w:themeShade="80"/>
                        </w:rPr>
                        <w:t>&amp;</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Refresh</w:t>
                      </w:r>
                      <w:r w:rsidR="00E67E7B">
                        <w:rPr>
                          <w:rStyle w:val="IntenseEmphasis"/>
                          <w:rFonts w:ascii="Arial" w:hAnsi="Arial" w:cs="Arial"/>
                          <w:b/>
                          <w:bCs/>
                          <w:i w:val="0"/>
                          <w:iCs w:val="0"/>
                        </w:rPr>
                        <w:t xml:space="preserve"> </w:t>
                      </w:r>
                      <w:r>
                        <w:rPr>
                          <w:rStyle w:val="IntenseEmphasis"/>
                          <w:rFonts w:ascii="Arial" w:hAnsi="Arial" w:cs="Arial"/>
                          <w:b/>
                          <w:bCs/>
                          <w:i w:val="0"/>
                          <w:iCs w:val="0"/>
                        </w:rPr>
                        <w:t>/</w:t>
                      </w:r>
                      <w:r w:rsidR="00E67E7B">
                        <w:rPr>
                          <w:rStyle w:val="IntenseEmphasis"/>
                          <w:rFonts w:ascii="Arial" w:hAnsi="Arial" w:cs="Arial"/>
                          <w:b/>
                          <w:bCs/>
                          <w:i w:val="0"/>
                          <w:iCs w:val="0"/>
                        </w:rPr>
                        <w:t xml:space="preserve"> </w:t>
                      </w:r>
                      <w:r>
                        <w:rPr>
                          <w:rStyle w:val="IntenseEmphasis"/>
                          <w:rFonts w:ascii="Arial" w:hAnsi="Arial" w:cs="Arial"/>
                          <w:b/>
                          <w:bCs/>
                          <w:i w:val="0"/>
                          <w:iCs w:val="0"/>
                        </w:rPr>
                        <w:t xml:space="preserve">Refurb </w:t>
                      </w:r>
                      <w:r w:rsidRPr="00203B6F">
                        <w:rPr>
                          <w:rStyle w:val="IntenseEmphasis"/>
                          <w:rFonts w:ascii="Arial" w:hAnsi="Arial" w:cs="Arial"/>
                          <w:i w:val="0"/>
                          <w:iCs w:val="0"/>
                          <w:color w:val="313435" w:themeColor="accent5" w:themeShade="80"/>
                        </w:rPr>
                        <w:t xml:space="preserve">tasks only </w:t>
                      </w:r>
                      <w:r w:rsidR="00962486">
                        <w:rPr>
                          <w:rStyle w:val="IntenseEmphasis"/>
                          <w:rFonts w:ascii="Arial" w:hAnsi="Arial" w:cs="Arial"/>
                          <w:i w:val="0"/>
                          <w:iCs w:val="0"/>
                          <w:color w:val="313435" w:themeColor="accent5" w:themeShade="80"/>
                        </w:rPr>
                        <w:t>appear in the timeline</w:t>
                      </w:r>
                      <w:r w:rsidRPr="00203B6F">
                        <w:rPr>
                          <w:rStyle w:val="IntenseEmphasis"/>
                          <w:rFonts w:ascii="Arial" w:hAnsi="Arial" w:cs="Arial"/>
                          <w:i w:val="0"/>
                          <w:iCs w:val="0"/>
                          <w:color w:val="313435" w:themeColor="accent5" w:themeShade="80"/>
                        </w:rPr>
                        <w:t xml:space="preserve"> </w:t>
                      </w:r>
                      <w:r w:rsidR="00203B6F" w:rsidRPr="00203B6F">
                        <w:rPr>
                          <w:rStyle w:val="IntenseEmphasis"/>
                          <w:rFonts w:ascii="Arial" w:hAnsi="Arial" w:cs="Arial"/>
                          <w:i w:val="0"/>
                          <w:iCs w:val="0"/>
                          <w:color w:val="313435" w:themeColor="accent5" w:themeShade="80"/>
                        </w:rPr>
                        <w:t>when the</w:t>
                      </w:r>
                      <w:r w:rsidR="00203B6F" w:rsidRPr="00203B6F">
                        <w:rPr>
                          <w:rStyle w:val="IntenseEmphasis"/>
                          <w:rFonts w:ascii="Arial" w:hAnsi="Arial" w:cs="Arial"/>
                          <w:b/>
                          <w:bCs/>
                          <w:i w:val="0"/>
                          <w:iCs w:val="0"/>
                          <w:color w:val="313435" w:themeColor="accent5" w:themeShade="80"/>
                        </w:rPr>
                        <w:t xml:space="preserve"> </w:t>
                      </w:r>
                      <w:r w:rsidR="00EE2E9C">
                        <w:rPr>
                          <w:rStyle w:val="IntenseEmphasis"/>
                          <w:rFonts w:ascii="Arial" w:hAnsi="Arial" w:cs="Arial"/>
                          <w:b/>
                          <w:bCs/>
                          <w:i w:val="0"/>
                          <w:iCs w:val="0"/>
                        </w:rPr>
                        <w:t xml:space="preserve">Works Type </w:t>
                      </w:r>
                      <w:r w:rsidR="00203B6F">
                        <w:rPr>
                          <w:rStyle w:val="IntenseEmphasis"/>
                          <w:rFonts w:ascii="Arial" w:hAnsi="Arial" w:cs="Arial"/>
                          <w:i w:val="0"/>
                          <w:iCs w:val="0"/>
                          <w:color w:val="313435" w:themeColor="accent5" w:themeShade="80"/>
                        </w:rPr>
                        <w:t xml:space="preserve">is </w:t>
                      </w:r>
                      <w:r w:rsidR="00962486">
                        <w:rPr>
                          <w:rStyle w:val="IntenseEmphasis"/>
                          <w:rFonts w:ascii="Arial" w:hAnsi="Arial" w:cs="Arial"/>
                          <w:i w:val="0"/>
                          <w:iCs w:val="0"/>
                          <w:color w:val="313435" w:themeColor="accent5" w:themeShade="80"/>
                        </w:rPr>
                        <w:t xml:space="preserve">set to </w:t>
                      </w:r>
                      <w:r w:rsidR="00203B6F" w:rsidRPr="00203B6F">
                        <w:rPr>
                          <w:rStyle w:val="IntenseEmphasis"/>
                          <w:rFonts w:ascii="Arial" w:hAnsi="Arial" w:cs="Arial"/>
                          <w:color w:val="313435" w:themeColor="accent5" w:themeShade="80"/>
                        </w:rPr>
                        <w:t>Refurb</w:t>
                      </w:r>
                      <w:r w:rsidR="00203B6F">
                        <w:rPr>
                          <w:rStyle w:val="IntenseEmphasis"/>
                          <w:rFonts w:ascii="Arial" w:hAnsi="Arial" w:cs="Arial"/>
                          <w:i w:val="0"/>
                          <w:iCs w:val="0"/>
                          <w:color w:val="313435" w:themeColor="accent5" w:themeShade="80"/>
                        </w:rPr>
                        <w:t xml:space="preserve"> or </w:t>
                      </w:r>
                      <w:r w:rsidR="00203B6F" w:rsidRPr="00203B6F">
                        <w:rPr>
                          <w:rStyle w:val="IntenseEmphasis"/>
                          <w:rFonts w:ascii="Arial" w:hAnsi="Arial" w:cs="Arial"/>
                          <w:color w:val="313435" w:themeColor="accent5" w:themeShade="80"/>
                        </w:rPr>
                        <w:t>Refresh</w:t>
                      </w:r>
                      <w:r w:rsidR="00203B6F">
                        <w:rPr>
                          <w:rStyle w:val="IntenseEmphasis"/>
                          <w:rFonts w:ascii="Arial" w:hAnsi="Arial" w:cs="Arial"/>
                          <w:i w:val="0"/>
                          <w:iCs w:val="0"/>
                          <w:color w:val="313435" w:themeColor="accent5" w:themeShade="80"/>
                        </w:rPr>
                        <w:t>.</w:t>
                      </w:r>
                      <w:r w:rsidR="007762E1">
                        <w:rPr>
                          <w:rStyle w:val="IntenseEmphasis"/>
                          <w:rFonts w:ascii="Arial" w:hAnsi="Arial" w:cs="Arial"/>
                          <w:i w:val="0"/>
                          <w:iCs w:val="0"/>
                          <w:color w:val="313435" w:themeColor="accent5" w:themeShade="80"/>
                        </w:rPr>
                        <w:t xml:space="preserve"> </w:t>
                      </w:r>
                    </w:p>
                  </w:txbxContent>
                </v:textbox>
              </v:shape>
            </w:pict>
          </mc:Fallback>
        </mc:AlternateContent>
      </w:r>
      <w:r w:rsidR="00A15EBB">
        <w:rPr>
          <w:noProof/>
        </w:rPr>
        <mc:AlternateContent>
          <mc:Choice Requires="wps">
            <w:drawing>
              <wp:anchor distT="0" distB="0" distL="114300" distR="114300" simplePos="0" relativeHeight="251658302" behindDoc="0" locked="0" layoutInCell="1" allowOverlap="1" wp14:anchorId="35672DF8" wp14:editId="0FDA41B8">
                <wp:simplePos x="0" y="0"/>
                <wp:positionH relativeFrom="column">
                  <wp:posOffset>-547370</wp:posOffset>
                </wp:positionH>
                <wp:positionV relativeFrom="paragraph">
                  <wp:posOffset>3272790</wp:posOffset>
                </wp:positionV>
                <wp:extent cx="1928711" cy="198407"/>
                <wp:effectExtent l="0" t="0" r="14605" b="11430"/>
                <wp:wrapNone/>
                <wp:docPr id="533901034" name="Rectangle 3"/>
                <wp:cNvGraphicFramePr/>
                <a:graphic xmlns:a="http://schemas.openxmlformats.org/drawingml/2006/main">
                  <a:graphicData uri="http://schemas.microsoft.com/office/word/2010/wordprocessingShape">
                    <wps:wsp>
                      <wps:cNvSpPr/>
                      <wps:spPr>
                        <a:xfrm>
                          <a:off x="0" y="0"/>
                          <a:ext cx="1928711" cy="198407"/>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43.1pt;margin-top:257.7pt;width:151.85pt;height:15.6pt;z-index:25140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38DB3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"/>
            </w:pict>
          </mc:Fallback>
        </mc:AlternateContent>
      </w:r>
      <w:r w:rsidR="00A15EBB" w:rsidRPr="00B0761D">
        <w:rPr>
          <w:rFonts w:asciiTheme="minorHAnsi" w:hAnsiTheme="minorHAnsi" w:cstheme="minorHAnsi"/>
          <w:noProof/>
          <w:sz w:val="16"/>
          <w:szCs w:val="16"/>
          <w:lang w:val="en-US"/>
        </w:rPr>
        <mc:AlternateContent>
          <mc:Choice Requires="wps">
            <w:drawing>
              <wp:anchor distT="0" distB="0" distL="114300" distR="114300" simplePos="0" relativeHeight="251658311" behindDoc="0" locked="0" layoutInCell="1" allowOverlap="1" wp14:anchorId="00CAAB66" wp14:editId="243CA8A3">
                <wp:simplePos x="0" y="0"/>
                <wp:positionH relativeFrom="column">
                  <wp:posOffset>3743325</wp:posOffset>
                </wp:positionH>
                <wp:positionV relativeFrom="paragraph">
                  <wp:posOffset>3564255</wp:posOffset>
                </wp:positionV>
                <wp:extent cx="2212340" cy="762000"/>
                <wp:effectExtent l="38100" t="323850" r="111760" b="114300"/>
                <wp:wrapNone/>
                <wp:docPr id="470164737" name="Speech Bubble: Rectangle 2"/>
                <wp:cNvGraphicFramePr/>
                <a:graphic xmlns:a="http://schemas.openxmlformats.org/drawingml/2006/main">
                  <a:graphicData uri="http://schemas.microsoft.com/office/word/2010/wordprocessingShape">
                    <wps:wsp>
                      <wps:cNvSpPr/>
                      <wps:spPr>
                        <a:xfrm>
                          <a:off x="0" y="0"/>
                          <a:ext cx="2212340" cy="762000"/>
                        </a:xfrm>
                        <a:prstGeom prst="wedgeRectCallout">
                          <a:avLst>
                            <a:gd name="adj1" fmla="val -23743"/>
                            <a:gd name="adj2" fmla="val -8689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6E92B59" w14:textId="1BB98AED" w:rsidR="0019625C" w:rsidRDefault="0019625C" w:rsidP="0019625C">
                            <w:pPr>
                              <w:pStyle w:val="CommentText"/>
                              <w:spacing w:after="0" w:line="240" w:lineRule="auto"/>
                              <w:ind w:left="0"/>
                              <w:rPr>
                                <w:rStyle w:val="IntenseEmphasis"/>
                                <w:rFonts w:ascii="Arial" w:hAnsi="Arial" w:cs="Arial"/>
                                <w:i w:val="0"/>
                                <w:iCs w:val="0"/>
                                <w:color w:val="313435" w:themeColor="accent5" w:themeShade="80"/>
                              </w:rPr>
                            </w:pPr>
                            <w:r w:rsidRPr="000F541C">
                              <w:rPr>
                                <w:rStyle w:val="IntenseEmphasis"/>
                                <w:rFonts w:ascii="Arial" w:hAnsi="Arial" w:cs="Arial"/>
                                <w:b/>
                                <w:bCs/>
                                <w:i w:val="0"/>
                                <w:iCs w:val="0"/>
                              </w:rPr>
                              <w:t xml:space="preserve">Unit to be </w:t>
                            </w:r>
                            <w:r w:rsidR="00EE2E9C">
                              <w:rPr>
                                <w:rStyle w:val="IntenseEmphasis"/>
                                <w:rFonts w:ascii="Arial" w:hAnsi="Arial" w:cs="Arial"/>
                                <w:b/>
                                <w:bCs/>
                                <w:i w:val="0"/>
                                <w:iCs w:val="0"/>
                              </w:rPr>
                              <w:t xml:space="preserve">Sold </w:t>
                            </w:r>
                            <w:r w:rsidR="00EE2E9C">
                              <w:rPr>
                                <w:rStyle w:val="IntenseEmphasis"/>
                                <w:rFonts w:ascii="Arial" w:hAnsi="Arial" w:cs="Arial"/>
                                <w:i w:val="0"/>
                                <w:iCs w:val="0"/>
                                <w:color w:val="313435" w:themeColor="accent5" w:themeShade="80"/>
                              </w:rPr>
                              <w:t>determines whether or not Asset Management see this unit on the</w:t>
                            </w:r>
                            <w:r w:rsidR="004A5152">
                              <w:rPr>
                                <w:rStyle w:val="IntenseEmphasis"/>
                                <w:rFonts w:ascii="Arial" w:hAnsi="Arial" w:cs="Arial"/>
                                <w:i w:val="0"/>
                                <w:iCs w:val="0"/>
                                <w:color w:val="313435" w:themeColor="accent5" w:themeShade="80"/>
                              </w:rPr>
                              <w:t xml:space="preserve"> AM</w:t>
                            </w:r>
                            <w:r w:rsidR="00EE2E9C">
                              <w:rPr>
                                <w:rStyle w:val="IntenseEmphasis"/>
                                <w:rFonts w:ascii="Arial" w:hAnsi="Arial" w:cs="Arial"/>
                                <w:i w:val="0"/>
                                <w:iCs w:val="0"/>
                                <w:color w:val="313435" w:themeColor="accent5" w:themeShade="80"/>
                              </w:rPr>
                              <w:t xml:space="preserve"> Portfolio Dashboard as confirmed for sale</w:t>
                            </w:r>
                            <w:r>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AAB66" id="_x0000_s1042" type="#_x0000_t61" style="position:absolute;left:0;text-align:left;margin-left:294.75pt;margin-top:280.65pt;width:174.2pt;height:60pt;z-index:2516583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" adj="5672,-7969" fillcolor="white [3212]" strokecolor="#7f7f7f [1612]" strokeweight=".25pt">
                <v:shadow on="t" color="black" opacity="26214f" origin="-.5,-.5" offset=".74836mm,.74836mm"/>
                <v:textbox>
                  <w:txbxContent>
                    <w:p w14:paraId="56E92B59" w14:textId="1BB98AED" w:rsidR="0019625C" w:rsidRDefault="0019625C" w:rsidP="0019625C">
                      <w:pPr>
                        <w:pStyle w:val="CommentText"/>
                        <w:spacing w:after="0" w:line="240" w:lineRule="auto"/>
                        <w:ind w:left="0"/>
                        <w:rPr>
                          <w:rStyle w:val="IntenseEmphasis"/>
                          <w:rFonts w:ascii="Arial" w:hAnsi="Arial" w:cs="Arial"/>
                          <w:i w:val="0"/>
                          <w:iCs w:val="0"/>
                          <w:color w:val="313435" w:themeColor="accent5" w:themeShade="80"/>
                        </w:rPr>
                      </w:pPr>
                      <w:r w:rsidRPr="000F541C">
                        <w:rPr>
                          <w:rStyle w:val="IntenseEmphasis"/>
                          <w:rFonts w:ascii="Arial" w:hAnsi="Arial" w:cs="Arial"/>
                          <w:b/>
                          <w:bCs/>
                          <w:i w:val="0"/>
                          <w:iCs w:val="0"/>
                        </w:rPr>
                        <w:t xml:space="preserve">Unit to be </w:t>
                      </w:r>
                      <w:r w:rsidR="00EE2E9C">
                        <w:rPr>
                          <w:rStyle w:val="IntenseEmphasis"/>
                          <w:rFonts w:ascii="Arial" w:hAnsi="Arial" w:cs="Arial"/>
                          <w:b/>
                          <w:bCs/>
                          <w:i w:val="0"/>
                          <w:iCs w:val="0"/>
                        </w:rPr>
                        <w:t xml:space="preserve">Sold </w:t>
                      </w:r>
                      <w:r w:rsidR="00EE2E9C">
                        <w:rPr>
                          <w:rStyle w:val="IntenseEmphasis"/>
                          <w:rFonts w:ascii="Arial" w:hAnsi="Arial" w:cs="Arial"/>
                          <w:i w:val="0"/>
                          <w:iCs w:val="0"/>
                          <w:color w:val="313435" w:themeColor="accent5" w:themeShade="80"/>
                        </w:rPr>
                        <w:t>determines whether or not Asset Management see this unit on the</w:t>
                      </w:r>
                      <w:r w:rsidR="004A5152">
                        <w:rPr>
                          <w:rStyle w:val="IntenseEmphasis"/>
                          <w:rFonts w:ascii="Arial" w:hAnsi="Arial" w:cs="Arial"/>
                          <w:i w:val="0"/>
                          <w:iCs w:val="0"/>
                          <w:color w:val="313435" w:themeColor="accent5" w:themeShade="80"/>
                        </w:rPr>
                        <w:t xml:space="preserve"> AM</w:t>
                      </w:r>
                      <w:r w:rsidR="00EE2E9C">
                        <w:rPr>
                          <w:rStyle w:val="IntenseEmphasis"/>
                          <w:rFonts w:ascii="Arial" w:hAnsi="Arial" w:cs="Arial"/>
                          <w:i w:val="0"/>
                          <w:iCs w:val="0"/>
                          <w:color w:val="313435" w:themeColor="accent5" w:themeShade="80"/>
                        </w:rPr>
                        <w:t xml:space="preserve"> Portfolio Dashboard as confirmed for sale</w:t>
                      </w:r>
                      <w:r>
                        <w:rPr>
                          <w:rStyle w:val="IntenseEmphasis"/>
                          <w:rFonts w:ascii="Arial" w:hAnsi="Arial" w:cs="Arial"/>
                          <w:i w:val="0"/>
                          <w:iCs w:val="0"/>
                          <w:color w:val="313435" w:themeColor="accent5" w:themeShade="80"/>
                        </w:rPr>
                        <w:t>.</w:t>
                      </w:r>
                    </w:p>
                  </w:txbxContent>
                </v:textbox>
              </v:shape>
            </w:pict>
          </mc:Fallback>
        </mc:AlternateContent>
      </w:r>
      <w:r w:rsidR="00A15EBB" w:rsidRPr="00B0761D">
        <w:rPr>
          <w:rFonts w:asciiTheme="minorHAnsi" w:hAnsiTheme="minorHAnsi" w:cstheme="minorHAnsi"/>
          <w:noProof/>
          <w:sz w:val="16"/>
          <w:szCs w:val="16"/>
          <w:lang w:val="en-US"/>
        </w:rPr>
        <mc:AlternateContent>
          <mc:Choice Requires="wps">
            <w:drawing>
              <wp:anchor distT="0" distB="0" distL="114300" distR="114300" simplePos="0" relativeHeight="251658307" behindDoc="0" locked="0" layoutInCell="1" allowOverlap="1" wp14:anchorId="02DD5EE1" wp14:editId="0449E47C">
                <wp:simplePos x="0" y="0"/>
                <wp:positionH relativeFrom="column">
                  <wp:posOffset>1143000</wp:posOffset>
                </wp:positionH>
                <wp:positionV relativeFrom="paragraph">
                  <wp:posOffset>2211705</wp:posOffset>
                </wp:positionV>
                <wp:extent cx="2266950" cy="657225"/>
                <wp:effectExtent l="38100" t="38100" r="114300" b="180975"/>
                <wp:wrapNone/>
                <wp:docPr id="374058505" name="Speech Bubble: Rectangle 2"/>
                <wp:cNvGraphicFramePr/>
                <a:graphic xmlns:a="http://schemas.openxmlformats.org/drawingml/2006/main">
                  <a:graphicData uri="http://schemas.microsoft.com/office/word/2010/wordprocessingShape">
                    <wps:wsp>
                      <wps:cNvSpPr/>
                      <wps:spPr>
                        <a:xfrm>
                          <a:off x="0" y="0"/>
                          <a:ext cx="2266950" cy="657225"/>
                        </a:xfrm>
                        <a:prstGeom prst="wedgeRectCallout">
                          <a:avLst>
                            <a:gd name="adj1" fmla="val 29553"/>
                            <a:gd name="adj2" fmla="val 6032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CC9C0ED" w14:textId="3619CCF8" w:rsidR="0054171B" w:rsidRDefault="0054171B" w:rsidP="0054171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sidRPr="000F541C">
                              <w:rPr>
                                <w:rStyle w:val="IntenseEmphasis"/>
                                <w:rFonts w:ascii="Arial" w:hAnsi="Arial" w:cs="Arial"/>
                                <w:b/>
                                <w:bCs/>
                                <w:i w:val="0"/>
                                <w:iCs w:val="0"/>
                              </w:rPr>
                              <w:t>Set Rent</w:t>
                            </w:r>
                            <w:r w:rsidRPr="000F541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task only app</w:t>
                            </w:r>
                            <w:r w:rsidR="000F541C">
                              <w:rPr>
                                <w:rStyle w:val="IntenseEmphasis"/>
                                <w:rFonts w:ascii="Arial" w:hAnsi="Arial" w:cs="Arial"/>
                                <w:i w:val="0"/>
                                <w:iCs w:val="0"/>
                                <w:color w:val="313435" w:themeColor="accent5" w:themeShade="80"/>
                              </w:rPr>
                              <w:t>ears</w:t>
                            </w:r>
                            <w:r w:rsidR="00962486">
                              <w:rPr>
                                <w:rStyle w:val="IntenseEmphasis"/>
                                <w:rFonts w:ascii="Arial" w:hAnsi="Arial" w:cs="Arial"/>
                                <w:i w:val="0"/>
                                <w:iCs w:val="0"/>
                                <w:color w:val="313435" w:themeColor="accent5" w:themeShade="80"/>
                              </w:rPr>
                              <w:t xml:space="preserve"> in the timeline for Lettings to co</w:t>
                            </w:r>
                            <w:r w:rsidR="0019625C">
                              <w:rPr>
                                <w:rStyle w:val="IntenseEmphasis"/>
                                <w:rFonts w:ascii="Arial" w:hAnsi="Arial" w:cs="Arial"/>
                                <w:i w:val="0"/>
                                <w:iCs w:val="0"/>
                                <w:color w:val="313435" w:themeColor="accent5" w:themeShade="80"/>
                              </w:rPr>
                              <w:t>mplete</w:t>
                            </w:r>
                            <w:r w:rsidR="000F541C">
                              <w:rPr>
                                <w:rStyle w:val="IntenseEmphasis"/>
                                <w:rFonts w:ascii="Arial" w:hAnsi="Arial" w:cs="Arial"/>
                                <w:i w:val="0"/>
                                <w:iCs w:val="0"/>
                                <w:color w:val="313435" w:themeColor="accent5" w:themeShade="80"/>
                              </w:rPr>
                              <w:t xml:space="preserve"> when </w:t>
                            </w:r>
                            <w:r w:rsidR="000F541C" w:rsidRPr="000F541C">
                              <w:rPr>
                                <w:rStyle w:val="IntenseEmphasis"/>
                                <w:rFonts w:ascii="Arial" w:hAnsi="Arial" w:cs="Arial"/>
                                <w:b/>
                                <w:bCs/>
                                <w:i w:val="0"/>
                                <w:iCs w:val="0"/>
                              </w:rPr>
                              <w:t>Unit to be Relet</w:t>
                            </w:r>
                            <w:r w:rsidR="000F541C" w:rsidRPr="000F541C">
                              <w:rPr>
                                <w:rStyle w:val="IntenseEmphasis"/>
                                <w:rFonts w:ascii="Arial" w:hAnsi="Arial" w:cs="Arial"/>
                                <w:i w:val="0"/>
                                <w:iCs w:val="0"/>
                              </w:rPr>
                              <w:t xml:space="preserve"> </w:t>
                            </w:r>
                            <w:r w:rsidR="000F541C">
                              <w:rPr>
                                <w:rStyle w:val="IntenseEmphasis"/>
                                <w:rFonts w:ascii="Arial" w:hAnsi="Arial" w:cs="Arial"/>
                                <w:i w:val="0"/>
                                <w:iCs w:val="0"/>
                                <w:color w:val="313435" w:themeColor="accent5" w:themeShade="80"/>
                              </w:rPr>
                              <w:t>is ticked.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DD5EE1" id="_x0000_s1043" type="#_x0000_t61" style="position:absolute;left:0;text-align:left;margin-left:90pt;margin-top:174.15pt;width:178.5pt;height:51.75pt;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" adj="17183,23829" fillcolor="white [3212]" strokecolor="#7f7f7f [1612]" strokeweight=".25pt">
                <v:shadow on="t" color="black" opacity="26214f" origin="-.5,-.5" offset=".74836mm,.74836mm"/>
                <v:textbox>
                  <w:txbxContent>
                    <w:p w14:paraId="3CC9C0ED" w14:textId="3619CCF8" w:rsidR="0054171B" w:rsidRDefault="0054171B" w:rsidP="0054171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The </w:t>
                      </w:r>
                      <w:r w:rsidRPr="000F541C">
                        <w:rPr>
                          <w:rStyle w:val="IntenseEmphasis"/>
                          <w:rFonts w:ascii="Arial" w:hAnsi="Arial" w:cs="Arial"/>
                          <w:b/>
                          <w:bCs/>
                          <w:i w:val="0"/>
                          <w:iCs w:val="0"/>
                        </w:rPr>
                        <w:t>Set Rent</w:t>
                      </w:r>
                      <w:r w:rsidRPr="000F541C">
                        <w:rPr>
                          <w:rStyle w:val="IntenseEmphasis"/>
                          <w:rFonts w:ascii="Arial" w:hAnsi="Arial" w:cs="Arial"/>
                          <w:i w:val="0"/>
                          <w:iCs w:val="0"/>
                        </w:rPr>
                        <w:t xml:space="preserve"> </w:t>
                      </w:r>
                      <w:r>
                        <w:rPr>
                          <w:rStyle w:val="IntenseEmphasis"/>
                          <w:rFonts w:ascii="Arial" w:hAnsi="Arial" w:cs="Arial"/>
                          <w:i w:val="0"/>
                          <w:iCs w:val="0"/>
                          <w:color w:val="313435" w:themeColor="accent5" w:themeShade="80"/>
                        </w:rPr>
                        <w:t>task only app</w:t>
                      </w:r>
                      <w:r w:rsidR="000F541C">
                        <w:rPr>
                          <w:rStyle w:val="IntenseEmphasis"/>
                          <w:rFonts w:ascii="Arial" w:hAnsi="Arial" w:cs="Arial"/>
                          <w:i w:val="0"/>
                          <w:iCs w:val="0"/>
                          <w:color w:val="313435" w:themeColor="accent5" w:themeShade="80"/>
                        </w:rPr>
                        <w:t>ears</w:t>
                      </w:r>
                      <w:r w:rsidR="00962486">
                        <w:rPr>
                          <w:rStyle w:val="IntenseEmphasis"/>
                          <w:rFonts w:ascii="Arial" w:hAnsi="Arial" w:cs="Arial"/>
                          <w:i w:val="0"/>
                          <w:iCs w:val="0"/>
                          <w:color w:val="313435" w:themeColor="accent5" w:themeShade="80"/>
                        </w:rPr>
                        <w:t xml:space="preserve"> in the timeline for Lettings to co</w:t>
                      </w:r>
                      <w:r w:rsidR="0019625C">
                        <w:rPr>
                          <w:rStyle w:val="IntenseEmphasis"/>
                          <w:rFonts w:ascii="Arial" w:hAnsi="Arial" w:cs="Arial"/>
                          <w:i w:val="0"/>
                          <w:iCs w:val="0"/>
                          <w:color w:val="313435" w:themeColor="accent5" w:themeShade="80"/>
                        </w:rPr>
                        <w:t>mplete</w:t>
                      </w:r>
                      <w:r w:rsidR="000F541C">
                        <w:rPr>
                          <w:rStyle w:val="IntenseEmphasis"/>
                          <w:rFonts w:ascii="Arial" w:hAnsi="Arial" w:cs="Arial"/>
                          <w:i w:val="0"/>
                          <w:iCs w:val="0"/>
                          <w:color w:val="313435" w:themeColor="accent5" w:themeShade="80"/>
                        </w:rPr>
                        <w:t xml:space="preserve"> when </w:t>
                      </w:r>
                      <w:r w:rsidR="000F541C" w:rsidRPr="000F541C">
                        <w:rPr>
                          <w:rStyle w:val="IntenseEmphasis"/>
                          <w:rFonts w:ascii="Arial" w:hAnsi="Arial" w:cs="Arial"/>
                          <w:b/>
                          <w:bCs/>
                          <w:i w:val="0"/>
                          <w:iCs w:val="0"/>
                        </w:rPr>
                        <w:t>Unit to be Relet</w:t>
                      </w:r>
                      <w:r w:rsidR="000F541C" w:rsidRPr="000F541C">
                        <w:rPr>
                          <w:rStyle w:val="IntenseEmphasis"/>
                          <w:rFonts w:ascii="Arial" w:hAnsi="Arial" w:cs="Arial"/>
                          <w:i w:val="0"/>
                          <w:iCs w:val="0"/>
                        </w:rPr>
                        <w:t xml:space="preserve"> </w:t>
                      </w:r>
                      <w:r w:rsidR="000F541C">
                        <w:rPr>
                          <w:rStyle w:val="IntenseEmphasis"/>
                          <w:rFonts w:ascii="Arial" w:hAnsi="Arial" w:cs="Arial"/>
                          <w:i w:val="0"/>
                          <w:iCs w:val="0"/>
                          <w:color w:val="313435" w:themeColor="accent5" w:themeShade="80"/>
                        </w:rPr>
                        <w:t>is ticked.</w:t>
                      </w:r>
                    </w:p>
                  </w:txbxContent>
                </v:textbox>
              </v:shape>
            </w:pict>
          </mc:Fallback>
        </mc:AlternateContent>
      </w:r>
      <w:r w:rsidR="00A15EBB">
        <w:rPr>
          <w:noProof/>
        </w:rPr>
        <mc:AlternateContent>
          <mc:Choice Requires="wps">
            <w:drawing>
              <wp:anchor distT="0" distB="0" distL="114300" distR="114300" simplePos="0" relativeHeight="251658304" behindDoc="0" locked="0" layoutInCell="1" allowOverlap="1" wp14:anchorId="71DD22E4" wp14:editId="5AC0448F">
                <wp:simplePos x="0" y="0"/>
                <wp:positionH relativeFrom="column">
                  <wp:posOffset>2830195</wp:posOffset>
                </wp:positionH>
                <wp:positionV relativeFrom="paragraph">
                  <wp:posOffset>3134995</wp:posOffset>
                </wp:positionV>
                <wp:extent cx="1682115" cy="232410"/>
                <wp:effectExtent l="0" t="0" r="13335" b="15240"/>
                <wp:wrapNone/>
                <wp:docPr id="1244658511" name="Rectangle 3"/>
                <wp:cNvGraphicFramePr/>
                <a:graphic xmlns:a="http://schemas.openxmlformats.org/drawingml/2006/main">
                  <a:graphicData uri="http://schemas.microsoft.com/office/word/2010/wordprocessingShape">
                    <wps:wsp>
                      <wps:cNvSpPr/>
                      <wps:spPr>
                        <a:xfrm>
                          <a:off x="0" y="0"/>
                          <a:ext cx="1682115" cy="23241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222.85pt;margin-top:246.85pt;width:132.45pt;height:18.3pt;z-index:25152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5EE59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"/>
            </w:pict>
          </mc:Fallback>
        </mc:AlternateContent>
      </w:r>
      <w:r w:rsidR="00A15EBB">
        <w:rPr>
          <w:noProof/>
        </w:rPr>
        <mc:AlternateContent>
          <mc:Choice Requires="wps">
            <w:drawing>
              <wp:anchor distT="0" distB="0" distL="114300" distR="114300" simplePos="0" relativeHeight="251658303" behindDoc="0" locked="0" layoutInCell="1" allowOverlap="1" wp14:anchorId="38C6B930" wp14:editId="0AEDAADB">
                <wp:simplePos x="0" y="0"/>
                <wp:positionH relativeFrom="column">
                  <wp:posOffset>2830830</wp:posOffset>
                </wp:positionH>
                <wp:positionV relativeFrom="paragraph">
                  <wp:posOffset>2919730</wp:posOffset>
                </wp:positionV>
                <wp:extent cx="1682115" cy="222250"/>
                <wp:effectExtent l="0" t="0" r="13335" b="25400"/>
                <wp:wrapNone/>
                <wp:docPr id="24682660" name="Rectangle 3"/>
                <wp:cNvGraphicFramePr/>
                <a:graphic xmlns:a="http://schemas.openxmlformats.org/drawingml/2006/main">
                  <a:graphicData uri="http://schemas.microsoft.com/office/word/2010/wordprocessingShape">
                    <wps:wsp>
                      <wps:cNvSpPr/>
                      <wps:spPr>
                        <a:xfrm>
                          <a:off x="0" y="0"/>
                          <a:ext cx="1682115" cy="22225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222.9pt;margin-top:229.9pt;width:132.45pt;height:17.5pt;z-index:25146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024CBAE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"/>
            </w:pict>
          </mc:Fallback>
        </mc:AlternateContent>
      </w:r>
      <w:r w:rsidR="00A15EBB" w:rsidRPr="00B0761D">
        <w:rPr>
          <w:rFonts w:asciiTheme="minorHAnsi" w:hAnsiTheme="minorHAnsi" w:cstheme="minorHAnsi"/>
          <w:noProof/>
          <w:sz w:val="16"/>
          <w:szCs w:val="16"/>
          <w:lang w:val="en-US"/>
        </w:rPr>
        <mc:AlternateContent>
          <mc:Choice Requires="wps">
            <w:drawing>
              <wp:anchor distT="0" distB="0" distL="114300" distR="114300" simplePos="0" relativeHeight="251658317" behindDoc="0" locked="0" layoutInCell="1" allowOverlap="1" wp14:anchorId="06C43418" wp14:editId="164DA360">
                <wp:simplePos x="0" y="0"/>
                <wp:positionH relativeFrom="column">
                  <wp:posOffset>438150</wp:posOffset>
                </wp:positionH>
                <wp:positionV relativeFrom="paragraph">
                  <wp:posOffset>68580</wp:posOffset>
                </wp:positionV>
                <wp:extent cx="2912745" cy="742950"/>
                <wp:effectExtent l="38100" t="38100" r="116205" b="990600"/>
                <wp:wrapNone/>
                <wp:docPr id="951445283" name="Speech Bubble: Rectangle 2"/>
                <wp:cNvGraphicFramePr/>
                <a:graphic xmlns:a="http://schemas.openxmlformats.org/drawingml/2006/main">
                  <a:graphicData uri="http://schemas.microsoft.com/office/word/2010/wordprocessingShape">
                    <wps:wsp>
                      <wps:cNvSpPr/>
                      <wps:spPr>
                        <a:xfrm>
                          <a:off x="0" y="0"/>
                          <a:ext cx="2912745" cy="742950"/>
                        </a:xfrm>
                        <a:prstGeom prst="wedgeRectCallout">
                          <a:avLst>
                            <a:gd name="adj1" fmla="val -24086"/>
                            <a:gd name="adj2" fmla="val 16873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4085EE1" w14:textId="0C1671C3" w:rsidR="00D97674" w:rsidRDefault="00D97674" w:rsidP="00D97674">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sidR="009C2F6B">
                              <w:rPr>
                                <w:rStyle w:val="IntenseEmphasis"/>
                                <w:rFonts w:ascii="Arial" w:hAnsi="Arial" w:cs="Arial"/>
                                <w:b/>
                                <w:bCs/>
                                <w:i w:val="0"/>
                                <w:iCs w:val="0"/>
                              </w:rPr>
                              <w:t xml:space="preserve">PVI </w:t>
                            </w:r>
                            <w:r w:rsidRPr="00203B6F">
                              <w:rPr>
                                <w:rStyle w:val="IntenseEmphasis"/>
                                <w:rFonts w:ascii="Arial" w:hAnsi="Arial" w:cs="Arial"/>
                                <w:i w:val="0"/>
                                <w:iCs w:val="0"/>
                                <w:color w:val="313435" w:themeColor="accent5" w:themeShade="80"/>
                              </w:rPr>
                              <w:t>task</w:t>
                            </w:r>
                            <w:r w:rsidR="009C2F6B">
                              <w:rPr>
                                <w:rStyle w:val="IntenseEmphasis"/>
                                <w:rFonts w:ascii="Arial" w:hAnsi="Arial" w:cs="Arial"/>
                                <w:i w:val="0"/>
                                <w:iCs w:val="0"/>
                                <w:color w:val="313435" w:themeColor="accent5" w:themeShade="80"/>
                              </w:rPr>
                              <w:t xml:space="preserve"> </w:t>
                            </w:r>
                            <w:r w:rsidRPr="00203B6F">
                              <w:rPr>
                                <w:rStyle w:val="IntenseEmphasis"/>
                                <w:rFonts w:ascii="Arial" w:hAnsi="Arial" w:cs="Arial"/>
                                <w:i w:val="0"/>
                                <w:iCs w:val="0"/>
                                <w:color w:val="313435" w:themeColor="accent5" w:themeShade="80"/>
                              </w:rPr>
                              <w:t xml:space="preserve">only </w:t>
                            </w:r>
                            <w:r w:rsidR="009C2F6B">
                              <w:rPr>
                                <w:rStyle w:val="IntenseEmphasis"/>
                                <w:rFonts w:ascii="Arial" w:hAnsi="Arial" w:cs="Arial"/>
                                <w:i w:val="0"/>
                                <w:iCs w:val="0"/>
                                <w:color w:val="313435" w:themeColor="accent5" w:themeShade="80"/>
                              </w:rPr>
                              <w:t xml:space="preserve">appears ready to be worked on </w:t>
                            </w:r>
                            <w:r w:rsidR="00B043C7">
                              <w:rPr>
                                <w:rStyle w:val="IntenseEmphasis"/>
                                <w:rFonts w:ascii="Arial" w:hAnsi="Arial" w:cs="Arial"/>
                                <w:i w:val="0"/>
                                <w:iCs w:val="0"/>
                                <w:color w:val="313435" w:themeColor="accent5" w:themeShade="80"/>
                              </w:rPr>
                              <w:t xml:space="preserve">when </w:t>
                            </w:r>
                            <w:r w:rsidR="00B043C7" w:rsidRPr="00B043C7">
                              <w:rPr>
                                <w:rStyle w:val="IntenseEmphasis"/>
                                <w:rFonts w:ascii="Arial" w:hAnsi="Arial" w:cs="Arial"/>
                                <w:b/>
                                <w:bCs/>
                                <w:i w:val="0"/>
                                <w:iCs w:val="0"/>
                              </w:rPr>
                              <w:t>PVI Date</w:t>
                            </w:r>
                            <w:r w:rsidR="00030FA7">
                              <w:rPr>
                                <w:rStyle w:val="IntenseEmphasis"/>
                                <w:rFonts w:ascii="Arial" w:hAnsi="Arial" w:cs="Arial"/>
                                <w:b/>
                                <w:bCs/>
                                <w:i w:val="0"/>
                                <w:iCs w:val="0"/>
                              </w:rPr>
                              <w:t xml:space="preserve"> &amp; Time</w:t>
                            </w:r>
                            <w:r w:rsidR="00B043C7" w:rsidRPr="00B043C7">
                              <w:rPr>
                                <w:rStyle w:val="IntenseEmphasis"/>
                                <w:rFonts w:ascii="Arial" w:hAnsi="Arial" w:cs="Arial"/>
                                <w:b/>
                                <w:bCs/>
                                <w:i w:val="0"/>
                                <w:iCs w:val="0"/>
                              </w:rPr>
                              <w:t xml:space="preserve"> is </w:t>
                            </w:r>
                            <w:r w:rsidR="00B043C7">
                              <w:rPr>
                                <w:rStyle w:val="IntenseEmphasis"/>
                                <w:rFonts w:ascii="Arial" w:hAnsi="Arial" w:cs="Arial"/>
                                <w:b/>
                                <w:bCs/>
                                <w:i w:val="0"/>
                                <w:iCs w:val="0"/>
                              </w:rPr>
                              <w:t>C</w:t>
                            </w:r>
                            <w:r w:rsidR="00B043C7" w:rsidRPr="00B043C7">
                              <w:rPr>
                                <w:rStyle w:val="IntenseEmphasis"/>
                                <w:rFonts w:ascii="Arial" w:hAnsi="Arial" w:cs="Arial"/>
                                <w:b/>
                                <w:bCs/>
                                <w:i w:val="0"/>
                                <w:iCs w:val="0"/>
                              </w:rPr>
                              <w:t>onfirmed</w:t>
                            </w:r>
                            <w:r w:rsidR="00B043C7" w:rsidRP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 xml:space="preserve">is ticked. This will be ticked automatically on completing the </w:t>
                            </w:r>
                            <w:r w:rsidR="00B043C7" w:rsidRPr="00B043C7">
                              <w:rPr>
                                <w:rStyle w:val="IntenseEmphasis"/>
                                <w:rFonts w:ascii="Arial" w:hAnsi="Arial" w:cs="Arial"/>
                                <w:b/>
                                <w:bCs/>
                                <w:i w:val="0"/>
                                <w:iCs w:val="0"/>
                              </w:rPr>
                              <w:t>Confirm PVI Date</w:t>
                            </w:r>
                            <w:r w:rsidR="00B043C7" w:rsidRP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task</w:t>
                            </w:r>
                            <w:r>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C43418" id="_x0000_s1044" type="#_x0000_t61" style="position:absolute;left:0;text-align:left;margin-left:34.5pt;margin-top:5.4pt;width:229.35pt;height:58.5pt;z-index:25165831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" adj="5597,47246" fillcolor="white [3212]" strokecolor="#7f7f7f [1612]" strokeweight=".25pt">
                <v:shadow on="t" color="black" opacity="26214f" origin="-.5,-.5" offset=".74836mm,.74836mm"/>
                <v:textbox>
                  <w:txbxContent>
                    <w:p w14:paraId="54085EE1" w14:textId="0C1671C3" w:rsidR="00D97674" w:rsidRDefault="00D97674" w:rsidP="00D97674">
                      <w:pPr>
                        <w:pStyle w:val="CommentText"/>
                        <w:spacing w:after="0" w:line="240" w:lineRule="auto"/>
                        <w:ind w:left="0"/>
                        <w:rPr>
                          <w:rStyle w:val="IntenseEmphasis"/>
                          <w:rFonts w:ascii="Arial" w:hAnsi="Arial" w:cs="Arial"/>
                          <w:i w:val="0"/>
                          <w:iCs w:val="0"/>
                          <w:color w:val="313435" w:themeColor="accent5" w:themeShade="80"/>
                        </w:rPr>
                      </w:pPr>
                      <w:r w:rsidRPr="00203B6F">
                        <w:rPr>
                          <w:rStyle w:val="IntenseEmphasis"/>
                          <w:rFonts w:ascii="Arial" w:hAnsi="Arial" w:cs="Arial"/>
                          <w:i w:val="0"/>
                          <w:iCs w:val="0"/>
                          <w:color w:val="313435" w:themeColor="accent5" w:themeShade="80"/>
                        </w:rPr>
                        <w:t>The</w:t>
                      </w:r>
                      <w:r w:rsidRPr="00203B6F">
                        <w:rPr>
                          <w:rStyle w:val="IntenseEmphasis"/>
                          <w:rFonts w:ascii="Arial" w:hAnsi="Arial" w:cs="Arial"/>
                          <w:b/>
                          <w:bCs/>
                          <w:i w:val="0"/>
                          <w:iCs w:val="0"/>
                          <w:color w:val="313435" w:themeColor="accent5" w:themeShade="80"/>
                        </w:rPr>
                        <w:t xml:space="preserve"> </w:t>
                      </w:r>
                      <w:r w:rsidR="009C2F6B">
                        <w:rPr>
                          <w:rStyle w:val="IntenseEmphasis"/>
                          <w:rFonts w:ascii="Arial" w:hAnsi="Arial" w:cs="Arial"/>
                          <w:b/>
                          <w:bCs/>
                          <w:i w:val="0"/>
                          <w:iCs w:val="0"/>
                        </w:rPr>
                        <w:t xml:space="preserve">PVI </w:t>
                      </w:r>
                      <w:r w:rsidRPr="00203B6F">
                        <w:rPr>
                          <w:rStyle w:val="IntenseEmphasis"/>
                          <w:rFonts w:ascii="Arial" w:hAnsi="Arial" w:cs="Arial"/>
                          <w:i w:val="0"/>
                          <w:iCs w:val="0"/>
                          <w:color w:val="313435" w:themeColor="accent5" w:themeShade="80"/>
                        </w:rPr>
                        <w:t>task</w:t>
                      </w:r>
                      <w:r w:rsidR="009C2F6B">
                        <w:rPr>
                          <w:rStyle w:val="IntenseEmphasis"/>
                          <w:rFonts w:ascii="Arial" w:hAnsi="Arial" w:cs="Arial"/>
                          <w:i w:val="0"/>
                          <w:iCs w:val="0"/>
                          <w:color w:val="313435" w:themeColor="accent5" w:themeShade="80"/>
                        </w:rPr>
                        <w:t xml:space="preserve"> </w:t>
                      </w:r>
                      <w:r w:rsidRPr="00203B6F">
                        <w:rPr>
                          <w:rStyle w:val="IntenseEmphasis"/>
                          <w:rFonts w:ascii="Arial" w:hAnsi="Arial" w:cs="Arial"/>
                          <w:i w:val="0"/>
                          <w:iCs w:val="0"/>
                          <w:color w:val="313435" w:themeColor="accent5" w:themeShade="80"/>
                        </w:rPr>
                        <w:t xml:space="preserve">only </w:t>
                      </w:r>
                      <w:r w:rsidR="009C2F6B">
                        <w:rPr>
                          <w:rStyle w:val="IntenseEmphasis"/>
                          <w:rFonts w:ascii="Arial" w:hAnsi="Arial" w:cs="Arial"/>
                          <w:i w:val="0"/>
                          <w:iCs w:val="0"/>
                          <w:color w:val="313435" w:themeColor="accent5" w:themeShade="80"/>
                        </w:rPr>
                        <w:t xml:space="preserve">appears ready to be worked on </w:t>
                      </w:r>
                      <w:r w:rsidR="00B043C7">
                        <w:rPr>
                          <w:rStyle w:val="IntenseEmphasis"/>
                          <w:rFonts w:ascii="Arial" w:hAnsi="Arial" w:cs="Arial"/>
                          <w:i w:val="0"/>
                          <w:iCs w:val="0"/>
                          <w:color w:val="313435" w:themeColor="accent5" w:themeShade="80"/>
                        </w:rPr>
                        <w:t xml:space="preserve">when </w:t>
                      </w:r>
                      <w:r w:rsidR="00B043C7" w:rsidRPr="00B043C7">
                        <w:rPr>
                          <w:rStyle w:val="IntenseEmphasis"/>
                          <w:rFonts w:ascii="Arial" w:hAnsi="Arial" w:cs="Arial"/>
                          <w:b/>
                          <w:bCs/>
                          <w:i w:val="0"/>
                          <w:iCs w:val="0"/>
                        </w:rPr>
                        <w:t>PVI Date</w:t>
                      </w:r>
                      <w:r w:rsidR="00030FA7">
                        <w:rPr>
                          <w:rStyle w:val="IntenseEmphasis"/>
                          <w:rFonts w:ascii="Arial" w:hAnsi="Arial" w:cs="Arial"/>
                          <w:b/>
                          <w:bCs/>
                          <w:i w:val="0"/>
                          <w:iCs w:val="0"/>
                        </w:rPr>
                        <w:t xml:space="preserve"> &amp; Time</w:t>
                      </w:r>
                      <w:r w:rsidR="00B043C7" w:rsidRPr="00B043C7">
                        <w:rPr>
                          <w:rStyle w:val="IntenseEmphasis"/>
                          <w:rFonts w:ascii="Arial" w:hAnsi="Arial" w:cs="Arial"/>
                          <w:b/>
                          <w:bCs/>
                          <w:i w:val="0"/>
                          <w:iCs w:val="0"/>
                        </w:rPr>
                        <w:t xml:space="preserve"> is </w:t>
                      </w:r>
                      <w:r w:rsidR="00B043C7">
                        <w:rPr>
                          <w:rStyle w:val="IntenseEmphasis"/>
                          <w:rFonts w:ascii="Arial" w:hAnsi="Arial" w:cs="Arial"/>
                          <w:b/>
                          <w:bCs/>
                          <w:i w:val="0"/>
                          <w:iCs w:val="0"/>
                        </w:rPr>
                        <w:t>C</w:t>
                      </w:r>
                      <w:r w:rsidR="00B043C7" w:rsidRPr="00B043C7">
                        <w:rPr>
                          <w:rStyle w:val="IntenseEmphasis"/>
                          <w:rFonts w:ascii="Arial" w:hAnsi="Arial" w:cs="Arial"/>
                          <w:b/>
                          <w:bCs/>
                          <w:i w:val="0"/>
                          <w:iCs w:val="0"/>
                        </w:rPr>
                        <w:t>onfirmed</w:t>
                      </w:r>
                      <w:r w:rsidR="00B043C7" w:rsidRP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 xml:space="preserve">is ticked. This will be ticked automatically on completing the </w:t>
                      </w:r>
                      <w:r w:rsidR="00B043C7" w:rsidRPr="00B043C7">
                        <w:rPr>
                          <w:rStyle w:val="IntenseEmphasis"/>
                          <w:rFonts w:ascii="Arial" w:hAnsi="Arial" w:cs="Arial"/>
                          <w:b/>
                          <w:bCs/>
                          <w:i w:val="0"/>
                          <w:iCs w:val="0"/>
                        </w:rPr>
                        <w:t>Confirm PVI Date</w:t>
                      </w:r>
                      <w:r w:rsidR="00B043C7" w:rsidRPr="00B043C7">
                        <w:rPr>
                          <w:rStyle w:val="IntenseEmphasis"/>
                          <w:rFonts w:ascii="Arial" w:hAnsi="Arial" w:cs="Arial"/>
                          <w:i w:val="0"/>
                          <w:iCs w:val="0"/>
                        </w:rPr>
                        <w:t xml:space="preserve"> </w:t>
                      </w:r>
                      <w:r w:rsidR="00B043C7">
                        <w:rPr>
                          <w:rStyle w:val="IntenseEmphasis"/>
                          <w:rFonts w:ascii="Arial" w:hAnsi="Arial" w:cs="Arial"/>
                          <w:i w:val="0"/>
                          <w:iCs w:val="0"/>
                          <w:color w:val="313435" w:themeColor="accent5" w:themeShade="80"/>
                        </w:rPr>
                        <w:t>task</w:t>
                      </w:r>
                      <w:r>
                        <w:rPr>
                          <w:rStyle w:val="IntenseEmphasis"/>
                          <w:rFonts w:ascii="Arial" w:hAnsi="Arial" w:cs="Arial"/>
                          <w:i w:val="0"/>
                          <w:iCs w:val="0"/>
                          <w:color w:val="313435" w:themeColor="accent5" w:themeShade="80"/>
                        </w:rPr>
                        <w:t>.</w:t>
                      </w:r>
                    </w:p>
                  </w:txbxContent>
                </v:textbox>
              </v:shape>
            </w:pict>
          </mc:Fallback>
        </mc:AlternateContent>
      </w:r>
      <w:r w:rsidR="00A15EBB">
        <w:rPr>
          <w:noProof/>
        </w:rPr>
        <mc:AlternateContent>
          <mc:Choice Requires="wps">
            <w:drawing>
              <wp:anchor distT="0" distB="0" distL="114300" distR="114300" simplePos="0" relativeHeight="251658301" behindDoc="0" locked="0" layoutInCell="1" allowOverlap="1" wp14:anchorId="6382FD11" wp14:editId="3B814CC0">
                <wp:simplePos x="0" y="0"/>
                <wp:positionH relativeFrom="column">
                  <wp:posOffset>-590551</wp:posOffset>
                </wp:positionH>
                <wp:positionV relativeFrom="paragraph">
                  <wp:posOffset>1611630</wp:posOffset>
                </wp:positionV>
                <wp:extent cx="1928495" cy="219075"/>
                <wp:effectExtent l="0" t="0" r="14605" b="28575"/>
                <wp:wrapNone/>
                <wp:docPr id="1499994810" name="Rectangle 3"/>
                <wp:cNvGraphicFramePr/>
                <a:graphic xmlns:a="http://schemas.openxmlformats.org/drawingml/2006/main">
                  <a:graphicData uri="http://schemas.microsoft.com/office/word/2010/wordprocessingShape">
                    <wps:wsp>
                      <wps:cNvSpPr/>
                      <wps:spPr>
                        <a:xfrm>
                          <a:off x="0" y="0"/>
                          <a:ext cx="1928495" cy="21907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46.5pt;margin-top:126.9pt;width:151.85pt;height:17.25pt;z-index:25140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7155F94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"/>
            </w:pict>
          </mc:Fallback>
        </mc:AlternateContent>
      </w:r>
      <w:r w:rsidR="00A15EBB" w:rsidRPr="00B0761D">
        <w:rPr>
          <w:rFonts w:asciiTheme="minorHAnsi" w:hAnsiTheme="minorHAnsi" w:cstheme="minorHAnsi"/>
          <w:noProof/>
          <w:sz w:val="16"/>
          <w:szCs w:val="16"/>
          <w:lang w:val="en-US"/>
        </w:rPr>
        <mc:AlternateContent>
          <mc:Choice Requires="wps">
            <w:drawing>
              <wp:anchor distT="0" distB="0" distL="114300" distR="114300" simplePos="0" relativeHeight="251658319" behindDoc="0" locked="0" layoutInCell="1" allowOverlap="1" wp14:anchorId="0C05B40E" wp14:editId="6A6A4866">
                <wp:simplePos x="0" y="0"/>
                <wp:positionH relativeFrom="column">
                  <wp:posOffset>3409950</wp:posOffset>
                </wp:positionH>
                <wp:positionV relativeFrom="paragraph">
                  <wp:posOffset>68580</wp:posOffset>
                </wp:positionV>
                <wp:extent cx="2812415" cy="866775"/>
                <wp:effectExtent l="38100" t="38100" r="121285" b="485775"/>
                <wp:wrapNone/>
                <wp:docPr id="502563723" name="Speech Bubble: Rectangle 2"/>
                <wp:cNvGraphicFramePr/>
                <a:graphic xmlns:a="http://schemas.openxmlformats.org/drawingml/2006/main">
                  <a:graphicData uri="http://schemas.microsoft.com/office/word/2010/wordprocessingShape">
                    <wps:wsp>
                      <wps:cNvSpPr/>
                      <wps:spPr>
                        <a:xfrm>
                          <a:off x="0" y="0"/>
                          <a:ext cx="2812415" cy="866775"/>
                        </a:xfrm>
                        <a:prstGeom prst="wedgeRectCallout">
                          <a:avLst>
                            <a:gd name="adj1" fmla="val 3960"/>
                            <a:gd name="adj2" fmla="val 90774"/>
                          </a:avLst>
                        </a:prstGeom>
                        <a:solidFill>
                          <a:schemeClr val="bg1"/>
                        </a:solidFill>
                        <a:ln w="3175">
                          <a:solidFill>
                            <a:schemeClr val="accent1"/>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FEB9CCA" w14:textId="48E75406" w:rsidR="00BF5DA9" w:rsidRPr="00A92A72" w:rsidRDefault="00BF5DA9" w:rsidP="00BF5DA9">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Updating the </w:t>
                            </w:r>
                            <w:r>
                              <w:rPr>
                                <w:rStyle w:val="IntenseEmphasis"/>
                                <w:rFonts w:ascii="Arial" w:hAnsi="Arial" w:cs="Arial"/>
                                <w:b/>
                                <w:bCs/>
                                <w:i w:val="0"/>
                                <w:iCs w:val="0"/>
                              </w:rPr>
                              <w:t>Future Vacant</w:t>
                            </w:r>
                            <w:r w:rsidRPr="00B043C7">
                              <w:rPr>
                                <w:rStyle w:val="IntenseEmphasis"/>
                                <w:rFonts w:ascii="Arial" w:hAnsi="Arial" w:cs="Arial"/>
                                <w:b/>
                                <w:bCs/>
                                <w:i w:val="0"/>
                                <w:iCs w:val="0"/>
                              </w:rPr>
                              <w:t xml:space="preserve"> Date </w:t>
                            </w:r>
                            <w:r w:rsidRPr="00A92A72">
                              <w:rPr>
                                <w:rStyle w:val="IntenseEmphasis"/>
                                <w:rFonts w:ascii="Arial" w:hAnsi="Arial" w:cs="Arial"/>
                                <w:color w:val="313435" w:themeColor="accent5" w:themeShade="80"/>
                              </w:rPr>
                              <w:t>after</w:t>
                            </w:r>
                            <w:r>
                              <w:rPr>
                                <w:rStyle w:val="IntenseEmphasis"/>
                                <w:rFonts w:ascii="Arial" w:hAnsi="Arial" w:cs="Arial"/>
                                <w:i w:val="0"/>
                                <w:iCs w:val="0"/>
                                <w:color w:val="313435" w:themeColor="accent5" w:themeShade="80"/>
                              </w:rPr>
                              <w:t xml:space="preserve"> the </w:t>
                            </w:r>
                            <w:r w:rsidR="00A92A72" w:rsidRPr="00A92A72">
                              <w:rPr>
                                <w:rStyle w:val="IntenseEmphasis"/>
                                <w:rFonts w:ascii="Arial" w:hAnsi="Arial" w:cs="Arial"/>
                                <w:b/>
                                <w:bCs/>
                                <w:i w:val="0"/>
                                <w:iCs w:val="0"/>
                              </w:rPr>
                              <w:t xml:space="preserve">Amend Direct Debit </w:t>
                            </w:r>
                            <w:r w:rsidR="00A92A72" w:rsidRPr="00A92A72">
                              <w:rPr>
                                <w:rStyle w:val="IntenseEmphasis"/>
                                <w:rFonts w:ascii="Arial" w:hAnsi="Arial" w:cs="Arial"/>
                                <w:i w:val="0"/>
                                <w:iCs w:val="0"/>
                                <w:color w:val="313435" w:themeColor="accent5" w:themeShade="80"/>
                              </w:rPr>
                              <w:t>task has been completed, will automatically re</w:t>
                            </w:r>
                            <w:r w:rsidR="00C332A9">
                              <w:rPr>
                                <w:rStyle w:val="IntenseEmphasis"/>
                                <w:rFonts w:ascii="Arial" w:hAnsi="Arial" w:cs="Arial"/>
                                <w:i w:val="0"/>
                                <w:iCs w:val="0"/>
                                <w:color w:val="313435" w:themeColor="accent5" w:themeShade="80"/>
                              </w:rPr>
                              <w:t>-</w:t>
                            </w:r>
                            <w:r w:rsidR="00A92A72" w:rsidRPr="00A92A72">
                              <w:rPr>
                                <w:rStyle w:val="IntenseEmphasis"/>
                                <w:rFonts w:ascii="Arial" w:hAnsi="Arial" w:cs="Arial"/>
                                <w:i w:val="0"/>
                                <w:iCs w:val="0"/>
                                <w:color w:val="313435" w:themeColor="accent5" w:themeShade="80"/>
                              </w:rPr>
                              <w:t>open the task</w:t>
                            </w:r>
                            <w:r w:rsidR="002219F2">
                              <w:rPr>
                                <w:rStyle w:val="IntenseEmphasis"/>
                                <w:rFonts w:ascii="Arial" w:hAnsi="Arial" w:cs="Arial"/>
                                <w:i w:val="0"/>
                                <w:iCs w:val="0"/>
                                <w:color w:val="313435" w:themeColor="accent5" w:themeShade="80"/>
                              </w:rPr>
                              <w:t xml:space="preserve"> </w:t>
                            </w:r>
                            <w:r w:rsidR="00FA7B7E">
                              <w:rPr>
                                <w:rStyle w:val="IntenseEmphasis"/>
                                <w:rFonts w:ascii="Arial" w:hAnsi="Arial" w:cs="Arial"/>
                                <w:i w:val="0"/>
                                <w:iCs w:val="0"/>
                                <w:color w:val="313435" w:themeColor="accent5" w:themeShade="80"/>
                              </w:rPr>
                              <w:t xml:space="preserve">and notify the task owner that the direct debit needs </w:t>
                            </w:r>
                            <w:r w:rsidR="002219F2">
                              <w:rPr>
                                <w:rStyle w:val="IntenseEmphasis"/>
                                <w:rFonts w:ascii="Arial" w:hAnsi="Arial" w:cs="Arial"/>
                                <w:i w:val="0"/>
                                <w:iCs w:val="0"/>
                                <w:color w:val="313435" w:themeColor="accent5" w:themeShade="80"/>
                              </w:rPr>
                              <w:t>to</w:t>
                            </w:r>
                            <w:r w:rsidR="00FA7B7E">
                              <w:rPr>
                                <w:rStyle w:val="IntenseEmphasis"/>
                                <w:rFonts w:ascii="Arial" w:hAnsi="Arial" w:cs="Arial"/>
                                <w:i w:val="0"/>
                                <w:iCs w:val="0"/>
                                <w:color w:val="313435" w:themeColor="accent5" w:themeShade="80"/>
                              </w:rPr>
                              <w:t xml:space="preserve"> amended again.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05B40E" id="_x0000_s1045" type="#_x0000_t61" style="position:absolute;left:0;text-align:left;margin-left:268.5pt;margin-top:5.4pt;width:221.45pt;height:68.25pt;z-index:2516583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" adj="11655,30407" fillcolor="white [3212]" strokecolor="#246369 [3204]" strokeweight=".25pt">
                <v:shadow on="t" color="black" opacity="26214f" origin="-.5,-.5" offset=".74836mm,.74836mm"/>
                <v:textbox>
                  <w:txbxContent>
                    <w:p w14:paraId="1FEB9CCA" w14:textId="48E75406" w:rsidR="00BF5DA9" w:rsidRPr="00A92A72" w:rsidRDefault="00BF5DA9" w:rsidP="00BF5DA9">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Updating the </w:t>
                      </w:r>
                      <w:r>
                        <w:rPr>
                          <w:rStyle w:val="IntenseEmphasis"/>
                          <w:rFonts w:ascii="Arial" w:hAnsi="Arial" w:cs="Arial"/>
                          <w:b/>
                          <w:bCs/>
                          <w:i w:val="0"/>
                          <w:iCs w:val="0"/>
                        </w:rPr>
                        <w:t>Future Vacant</w:t>
                      </w:r>
                      <w:r w:rsidRPr="00B043C7">
                        <w:rPr>
                          <w:rStyle w:val="IntenseEmphasis"/>
                          <w:rFonts w:ascii="Arial" w:hAnsi="Arial" w:cs="Arial"/>
                          <w:b/>
                          <w:bCs/>
                          <w:i w:val="0"/>
                          <w:iCs w:val="0"/>
                        </w:rPr>
                        <w:t xml:space="preserve"> Date </w:t>
                      </w:r>
                      <w:r w:rsidRPr="00A92A72">
                        <w:rPr>
                          <w:rStyle w:val="IntenseEmphasis"/>
                          <w:rFonts w:ascii="Arial" w:hAnsi="Arial" w:cs="Arial"/>
                          <w:color w:val="313435" w:themeColor="accent5" w:themeShade="80"/>
                        </w:rPr>
                        <w:t>after</w:t>
                      </w:r>
                      <w:r>
                        <w:rPr>
                          <w:rStyle w:val="IntenseEmphasis"/>
                          <w:rFonts w:ascii="Arial" w:hAnsi="Arial" w:cs="Arial"/>
                          <w:i w:val="0"/>
                          <w:iCs w:val="0"/>
                          <w:color w:val="313435" w:themeColor="accent5" w:themeShade="80"/>
                        </w:rPr>
                        <w:t xml:space="preserve"> the </w:t>
                      </w:r>
                      <w:r w:rsidR="00A92A72" w:rsidRPr="00A92A72">
                        <w:rPr>
                          <w:rStyle w:val="IntenseEmphasis"/>
                          <w:rFonts w:ascii="Arial" w:hAnsi="Arial" w:cs="Arial"/>
                          <w:b/>
                          <w:bCs/>
                          <w:i w:val="0"/>
                          <w:iCs w:val="0"/>
                        </w:rPr>
                        <w:t xml:space="preserve">Amend Direct Debit </w:t>
                      </w:r>
                      <w:r w:rsidR="00A92A72" w:rsidRPr="00A92A72">
                        <w:rPr>
                          <w:rStyle w:val="IntenseEmphasis"/>
                          <w:rFonts w:ascii="Arial" w:hAnsi="Arial" w:cs="Arial"/>
                          <w:i w:val="0"/>
                          <w:iCs w:val="0"/>
                          <w:color w:val="313435" w:themeColor="accent5" w:themeShade="80"/>
                        </w:rPr>
                        <w:t>task has been completed, will automatically re</w:t>
                      </w:r>
                      <w:r w:rsidR="00C332A9">
                        <w:rPr>
                          <w:rStyle w:val="IntenseEmphasis"/>
                          <w:rFonts w:ascii="Arial" w:hAnsi="Arial" w:cs="Arial"/>
                          <w:i w:val="0"/>
                          <w:iCs w:val="0"/>
                          <w:color w:val="313435" w:themeColor="accent5" w:themeShade="80"/>
                        </w:rPr>
                        <w:t>-</w:t>
                      </w:r>
                      <w:r w:rsidR="00A92A72" w:rsidRPr="00A92A72">
                        <w:rPr>
                          <w:rStyle w:val="IntenseEmphasis"/>
                          <w:rFonts w:ascii="Arial" w:hAnsi="Arial" w:cs="Arial"/>
                          <w:i w:val="0"/>
                          <w:iCs w:val="0"/>
                          <w:color w:val="313435" w:themeColor="accent5" w:themeShade="80"/>
                        </w:rPr>
                        <w:t>open the task</w:t>
                      </w:r>
                      <w:r w:rsidR="002219F2">
                        <w:rPr>
                          <w:rStyle w:val="IntenseEmphasis"/>
                          <w:rFonts w:ascii="Arial" w:hAnsi="Arial" w:cs="Arial"/>
                          <w:i w:val="0"/>
                          <w:iCs w:val="0"/>
                          <w:color w:val="313435" w:themeColor="accent5" w:themeShade="80"/>
                        </w:rPr>
                        <w:t xml:space="preserve"> </w:t>
                      </w:r>
                      <w:r w:rsidR="00FA7B7E">
                        <w:rPr>
                          <w:rStyle w:val="IntenseEmphasis"/>
                          <w:rFonts w:ascii="Arial" w:hAnsi="Arial" w:cs="Arial"/>
                          <w:i w:val="0"/>
                          <w:iCs w:val="0"/>
                          <w:color w:val="313435" w:themeColor="accent5" w:themeShade="80"/>
                        </w:rPr>
                        <w:t xml:space="preserve">and notify the task owner that the direct debit needs </w:t>
                      </w:r>
                      <w:r w:rsidR="002219F2">
                        <w:rPr>
                          <w:rStyle w:val="IntenseEmphasis"/>
                          <w:rFonts w:ascii="Arial" w:hAnsi="Arial" w:cs="Arial"/>
                          <w:i w:val="0"/>
                          <w:iCs w:val="0"/>
                          <w:color w:val="313435" w:themeColor="accent5" w:themeShade="80"/>
                        </w:rPr>
                        <w:t>to</w:t>
                      </w:r>
                      <w:r w:rsidR="00FA7B7E">
                        <w:rPr>
                          <w:rStyle w:val="IntenseEmphasis"/>
                          <w:rFonts w:ascii="Arial" w:hAnsi="Arial" w:cs="Arial"/>
                          <w:i w:val="0"/>
                          <w:iCs w:val="0"/>
                          <w:color w:val="313435" w:themeColor="accent5" w:themeShade="80"/>
                        </w:rPr>
                        <w:t xml:space="preserve"> amended again.</w:t>
                      </w:r>
                    </w:p>
                  </w:txbxContent>
                </v:textbox>
              </v:shape>
            </w:pict>
          </mc:Fallback>
        </mc:AlternateContent>
      </w:r>
      <w:r w:rsidR="00A15EBB" w:rsidRPr="00B0761D">
        <w:rPr>
          <w:rFonts w:asciiTheme="minorHAnsi" w:hAnsiTheme="minorHAnsi" w:cstheme="minorHAnsi"/>
          <w:noProof/>
          <w:sz w:val="16"/>
          <w:szCs w:val="16"/>
          <w:lang w:val="en-US"/>
        </w:rPr>
        <mc:AlternateContent>
          <mc:Choice Requires="wps">
            <w:drawing>
              <wp:anchor distT="0" distB="0" distL="114300" distR="114300" simplePos="0" relativeHeight="251658323" behindDoc="0" locked="0" layoutInCell="1" allowOverlap="1" wp14:anchorId="695AD70B" wp14:editId="5AD0C8E5">
                <wp:simplePos x="0" y="0"/>
                <wp:positionH relativeFrom="column">
                  <wp:posOffset>3743325</wp:posOffset>
                </wp:positionH>
                <wp:positionV relativeFrom="paragraph">
                  <wp:posOffset>2078355</wp:posOffset>
                </wp:positionV>
                <wp:extent cx="2412365" cy="742950"/>
                <wp:effectExtent l="38100" t="495300" r="121285" b="114300"/>
                <wp:wrapNone/>
                <wp:docPr id="1266153630" name="Speech Bubble: Rectangle 2"/>
                <wp:cNvGraphicFramePr/>
                <a:graphic xmlns:a="http://schemas.openxmlformats.org/drawingml/2006/main">
                  <a:graphicData uri="http://schemas.microsoft.com/office/word/2010/wordprocessingShape">
                    <wps:wsp>
                      <wps:cNvSpPr/>
                      <wps:spPr>
                        <a:xfrm>
                          <a:off x="0" y="0"/>
                          <a:ext cx="2412365" cy="742950"/>
                        </a:xfrm>
                        <a:prstGeom prst="wedgeRectCallout">
                          <a:avLst>
                            <a:gd name="adj1" fmla="val 1465"/>
                            <a:gd name="adj2" fmla="val -11023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0234E9A" w14:textId="29E7C03F" w:rsidR="00B043C7" w:rsidRDefault="00BF799F" w:rsidP="00B043C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Tasks</w:t>
                            </w:r>
                            <w:r w:rsidR="00723B1E">
                              <w:rPr>
                                <w:rStyle w:val="IntenseEmphasis"/>
                                <w:rFonts w:ascii="Arial" w:hAnsi="Arial" w:cs="Arial"/>
                                <w:i w:val="0"/>
                                <w:iCs w:val="0"/>
                                <w:color w:val="313435" w:themeColor="accent5" w:themeShade="80"/>
                              </w:rPr>
                              <w:t>,</w:t>
                            </w:r>
                            <w:r>
                              <w:rPr>
                                <w:rStyle w:val="IntenseEmphasis"/>
                                <w:rFonts w:ascii="Arial" w:hAnsi="Arial" w:cs="Arial"/>
                                <w:i w:val="0"/>
                                <w:iCs w:val="0"/>
                                <w:color w:val="313435" w:themeColor="accent5" w:themeShade="80"/>
                              </w:rPr>
                              <w:t xml:space="preserve"> such as </w:t>
                            </w:r>
                            <w:r w:rsidR="00BF5DA9">
                              <w:rPr>
                                <w:rStyle w:val="IntenseEmphasis"/>
                                <w:rFonts w:ascii="Arial" w:hAnsi="Arial" w:cs="Arial"/>
                                <w:b/>
                                <w:bCs/>
                                <w:i w:val="0"/>
                                <w:iCs w:val="0"/>
                              </w:rPr>
                              <w:t>Check Out</w:t>
                            </w:r>
                            <w:r w:rsidR="00723B1E" w:rsidRPr="00723B1E">
                              <w:rPr>
                                <w:rStyle w:val="IntenseEmphasis"/>
                                <w:rFonts w:ascii="Arial" w:hAnsi="Arial" w:cs="Arial"/>
                                <w:i w:val="0"/>
                                <w:iCs w:val="0"/>
                                <w:color w:val="313435" w:themeColor="accent5" w:themeShade="80"/>
                              </w:rPr>
                              <w:t>,</w:t>
                            </w:r>
                            <w:r w:rsidR="00BF5DA9" w:rsidRPr="00723B1E">
                              <w:rPr>
                                <w:rStyle w:val="IntenseEmphasis"/>
                                <w:rFonts w:ascii="Arial" w:hAnsi="Arial" w:cs="Arial"/>
                                <w:i w:val="0"/>
                                <w:iCs w:val="0"/>
                                <w:color w:val="313435" w:themeColor="accent5" w:themeShade="80"/>
                              </w:rPr>
                              <w:t xml:space="preserve"> </w:t>
                            </w:r>
                            <w:r w:rsidRPr="00723B1E">
                              <w:rPr>
                                <w:rStyle w:val="IntenseEmphasis"/>
                                <w:rFonts w:ascii="Arial" w:hAnsi="Arial" w:cs="Arial"/>
                                <w:i w:val="0"/>
                                <w:iCs w:val="0"/>
                                <w:color w:val="313435" w:themeColor="accent5" w:themeShade="80"/>
                              </w:rPr>
                              <w:t>that are</w:t>
                            </w:r>
                            <w:r w:rsidR="00723B1E" w:rsidRPr="00723B1E">
                              <w:rPr>
                                <w:rStyle w:val="IntenseEmphasis"/>
                                <w:rFonts w:ascii="Arial" w:hAnsi="Arial" w:cs="Arial"/>
                                <w:i w:val="0"/>
                                <w:iCs w:val="0"/>
                                <w:color w:val="313435" w:themeColor="accent5" w:themeShade="80"/>
                              </w:rPr>
                              <w:t xml:space="preserve"> due to start on FV Date will </w:t>
                            </w:r>
                            <w:r w:rsidR="00BF5DA9" w:rsidRPr="00203B6F">
                              <w:rPr>
                                <w:rStyle w:val="IntenseEmphasis"/>
                                <w:rFonts w:ascii="Arial" w:hAnsi="Arial" w:cs="Arial"/>
                                <w:i w:val="0"/>
                                <w:iCs w:val="0"/>
                                <w:color w:val="313435" w:themeColor="accent5" w:themeShade="80"/>
                              </w:rPr>
                              <w:t xml:space="preserve">only </w:t>
                            </w:r>
                            <w:r w:rsidR="00BF5DA9">
                              <w:rPr>
                                <w:rStyle w:val="IntenseEmphasis"/>
                                <w:rFonts w:ascii="Arial" w:hAnsi="Arial" w:cs="Arial"/>
                                <w:i w:val="0"/>
                                <w:iCs w:val="0"/>
                                <w:color w:val="313435" w:themeColor="accent5" w:themeShade="80"/>
                              </w:rPr>
                              <w:t xml:space="preserve">appear ready to be worked on when </w:t>
                            </w:r>
                            <w:r w:rsidR="00BF5DA9">
                              <w:rPr>
                                <w:rStyle w:val="IntenseEmphasis"/>
                                <w:rFonts w:ascii="Arial" w:hAnsi="Arial" w:cs="Arial"/>
                                <w:b/>
                                <w:bCs/>
                                <w:i w:val="0"/>
                                <w:iCs w:val="0"/>
                              </w:rPr>
                              <w:t>Future Vacant</w:t>
                            </w:r>
                            <w:r w:rsidR="00BF5DA9" w:rsidRPr="00B043C7">
                              <w:rPr>
                                <w:rStyle w:val="IntenseEmphasis"/>
                                <w:rFonts w:ascii="Arial" w:hAnsi="Arial" w:cs="Arial"/>
                                <w:b/>
                                <w:bCs/>
                                <w:i w:val="0"/>
                                <w:iCs w:val="0"/>
                              </w:rPr>
                              <w:t xml:space="preserve"> Date is </w:t>
                            </w:r>
                            <w:r w:rsidR="00BF5DA9">
                              <w:rPr>
                                <w:rStyle w:val="IntenseEmphasis"/>
                                <w:rFonts w:ascii="Arial" w:hAnsi="Arial" w:cs="Arial"/>
                                <w:b/>
                                <w:bCs/>
                                <w:i w:val="0"/>
                                <w:iCs w:val="0"/>
                              </w:rPr>
                              <w:t>C</w:t>
                            </w:r>
                            <w:r w:rsidR="00BF5DA9" w:rsidRPr="00B043C7">
                              <w:rPr>
                                <w:rStyle w:val="IntenseEmphasis"/>
                                <w:rFonts w:ascii="Arial" w:hAnsi="Arial" w:cs="Arial"/>
                                <w:b/>
                                <w:bCs/>
                                <w:i w:val="0"/>
                                <w:iCs w:val="0"/>
                              </w:rPr>
                              <w:t>onfirmed</w:t>
                            </w:r>
                            <w:r w:rsidR="00BF5DA9" w:rsidRPr="00B043C7">
                              <w:rPr>
                                <w:rStyle w:val="IntenseEmphasis"/>
                                <w:rFonts w:ascii="Arial" w:hAnsi="Arial" w:cs="Arial"/>
                                <w:i w:val="0"/>
                                <w:iCs w:val="0"/>
                              </w:rPr>
                              <w:t xml:space="preserve"> </w:t>
                            </w:r>
                            <w:r w:rsidR="00BF5DA9">
                              <w:rPr>
                                <w:rStyle w:val="IntenseEmphasis"/>
                                <w:rFonts w:ascii="Arial" w:hAnsi="Arial" w:cs="Arial"/>
                                <w:i w:val="0"/>
                                <w:iCs w:val="0"/>
                                <w:color w:val="313435" w:themeColor="accent5" w:themeShade="80"/>
                              </w:rPr>
                              <w:t>is ticked.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5AD70B" id="_x0000_s1046" type="#_x0000_t61" style="position:absolute;left:0;text-align:left;margin-left:294.75pt;margin-top:163.65pt;width:189.95pt;height:58.5pt;z-index:251658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" adj="11116,-13010" fillcolor="white [3212]" strokecolor="#7f7f7f [1612]" strokeweight=".25pt">
                <v:shadow on="t" color="black" opacity="26214f" origin="-.5,-.5" offset=".74836mm,.74836mm"/>
                <v:textbox>
                  <w:txbxContent>
                    <w:p w14:paraId="10234E9A" w14:textId="29E7C03F" w:rsidR="00B043C7" w:rsidRDefault="00BF799F" w:rsidP="00B043C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Tasks</w:t>
                      </w:r>
                      <w:r w:rsidR="00723B1E">
                        <w:rPr>
                          <w:rStyle w:val="IntenseEmphasis"/>
                          <w:rFonts w:ascii="Arial" w:hAnsi="Arial" w:cs="Arial"/>
                          <w:i w:val="0"/>
                          <w:iCs w:val="0"/>
                          <w:color w:val="313435" w:themeColor="accent5" w:themeShade="80"/>
                        </w:rPr>
                        <w:t>,</w:t>
                      </w:r>
                      <w:r>
                        <w:rPr>
                          <w:rStyle w:val="IntenseEmphasis"/>
                          <w:rFonts w:ascii="Arial" w:hAnsi="Arial" w:cs="Arial"/>
                          <w:i w:val="0"/>
                          <w:iCs w:val="0"/>
                          <w:color w:val="313435" w:themeColor="accent5" w:themeShade="80"/>
                        </w:rPr>
                        <w:t xml:space="preserve"> such as </w:t>
                      </w:r>
                      <w:r w:rsidR="00BF5DA9">
                        <w:rPr>
                          <w:rStyle w:val="IntenseEmphasis"/>
                          <w:rFonts w:ascii="Arial" w:hAnsi="Arial" w:cs="Arial"/>
                          <w:b/>
                          <w:bCs/>
                          <w:i w:val="0"/>
                          <w:iCs w:val="0"/>
                        </w:rPr>
                        <w:t>Check Out</w:t>
                      </w:r>
                      <w:r w:rsidR="00723B1E" w:rsidRPr="00723B1E">
                        <w:rPr>
                          <w:rStyle w:val="IntenseEmphasis"/>
                          <w:rFonts w:ascii="Arial" w:hAnsi="Arial" w:cs="Arial"/>
                          <w:i w:val="0"/>
                          <w:iCs w:val="0"/>
                          <w:color w:val="313435" w:themeColor="accent5" w:themeShade="80"/>
                        </w:rPr>
                        <w:t>,</w:t>
                      </w:r>
                      <w:r w:rsidR="00BF5DA9" w:rsidRPr="00723B1E">
                        <w:rPr>
                          <w:rStyle w:val="IntenseEmphasis"/>
                          <w:rFonts w:ascii="Arial" w:hAnsi="Arial" w:cs="Arial"/>
                          <w:i w:val="0"/>
                          <w:iCs w:val="0"/>
                          <w:color w:val="313435" w:themeColor="accent5" w:themeShade="80"/>
                        </w:rPr>
                        <w:t xml:space="preserve"> </w:t>
                      </w:r>
                      <w:r w:rsidRPr="00723B1E">
                        <w:rPr>
                          <w:rStyle w:val="IntenseEmphasis"/>
                          <w:rFonts w:ascii="Arial" w:hAnsi="Arial" w:cs="Arial"/>
                          <w:i w:val="0"/>
                          <w:iCs w:val="0"/>
                          <w:color w:val="313435" w:themeColor="accent5" w:themeShade="80"/>
                        </w:rPr>
                        <w:t>that are</w:t>
                      </w:r>
                      <w:r w:rsidR="00723B1E" w:rsidRPr="00723B1E">
                        <w:rPr>
                          <w:rStyle w:val="IntenseEmphasis"/>
                          <w:rFonts w:ascii="Arial" w:hAnsi="Arial" w:cs="Arial"/>
                          <w:i w:val="0"/>
                          <w:iCs w:val="0"/>
                          <w:color w:val="313435" w:themeColor="accent5" w:themeShade="80"/>
                        </w:rPr>
                        <w:t xml:space="preserve"> due to start on FV Date will </w:t>
                      </w:r>
                      <w:r w:rsidR="00BF5DA9" w:rsidRPr="00203B6F">
                        <w:rPr>
                          <w:rStyle w:val="IntenseEmphasis"/>
                          <w:rFonts w:ascii="Arial" w:hAnsi="Arial" w:cs="Arial"/>
                          <w:i w:val="0"/>
                          <w:iCs w:val="0"/>
                          <w:color w:val="313435" w:themeColor="accent5" w:themeShade="80"/>
                        </w:rPr>
                        <w:t xml:space="preserve">only </w:t>
                      </w:r>
                      <w:r w:rsidR="00BF5DA9">
                        <w:rPr>
                          <w:rStyle w:val="IntenseEmphasis"/>
                          <w:rFonts w:ascii="Arial" w:hAnsi="Arial" w:cs="Arial"/>
                          <w:i w:val="0"/>
                          <w:iCs w:val="0"/>
                          <w:color w:val="313435" w:themeColor="accent5" w:themeShade="80"/>
                        </w:rPr>
                        <w:t xml:space="preserve">appear ready to be worked on when </w:t>
                      </w:r>
                      <w:r w:rsidR="00BF5DA9">
                        <w:rPr>
                          <w:rStyle w:val="IntenseEmphasis"/>
                          <w:rFonts w:ascii="Arial" w:hAnsi="Arial" w:cs="Arial"/>
                          <w:b/>
                          <w:bCs/>
                          <w:i w:val="0"/>
                          <w:iCs w:val="0"/>
                        </w:rPr>
                        <w:t>Future Vacant</w:t>
                      </w:r>
                      <w:r w:rsidR="00BF5DA9" w:rsidRPr="00B043C7">
                        <w:rPr>
                          <w:rStyle w:val="IntenseEmphasis"/>
                          <w:rFonts w:ascii="Arial" w:hAnsi="Arial" w:cs="Arial"/>
                          <w:b/>
                          <w:bCs/>
                          <w:i w:val="0"/>
                          <w:iCs w:val="0"/>
                        </w:rPr>
                        <w:t xml:space="preserve"> Date is </w:t>
                      </w:r>
                      <w:r w:rsidR="00BF5DA9">
                        <w:rPr>
                          <w:rStyle w:val="IntenseEmphasis"/>
                          <w:rFonts w:ascii="Arial" w:hAnsi="Arial" w:cs="Arial"/>
                          <w:b/>
                          <w:bCs/>
                          <w:i w:val="0"/>
                          <w:iCs w:val="0"/>
                        </w:rPr>
                        <w:t>C</w:t>
                      </w:r>
                      <w:r w:rsidR="00BF5DA9" w:rsidRPr="00B043C7">
                        <w:rPr>
                          <w:rStyle w:val="IntenseEmphasis"/>
                          <w:rFonts w:ascii="Arial" w:hAnsi="Arial" w:cs="Arial"/>
                          <w:b/>
                          <w:bCs/>
                          <w:i w:val="0"/>
                          <w:iCs w:val="0"/>
                        </w:rPr>
                        <w:t>onfirmed</w:t>
                      </w:r>
                      <w:r w:rsidR="00BF5DA9" w:rsidRPr="00B043C7">
                        <w:rPr>
                          <w:rStyle w:val="IntenseEmphasis"/>
                          <w:rFonts w:ascii="Arial" w:hAnsi="Arial" w:cs="Arial"/>
                          <w:i w:val="0"/>
                          <w:iCs w:val="0"/>
                        </w:rPr>
                        <w:t xml:space="preserve"> </w:t>
                      </w:r>
                      <w:r w:rsidR="00BF5DA9">
                        <w:rPr>
                          <w:rStyle w:val="IntenseEmphasis"/>
                          <w:rFonts w:ascii="Arial" w:hAnsi="Arial" w:cs="Arial"/>
                          <w:i w:val="0"/>
                          <w:iCs w:val="0"/>
                          <w:color w:val="313435" w:themeColor="accent5" w:themeShade="80"/>
                        </w:rPr>
                        <w:t>is ticked.</w:t>
                      </w:r>
                    </w:p>
                  </w:txbxContent>
                </v:textbox>
              </v:shape>
            </w:pict>
          </mc:Fallback>
        </mc:AlternateContent>
      </w:r>
      <w:r w:rsidR="00DA3961">
        <w:rPr>
          <w:noProof/>
        </w:rPr>
        <mc:AlternateContent>
          <mc:Choice Requires="wps">
            <w:drawing>
              <wp:anchor distT="0" distB="0" distL="114300" distR="114300" simplePos="0" relativeHeight="251658318" behindDoc="0" locked="0" layoutInCell="1" allowOverlap="1" wp14:anchorId="7EA8D558" wp14:editId="0398ACFC">
                <wp:simplePos x="0" y="0"/>
                <wp:positionH relativeFrom="column">
                  <wp:posOffset>2857500</wp:posOffset>
                </wp:positionH>
                <wp:positionV relativeFrom="paragraph">
                  <wp:posOffset>1249680</wp:posOffset>
                </wp:positionV>
                <wp:extent cx="2247900" cy="189230"/>
                <wp:effectExtent l="0" t="0" r="19050" b="20320"/>
                <wp:wrapNone/>
                <wp:docPr id="517754563" name="Rectangle 3"/>
                <wp:cNvGraphicFramePr/>
                <a:graphic xmlns:a="http://schemas.openxmlformats.org/drawingml/2006/main">
                  <a:graphicData uri="http://schemas.microsoft.com/office/word/2010/wordprocessingShape">
                    <wps:wsp>
                      <wps:cNvSpPr/>
                      <wps:spPr>
                        <a:xfrm>
                          <a:off x="0" y="0"/>
                          <a:ext cx="2247900" cy="18923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225pt;margin-top:98.4pt;width:177pt;height:14.9pt;z-index:25191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49ADEFA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"/>
            </w:pict>
          </mc:Fallback>
        </mc:AlternateContent>
      </w:r>
      <w:r w:rsidR="004E0C03" w:rsidRPr="004E0C03">
        <w:rPr>
          <w:rFonts w:asciiTheme="minorHAnsi" w:hAnsiTheme="minorHAnsi" w:cstheme="minorHAnsi"/>
          <w:noProof/>
          <w:sz w:val="22"/>
          <w:szCs w:val="22"/>
        </w:rPr>
        <w:drawing>
          <wp:inline distT="0" distB="0" distL="0" distR="0" wp14:anchorId="58A6AE6B" wp14:editId="7D0E6593">
            <wp:extent cx="7094889" cy="3971925"/>
            <wp:effectExtent l="0" t="0" r="0" b="0"/>
            <wp:docPr id="18847066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706698" name="Picture 1" descr="A screenshot of a computer&#10;&#10;Description automatically generated"/>
                    <pic:cNvPicPr/>
                  </pic:nvPicPr>
                  <pic:blipFill>
                    <a:blip r:embed="rId26"/>
                    <a:stretch>
                      <a:fillRect/>
                    </a:stretch>
                  </pic:blipFill>
                  <pic:spPr>
                    <a:xfrm>
                      <a:off x="0" y="0"/>
                      <a:ext cx="7103158" cy="3976554"/>
                    </a:xfrm>
                    <a:prstGeom prst="rect">
                      <a:avLst/>
                    </a:prstGeom>
                  </pic:spPr>
                </pic:pic>
              </a:graphicData>
            </a:graphic>
          </wp:inline>
        </w:drawing>
      </w:r>
    </w:p>
    <w:p w14:paraId="54523951" w14:textId="77777777" w:rsidR="00D35098" w:rsidRPr="00804DA7" w:rsidRDefault="00D35098" w:rsidP="00CD4C46">
      <w:pPr>
        <w:spacing w:after="240"/>
        <w:rPr>
          <w:rFonts w:asciiTheme="minorHAnsi" w:hAnsiTheme="minorHAnsi" w:cstheme="minorHAnsi"/>
          <w:noProof/>
          <w:sz w:val="72"/>
          <w:szCs w:val="72"/>
        </w:rPr>
      </w:pPr>
    </w:p>
    <w:p w14:paraId="28D53F0E" w14:textId="4FC899E2" w:rsidR="00E2514C" w:rsidRPr="00CD4C46" w:rsidRDefault="000D723B" w:rsidP="00CD4C46">
      <w:pPr>
        <w:spacing w:after="240"/>
        <w:rPr>
          <w:rFonts w:asciiTheme="minorHAnsi" w:hAnsiTheme="minorHAnsi" w:cstheme="minorHAnsi"/>
          <w:noProof/>
          <w:sz w:val="22"/>
          <w:szCs w:val="22"/>
        </w:rPr>
      </w:pPr>
      <w:r>
        <w:rPr>
          <w:rFonts w:asciiTheme="minorHAnsi" w:hAnsiTheme="minorHAnsi" w:cstheme="minorHAnsi"/>
          <w:noProof/>
          <w:sz w:val="22"/>
          <w:szCs w:val="22"/>
        </w:rPr>
        <w:t>N</w:t>
      </w:r>
      <w:r w:rsidR="00A84419">
        <w:rPr>
          <w:rFonts w:asciiTheme="minorHAnsi" w:hAnsiTheme="minorHAnsi" w:cstheme="minorHAnsi"/>
          <w:noProof/>
          <w:sz w:val="22"/>
          <w:szCs w:val="22"/>
        </w:rPr>
        <w:t>ote that t</w:t>
      </w:r>
      <w:r w:rsidR="00180E4F">
        <w:rPr>
          <w:rFonts w:asciiTheme="minorHAnsi" w:hAnsiTheme="minorHAnsi" w:cstheme="minorHAnsi"/>
          <w:noProof/>
          <w:sz w:val="22"/>
          <w:szCs w:val="22"/>
        </w:rPr>
        <w:t xml:space="preserve">he following </w:t>
      </w:r>
      <w:r w:rsidR="00E82DF9">
        <w:rPr>
          <w:rFonts w:asciiTheme="minorHAnsi" w:hAnsiTheme="minorHAnsi" w:cstheme="minorHAnsi"/>
          <w:noProof/>
          <w:sz w:val="22"/>
          <w:szCs w:val="22"/>
        </w:rPr>
        <w:t xml:space="preserve">End of Tenancy details cannot be </w:t>
      </w:r>
      <w:r w:rsidR="00A84419">
        <w:rPr>
          <w:rFonts w:asciiTheme="minorHAnsi" w:hAnsiTheme="minorHAnsi" w:cstheme="minorHAnsi"/>
          <w:noProof/>
          <w:sz w:val="22"/>
          <w:szCs w:val="22"/>
        </w:rPr>
        <w:t xml:space="preserve">entered directly; these will display on the </w:t>
      </w:r>
      <w:r w:rsidR="00A84419" w:rsidRPr="006C3E04">
        <w:rPr>
          <w:rFonts w:asciiTheme="minorHAnsi" w:hAnsiTheme="minorHAnsi" w:cstheme="minorHAnsi"/>
          <w:i/>
          <w:iCs/>
          <w:noProof/>
          <w:sz w:val="22"/>
          <w:szCs w:val="22"/>
        </w:rPr>
        <w:t>Details</w:t>
      </w:r>
      <w:r w:rsidR="00A84419">
        <w:rPr>
          <w:rFonts w:asciiTheme="minorHAnsi" w:hAnsiTheme="minorHAnsi" w:cstheme="minorHAnsi"/>
          <w:noProof/>
          <w:sz w:val="22"/>
          <w:szCs w:val="22"/>
        </w:rPr>
        <w:t xml:space="preserve"> screen as the information becomes available</w:t>
      </w:r>
      <w:r w:rsidR="00D35098">
        <w:rPr>
          <w:rFonts w:asciiTheme="minorHAnsi" w:hAnsiTheme="minorHAnsi" w:cstheme="minorHAnsi"/>
          <w:noProof/>
          <w:sz w:val="22"/>
          <w:szCs w:val="22"/>
        </w:rPr>
        <w:t>:</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6951"/>
      </w:tblGrid>
      <w:tr w:rsidR="00D012E2" w:rsidRPr="00D012E2" w14:paraId="0A39F9E1" w14:textId="77777777" w:rsidTr="00E55BA7">
        <w:trPr>
          <w:trHeight w:val="255"/>
        </w:trPr>
        <w:tc>
          <w:tcPr>
            <w:tcW w:w="9214" w:type="dxa"/>
            <w:gridSpan w:val="2"/>
            <w:shd w:val="clear" w:color="auto" w:fill="EEEEEF" w:themeFill="background2" w:themeFillTint="33"/>
            <w:vAlign w:val="center"/>
          </w:tcPr>
          <w:p w14:paraId="1D636C2F" w14:textId="6A8123D9" w:rsidR="00D012E2" w:rsidRPr="00D012E2" w:rsidRDefault="00D012E2" w:rsidP="007A67B0">
            <w:pPr>
              <w:spacing w:before="60" w:after="60"/>
              <w:rPr>
                <w:rFonts w:ascii="Arial" w:hAnsi="Arial" w:cs="Arial"/>
                <w:b/>
                <w:bCs/>
                <w:noProof/>
                <w:color w:val="246369" w:themeColor="accent1"/>
                <w:sz w:val="20"/>
                <w:szCs w:val="20"/>
              </w:rPr>
            </w:pPr>
            <w:r w:rsidRPr="00D012E2">
              <w:rPr>
                <w:rFonts w:ascii="Arial" w:hAnsi="Arial" w:cs="Arial"/>
                <w:b/>
                <w:bCs/>
                <w:noProof/>
                <w:color w:val="246369" w:themeColor="accent1"/>
                <w:sz w:val="20"/>
                <w:szCs w:val="20"/>
              </w:rPr>
              <w:t xml:space="preserve">End of Tenancy Details that are </w:t>
            </w:r>
            <w:r w:rsidR="00180E4F">
              <w:rPr>
                <w:rFonts w:ascii="Arial" w:hAnsi="Arial" w:cs="Arial"/>
                <w:b/>
                <w:bCs/>
                <w:noProof/>
                <w:color w:val="246369" w:themeColor="accent1"/>
                <w:sz w:val="20"/>
                <w:szCs w:val="20"/>
              </w:rPr>
              <w:t>A</w:t>
            </w:r>
            <w:r w:rsidRPr="00D012E2">
              <w:rPr>
                <w:rFonts w:ascii="Arial" w:hAnsi="Arial" w:cs="Arial"/>
                <w:b/>
                <w:bCs/>
                <w:noProof/>
                <w:color w:val="246369" w:themeColor="accent1"/>
                <w:sz w:val="20"/>
                <w:szCs w:val="20"/>
              </w:rPr>
              <w:t xml:space="preserve">utomatically </w:t>
            </w:r>
            <w:r w:rsidR="00180E4F">
              <w:rPr>
                <w:rFonts w:ascii="Arial" w:hAnsi="Arial" w:cs="Arial"/>
                <w:b/>
                <w:bCs/>
                <w:noProof/>
                <w:color w:val="246369" w:themeColor="accent1"/>
                <w:sz w:val="20"/>
                <w:szCs w:val="20"/>
              </w:rPr>
              <w:t>C</w:t>
            </w:r>
            <w:r w:rsidRPr="00D012E2">
              <w:rPr>
                <w:rFonts w:ascii="Arial" w:hAnsi="Arial" w:cs="Arial"/>
                <w:b/>
                <w:bCs/>
                <w:noProof/>
                <w:color w:val="246369" w:themeColor="accent1"/>
                <w:sz w:val="20"/>
                <w:szCs w:val="20"/>
              </w:rPr>
              <w:t xml:space="preserve">alculated </w:t>
            </w:r>
          </w:p>
        </w:tc>
      </w:tr>
      <w:tr w:rsidR="00611901" w:rsidRPr="00D012E2" w14:paraId="298988F1" w14:textId="77777777" w:rsidTr="006C3E04">
        <w:trPr>
          <w:trHeight w:val="255"/>
        </w:trPr>
        <w:tc>
          <w:tcPr>
            <w:tcW w:w="2263" w:type="dxa"/>
            <w:vAlign w:val="center"/>
          </w:tcPr>
          <w:p w14:paraId="51DDC2CC" w14:textId="5C74F1E3" w:rsidR="00611901" w:rsidRPr="00D012E2" w:rsidRDefault="00611901" w:rsidP="007A67B0">
            <w:pPr>
              <w:spacing w:before="60" w:after="60"/>
              <w:rPr>
                <w:rFonts w:ascii="Arial" w:hAnsi="Arial" w:cs="Arial"/>
                <w:noProof/>
                <w:sz w:val="20"/>
                <w:szCs w:val="20"/>
              </w:rPr>
            </w:pPr>
            <w:r w:rsidRPr="00D012E2">
              <w:rPr>
                <w:rFonts w:ascii="Arial" w:hAnsi="Arial" w:cs="Arial"/>
                <w:noProof/>
                <w:sz w:val="20"/>
                <w:szCs w:val="20"/>
              </w:rPr>
              <w:t>Start Date</w:t>
            </w:r>
          </w:p>
        </w:tc>
        <w:tc>
          <w:tcPr>
            <w:tcW w:w="6951" w:type="dxa"/>
            <w:vAlign w:val="center"/>
          </w:tcPr>
          <w:p w14:paraId="4386E845" w14:textId="1AD3A4BA" w:rsidR="00611901" w:rsidRPr="00D012E2" w:rsidRDefault="00611901" w:rsidP="007A67B0">
            <w:pPr>
              <w:spacing w:before="60" w:after="60"/>
              <w:rPr>
                <w:rFonts w:ascii="Arial" w:hAnsi="Arial" w:cs="Arial"/>
                <w:noProof/>
                <w:sz w:val="20"/>
                <w:szCs w:val="20"/>
              </w:rPr>
            </w:pPr>
            <w:r w:rsidRPr="00D012E2">
              <w:rPr>
                <w:rFonts w:ascii="Arial" w:hAnsi="Arial" w:cs="Arial"/>
                <w:noProof/>
                <w:sz w:val="20"/>
                <w:szCs w:val="20"/>
              </w:rPr>
              <w:t xml:space="preserve">Date </w:t>
            </w:r>
            <w:r w:rsidR="002B4B53" w:rsidRPr="00D012E2">
              <w:rPr>
                <w:rFonts w:ascii="Arial" w:hAnsi="Arial" w:cs="Arial"/>
                <w:noProof/>
                <w:sz w:val="20"/>
                <w:szCs w:val="20"/>
              </w:rPr>
              <w:t xml:space="preserve">End of Tenancy </w:t>
            </w:r>
            <w:r w:rsidRPr="00D012E2">
              <w:rPr>
                <w:rFonts w:ascii="Arial" w:hAnsi="Arial" w:cs="Arial"/>
                <w:noProof/>
                <w:sz w:val="20"/>
                <w:szCs w:val="20"/>
              </w:rPr>
              <w:t>was created</w:t>
            </w:r>
            <w:r w:rsidR="006C3E04">
              <w:rPr>
                <w:rFonts w:ascii="Arial" w:hAnsi="Arial" w:cs="Arial"/>
                <w:noProof/>
                <w:sz w:val="20"/>
                <w:szCs w:val="20"/>
              </w:rPr>
              <w:t>.</w:t>
            </w:r>
          </w:p>
        </w:tc>
      </w:tr>
      <w:tr w:rsidR="00673B77" w:rsidRPr="00D012E2" w14:paraId="64E29DFE" w14:textId="77777777" w:rsidTr="006C3E04">
        <w:trPr>
          <w:trHeight w:val="255"/>
        </w:trPr>
        <w:tc>
          <w:tcPr>
            <w:tcW w:w="2263" w:type="dxa"/>
            <w:vAlign w:val="center"/>
          </w:tcPr>
          <w:p w14:paraId="09B14069" w14:textId="5A20098E"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Available Date</w:t>
            </w:r>
          </w:p>
        </w:tc>
        <w:tc>
          <w:tcPr>
            <w:tcW w:w="6951" w:type="dxa"/>
            <w:vAlign w:val="center"/>
          </w:tcPr>
          <w:p w14:paraId="3D848389" w14:textId="77777777" w:rsidR="00E82DF9" w:rsidRDefault="00673B77" w:rsidP="007A67B0">
            <w:pPr>
              <w:spacing w:before="60" w:after="60"/>
              <w:rPr>
                <w:rFonts w:ascii="Arial" w:hAnsi="Arial" w:cs="Arial"/>
                <w:noProof/>
                <w:sz w:val="20"/>
                <w:szCs w:val="20"/>
              </w:rPr>
            </w:pPr>
            <w:r w:rsidRPr="00D012E2">
              <w:rPr>
                <w:rFonts w:ascii="Arial" w:hAnsi="Arial" w:cs="Arial"/>
                <w:noProof/>
                <w:sz w:val="20"/>
                <w:szCs w:val="20"/>
              </w:rPr>
              <w:t>Da</w:t>
            </w:r>
            <w:r w:rsidR="00162530" w:rsidRPr="00D012E2">
              <w:rPr>
                <w:rFonts w:ascii="Arial" w:hAnsi="Arial" w:cs="Arial"/>
                <w:noProof/>
                <w:sz w:val="20"/>
                <w:szCs w:val="20"/>
              </w:rPr>
              <w:t>y after</w:t>
            </w:r>
            <w:r w:rsidRPr="00D012E2">
              <w:rPr>
                <w:rFonts w:ascii="Arial" w:hAnsi="Arial" w:cs="Arial"/>
                <w:noProof/>
                <w:sz w:val="20"/>
                <w:szCs w:val="20"/>
              </w:rPr>
              <w:t xml:space="preserve"> the </w:t>
            </w:r>
            <w:r w:rsidRPr="00D012E2">
              <w:rPr>
                <w:rFonts w:ascii="Arial" w:hAnsi="Arial" w:cs="Arial"/>
                <w:i/>
                <w:iCs/>
                <w:noProof/>
                <w:sz w:val="20"/>
                <w:szCs w:val="20"/>
              </w:rPr>
              <w:t>Clean Unit</w:t>
            </w:r>
            <w:r w:rsidRPr="00D012E2">
              <w:rPr>
                <w:rFonts w:ascii="Arial" w:hAnsi="Arial" w:cs="Arial"/>
                <w:noProof/>
                <w:sz w:val="20"/>
                <w:szCs w:val="20"/>
              </w:rPr>
              <w:t xml:space="preserve"> task is due to be completed / was completed. </w:t>
            </w:r>
          </w:p>
          <w:p w14:paraId="7000AC65" w14:textId="64219CCA" w:rsidR="00673B77" w:rsidRPr="00D012E2" w:rsidRDefault="004A5152" w:rsidP="007A67B0">
            <w:pPr>
              <w:spacing w:before="60" w:after="60"/>
              <w:rPr>
                <w:rFonts w:ascii="Arial" w:hAnsi="Arial" w:cs="Arial"/>
                <w:noProof/>
                <w:sz w:val="20"/>
                <w:szCs w:val="20"/>
              </w:rPr>
            </w:pPr>
            <w:r>
              <w:rPr>
                <w:rFonts w:ascii="Arial" w:hAnsi="Arial" w:cs="Arial"/>
                <w:noProof/>
                <w:sz w:val="20"/>
                <w:szCs w:val="20"/>
              </w:rPr>
              <w:t>Updates</w:t>
            </w:r>
            <w:r w:rsidR="007A67B0" w:rsidRPr="00D012E2">
              <w:rPr>
                <w:rFonts w:ascii="Arial" w:hAnsi="Arial" w:cs="Arial"/>
                <w:noProof/>
                <w:sz w:val="20"/>
                <w:szCs w:val="20"/>
              </w:rPr>
              <w:t xml:space="preserve"> </w:t>
            </w:r>
            <w:r w:rsidR="00D012E2" w:rsidRPr="00D012E2">
              <w:rPr>
                <w:rFonts w:ascii="Arial" w:hAnsi="Arial" w:cs="Arial"/>
                <w:noProof/>
                <w:sz w:val="20"/>
                <w:szCs w:val="20"/>
              </w:rPr>
              <w:t xml:space="preserve">automatically as the End of Tenancy timelines change. </w:t>
            </w:r>
          </w:p>
        </w:tc>
      </w:tr>
      <w:tr w:rsidR="00673B77" w:rsidRPr="00D012E2" w14:paraId="68943131" w14:textId="77777777" w:rsidTr="006C3E04">
        <w:trPr>
          <w:trHeight w:val="255"/>
        </w:trPr>
        <w:tc>
          <w:tcPr>
            <w:tcW w:w="2263" w:type="dxa"/>
            <w:vAlign w:val="center"/>
          </w:tcPr>
          <w:p w14:paraId="1B8EB466" w14:textId="0140AF2A"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Completion Date</w:t>
            </w:r>
          </w:p>
        </w:tc>
        <w:tc>
          <w:tcPr>
            <w:tcW w:w="6951" w:type="dxa"/>
            <w:vAlign w:val="center"/>
          </w:tcPr>
          <w:p w14:paraId="4627CFFA" w14:textId="77777777" w:rsidR="00E82DF9" w:rsidRDefault="00673B77" w:rsidP="007A67B0">
            <w:pPr>
              <w:spacing w:before="60" w:after="60"/>
              <w:rPr>
                <w:rFonts w:ascii="Arial" w:hAnsi="Arial" w:cs="Arial"/>
                <w:noProof/>
                <w:sz w:val="20"/>
                <w:szCs w:val="20"/>
              </w:rPr>
            </w:pPr>
            <w:r w:rsidRPr="00D012E2">
              <w:rPr>
                <w:rFonts w:ascii="Arial" w:hAnsi="Arial" w:cs="Arial"/>
                <w:noProof/>
                <w:sz w:val="20"/>
                <w:szCs w:val="20"/>
              </w:rPr>
              <w:t xml:space="preserve">Date the last End of Tenancy task is due to be completed / was completed. </w:t>
            </w:r>
          </w:p>
          <w:p w14:paraId="4CAB7429" w14:textId="5D0BBCDB" w:rsidR="00673B77" w:rsidRPr="00D012E2" w:rsidRDefault="004A5152" w:rsidP="007A67B0">
            <w:pPr>
              <w:spacing w:before="60" w:after="60"/>
              <w:rPr>
                <w:rFonts w:ascii="Arial" w:hAnsi="Arial" w:cs="Arial"/>
                <w:noProof/>
                <w:sz w:val="20"/>
                <w:szCs w:val="20"/>
              </w:rPr>
            </w:pPr>
            <w:r>
              <w:rPr>
                <w:rFonts w:ascii="Arial" w:hAnsi="Arial" w:cs="Arial"/>
                <w:noProof/>
                <w:sz w:val="20"/>
                <w:szCs w:val="20"/>
              </w:rPr>
              <w:t>Updates</w:t>
            </w:r>
            <w:r w:rsidRPr="00D012E2">
              <w:rPr>
                <w:rFonts w:ascii="Arial" w:hAnsi="Arial" w:cs="Arial"/>
                <w:noProof/>
                <w:sz w:val="20"/>
                <w:szCs w:val="20"/>
              </w:rPr>
              <w:t xml:space="preserve"> automatically as </w:t>
            </w:r>
            <w:r w:rsidR="00D012E2" w:rsidRPr="00D012E2">
              <w:rPr>
                <w:rFonts w:ascii="Arial" w:hAnsi="Arial" w:cs="Arial"/>
                <w:noProof/>
                <w:sz w:val="20"/>
                <w:szCs w:val="20"/>
              </w:rPr>
              <w:t>the End of Tenancy timelines change.</w:t>
            </w:r>
          </w:p>
        </w:tc>
      </w:tr>
      <w:tr w:rsidR="00673B77" w:rsidRPr="00D012E2" w14:paraId="2343A917" w14:textId="77777777" w:rsidTr="006C3E04">
        <w:trPr>
          <w:trHeight w:val="255"/>
        </w:trPr>
        <w:tc>
          <w:tcPr>
            <w:tcW w:w="2263" w:type="dxa"/>
            <w:vAlign w:val="center"/>
          </w:tcPr>
          <w:p w14:paraId="19AB5B38" w14:textId="634A9357"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PVI Completed Date</w:t>
            </w:r>
          </w:p>
        </w:tc>
        <w:tc>
          <w:tcPr>
            <w:tcW w:w="6951" w:type="dxa"/>
            <w:vAlign w:val="center"/>
          </w:tcPr>
          <w:p w14:paraId="5DD72F6F" w14:textId="620A4F3E" w:rsidR="00673B77" w:rsidRPr="00D012E2" w:rsidRDefault="00162530" w:rsidP="007A67B0">
            <w:pPr>
              <w:spacing w:before="60" w:after="60"/>
              <w:rPr>
                <w:rFonts w:ascii="Arial" w:hAnsi="Arial" w:cs="Arial"/>
                <w:noProof/>
                <w:sz w:val="20"/>
                <w:szCs w:val="20"/>
              </w:rPr>
            </w:pPr>
            <w:r w:rsidRPr="00D012E2">
              <w:rPr>
                <w:rFonts w:ascii="Arial" w:hAnsi="Arial" w:cs="Arial"/>
                <w:noProof/>
                <w:sz w:val="20"/>
                <w:szCs w:val="20"/>
              </w:rPr>
              <w:t xml:space="preserve">Date on </w:t>
            </w:r>
            <w:r w:rsidR="007A67B0" w:rsidRPr="00D012E2">
              <w:rPr>
                <w:rFonts w:ascii="Arial" w:hAnsi="Arial" w:cs="Arial"/>
                <w:noProof/>
                <w:sz w:val="20"/>
                <w:szCs w:val="20"/>
              </w:rPr>
              <w:t xml:space="preserve">which the </w:t>
            </w:r>
            <w:r w:rsidR="00673B77" w:rsidRPr="00D012E2">
              <w:rPr>
                <w:rFonts w:ascii="Arial" w:hAnsi="Arial" w:cs="Arial"/>
                <w:i/>
                <w:iCs/>
                <w:noProof/>
                <w:sz w:val="20"/>
                <w:szCs w:val="20"/>
              </w:rPr>
              <w:t>PVI</w:t>
            </w:r>
            <w:r w:rsidR="00673B77" w:rsidRPr="00D012E2">
              <w:rPr>
                <w:rFonts w:ascii="Arial" w:hAnsi="Arial" w:cs="Arial"/>
                <w:noProof/>
                <w:sz w:val="20"/>
                <w:szCs w:val="20"/>
              </w:rPr>
              <w:t xml:space="preserve"> task </w:t>
            </w:r>
            <w:r w:rsidR="007A67B0" w:rsidRPr="00D012E2">
              <w:rPr>
                <w:rFonts w:ascii="Arial" w:hAnsi="Arial" w:cs="Arial"/>
                <w:noProof/>
                <w:sz w:val="20"/>
                <w:szCs w:val="20"/>
              </w:rPr>
              <w:t xml:space="preserve">is </w:t>
            </w:r>
            <w:r w:rsidR="00673B77" w:rsidRPr="00D012E2">
              <w:rPr>
                <w:rFonts w:ascii="Arial" w:hAnsi="Arial" w:cs="Arial"/>
                <w:noProof/>
                <w:sz w:val="20"/>
                <w:szCs w:val="20"/>
              </w:rPr>
              <w:t>completed</w:t>
            </w:r>
            <w:r w:rsidR="007A67B0" w:rsidRPr="00D012E2">
              <w:rPr>
                <w:rFonts w:ascii="Arial" w:hAnsi="Arial" w:cs="Arial"/>
                <w:noProof/>
                <w:sz w:val="20"/>
                <w:szCs w:val="20"/>
              </w:rPr>
              <w:t>.</w:t>
            </w:r>
          </w:p>
        </w:tc>
      </w:tr>
      <w:tr w:rsidR="00673B77" w:rsidRPr="00D012E2" w14:paraId="4844B17B" w14:textId="77777777" w:rsidTr="006C3E04">
        <w:trPr>
          <w:trHeight w:val="255"/>
        </w:trPr>
        <w:tc>
          <w:tcPr>
            <w:tcW w:w="2263" w:type="dxa"/>
            <w:vAlign w:val="center"/>
          </w:tcPr>
          <w:p w14:paraId="1C2880B0" w14:textId="144CF8A0"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Works Start Date</w:t>
            </w:r>
          </w:p>
        </w:tc>
        <w:tc>
          <w:tcPr>
            <w:tcW w:w="6951" w:type="dxa"/>
            <w:vAlign w:val="center"/>
          </w:tcPr>
          <w:p w14:paraId="58DD9908" w14:textId="5EFB085B" w:rsidR="00673B77" w:rsidRPr="00D012E2" w:rsidRDefault="007A67B0" w:rsidP="007A67B0">
            <w:pPr>
              <w:spacing w:before="60" w:after="60"/>
              <w:rPr>
                <w:rFonts w:ascii="Arial" w:hAnsi="Arial" w:cs="Arial"/>
                <w:noProof/>
                <w:sz w:val="20"/>
                <w:szCs w:val="20"/>
              </w:rPr>
            </w:pPr>
            <w:r w:rsidRPr="00D012E2">
              <w:rPr>
                <w:rFonts w:ascii="Arial" w:hAnsi="Arial" w:cs="Arial"/>
                <w:noProof/>
                <w:sz w:val="20"/>
                <w:szCs w:val="20"/>
              </w:rPr>
              <w:t xml:space="preserve">Date on which the </w:t>
            </w:r>
            <w:r w:rsidR="00673B77" w:rsidRPr="00D012E2">
              <w:rPr>
                <w:rFonts w:ascii="Arial" w:hAnsi="Arial" w:cs="Arial"/>
                <w:i/>
                <w:iCs/>
                <w:noProof/>
                <w:sz w:val="20"/>
                <w:szCs w:val="20"/>
              </w:rPr>
              <w:t xml:space="preserve">Check </w:t>
            </w:r>
            <w:r w:rsidR="007909A7">
              <w:rPr>
                <w:rFonts w:ascii="Arial" w:hAnsi="Arial" w:cs="Arial"/>
                <w:i/>
                <w:iCs/>
                <w:noProof/>
                <w:sz w:val="20"/>
                <w:szCs w:val="20"/>
              </w:rPr>
              <w:t>Out</w:t>
            </w:r>
            <w:r w:rsidR="00673B77" w:rsidRPr="00D012E2">
              <w:rPr>
                <w:rFonts w:ascii="Arial" w:hAnsi="Arial" w:cs="Arial"/>
                <w:noProof/>
                <w:sz w:val="20"/>
                <w:szCs w:val="20"/>
              </w:rPr>
              <w:t xml:space="preserve"> </w:t>
            </w:r>
            <w:r w:rsidRPr="00D012E2">
              <w:rPr>
                <w:rFonts w:ascii="Arial" w:hAnsi="Arial" w:cs="Arial"/>
                <w:noProof/>
                <w:sz w:val="20"/>
                <w:szCs w:val="20"/>
              </w:rPr>
              <w:t xml:space="preserve">task </w:t>
            </w:r>
            <w:r w:rsidR="00673B77" w:rsidRPr="00D012E2">
              <w:rPr>
                <w:rFonts w:ascii="Arial" w:hAnsi="Arial" w:cs="Arial"/>
                <w:noProof/>
                <w:sz w:val="20"/>
                <w:szCs w:val="20"/>
              </w:rPr>
              <w:t>is completed</w:t>
            </w:r>
            <w:r w:rsidRPr="00D012E2">
              <w:rPr>
                <w:rFonts w:ascii="Arial" w:hAnsi="Arial" w:cs="Arial"/>
                <w:noProof/>
                <w:sz w:val="20"/>
                <w:szCs w:val="20"/>
              </w:rPr>
              <w:t>.</w:t>
            </w:r>
          </w:p>
        </w:tc>
      </w:tr>
      <w:tr w:rsidR="00673B77" w:rsidRPr="00D012E2" w14:paraId="251A011B" w14:textId="77777777" w:rsidTr="006C3E04">
        <w:trPr>
          <w:trHeight w:val="255"/>
        </w:trPr>
        <w:tc>
          <w:tcPr>
            <w:tcW w:w="2263" w:type="dxa"/>
            <w:vAlign w:val="center"/>
          </w:tcPr>
          <w:p w14:paraId="34158CE1" w14:textId="00628D2E"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Deposit Return Date</w:t>
            </w:r>
          </w:p>
        </w:tc>
        <w:tc>
          <w:tcPr>
            <w:tcW w:w="6951" w:type="dxa"/>
            <w:vAlign w:val="center"/>
          </w:tcPr>
          <w:p w14:paraId="39CA688F" w14:textId="49F862DD" w:rsidR="00673B77" w:rsidRPr="00D012E2" w:rsidRDefault="007A67B0" w:rsidP="007A67B0">
            <w:pPr>
              <w:spacing w:before="60" w:after="60"/>
              <w:rPr>
                <w:rFonts w:ascii="Arial" w:hAnsi="Arial" w:cs="Arial"/>
                <w:noProof/>
                <w:sz w:val="20"/>
                <w:szCs w:val="20"/>
              </w:rPr>
            </w:pPr>
            <w:r w:rsidRPr="00D012E2">
              <w:rPr>
                <w:rFonts w:ascii="Arial" w:hAnsi="Arial" w:cs="Arial"/>
                <w:noProof/>
                <w:sz w:val="20"/>
                <w:szCs w:val="20"/>
              </w:rPr>
              <w:t xml:space="preserve">Date on which the the </w:t>
            </w:r>
            <w:r w:rsidR="00673B77" w:rsidRPr="00D012E2">
              <w:rPr>
                <w:rFonts w:ascii="Arial" w:hAnsi="Arial" w:cs="Arial"/>
                <w:i/>
                <w:iCs/>
                <w:noProof/>
                <w:sz w:val="20"/>
                <w:szCs w:val="20"/>
              </w:rPr>
              <w:t>Deposit Release</w:t>
            </w:r>
            <w:r w:rsidR="00673B77" w:rsidRPr="00D012E2">
              <w:rPr>
                <w:rFonts w:ascii="Arial" w:hAnsi="Arial" w:cs="Arial"/>
                <w:noProof/>
                <w:sz w:val="20"/>
                <w:szCs w:val="20"/>
              </w:rPr>
              <w:t xml:space="preserve"> is complete</w:t>
            </w:r>
            <w:r w:rsidRPr="00D012E2">
              <w:rPr>
                <w:rFonts w:ascii="Arial" w:hAnsi="Arial" w:cs="Arial"/>
                <w:noProof/>
                <w:sz w:val="20"/>
                <w:szCs w:val="20"/>
              </w:rPr>
              <w:t>d.</w:t>
            </w:r>
            <w:r w:rsidR="00673B77" w:rsidRPr="00D012E2">
              <w:rPr>
                <w:rFonts w:ascii="Arial" w:hAnsi="Arial" w:cs="Arial"/>
                <w:noProof/>
                <w:sz w:val="20"/>
                <w:szCs w:val="20"/>
              </w:rPr>
              <w:t xml:space="preserve"> </w:t>
            </w:r>
          </w:p>
        </w:tc>
      </w:tr>
      <w:tr w:rsidR="00673B77" w:rsidRPr="00D012E2" w14:paraId="03A35AA1" w14:textId="77777777" w:rsidTr="006C3E04">
        <w:trPr>
          <w:trHeight w:val="255"/>
        </w:trPr>
        <w:tc>
          <w:tcPr>
            <w:tcW w:w="2263" w:type="dxa"/>
            <w:vAlign w:val="center"/>
          </w:tcPr>
          <w:p w14:paraId="01C2800A" w14:textId="77777777"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Monthly Passing Rent</w:t>
            </w:r>
          </w:p>
        </w:tc>
        <w:tc>
          <w:tcPr>
            <w:tcW w:w="6951" w:type="dxa"/>
            <w:vAlign w:val="center"/>
          </w:tcPr>
          <w:p w14:paraId="1DB6A9F8" w14:textId="3A3BEA1A"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Source</w:t>
            </w:r>
            <w:r w:rsidR="007A67B0" w:rsidRPr="00D012E2">
              <w:rPr>
                <w:rFonts w:ascii="Arial" w:hAnsi="Arial" w:cs="Arial"/>
                <w:noProof/>
                <w:sz w:val="20"/>
                <w:szCs w:val="20"/>
              </w:rPr>
              <w:t>d</w:t>
            </w:r>
            <w:r w:rsidRPr="00D012E2">
              <w:rPr>
                <w:rFonts w:ascii="Arial" w:hAnsi="Arial" w:cs="Arial"/>
                <w:noProof/>
                <w:sz w:val="20"/>
                <w:szCs w:val="20"/>
              </w:rPr>
              <w:t xml:space="preserve"> from the ending tenancy’s details in Salesforce</w:t>
            </w:r>
            <w:r w:rsidR="007A67B0" w:rsidRPr="00D012E2">
              <w:rPr>
                <w:rFonts w:ascii="Arial" w:hAnsi="Arial" w:cs="Arial"/>
                <w:noProof/>
                <w:sz w:val="20"/>
                <w:szCs w:val="20"/>
              </w:rPr>
              <w:t>.</w:t>
            </w:r>
          </w:p>
        </w:tc>
      </w:tr>
      <w:tr w:rsidR="00673B77" w:rsidRPr="00D012E2" w14:paraId="1BE970B1" w14:textId="77777777" w:rsidTr="006C3E04">
        <w:trPr>
          <w:trHeight w:val="255"/>
        </w:trPr>
        <w:tc>
          <w:tcPr>
            <w:tcW w:w="2263" w:type="dxa"/>
            <w:vAlign w:val="center"/>
          </w:tcPr>
          <w:p w14:paraId="05E65D62" w14:textId="6B204233" w:rsidR="00673B77" w:rsidRPr="00D012E2" w:rsidRDefault="00673B77" w:rsidP="007A67B0">
            <w:pPr>
              <w:spacing w:before="60" w:after="60"/>
              <w:rPr>
                <w:rFonts w:ascii="Arial" w:hAnsi="Arial" w:cs="Arial"/>
                <w:noProof/>
                <w:sz w:val="20"/>
                <w:szCs w:val="20"/>
              </w:rPr>
            </w:pPr>
            <w:r w:rsidRPr="00D012E2">
              <w:rPr>
                <w:rFonts w:ascii="Arial" w:hAnsi="Arial" w:cs="Arial"/>
                <w:noProof/>
                <w:sz w:val="20"/>
                <w:szCs w:val="20"/>
              </w:rPr>
              <w:t>Next Move In Date</w:t>
            </w:r>
          </w:p>
        </w:tc>
        <w:tc>
          <w:tcPr>
            <w:tcW w:w="6951" w:type="dxa"/>
            <w:vAlign w:val="center"/>
          </w:tcPr>
          <w:p w14:paraId="719929E7" w14:textId="783355C1" w:rsidR="00673B77" w:rsidRPr="00D012E2" w:rsidRDefault="00673B77" w:rsidP="007A67B0">
            <w:pPr>
              <w:spacing w:before="60" w:after="60"/>
              <w:rPr>
                <w:rFonts w:ascii="Arial" w:hAnsi="Arial" w:cs="Arial"/>
                <w:noProof/>
                <w:sz w:val="20"/>
                <w:szCs w:val="20"/>
              </w:rPr>
            </w:pPr>
            <w:r w:rsidRPr="00D012E2">
              <w:rPr>
                <w:rFonts w:ascii="Arial" w:hAnsi="Arial" w:cs="Arial"/>
                <w:i/>
                <w:iCs/>
                <w:noProof/>
                <w:sz w:val="20"/>
                <w:szCs w:val="20"/>
              </w:rPr>
              <w:t>Tenancy Start Date</w:t>
            </w:r>
            <w:r w:rsidRPr="00D012E2">
              <w:rPr>
                <w:rFonts w:ascii="Arial" w:hAnsi="Arial" w:cs="Arial"/>
                <w:noProof/>
                <w:sz w:val="20"/>
                <w:szCs w:val="20"/>
              </w:rPr>
              <w:t xml:space="preserve"> for the next tena</w:t>
            </w:r>
            <w:r w:rsidR="007A67B0" w:rsidRPr="00D012E2">
              <w:rPr>
                <w:rFonts w:ascii="Arial" w:hAnsi="Arial" w:cs="Arial"/>
                <w:noProof/>
                <w:sz w:val="20"/>
                <w:szCs w:val="20"/>
              </w:rPr>
              <w:t>n</w:t>
            </w:r>
            <w:r w:rsidRPr="00D012E2">
              <w:rPr>
                <w:rFonts w:ascii="Arial" w:hAnsi="Arial" w:cs="Arial"/>
                <w:noProof/>
                <w:sz w:val="20"/>
                <w:szCs w:val="20"/>
              </w:rPr>
              <w:t>cy</w:t>
            </w:r>
            <w:r w:rsidR="007A67B0" w:rsidRPr="00D012E2">
              <w:rPr>
                <w:rFonts w:ascii="Arial" w:hAnsi="Arial" w:cs="Arial"/>
                <w:noProof/>
                <w:sz w:val="20"/>
                <w:szCs w:val="20"/>
              </w:rPr>
              <w:t xml:space="preserve"> for the unit.</w:t>
            </w:r>
            <w:r w:rsidRPr="00D012E2">
              <w:rPr>
                <w:rFonts w:ascii="Arial" w:hAnsi="Arial" w:cs="Arial"/>
                <w:noProof/>
                <w:sz w:val="20"/>
                <w:szCs w:val="20"/>
              </w:rPr>
              <w:t xml:space="preserve"> </w:t>
            </w:r>
          </w:p>
        </w:tc>
      </w:tr>
    </w:tbl>
    <w:p w14:paraId="39C9CDFF" w14:textId="77777777" w:rsidR="00D61CE8" w:rsidRDefault="00D61CE8">
      <w:pPr>
        <w:rPr>
          <w:rStyle w:val="Strong"/>
          <w:rFonts w:ascii="Verdana" w:eastAsiaTheme="majorEastAsia" w:hAnsi="Verdana"/>
          <w:b w:val="0"/>
          <w:bCs w:val="0"/>
          <w:sz w:val="20"/>
          <w:szCs w:val="20"/>
        </w:rPr>
      </w:pPr>
      <w:bookmarkStart w:id="26" w:name="_Toc152676502"/>
    </w:p>
    <w:p w14:paraId="69E9B938" w14:textId="363C13A1" w:rsidR="000065E5" w:rsidRPr="00804DA7" w:rsidRDefault="000065E5">
      <w:pPr>
        <w:rPr>
          <w:rFonts w:ascii="Arial" w:hAnsi="Arial"/>
          <w:b/>
          <w:kern w:val="28"/>
          <w:sz w:val="22"/>
          <w:szCs w:val="20"/>
          <w:lang w:eastAsia="en-US"/>
        </w:rPr>
      </w:pPr>
      <w:r w:rsidRPr="00804DA7">
        <w:rPr>
          <w:b/>
        </w:rPr>
        <w:br w:type="page"/>
      </w:r>
    </w:p>
    <w:p w14:paraId="220E7E2A" w14:textId="3D3308E9" w:rsidR="00CD4C46" w:rsidRPr="006A4F50" w:rsidRDefault="00CD4C46" w:rsidP="00CD4C46">
      <w:pPr>
        <w:pStyle w:val="Heading1"/>
      </w:pPr>
      <w:bookmarkStart w:id="27" w:name="_Toc200035992"/>
      <w:r w:rsidRPr="006A4F50">
        <w:lastRenderedPageBreak/>
        <w:t>End of Tenancy Tasks</w:t>
      </w:r>
      <w:bookmarkEnd w:id="26"/>
      <w:bookmarkEnd w:id="27"/>
    </w:p>
    <w:p w14:paraId="26F5294B" w14:textId="03D3F617" w:rsidR="00820BAE" w:rsidRPr="00784BBF" w:rsidRDefault="00820BAE" w:rsidP="00CD4C46">
      <w:pPr>
        <w:pStyle w:val="Heading2"/>
        <w:rPr>
          <w:rFonts w:asciiTheme="minorHAnsi" w:hAnsiTheme="minorHAnsi" w:cstheme="minorHAnsi"/>
          <w:szCs w:val="22"/>
          <w:lang w:val="en-US"/>
        </w:rPr>
      </w:pPr>
      <w:bookmarkStart w:id="28" w:name="_Task_Statuses"/>
      <w:bookmarkStart w:id="29" w:name="_Toc200035993"/>
      <w:bookmarkEnd w:id="28"/>
      <w:r w:rsidRPr="001A68EE">
        <w:rPr>
          <w:rFonts w:asciiTheme="minorHAnsi" w:hAnsiTheme="minorHAnsi" w:cstheme="minorHAnsi"/>
          <w:szCs w:val="22"/>
        </w:rPr>
        <w:t>Where</w:t>
      </w:r>
      <w:r w:rsidRPr="00784BBF">
        <w:rPr>
          <w:rFonts w:asciiTheme="minorHAnsi" w:hAnsiTheme="minorHAnsi" w:cstheme="minorHAnsi"/>
          <w:szCs w:val="22"/>
          <w:lang w:val="en-US"/>
        </w:rPr>
        <w:t xml:space="preserve"> Do I Find My Tasks?</w:t>
      </w:r>
      <w:bookmarkEnd w:id="29"/>
    </w:p>
    <w:p w14:paraId="524F605C" w14:textId="366142CC" w:rsidR="00AD3385" w:rsidRDefault="00AD3385" w:rsidP="00AD3385">
      <w:pPr>
        <w:spacing w:after="240"/>
        <w:rPr>
          <w:rFonts w:asciiTheme="minorHAnsi" w:hAnsiTheme="minorHAnsi" w:cstheme="minorHAnsi"/>
          <w:noProof/>
          <w:sz w:val="22"/>
          <w:szCs w:val="22"/>
        </w:rPr>
      </w:pPr>
      <w:r>
        <w:rPr>
          <w:rFonts w:asciiTheme="minorHAnsi" w:hAnsiTheme="minorHAnsi" w:cstheme="minorHAnsi"/>
          <w:noProof/>
          <w:sz w:val="22"/>
          <w:szCs w:val="22"/>
        </w:rPr>
        <w:t>End of Te</w:t>
      </w:r>
      <w:r w:rsidR="004C6BAE">
        <w:rPr>
          <w:rFonts w:asciiTheme="minorHAnsi" w:hAnsiTheme="minorHAnsi" w:cstheme="minorHAnsi"/>
          <w:noProof/>
          <w:sz w:val="22"/>
          <w:szCs w:val="22"/>
        </w:rPr>
        <w:t>n</w:t>
      </w:r>
      <w:r>
        <w:rPr>
          <w:rFonts w:asciiTheme="minorHAnsi" w:hAnsiTheme="minorHAnsi" w:cstheme="minorHAnsi"/>
          <w:noProof/>
          <w:sz w:val="22"/>
          <w:szCs w:val="22"/>
        </w:rPr>
        <w:t xml:space="preserve">ancy tasks that ready to be worked on can be found on the Salesforce </w:t>
      </w:r>
      <w:r w:rsidRPr="00AD3385">
        <w:rPr>
          <w:rFonts w:asciiTheme="minorHAnsi" w:hAnsiTheme="minorHAnsi" w:cstheme="minorHAnsi"/>
          <w:b/>
          <w:bCs/>
          <w:noProof/>
          <w:color w:val="65BCAB" w:themeColor="accent2"/>
          <w:sz w:val="22"/>
          <w:szCs w:val="22"/>
        </w:rPr>
        <w:t>Home</w:t>
      </w:r>
      <w:r w:rsidRPr="00AD3385">
        <w:rPr>
          <w:rFonts w:asciiTheme="minorHAnsi" w:hAnsiTheme="minorHAnsi" w:cstheme="minorHAnsi"/>
          <w:noProof/>
          <w:color w:val="65BCAB" w:themeColor="accent2"/>
          <w:sz w:val="22"/>
          <w:szCs w:val="22"/>
        </w:rPr>
        <w:t xml:space="preserve"> </w:t>
      </w:r>
      <w:r w:rsidRPr="00B14240">
        <w:rPr>
          <w:rFonts w:asciiTheme="minorHAnsi" w:hAnsiTheme="minorHAnsi" w:cstheme="minorHAnsi"/>
          <w:b/>
          <w:bCs/>
          <w:noProof/>
          <w:color w:val="65BCAB" w:themeColor="accent2"/>
          <w:sz w:val="22"/>
          <w:szCs w:val="22"/>
        </w:rPr>
        <w:t>page</w:t>
      </w:r>
      <w:r>
        <w:rPr>
          <w:rFonts w:asciiTheme="minorHAnsi" w:hAnsiTheme="minorHAnsi" w:cstheme="minorHAnsi"/>
          <w:noProof/>
          <w:sz w:val="22"/>
          <w:szCs w:val="22"/>
        </w:rPr>
        <w:t xml:space="preserve">. </w:t>
      </w:r>
    </w:p>
    <w:p w14:paraId="121D0333" w14:textId="0165A228" w:rsidR="00B14240" w:rsidRPr="00B0761D" w:rsidRDefault="00B14240" w:rsidP="002106EB">
      <w:pPr>
        <w:pStyle w:val="ListParagraph"/>
        <w:numPr>
          <w:ilvl w:val="0"/>
          <w:numId w:val="60"/>
        </w:numPr>
        <w:spacing w:after="120"/>
        <w:ind w:left="714" w:hanging="357"/>
        <w:rPr>
          <w:rFonts w:asciiTheme="minorHAnsi" w:hAnsiTheme="minorHAnsi" w:cstheme="minorHAnsi"/>
          <w:noProof/>
        </w:rPr>
      </w:pPr>
      <w:r w:rsidRPr="00B0761D">
        <w:rPr>
          <w:rFonts w:asciiTheme="minorHAnsi" w:hAnsiTheme="minorHAnsi" w:cstheme="minorHAnsi"/>
          <w:b/>
          <w:bCs/>
          <w:noProof/>
          <w:color w:val="65BCAB" w:themeColor="accent2"/>
        </w:rPr>
        <w:t>My EoT Tasks for Today</w:t>
      </w:r>
      <w:r w:rsidRPr="00B0761D">
        <w:rPr>
          <w:rFonts w:asciiTheme="minorHAnsi" w:hAnsiTheme="minorHAnsi" w:cstheme="minorHAnsi"/>
          <w:noProof/>
          <w:color w:val="65BCAB" w:themeColor="accent2"/>
        </w:rPr>
        <w:t xml:space="preserve"> </w:t>
      </w:r>
      <w:r w:rsidRPr="00B0761D">
        <w:rPr>
          <w:rFonts w:asciiTheme="minorHAnsi" w:hAnsiTheme="minorHAnsi" w:cstheme="minorHAnsi"/>
          <w:noProof/>
        </w:rPr>
        <w:t>displays all tasks</w:t>
      </w:r>
      <w:r w:rsidR="00A11FF5">
        <w:rPr>
          <w:rFonts w:asciiTheme="minorHAnsi" w:hAnsiTheme="minorHAnsi" w:cstheme="minorHAnsi"/>
          <w:noProof/>
        </w:rPr>
        <w:t xml:space="preserve"> that are</w:t>
      </w:r>
      <w:r w:rsidRPr="00B0761D">
        <w:rPr>
          <w:rFonts w:asciiTheme="minorHAnsi" w:hAnsiTheme="minorHAnsi" w:cstheme="minorHAnsi"/>
          <w:noProof/>
        </w:rPr>
        <w:t xml:space="preserve"> assigned to you</w:t>
      </w:r>
      <w:r w:rsidR="0064638A">
        <w:rPr>
          <w:rFonts w:asciiTheme="minorHAnsi" w:hAnsiTheme="minorHAnsi" w:cstheme="minorHAnsi"/>
          <w:noProof/>
        </w:rPr>
        <w:t xml:space="preserve"> &amp; </w:t>
      </w:r>
      <w:r w:rsidRPr="00B0761D">
        <w:rPr>
          <w:rFonts w:asciiTheme="minorHAnsi" w:hAnsiTheme="minorHAnsi" w:cstheme="minorHAnsi"/>
          <w:noProof/>
        </w:rPr>
        <w:t xml:space="preserve">ready to be worked on. </w:t>
      </w:r>
    </w:p>
    <w:p w14:paraId="78C57A97" w14:textId="330A9C31" w:rsidR="00B0761D" w:rsidRDefault="0064638A" w:rsidP="003E2D97">
      <w:pPr>
        <w:spacing w:after="240"/>
        <w:ind w:left="714"/>
        <w:rPr>
          <w:rFonts w:asciiTheme="minorHAnsi" w:hAnsiTheme="minorHAnsi" w:cstheme="minorHAnsi"/>
          <w:b/>
          <w:bCs/>
          <w:noProof/>
          <w:color w:val="65BCAB" w:themeColor="accent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658275" behindDoc="0" locked="0" layoutInCell="1" allowOverlap="1" wp14:anchorId="6949877B" wp14:editId="157F1A92">
                <wp:simplePos x="0" y="0"/>
                <wp:positionH relativeFrom="column">
                  <wp:posOffset>4322193</wp:posOffset>
                </wp:positionH>
                <wp:positionV relativeFrom="paragraph">
                  <wp:posOffset>8950</wp:posOffset>
                </wp:positionV>
                <wp:extent cx="1562735" cy="643255"/>
                <wp:effectExtent l="495300" t="38100" r="113665" b="404495"/>
                <wp:wrapNone/>
                <wp:docPr id="1789195758" name="Speech Bubble: Rectangle 2"/>
                <wp:cNvGraphicFramePr/>
                <a:graphic xmlns:a="http://schemas.openxmlformats.org/drawingml/2006/main">
                  <a:graphicData uri="http://schemas.microsoft.com/office/word/2010/wordprocessingShape">
                    <wps:wsp>
                      <wps:cNvSpPr/>
                      <wps:spPr>
                        <a:xfrm>
                          <a:off x="0" y="0"/>
                          <a:ext cx="1562735" cy="643255"/>
                        </a:xfrm>
                        <a:prstGeom prst="wedgeRectCallout">
                          <a:avLst>
                            <a:gd name="adj1" fmla="val -79703"/>
                            <a:gd name="adj2" fmla="val 9430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88AA835" w14:textId="5C7E071D" w:rsidR="008D4A33" w:rsidRPr="008D4A33" w:rsidRDefault="008D4A33" w:rsidP="008D4A3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w:t>
                            </w:r>
                            <w:r w:rsidRPr="008D4A33">
                              <w:rPr>
                                <w:rStyle w:val="IntenseEmphasis"/>
                                <w:rFonts w:ascii="Arial" w:hAnsi="Arial" w:cs="Arial"/>
                                <w:i w:val="0"/>
                                <w:iCs w:val="0"/>
                                <w:color w:val="313435" w:themeColor="accent5" w:themeShade="80"/>
                              </w:rPr>
                              <w:t xml:space="preserve">he most </w:t>
                            </w:r>
                            <w:r>
                              <w:rPr>
                                <w:rStyle w:val="IntenseEmphasis"/>
                                <w:rFonts w:ascii="Arial" w:hAnsi="Arial" w:cs="Arial"/>
                                <w:i w:val="0"/>
                                <w:iCs w:val="0"/>
                                <w:color w:val="313435" w:themeColor="accent5" w:themeShade="80"/>
                              </w:rPr>
                              <w:t>urgent tasks are displayed at the top of the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9877B" id="_x0000_s1047" type="#_x0000_t61" style="position:absolute;left:0;text-align:left;margin-left:340.35pt;margin-top:.7pt;width:123.05pt;height:50.65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" adj="-6416,31169" fillcolor="white [3212]" strokecolor="#7f7f7f [1612]" strokeweight=".25pt">
                <v:shadow on="t" color="black" opacity="26214f" origin="-.5,-.5" offset=".74836mm,.74836mm"/>
                <v:textbox>
                  <w:txbxContent>
                    <w:p w14:paraId="288AA835" w14:textId="5C7E071D" w:rsidR="008D4A33" w:rsidRPr="008D4A33" w:rsidRDefault="008D4A33" w:rsidP="008D4A3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w:t>
                      </w:r>
                      <w:r w:rsidRPr="008D4A33">
                        <w:rPr>
                          <w:rStyle w:val="IntenseEmphasis"/>
                          <w:rFonts w:ascii="Arial" w:hAnsi="Arial" w:cs="Arial"/>
                          <w:i w:val="0"/>
                          <w:iCs w:val="0"/>
                          <w:color w:val="313435" w:themeColor="accent5" w:themeShade="80"/>
                        </w:rPr>
                        <w:t xml:space="preserve">he most </w:t>
                      </w:r>
                      <w:r>
                        <w:rPr>
                          <w:rStyle w:val="IntenseEmphasis"/>
                          <w:rFonts w:ascii="Arial" w:hAnsi="Arial" w:cs="Arial"/>
                          <w:i w:val="0"/>
                          <w:iCs w:val="0"/>
                          <w:color w:val="313435" w:themeColor="accent5" w:themeShade="80"/>
                        </w:rPr>
                        <w:t>urgent tasks are displayed at the top of the list.</w:t>
                      </w:r>
                    </w:p>
                  </w:txbxContent>
                </v:textbox>
              </v:shape>
            </w:pict>
          </mc:Fallback>
        </mc:AlternateContent>
      </w:r>
      <w:r w:rsidR="008B2EB9" w:rsidRPr="008B2EB9">
        <w:rPr>
          <w:noProof/>
        </w:rPr>
        <w:t xml:space="preserve"> </w:t>
      </w:r>
      <w:r w:rsidR="008B2EB9" w:rsidRPr="008B2EB9">
        <w:rPr>
          <w:rFonts w:asciiTheme="minorHAnsi" w:hAnsiTheme="minorHAnsi" w:cstheme="minorHAnsi"/>
          <w:b/>
          <w:bCs/>
          <w:noProof/>
          <w:color w:val="65BCAB" w:themeColor="accent2"/>
        </w:rPr>
        <w:drawing>
          <wp:inline distT="0" distB="0" distL="0" distR="0" wp14:anchorId="735F1D68" wp14:editId="7F10BD56">
            <wp:extent cx="3633158" cy="3011329"/>
            <wp:effectExtent l="0" t="0" r="5715" b="0"/>
            <wp:docPr id="6916206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620642" name="Picture 1" descr="A screenshot of a computer&#10;&#10;Description automatically generated"/>
                    <pic:cNvPicPr/>
                  </pic:nvPicPr>
                  <pic:blipFill>
                    <a:blip r:embed="rId27"/>
                    <a:stretch>
                      <a:fillRect/>
                    </a:stretch>
                  </pic:blipFill>
                  <pic:spPr>
                    <a:xfrm>
                      <a:off x="0" y="0"/>
                      <a:ext cx="3641936" cy="3018604"/>
                    </a:xfrm>
                    <a:prstGeom prst="rect">
                      <a:avLst/>
                    </a:prstGeom>
                  </pic:spPr>
                </pic:pic>
              </a:graphicData>
            </a:graphic>
          </wp:inline>
        </w:drawing>
      </w:r>
    </w:p>
    <w:p w14:paraId="4545A63F" w14:textId="225F781F" w:rsidR="00B0761D" w:rsidRPr="00B0761D" w:rsidRDefault="00B0761D" w:rsidP="002106EB">
      <w:pPr>
        <w:pStyle w:val="ListParagraph"/>
        <w:numPr>
          <w:ilvl w:val="0"/>
          <w:numId w:val="60"/>
        </w:numPr>
        <w:spacing w:after="120"/>
        <w:ind w:left="714" w:hanging="357"/>
        <w:rPr>
          <w:rFonts w:asciiTheme="minorHAnsi" w:hAnsiTheme="minorHAnsi" w:cstheme="minorHAnsi"/>
          <w:b/>
          <w:bCs/>
          <w:noProof/>
          <w:color w:val="313435" w:themeColor="accent5" w:themeShade="80"/>
        </w:rPr>
      </w:pPr>
      <w:r w:rsidRPr="00B0761D">
        <w:rPr>
          <w:rFonts w:asciiTheme="minorHAnsi" w:hAnsiTheme="minorHAnsi" w:cstheme="minorHAnsi"/>
          <w:b/>
          <w:bCs/>
          <w:noProof/>
          <w:color w:val="65BCAB" w:themeColor="accent2"/>
        </w:rPr>
        <w:t>My Team’s Unassigned EoT Tasks for Today</w:t>
      </w:r>
      <w:r w:rsidRPr="00B0761D">
        <w:rPr>
          <w:rFonts w:asciiTheme="minorHAnsi" w:hAnsiTheme="minorHAnsi" w:cstheme="minorHAnsi"/>
          <w:noProof/>
          <w:color w:val="313435" w:themeColor="accent5" w:themeShade="80"/>
        </w:rPr>
        <w:t xml:space="preserve"> </w:t>
      </w:r>
      <w:r w:rsidR="00250030" w:rsidRPr="00B0761D">
        <w:rPr>
          <w:rFonts w:asciiTheme="minorHAnsi" w:hAnsiTheme="minorHAnsi" w:cstheme="minorHAnsi"/>
          <w:noProof/>
          <w:color w:val="313435" w:themeColor="accent5" w:themeShade="80"/>
        </w:rPr>
        <w:t>displays all tasks for which your team is responsible</w:t>
      </w:r>
      <w:r w:rsidR="00250030">
        <w:rPr>
          <w:rFonts w:asciiTheme="minorHAnsi" w:hAnsiTheme="minorHAnsi" w:cstheme="minorHAnsi"/>
          <w:noProof/>
          <w:color w:val="313435" w:themeColor="accent5" w:themeShade="80"/>
        </w:rPr>
        <w:t xml:space="preserve"> and are ready to be worked on, but </w:t>
      </w:r>
      <w:r w:rsidR="00250030" w:rsidRPr="00B0761D">
        <w:rPr>
          <w:rFonts w:asciiTheme="minorHAnsi" w:hAnsiTheme="minorHAnsi" w:cstheme="minorHAnsi"/>
          <w:noProof/>
          <w:color w:val="313435" w:themeColor="accent5" w:themeShade="80"/>
        </w:rPr>
        <w:t>have not yet been assigned to anyone.</w:t>
      </w:r>
    </w:p>
    <w:p w14:paraId="28F8E9F3" w14:textId="4A864B61" w:rsidR="00B14240" w:rsidRDefault="00B8586E" w:rsidP="003E2D97">
      <w:pPr>
        <w:spacing w:after="240"/>
        <w:ind w:left="714"/>
        <w:rPr>
          <w:highlight w:val="yellow"/>
        </w:rPr>
      </w:pPr>
      <w:r w:rsidRPr="00764B74">
        <w:rPr>
          <w:noProof/>
          <w:lang w:val="en-US"/>
        </w:rPr>
        <mc:AlternateContent>
          <mc:Choice Requires="wps">
            <w:drawing>
              <wp:anchor distT="0" distB="0" distL="114300" distR="114300" simplePos="0" relativeHeight="251658274" behindDoc="0" locked="0" layoutInCell="1" allowOverlap="1" wp14:anchorId="4E0B837D" wp14:editId="6902F6CE">
                <wp:simplePos x="0" y="0"/>
                <wp:positionH relativeFrom="column">
                  <wp:posOffset>4186555</wp:posOffset>
                </wp:positionH>
                <wp:positionV relativeFrom="paragraph">
                  <wp:posOffset>1159941</wp:posOffset>
                </wp:positionV>
                <wp:extent cx="1699895" cy="444979"/>
                <wp:effectExtent l="304800" t="38100" r="109855" b="127000"/>
                <wp:wrapNone/>
                <wp:docPr id="462903781" name="Speech Bubble: Rectangle 2"/>
                <wp:cNvGraphicFramePr/>
                <a:graphic xmlns:a="http://schemas.openxmlformats.org/drawingml/2006/main">
                  <a:graphicData uri="http://schemas.microsoft.com/office/word/2010/wordprocessingShape">
                    <wps:wsp>
                      <wps:cNvSpPr/>
                      <wps:spPr>
                        <a:xfrm>
                          <a:off x="0" y="0"/>
                          <a:ext cx="1699895" cy="444979"/>
                        </a:xfrm>
                        <a:prstGeom prst="wedgeRectCallout">
                          <a:avLst>
                            <a:gd name="adj1" fmla="val -65436"/>
                            <a:gd name="adj2" fmla="val 5452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3882493" w14:textId="787EC5C4" w:rsidR="008D4A33" w:rsidRPr="008D4A33" w:rsidRDefault="008B2EB9" w:rsidP="008D4A33">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Shortcut to assign one or more tasks </w:t>
                            </w:r>
                            <w:r w:rsidR="00784BBF">
                              <w:rPr>
                                <w:rStyle w:val="IntenseEmphasis"/>
                                <w:rFonts w:ascii="Arial" w:hAnsi="Arial" w:cs="Arial"/>
                                <w:i w:val="0"/>
                                <w:iCs w:val="0"/>
                                <w:color w:val="313435" w:themeColor="accent5" w:themeShade="80"/>
                              </w:rPr>
                              <w:t>to yourself</w:t>
                            </w:r>
                            <w:r w:rsidR="008D4A33" w:rsidRPr="008D4A33">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0B837D" id="_x0000_s1048" type="#_x0000_t61" style="position:absolute;left:0;text-align:left;margin-left:329.65pt;margin-top:91.35pt;width:133.85pt;height:35.05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" adj="-3334,22578" fillcolor="white [3212]" strokecolor="#7f7f7f [1612]" strokeweight=".25pt">
                <v:shadow on="t" color="black" opacity="26214f" origin="-.5,-.5" offset=".74836mm,.74836mm"/>
                <v:textbox>
                  <w:txbxContent>
                    <w:p w14:paraId="23882493" w14:textId="787EC5C4" w:rsidR="008D4A33" w:rsidRPr="008D4A33" w:rsidRDefault="008B2EB9" w:rsidP="008D4A33">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Shortcut to assign one or more tasks </w:t>
                      </w:r>
                      <w:r w:rsidR="00784BBF">
                        <w:rPr>
                          <w:rStyle w:val="IntenseEmphasis"/>
                          <w:rFonts w:ascii="Arial" w:hAnsi="Arial" w:cs="Arial"/>
                          <w:i w:val="0"/>
                          <w:iCs w:val="0"/>
                          <w:color w:val="313435" w:themeColor="accent5" w:themeShade="80"/>
                        </w:rPr>
                        <w:t>to yourself</w:t>
                      </w:r>
                      <w:r w:rsidR="008D4A33" w:rsidRPr="008D4A33">
                        <w:rPr>
                          <w:rStyle w:val="IntenseEmphasis"/>
                          <w:rFonts w:ascii="Arial" w:hAnsi="Arial" w:cs="Arial"/>
                          <w:i w:val="0"/>
                          <w:iCs w:val="0"/>
                          <w:color w:val="313435" w:themeColor="accent5" w:themeShade="80"/>
                        </w:rPr>
                        <w:t xml:space="preserve">. </w:t>
                      </w:r>
                    </w:p>
                  </w:txbxContent>
                </v:textbox>
              </v:shape>
            </w:pict>
          </mc:Fallback>
        </mc:AlternateContent>
      </w:r>
      <w:r w:rsidRPr="00764B74">
        <w:rPr>
          <w:noProof/>
          <w:lang w:val="en-US"/>
        </w:rPr>
        <mc:AlternateContent>
          <mc:Choice Requires="wps">
            <w:drawing>
              <wp:anchor distT="0" distB="0" distL="114300" distR="114300" simplePos="0" relativeHeight="251658346" behindDoc="0" locked="0" layoutInCell="1" allowOverlap="1" wp14:anchorId="70E6BBE0" wp14:editId="5E8CD4A0">
                <wp:simplePos x="0" y="0"/>
                <wp:positionH relativeFrom="column">
                  <wp:posOffset>4184650</wp:posOffset>
                </wp:positionH>
                <wp:positionV relativeFrom="paragraph">
                  <wp:posOffset>12700</wp:posOffset>
                </wp:positionV>
                <wp:extent cx="1704975" cy="910590"/>
                <wp:effectExtent l="285750" t="38100" r="123825" b="118110"/>
                <wp:wrapNone/>
                <wp:docPr id="1068811306" name="Speech Bubble: Rectangle 2"/>
                <wp:cNvGraphicFramePr/>
                <a:graphic xmlns:a="http://schemas.openxmlformats.org/drawingml/2006/main">
                  <a:graphicData uri="http://schemas.microsoft.com/office/word/2010/wordprocessingShape">
                    <wps:wsp>
                      <wps:cNvSpPr/>
                      <wps:spPr>
                        <a:xfrm>
                          <a:off x="0" y="0"/>
                          <a:ext cx="1704975" cy="910590"/>
                        </a:xfrm>
                        <a:prstGeom prst="wedgeRectCallout">
                          <a:avLst>
                            <a:gd name="adj1" fmla="val -64069"/>
                            <a:gd name="adj2" fmla="val -304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F403F4C" w14:textId="3BFDDB7F" w:rsidR="0023738A" w:rsidRDefault="0023738A" w:rsidP="0023738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Filter by task name or unit.</w:t>
                            </w:r>
                            <w:r w:rsidR="003E2D97">
                              <w:rPr>
                                <w:rStyle w:val="IntenseEmphasis"/>
                                <w:rFonts w:ascii="Arial" w:hAnsi="Arial" w:cs="Arial"/>
                                <w:i w:val="0"/>
                                <w:iCs w:val="0"/>
                                <w:color w:val="313435" w:themeColor="accent5" w:themeShade="80"/>
                              </w:rPr>
                              <w:t xml:space="preserve"> </w:t>
                            </w:r>
                          </w:p>
                          <w:p w14:paraId="3E115110" w14:textId="754DCAA9" w:rsidR="003E2D97" w:rsidRPr="008D4A33" w:rsidRDefault="003E2D97" w:rsidP="0023738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Add a comma to search for multiple names, e.g.: </w:t>
                            </w:r>
                            <w:r>
                              <w:rPr>
                                <w:rStyle w:val="IntenseEmphasis"/>
                                <w:rFonts w:ascii="Arial" w:hAnsi="Arial" w:cs="Arial"/>
                                <w:i w:val="0"/>
                                <w:iCs w:val="0"/>
                                <w:color w:val="313435" w:themeColor="accent5" w:themeShade="80"/>
                              </w:rPr>
                              <w:br/>
                              <w:t>“</w:t>
                            </w:r>
                            <w:proofErr w:type="spellStart"/>
                            <w:r>
                              <w:rPr>
                                <w:rStyle w:val="IntenseEmphasis"/>
                                <w:rFonts w:ascii="Arial" w:hAnsi="Arial" w:cs="Arial"/>
                                <w:i w:val="0"/>
                                <w:iCs w:val="0"/>
                                <w:color w:val="313435" w:themeColor="accent5" w:themeShade="80"/>
                              </w:rPr>
                              <w:t>ancoats</w:t>
                            </w:r>
                            <w:proofErr w:type="spellEnd"/>
                            <w:r>
                              <w:rPr>
                                <w:rStyle w:val="IntenseEmphasis"/>
                                <w:rFonts w:ascii="Arial" w:hAnsi="Arial" w:cs="Arial"/>
                                <w:i w:val="0"/>
                                <w:iCs w:val="0"/>
                                <w:color w:val="313435" w:themeColor="accent5" w:themeShade="80"/>
                              </w:rPr>
                              <w:t>, headline”</w:t>
                            </w:r>
                            <w:r w:rsidR="00B8586E">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6BBE0" id="_x0000_s1049" type="#_x0000_t61" style="position:absolute;left:0;text-align:left;margin-left:329.5pt;margin-top:1pt;width:134.25pt;height:71.7pt;z-index:2516583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" adj="-3039,4224" fillcolor="white [3212]" strokecolor="#7f7f7f [1612]" strokeweight=".25pt">
                <v:shadow on="t" color="black" opacity="26214f" origin="-.5,-.5" offset=".74836mm,.74836mm"/>
                <v:textbox>
                  <w:txbxContent>
                    <w:p w14:paraId="0F403F4C" w14:textId="3BFDDB7F" w:rsidR="0023738A" w:rsidRDefault="0023738A" w:rsidP="0023738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Filter by task name or unit.</w:t>
                      </w:r>
                      <w:r w:rsidR="003E2D97">
                        <w:rPr>
                          <w:rStyle w:val="IntenseEmphasis"/>
                          <w:rFonts w:ascii="Arial" w:hAnsi="Arial" w:cs="Arial"/>
                          <w:i w:val="0"/>
                          <w:iCs w:val="0"/>
                          <w:color w:val="313435" w:themeColor="accent5" w:themeShade="80"/>
                        </w:rPr>
                        <w:t xml:space="preserve"> </w:t>
                      </w:r>
                    </w:p>
                    <w:p w14:paraId="3E115110" w14:textId="754DCAA9" w:rsidR="003E2D97" w:rsidRPr="008D4A33" w:rsidRDefault="003E2D97" w:rsidP="0023738A">
                      <w:pPr>
                        <w:pStyle w:val="CommentText"/>
                        <w:spacing w:after="12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Add a comma to search for multiple names, e.g.: </w:t>
                      </w:r>
                      <w:r>
                        <w:rPr>
                          <w:rStyle w:val="IntenseEmphasis"/>
                          <w:rFonts w:ascii="Arial" w:hAnsi="Arial" w:cs="Arial"/>
                          <w:i w:val="0"/>
                          <w:iCs w:val="0"/>
                          <w:color w:val="313435" w:themeColor="accent5" w:themeShade="80"/>
                        </w:rPr>
                        <w:br/>
                        <w:t>“</w:t>
                      </w:r>
                      <w:proofErr w:type="spellStart"/>
                      <w:r>
                        <w:rPr>
                          <w:rStyle w:val="IntenseEmphasis"/>
                          <w:rFonts w:ascii="Arial" w:hAnsi="Arial" w:cs="Arial"/>
                          <w:i w:val="0"/>
                          <w:iCs w:val="0"/>
                          <w:color w:val="313435" w:themeColor="accent5" w:themeShade="80"/>
                        </w:rPr>
                        <w:t>ancoats</w:t>
                      </w:r>
                      <w:proofErr w:type="spellEnd"/>
                      <w:r>
                        <w:rPr>
                          <w:rStyle w:val="IntenseEmphasis"/>
                          <w:rFonts w:ascii="Arial" w:hAnsi="Arial" w:cs="Arial"/>
                          <w:i w:val="0"/>
                          <w:iCs w:val="0"/>
                          <w:color w:val="313435" w:themeColor="accent5" w:themeShade="80"/>
                        </w:rPr>
                        <w:t>, headline”</w:t>
                      </w:r>
                      <w:r w:rsidR="00B8586E">
                        <w:rPr>
                          <w:rStyle w:val="IntenseEmphasis"/>
                          <w:rFonts w:ascii="Arial" w:hAnsi="Arial" w:cs="Arial"/>
                          <w:i w:val="0"/>
                          <w:iCs w:val="0"/>
                          <w:color w:val="313435" w:themeColor="accent5" w:themeShade="80"/>
                        </w:rPr>
                        <w:t>.</w:t>
                      </w:r>
                    </w:p>
                  </w:txbxContent>
                </v:textbox>
              </v:shape>
            </w:pict>
          </mc:Fallback>
        </mc:AlternateContent>
      </w:r>
      <w:r w:rsidR="003E2D97" w:rsidRPr="003E2D97">
        <w:rPr>
          <w:noProof/>
        </w:rPr>
        <w:t xml:space="preserve"> </w:t>
      </w:r>
      <w:r w:rsidR="003E2D97" w:rsidRPr="003E2D97">
        <w:rPr>
          <w:noProof/>
        </w:rPr>
        <w:drawing>
          <wp:inline distT="0" distB="0" distL="0" distR="0" wp14:anchorId="21BC7603" wp14:editId="56F3B584">
            <wp:extent cx="3632835" cy="1900641"/>
            <wp:effectExtent l="0" t="0" r="5715" b="4445"/>
            <wp:docPr id="143613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32072" name=""/>
                    <pic:cNvPicPr/>
                  </pic:nvPicPr>
                  <pic:blipFill>
                    <a:blip r:embed="rId28"/>
                    <a:stretch>
                      <a:fillRect/>
                    </a:stretch>
                  </pic:blipFill>
                  <pic:spPr>
                    <a:xfrm>
                      <a:off x="0" y="0"/>
                      <a:ext cx="3646225" cy="1907646"/>
                    </a:xfrm>
                    <a:prstGeom prst="rect">
                      <a:avLst/>
                    </a:prstGeom>
                  </pic:spPr>
                </pic:pic>
              </a:graphicData>
            </a:graphic>
          </wp:inline>
        </w:drawing>
      </w:r>
    </w:p>
    <w:p w14:paraId="0A9A0CB6" w14:textId="25F3421A" w:rsidR="003E2D97" w:rsidRDefault="003E2D97">
      <w:pPr>
        <w:rPr>
          <w:rFonts w:asciiTheme="minorHAnsi" w:hAnsiTheme="minorHAnsi" w:cstheme="minorHAnsi"/>
          <w:noProof/>
          <w:sz w:val="22"/>
          <w:szCs w:val="22"/>
        </w:rPr>
      </w:pPr>
    </w:p>
    <w:p w14:paraId="5CD744FB" w14:textId="2BC39E3B" w:rsidR="00B0761D" w:rsidRPr="008B2EB9" w:rsidRDefault="008B2EB9" w:rsidP="00B0761D">
      <w:pPr>
        <w:spacing w:after="240"/>
        <w:rPr>
          <w:rFonts w:asciiTheme="minorHAnsi" w:hAnsiTheme="minorHAnsi" w:cstheme="minorHAnsi"/>
          <w:noProof/>
          <w:sz w:val="22"/>
          <w:szCs w:val="22"/>
        </w:rPr>
      </w:pPr>
      <w:r w:rsidRPr="008B2EB9">
        <w:rPr>
          <w:rFonts w:asciiTheme="minorHAnsi" w:hAnsiTheme="minorHAnsi" w:cstheme="minorHAnsi"/>
          <w:noProof/>
          <w:sz w:val="22"/>
          <w:szCs w:val="22"/>
        </w:rPr>
        <w:t xml:space="preserve">Task lists </w:t>
      </w:r>
      <w:r w:rsidR="00A11FF5">
        <w:rPr>
          <w:rFonts w:asciiTheme="minorHAnsi" w:hAnsiTheme="minorHAnsi" w:cstheme="minorHAnsi"/>
          <w:noProof/>
          <w:sz w:val="22"/>
          <w:szCs w:val="22"/>
        </w:rPr>
        <w:t xml:space="preserve">for each team </w:t>
      </w:r>
      <w:r w:rsidRPr="008B2EB9">
        <w:rPr>
          <w:rFonts w:asciiTheme="minorHAnsi" w:hAnsiTheme="minorHAnsi" w:cstheme="minorHAnsi"/>
          <w:noProof/>
          <w:sz w:val="22"/>
          <w:szCs w:val="22"/>
        </w:rPr>
        <w:t xml:space="preserve">can also be found under the </w:t>
      </w:r>
      <w:r w:rsidRPr="008B2EB9">
        <w:rPr>
          <w:rFonts w:asciiTheme="minorHAnsi" w:hAnsiTheme="minorHAnsi" w:cstheme="minorHAnsi"/>
          <w:i/>
          <w:iCs/>
          <w:noProof/>
          <w:sz w:val="22"/>
          <w:szCs w:val="22"/>
        </w:rPr>
        <w:t>End of Tenancy Tasks</w:t>
      </w:r>
      <w:r>
        <w:rPr>
          <w:rFonts w:asciiTheme="minorHAnsi" w:hAnsiTheme="minorHAnsi" w:cstheme="minorHAnsi"/>
          <w:noProof/>
          <w:sz w:val="22"/>
          <w:szCs w:val="22"/>
        </w:rPr>
        <w:t xml:space="preserve"> menu item</w:t>
      </w:r>
      <w:r w:rsidR="003E2D97">
        <w:rPr>
          <w:rFonts w:asciiTheme="minorHAnsi" w:hAnsiTheme="minorHAnsi" w:cstheme="minorHAnsi"/>
          <w:noProof/>
          <w:sz w:val="22"/>
          <w:szCs w:val="22"/>
        </w:rPr>
        <w:t>.</w:t>
      </w:r>
    </w:p>
    <w:p w14:paraId="055BBE31" w14:textId="0FA03F16" w:rsidR="00CD4C46" w:rsidRDefault="008B2EB9" w:rsidP="00807BB4">
      <w:pPr>
        <w:spacing w:after="240"/>
        <w:ind w:left="-993"/>
        <w:rPr>
          <w:b/>
        </w:rPr>
      </w:pPr>
      <w:r>
        <w:rPr>
          <w:noProof/>
        </w:rPr>
        <w:drawing>
          <wp:anchor distT="0" distB="0" distL="114300" distR="114300" simplePos="0" relativeHeight="251658276" behindDoc="0" locked="0" layoutInCell="1" allowOverlap="1" wp14:anchorId="0629D97B" wp14:editId="6E0C0123">
            <wp:simplePos x="0" y="0"/>
            <wp:positionH relativeFrom="column">
              <wp:posOffset>5157086</wp:posOffset>
            </wp:positionH>
            <wp:positionV relativeFrom="paragraph">
              <wp:posOffset>88769</wp:posOffset>
            </wp:positionV>
            <wp:extent cx="317500" cy="317500"/>
            <wp:effectExtent l="19050" t="38100" r="25400" b="25400"/>
            <wp:wrapNone/>
            <wp:docPr id="581267633" name="Graphic 581267633"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807BB4" w:rsidRPr="00807BB4">
        <w:rPr>
          <w:noProof/>
        </w:rPr>
        <w:drawing>
          <wp:inline distT="0" distB="0" distL="0" distR="0" wp14:anchorId="11A0F08F" wp14:editId="287844AB">
            <wp:extent cx="7000858" cy="1293962"/>
            <wp:effectExtent l="0" t="0" r="0" b="1905"/>
            <wp:docPr id="180490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902369" name=""/>
                    <pic:cNvPicPr/>
                  </pic:nvPicPr>
                  <pic:blipFill>
                    <a:blip r:embed="rId29"/>
                    <a:stretch>
                      <a:fillRect/>
                    </a:stretch>
                  </pic:blipFill>
                  <pic:spPr>
                    <a:xfrm>
                      <a:off x="0" y="0"/>
                      <a:ext cx="7051079" cy="1303244"/>
                    </a:xfrm>
                    <a:prstGeom prst="rect">
                      <a:avLst/>
                    </a:prstGeom>
                  </pic:spPr>
                </pic:pic>
              </a:graphicData>
            </a:graphic>
          </wp:inline>
        </w:drawing>
      </w:r>
      <w:r w:rsidR="00CD4C46">
        <w:br w:type="page"/>
      </w:r>
    </w:p>
    <w:p w14:paraId="2B9C06A3" w14:textId="4C573AAF" w:rsidR="00CD4C46" w:rsidRDefault="00CD4C46" w:rsidP="00CD4C46">
      <w:pPr>
        <w:pStyle w:val="Heading2"/>
        <w:rPr>
          <w:rFonts w:asciiTheme="minorHAnsi" w:hAnsiTheme="minorHAnsi" w:cstheme="minorHAnsi"/>
          <w:szCs w:val="22"/>
          <w:lang w:val="en-US"/>
        </w:rPr>
      </w:pPr>
      <w:bookmarkStart w:id="30" w:name="_Toc200035994"/>
      <w:r w:rsidRPr="006A4F50">
        <w:rPr>
          <w:rFonts w:asciiTheme="minorHAnsi" w:hAnsiTheme="minorHAnsi" w:cstheme="minorHAnsi"/>
          <w:szCs w:val="22"/>
          <w:lang w:val="en-US"/>
        </w:rPr>
        <w:lastRenderedPageBreak/>
        <w:t>The Task at a Glance</w:t>
      </w:r>
      <w:bookmarkEnd w:id="30"/>
    </w:p>
    <w:p w14:paraId="1BB774D5" w14:textId="48E33F74" w:rsidR="00CD4C46" w:rsidRPr="00A04AF8" w:rsidRDefault="00A04AF8" w:rsidP="00CD4C46">
      <w:pPr>
        <w:pStyle w:val="NormalIndent"/>
        <w:rPr>
          <w:sz w:val="14"/>
          <w:szCs w:val="14"/>
          <w:lang w:val="en-GB"/>
        </w:rPr>
      </w:pPr>
      <w:r w:rsidRPr="00A04AF8">
        <w:rPr>
          <w:rFonts w:asciiTheme="minorHAnsi" w:hAnsiTheme="minorHAnsi" w:cstheme="minorHAnsi"/>
          <w:noProof/>
          <w:sz w:val="14"/>
          <w:szCs w:val="16"/>
        </w:rPr>
        <mc:AlternateContent>
          <mc:Choice Requires="wps">
            <w:drawing>
              <wp:anchor distT="0" distB="0" distL="114300" distR="114300" simplePos="0" relativeHeight="251658242" behindDoc="0" locked="0" layoutInCell="1" allowOverlap="1" wp14:anchorId="4D7EED5F" wp14:editId="33BBB83C">
                <wp:simplePos x="0" y="0"/>
                <wp:positionH relativeFrom="column">
                  <wp:posOffset>3169285</wp:posOffset>
                </wp:positionH>
                <wp:positionV relativeFrom="paragraph">
                  <wp:posOffset>140335</wp:posOffset>
                </wp:positionV>
                <wp:extent cx="1933575" cy="542925"/>
                <wp:effectExtent l="533400" t="38100" r="123825" b="1095375"/>
                <wp:wrapNone/>
                <wp:docPr id="1740331211" name="Speech Bubble: Rectangle 2"/>
                <wp:cNvGraphicFramePr/>
                <a:graphic xmlns:a="http://schemas.openxmlformats.org/drawingml/2006/main">
                  <a:graphicData uri="http://schemas.microsoft.com/office/word/2010/wordprocessingShape">
                    <wps:wsp>
                      <wps:cNvSpPr/>
                      <wps:spPr>
                        <a:xfrm>
                          <a:off x="0" y="0"/>
                          <a:ext cx="1933575" cy="542925"/>
                        </a:xfrm>
                        <a:prstGeom prst="wedgeRectCallout">
                          <a:avLst>
                            <a:gd name="adj1" fmla="val -75725"/>
                            <a:gd name="adj2" fmla="val 22526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520F5F8" w14:textId="245BDF64" w:rsidR="00CD4C46" w:rsidRPr="00E038C8" w:rsidRDefault="00CD4C46" w:rsidP="00CD4C46">
                            <w:pPr>
                              <w:pStyle w:val="CommentText"/>
                              <w:spacing w:after="0" w:line="240" w:lineRule="auto"/>
                              <w:ind w:left="0"/>
                              <w:rPr>
                                <w:rStyle w:val="IntenseEmphasis"/>
                                <w:rFonts w:asciiTheme="majorHAnsi" w:hAnsiTheme="majorHAnsi" w:cstheme="majorHAnsi"/>
                                <w:i w:val="0"/>
                                <w:iCs w:val="0"/>
                              </w:rPr>
                            </w:pPr>
                            <w:r w:rsidRPr="00E038C8">
                              <w:rPr>
                                <w:rStyle w:val="IntenseEmphasis"/>
                                <w:rFonts w:asciiTheme="majorHAnsi" w:hAnsiTheme="majorHAnsi" w:cstheme="majorHAnsi"/>
                                <w:b/>
                                <w:bCs/>
                                <w:i w:val="0"/>
                                <w:iCs w:val="0"/>
                                <w:color w:val="25646A"/>
                              </w:rPr>
                              <w:t>Task Status</w:t>
                            </w:r>
                            <w:r w:rsidRPr="00E038C8">
                              <w:rPr>
                                <w:rStyle w:val="IntenseEmphasis"/>
                                <w:rFonts w:asciiTheme="majorHAnsi" w:hAnsiTheme="majorHAnsi" w:cstheme="majorHAnsi"/>
                                <w:i w:val="0"/>
                                <w:iCs w:val="0"/>
                                <w:color w:val="313435" w:themeColor="accent5" w:themeShade="80"/>
                              </w:rPr>
                              <w:t xml:space="preserve">: Active tasks are ready to be worked on once the start date is reached.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EED5F" id="_x0000_s1050" type="#_x0000_t61" style="position:absolute;left:0;text-align:left;margin-left:249.55pt;margin-top:11.05pt;width:152.25pt;height:42.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" adj="-5557,59458" fillcolor="white [3212]" strokecolor="#7f7f7f [1612]" strokeweight=".25pt">
                <v:shadow on="t" color="black" opacity="26214f" origin="-.5,-.5" offset=".74836mm,.74836mm"/>
                <v:textbox>
                  <w:txbxContent>
                    <w:p w14:paraId="7520F5F8" w14:textId="245BDF64" w:rsidR="00CD4C46" w:rsidRPr="00E038C8" w:rsidRDefault="00CD4C46" w:rsidP="00CD4C46">
                      <w:pPr>
                        <w:pStyle w:val="CommentText"/>
                        <w:spacing w:after="0" w:line="240" w:lineRule="auto"/>
                        <w:ind w:left="0"/>
                        <w:rPr>
                          <w:rStyle w:val="IntenseEmphasis"/>
                          <w:rFonts w:asciiTheme="majorHAnsi" w:hAnsiTheme="majorHAnsi" w:cstheme="majorHAnsi"/>
                          <w:i w:val="0"/>
                          <w:iCs w:val="0"/>
                        </w:rPr>
                      </w:pPr>
                      <w:r w:rsidRPr="00E038C8">
                        <w:rPr>
                          <w:rStyle w:val="IntenseEmphasis"/>
                          <w:rFonts w:asciiTheme="majorHAnsi" w:hAnsiTheme="majorHAnsi" w:cstheme="majorHAnsi"/>
                          <w:b/>
                          <w:bCs/>
                          <w:i w:val="0"/>
                          <w:iCs w:val="0"/>
                          <w:color w:val="25646A"/>
                        </w:rPr>
                        <w:t>Task Status</w:t>
                      </w:r>
                      <w:r w:rsidRPr="00E038C8">
                        <w:rPr>
                          <w:rStyle w:val="IntenseEmphasis"/>
                          <w:rFonts w:asciiTheme="majorHAnsi" w:hAnsiTheme="majorHAnsi" w:cstheme="majorHAnsi"/>
                          <w:i w:val="0"/>
                          <w:iCs w:val="0"/>
                          <w:color w:val="313435" w:themeColor="accent5" w:themeShade="80"/>
                        </w:rPr>
                        <w:t xml:space="preserve">: Active tasks are ready to be worked on once the start date is reached. </w:t>
                      </w:r>
                    </w:p>
                  </w:txbxContent>
                </v:textbox>
              </v:shape>
            </w:pict>
          </mc:Fallback>
        </mc:AlternateContent>
      </w:r>
      <w:r w:rsidRPr="00A04AF8">
        <w:rPr>
          <w:rFonts w:asciiTheme="minorHAnsi" w:hAnsiTheme="minorHAnsi" w:cstheme="minorHAnsi"/>
          <w:noProof/>
          <w:sz w:val="14"/>
          <w:szCs w:val="16"/>
        </w:rPr>
        <mc:AlternateContent>
          <mc:Choice Requires="wps">
            <w:drawing>
              <wp:anchor distT="0" distB="0" distL="114300" distR="114300" simplePos="0" relativeHeight="251658241" behindDoc="0" locked="0" layoutInCell="1" allowOverlap="1" wp14:anchorId="5A187E64" wp14:editId="3CD9D8AF">
                <wp:simplePos x="0" y="0"/>
                <wp:positionH relativeFrom="column">
                  <wp:posOffset>1513205</wp:posOffset>
                </wp:positionH>
                <wp:positionV relativeFrom="paragraph">
                  <wp:posOffset>149225</wp:posOffset>
                </wp:positionV>
                <wp:extent cx="1543050" cy="542925"/>
                <wp:effectExtent l="38100" t="38100" r="114300" b="1019175"/>
                <wp:wrapNone/>
                <wp:docPr id="1896424416" name="Speech Bubble: Rectangle 2"/>
                <wp:cNvGraphicFramePr/>
                <a:graphic xmlns:a="http://schemas.openxmlformats.org/drawingml/2006/main">
                  <a:graphicData uri="http://schemas.microsoft.com/office/word/2010/wordprocessingShape">
                    <wps:wsp>
                      <wps:cNvSpPr/>
                      <wps:spPr>
                        <a:xfrm>
                          <a:off x="0" y="0"/>
                          <a:ext cx="1543050" cy="542925"/>
                        </a:xfrm>
                        <a:prstGeom prst="wedgeRectCallout">
                          <a:avLst>
                            <a:gd name="adj1" fmla="val -25826"/>
                            <a:gd name="adj2" fmla="val 21172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5ADB004" w14:textId="0EE55F0B"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E038C8">
                              <w:rPr>
                                <w:rStyle w:val="IntenseEmphasis"/>
                                <w:rFonts w:asciiTheme="majorHAnsi" w:hAnsiTheme="majorHAnsi" w:cstheme="majorHAnsi"/>
                                <w:b/>
                                <w:bCs/>
                                <w:i w:val="0"/>
                                <w:iCs w:val="0"/>
                                <w:color w:val="25646A"/>
                              </w:rPr>
                              <w:t>Target End Date</w:t>
                            </w:r>
                            <w:r w:rsidRPr="00E038C8">
                              <w:rPr>
                                <w:rStyle w:val="IntenseEmphasis"/>
                                <w:rFonts w:asciiTheme="majorHAnsi" w:hAnsiTheme="majorHAnsi" w:cstheme="majorHAnsi"/>
                                <w:i w:val="0"/>
                                <w:iCs w:val="0"/>
                                <w:color w:val="008ACB" w:themeColor="text1" w:themeTint="BF"/>
                              </w:rPr>
                              <w:t xml:space="preserve">: </w:t>
                            </w:r>
                            <w:r w:rsidR="00E038C8">
                              <w:rPr>
                                <w:rStyle w:val="IntenseEmphasis"/>
                                <w:rFonts w:asciiTheme="majorHAnsi" w:hAnsiTheme="majorHAnsi" w:cstheme="majorHAnsi"/>
                                <w:i w:val="0"/>
                                <w:iCs w:val="0"/>
                                <w:color w:val="008ACB" w:themeColor="text1" w:themeTint="BF"/>
                              </w:rPr>
                              <w:br/>
                            </w:r>
                            <w:r w:rsidRPr="00E038C8">
                              <w:rPr>
                                <w:rStyle w:val="IntenseEmphasis"/>
                                <w:rFonts w:asciiTheme="majorHAnsi" w:hAnsiTheme="majorHAnsi" w:cstheme="majorHAnsi"/>
                                <w:i w:val="0"/>
                                <w:iCs w:val="0"/>
                                <w:color w:val="313435" w:themeColor="accent5" w:themeShade="80"/>
                              </w:rPr>
                              <w:t xml:space="preserve">Date by which the task should be completed.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187E64" id="_x0000_s1051" type="#_x0000_t61" style="position:absolute;left:0;text-align:left;margin-left:119.15pt;margin-top:11.75pt;width:121.5pt;height:42.7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" adj="5222,56533" fillcolor="white [3212]" strokecolor="#7f7f7f [1612]" strokeweight=".25pt">
                <v:shadow on="t" color="black" opacity="26214f" origin="-.5,-.5" offset=".74836mm,.74836mm"/>
                <v:textbox>
                  <w:txbxContent>
                    <w:p w14:paraId="05ADB004" w14:textId="0EE55F0B"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E038C8">
                        <w:rPr>
                          <w:rStyle w:val="IntenseEmphasis"/>
                          <w:rFonts w:asciiTheme="majorHAnsi" w:hAnsiTheme="majorHAnsi" w:cstheme="majorHAnsi"/>
                          <w:b/>
                          <w:bCs/>
                          <w:i w:val="0"/>
                          <w:iCs w:val="0"/>
                          <w:color w:val="25646A"/>
                        </w:rPr>
                        <w:t>Target End Date</w:t>
                      </w:r>
                      <w:r w:rsidRPr="00E038C8">
                        <w:rPr>
                          <w:rStyle w:val="IntenseEmphasis"/>
                          <w:rFonts w:asciiTheme="majorHAnsi" w:hAnsiTheme="majorHAnsi" w:cstheme="majorHAnsi"/>
                          <w:i w:val="0"/>
                          <w:iCs w:val="0"/>
                          <w:color w:val="008ACB" w:themeColor="text1" w:themeTint="BF"/>
                        </w:rPr>
                        <w:t xml:space="preserve">: </w:t>
                      </w:r>
                      <w:r w:rsidR="00E038C8">
                        <w:rPr>
                          <w:rStyle w:val="IntenseEmphasis"/>
                          <w:rFonts w:asciiTheme="majorHAnsi" w:hAnsiTheme="majorHAnsi" w:cstheme="majorHAnsi"/>
                          <w:i w:val="0"/>
                          <w:iCs w:val="0"/>
                          <w:color w:val="008ACB" w:themeColor="text1" w:themeTint="BF"/>
                        </w:rPr>
                        <w:br/>
                      </w:r>
                      <w:r w:rsidRPr="00E038C8">
                        <w:rPr>
                          <w:rStyle w:val="IntenseEmphasis"/>
                          <w:rFonts w:asciiTheme="majorHAnsi" w:hAnsiTheme="majorHAnsi" w:cstheme="majorHAnsi"/>
                          <w:i w:val="0"/>
                          <w:iCs w:val="0"/>
                          <w:color w:val="313435" w:themeColor="accent5" w:themeShade="80"/>
                        </w:rPr>
                        <w:t xml:space="preserve">Date by which the task should be completed. </w:t>
                      </w:r>
                    </w:p>
                  </w:txbxContent>
                </v:textbox>
              </v:shape>
            </w:pict>
          </mc:Fallback>
        </mc:AlternateContent>
      </w:r>
      <w:r w:rsidRPr="00A04AF8">
        <w:rPr>
          <w:rFonts w:asciiTheme="minorHAnsi" w:hAnsiTheme="minorHAnsi" w:cstheme="minorHAnsi"/>
          <w:noProof/>
          <w:sz w:val="14"/>
          <w:szCs w:val="16"/>
        </w:rPr>
        <mc:AlternateContent>
          <mc:Choice Requires="wps">
            <w:drawing>
              <wp:anchor distT="0" distB="0" distL="114300" distR="114300" simplePos="0" relativeHeight="251658240" behindDoc="0" locked="0" layoutInCell="1" allowOverlap="1" wp14:anchorId="6D2EAD05" wp14:editId="51062652">
                <wp:simplePos x="0" y="0"/>
                <wp:positionH relativeFrom="column">
                  <wp:posOffset>80645</wp:posOffset>
                </wp:positionH>
                <wp:positionV relativeFrom="paragraph">
                  <wp:posOffset>149225</wp:posOffset>
                </wp:positionV>
                <wp:extent cx="1295400" cy="542925"/>
                <wp:effectExtent l="38100" t="38100" r="114300" b="1000125"/>
                <wp:wrapNone/>
                <wp:docPr id="2022837526" name="Speech Bubble: Rectangle 2"/>
                <wp:cNvGraphicFramePr/>
                <a:graphic xmlns:a="http://schemas.openxmlformats.org/drawingml/2006/main">
                  <a:graphicData uri="http://schemas.microsoft.com/office/word/2010/wordprocessingShape">
                    <wps:wsp>
                      <wps:cNvSpPr/>
                      <wps:spPr>
                        <a:xfrm>
                          <a:off x="0" y="0"/>
                          <a:ext cx="1295400" cy="542925"/>
                        </a:xfrm>
                        <a:prstGeom prst="wedgeRectCallout">
                          <a:avLst>
                            <a:gd name="adj1" fmla="val 31508"/>
                            <a:gd name="adj2" fmla="val 20929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B28CAC6" w14:textId="77777777"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D26FAC">
                              <w:rPr>
                                <w:rStyle w:val="IntenseEmphasis"/>
                                <w:rFonts w:asciiTheme="majorHAnsi" w:hAnsiTheme="majorHAnsi" w:cstheme="majorHAnsi"/>
                                <w:b/>
                                <w:bCs/>
                                <w:i w:val="0"/>
                                <w:iCs w:val="0"/>
                              </w:rPr>
                              <w:t>Start Date</w:t>
                            </w:r>
                            <w:r w:rsidRPr="00E038C8">
                              <w:rPr>
                                <w:rStyle w:val="IntenseEmphasis"/>
                                <w:rFonts w:asciiTheme="majorHAnsi" w:hAnsiTheme="majorHAnsi" w:cstheme="majorHAnsi"/>
                                <w:i w:val="0"/>
                                <w:iCs w:val="0"/>
                                <w:color w:val="008ACB" w:themeColor="text1" w:themeTint="BF"/>
                              </w:rPr>
                              <w:t xml:space="preserve">: </w:t>
                            </w:r>
                            <w:r w:rsidRPr="00E038C8">
                              <w:rPr>
                                <w:rStyle w:val="IntenseEmphasis"/>
                                <w:rFonts w:asciiTheme="majorHAnsi" w:hAnsiTheme="majorHAnsi" w:cstheme="majorHAnsi"/>
                                <w:i w:val="0"/>
                                <w:iCs w:val="0"/>
                                <w:color w:val="313435" w:themeColor="accent5" w:themeShade="80"/>
                              </w:rPr>
                              <w:t xml:space="preserve">Date when work should begin on the task.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EAD05" id="_x0000_s1052" type="#_x0000_t61" style="position:absolute;left:0;text-align:left;margin-left:6.35pt;margin-top:11.75pt;width:102pt;height:4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" adj="17606,56008" fillcolor="white [3212]" strokecolor="#7f7f7f [1612]" strokeweight=".25pt">
                <v:shadow on="t" color="black" opacity="26214f" origin="-.5,-.5" offset=".74836mm,.74836mm"/>
                <v:textbox>
                  <w:txbxContent>
                    <w:p w14:paraId="6B28CAC6" w14:textId="77777777" w:rsidR="00CD4C46" w:rsidRPr="00E038C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D26FAC">
                        <w:rPr>
                          <w:rStyle w:val="IntenseEmphasis"/>
                          <w:rFonts w:asciiTheme="majorHAnsi" w:hAnsiTheme="majorHAnsi" w:cstheme="majorHAnsi"/>
                          <w:b/>
                          <w:bCs/>
                          <w:i w:val="0"/>
                          <w:iCs w:val="0"/>
                        </w:rPr>
                        <w:t>Start Date</w:t>
                      </w:r>
                      <w:r w:rsidRPr="00E038C8">
                        <w:rPr>
                          <w:rStyle w:val="IntenseEmphasis"/>
                          <w:rFonts w:asciiTheme="majorHAnsi" w:hAnsiTheme="majorHAnsi" w:cstheme="majorHAnsi"/>
                          <w:i w:val="0"/>
                          <w:iCs w:val="0"/>
                          <w:color w:val="008ACB" w:themeColor="text1" w:themeTint="BF"/>
                        </w:rPr>
                        <w:t xml:space="preserve">: </w:t>
                      </w:r>
                      <w:r w:rsidRPr="00E038C8">
                        <w:rPr>
                          <w:rStyle w:val="IntenseEmphasis"/>
                          <w:rFonts w:asciiTheme="majorHAnsi" w:hAnsiTheme="majorHAnsi" w:cstheme="majorHAnsi"/>
                          <w:i w:val="0"/>
                          <w:iCs w:val="0"/>
                          <w:color w:val="313435" w:themeColor="accent5" w:themeShade="80"/>
                        </w:rPr>
                        <w:t xml:space="preserve">Date when work should begin on the task. </w:t>
                      </w:r>
                    </w:p>
                  </w:txbxContent>
                </v:textbox>
              </v:shape>
            </w:pict>
          </mc:Fallback>
        </mc:AlternateContent>
      </w:r>
    </w:p>
    <w:p w14:paraId="6809CC25" w14:textId="77777777" w:rsidR="00CD4C46" w:rsidRPr="00A52458" w:rsidRDefault="00CD4C46" w:rsidP="00CD4C46">
      <w:pPr>
        <w:pStyle w:val="NormalIndent"/>
        <w:rPr>
          <w:lang w:val="en-GB"/>
        </w:rPr>
      </w:pPr>
    </w:p>
    <w:p w14:paraId="5AE98D31" w14:textId="36C4A1D4" w:rsidR="00CD4C46" w:rsidRDefault="00A04AF8" w:rsidP="001A7C59">
      <w:pPr>
        <w:pStyle w:val="NormalIndent"/>
        <w:ind w:left="-1134"/>
        <w:rPr>
          <w:lang w:val="en-GB"/>
        </w:rPr>
      </w:pPr>
      <w:r>
        <w:rPr>
          <w:noProof/>
          <w:lang w:val="en-GB"/>
        </w:rPr>
        <mc:AlternateContent>
          <mc:Choice Requires="wps">
            <w:drawing>
              <wp:anchor distT="0" distB="0" distL="114300" distR="114300" simplePos="0" relativeHeight="251658244" behindDoc="0" locked="0" layoutInCell="1" allowOverlap="1" wp14:anchorId="6FD5191C" wp14:editId="0A8D4213">
                <wp:simplePos x="0" y="0"/>
                <wp:positionH relativeFrom="column">
                  <wp:posOffset>4191719</wp:posOffset>
                </wp:positionH>
                <wp:positionV relativeFrom="paragraph">
                  <wp:posOffset>2947275</wp:posOffset>
                </wp:positionV>
                <wp:extent cx="2152650" cy="596265"/>
                <wp:effectExtent l="228600" t="38100" r="114300" b="108585"/>
                <wp:wrapNone/>
                <wp:docPr id="260138174" name="Speech Bubble: Rectangle 2"/>
                <wp:cNvGraphicFramePr/>
                <a:graphic xmlns:a="http://schemas.openxmlformats.org/drawingml/2006/main">
                  <a:graphicData uri="http://schemas.microsoft.com/office/word/2010/wordprocessingShape">
                    <wps:wsp>
                      <wps:cNvSpPr/>
                      <wps:spPr>
                        <a:xfrm>
                          <a:off x="0" y="0"/>
                          <a:ext cx="2152650" cy="596265"/>
                        </a:xfrm>
                        <a:prstGeom prst="wedgeRectCallout">
                          <a:avLst>
                            <a:gd name="adj1" fmla="val -58449"/>
                            <a:gd name="adj2" fmla="val -814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6253333" w14:textId="77777777" w:rsidR="00CD4C46" w:rsidRPr="00D26FAC" w:rsidRDefault="00CD4C46" w:rsidP="00CD4C46">
                            <w:pPr>
                              <w:pStyle w:val="CommentText"/>
                              <w:spacing w:after="0" w:line="240" w:lineRule="auto"/>
                              <w:ind w:left="0"/>
                              <w:rPr>
                                <w:rStyle w:val="IntenseEmphasis"/>
                                <w:rFonts w:ascii="Arial" w:hAnsi="Arial" w:cs="Arial"/>
                                <w:i w:val="0"/>
                                <w:iCs w:val="0"/>
                                <w:sz w:val="22"/>
                                <w:szCs w:val="22"/>
                              </w:rPr>
                            </w:pPr>
                            <w:r w:rsidRPr="00D26FAC">
                              <w:rPr>
                                <w:rStyle w:val="IntenseEmphasis"/>
                                <w:rFonts w:ascii="Arial" w:hAnsi="Arial" w:cs="Arial"/>
                                <w:b/>
                                <w:bCs/>
                                <w:i w:val="0"/>
                                <w:iCs w:val="0"/>
                                <w:color w:val="25646A"/>
                              </w:rPr>
                              <w:t>Notes</w:t>
                            </w:r>
                            <w:r w:rsidRPr="00D26FAC">
                              <w:rPr>
                                <w:rStyle w:val="IntenseEmphasis"/>
                                <w:rFonts w:ascii="Arial" w:hAnsi="Arial" w:cs="Arial"/>
                                <w:i w:val="0"/>
                                <w:iCs w:val="0"/>
                                <w:color w:val="313435" w:themeColor="accent5" w:themeShade="80"/>
                              </w:rPr>
                              <w:t xml:space="preserve">: Capture any relevant notes about task progress; these may appear in reports.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5191C" id="_x0000_s1053" type="#_x0000_t61" style="position:absolute;left:0;text-align:left;margin-left:330.05pt;margin-top:232.05pt;width:169.5pt;height:46.9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" adj="-1825,9041" fillcolor="white [3212]" strokecolor="#7f7f7f [1612]" strokeweight=".25pt">
                <v:shadow on="t" color="black" opacity="26214f" origin="-.5,-.5" offset=".74836mm,.74836mm"/>
                <v:textbox>
                  <w:txbxContent>
                    <w:p w14:paraId="26253333" w14:textId="77777777" w:rsidR="00CD4C46" w:rsidRPr="00D26FAC" w:rsidRDefault="00CD4C46" w:rsidP="00CD4C46">
                      <w:pPr>
                        <w:pStyle w:val="CommentText"/>
                        <w:spacing w:after="0" w:line="240" w:lineRule="auto"/>
                        <w:ind w:left="0"/>
                        <w:rPr>
                          <w:rStyle w:val="IntenseEmphasis"/>
                          <w:rFonts w:ascii="Arial" w:hAnsi="Arial" w:cs="Arial"/>
                          <w:i w:val="0"/>
                          <w:iCs w:val="0"/>
                          <w:sz w:val="22"/>
                          <w:szCs w:val="22"/>
                        </w:rPr>
                      </w:pPr>
                      <w:r w:rsidRPr="00D26FAC">
                        <w:rPr>
                          <w:rStyle w:val="IntenseEmphasis"/>
                          <w:rFonts w:ascii="Arial" w:hAnsi="Arial" w:cs="Arial"/>
                          <w:b/>
                          <w:bCs/>
                          <w:i w:val="0"/>
                          <w:iCs w:val="0"/>
                          <w:color w:val="25646A"/>
                        </w:rPr>
                        <w:t>Notes</w:t>
                      </w:r>
                      <w:r w:rsidRPr="00D26FAC">
                        <w:rPr>
                          <w:rStyle w:val="IntenseEmphasis"/>
                          <w:rFonts w:ascii="Arial" w:hAnsi="Arial" w:cs="Arial"/>
                          <w:i w:val="0"/>
                          <w:iCs w:val="0"/>
                          <w:color w:val="313435" w:themeColor="accent5" w:themeShade="80"/>
                        </w:rPr>
                        <w:t xml:space="preserve">: Capture any relevant notes about task progress; these may appear in reports. </w:t>
                      </w:r>
                    </w:p>
                  </w:txbxContent>
                </v:textbox>
              </v:shape>
            </w:pict>
          </mc:Fallback>
        </mc:AlternateContent>
      </w:r>
      <w:r>
        <w:rPr>
          <w:noProof/>
          <w:lang w:val="en-GB"/>
        </w:rPr>
        <mc:AlternateContent>
          <mc:Choice Requires="wps">
            <w:drawing>
              <wp:anchor distT="0" distB="0" distL="114300" distR="114300" simplePos="0" relativeHeight="251658243" behindDoc="0" locked="0" layoutInCell="1" allowOverlap="1" wp14:anchorId="46C85CD5" wp14:editId="60A0A1EA">
                <wp:simplePos x="0" y="0"/>
                <wp:positionH relativeFrom="column">
                  <wp:posOffset>4186555</wp:posOffset>
                </wp:positionH>
                <wp:positionV relativeFrom="paragraph">
                  <wp:posOffset>1713230</wp:posOffset>
                </wp:positionV>
                <wp:extent cx="2152650" cy="1190625"/>
                <wp:effectExtent l="971550" t="38100" r="114300" b="123825"/>
                <wp:wrapNone/>
                <wp:docPr id="1206519266" name="Speech Bubble: Rectangle 2"/>
                <wp:cNvGraphicFramePr/>
                <a:graphic xmlns:a="http://schemas.openxmlformats.org/drawingml/2006/main">
                  <a:graphicData uri="http://schemas.microsoft.com/office/word/2010/wordprocessingShape">
                    <wps:wsp>
                      <wps:cNvSpPr/>
                      <wps:spPr>
                        <a:xfrm>
                          <a:off x="0" y="0"/>
                          <a:ext cx="2152650" cy="1190625"/>
                        </a:xfrm>
                        <a:prstGeom prst="wedgeRectCallout">
                          <a:avLst>
                            <a:gd name="adj1" fmla="val -93423"/>
                            <a:gd name="adj2" fmla="val -48952"/>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E6E0EBF" w14:textId="77777777" w:rsidR="00CD4C46" w:rsidRPr="00FF1799" w:rsidRDefault="00CD4C46" w:rsidP="00CB3281">
                            <w:pPr>
                              <w:pStyle w:val="CommentText"/>
                              <w:spacing w:after="120" w:line="240" w:lineRule="auto"/>
                              <w:ind w:left="0"/>
                              <w:rPr>
                                <w:rStyle w:val="IntenseEmphasis"/>
                                <w:rFonts w:ascii="Arial" w:hAnsi="Arial" w:cs="Arial"/>
                                <w:i w:val="0"/>
                                <w:iCs w:val="0"/>
                                <w:color w:val="313435" w:themeColor="accent5" w:themeShade="80"/>
                              </w:rPr>
                            </w:pPr>
                            <w:r w:rsidRPr="009765EF">
                              <w:rPr>
                                <w:rStyle w:val="IntenseEmphasis"/>
                                <w:rFonts w:ascii="Arial" w:hAnsi="Arial" w:cs="Arial"/>
                                <w:b/>
                                <w:bCs/>
                                <w:i w:val="0"/>
                                <w:iCs w:val="0"/>
                              </w:rPr>
                              <w:t>Owner</w:t>
                            </w:r>
                            <w:r w:rsidRPr="00FF1799">
                              <w:rPr>
                                <w:rStyle w:val="IntenseEmphasis"/>
                                <w:rFonts w:ascii="Arial" w:hAnsi="Arial" w:cs="Arial"/>
                                <w:i w:val="0"/>
                                <w:iCs w:val="0"/>
                                <w:color w:val="313435" w:themeColor="accent5" w:themeShade="80"/>
                              </w:rPr>
                              <w:t xml:space="preserve">: Person responsible for completing the task. </w:t>
                            </w:r>
                          </w:p>
                          <w:p w14:paraId="0F38AD5A" w14:textId="30AA60E6" w:rsidR="00CD4C46" w:rsidRPr="00FF1799" w:rsidRDefault="00CD4C46" w:rsidP="00CD4C46">
                            <w:pPr>
                              <w:pStyle w:val="CommentText"/>
                              <w:spacing w:after="0" w:line="240" w:lineRule="auto"/>
                              <w:ind w:left="0"/>
                              <w:rPr>
                                <w:rStyle w:val="IntenseEmphasis"/>
                                <w:rFonts w:ascii="Arial" w:hAnsi="Arial" w:cs="Arial"/>
                                <w:i w:val="0"/>
                                <w:iCs w:val="0"/>
                              </w:rPr>
                            </w:pPr>
                            <w:r w:rsidRPr="00FF1799">
                              <w:rPr>
                                <w:rStyle w:val="IntenseEmphasis"/>
                                <w:rFonts w:ascii="Arial" w:hAnsi="Arial" w:cs="Arial"/>
                                <w:i w:val="0"/>
                                <w:iCs w:val="0"/>
                                <w:color w:val="313435" w:themeColor="accent5" w:themeShade="80"/>
                              </w:rPr>
                              <w:t xml:space="preserve">Tasks are initially assigned to a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 xml:space="preserve">ask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eam</w:t>
                            </w:r>
                            <w:r w:rsidRPr="00FF1799">
                              <w:rPr>
                                <w:rStyle w:val="IntenseEmphasis"/>
                                <w:rFonts w:ascii="Arial" w:hAnsi="Arial" w:cs="Arial"/>
                                <w:i w:val="0"/>
                                <w:iCs w:val="0"/>
                                <w:color w:val="25646A"/>
                              </w:rPr>
                              <w:t xml:space="preserve"> </w:t>
                            </w:r>
                            <w:r w:rsidRPr="00FF1799">
                              <w:rPr>
                                <w:rStyle w:val="IntenseEmphasis"/>
                                <w:rFonts w:ascii="Arial" w:hAnsi="Arial" w:cs="Arial"/>
                                <w:i w:val="0"/>
                                <w:iCs w:val="0"/>
                                <w:color w:val="313435" w:themeColor="accent5" w:themeShade="80"/>
                              </w:rPr>
                              <w:t>and should be allocated to an individual as start date approaches.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C85CD5" id="_x0000_s1054" type="#_x0000_t61" style="position:absolute;left:0;text-align:left;margin-left:329.65pt;margin-top:134.9pt;width:169.5pt;height:93.7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" adj="-9379,226" fillcolor="white [3212]" strokecolor="#7f7f7f [1612]" strokeweight=".25pt">
                <v:shadow on="t" color="black" opacity="26214f" origin="-.5,-.5" offset=".74836mm,.74836mm"/>
                <v:textbox>
                  <w:txbxContent>
                    <w:p w14:paraId="6E6E0EBF" w14:textId="77777777" w:rsidR="00CD4C46" w:rsidRPr="00FF1799" w:rsidRDefault="00CD4C46" w:rsidP="00CB3281">
                      <w:pPr>
                        <w:pStyle w:val="CommentText"/>
                        <w:spacing w:after="120" w:line="240" w:lineRule="auto"/>
                        <w:ind w:left="0"/>
                        <w:rPr>
                          <w:rStyle w:val="IntenseEmphasis"/>
                          <w:rFonts w:ascii="Arial" w:hAnsi="Arial" w:cs="Arial"/>
                          <w:i w:val="0"/>
                          <w:iCs w:val="0"/>
                          <w:color w:val="313435" w:themeColor="accent5" w:themeShade="80"/>
                        </w:rPr>
                      </w:pPr>
                      <w:r w:rsidRPr="009765EF">
                        <w:rPr>
                          <w:rStyle w:val="IntenseEmphasis"/>
                          <w:rFonts w:ascii="Arial" w:hAnsi="Arial" w:cs="Arial"/>
                          <w:b/>
                          <w:bCs/>
                          <w:i w:val="0"/>
                          <w:iCs w:val="0"/>
                        </w:rPr>
                        <w:t>Owner</w:t>
                      </w:r>
                      <w:r w:rsidRPr="00FF1799">
                        <w:rPr>
                          <w:rStyle w:val="IntenseEmphasis"/>
                          <w:rFonts w:ascii="Arial" w:hAnsi="Arial" w:cs="Arial"/>
                          <w:i w:val="0"/>
                          <w:iCs w:val="0"/>
                          <w:color w:val="313435" w:themeColor="accent5" w:themeShade="80"/>
                        </w:rPr>
                        <w:t xml:space="preserve">: Person responsible for completing the task. </w:t>
                      </w:r>
                    </w:p>
                    <w:p w14:paraId="0F38AD5A" w14:textId="30AA60E6" w:rsidR="00CD4C46" w:rsidRPr="00FF1799" w:rsidRDefault="00CD4C46" w:rsidP="00CD4C46">
                      <w:pPr>
                        <w:pStyle w:val="CommentText"/>
                        <w:spacing w:after="0" w:line="240" w:lineRule="auto"/>
                        <w:ind w:left="0"/>
                        <w:rPr>
                          <w:rStyle w:val="IntenseEmphasis"/>
                          <w:rFonts w:ascii="Arial" w:hAnsi="Arial" w:cs="Arial"/>
                          <w:i w:val="0"/>
                          <w:iCs w:val="0"/>
                        </w:rPr>
                      </w:pPr>
                      <w:r w:rsidRPr="00FF1799">
                        <w:rPr>
                          <w:rStyle w:val="IntenseEmphasis"/>
                          <w:rFonts w:ascii="Arial" w:hAnsi="Arial" w:cs="Arial"/>
                          <w:i w:val="0"/>
                          <w:iCs w:val="0"/>
                          <w:color w:val="313435" w:themeColor="accent5" w:themeShade="80"/>
                        </w:rPr>
                        <w:t xml:space="preserve">Tasks are initially assigned to a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 xml:space="preserve">ask </w:t>
                      </w:r>
                      <w:r w:rsidR="008D2360">
                        <w:rPr>
                          <w:rStyle w:val="IntenseEmphasis"/>
                          <w:rFonts w:ascii="Arial" w:hAnsi="Arial" w:cs="Arial"/>
                          <w:b/>
                          <w:bCs/>
                          <w:i w:val="0"/>
                          <w:iCs w:val="0"/>
                          <w:color w:val="25646A"/>
                        </w:rPr>
                        <w:t>T</w:t>
                      </w:r>
                      <w:r w:rsidRPr="00FF1799">
                        <w:rPr>
                          <w:rStyle w:val="IntenseEmphasis"/>
                          <w:rFonts w:ascii="Arial" w:hAnsi="Arial" w:cs="Arial"/>
                          <w:b/>
                          <w:bCs/>
                          <w:i w:val="0"/>
                          <w:iCs w:val="0"/>
                          <w:color w:val="25646A"/>
                        </w:rPr>
                        <w:t>eam</w:t>
                      </w:r>
                      <w:r w:rsidRPr="00FF1799">
                        <w:rPr>
                          <w:rStyle w:val="IntenseEmphasis"/>
                          <w:rFonts w:ascii="Arial" w:hAnsi="Arial" w:cs="Arial"/>
                          <w:i w:val="0"/>
                          <w:iCs w:val="0"/>
                          <w:color w:val="25646A"/>
                        </w:rPr>
                        <w:t xml:space="preserve"> </w:t>
                      </w:r>
                      <w:r w:rsidRPr="00FF1799">
                        <w:rPr>
                          <w:rStyle w:val="IntenseEmphasis"/>
                          <w:rFonts w:ascii="Arial" w:hAnsi="Arial" w:cs="Arial"/>
                          <w:i w:val="0"/>
                          <w:iCs w:val="0"/>
                          <w:color w:val="313435" w:themeColor="accent5" w:themeShade="80"/>
                        </w:rPr>
                        <w:t>and should be allocated to an individual as start date approaches.</w:t>
                      </w:r>
                    </w:p>
                  </w:txbxContent>
                </v:textbox>
              </v:shape>
            </w:pict>
          </mc:Fallback>
        </mc:AlternateContent>
      </w:r>
      <w:r>
        <w:rPr>
          <w:noProof/>
          <w:lang w:val="en-GB"/>
        </w:rPr>
        <mc:AlternateContent>
          <mc:Choice Requires="wps">
            <w:drawing>
              <wp:anchor distT="0" distB="0" distL="114300" distR="114300" simplePos="0" relativeHeight="251658246" behindDoc="0" locked="0" layoutInCell="1" allowOverlap="1" wp14:anchorId="414934BC" wp14:editId="308105FA">
                <wp:simplePos x="0" y="0"/>
                <wp:positionH relativeFrom="column">
                  <wp:posOffset>4128135</wp:posOffset>
                </wp:positionH>
                <wp:positionV relativeFrom="paragraph">
                  <wp:posOffset>885190</wp:posOffset>
                </wp:positionV>
                <wp:extent cx="2204720" cy="422910"/>
                <wp:effectExtent l="3067050" t="38100" r="119380" b="243840"/>
                <wp:wrapNone/>
                <wp:docPr id="1869062887" name="Speech Bubble: Rectangle 2"/>
                <wp:cNvGraphicFramePr/>
                <a:graphic xmlns:a="http://schemas.openxmlformats.org/drawingml/2006/main">
                  <a:graphicData uri="http://schemas.microsoft.com/office/word/2010/wordprocessingShape">
                    <wps:wsp>
                      <wps:cNvSpPr/>
                      <wps:spPr>
                        <a:xfrm>
                          <a:off x="0" y="0"/>
                          <a:ext cx="2204720" cy="422910"/>
                        </a:xfrm>
                        <a:prstGeom prst="wedgeRectCallout">
                          <a:avLst>
                            <a:gd name="adj1" fmla="val -187089"/>
                            <a:gd name="adj2" fmla="val 8418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33D5FB55" w14:textId="77777777" w:rsidR="00CD4C46" w:rsidRPr="00FF1799"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FF1799">
                              <w:rPr>
                                <w:rStyle w:val="IntenseEmphasis"/>
                                <w:rFonts w:asciiTheme="majorHAnsi" w:hAnsiTheme="majorHAnsi" w:cstheme="majorHAnsi"/>
                                <w:b/>
                                <w:bCs/>
                                <w:i w:val="0"/>
                                <w:iCs w:val="0"/>
                                <w:color w:val="25646A"/>
                              </w:rPr>
                              <w:t>Files</w:t>
                            </w:r>
                            <w:r w:rsidRPr="00FF1799">
                              <w:rPr>
                                <w:rStyle w:val="IntenseEmphasis"/>
                                <w:rFonts w:asciiTheme="majorHAnsi" w:hAnsiTheme="majorHAnsi" w:cstheme="majorHAnsi"/>
                                <w:i w:val="0"/>
                                <w:iCs w:val="0"/>
                                <w:color w:val="313435" w:themeColor="accent5" w:themeShade="80"/>
                              </w:rPr>
                              <w:t xml:space="preserve">: Documents &amp; emails can be linked to a task in the </w:t>
                            </w:r>
                            <w:r w:rsidRPr="00FF1799">
                              <w:rPr>
                                <w:rStyle w:val="IntenseEmphasis"/>
                                <w:rFonts w:asciiTheme="majorHAnsi" w:hAnsiTheme="majorHAnsi" w:cstheme="majorHAnsi"/>
                                <w:b/>
                                <w:bCs/>
                                <w:i w:val="0"/>
                                <w:iCs w:val="0"/>
                                <w:color w:val="25646A"/>
                              </w:rPr>
                              <w:t>Related</w:t>
                            </w:r>
                            <w:r w:rsidRPr="00FF1799">
                              <w:rPr>
                                <w:rStyle w:val="IntenseEmphasis"/>
                                <w:rFonts w:asciiTheme="majorHAnsi" w:hAnsiTheme="majorHAnsi" w:cstheme="majorHAnsi"/>
                                <w:i w:val="0"/>
                                <w:iCs w:val="0"/>
                                <w:color w:val="25646A"/>
                              </w:rPr>
                              <w:t xml:space="preserve"> </w:t>
                            </w:r>
                            <w:r w:rsidRPr="00FF1799">
                              <w:rPr>
                                <w:rStyle w:val="IntenseEmphasis"/>
                                <w:rFonts w:asciiTheme="majorHAnsi" w:hAnsiTheme="majorHAnsi" w:cstheme="majorHAnsi"/>
                                <w:i w:val="0"/>
                                <w:iCs w:val="0"/>
                                <w:color w:val="313435" w:themeColor="accent5" w:themeShade="80"/>
                              </w:rPr>
                              <w:t xml:space="preserve">tab.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934BC" id="_x0000_s1055" type="#_x0000_t61" style="position:absolute;left:0;text-align:left;margin-left:325.05pt;margin-top:69.7pt;width:173.6pt;height:33.3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" adj="-29611,28985" fillcolor="white [3212]" strokecolor="#7f7f7f [1612]" strokeweight=".25pt">
                <v:shadow on="t" color="black" opacity="26214f" origin="-.5,-.5" offset=".74836mm,.74836mm"/>
                <v:textbox>
                  <w:txbxContent>
                    <w:p w14:paraId="33D5FB55" w14:textId="77777777" w:rsidR="00CD4C46" w:rsidRPr="00FF1799"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FF1799">
                        <w:rPr>
                          <w:rStyle w:val="IntenseEmphasis"/>
                          <w:rFonts w:asciiTheme="majorHAnsi" w:hAnsiTheme="majorHAnsi" w:cstheme="majorHAnsi"/>
                          <w:b/>
                          <w:bCs/>
                          <w:i w:val="0"/>
                          <w:iCs w:val="0"/>
                          <w:color w:val="25646A"/>
                        </w:rPr>
                        <w:t>Files</w:t>
                      </w:r>
                      <w:r w:rsidRPr="00FF1799">
                        <w:rPr>
                          <w:rStyle w:val="IntenseEmphasis"/>
                          <w:rFonts w:asciiTheme="majorHAnsi" w:hAnsiTheme="majorHAnsi" w:cstheme="majorHAnsi"/>
                          <w:i w:val="0"/>
                          <w:iCs w:val="0"/>
                          <w:color w:val="313435" w:themeColor="accent5" w:themeShade="80"/>
                        </w:rPr>
                        <w:t xml:space="preserve">: Documents &amp; emails can be linked to a task in the </w:t>
                      </w:r>
                      <w:r w:rsidRPr="00FF1799">
                        <w:rPr>
                          <w:rStyle w:val="IntenseEmphasis"/>
                          <w:rFonts w:asciiTheme="majorHAnsi" w:hAnsiTheme="majorHAnsi" w:cstheme="majorHAnsi"/>
                          <w:b/>
                          <w:bCs/>
                          <w:i w:val="0"/>
                          <w:iCs w:val="0"/>
                          <w:color w:val="25646A"/>
                        </w:rPr>
                        <w:t>Related</w:t>
                      </w:r>
                      <w:r w:rsidRPr="00FF1799">
                        <w:rPr>
                          <w:rStyle w:val="IntenseEmphasis"/>
                          <w:rFonts w:asciiTheme="majorHAnsi" w:hAnsiTheme="majorHAnsi" w:cstheme="majorHAnsi"/>
                          <w:i w:val="0"/>
                          <w:iCs w:val="0"/>
                          <w:color w:val="25646A"/>
                        </w:rPr>
                        <w:t xml:space="preserve"> </w:t>
                      </w:r>
                      <w:r w:rsidRPr="00FF1799">
                        <w:rPr>
                          <w:rStyle w:val="IntenseEmphasis"/>
                          <w:rFonts w:asciiTheme="majorHAnsi" w:hAnsiTheme="majorHAnsi" w:cstheme="majorHAnsi"/>
                          <w:i w:val="0"/>
                          <w:iCs w:val="0"/>
                          <w:color w:val="313435" w:themeColor="accent5" w:themeShade="80"/>
                        </w:rPr>
                        <w:t xml:space="preserve">tab. </w:t>
                      </w:r>
                    </w:p>
                  </w:txbxContent>
                </v:textbox>
              </v:shape>
            </w:pict>
          </mc:Fallback>
        </mc:AlternateContent>
      </w:r>
      <w:r w:rsidR="001A7C59">
        <w:rPr>
          <w:noProof/>
          <w:lang w:val="en-GB"/>
        </w:rPr>
        <mc:AlternateContent>
          <mc:Choice Requires="wps">
            <w:drawing>
              <wp:anchor distT="0" distB="0" distL="114300" distR="114300" simplePos="0" relativeHeight="251658245" behindDoc="0" locked="0" layoutInCell="1" allowOverlap="1" wp14:anchorId="392DC61F" wp14:editId="305D1EC8">
                <wp:simplePos x="0" y="0"/>
                <wp:positionH relativeFrom="column">
                  <wp:posOffset>4192905</wp:posOffset>
                </wp:positionH>
                <wp:positionV relativeFrom="paragraph">
                  <wp:posOffset>3607435</wp:posOffset>
                </wp:positionV>
                <wp:extent cx="2152650" cy="628015"/>
                <wp:effectExtent l="990600" t="38100" r="114300" b="114935"/>
                <wp:wrapNone/>
                <wp:docPr id="668378616" name="Speech Bubble: Rectangle 2"/>
                <wp:cNvGraphicFramePr/>
                <a:graphic xmlns:a="http://schemas.openxmlformats.org/drawingml/2006/main">
                  <a:graphicData uri="http://schemas.microsoft.com/office/word/2010/wordprocessingShape">
                    <wps:wsp>
                      <wps:cNvSpPr/>
                      <wps:spPr>
                        <a:xfrm>
                          <a:off x="0" y="0"/>
                          <a:ext cx="2152650" cy="628015"/>
                        </a:xfrm>
                        <a:prstGeom prst="wedgeRectCallout">
                          <a:avLst>
                            <a:gd name="adj1" fmla="val -94234"/>
                            <a:gd name="adj2" fmla="val -22141"/>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2FE5A39" w14:textId="77777777" w:rsidR="00CD4C46" w:rsidRPr="00D26FAC" w:rsidRDefault="00CD4C46"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sidRPr="00D26FAC">
                              <w:rPr>
                                <w:rStyle w:val="IntenseEmphasis"/>
                                <w:rFonts w:ascii="Arial" w:hAnsi="Arial" w:cs="Arial"/>
                                <w:b/>
                                <w:bCs/>
                                <w:i w:val="0"/>
                                <w:iCs w:val="0"/>
                                <w:color w:val="25646A"/>
                              </w:rPr>
                              <w:t>Information</w:t>
                            </w:r>
                            <w:r w:rsidRPr="00D26FAC">
                              <w:rPr>
                                <w:rStyle w:val="IntenseEmphasis"/>
                                <w:rFonts w:ascii="Arial" w:hAnsi="Arial" w:cs="Arial"/>
                                <w:i w:val="0"/>
                                <w:iCs w:val="0"/>
                                <w:color w:val="313435" w:themeColor="accent5" w:themeShade="80"/>
                              </w:rPr>
                              <w:t>: Guidance on what needs to be done before the task can be marked as 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DC61F" id="_x0000_s1056" type="#_x0000_t61" style="position:absolute;left:0;text-align:left;margin-left:330.15pt;margin-top:284.05pt;width:169.5pt;height:49.4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" adj="-9555,6018" fillcolor="white [3212]" strokecolor="#7f7f7f [1612]" strokeweight=".25pt">
                <v:shadow on="t" color="black" opacity="26214f" origin="-.5,-.5" offset=".74836mm,.74836mm"/>
                <v:textbox>
                  <w:txbxContent>
                    <w:p w14:paraId="42FE5A39" w14:textId="77777777" w:rsidR="00CD4C46" w:rsidRPr="00D26FAC" w:rsidRDefault="00CD4C46"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sidRPr="00D26FAC">
                        <w:rPr>
                          <w:rStyle w:val="IntenseEmphasis"/>
                          <w:rFonts w:ascii="Arial" w:hAnsi="Arial" w:cs="Arial"/>
                          <w:b/>
                          <w:bCs/>
                          <w:i w:val="0"/>
                          <w:iCs w:val="0"/>
                          <w:color w:val="25646A"/>
                        </w:rPr>
                        <w:t>Information</w:t>
                      </w:r>
                      <w:r w:rsidRPr="00D26FAC">
                        <w:rPr>
                          <w:rStyle w:val="IntenseEmphasis"/>
                          <w:rFonts w:ascii="Arial" w:hAnsi="Arial" w:cs="Arial"/>
                          <w:i w:val="0"/>
                          <w:iCs w:val="0"/>
                          <w:color w:val="313435" w:themeColor="accent5" w:themeShade="80"/>
                        </w:rPr>
                        <w:t>: Guidance on what needs to be done before the task can be marked as complete.</w:t>
                      </w:r>
                    </w:p>
                  </w:txbxContent>
                </v:textbox>
              </v:shape>
            </w:pict>
          </mc:Fallback>
        </mc:AlternateContent>
      </w:r>
      <w:r w:rsidRPr="00A04AF8">
        <w:rPr>
          <w:noProof/>
        </w:rPr>
        <w:t xml:space="preserve"> </w:t>
      </w:r>
      <w:r w:rsidRPr="00A04AF8">
        <w:rPr>
          <w:noProof/>
          <w:lang w:val="en-GB"/>
        </w:rPr>
        <w:drawing>
          <wp:inline distT="0" distB="0" distL="0" distR="0" wp14:anchorId="3A03F864" wp14:editId="61A0F9A7">
            <wp:extent cx="7239009" cy="4237450"/>
            <wp:effectExtent l="0" t="0" r="0" b="0"/>
            <wp:docPr id="105668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80922" name=""/>
                    <pic:cNvPicPr/>
                  </pic:nvPicPr>
                  <pic:blipFill>
                    <a:blip r:embed="rId30"/>
                    <a:stretch>
                      <a:fillRect/>
                    </a:stretch>
                  </pic:blipFill>
                  <pic:spPr>
                    <a:xfrm>
                      <a:off x="0" y="0"/>
                      <a:ext cx="7253452" cy="4245904"/>
                    </a:xfrm>
                    <a:prstGeom prst="rect">
                      <a:avLst/>
                    </a:prstGeom>
                  </pic:spPr>
                </pic:pic>
              </a:graphicData>
            </a:graphic>
          </wp:inline>
        </w:drawing>
      </w:r>
    </w:p>
    <w:p w14:paraId="12457599" w14:textId="77777777" w:rsidR="007B5E1F" w:rsidRPr="003E2D97" w:rsidRDefault="007B5E1F" w:rsidP="006A4F50">
      <w:pPr>
        <w:pStyle w:val="NormalIndent"/>
        <w:ind w:left="-993"/>
        <w:rPr>
          <w:sz w:val="28"/>
          <w:szCs w:val="28"/>
          <w:lang w:val="en-GB"/>
        </w:rPr>
      </w:pPr>
    </w:p>
    <w:p w14:paraId="4CDA8444" w14:textId="095AC469" w:rsidR="00CD4C46" w:rsidRPr="009F319B"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 xml:space="preserve">A task’s </w:t>
      </w:r>
      <w:r w:rsidRPr="009F319B">
        <w:rPr>
          <w:rFonts w:asciiTheme="minorHAnsi" w:hAnsiTheme="minorHAnsi" w:cstheme="minorHAnsi"/>
          <w:b/>
          <w:bCs/>
          <w:noProof/>
          <w:color w:val="65BCAC"/>
          <w:sz w:val="22"/>
          <w:szCs w:val="22"/>
        </w:rPr>
        <w:t>Start Date</w:t>
      </w:r>
      <w:r w:rsidRPr="009F319B">
        <w:rPr>
          <w:rFonts w:asciiTheme="minorHAnsi" w:hAnsiTheme="minorHAnsi" w:cstheme="minorHAnsi"/>
          <w:noProof/>
          <w:color w:val="65BCAC"/>
          <w:sz w:val="22"/>
          <w:szCs w:val="22"/>
        </w:rPr>
        <w:t xml:space="preserve"> </w:t>
      </w:r>
      <w:r w:rsidRPr="009F319B">
        <w:rPr>
          <w:rFonts w:asciiTheme="minorHAnsi" w:hAnsiTheme="minorHAnsi" w:cstheme="minorHAnsi"/>
          <w:noProof/>
          <w:sz w:val="22"/>
          <w:szCs w:val="22"/>
        </w:rPr>
        <w:t xml:space="preserve">and </w:t>
      </w:r>
      <w:r w:rsidRPr="00DB0827">
        <w:rPr>
          <w:rFonts w:asciiTheme="minorHAnsi" w:hAnsiTheme="minorHAnsi" w:cstheme="minorHAnsi"/>
          <w:b/>
          <w:bCs/>
          <w:noProof/>
          <w:color w:val="65BCAB" w:themeColor="accent2"/>
          <w:sz w:val="22"/>
          <w:szCs w:val="22"/>
        </w:rPr>
        <w:t>Target End Date</w:t>
      </w:r>
      <w:r w:rsidRPr="00DB0827">
        <w:rPr>
          <w:rFonts w:asciiTheme="minorHAnsi" w:hAnsiTheme="minorHAnsi" w:cstheme="minorHAnsi"/>
          <w:noProof/>
          <w:color w:val="65BCAB" w:themeColor="accent2"/>
          <w:sz w:val="22"/>
          <w:szCs w:val="22"/>
        </w:rPr>
        <w:t xml:space="preserve"> </w:t>
      </w:r>
      <w:r w:rsidRPr="009F319B">
        <w:rPr>
          <w:rFonts w:asciiTheme="minorHAnsi" w:hAnsiTheme="minorHAnsi" w:cstheme="minorHAnsi"/>
          <w:noProof/>
          <w:sz w:val="22"/>
          <w:szCs w:val="22"/>
        </w:rPr>
        <w:t>will automatically update</w:t>
      </w:r>
      <w:r w:rsidR="00B35D04">
        <w:rPr>
          <w:rFonts w:asciiTheme="minorHAnsi" w:hAnsiTheme="minorHAnsi" w:cstheme="minorHAnsi"/>
          <w:noProof/>
          <w:sz w:val="22"/>
          <w:szCs w:val="22"/>
        </w:rPr>
        <w:t xml:space="preserve"> as work progresses on the End of Tenancy</w:t>
      </w:r>
      <w:r w:rsidR="008D2360">
        <w:rPr>
          <w:rFonts w:asciiTheme="minorHAnsi" w:hAnsiTheme="minorHAnsi" w:cstheme="minorHAnsi"/>
          <w:noProof/>
          <w:sz w:val="22"/>
          <w:szCs w:val="22"/>
        </w:rPr>
        <w:t>.</w:t>
      </w:r>
    </w:p>
    <w:p w14:paraId="7610FB04" w14:textId="77777777" w:rsidR="00CD4C46" w:rsidRPr="009F319B" w:rsidRDefault="00CD4C46" w:rsidP="002106EB">
      <w:pPr>
        <w:pStyle w:val="ListParagraph"/>
        <w:numPr>
          <w:ilvl w:val="0"/>
          <w:numId w:val="59"/>
        </w:numPr>
        <w:spacing w:after="240"/>
        <w:ind w:left="714" w:hanging="357"/>
        <w:contextualSpacing w:val="0"/>
        <w:rPr>
          <w:rFonts w:asciiTheme="minorHAnsi" w:hAnsiTheme="minorHAnsi" w:cstheme="minorHAnsi"/>
          <w:noProof/>
        </w:rPr>
      </w:pPr>
      <w:r w:rsidRPr="009F319B">
        <w:rPr>
          <w:rFonts w:asciiTheme="minorHAnsi" w:hAnsiTheme="minorHAnsi" w:cstheme="minorHAnsi"/>
          <w:noProof/>
        </w:rPr>
        <w:t xml:space="preserve">Where a task is dependent on the </w:t>
      </w:r>
      <w:r w:rsidRPr="009F319B">
        <w:rPr>
          <w:rFonts w:asciiTheme="minorHAnsi" w:hAnsiTheme="minorHAnsi" w:cstheme="minorHAnsi"/>
          <w:b/>
          <w:bCs/>
          <w:noProof/>
          <w:color w:val="65BCAC"/>
        </w:rPr>
        <w:t>Future Vacate Date</w:t>
      </w:r>
      <w:r w:rsidRPr="009F319B">
        <w:rPr>
          <w:rFonts w:asciiTheme="minorHAnsi" w:hAnsiTheme="minorHAnsi" w:cstheme="minorHAnsi"/>
          <w:noProof/>
          <w:color w:val="65BCAC"/>
        </w:rPr>
        <w:t xml:space="preserve"> </w:t>
      </w:r>
      <w:r w:rsidRPr="009F319B">
        <w:rPr>
          <w:rFonts w:asciiTheme="minorHAnsi" w:hAnsiTheme="minorHAnsi" w:cstheme="minorHAnsi"/>
          <w:noProof/>
        </w:rPr>
        <w:t xml:space="preserve">or </w:t>
      </w:r>
      <w:r w:rsidRPr="009F319B">
        <w:rPr>
          <w:rFonts w:asciiTheme="minorHAnsi" w:hAnsiTheme="minorHAnsi" w:cstheme="minorHAnsi"/>
          <w:b/>
          <w:bCs/>
          <w:noProof/>
          <w:color w:val="65BCAC"/>
        </w:rPr>
        <w:t>PVI Date</w:t>
      </w:r>
      <w:r w:rsidRPr="009F319B">
        <w:rPr>
          <w:rFonts w:asciiTheme="minorHAnsi" w:hAnsiTheme="minorHAnsi" w:cstheme="minorHAnsi"/>
          <w:noProof/>
        </w:rPr>
        <w:t>, the task dates will automatically update when these dates changes.</w:t>
      </w:r>
    </w:p>
    <w:p w14:paraId="76E09639" w14:textId="31B3DD94" w:rsidR="00CD4C46" w:rsidRPr="009F319B" w:rsidRDefault="00CD4C46" w:rsidP="002106EB">
      <w:pPr>
        <w:pStyle w:val="ListParagraph"/>
        <w:numPr>
          <w:ilvl w:val="0"/>
          <w:numId w:val="59"/>
        </w:numPr>
        <w:spacing w:after="240"/>
        <w:rPr>
          <w:rFonts w:asciiTheme="minorHAnsi" w:hAnsiTheme="minorHAnsi" w:cstheme="minorHAnsi"/>
          <w:noProof/>
        </w:rPr>
      </w:pPr>
      <w:r w:rsidRPr="009F319B">
        <w:rPr>
          <w:rFonts w:asciiTheme="minorHAnsi" w:hAnsiTheme="minorHAnsi" w:cstheme="minorHAnsi"/>
          <w:noProof/>
        </w:rPr>
        <w:t xml:space="preserve">Where a task is dependent on other </w:t>
      </w:r>
      <w:r w:rsidRPr="001D0184">
        <w:rPr>
          <w:rFonts w:asciiTheme="minorHAnsi" w:hAnsiTheme="minorHAnsi" w:cstheme="minorHAnsi"/>
          <w:b/>
          <w:bCs/>
          <w:noProof/>
          <w:color w:val="65BCAB" w:themeColor="accent2"/>
        </w:rPr>
        <w:t>prerequisite tasks</w:t>
      </w:r>
      <w:r w:rsidRPr="001D0184">
        <w:rPr>
          <w:rFonts w:asciiTheme="minorHAnsi" w:hAnsiTheme="minorHAnsi" w:cstheme="minorHAnsi"/>
          <w:noProof/>
          <w:color w:val="65BCAB" w:themeColor="accent2"/>
        </w:rPr>
        <w:t xml:space="preserve"> </w:t>
      </w:r>
      <w:r w:rsidRPr="009F319B">
        <w:rPr>
          <w:rFonts w:asciiTheme="minorHAnsi" w:hAnsiTheme="minorHAnsi" w:cstheme="minorHAnsi"/>
          <w:noProof/>
        </w:rPr>
        <w:t xml:space="preserve">being completed, the task dates will automatically update as </w:t>
      </w:r>
      <w:r w:rsidR="00A11FF5">
        <w:rPr>
          <w:rFonts w:asciiTheme="minorHAnsi" w:hAnsiTheme="minorHAnsi" w:cstheme="minorHAnsi"/>
          <w:noProof/>
        </w:rPr>
        <w:t>preceding</w:t>
      </w:r>
      <w:r w:rsidRPr="009F319B">
        <w:rPr>
          <w:rFonts w:asciiTheme="minorHAnsi" w:hAnsiTheme="minorHAnsi" w:cstheme="minorHAnsi"/>
          <w:noProof/>
        </w:rPr>
        <w:t xml:space="preserve"> tasks are completed or where any expected delays are captured.</w:t>
      </w:r>
    </w:p>
    <w:p w14:paraId="7FDD8835" w14:textId="77777777" w:rsidR="000B159D" w:rsidRDefault="000B159D">
      <w:pPr>
        <w:rPr>
          <w:rFonts w:asciiTheme="minorHAnsi" w:hAnsiTheme="minorHAnsi" w:cstheme="minorHAnsi"/>
          <w:sz w:val="22"/>
          <w:szCs w:val="22"/>
          <w:lang w:val="en-US" w:eastAsia="en-US"/>
        </w:rPr>
      </w:pPr>
      <w:r>
        <w:rPr>
          <w:rFonts w:asciiTheme="minorHAnsi" w:hAnsiTheme="minorHAnsi" w:cstheme="minorHAnsi"/>
          <w:szCs w:val="22"/>
          <w:lang w:val="en-US"/>
        </w:rPr>
        <w:br w:type="page"/>
      </w:r>
    </w:p>
    <w:p w14:paraId="4C69496F" w14:textId="1E4CB58C" w:rsidR="000B159D" w:rsidRDefault="000B159D" w:rsidP="000B159D">
      <w:pPr>
        <w:pStyle w:val="Heading2"/>
        <w:rPr>
          <w:rFonts w:asciiTheme="minorHAnsi" w:hAnsiTheme="minorHAnsi" w:cstheme="minorHAnsi"/>
          <w:szCs w:val="22"/>
          <w:lang w:val="en-US"/>
        </w:rPr>
      </w:pPr>
      <w:bookmarkStart w:id="31" w:name="_Task_Statuses_1"/>
      <w:bookmarkStart w:id="32" w:name="_Toc200035995"/>
      <w:bookmarkEnd w:id="31"/>
      <w:r w:rsidRPr="00CD4C46">
        <w:rPr>
          <w:rFonts w:asciiTheme="minorHAnsi" w:hAnsiTheme="minorHAnsi" w:cstheme="minorHAnsi"/>
          <w:szCs w:val="22"/>
          <w:lang w:val="en-US"/>
        </w:rPr>
        <w:lastRenderedPageBreak/>
        <w:t>Task Statuses</w:t>
      </w:r>
      <w:bookmarkEnd w:id="32"/>
    </w:p>
    <w:p w14:paraId="5C465907" w14:textId="7A36439B" w:rsidR="00644639" w:rsidRPr="00CD4C46" w:rsidRDefault="00644639" w:rsidP="00644639">
      <w:pPr>
        <w:spacing w:after="240"/>
        <w:rPr>
          <w:rFonts w:asciiTheme="minorHAnsi" w:hAnsiTheme="minorHAnsi" w:cstheme="minorHAnsi"/>
          <w:szCs w:val="22"/>
          <w:lang w:val="en-US"/>
        </w:rPr>
      </w:pPr>
      <w:r w:rsidRPr="00644639">
        <w:rPr>
          <w:rFonts w:asciiTheme="minorHAnsi" w:hAnsiTheme="minorHAnsi" w:cstheme="minorHAnsi"/>
          <w:noProof/>
          <w:sz w:val="22"/>
          <w:szCs w:val="22"/>
        </w:rPr>
        <w:t>Tasks</w:t>
      </w:r>
      <w:r>
        <w:rPr>
          <w:rFonts w:asciiTheme="minorHAnsi" w:hAnsiTheme="minorHAnsi" w:cstheme="minorHAnsi"/>
          <w:noProof/>
          <w:sz w:val="22"/>
          <w:szCs w:val="22"/>
        </w:rPr>
        <w:t xml:space="preserve"> progress through a sequence of statuses:</w:t>
      </w:r>
      <w:bookmarkStart w:id="33" w:name="TaskStatuses"/>
      <w:bookmarkEnd w:id="33"/>
    </w:p>
    <w:p w14:paraId="7E32FBFD" w14:textId="77DD369F" w:rsidR="000B159D" w:rsidRDefault="002803BF" w:rsidP="002803BF">
      <w:pPr>
        <w:pStyle w:val="NormalIndent"/>
        <w:spacing w:after="240"/>
        <w:ind w:left="0"/>
        <w:rPr>
          <w:lang w:val="en-GB"/>
        </w:rPr>
      </w:pPr>
      <w:r w:rsidRPr="002803BF">
        <w:rPr>
          <w:noProof/>
          <w:lang w:val="en-GB"/>
        </w:rPr>
        <w:drawing>
          <wp:inline distT="0" distB="0" distL="0" distR="0" wp14:anchorId="7C85588F" wp14:editId="3739D6AE">
            <wp:extent cx="5559485" cy="4107842"/>
            <wp:effectExtent l="0" t="0" r="3175" b="6985"/>
            <wp:docPr id="438110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110702" name=""/>
                    <pic:cNvPicPr/>
                  </pic:nvPicPr>
                  <pic:blipFill>
                    <a:blip r:embed="rId31"/>
                    <a:stretch>
                      <a:fillRect/>
                    </a:stretch>
                  </pic:blipFill>
                  <pic:spPr>
                    <a:xfrm>
                      <a:off x="0" y="0"/>
                      <a:ext cx="5563058" cy="4110482"/>
                    </a:xfrm>
                    <a:prstGeom prst="rect">
                      <a:avLst/>
                    </a:prstGeom>
                  </pic:spPr>
                </pic:pic>
              </a:graphicData>
            </a:graphic>
          </wp:inline>
        </w:drawing>
      </w:r>
    </w:p>
    <w:p w14:paraId="2A560D0A" w14:textId="4DD715D6" w:rsidR="0056730D" w:rsidRDefault="0056730D" w:rsidP="00D35098">
      <w:pPr>
        <w:spacing w:after="240"/>
        <w:rPr>
          <w:rFonts w:asciiTheme="minorHAnsi" w:hAnsiTheme="minorHAnsi" w:cstheme="minorHAnsi"/>
          <w:noProof/>
          <w:sz w:val="22"/>
          <w:szCs w:val="22"/>
        </w:rPr>
      </w:pPr>
      <w:r>
        <w:rPr>
          <w:rFonts w:asciiTheme="minorHAnsi" w:hAnsiTheme="minorHAnsi" w:cstheme="minorHAnsi"/>
          <w:noProof/>
          <w:sz w:val="22"/>
          <w:szCs w:val="22"/>
        </w:rPr>
        <w:t>Alternately, w</w:t>
      </w:r>
      <w:r w:rsidRPr="009F319B">
        <w:rPr>
          <w:rFonts w:asciiTheme="minorHAnsi" w:hAnsiTheme="minorHAnsi" w:cstheme="minorHAnsi"/>
          <w:noProof/>
          <w:sz w:val="22"/>
          <w:szCs w:val="22"/>
        </w:rPr>
        <w:t xml:space="preserve">here a task is </w:t>
      </w:r>
      <w:r w:rsidRPr="004A5644">
        <w:rPr>
          <w:rFonts w:asciiTheme="minorHAnsi" w:hAnsiTheme="minorHAnsi" w:cstheme="minorHAnsi"/>
          <w:noProof/>
          <w:sz w:val="22"/>
          <w:szCs w:val="22"/>
        </w:rPr>
        <w:t xml:space="preserve">not applicable </w:t>
      </w:r>
      <w:r w:rsidRPr="009F319B">
        <w:rPr>
          <w:rFonts w:asciiTheme="minorHAnsi" w:hAnsiTheme="minorHAnsi" w:cstheme="minorHAnsi"/>
          <w:noProof/>
          <w:sz w:val="22"/>
          <w:szCs w:val="22"/>
        </w:rPr>
        <w:t xml:space="preserve">for a particular End of Tenancy, </w:t>
      </w:r>
      <w:r w:rsidRPr="009677D8">
        <w:rPr>
          <w:rFonts w:asciiTheme="minorHAnsi" w:hAnsiTheme="minorHAnsi" w:cstheme="minorHAnsi"/>
          <w:noProof/>
          <w:color w:val="313435" w:themeColor="accent5" w:themeShade="80"/>
          <w:sz w:val="22"/>
          <w:szCs w:val="22"/>
        </w:rPr>
        <w:t xml:space="preserve">the task status </w:t>
      </w:r>
      <w:r w:rsidRPr="009F319B">
        <w:rPr>
          <w:rFonts w:asciiTheme="minorHAnsi" w:hAnsiTheme="minorHAnsi" w:cstheme="minorHAnsi"/>
          <w:noProof/>
          <w:sz w:val="22"/>
          <w:szCs w:val="22"/>
        </w:rPr>
        <w:t xml:space="preserve">can be set to </w:t>
      </w:r>
      <w:r w:rsidRPr="0076727A">
        <w:rPr>
          <w:rFonts w:asciiTheme="minorHAnsi" w:hAnsiTheme="minorHAnsi" w:cstheme="minorHAnsi"/>
          <w:noProof/>
          <w:color w:val="313435" w:themeColor="accent5" w:themeShade="80"/>
          <w:sz w:val="22"/>
          <w:szCs w:val="22"/>
        </w:rPr>
        <w:t>‘</w:t>
      </w:r>
      <w:r w:rsidRPr="008C4288">
        <w:rPr>
          <w:rFonts w:asciiTheme="minorHAnsi" w:hAnsiTheme="minorHAnsi" w:cstheme="minorHAnsi"/>
          <w:b/>
          <w:bCs/>
          <w:noProof/>
          <w:color w:val="65BCAC"/>
          <w:sz w:val="22"/>
          <w:szCs w:val="22"/>
        </w:rPr>
        <w:t>N/A</w:t>
      </w:r>
      <w:r w:rsidRPr="009F319B">
        <w:rPr>
          <w:rFonts w:asciiTheme="minorHAnsi" w:hAnsiTheme="minorHAnsi" w:cstheme="minorHAnsi"/>
          <w:noProof/>
          <w:sz w:val="22"/>
          <w:szCs w:val="22"/>
        </w:rPr>
        <w:t>’.</w:t>
      </w:r>
      <w:r>
        <w:rPr>
          <w:rFonts w:asciiTheme="minorHAnsi" w:hAnsiTheme="minorHAnsi" w:cstheme="minorHAnsi"/>
          <w:noProof/>
          <w:sz w:val="22"/>
          <w:szCs w:val="22"/>
        </w:rPr>
        <w:t xml:space="preserve"> See </w:t>
      </w:r>
      <w:hyperlink w:anchor="_Setting_Tasks_to" w:history="1">
        <w:r w:rsidRPr="00255888">
          <w:rPr>
            <w:rStyle w:val="Hyperlink"/>
            <w:rFonts w:asciiTheme="minorHAnsi" w:hAnsiTheme="minorHAnsi" w:cstheme="minorHAnsi"/>
            <w:noProof/>
            <w:color w:val="008ACB" w:themeColor="accent6" w:themeTint="BF"/>
            <w:sz w:val="22"/>
            <w:szCs w:val="22"/>
          </w:rPr>
          <w:t>Setting Tasks to N/A</w:t>
        </w:r>
      </w:hyperlink>
      <w:r>
        <w:rPr>
          <w:rFonts w:asciiTheme="minorHAnsi" w:hAnsiTheme="minorHAnsi" w:cstheme="minorHAnsi"/>
          <w:noProof/>
          <w:sz w:val="22"/>
          <w:szCs w:val="22"/>
        </w:rPr>
        <w:t>.</w:t>
      </w:r>
    </w:p>
    <w:p w14:paraId="02092508" w14:textId="77777777" w:rsidR="00D35098" w:rsidRPr="009F319B" w:rsidRDefault="00D35098" w:rsidP="00D35098">
      <w:pPr>
        <w:spacing w:after="240"/>
        <w:rPr>
          <w:rFonts w:asciiTheme="minorHAnsi" w:hAnsiTheme="minorHAnsi" w:cstheme="minorHAnsi"/>
          <w:noProof/>
          <w:sz w:val="22"/>
          <w:szCs w:val="22"/>
        </w:rPr>
      </w:pPr>
    </w:p>
    <w:p w14:paraId="303CEAE1" w14:textId="77F25414" w:rsidR="00CD4C46" w:rsidRPr="006A4F50" w:rsidRDefault="001D0184" w:rsidP="00CD4C46">
      <w:pPr>
        <w:pStyle w:val="Heading2"/>
        <w:rPr>
          <w:rFonts w:asciiTheme="minorHAnsi" w:hAnsiTheme="minorHAnsi" w:cstheme="minorHAnsi"/>
          <w:szCs w:val="22"/>
          <w:lang w:val="en-US"/>
        </w:rPr>
      </w:pPr>
      <w:bookmarkStart w:id="34" w:name="_Toc200035996"/>
      <w:r w:rsidRPr="006A4F50">
        <w:rPr>
          <w:rFonts w:asciiTheme="minorHAnsi" w:hAnsiTheme="minorHAnsi" w:cstheme="minorHAnsi"/>
          <w:noProof/>
          <w:szCs w:val="22"/>
          <w:lang w:val="en-US"/>
        </w:rPr>
        <mc:AlternateContent>
          <mc:Choice Requires="wps">
            <w:drawing>
              <wp:anchor distT="0" distB="0" distL="114300" distR="114300" simplePos="0" relativeHeight="251658247" behindDoc="0" locked="0" layoutInCell="1" allowOverlap="1" wp14:anchorId="6C4AD7AA" wp14:editId="0FC2F358">
                <wp:simplePos x="0" y="0"/>
                <wp:positionH relativeFrom="column">
                  <wp:posOffset>4213285</wp:posOffset>
                </wp:positionH>
                <wp:positionV relativeFrom="paragraph">
                  <wp:posOffset>311557</wp:posOffset>
                </wp:positionV>
                <wp:extent cx="1346200" cy="258445"/>
                <wp:effectExtent l="38100" t="38100" r="120650" b="884555"/>
                <wp:wrapNone/>
                <wp:docPr id="990830451" name="Speech Bubble: Rectangle 2"/>
                <wp:cNvGraphicFramePr/>
                <a:graphic xmlns:a="http://schemas.openxmlformats.org/drawingml/2006/main">
                  <a:graphicData uri="http://schemas.microsoft.com/office/word/2010/wordprocessingShape">
                    <wps:wsp>
                      <wps:cNvSpPr/>
                      <wps:spPr>
                        <a:xfrm>
                          <a:off x="0" y="0"/>
                          <a:ext cx="1346200" cy="258445"/>
                        </a:xfrm>
                        <a:prstGeom prst="wedgeRectCallout">
                          <a:avLst>
                            <a:gd name="adj1" fmla="val -14222"/>
                            <a:gd name="adj2" fmla="val 33750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F401597"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Pr="001D0184">
                              <w:rPr>
                                <w:rStyle w:val="IntenseEmphasis"/>
                                <w:rFonts w:asciiTheme="majorHAnsi" w:hAnsiTheme="majorHAnsi" w:cstheme="majorHAnsi"/>
                                <w:b/>
                                <w:bCs/>
                                <w:i w:val="0"/>
                                <w:iCs w:val="0"/>
                                <w:color w:val="25646A"/>
                              </w:rPr>
                              <w:t>Start Task</w:t>
                            </w:r>
                            <w:r w:rsidRPr="001D0184">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AD7AA" id="_x0000_s1057" type="#_x0000_t61" style="position:absolute;left:0;text-align:left;margin-left:331.75pt;margin-top:24.55pt;width:106pt;height:20.3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" adj="7728,83701" fillcolor="white [3212]" strokecolor="#7f7f7f [1612]" strokeweight=".25pt">
                <v:shadow on="t" color="black" opacity="26214f" origin="-.5,-.5" offset=".74836mm,.74836mm"/>
                <v:textbox>
                  <w:txbxContent>
                    <w:p w14:paraId="2F401597"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Pr="001D0184">
                        <w:rPr>
                          <w:rStyle w:val="IntenseEmphasis"/>
                          <w:rFonts w:asciiTheme="majorHAnsi" w:hAnsiTheme="majorHAnsi" w:cstheme="majorHAnsi"/>
                          <w:b/>
                          <w:bCs/>
                          <w:i w:val="0"/>
                          <w:iCs w:val="0"/>
                          <w:color w:val="25646A"/>
                        </w:rPr>
                        <w:t>Start Task</w:t>
                      </w:r>
                      <w:r w:rsidRPr="001D0184">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CD4C46" w:rsidRPr="006A4F50">
        <w:rPr>
          <w:rFonts w:asciiTheme="minorHAnsi" w:hAnsiTheme="minorHAnsi" w:cstheme="minorHAnsi"/>
          <w:szCs w:val="22"/>
          <w:lang w:val="en-US"/>
        </w:rPr>
        <w:t>Starting a Task</w:t>
      </w:r>
      <w:bookmarkEnd w:id="34"/>
      <w:r w:rsidR="00CD4C46" w:rsidRPr="006A4F50">
        <w:rPr>
          <w:rFonts w:asciiTheme="minorHAnsi" w:hAnsiTheme="minorHAnsi" w:cstheme="minorHAnsi"/>
          <w:szCs w:val="22"/>
          <w:lang w:val="en-US"/>
        </w:rPr>
        <w:t xml:space="preserve"> </w:t>
      </w:r>
    </w:p>
    <w:p w14:paraId="2C0B7708" w14:textId="7353FBDD" w:rsidR="00CD4C46" w:rsidRPr="009F319B"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If you have started working on a task, but it is not yet complete:</w:t>
      </w:r>
    </w:p>
    <w:p w14:paraId="4EE237B6" w14:textId="260A0ECF" w:rsidR="00CD4C46" w:rsidRDefault="00CB4D48" w:rsidP="006A4F50">
      <w:pPr>
        <w:pStyle w:val="NormalIndent"/>
        <w:ind w:left="-993"/>
        <w:rPr>
          <w:lang w:val="en-GB"/>
        </w:rPr>
      </w:pPr>
      <w:r>
        <w:rPr>
          <w:noProof/>
          <w:lang w:val="en-GB"/>
        </w:rPr>
        <mc:AlternateContent>
          <mc:Choice Requires="wps">
            <w:drawing>
              <wp:anchor distT="0" distB="0" distL="114300" distR="114300" simplePos="0" relativeHeight="251658249" behindDoc="0" locked="0" layoutInCell="1" allowOverlap="1" wp14:anchorId="7BEFE9FA" wp14:editId="38A53941">
                <wp:simplePos x="0" y="0"/>
                <wp:positionH relativeFrom="column">
                  <wp:posOffset>4319318</wp:posOffset>
                </wp:positionH>
                <wp:positionV relativeFrom="paragraph">
                  <wp:posOffset>1365034</wp:posOffset>
                </wp:positionV>
                <wp:extent cx="2015490" cy="784860"/>
                <wp:effectExtent l="533400" t="38100" r="118110" b="110490"/>
                <wp:wrapNone/>
                <wp:docPr id="2125098105" name="Speech Bubble: Rectangle 2"/>
                <wp:cNvGraphicFramePr/>
                <a:graphic xmlns:a="http://schemas.openxmlformats.org/drawingml/2006/main">
                  <a:graphicData uri="http://schemas.microsoft.com/office/word/2010/wordprocessingShape">
                    <wps:wsp>
                      <wps:cNvSpPr/>
                      <wps:spPr>
                        <a:xfrm>
                          <a:off x="0" y="0"/>
                          <a:ext cx="2015490" cy="784860"/>
                        </a:xfrm>
                        <a:prstGeom prst="wedgeRectCallout">
                          <a:avLst>
                            <a:gd name="adj1" fmla="val -74074"/>
                            <a:gd name="adj2" fmla="val 2216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CD625E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1D0184">
                              <w:rPr>
                                <w:rStyle w:val="IntenseEmphasis"/>
                                <w:rFonts w:asciiTheme="majorHAnsi" w:hAnsiTheme="majorHAnsi" w:cstheme="majorHAnsi"/>
                                <w:i w:val="0"/>
                                <w:iCs w:val="0"/>
                                <w:color w:val="313435" w:themeColor="accent5" w:themeShade="80"/>
                              </w:rPr>
                              <w:t xml:space="preserve">You will be automatically assigned as the task </w:t>
                            </w:r>
                            <w:r w:rsidRPr="001D0184">
                              <w:rPr>
                                <w:rStyle w:val="IntenseEmphasis"/>
                                <w:rFonts w:asciiTheme="majorHAnsi" w:hAnsiTheme="majorHAnsi" w:cstheme="majorHAnsi"/>
                                <w:b/>
                                <w:bCs/>
                                <w:i w:val="0"/>
                                <w:iCs w:val="0"/>
                                <w:color w:val="25646A"/>
                              </w:rPr>
                              <w:t>Owner</w:t>
                            </w:r>
                            <w:r w:rsidRPr="001D0184">
                              <w:rPr>
                                <w:rStyle w:val="IntenseEmphasis"/>
                                <w:rFonts w:asciiTheme="majorHAnsi" w:hAnsiTheme="majorHAnsi" w:cstheme="majorHAnsi"/>
                                <w:i w:val="0"/>
                                <w:iCs w:val="0"/>
                                <w:color w:val="25646A"/>
                              </w:rPr>
                              <w:t xml:space="preserve"> </w:t>
                            </w:r>
                          </w:p>
                          <w:p w14:paraId="4E791E6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 xml:space="preserve">&amp; the task status will be set to </w:t>
                            </w:r>
                            <w:r w:rsidRPr="001D0184">
                              <w:rPr>
                                <w:rStyle w:val="IntenseEmphasis"/>
                                <w:rFonts w:asciiTheme="majorHAnsi" w:hAnsiTheme="majorHAnsi" w:cstheme="majorHAnsi"/>
                                <w:i w:val="0"/>
                                <w:iCs w:val="0"/>
                                <w:color w:val="008ACB" w:themeColor="text1" w:themeTint="BF"/>
                              </w:rPr>
                              <w:t>‘</w:t>
                            </w:r>
                            <w:r w:rsidRPr="001D0184">
                              <w:rPr>
                                <w:rStyle w:val="IntenseEmphasis"/>
                                <w:rFonts w:asciiTheme="majorHAnsi" w:hAnsiTheme="majorHAnsi" w:cstheme="majorHAnsi"/>
                                <w:b/>
                                <w:bCs/>
                                <w:i w:val="0"/>
                                <w:iCs w:val="0"/>
                                <w:color w:val="25646A"/>
                              </w:rPr>
                              <w:t>In Progress</w:t>
                            </w:r>
                            <w:r w:rsidRPr="001D0184">
                              <w:rPr>
                                <w:rStyle w:val="IntenseEmphasis"/>
                                <w:rFonts w:asciiTheme="majorHAnsi" w:hAnsiTheme="majorHAnsi" w:cstheme="majorHAnsi"/>
                                <w:i w:val="0"/>
                                <w:iCs w:val="0"/>
                                <w:color w:val="008ACB" w:themeColor="text1" w:themeTint="BF"/>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FE9FA" id="_x0000_s1058" type="#_x0000_t61" style="position:absolute;left:0;text-align:left;margin-left:340.1pt;margin-top:107.5pt;width:158.7pt;height:61.8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" adj="-5200,15588" fillcolor="white [3212]" strokecolor="#7f7f7f [1612]" strokeweight=".25pt">
                <v:shadow on="t" color="black" opacity="26214f" origin="-.5,-.5" offset=".74836mm,.74836mm"/>
                <v:textbox>
                  <w:txbxContent>
                    <w:p w14:paraId="4CD625E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1D0184">
                        <w:rPr>
                          <w:rStyle w:val="IntenseEmphasis"/>
                          <w:rFonts w:asciiTheme="majorHAnsi" w:hAnsiTheme="majorHAnsi" w:cstheme="majorHAnsi"/>
                          <w:i w:val="0"/>
                          <w:iCs w:val="0"/>
                          <w:color w:val="313435" w:themeColor="accent5" w:themeShade="80"/>
                        </w:rPr>
                        <w:t xml:space="preserve">You will be automatically assigned as the task </w:t>
                      </w:r>
                      <w:r w:rsidRPr="001D0184">
                        <w:rPr>
                          <w:rStyle w:val="IntenseEmphasis"/>
                          <w:rFonts w:asciiTheme="majorHAnsi" w:hAnsiTheme="majorHAnsi" w:cstheme="majorHAnsi"/>
                          <w:b/>
                          <w:bCs/>
                          <w:i w:val="0"/>
                          <w:iCs w:val="0"/>
                          <w:color w:val="25646A"/>
                        </w:rPr>
                        <w:t>Owner</w:t>
                      </w:r>
                      <w:r w:rsidRPr="001D0184">
                        <w:rPr>
                          <w:rStyle w:val="IntenseEmphasis"/>
                          <w:rFonts w:asciiTheme="majorHAnsi" w:hAnsiTheme="majorHAnsi" w:cstheme="majorHAnsi"/>
                          <w:i w:val="0"/>
                          <w:iCs w:val="0"/>
                          <w:color w:val="25646A"/>
                        </w:rPr>
                        <w:t xml:space="preserve"> </w:t>
                      </w:r>
                    </w:p>
                    <w:p w14:paraId="4E791E68" w14:textId="77777777" w:rsidR="00CD4C46" w:rsidRPr="001D0184" w:rsidRDefault="00CD4C46" w:rsidP="00CD4C46">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 xml:space="preserve">&amp; the task status will be set to </w:t>
                      </w:r>
                      <w:r w:rsidRPr="001D0184">
                        <w:rPr>
                          <w:rStyle w:val="IntenseEmphasis"/>
                          <w:rFonts w:asciiTheme="majorHAnsi" w:hAnsiTheme="majorHAnsi" w:cstheme="majorHAnsi"/>
                          <w:i w:val="0"/>
                          <w:iCs w:val="0"/>
                          <w:color w:val="008ACB" w:themeColor="text1" w:themeTint="BF"/>
                        </w:rPr>
                        <w:t>‘</w:t>
                      </w:r>
                      <w:r w:rsidRPr="001D0184">
                        <w:rPr>
                          <w:rStyle w:val="IntenseEmphasis"/>
                          <w:rFonts w:asciiTheme="majorHAnsi" w:hAnsiTheme="majorHAnsi" w:cstheme="majorHAnsi"/>
                          <w:b/>
                          <w:bCs/>
                          <w:i w:val="0"/>
                          <w:iCs w:val="0"/>
                          <w:color w:val="25646A"/>
                        </w:rPr>
                        <w:t>In Progress</w:t>
                      </w:r>
                      <w:r w:rsidRPr="001D0184">
                        <w:rPr>
                          <w:rStyle w:val="IntenseEmphasis"/>
                          <w:rFonts w:asciiTheme="majorHAnsi" w:hAnsiTheme="majorHAnsi" w:cstheme="majorHAnsi"/>
                          <w:i w:val="0"/>
                          <w:iCs w:val="0"/>
                          <w:color w:val="008ACB" w:themeColor="text1" w:themeTint="BF"/>
                        </w:rPr>
                        <w:t>’.</w:t>
                      </w:r>
                    </w:p>
                  </w:txbxContent>
                </v:textbox>
              </v:shape>
            </w:pict>
          </mc:Fallback>
        </mc:AlternateContent>
      </w:r>
      <w:r w:rsidR="006A4F50">
        <w:rPr>
          <w:noProof/>
          <w:lang w:val="en-GB"/>
        </w:rPr>
        <w:drawing>
          <wp:anchor distT="0" distB="0" distL="114300" distR="114300" simplePos="0" relativeHeight="251658250" behindDoc="0" locked="0" layoutInCell="1" allowOverlap="1" wp14:anchorId="5BB9D47B" wp14:editId="33986690">
            <wp:simplePos x="0" y="0"/>
            <wp:positionH relativeFrom="column">
              <wp:posOffset>4705985</wp:posOffset>
            </wp:positionH>
            <wp:positionV relativeFrom="paragraph">
              <wp:posOffset>734959</wp:posOffset>
            </wp:positionV>
            <wp:extent cx="317500" cy="317500"/>
            <wp:effectExtent l="19050" t="38100" r="25400" b="25400"/>
            <wp:wrapNone/>
            <wp:docPr id="1577012449" name="Graphic 1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6A4F50">
        <w:rPr>
          <w:noProof/>
          <w:lang w:val="en-GB"/>
        </w:rPr>
        <mc:AlternateContent>
          <mc:Choice Requires="wps">
            <w:drawing>
              <wp:anchor distT="0" distB="0" distL="114300" distR="114300" simplePos="0" relativeHeight="251658248" behindDoc="0" locked="0" layoutInCell="1" allowOverlap="1" wp14:anchorId="41500555" wp14:editId="261C4BF1">
                <wp:simplePos x="0" y="0"/>
                <wp:positionH relativeFrom="column">
                  <wp:posOffset>1785668</wp:posOffset>
                </wp:positionH>
                <wp:positionV relativeFrom="paragraph">
                  <wp:posOffset>1596917</wp:posOffset>
                </wp:positionV>
                <wp:extent cx="2251494" cy="439420"/>
                <wp:effectExtent l="0" t="0" r="15875" b="17780"/>
                <wp:wrapNone/>
                <wp:docPr id="123897437" name="Rectangle 3"/>
                <wp:cNvGraphicFramePr/>
                <a:graphic xmlns:a="http://schemas.openxmlformats.org/drawingml/2006/main">
                  <a:graphicData uri="http://schemas.microsoft.com/office/word/2010/wordprocessingShape">
                    <wps:wsp>
                      <wps:cNvSpPr/>
                      <wps:spPr>
                        <a:xfrm>
                          <a:off x="0" y="0"/>
                          <a:ext cx="2251494" cy="43942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140.6pt;margin-top:125.75pt;width:177.3pt;height:34.6pt;z-index:251212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spid="_x0000_s1026" filled="f" strokecolor="#e16a2f" strokeweight="1.5pt" w14:anchorId="44530C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"/>
            </w:pict>
          </mc:Fallback>
        </mc:AlternateContent>
      </w:r>
      <w:r w:rsidR="00CD4C46" w:rsidRPr="00A41D72">
        <w:rPr>
          <w:noProof/>
          <w:lang w:val="en-GB"/>
        </w:rPr>
        <w:drawing>
          <wp:inline distT="0" distB="0" distL="0" distR="0" wp14:anchorId="56342FE7" wp14:editId="16D73942">
            <wp:extent cx="7110315" cy="2277373"/>
            <wp:effectExtent l="0" t="0" r="0" b="8890"/>
            <wp:docPr id="8524560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456000" name="Picture 1" descr="A screenshot of a computer&#10;&#10;Description automatically generated"/>
                    <pic:cNvPicPr/>
                  </pic:nvPicPr>
                  <pic:blipFill rotWithShape="1">
                    <a:blip r:embed="rId32"/>
                    <a:srcRect b="6555"/>
                    <a:stretch/>
                  </pic:blipFill>
                  <pic:spPr bwMode="auto">
                    <a:xfrm>
                      <a:off x="0" y="0"/>
                      <a:ext cx="7132012" cy="2284322"/>
                    </a:xfrm>
                    <a:prstGeom prst="rect">
                      <a:avLst/>
                    </a:prstGeom>
                    <a:ln>
                      <a:noFill/>
                    </a:ln>
                    <a:extLst>
                      <a:ext uri="{53640926-AAD7-44D8-BBD7-CCE9431645EC}">
                        <a14:shadowObscured xmlns:a14="http://schemas.microsoft.com/office/drawing/2010/main"/>
                      </a:ext>
                    </a:extLst>
                  </pic:spPr>
                </pic:pic>
              </a:graphicData>
            </a:graphic>
          </wp:inline>
        </w:drawing>
      </w:r>
    </w:p>
    <w:p w14:paraId="578017BC" w14:textId="00DE13AF" w:rsidR="00CD4C46" w:rsidRPr="00764B74" w:rsidRDefault="00A11FF5" w:rsidP="00CD4C46">
      <w:pPr>
        <w:pStyle w:val="Heading2"/>
        <w:rPr>
          <w:rFonts w:asciiTheme="minorHAnsi" w:hAnsiTheme="minorHAnsi" w:cstheme="minorHAnsi"/>
          <w:szCs w:val="22"/>
          <w:lang w:val="en-US"/>
        </w:rPr>
      </w:pPr>
      <w:bookmarkStart w:id="35" w:name="_Toc200035997"/>
      <w:r w:rsidRPr="00764B74">
        <w:rPr>
          <w:rFonts w:asciiTheme="minorHAnsi" w:hAnsiTheme="minorHAnsi" w:cstheme="minorHAnsi"/>
          <w:noProof/>
          <w:szCs w:val="22"/>
          <w:lang w:val="en-US"/>
        </w:rPr>
        <w:lastRenderedPageBreak/>
        <mc:AlternateContent>
          <mc:Choice Requires="wps">
            <w:drawing>
              <wp:anchor distT="0" distB="0" distL="114300" distR="114300" simplePos="0" relativeHeight="251658255" behindDoc="0" locked="0" layoutInCell="1" allowOverlap="1" wp14:anchorId="4F871196" wp14:editId="0F883F9B">
                <wp:simplePos x="0" y="0"/>
                <wp:positionH relativeFrom="column">
                  <wp:posOffset>3625215</wp:posOffset>
                </wp:positionH>
                <wp:positionV relativeFrom="paragraph">
                  <wp:posOffset>307975</wp:posOffset>
                </wp:positionV>
                <wp:extent cx="1346200" cy="258445"/>
                <wp:effectExtent l="38100" t="38100" r="177800" b="922655"/>
                <wp:wrapNone/>
                <wp:docPr id="455512319" name="Speech Bubble: Rectangle 2"/>
                <wp:cNvGraphicFramePr/>
                <a:graphic xmlns:a="http://schemas.openxmlformats.org/drawingml/2006/main">
                  <a:graphicData uri="http://schemas.microsoft.com/office/word/2010/wordprocessingShape">
                    <wps:wsp>
                      <wps:cNvSpPr/>
                      <wps:spPr>
                        <a:xfrm>
                          <a:off x="0" y="0"/>
                          <a:ext cx="1346200" cy="258445"/>
                        </a:xfrm>
                        <a:prstGeom prst="wedgeRectCallout">
                          <a:avLst>
                            <a:gd name="adj1" fmla="val 54784"/>
                            <a:gd name="adj2" fmla="val 35163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648B0E9" w14:textId="77777777" w:rsidR="00CD4C46" w:rsidRPr="000110B2" w:rsidRDefault="00CD4C46" w:rsidP="00CD4C46">
                            <w:pPr>
                              <w:pStyle w:val="CommentText"/>
                              <w:spacing w:after="0" w:line="240" w:lineRule="auto"/>
                              <w:ind w:left="0"/>
                              <w:rPr>
                                <w:rStyle w:val="IntenseEmphasis"/>
                                <w:rFonts w:ascii="Arial" w:hAnsi="Arial" w:cs="Arial"/>
                                <w:i w:val="0"/>
                                <w:iCs w:val="0"/>
                              </w:rPr>
                            </w:pPr>
                            <w:r w:rsidRPr="006A4F50">
                              <w:rPr>
                                <w:rStyle w:val="IntenseEmphasis"/>
                                <w:rFonts w:ascii="Arial" w:hAnsi="Arial" w:cs="Arial"/>
                                <w:i w:val="0"/>
                                <w:iCs w:val="0"/>
                                <w:color w:val="313435" w:themeColor="accent5" w:themeShade="80"/>
                              </w:rPr>
                              <w:t>Select</w:t>
                            </w:r>
                            <w:r w:rsidRPr="006A4F50">
                              <w:rPr>
                                <w:rStyle w:val="IntenseEmphasis"/>
                                <w:rFonts w:ascii="Arial" w:hAnsi="Arial" w:cs="Arial"/>
                                <w:b/>
                                <w:bCs/>
                                <w:i w:val="0"/>
                                <w:iCs w:val="0"/>
                                <w:color w:val="313435" w:themeColor="accent5" w:themeShade="80"/>
                              </w:rPr>
                              <w:t xml:space="preserve"> ‘</w:t>
                            </w:r>
                            <w:r w:rsidRPr="000110B2">
                              <w:rPr>
                                <w:rStyle w:val="IntenseEmphasis"/>
                                <w:rFonts w:ascii="Arial" w:hAnsi="Arial" w:cs="Arial"/>
                                <w:b/>
                                <w:bCs/>
                                <w:i w:val="0"/>
                                <w:iCs w:val="0"/>
                                <w:color w:val="25646A"/>
                              </w:rPr>
                              <w:t>Close Task</w:t>
                            </w:r>
                            <w:r w:rsidRPr="006A4F50">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71196" id="_x0000_s1059" type="#_x0000_t61" style="position:absolute;left:0;text-align:left;margin-left:285.45pt;margin-top:24.25pt;width:106pt;height:20.3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" adj="22633,86754" fillcolor="white [3212]" strokecolor="#7f7f7f [1612]" strokeweight=".25pt">
                <v:shadow on="t" color="black" opacity="26214f" origin="-.5,-.5" offset=".74836mm,.74836mm"/>
                <v:textbox>
                  <w:txbxContent>
                    <w:p w14:paraId="1648B0E9" w14:textId="77777777" w:rsidR="00CD4C46" w:rsidRPr="000110B2" w:rsidRDefault="00CD4C46" w:rsidP="00CD4C46">
                      <w:pPr>
                        <w:pStyle w:val="CommentText"/>
                        <w:spacing w:after="0" w:line="240" w:lineRule="auto"/>
                        <w:ind w:left="0"/>
                        <w:rPr>
                          <w:rStyle w:val="IntenseEmphasis"/>
                          <w:rFonts w:ascii="Arial" w:hAnsi="Arial" w:cs="Arial"/>
                          <w:i w:val="0"/>
                          <w:iCs w:val="0"/>
                        </w:rPr>
                      </w:pPr>
                      <w:r w:rsidRPr="006A4F50">
                        <w:rPr>
                          <w:rStyle w:val="IntenseEmphasis"/>
                          <w:rFonts w:ascii="Arial" w:hAnsi="Arial" w:cs="Arial"/>
                          <w:i w:val="0"/>
                          <w:iCs w:val="0"/>
                          <w:color w:val="313435" w:themeColor="accent5" w:themeShade="80"/>
                        </w:rPr>
                        <w:t>Select</w:t>
                      </w:r>
                      <w:r w:rsidRPr="006A4F50">
                        <w:rPr>
                          <w:rStyle w:val="IntenseEmphasis"/>
                          <w:rFonts w:ascii="Arial" w:hAnsi="Arial" w:cs="Arial"/>
                          <w:b/>
                          <w:bCs/>
                          <w:i w:val="0"/>
                          <w:iCs w:val="0"/>
                          <w:color w:val="313435" w:themeColor="accent5" w:themeShade="80"/>
                        </w:rPr>
                        <w:t xml:space="preserve"> ‘</w:t>
                      </w:r>
                      <w:r w:rsidRPr="000110B2">
                        <w:rPr>
                          <w:rStyle w:val="IntenseEmphasis"/>
                          <w:rFonts w:ascii="Arial" w:hAnsi="Arial" w:cs="Arial"/>
                          <w:b/>
                          <w:bCs/>
                          <w:i w:val="0"/>
                          <w:iCs w:val="0"/>
                          <w:color w:val="25646A"/>
                        </w:rPr>
                        <w:t>Close Task</w:t>
                      </w:r>
                      <w:r w:rsidRPr="006A4F50">
                        <w:rPr>
                          <w:rStyle w:val="IntenseEmphasis"/>
                          <w:rFonts w:ascii="Arial" w:hAnsi="Arial" w:cs="Arial"/>
                          <w:i w:val="0"/>
                          <w:iCs w:val="0"/>
                          <w:color w:val="313435" w:themeColor="accent5" w:themeShade="80"/>
                        </w:rPr>
                        <w:t xml:space="preserve">’ </w:t>
                      </w:r>
                    </w:p>
                  </w:txbxContent>
                </v:textbox>
              </v:shape>
            </w:pict>
          </mc:Fallback>
        </mc:AlternateContent>
      </w:r>
      <w:r w:rsidR="00CD4C46" w:rsidRPr="00764B74">
        <w:rPr>
          <w:rFonts w:asciiTheme="minorHAnsi" w:hAnsiTheme="minorHAnsi" w:cstheme="minorHAnsi"/>
          <w:szCs w:val="22"/>
          <w:lang w:val="en-US"/>
        </w:rPr>
        <w:t>Completing a Task</w:t>
      </w:r>
      <w:bookmarkEnd w:id="35"/>
    </w:p>
    <w:p w14:paraId="681B603C" w14:textId="6B218AFE" w:rsidR="00CD4C46" w:rsidRPr="009F319B"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Once a task is complete:</w:t>
      </w:r>
    </w:p>
    <w:p w14:paraId="7D47CEEF" w14:textId="145C8781" w:rsidR="00CD4C46" w:rsidRDefault="00961D4C" w:rsidP="00423B8A">
      <w:pPr>
        <w:pStyle w:val="NormalIndent"/>
        <w:spacing w:after="360"/>
        <w:ind w:left="-993"/>
        <w:rPr>
          <w:lang w:val="en-GB"/>
        </w:rPr>
      </w:pPr>
      <w:r>
        <w:rPr>
          <w:noProof/>
          <w:lang w:val="en-GB"/>
        </w:rPr>
        <mc:AlternateContent>
          <mc:Choice Requires="wps">
            <w:drawing>
              <wp:anchor distT="0" distB="0" distL="114300" distR="114300" simplePos="0" relativeHeight="251658254" behindDoc="0" locked="0" layoutInCell="1" allowOverlap="1" wp14:anchorId="0C7951A2" wp14:editId="691B5FCE">
                <wp:simplePos x="0" y="0"/>
                <wp:positionH relativeFrom="column">
                  <wp:posOffset>-45720</wp:posOffset>
                </wp:positionH>
                <wp:positionV relativeFrom="paragraph">
                  <wp:posOffset>2239621</wp:posOffset>
                </wp:positionV>
                <wp:extent cx="1302385" cy="317500"/>
                <wp:effectExtent l="38100" t="38100" r="107315" b="292100"/>
                <wp:wrapNone/>
                <wp:docPr id="1571396015" name="Speech Bubble: Rectangle 2"/>
                <wp:cNvGraphicFramePr/>
                <a:graphic xmlns:a="http://schemas.openxmlformats.org/drawingml/2006/main">
                  <a:graphicData uri="http://schemas.microsoft.com/office/word/2010/wordprocessingShape">
                    <wps:wsp>
                      <wps:cNvSpPr/>
                      <wps:spPr>
                        <a:xfrm>
                          <a:off x="0" y="0"/>
                          <a:ext cx="1302385" cy="317500"/>
                        </a:xfrm>
                        <a:prstGeom prst="wedgeRectCallout">
                          <a:avLst>
                            <a:gd name="adj1" fmla="val -18140"/>
                            <a:gd name="adj2" fmla="val 101789"/>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9CABF49" w14:textId="429490DA" w:rsidR="00CD4C46" w:rsidRPr="006A4F50" w:rsidRDefault="00CD4C46" w:rsidP="00CD4C46">
                            <w:pPr>
                              <w:pStyle w:val="CommentText"/>
                              <w:spacing w:after="0" w:line="240" w:lineRule="auto"/>
                              <w:ind w:left="0"/>
                              <w:rPr>
                                <w:rStyle w:val="IntenseEmphasis"/>
                                <w:rFonts w:ascii="Arial" w:hAnsi="Arial" w:cs="Arial"/>
                                <w:i w:val="0"/>
                                <w:iCs w:val="0"/>
                                <w:color w:val="313435" w:themeColor="accent5" w:themeShade="80"/>
                              </w:rPr>
                            </w:pPr>
                            <w:r w:rsidRPr="006A4F50">
                              <w:rPr>
                                <w:rStyle w:val="IntenseEmphasis"/>
                                <w:rFonts w:ascii="Arial" w:hAnsi="Arial" w:cs="Arial"/>
                                <w:i w:val="0"/>
                                <w:iCs w:val="0"/>
                                <w:color w:val="313435" w:themeColor="accent5" w:themeShade="80"/>
                              </w:rPr>
                              <w:t>Select ‘Complete’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7951A2" id="_x0000_s1060" type="#_x0000_t61" style="position:absolute;left:0;text-align:left;margin-left:-3.6pt;margin-top:176.35pt;width:102.55pt;height:2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" adj="6882,32786" fillcolor="white [3212]" strokecolor="#7f7f7f [1612]" strokeweight=".25pt">
                <v:shadow on="t" color="black" opacity="26214f" origin="-.5,-.5" offset=".74836mm,.74836mm"/>
                <v:textbox>
                  <w:txbxContent>
                    <w:p w14:paraId="09CABF49" w14:textId="429490DA" w:rsidR="00CD4C46" w:rsidRPr="006A4F50" w:rsidRDefault="00CD4C46" w:rsidP="00CD4C46">
                      <w:pPr>
                        <w:pStyle w:val="CommentText"/>
                        <w:spacing w:after="0" w:line="240" w:lineRule="auto"/>
                        <w:ind w:left="0"/>
                        <w:rPr>
                          <w:rStyle w:val="IntenseEmphasis"/>
                          <w:rFonts w:ascii="Arial" w:hAnsi="Arial" w:cs="Arial"/>
                          <w:i w:val="0"/>
                          <w:iCs w:val="0"/>
                          <w:color w:val="313435" w:themeColor="accent5" w:themeShade="80"/>
                        </w:rPr>
                      </w:pPr>
                      <w:r w:rsidRPr="006A4F50">
                        <w:rPr>
                          <w:rStyle w:val="IntenseEmphasis"/>
                          <w:rFonts w:ascii="Arial" w:hAnsi="Arial" w:cs="Arial"/>
                          <w:i w:val="0"/>
                          <w:iCs w:val="0"/>
                          <w:color w:val="313435" w:themeColor="accent5" w:themeShade="80"/>
                        </w:rPr>
                        <w:t>Select ‘Complete’</w:t>
                      </w:r>
                    </w:p>
                  </w:txbxContent>
                </v:textbox>
              </v:shape>
            </w:pict>
          </mc:Fallback>
        </mc:AlternateContent>
      </w:r>
      <w:r w:rsidR="00764B74" w:rsidRPr="00764B74">
        <w:rPr>
          <w:noProof/>
          <w:color w:val="E16A2F"/>
          <w:lang w:val="en-GB"/>
        </w:rPr>
        <w:drawing>
          <wp:anchor distT="0" distB="0" distL="114300" distR="114300" simplePos="0" relativeHeight="251658256" behindDoc="0" locked="0" layoutInCell="1" allowOverlap="1" wp14:anchorId="3FE870BB" wp14:editId="3305BE6C">
            <wp:simplePos x="0" y="0"/>
            <wp:positionH relativeFrom="column">
              <wp:posOffset>5212979</wp:posOffset>
            </wp:positionH>
            <wp:positionV relativeFrom="paragraph">
              <wp:posOffset>725805</wp:posOffset>
            </wp:positionV>
            <wp:extent cx="317500" cy="317500"/>
            <wp:effectExtent l="19050" t="38100" r="25400" b="25400"/>
            <wp:wrapNone/>
            <wp:docPr id="113657259" name="Graphic 113657259"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CD4C46" w:rsidRPr="00DD3B62">
        <w:rPr>
          <w:noProof/>
          <w:lang w:val="en-GB"/>
        </w:rPr>
        <w:drawing>
          <wp:inline distT="0" distB="0" distL="0" distR="0" wp14:anchorId="61FFD417" wp14:editId="2E78724A">
            <wp:extent cx="7112563" cy="2051436"/>
            <wp:effectExtent l="0" t="0" r="0" b="6350"/>
            <wp:docPr id="5476899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89914" name="Picture 1" descr="A screenshot of a computer&#10;&#10;Description automatically generated"/>
                    <pic:cNvPicPr/>
                  </pic:nvPicPr>
                  <pic:blipFill rotWithShape="1">
                    <a:blip r:embed="rId33"/>
                    <a:srcRect b="17565"/>
                    <a:stretch/>
                  </pic:blipFill>
                  <pic:spPr bwMode="auto">
                    <a:xfrm>
                      <a:off x="0" y="0"/>
                      <a:ext cx="7127511" cy="2055747"/>
                    </a:xfrm>
                    <a:prstGeom prst="rect">
                      <a:avLst/>
                    </a:prstGeom>
                    <a:ln>
                      <a:noFill/>
                    </a:ln>
                    <a:extLst>
                      <a:ext uri="{53640926-AAD7-44D8-BBD7-CCE9431645EC}">
                        <a14:shadowObscured xmlns:a14="http://schemas.microsoft.com/office/drawing/2010/main"/>
                      </a:ext>
                    </a:extLst>
                  </pic:spPr>
                </pic:pic>
              </a:graphicData>
            </a:graphic>
          </wp:inline>
        </w:drawing>
      </w:r>
    </w:p>
    <w:p w14:paraId="46DAB1AB" w14:textId="32BB6985" w:rsidR="00CD4C46" w:rsidRDefault="0089786D" w:rsidP="00423B8A">
      <w:pPr>
        <w:pStyle w:val="NormalIndent"/>
        <w:spacing w:after="360"/>
        <w:ind w:left="0"/>
        <w:rPr>
          <w:lang w:val="en-GB"/>
        </w:rPr>
      </w:pPr>
      <w:r>
        <w:rPr>
          <w:noProof/>
          <w:lang w:val="en-GB"/>
        </w:rPr>
        <mc:AlternateContent>
          <mc:Choice Requires="wps">
            <w:drawing>
              <wp:anchor distT="0" distB="0" distL="114300" distR="114300" simplePos="0" relativeHeight="251658257" behindDoc="0" locked="0" layoutInCell="1" allowOverlap="1" wp14:anchorId="0C2FDC50" wp14:editId="41DB57EC">
                <wp:simplePos x="0" y="0"/>
                <wp:positionH relativeFrom="column">
                  <wp:posOffset>3579495</wp:posOffset>
                </wp:positionH>
                <wp:positionV relativeFrom="paragraph">
                  <wp:posOffset>1740906</wp:posOffset>
                </wp:positionV>
                <wp:extent cx="2035834" cy="660400"/>
                <wp:effectExtent l="38100" t="38100" r="116840" b="215900"/>
                <wp:wrapNone/>
                <wp:docPr id="672570379" name="Speech Bubble: Rectangle 2"/>
                <wp:cNvGraphicFramePr/>
                <a:graphic xmlns:a="http://schemas.openxmlformats.org/drawingml/2006/main">
                  <a:graphicData uri="http://schemas.microsoft.com/office/word/2010/wordprocessingShape">
                    <wps:wsp>
                      <wps:cNvSpPr/>
                      <wps:spPr>
                        <a:xfrm>
                          <a:off x="0" y="0"/>
                          <a:ext cx="2035834" cy="660400"/>
                        </a:xfrm>
                        <a:prstGeom prst="wedgeRectCallout">
                          <a:avLst>
                            <a:gd name="adj1" fmla="val -29576"/>
                            <a:gd name="adj2" fmla="val 6493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D09DDE1" w14:textId="78FCD01B" w:rsidR="00CD4C46" w:rsidRPr="006A4F50" w:rsidRDefault="0089786D"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Pr>
                                <w:rStyle w:val="IntenseEmphasis"/>
                                <w:rFonts w:ascii="Arial" w:hAnsi="Arial" w:cs="Arial"/>
                                <w:i w:val="0"/>
                                <w:iCs w:val="0"/>
                                <w:color w:val="313435" w:themeColor="accent5" w:themeShade="80"/>
                              </w:rPr>
                              <w:t>Certain</w:t>
                            </w:r>
                            <w:r w:rsidR="00CD4C46" w:rsidRPr="006A4F50">
                              <w:rPr>
                                <w:rStyle w:val="IntenseEmphasis"/>
                                <w:rFonts w:ascii="Arial" w:hAnsi="Arial" w:cs="Arial"/>
                                <w:i w:val="0"/>
                                <w:iCs w:val="0"/>
                                <w:color w:val="313435" w:themeColor="accent5" w:themeShade="80"/>
                              </w:rPr>
                              <w:t xml:space="preserve"> tasks require specific information to be reviewed &amp; updated</w:t>
                            </w:r>
                            <w:r w:rsidR="006A4F50">
                              <w:rPr>
                                <w:rStyle w:val="IntenseEmphasis"/>
                                <w:rFonts w:ascii="Arial" w:hAnsi="Arial" w:cs="Arial"/>
                                <w:i w:val="0"/>
                                <w:iCs w:val="0"/>
                                <w:color w:val="313435" w:themeColor="accent5" w:themeShade="80"/>
                              </w:rPr>
                              <w:t xml:space="preserve"> </w:t>
                            </w:r>
                            <w:r w:rsidR="00CD4C46" w:rsidRPr="006A4F50">
                              <w:rPr>
                                <w:rStyle w:val="IntenseEmphasis"/>
                                <w:rFonts w:ascii="Arial" w:hAnsi="Arial" w:cs="Arial"/>
                                <w:i w:val="0"/>
                                <w:iCs w:val="0"/>
                                <w:color w:val="313435" w:themeColor="accent5" w:themeShade="80"/>
                              </w:rPr>
                              <w:t>when closing the task.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2FDC50" id="_x0000_s1061" type="#_x0000_t61" style="position:absolute;margin-left:281.85pt;margin-top:137.1pt;width:160.3pt;height:52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" adj="4412,24826" fillcolor="white [3212]" strokecolor="#7f7f7f [1612]" strokeweight=".25pt">
                <v:shadow on="t" color="black" opacity="26214f" origin="-.5,-.5" offset=".74836mm,.74836mm"/>
                <v:textbox>
                  <w:txbxContent>
                    <w:p w14:paraId="5D09DDE1" w14:textId="78FCD01B" w:rsidR="00CD4C46" w:rsidRPr="006A4F50" w:rsidRDefault="0089786D" w:rsidP="00CD4C46">
                      <w:pPr>
                        <w:pStyle w:val="CommentText"/>
                        <w:spacing w:after="0" w:line="240" w:lineRule="auto"/>
                        <w:ind w:left="0"/>
                        <w:rPr>
                          <w:rStyle w:val="IntenseEmphasis"/>
                          <w:rFonts w:ascii="Arial" w:hAnsi="Arial" w:cs="Arial"/>
                          <w:i w:val="0"/>
                          <w:iCs w:val="0"/>
                          <w:color w:val="313435" w:themeColor="accent5" w:themeShade="80"/>
                          <w:sz w:val="22"/>
                          <w:szCs w:val="22"/>
                        </w:rPr>
                      </w:pPr>
                      <w:r>
                        <w:rPr>
                          <w:rStyle w:val="IntenseEmphasis"/>
                          <w:rFonts w:ascii="Arial" w:hAnsi="Arial" w:cs="Arial"/>
                          <w:i w:val="0"/>
                          <w:iCs w:val="0"/>
                          <w:color w:val="313435" w:themeColor="accent5" w:themeShade="80"/>
                        </w:rPr>
                        <w:t>Certain</w:t>
                      </w:r>
                      <w:r w:rsidR="00CD4C46" w:rsidRPr="006A4F50">
                        <w:rPr>
                          <w:rStyle w:val="IntenseEmphasis"/>
                          <w:rFonts w:ascii="Arial" w:hAnsi="Arial" w:cs="Arial"/>
                          <w:i w:val="0"/>
                          <w:iCs w:val="0"/>
                          <w:color w:val="313435" w:themeColor="accent5" w:themeShade="80"/>
                        </w:rPr>
                        <w:t xml:space="preserve"> tasks require specific information to be reviewed &amp; updated</w:t>
                      </w:r>
                      <w:r w:rsidR="006A4F50">
                        <w:rPr>
                          <w:rStyle w:val="IntenseEmphasis"/>
                          <w:rFonts w:ascii="Arial" w:hAnsi="Arial" w:cs="Arial"/>
                          <w:i w:val="0"/>
                          <w:iCs w:val="0"/>
                          <w:color w:val="313435" w:themeColor="accent5" w:themeShade="80"/>
                        </w:rPr>
                        <w:t xml:space="preserve"> </w:t>
                      </w:r>
                      <w:r w:rsidR="00CD4C46" w:rsidRPr="006A4F50">
                        <w:rPr>
                          <w:rStyle w:val="IntenseEmphasis"/>
                          <w:rFonts w:ascii="Arial" w:hAnsi="Arial" w:cs="Arial"/>
                          <w:i w:val="0"/>
                          <w:iCs w:val="0"/>
                          <w:color w:val="313435" w:themeColor="accent5" w:themeShade="80"/>
                        </w:rPr>
                        <w:t>when closing the task.</w:t>
                      </w:r>
                    </w:p>
                  </w:txbxContent>
                </v:textbox>
              </v:shape>
            </w:pict>
          </mc:Fallback>
        </mc:AlternateContent>
      </w:r>
      <w:r w:rsidR="0009155D" w:rsidRPr="0009155D">
        <w:rPr>
          <w:noProof/>
        </w:rPr>
        <w:t xml:space="preserve"> </w:t>
      </w:r>
      <w:r w:rsidR="0009155D" w:rsidRPr="0009155D">
        <w:rPr>
          <w:noProof/>
          <w:lang w:val="en-GB"/>
        </w:rPr>
        <w:drawing>
          <wp:inline distT="0" distB="0" distL="0" distR="0" wp14:anchorId="2357549B" wp14:editId="289F2BE4">
            <wp:extent cx="5339715" cy="1561410"/>
            <wp:effectExtent l="0" t="0" r="0" b="1270"/>
            <wp:docPr id="1320856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56945" name=""/>
                    <pic:cNvPicPr/>
                  </pic:nvPicPr>
                  <pic:blipFill>
                    <a:blip r:embed="rId34"/>
                    <a:stretch>
                      <a:fillRect/>
                    </a:stretch>
                  </pic:blipFill>
                  <pic:spPr>
                    <a:xfrm>
                      <a:off x="0" y="0"/>
                      <a:ext cx="5368421" cy="1569804"/>
                    </a:xfrm>
                    <a:prstGeom prst="rect">
                      <a:avLst/>
                    </a:prstGeom>
                  </pic:spPr>
                </pic:pic>
              </a:graphicData>
            </a:graphic>
          </wp:inline>
        </w:drawing>
      </w:r>
    </w:p>
    <w:p w14:paraId="511C78B7" w14:textId="5C2D3E61" w:rsidR="00CD4C46" w:rsidRDefault="006B1209" w:rsidP="00423B8A">
      <w:pPr>
        <w:pStyle w:val="NormalIndent"/>
        <w:spacing w:after="360"/>
        <w:ind w:left="0"/>
        <w:rPr>
          <w:lang w:val="en-GB"/>
        </w:rPr>
      </w:pPr>
      <w:r w:rsidRPr="006B1209">
        <w:rPr>
          <w:noProof/>
          <w:lang w:val="en-GB"/>
        </w:rPr>
        <w:drawing>
          <wp:inline distT="0" distB="0" distL="0" distR="0" wp14:anchorId="4C44C0CE" wp14:editId="7CCAAEB5">
            <wp:extent cx="5387340" cy="3018867"/>
            <wp:effectExtent l="0" t="0" r="3810" b="0"/>
            <wp:docPr id="709860460" name="Picture 1" descr="A close task with text and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60460" name="Picture 1" descr="A close task with text and black text&#10;&#10;Description automatically generated with medium confidence"/>
                    <pic:cNvPicPr/>
                  </pic:nvPicPr>
                  <pic:blipFill>
                    <a:blip r:embed="rId35"/>
                    <a:stretch>
                      <a:fillRect/>
                    </a:stretch>
                  </pic:blipFill>
                  <pic:spPr>
                    <a:xfrm>
                      <a:off x="0" y="0"/>
                      <a:ext cx="5391919" cy="3021433"/>
                    </a:xfrm>
                    <a:prstGeom prst="rect">
                      <a:avLst/>
                    </a:prstGeom>
                  </pic:spPr>
                </pic:pic>
              </a:graphicData>
            </a:graphic>
          </wp:inline>
        </w:drawing>
      </w:r>
    </w:p>
    <w:p w14:paraId="268EDEEA" w14:textId="7DD8D7EE" w:rsidR="00255805" w:rsidRPr="00255805" w:rsidRDefault="00255805" w:rsidP="00255805">
      <w:pPr>
        <w:spacing w:before="120" w:after="240"/>
        <w:rPr>
          <w:rFonts w:asciiTheme="minorHAnsi" w:hAnsiTheme="minorHAnsi" w:cstheme="minorHAnsi"/>
          <w:noProof/>
          <w:sz w:val="22"/>
          <w:szCs w:val="22"/>
        </w:rPr>
      </w:pPr>
      <w:r w:rsidRPr="00255805">
        <w:rPr>
          <w:rFonts w:asciiTheme="minorHAnsi" w:hAnsiTheme="minorHAnsi" w:cstheme="minorHAnsi"/>
          <w:noProof/>
          <w:sz w:val="22"/>
          <w:szCs w:val="22"/>
        </w:rPr>
        <w:t xml:space="preserve">If </w:t>
      </w:r>
      <w:r>
        <w:rPr>
          <w:rFonts w:asciiTheme="minorHAnsi" w:hAnsiTheme="minorHAnsi" w:cstheme="minorHAnsi"/>
          <w:noProof/>
          <w:sz w:val="22"/>
          <w:szCs w:val="22"/>
        </w:rPr>
        <w:t>a</w:t>
      </w:r>
      <w:r w:rsidRPr="00255805">
        <w:rPr>
          <w:rFonts w:asciiTheme="minorHAnsi" w:hAnsiTheme="minorHAnsi" w:cstheme="minorHAnsi"/>
          <w:noProof/>
          <w:sz w:val="22"/>
          <w:szCs w:val="22"/>
        </w:rPr>
        <w:t xml:space="preserve"> task is completed 2 </w:t>
      </w:r>
      <w:r w:rsidR="00FC43C3">
        <w:rPr>
          <w:rFonts w:asciiTheme="minorHAnsi" w:hAnsiTheme="minorHAnsi" w:cstheme="minorHAnsi"/>
          <w:noProof/>
          <w:sz w:val="22"/>
          <w:szCs w:val="22"/>
        </w:rPr>
        <w:t xml:space="preserve">or more </w:t>
      </w:r>
      <w:r w:rsidRPr="00255805">
        <w:rPr>
          <w:rFonts w:asciiTheme="minorHAnsi" w:hAnsiTheme="minorHAnsi" w:cstheme="minorHAnsi"/>
          <w:noProof/>
          <w:sz w:val="22"/>
          <w:szCs w:val="22"/>
        </w:rPr>
        <w:t xml:space="preserve">days late (i.e. after the </w:t>
      </w:r>
      <w:r w:rsidRPr="00255805">
        <w:rPr>
          <w:rFonts w:asciiTheme="minorHAnsi" w:hAnsiTheme="minorHAnsi" w:cstheme="minorHAnsi"/>
          <w:i/>
          <w:iCs/>
          <w:noProof/>
          <w:sz w:val="22"/>
          <w:szCs w:val="22"/>
        </w:rPr>
        <w:t>Target Due Date</w:t>
      </w:r>
      <w:r w:rsidRPr="00255805">
        <w:rPr>
          <w:rFonts w:asciiTheme="minorHAnsi" w:hAnsiTheme="minorHAnsi" w:cstheme="minorHAnsi"/>
          <w:noProof/>
          <w:sz w:val="22"/>
          <w:szCs w:val="22"/>
        </w:rPr>
        <w:t xml:space="preserve">), </w:t>
      </w:r>
      <w:r w:rsidR="0035489F">
        <w:rPr>
          <w:rFonts w:asciiTheme="minorHAnsi" w:hAnsiTheme="minorHAnsi" w:cstheme="minorHAnsi"/>
          <w:noProof/>
          <w:sz w:val="22"/>
          <w:szCs w:val="22"/>
        </w:rPr>
        <w:t>then a reason for the delayed completion will also be required when completing the task.</w:t>
      </w:r>
    </w:p>
    <w:p w14:paraId="4C4FDD6C" w14:textId="2E9668C2" w:rsidR="00CD4C46" w:rsidRDefault="00923229" w:rsidP="00255805">
      <w:pPr>
        <w:pStyle w:val="NormalIndent"/>
        <w:ind w:left="-993"/>
        <w:rPr>
          <w:rFonts w:asciiTheme="minorHAnsi" w:hAnsiTheme="minorHAnsi" w:cstheme="minorHAnsi"/>
          <w:noProof/>
          <w:sz w:val="22"/>
          <w:szCs w:val="22"/>
        </w:rPr>
      </w:pPr>
      <w:r>
        <w:rPr>
          <w:noProof/>
        </w:rPr>
        <w:drawing>
          <wp:anchor distT="0" distB="0" distL="114300" distR="114300" simplePos="0" relativeHeight="251658273" behindDoc="1" locked="0" layoutInCell="1" allowOverlap="1" wp14:anchorId="2C304BD9" wp14:editId="72E3A08D">
            <wp:simplePos x="0" y="0"/>
            <wp:positionH relativeFrom="column">
              <wp:posOffset>-6350</wp:posOffset>
            </wp:positionH>
            <wp:positionV relativeFrom="paragraph">
              <wp:posOffset>7620</wp:posOffset>
            </wp:positionV>
            <wp:extent cx="209550" cy="209550"/>
            <wp:effectExtent l="0" t="0" r="0" b="0"/>
            <wp:wrapTight wrapText="bothSides">
              <wp:wrapPolygon edited="0">
                <wp:start x="1964" y="0"/>
                <wp:lineTo x="0" y="5891"/>
                <wp:lineTo x="0" y="11782"/>
                <wp:lineTo x="1964" y="19636"/>
                <wp:lineTo x="17673" y="19636"/>
                <wp:lineTo x="19636" y="11782"/>
                <wp:lineTo x="19636" y="5891"/>
                <wp:lineTo x="17673" y="0"/>
                <wp:lineTo x="1964" y="0"/>
              </wp:wrapPolygon>
            </wp:wrapTight>
            <wp:docPr id="689872981" name="Graphic 68987298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209550" cy="209550"/>
                    </a:xfrm>
                    <a:prstGeom prst="rect">
                      <a:avLst/>
                    </a:prstGeom>
                  </pic:spPr>
                </pic:pic>
              </a:graphicData>
            </a:graphic>
            <wp14:sizeRelH relativeFrom="margin">
              <wp14:pctWidth>0</wp14:pctWidth>
            </wp14:sizeRelH>
            <wp14:sizeRelV relativeFrom="margin">
              <wp14:pctHeight>0</wp14:pctHeight>
            </wp14:sizeRelV>
          </wp:anchor>
        </w:drawing>
      </w:r>
      <w:r w:rsidR="00CD4C46" w:rsidRPr="009F319B">
        <w:rPr>
          <w:rFonts w:asciiTheme="minorHAnsi" w:hAnsiTheme="minorHAnsi" w:cstheme="minorHAnsi"/>
          <w:noProof/>
          <w:sz w:val="22"/>
          <w:szCs w:val="22"/>
        </w:rPr>
        <w:t xml:space="preserve">You don’t need to </w:t>
      </w:r>
      <w:r w:rsidR="00CD4C46" w:rsidRPr="00AD02D6">
        <w:rPr>
          <w:rFonts w:asciiTheme="minorHAnsi" w:hAnsiTheme="minorHAnsi" w:cstheme="minorHAnsi"/>
          <w:b/>
          <w:bCs/>
          <w:noProof/>
          <w:color w:val="246369" w:themeColor="text2"/>
          <w:sz w:val="22"/>
          <w:szCs w:val="22"/>
        </w:rPr>
        <w:t>start</w:t>
      </w:r>
      <w:r w:rsidR="00CD4C46" w:rsidRPr="00AD02D6">
        <w:rPr>
          <w:rFonts w:asciiTheme="minorHAnsi" w:hAnsiTheme="minorHAnsi" w:cstheme="minorHAnsi"/>
          <w:noProof/>
          <w:color w:val="246369" w:themeColor="text2"/>
          <w:sz w:val="22"/>
          <w:szCs w:val="22"/>
        </w:rPr>
        <w:t xml:space="preserve"> </w:t>
      </w:r>
      <w:r w:rsidR="00CD4C46" w:rsidRPr="009F319B">
        <w:rPr>
          <w:rFonts w:asciiTheme="minorHAnsi" w:hAnsiTheme="minorHAnsi" w:cstheme="minorHAnsi"/>
          <w:noProof/>
          <w:sz w:val="22"/>
          <w:szCs w:val="22"/>
        </w:rPr>
        <w:t xml:space="preserve">a task before </w:t>
      </w:r>
      <w:r w:rsidR="00CD4C46" w:rsidRPr="00AD02D6">
        <w:rPr>
          <w:rFonts w:asciiTheme="minorHAnsi" w:hAnsiTheme="minorHAnsi" w:cstheme="minorHAnsi"/>
          <w:b/>
          <w:bCs/>
          <w:noProof/>
          <w:color w:val="246369" w:themeColor="text2"/>
          <w:sz w:val="22"/>
          <w:szCs w:val="22"/>
        </w:rPr>
        <w:t>completing</w:t>
      </w:r>
      <w:r w:rsidR="00CD4C46" w:rsidRPr="00AD02D6">
        <w:rPr>
          <w:rFonts w:asciiTheme="minorHAnsi" w:hAnsiTheme="minorHAnsi" w:cstheme="minorHAnsi"/>
          <w:noProof/>
          <w:color w:val="246369" w:themeColor="text2"/>
          <w:sz w:val="22"/>
          <w:szCs w:val="22"/>
        </w:rPr>
        <w:t xml:space="preserve"> </w:t>
      </w:r>
      <w:r w:rsidR="00CD4C46" w:rsidRPr="009F319B">
        <w:rPr>
          <w:rFonts w:asciiTheme="minorHAnsi" w:hAnsiTheme="minorHAnsi" w:cstheme="minorHAnsi"/>
          <w:noProof/>
          <w:sz w:val="22"/>
          <w:szCs w:val="22"/>
        </w:rPr>
        <w:t xml:space="preserve">it; tasks can be set straight to complete. </w:t>
      </w:r>
    </w:p>
    <w:p w14:paraId="3D65D0B0" w14:textId="77777777" w:rsidR="00E450C0" w:rsidRPr="00784BBF" w:rsidRDefault="00E450C0" w:rsidP="00804DA7">
      <w:pPr>
        <w:pStyle w:val="Heading3"/>
        <w:rPr>
          <w:lang w:val="en-US"/>
        </w:rPr>
      </w:pPr>
      <w:bookmarkStart w:id="36" w:name="_Toc200035998"/>
      <w:r>
        <w:lastRenderedPageBreak/>
        <w:t>Axis Voids</w:t>
      </w:r>
      <w:bookmarkEnd w:id="36"/>
    </w:p>
    <w:p w14:paraId="0603D492" w14:textId="77777777" w:rsidR="00E450C0" w:rsidRDefault="00E450C0" w:rsidP="00E450C0">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Where an estate is under full Axis contract, users will be prompted to provide additional details that will be sent to Axis ahead of the PVI: </w:t>
      </w:r>
    </w:p>
    <w:p w14:paraId="5BFE9657" w14:textId="77777777" w:rsidR="00E450C0" w:rsidRDefault="00E450C0" w:rsidP="00E450C0">
      <w:pPr>
        <w:pStyle w:val="ListParagraph"/>
        <w:numPr>
          <w:ilvl w:val="0"/>
          <w:numId w:val="60"/>
        </w:numPr>
        <w:spacing w:after="120"/>
        <w:ind w:left="714" w:hanging="357"/>
        <w:contextualSpacing w:val="0"/>
        <w:rPr>
          <w:rFonts w:asciiTheme="minorHAnsi" w:hAnsiTheme="minorHAnsi" w:cstheme="minorHAnsi"/>
          <w:noProof/>
        </w:rPr>
      </w:pPr>
      <w:r>
        <w:rPr>
          <w:rFonts w:asciiTheme="minorHAnsi" w:hAnsiTheme="minorHAnsi" w:cstheme="minorHAnsi"/>
          <w:noProof/>
        </w:rPr>
        <w:t xml:space="preserve">When the </w:t>
      </w:r>
      <w:r w:rsidRPr="00FD0F2A">
        <w:rPr>
          <w:rFonts w:asciiTheme="minorHAnsi" w:hAnsiTheme="minorHAnsi" w:cstheme="minorHAnsi"/>
          <w:i/>
          <w:iCs/>
          <w:noProof/>
        </w:rPr>
        <w:t>Confirm PVI Date</w:t>
      </w:r>
      <w:r w:rsidRPr="006D7636">
        <w:rPr>
          <w:rFonts w:asciiTheme="minorHAnsi" w:hAnsiTheme="minorHAnsi" w:cstheme="minorHAnsi"/>
          <w:noProof/>
        </w:rPr>
        <w:t xml:space="preserve"> </w:t>
      </w:r>
      <w:r>
        <w:rPr>
          <w:rFonts w:asciiTheme="minorHAnsi" w:hAnsiTheme="minorHAnsi" w:cstheme="minorHAnsi"/>
          <w:noProof/>
        </w:rPr>
        <w:t xml:space="preserve">task </w:t>
      </w:r>
      <w:r w:rsidRPr="006D7636">
        <w:rPr>
          <w:rFonts w:asciiTheme="minorHAnsi" w:hAnsiTheme="minorHAnsi" w:cstheme="minorHAnsi"/>
          <w:noProof/>
        </w:rPr>
        <w:t>is completed</w:t>
      </w:r>
      <w:r>
        <w:rPr>
          <w:rFonts w:asciiTheme="minorHAnsi" w:hAnsiTheme="minorHAnsi" w:cstheme="minorHAnsi"/>
          <w:noProof/>
        </w:rPr>
        <w:t xml:space="preserve">, the user will be required to provide </w:t>
      </w:r>
      <w:r w:rsidRPr="00452939">
        <w:rPr>
          <w:rFonts w:asciiTheme="minorHAnsi" w:hAnsiTheme="minorHAnsi" w:cstheme="minorHAnsi"/>
          <w:b/>
          <w:bCs/>
          <w:noProof/>
          <w:color w:val="246369" w:themeColor="accent1"/>
        </w:rPr>
        <w:t>key location</w:t>
      </w:r>
      <w:r w:rsidRPr="00FD0F2A">
        <w:rPr>
          <w:rFonts w:asciiTheme="minorHAnsi" w:hAnsiTheme="minorHAnsi" w:cstheme="minorHAnsi"/>
          <w:noProof/>
          <w:color w:val="246369" w:themeColor="accent1"/>
        </w:rPr>
        <w:t xml:space="preserve"> </w:t>
      </w:r>
      <w:r>
        <w:rPr>
          <w:rFonts w:asciiTheme="minorHAnsi" w:hAnsiTheme="minorHAnsi" w:cstheme="minorHAnsi"/>
          <w:noProof/>
        </w:rPr>
        <w:t xml:space="preserve">details for Axis as well as, optionally, enter </w:t>
      </w:r>
      <w:r w:rsidRPr="00FD0F2A">
        <w:rPr>
          <w:rFonts w:asciiTheme="minorHAnsi" w:hAnsiTheme="minorHAnsi" w:cstheme="minorHAnsi"/>
          <w:b/>
          <w:bCs/>
          <w:noProof/>
          <w:color w:val="246369" w:themeColor="accent1"/>
        </w:rPr>
        <w:t>PVI</w:t>
      </w:r>
      <w:r>
        <w:rPr>
          <w:rFonts w:asciiTheme="minorHAnsi" w:hAnsiTheme="minorHAnsi" w:cstheme="minorHAnsi"/>
          <w:b/>
          <w:bCs/>
          <w:noProof/>
          <w:color w:val="246369" w:themeColor="accent1"/>
        </w:rPr>
        <w:t>-related</w:t>
      </w:r>
      <w:r w:rsidRPr="00FD0F2A">
        <w:rPr>
          <w:rFonts w:asciiTheme="minorHAnsi" w:hAnsiTheme="minorHAnsi" w:cstheme="minorHAnsi"/>
          <w:b/>
          <w:bCs/>
          <w:noProof/>
          <w:color w:val="246369" w:themeColor="accent1"/>
        </w:rPr>
        <w:t xml:space="preserve"> notes for Axis</w:t>
      </w:r>
      <w:r>
        <w:rPr>
          <w:rFonts w:asciiTheme="minorHAnsi" w:hAnsiTheme="minorHAnsi" w:cstheme="minorHAnsi"/>
          <w:noProof/>
        </w:rPr>
        <w:t>.</w:t>
      </w:r>
    </w:p>
    <w:p w14:paraId="50DA7560" w14:textId="77777777" w:rsidR="00E450C0" w:rsidRPr="00FD0F2A" w:rsidRDefault="00E450C0" w:rsidP="00E450C0">
      <w:pPr>
        <w:pStyle w:val="ListParagraph"/>
        <w:numPr>
          <w:ilvl w:val="0"/>
          <w:numId w:val="60"/>
        </w:numPr>
        <w:spacing w:after="120"/>
        <w:ind w:left="714" w:hanging="357"/>
        <w:rPr>
          <w:rFonts w:asciiTheme="minorHAnsi" w:hAnsiTheme="minorHAnsi" w:cstheme="minorHAnsi"/>
          <w:noProof/>
        </w:rPr>
      </w:pPr>
      <w:r>
        <w:rPr>
          <w:rFonts w:asciiTheme="minorHAnsi" w:hAnsiTheme="minorHAnsi" w:cstheme="minorHAnsi"/>
          <w:noProof/>
        </w:rPr>
        <w:t xml:space="preserve">When the </w:t>
      </w:r>
      <w:r>
        <w:rPr>
          <w:rFonts w:asciiTheme="minorHAnsi" w:hAnsiTheme="minorHAnsi" w:cstheme="minorHAnsi"/>
          <w:i/>
          <w:iCs/>
          <w:noProof/>
        </w:rPr>
        <w:t xml:space="preserve">Check Out </w:t>
      </w:r>
      <w:r>
        <w:rPr>
          <w:rFonts w:asciiTheme="minorHAnsi" w:hAnsiTheme="minorHAnsi" w:cstheme="minorHAnsi"/>
          <w:noProof/>
        </w:rPr>
        <w:t xml:space="preserve">task </w:t>
      </w:r>
      <w:r w:rsidRPr="006D7636">
        <w:rPr>
          <w:rFonts w:asciiTheme="minorHAnsi" w:hAnsiTheme="minorHAnsi" w:cstheme="minorHAnsi"/>
          <w:noProof/>
        </w:rPr>
        <w:t>is completed</w:t>
      </w:r>
      <w:r>
        <w:rPr>
          <w:rFonts w:asciiTheme="minorHAnsi" w:hAnsiTheme="minorHAnsi" w:cstheme="minorHAnsi"/>
          <w:noProof/>
        </w:rPr>
        <w:t xml:space="preserve">, the user will be given the option to update the </w:t>
      </w:r>
      <w:r w:rsidRPr="00FD0F2A">
        <w:rPr>
          <w:rFonts w:asciiTheme="minorHAnsi" w:hAnsiTheme="minorHAnsi" w:cstheme="minorHAnsi"/>
          <w:b/>
          <w:bCs/>
          <w:noProof/>
          <w:color w:val="246369" w:themeColor="accent1"/>
        </w:rPr>
        <w:t>key location</w:t>
      </w:r>
      <w:r w:rsidRPr="00FD0F2A">
        <w:rPr>
          <w:rFonts w:asciiTheme="minorHAnsi" w:hAnsiTheme="minorHAnsi" w:cstheme="minorHAnsi"/>
          <w:noProof/>
          <w:color w:val="246369" w:themeColor="accent1"/>
        </w:rPr>
        <w:t xml:space="preserve"> </w:t>
      </w:r>
      <w:r>
        <w:rPr>
          <w:rFonts w:asciiTheme="minorHAnsi" w:hAnsiTheme="minorHAnsi" w:cstheme="minorHAnsi"/>
          <w:noProof/>
        </w:rPr>
        <w:t xml:space="preserve">details for </w:t>
      </w:r>
      <w:r w:rsidRPr="00FD0F2A">
        <w:rPr>
          <w:rFonts w:asciiTheme="minorHAnsi" w:hAnsiTheme="minorHAnsi" w:cstheme="minorHAnsi"/>
          <w:noProof/>
        </w:rPr>
        <w:t>Axis.</w:t>
      </w:r>
    </w:p>
    <w:p w14:paraId="67D5C1AF" w14:textId="77777777" w:rsidR="00E450C0" w:rsidRDefault="00E450C0" w:rsidP="00E450C0">
      <w:pPr>
        <w:spacing w:after="240"/>
        <w:ind w:left="-1134"/>
        <w:rPr>
          <w:rFonts w:asciiTheme="minorHAnsi" w:hAnsiTheme="minorHAnsi" w:cstheme="minorHAnsi"/>
          <w:noProof/>
          <w:sz w:val="22"/>
          <w:szCs w:val="2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658347" behindDoc="0" locked="0" layoutInCell="1" allowOverlap="1" wp14:anchorId="7A3282EB" wp14:editId="7ED568A7">
                <wp:simplePos x="0" y="0"/>
                <wp:positionH relativeFrom="column">
                  <wp:posOffset>885825</wp:posOffset>
                </wp:positionH>
                <wp:positionV relativeFrom="paragraph">
                  <wp:posOffset>1826895</wp:posOffset>
                </wp:positionV>
                <wp:extent cx="2031365" cy="647700"/>
                <wp:effectExtent l="38100" t="38100" r="140335" b="685800"/>
                <wp:wrapNone/>
                <wp:docPr id="1245732907" name="Speech Bubble: Rectangle 2"/>
                <wp:cNvGraphicFramePr/>
                <a:graphic xmlns:a="http://schemas.openxmlformats.org/drawingml/2006/main">
                  <a:graphicData uri="http://schemas.microsoft.com/office/word/2010/wordprocessingShape">
                    <wps:wsp>
                      <wps:cNvSpPr/>
                      <wps:spPr>
                        <a:xfrm>
                          <a:off x="0" y="0"/>
                          <a:ext cx="2031365" cy="647700"/>
                        </a:xfrm>
                        <a:prstGeom prst="wedgeRectCallout">
                          <a:avLst>
                            <a:gd name="adj1" fmla="val 51247"/>
                            <a:gd name="adj2" fmla="val 13670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615CCFC" w14:textId="77777777" w:rsidR="00E450C0" w:rsidRDefault="00E450C0" w:rsidP="00E450C0">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 xml:space="preserve">PVI Notes for Axis – </w:t>
                            </w:r>
                            <w:r>
                              <w:rPr>
                                <w:rStyle w:val="IntenseEmphasis"/>
                                <w:rFonts w:ascii="Arial" w:hAnsi="Arial" w:cs="Arial"/>
                                <w:i w:val="0"/>
                                <w:iCs w:val="0"/>
                                <w:color w:val="313435" w:themeColor="accent5" w:themeShade="80"/>
                              </w:rPr>
                              <w:t>This field is only displayed where the estate is under full Axis contract.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282EB" id="_x0000_s1062" type="#_x0000_t61" style="position:absolute;left:0;text-align:left;margin-left:69.75pt;margin-top:143.85pt;width:159.95pt;height:51pt;z-index:2516583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" adj="21869,40329" fillcolor="white [3212]" strokecolor="#7f7f7f [1612]" strokeweight=".25pt">
                <v:shadow on="t" color="black" opacity="26214f" origin="-.5,-.5" offset=".74836mm,.74836mm"/>
                <v:textbox>
                  <w:txbxContent>
                    <w:p w14:paraId="7615CCFC" w14:textId="77777777" w:rsidR="00E450C0" w:rsidRDefault="00E450C0" w:rsidP="00E450C0">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 xml:space="preserve">PVI Notes for Axis – </w:t>
                      </w:r>
                      <w:r>
                        <w:rPr>
                          <w:rStyle w:val="IntenseEmphasis"/>
                          <w:rFonts w:ascii="Arial" w:hAnsi="Arial" w:cs="Arial"/>
                          <w:i w:val="0"/>
                          <w:iCs w:val="0"/>
                          <w:color w:val="313435" w:themeColor="accent5" w:themeShade="80"/>
                        </w:rPr>
                        <w:t>This field is only displayed where the estate is under full Axis contract.</w:t>
                      </w:r>
                    </w:p>
                  </w:txbxContent>
                </v:textbox>
              </v:shape>
            </w:pict>
          </mc:Fallback>
        </mc:AlternateContent>
      </w:r>
      <w:r w:rsidRPr="00827FEF">
        <w:rPr>
          <w:rFonts w:asciiTheme="minorHAnsi" w:hAnsiTheme="minorHAnsi" w:cstheme="minorHAnsi"/>
          <w:noProof/>
          <w:sz w:val="22"/>
          <w:szCs w:val="22"/>
        </w:rPr>
        <w:drawing>
          <wp:inline distT="0" distB="0" distL="0" distR="0" wp14:anchorId="5C1CD576" wp14:editId="59360760">
            <wp:extent cx="7223941" cy="3124200"/>
            <wp:effectExtent l="0" t="0" r="0" b="0"/>
            <wp:docPr id="2366823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82314" name="Picture 1" descr="A screenshot of a computer&#10;&#10;Description automatically generated"/>
                    <pic:cNvPicPr/>
                  </pic:nvPicPr>
                  <pic:blipFill>
                    <a:blip r:embed="rId36"/>
                    <a:stretch>
                      <a:fillRect/>
                    </a:stretch>
                  </pic:blipFill>
                  <pic:spPr>
                    <a:xfrm>
                      <a:off x="0" y="0"/>
                      <a:ext cx="7231259" cy="3127365"/>
                    </a:xfrm>
                    <a:prstGeom prst="rect">
                      <a:avLst/>
                    </a:prstGeom>
                  </pic:spPr>
                </pic:pic>
              </a:graphicData>
            </a:graphic>
          </wp:inline>
        </w:drawing>
      </w:r>
    </w:p>
    <w:p w14:paraId="0E74404D" w14:textId="77777777" w:rsidR="00E450C0" w:rsidRDefault="00E450C0" w:rsidP="00E450C0">
      <w:pPr>
        <w:spacing w:after="240"/>
        <w:rPr>
          <w:rFonts w:asciiTheme="minorHAnsi" w:hAnsiTheme="minorHAnsi" w:cstheme="minorHAnsi"/>
          <w:noProof/>
          <w:sz w:val="22"/>
          <w:szCs w:val="22"/>
        </w:rPr>
      </w:pPr>
    </w:p>
    <w:p w14:paraId="1CD388C4" w14:textId="77777777" w:rsidR="00E450C0" w:rsidRDefault="00E450C0" w:rsidP="00E450C0">
      <w:pPr>
        <w:rPr>
          <w:rStyle w:val="Strong"/>
          <w:rFonts w:ascii="Verdana" w:eastAsiaTheme="majorEastAsia" w:hAnsi="Verdana"/>
          <w:b w:val="0"/>
          <w:bCs w:val="0"/>
          <w:sz w:val="20"/>
          <w:szCs w:val="20"/>
        </w:rPr>
      </w:pPr>
    </w:p>
    <w:p w14:paraId="47CCA812" w14:textId="77777777" w:rsidR="00E450C0" w:rsidRPr="009F319B" w:rsidRDefault="00E450C0" w:rsidP="00255805">
      <w:pPr>
        <w:pStyle w:val="NormalIndent"/>
        <w:ind w:left="-993"/>
        <w:rPr>
          <w:rFonts w:asciiTheme="minorHAnsi" w:hAnsiTheme="minorHAnsi" w:cstheme="minorHAnsi"/>
          <w:noProof/>
          <w:sz w:val="22"/>
          <w:szCs w:val="22"/>
        </w:rPr>
      </w:pPr>
    </w:p>
    <w:p w14:paraId="11EF9616" w14:textId="77777777" w:rsidR="00153AF8" w:rsidRDefault="00153AF8">
      <w:pPr>
        <w:rPr>
          <w:rFonts w:ascii="Arial" w:hAnsi="Arial"/>
          <w:sz w:val="22"/>
          <w:szCs w:val="20"/>
          <w:highlight w:val="yellow"/>
          <w:lang w:eastAsia="en-US"/>
        </w:rPr>
      </w:pPr>
      <w:r>
        <w:rPr>
          <w:highlight w:val="yellow"/>
        </w:rPr>
        <w:br w:type="page"/>
      </w:r>
    </w:p>
    <w:p w14:paraId="058DAE93" w14:textId="77777777" w:rsidR="00CD4C46" w:rsidRPr="00D44F09" w:rsidRDefault="00CD4C46" w:rsidP="00CD4C46">
      <w:pPr>
        <w:pStyle w:val="Heading2"/>
      </w:pPr>
      <w:bookmarkStart w:id="37" w:name="_Setting_Tasks_to"/>
      <w:bookmarkStart w:id="38" w:name="_Toc200035999"/>
      <w:bookmarkEnd w:id="37"/>
      <w:r w:rsidRPr="00D44F09">
        <w:lastRenderedPageBreak/>
        <w:t>Setting Tasks to N/A</w:t>
      </w:r>
      <w:bookmarkEnd w:id="38"/>
      <w:r w:rsidRPr="00D44F09">
        <w:t xml:space="preserve"> </w:t>
      </w:r>
    </w:p>
    <w:p w14:paraId="3E2E6A69" w14:textId="77777777" w:rsidR="00A11FF5" w:rsidRDefault="00CD4C46" w:rsidP="009F319B">
      <w:pPr>
        <w:spacing w:after="240"/>
        <w:rPr>
          <w:rFonts w:asciiTheme="minorHAnsi" w:hAnsiTheme="minorHAnsi" w:cstheme="minorHAnsi"/>
          <w:noProof/>
          <w:sz w:val="22"/>
          <w:szCs w:val="22"/>
        </w:rPr>
      </w:pPr>
      <w:r w:rsidRPr="009F319B">
        <w:rPr>
          <w:rFonts w:asciiTheme="minorHAnsi" w:hAnsiTheme="minorHAnsi" w:cstheme="minorHAnsi"/>
          <w:noProof/>
          <w:sz w:val="22"/>
          <w:szCs w:val="22"/>
        </w:rPr>
        <w:t xml:space="preserve">Where a task is not relevant for a particular End of Tenancy, </w:t>
      </w:r>
      <w:r w:rsidRPr="009677D8">
        <w:rPr>
          <w:rFonts w:asciiTheme="minorHAnsi" w:hAnsiTheme="minorHAnsi" w:cstheme="minorHAnsi"/>
          <w:noProof/>
          <w:color w:val="313435" w:themeColor="accent5" w:themeShade="80"/>
          <w:sz w:val="22"/>
          <w:szCs w:val="22"/>
        </w:rPr>
        <w:t xml:space="preserve">the task status </w:t>
      </w:r>
      <w:r w:rsidRPr="009F319B">
        <w:rPr>
          <w:rFonts w:asciiTheme="minorHAnsi" w:hAnsiTheme="minorHAnsi" w:cstheme="minorHAnsi"/>
          <w:noProof/>
          <w:sz w:val="22"/>
          <w:szCs w:val="22"/>
        </w:rPr>
        <w:t xml:space="preserve">can be set to </w:t>
      </w:r>
      <w:r w:rsidRPr="0076727A">
        <w:rPr>
          <w:rFonts w:asciiTheme="minorHAnsi" w:hAnsiTheme="minorHAnsi" w:cstheme="minorHAnsi"/>
          <w:noProof/>
          <w:color w:val="313435" w:themeColor="accent5" w:themeShade="80"/>
          <w:sz w:val="22"/>
          <w:szCs w:val="22"/>
        </w:rPr>
        <w:t>‘</w:t>
      </w:r>
      <w:r w:rsidRPr="008C4288">
        <w:rPr>
          <w:rFonts w:asciiTheme="minorHAnsi" w:hAnsiTheme="minorHAnsi" w:cstheme="minorHAnsi"/>
          <w:b/>
          <w:bCs/>
          <w:noProof/>
          <w:color w:val="65BCAC"/>
          <w:sz w:val="22"/>
          <w:szCs w:val="22"/>
        </w:rPr>
        <w:t>N/A</w:t>
      </w:r>
      <w:r w:rsidRPr="009F319B">
        <w:rPr>
          <w:rFonts w:asciiTheme="minorHAnsi" w:hAnsiTheme="minorHAnsi" w:cstheme="minorHAnsi"/>
          <w:noProof/>
          <w:sz w:val="22"/>
          <w:szCs w:val="22"/>
        </w:rPr>
        <w:t>’.</w:t>
      </w:r>
      <w:r w:rsidR="00AD02D6">
        <w:rPr>
          <w:rFonts w:asciiTheme="minorHAnsi" w:hAnsiTheme="minorHAnsi" w:cstheme="minorHAnsi"/>
          <w:noProof/>
          <w:sz w:val="22"/>
          <w:szCs w:val="22"/>
        </w:rPr>
        <w:t xml:space="preserve"> </w:t>
      </w:r>
    </w:p>
    <w:p w14:paraId="276EE0C5" w14:textId="33682A60" w:rsidR="00CD4C46" w:rsidRPr="00A11FF5" w:rsidRDefault="00AD02D6" w:rsidP="00196987">
      <w:pPr>
        <w:pStyle w:val="ListParagraph"/>
        <w:numPr>
          <w:ilvl w:val="0"/>
          <w:numId w:val="65"/>
        </w:numPr>
        <w:spacing w:after="240"/>
        <w:ind w:left="714" w:hanging="357"/>
        <w:contextualSpacing w:val="0"/>
        <w:rPr>
          <w:rFonts w:asciiTheme="minorHAnsi" w:hAnsiTheme="minorHAnsi" w:cstheme="minorHAnsi"/>
          <w:noProof/>
        </w:rPr>
      </w:pPr>
      <w:r w:rsidRPr="00A11FF5">
        <w:rPr>
          <w:rFonts w:asciiTheme="minorHAnsi" w:hAnsiTheme="minorHAnsi" w:cstheme="minorHAnsi"/>
          <w:noProof/>
        </w:rPr>
        <w:t xml:space="preserve">For example, </w:t>
      </w:r>
      <w:r w:rsidRPr="00A11FF5">
        <w:rPr>
          <w:rFonts w:asciiTheme="minorHAnsi" w:hAnsiTheme="minorHAnsi" w:cstheme="minorHAnsi"/>
          <w:i/>
          <w:iCs/>
          <w:noProof/>
        </w:rPr>
        <w:t>Approve Capex</w:t>
      </w:r>
      <w:r w:rsidRPr="00A11FF5">
        <w:rPr>
          <w:rFonts w:asciiTheme="minorHAnsi" w:hAnsiTheme="minorHAnsi" w:cstheme="minorHAnsi"/>
          <w:noProof/>
        </w:rPr>
        <w:t xml:space="preserve"> tasks may be set to ‘N/A’ if the refurb or refresh costs are below the threshold requiring approval</w:t>
      </w:r>
      <w:r w:rsidR="00A11FF5" w:rsidRPr="00A11FF5">
        <w:rPr>
          <w:rFonts w:asciiTheme="minorHAnsi" w:hAnsiTheme="minorHAnsi" w:cstheme="minorHAnsi"/>
          <w:noProof/>
        </w:rPr>
        <w:t>.</w:t>
      </w:r>
    </w:p>
    <w:p w14:paraId="3381DC0B" w14:textId="6C57F3E7" w:rsidR="00CD4C46" w:rsidRPr="00AD02D6" w:rsidRDefault="00AD02D6" w:rsidP="002106EB">
      <w:pPr>
        <w:pStyle w:val="ListParagraph"/>
        <w:numPr>
          <w:ilvl w:val="0"/>
          <w:numId w:val="59"/>
        </w:numPr>
        <w:spacing w:after="240"/>
        <w:ind w:left="714" w:hanging="357"/>
        <w:contextualSpacing w:val="0"/>
        <w:rPr>
          <w:rFonts w:asciiTheme="minorHAnsi" w:hAnsiTheme="minorHAnsi" w:cstheme="minorHAnsi"/>
          <w:noProof/>
        </w:rPr>
      </w:pPr>
      <w:r w:rsidRPr="00CD3A27">
        <w:rPr>
          <w:noProof/>
        </w:rPr>
        <mc:AlternateContent>
          <mc:Choice Requires="wps">
            <w:drawing>
              <wp:anchor distT="0" distB="0" distL="114300" distR="114300" simplePos="0" relativeHeight="251658259" behindDoc="0" locked="0" layoutInCell="1" allowOverlap="1" wp14:anchorId="75A3CC81" wp14:editId="3353E9B4">
                <wp:simplePos x="0" y="0"/>
                <wp:positionH relativeFrom="column">
                  <wp:posOffset>4695825</wp:posOffset>
                </wp:positionH>
                <wp:positionV relativeFrom="paragraph">
                  <wp:posOffset>216164</wp:posOffset>
                </wp:positionV>
                <wp:extent cx="1346200" cy="304800"/>
                <wp:effectExtent l="38100" t="38100" r="120650" b="590550"/>
                <wp:wrapNone/>
                <wp:docPr id="2010503171" name="Speech Bubble: Rectangle 2"/>
                <wp:cNvGraphicFramePr/>
                <a:graphic xmlns:a="http://schemas.openxmlformats.org/drawingml/2006/main">
                  <a:graphicData uri="http://schemas.microsoft.com/office/word/2010/wordprocessingShape">
                    <wps:wsp>
                      <wps:cNvSpPr/>
                      <wps:spPr>
                        <a:xfrm>
                          <a:off x="0" y="0"/>
                          <a:ext cx="1346200" cy="304800"/>
                        </a:xfrm>
                        <a:prstGeom prst="wedgeRectCallout">
                          <a:avLst>
                            <a:gd name="adj1" fmla="val 5309"/>
                            <a:gd name="adj2" fmla="val 20821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E5E1BB7" w14:textId="77777777" w:rsidR="00CD4C46" w:rsidRPr="009677D8" w:rsidRDefault="00CD4C46" w:rsidP="00CD4C46">
                            <w:pPr>
                              <w:pStyle w:val="CommentText"/>
                              <w:spacing w:after="0" w:line="240" w:lineRule="auto"/>
                              <w:ind w:left="0"/>
                              <w:rPr>
                                <w:rStyle w:val="IntenseEmphasis"/>
                                <w:rFonts w:asciiTheme="majorHAnsi" w:hAnsiTheme="majorHAnsi" w:cstheme="majorHAnsi"/>
                                <w:i w:val="0"/>
                                <w:iCs w:val="0"/>
                              </w:rPr>
                            </w:pPr>
                            <w:r w:rsidRPr="009677D8">
                              <w:rPr>
                                <w:rStyle w:val="IntenseEmphasis"/>
                                <w:rFonts w:asciiTheme="majorHAnsi" w:hAnsiTheme="majorHAnsi" w:cstheme="majorHAnsi"/>
                                <w:i w:val="0"/>
                                <w:iCs w:val="0"/>
                                <w:color w:val="313435" w:themeColor="accent5" w:themeShade="80"/>
                              </w:rPr>
                              <w:t>Select ‘</w:t>
                            </w:r>
                            <w:r w:rsidRPr="009677D8">
                              <w:rPr>
                                <w:rStyle w:val="IntenseEmphasis"/>
                                <w:rFonts w:asciiTheme="majorHAnsi" w:hAnsiTheme="majorHAnsi" w:cstheme="majorHAnsi"/>
                                <w:b/>
                                <w:bCs/>
                                <w:i w:val="0"/>
                                <w:iCs w:val="0"/>
                                <w:color w:val="25646A"/>
                              </w:rPr>
                              <w:t>Close Task</w:t>
                            </w:r>
                            <w:r w:rsidRPr="009677D8">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A3CC81" id="_x0000_s1063" type="#_x0000_t61" style="position:absolute;left:0;text-align:left;margin-left:369.75pt;margin-top:17pt;width:106pt;height:24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" adj="11947,55773" fillcolor="white [3212]" strokecolor="#7f7f7f [1612]" strokeweight=".25pt">
                <v:shadow on="t" color="black" opacity="26214f" origin="-.5,-.5" offset=".74836mm,.74836mm"/>
                <v:textbox>
                  <w:txbxContent>
                    <w:p w14:paraId="1E5E1BB7" w14:textId="77777777" w:rsidR="00CD4C46" w:rsidRPr="009677D8" w:rsidRDefault="00CD4C46" w:rsidP="00CD4C46">
                      <w:pPr>
                        <w:pStyle w:val="CommentText"/>
                        <w:spacing w:after="0" w:line="240" w:lineRule="auto"/>
                        <w:ind w:left="0"/>
                        <w:rPr>
                          <w:rStyle w:val="IntenseEmphasis"/>
                          <w:rFonts w:asciiTheme="majorHAnsi" w:hAnsiTheme="majorHAnsi" w:cstheme="majorHAnsi"/>
                          <w:i w:val="0"/>
                          <w:iCs w:val="0"/>
                        </w:rPr>
                      </w:pPr>
                      <w:r w:rsidRPr="009677D8">
                        <w:rPr>
                          <w:rStyle w:val="IntenseEmphasis"/>
                          <w:rFonts w:asciiTheme="majorHAnsi" w:hAnsiTheme="majorHAnsi" w:cstheme="majorHAnsi"/>
                          <w:i w:val="0"/>
                          <w:iCs w:val="0"/>
                          <w:color w:val="313435" w:themeColor="accent5" w:themeShade="80"/>
                        </w:rPr>
                        <w:t>Select ‘</w:t>
                      </w:r>
                      <w:r w:rsidRPr="009677D8">
                        <w:rPr>
                          <w:rStyle w:val="IntenseEmphasis"/>
                          <w:rFonts w:asciiTheme="majorHAnsi" w:hAnsiTheme="majorHAnsi" w:cstheme="majorHAnsi"/>
                          <w:b/>
                          <w:bCs/>
                          <w:i w:val="0"/>
                          <w:iCs w:val="0"/>
                          <w:color w:val="25646A"/>
                        </w:rPr>
                        <w:t>Close Task</w:t>
                      </w:r>
                      <w:r w:rsidRPr="009677D8">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A11FF5">
        <w:rPr>
          <w:rFonts w:asciiTheme="minorHAnsi" w:hAnsiTheme="minorHAnsi" w:cstheme="minorHAnsi"/>
          <w:noProof/>
        </w:rPr>
        <w:t xml:space="preserve">Tasks set to </w:t>
      </w:r>
      <w:r w:rsidR="00695245">
        <w:rPr>
          <w:rFonts w:asciiTheme="minorHAnsi" w:hAnsiTheme="minorHAnsi" w:cstheme="minorHAnsi"/>
          <w:noProof/>
        </w:rPr>
        <w:t>‘</w:t>
      </w:r>
      <w:r w:rsidR="00CD4C46" w:rsidRPr="009F319B">
        <w:rPr>
          <w:rFonts w:asciiTheme="minorHAnsi" w:hAnsiTheme="minorHAnsi" w:cstheme="minorHAnsi"/>
          <w:noProof/>
        </w:rPr>
        <w:t>N/A</w:t>
      </w:r>
      <w:r w:rsidR="00695245">
        <w:rPr>
          <w:rFonts w:asciiTheme="minorHAnsi" w:hAnsiTheme="minorHAnsi" w:cstheme="minorHAnsi"/>
          <w:noProof/>
        </w:rPr>
        <w:t>’</w:t>
      </w:r>
      <w:r w:rsidR="00CD4C46" w:rsidRPr="009F319B">
        <w:rPr>
          <w:rFonts w:asciiTheme="minorHAnsi" w:hAnsiTheme="minorHAnsi" w:cstheme="minorHAnsi"/>
          <w:noProof/>
        </w:rPr>
        <w:t xml:space="preserve"> are </w:t>
      </w:r>
      <w:r w:rsidR="009F319B">
        <w:rPr>
          <w:rFonts w:asciiTheme="minorHAnsi" w:hAnsiTheme="minorHAnsi" w:cstheme="minorHAnsi"/>
          <w:noProof/>
        </w:rPr>
        <w:t xml:space="preserve">not included in </w:t>
      </w:r>
      <w:r w:rsidR="00CD4C46" w:rsidRPr="009F319B">
        <w:rPr>
          <w:rFonts w:asciiTheme="minorHAnsi" w:hAnsiTheme="minorHAnsi" w:cstheme="minorHAnsi"/>
          <w:noProof/>
        </w:rPr>
        <w:t>the End of Tenancy timeline.</w:t>
      </w:r>
    </w:p>
    <w:p w14:paraId="17E35C67" w14:textId="0ADC9BAC" w:rsidR="00CD4C46" w:rsidRDefault="00A11FF5" w:rsidP="0015522C">
      <w:pPr>
        <w:pStyle w:val="NormalIndent"/>
        <w:ind w:left="-993"/>
        <w:rPr>
          <w:lang w:val="en-GB"/>
        </w:rPr>
      </w:pPr>
      <w:r>
        <w:rPr>
          <w:noProof/>
          <w:lang w:val="en-GB"/>
        </w:rPr>
        <mc:AlternateContent>
          <mc:Choice Requires="wps">
            <w:drawing>
              <wp:anchor distT="0" distB="0" distL="114300" distR="114300" simplePos="0" relativeHeight="251658258" behindDoc="0" locked="0" layoutInCell="1" allowOverlap="1" wp14:anchorId="57203B19" wp14:editId="4CFC8886">
                <wp:simplePos x="0" y="0"/>
                <wp:positionH relativeFrom="column">
                  <wp:posOffset>-100414</wp:posOffset>
                </wp:positionH>
                <wp:positionV relativeFrom="paragraph">
                  <wp:posOffset>1390447</wp:posOffset>
                </wp:positionV>
                <wp:extent cx="953938" cy="310288"/>
                <wp:effectExtent l="38100" t="38100" r="113030" b="280670"/>
                <wp:wrapNone/>
                <wp:docPr id="1372780823" name="Speech Bubble: Rectangle 2"/>
                <wp:cNvGraphicFramePr/>
                <a:graphic xmlns:a="http://schemas.openxmlformats.org/drawingml/2006/main">
                  <a:graphicData uri="http://schemas.microsoft.com/office/word/2010/wordprocessingShape">
                    <wps:wsp>
                      <wps:cNvSpPr/>
                      <wps:spPr>
                        <a:xfrm>
                          <a:off x="0" y="0"/>
                          <a:ext cx="953938" cy="310288"/>
                        </a:xfrm>
                        <a:prstGeom prst="wedgeRectCallout">
                          <a:avLst>
                            <a:gd name="adj1" fmla="val -17446"/>
                            <a:gd name="adj2" fmla="val 10880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3DAC28E" w14:textId="3524D56E" w:rsidR="00CD4C46" w:rsidRPr="009677D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9677D8">
                              <w:rPr>
                                <w:rStyle w:val="IntenseEmphasis"/>
                                <w:rFonts w:asciiTheme="majorHAnsi" w:hAnsiTheme="majorHAnsi" w:cstheme="majorHAnsi"/>
                                <w:i w:val="0"/>
                                <w:iCs w:val="0"/>
                                <w:color w:val="313435" w:themeColor="accent5" w:themeShade="80"/>
                              </w:rPr>
                              <w:t>Select ‘N/A</w:t>
                            </w:r>
                            <w:r w:rsidR="00C93D0E">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03B19" id="_x0000_s1064" type="#_x0000_t61" style="position:absolute;left:0;text-align:left;margin-left:-7.9pt;margin-top:109.5pt;width:75.1pt;height:24.4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" adj="7032,34302" fillcolor="white [3212]" strokecolor="#7f7f7f [1612]" strokeweight=".25pt">
                <v:shadow on="t" color="black" opacity="26214f" origin="-.5,-.5" offset=".74836mm,.74836mm"/>
                <v:textbox>
                  <w:txbxContent>
                    <w:p w14:paraId="63DAC28E" w14:textId="3524D56E" w:rsidR="00CD4C46" w:rsidRPr="009677D8"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9677D8">
                        <w:rPr>
                          <w:rStyle w:val="IntenseEmphasis"/>
                          <w:rFonts w:asciiTheme="majorHAnsi" w:hAnsiTheme="majorHAnsi" w:cstheme="majorHAnsi"/>
                          <w:i w:val="0"/>
                          <w:iCs w:val="0"/>
                          <w:color w:val="313435" w:themeColor="accent5" w:themeShade="80"/>
                        </w:rPr>
                        <w:t>Select ‘N/A</w:t>
                      </w:r>
                      <w:r w:rsidR="00C93D0E">
                        <w:rPr>
                          <w:rStyle w:val="IntenseEmphasis"/>
                          <w:rFonts w:asciiTheme="majorHAnsi" w:hAnsiTheme="majorHAnsi" w:cstheme="majorHAnsi"/>
                          <w:i w:val="0"/>
                          <w:iCs w:val="0"/>
                          <w:color w:val="313435" w:themeColor="accent5" w:themeShade="80"/>
                        </w:rPr>
                        <w:t>’</w:t>
                      </w:r>
                    </w:p>
                  </w:txbxContent>
                </v:textbox>
              </v:shape>
            </w:pict>
          </mc:Fallback>
        </mc:AlternateContent>
      </w:r>
      <w:r w:rsidR="004F526D">
        <w:rPr>
          <w:noProof/>
          <w:lang w:val="en-GB"/>
        </w:rPr>
        <w:drawing>
          <wp:anchor distT="0" distB="0" distL="114300" distR="114300" simplePos="0" relativeHeight="251658260" behindDoc="0" locked="0" layoutInCell="1" allowOverlap="1" wp14:anchorId="40EB7333" wp14:editId="76146429">
            <wp:simplePos x="0" y="0"/>
            <wp:positionH relativeFrom="column">
              <wp:posOffset>5093491</wp:posOffset>
            </wp:positionH>
            <wp:positionV relativeFrom="paragraph">
              <wp:posOffset>729615</wp:posOffset>
            </wp:positionV>
            <wp:extent cx="317500" cy="317500"/>
            <wp:effectExtent l="19050" t="38100" r="25400" b="25400"/>
            <wp:wrapNone/>
            <wp:docPr id="984791774" name="Graphic 984791774"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CD4C46" w:rsidRPr="00510FA1">
        <w:rPr>
          <w:noProof/>
          <w:lang w:val="en-GB"/>
        </w:rPr>
        <w:drawing>
          <wp:inline distT="0" distB="0" distL="0" distR="0" wp14:anchorId="164715D9" wp14:editId="031871CA">
            <wp:extent cx="7123799" cy="1247775"/>
            <wp:effectExtent l="0" t="0" r="1270" b="0"/>
            <wp:docPr id="147088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83050" name=""/>
                    <pic:cNvPicPr/>
                  </pic:nvPicPr>
                  <pic:blipFill rotWithShape="1">
                    <a:blip r:embed="rId37"/>
                    <a:srcRect b="39295"/>
                    <a:stretch/>
                  </pic:blipFill>
                  <pic:spPr bwMode="auto">
                    <a:xfrm>
                      <a:off x="0" y="0"/>
                      <a:ext cx="7161239" cy="1254333"/>
                    </a:xfrm>
                    <a:prstGeom prst="rect">
                      <a:avLst/>
                    </a:prstGeom>
                    <a:ln>
                      <a:noFill/>
                    </a:ln>
                    <a:extLst>
                      <a:ext uri="{53640926-AAD7-44D8-BBD7-CCE9431645EC}">
                        <a14:shadowObscured xmlns:a14="http://schemas.microsoft.com/office/drawing/2010/main"/>
                      </a:ext>
                    </a:extLst>
                  </pic:spPr>
                </pic:pic>
              </a:graphicData>
            </a:graphic>
          </wp:inline>
        </w:drawing>
      </w:r>
    </w:p>
    <w:p w14:paraId="085C9D0F" w14:textId="194518FF" w:rsidR="00CD4C46" w:rsidRDefault="005D137F" w:rsidP="00AD02D6">
      <w:pPr>
        <w:pStyle w:val="NormalIndent"/>
        <w:spacing w:after="240"/>
        <w:ind w:left="0"/>
        <w:rPr>
          <w:lang w:val="en-GB"/>
        </w:rPr>
      </w:pPr>
      <w:r w:rsidRPr="005D137F">
        <w:rPr>
          <w:noProof/>
          <w:lang w:val="en-GB"/>
        </w:rPr>
        <w:drawing>
          <wp:inline distT="0" distB="0" distL="0" distR="0" wp14:anchorId="2263CD44" wp14:editId="1D877D57">
            <wp:extent cx="5495026" cy="1597432"/>
            <wp:effectExtent l="0" t="0" r="0" b="3175"/>
            <wp:docPr id="853670756" name="Picture 1" descr="A close-up of a ta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70756" name="Picture 1" descr="A close-up of a task&#10;&#10;Description automatically generated"/>
                    <pic:cNvPicPr/>
                  </pic:nvPicPr>
                  <pic:blipFill>
                    <a:blip r:embed="rId38"/>
                    <a:stretch>
                      <a:fillRect/>
                    </a:stretch>
                  </pic:blipFill>
                  <pic:spPr>
                    <a:xfrm>
                      <a:off x="0" y="0"/>
                      <a:ext cx="5505717" cy="1600540"/>
                    </a:xfrm>
                    <a:prstGeom prst="rect">
                      <a:avLst/>
                    </a:prstGeom>
                  </pic:spPr>
                </pic:pic>
              </a:graphicData>
            </a:graphic>
          </wp:inline>
        </w:drawing>
      </w:r>
    </w:p>
    <w:p w14:paraId="61230977" w14:textId="77777777" w:rsidR="00AD02D6" w:rsidRPr="00A11FF5" w:rsidRDefault="00AD02D6" w:rsidP="00AD02D6">
      <w:pPr>
        <w:pStyle w:val="NormalIndent"/>
        <w:spacing w:after="240"/>
        <w:ind w:left="0"/>
        <w:rPr>
          <w:sz w:val="24"/>
          <w:szCs w:val="24"/>
          <w:lang w:val="en-GB"/>
        </w:rPr>
      </w:pPr>
    </w:p>
    <w:p w14:paraId="41B52465" w14:textId="2C22D13F" w:rsidR="00CD4C46" w:rsidRDefault="004F526D" w:rsidP="00CD4C46">
      <w:pPr>
        <w:pStyle w:val="Heading2"/>
      </w:pPr>
      <w:bookmarkStart w:id="39" w:name="_Toc200036000"/>
      <w:r>
        <w:rPr>
          <w:noProof/>
        </w:rPr>
        <mc:AlternateContent>
          <mc:Choice Requires="wps">
            <w:drawing>
              <wp:anchor distT="0" distB="0" distL="114300" distR="114300" simplePos="0" relativeHeight="251658251" behindDoc="0" locked="0" layoutInCell="1" allowOverlap="1" wp14:anchorId="3CE6E21B" wp14:editId="5EA1ED7F">
                <wp:simplePos x="0" y="0"/>
                <wp:positionH relativeFrom="column">
                  <wp:posOffset>4515209</wp:posOffset>
                </wp:positionH>
                <wp:positionV relativeFrom="paragraph">
                  <wp:posOffset>246835</wp:posOffset>
                </wp:positionV>
                <wp:extent cx="1346200" cy="339090"/>
                <wp:effectExtent l="38100" t="38100" r="120650" b="803910"/>
                <wp:wrapNone/>
                <wp:docPr id="1483736734" name="Speech Bubble: Rectangle 2"/>
                <wp:cNvGraphicFramePr/>
                <a:graphic xmlns:a="http://schemas.openxmlformats.org/drawingml/2006/main">
                  <a:graphicData uri="http://schemas.microsoft.com/office/word/2010/wordprocessingShape">
                    <wps:wsp>
                      <wps:cNvSpPr/>
                      <wps:spPr>
                        <a:xfrm>
                          <a:off x="0" y="0"/>
                          <a:ext cx="1346200" cy="339090"/>
                        </a:xfrm>
                        <a:prstGeom prst="wedgeRectCallout">
                          <a:avLst>
                            <a:gd name="adj1" fmla="val 38804"/>
                            <a:gd name="adj2" fmla="val 24997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EA442A0" w14:textId="77777777" w:rsidR="00CD4C46" w:rsidRPr="005C0D45"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sidRPr="005C0D45">
                              <w:rPr>
                                <w:rStyle w:val="IntenseEmphasis"/>
                                <w:rFonts w:asciiTheme="majorHAnsi" w:hAnsiTheme="majorHAnsi" w:cstheme="majorHAnsi"/>
                                <w:b/>
                                <w:bCs/>
                                <w:i w:val="0"/>
                                <w:iCs w:val="0"/>
                              </w:rPr>
                              <w:t>Open Task</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6E21B" id="_x0000_s1065" type="#_x0000_t61" style="position:absolute;left:0;text-align:left;margin-left:355.55pt;margin-top:19.45pt;width:106pt;height:26.7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" adj="19182,64794" fillcolor="white [3212]" strokecolor="#7f7f7f [1612]" strokeweight=".25pt">
                <v:shadow on="t" color="black" opacity="26214f" origin="-.5,-.5" offset=".74836mm,.74836mm"/>
                <v:textbox>
                  <w:txbxContent>
                    <w:p w14:paraId="5EA442A0" w14:textId="77777777" w:rsidR="00CD4C46" w:rsidRPr="005C0D45" w:rsidRDefault="00CD4C46" w:rsidP="00CD4C46">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sidRPr="005C0D45">
                        <w:rPr>
                          <w:rStyle w:val="IntenseEmphasis"/>
                          <w:rFonts w:asciiTheme="majorHAnsi" w:hAnsiTheme="majorHAnsi" w:cstheme="majorHAnsi"/>
                          <w:b/>
                          <w:bCs/>
                          <w:i w:val="0"/>
                          <w:iCs w:val="0"/>
                        </w:rPr>
                        <w:t>Open Task</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CD4C46">
        <w:t>Reopening a Closed Task</w:t>
      </w:r>
      <w:bookmarkEnd w:id="39"/>
    </w:p>
    <w:p w14:paraId="5D421B65" w14:textId="7F588C4B" w:rsidR="00CD4C46" w:rsidRPr="00A802AC" w:rsidRDefault="00CD4C46" w:rsidP="009F319B">
      <w:pPr>
        <w:spacing w:after="240"/>
      </w:pPr>
      <w:r w:rsidRPr="009F319B">
        <w:rPr>
          <w:rFonts w:asciiTheme="minorHAnsi" w:hAnsiTheme="minorHAnsi" w:cstheme="minorHAnsi"/>
          <w:noProof/>
          <w:sz w:val="22"/>
          <w:szCs w:val="22"/>
        </w:rPr>
        <w:t>If a task’s status was set to ‘Complete’ or ‘N/A’ by mistake:</w:t>
      </w:r>
    </w:p>
    <w:p w14:paraId="4C21D053" w14:textId="54D4BD66" w:rsidR="00CD4C46" w:rsidRDefault="00CD4C46" w:rsidP="004F526D">
      <w:pPr>
        <w:pStyle w:val="NormalIndent"/>
        <w:ind w:left="-993"/>
        <w:rPr>
          <w:lang w:val="en-GB"/>
        </w:rPr>
      </w:pPr>
      <w:r w:rsidRPr="009677D8">
        <w:rPr>
          <w:noProof/>
          <w:color w:val="E16A2F"/>
          <w:lang w:val="en-GB"/>
        </w:rPr>
        <w:drawing>
          <wp:anchor distT="0" distB="0" distL="114300" distR="114300" simplePos="0" relativeHeight="251658252" behindDoc="0" locked="0" layoutInCell="1" allowOverlap="1" wp14:anchorId="54ECE60C" wp14:editId="683D3BBC">
            <wp:simplePos x="0" y="0"/>
            <wp:positionH relativeFrom="column">
              <wp:posOffset>5767705</wp:posOffset>
            </wp:positionH>
            <wp:positionV relativeFrom="paragraph">
              <wp:posOffset>724164</wp:posOffset>
            </wp:positionV>
            <wp:extent cx="318053" cy="318053"/>
            <wp:effectExtent l="19050" t="38100" r="25400" b="25400"/>
            <wp:wrapNone/>
            <wp:docPr id="221736541" name="Graphic 221736541"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BD41A1">
        <w:rPr>
          <w:noProof/>
          <w:lang w:val="en-GB"/>
        </w:rPr>
        <w:drawing>
          <wp:inline distT="0" distB="0" distL="0" distR="0" wp14:anchorId="4AD09A8A" wp14:editId="076E286B">
            <wp:extent cx="6926142" cy="1228725"/>
            <wp:effectExtent l="0" t="0" r="8255" b="0"/>
            <wp:docPr id="1043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4659" name=""/>
                    <pic:cNvPicPr/>
                  </pic:nvPicPr>
                  <pic:blipFill rotWithShape="1">
                    <a:blip r:embed="rId39"/>
                    <a:srcRect b="48656"/>
                    <a:stretch/>
                  </pic:blipFill>
                  <pic:spPr bwMode="auto">
                    <a:xfrm>
                      <a:off x="0" y="0"/>
                      <a:ext cx="6962215" cy="1235125"/>
                    </a:xfrm>
                    <a:prstGeom prst="rect">
                      <a:avLst/>
                    </a:prstGeom>
                    <a:ln>
                      <a:noFill/>
                    </a:ln>
                    <a:extLst>
                      <a:ext uri="{53640926-AAD7-44D8-BBD7-CCE9431645EC}">
                        <a14:shadowObscured xmlns:a14="http://schemas.microsoft.com/office/drawing/2010/main"/>
                      </a:ext>
                    </a:extLst>
                  </pic:spPr>
                </pic:pic>
              </a:graphicData>
            </a:graphic>
          </wp:inline>
        </w:drawing>
      </w:r>
    </w:p>
    <w:p w14:paraId="40521865" w14:textId="0072DF9B" w:rsidR="006137D5" w:rsidRDefault="005A415A" w:rsidP="004F526D">
      <w:pPr>
        <w:pStyle w:val="NormalIndent"/>
        <w:ind w:left="-993"/>
        <w:rPr>
          <w:lang w:val="en-GB"/>
        </w:rPr>
      </w:pPr>
      <w:r>
        <w:rPr>
          <w:noProof/>
          <w:lang w:val="en-GB"/>
        </w:rPr>
        <mc:AlternateContent>
          <mc:Choice Requires="wps">
            <w:drawing>
              <wp:anchor distT="0" distB="0" distL="114300" distR="114300" simplePos="0" relativeHeight="251658253" behindDoc="0" locked="0" layoutInCell="1" allowOverlap="1" wp14:anchorId="2220EDA2" wp14:editId="244D3E21">
                <wp:simplePos x="0" y="0"/>
                <wp:positionH relativeFrom="column">
                  <wp:posOffset>-160308</wp:posOffset>
                </wp:positionH>
                <wp:positionV relativeFrom="paragraph">
                  <wp:posOffset>146757</wp:posOffset>
                </wp:positionV>
                <wp:extent cx="2472055" cy="477508"/>
                <wp:effectExtent l="38100" t="38100" r="118745" b="266065"/>
                <wp:wrapNone/>
                <wp:docPr id="1155060110" name="Speech Bubble: Rectangle 2">
                  <a:hlinkClick xmlns:a="http://schemas.openxmlformats.org/drawingml/2006/main" r:id="rId40"/>
                </wp:docPr>
                <wp:cNvGraphicFramePr/>
                <a:graphic xmlns:a="http://schemas.openxmlformats.org/drawingml/2006/main">
                  <a:graphicData uri="http://schemas.microsoft.com/office/word/2010/wordprocessingShape">
                    <wps:wsp>
                      <wps:cNvSpPr/>
                      <wps:spPr>
                        <a:xfrm>
                          <a:off x="0" y="0"/>
                          <a:ext cx="2472055" cy="477508"/>
                        </a:xfrm>
                        <a:prstGeom prst="wedgeRectCallout">
                          <a:avLst>
                            <a:gd name="adj1" fmla="val -11619"/>
                            <a:gd name="adj2" fmla="val 8521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ECC6E24" w14:textId="784474BB" w:rsidR="00CD4C46" w:rsidRPr="005C0D45" w:rsidRDefault="00CD4C46" w:rsidP="00CD4C46">
                            <w:pPr>
                              <w:pStyle w:val="CommentText"/>
                              <w:spacing w:after="0" w:line="240" w:lineRule="auto"/>
                              <w:ind w:left="0"/>
                              <w:rPr>
                                <w:rStyle w:val="IntenseEmphasis"/>
                                <w:rFonts w:ascii="Arial" w:hAnsi="Arial" w:cs="Arial"/>
                                <w:i w:val="0"/>
                                <w:iCs w:val="0"/>
                                <w:sz w:val="22"/>
                                <w:szCs w:val="22"/>
                              </w:rPr>
                            </w:pPr>
                            <w:r w:rsidRPr="005C0D45">
                              <w:rPr>
                                <w:rStyle w:val="IntenseEmphasis"/>
                                <w:rFonts w:ascii="Arial" w:hAnsi="Arial" w:cs="Arial"/>
                                <w:i w:val="0"/>
                                <w:iCs w:val="0"/>
                                <w:color w:val="313435" w:themeColor="accent5" w:themeShade="80"/>
                              </w:rPr>
                              <w:t>Set the task back to the previous status. See</w:t>
                            </w:r>
                            <w:r w:rsidRPr="0021260C">
                              <w:rPr>
                                <w:rStyle w:val="IntenseEmphasis"/>
                                <w:rFonts w:ascii="Arial" w:hAnsi="Arial" w:cs="Arial"/>
                                <w:i w:val="0"/>
                                <w:iCs w:val="0"/>
                                <w:color w:val="008ACB" w:themeColor="accent6" w:themeTint="BF"/>
                              </w:rPr>
                              <w:t xml:space="preserve"> </w:t>
                            </w:r>
                            <w:hyperlink w:anchor="TaskStatuses" w:history="1">
                              <w:r w:rsidRPr="0021260C">
                                <w:rPr>
                                  <w:rStyle w:val="Hyperlink"/>
                                  <w:rFonts w:ascii="Arial" w:hAnsi="Arial" w:cs="Arial"/>
                                  <w:color w:val="008ACB" w:themeColor="accent6" w:themeTint="BF"/>
                                </w:rPr>
                                <w:t>Task Statuses</w:t>
                              </w:r>
                            </w:hyperlink>
                            <w:r w:rsidRPr="004760ED">
                              <w:rPr>
                                <w:rStyle w:val="IntenseEmphasis"/>
                                <w:rFonts w:ascii="Arial" w:hAnsi="Arial" w:cs="Arial"/>
                                <w:i w:val="0"/>
                                <w:iCs w:val="0"/>
                                <w:color w:val="008ACB" w:themeColor="accent6" w:themeTint="BF"/>
                              </w:rPr>
                              <w:t xml:space="preserve"> </w:t>
                            </w:r>
                            <w:r w:rsidRPr="005C0D45">
                              <w:rPr>
                                <w:rStyle w:val="IntenseEmphasis"/>
                                <w:rFonts w:ascii="Arial" w:hAnsi="Arial" w:cs="Arial"/>
                                <w:i w:val="0"/>
                                <w:iCs w:val="0"/>
                                <w:color w:val="313435" w:themeColor="accent5" w:themeShade="80"/>
                              </w:rPr>
                              <w:t>for more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20EDA2" id="_x0000_s1066" type="#_x0000_t61" href="#_Task_Statuses_1" style="position:absolute;left:0;text-align:left;margin-left:-12.6pt;margin-top:11.55pt;width:194.65pt;height:37.6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" o:button="t" adj="8290,29205" fillcolor="white [3212]" strokecolor="#7f7f7f [1612]" strokeweight=".25pt">
                <v:fill o:detectmouseclick="t"/>
                <v:shadow on="t" color="black" opacity="26214f" origin="-.5,-.5" offset=".74836mm,.74836mm"/>
                <v:textbox>
                  <w:txbxContent>
                    <w:p w14:paraId="5ECC6E24" w14:textId="784474BB" w:rsidR="00CD4C46" w:rsidRPr="005C0D45" w:rsidRDefault="00CD4C46" w:rsidP="00CD4C46">
                      <w:pPr>
                        <w:pStyle w:val="CommentText"/>
                        <w:spacing w:after="0" w:line="240" w:lineRule="auto"/>
                        <w:ind w:left="0"/>
                        <w:rPr>
                          <w:rStyle w:val="IntenseEmphasis"/>
                          <w:rFonts w:ascii="Arial" w:hAnsi="Arial" w:cs="Arial"/>
                          <w:i w:val="0"/>
                          <w:iCs w:val="0"/>
                          <w:sz w:val="22"/>
                          <w:szCs w:val="22"/>
                        </w:rPr>
                      </w:pPr>
                      <w:r w:rsidRPr="005C0D45">
                        <w:rPr>
                          <w:rStyle w:val="IntenseEmphasis"/>
                          <w:rFonts w:ascii="Arial" w:hAnsi="Arial" w:cs="Arial"/>
                          <w:i w:val="0"/>
                          <w:iCs w:val="0"/>
                          <w:color w:val="313435" w:themeColor="accent5" w:themeShade="80"/>
                        </w:rPr>
                        <w:t>Set the task back to the previous status. See</w:t>
                      </w:r>
                      <w:r w:rsidRPr="0021260C">
                        <w:rPr>
                          <w:rStyle w:val="IntenseEmphasis"/>
                          <w:rFonts w:ascii="Arial" w:hAnsi="Arial" w:cs="Arial"/>
                          <w:i w:val="0"/>
                          <w:iCs w:val="0"/>
                          <w:color w:val="008ACB" w:themeColor="accent6" w:themeTint="BF"/>
                        </w:rPr>
                        <w:t xml:space="preserve"> </w:t>
                      </w:r>
                      <w:hyperlink w:anchor="TaskStatuses" w:history="1">
                        <w:r w:rsidRPr="0021260C">
                          <w:rPr>
                            <w:rStyle w:val="Hyperlink"/>
                            <w:rFonts w:ascii="Arial" w:hAnsi="Arial" w:cs="Arial"/>
                            <w:color w:val="008ACB" w:themeColor="accent6" w:themeTint="BF"/>
                          </w:rPr>
                          <w:t>Task Statuses</w:t>
                        </w:r>
                      </w:hyperlink>
                      <w:r w:rsidRPr="004760ED">
                        <w:rPr>
                          <w:rStyle w:val="IntenseEmphasis"/>
                          <w:rFonts w:ascii="Arial" w:hAnsi="Arial" w:cs="Arial"/>
                          <w:i w:val="0"/>
                          <w:iCs w:val="0"/>
                          <w:color w:val="008ACB" w:themeColor="accent6" w:themeTint="BF"/>
                        </w:rPr>
                        <w:t xml:space="preserve"> </w:t>
                      </w:r>
                      <w:r w:rsidRPr="005C0D45">
                        <w:rPr>
                          <w:rStyle w:val="IntenseEmphasis"/>
                          <w:rFonts w:ascii="Arial" w:hAnsi="Arial" w:cs="Arial"/>
                          <w:i w:val="0"/>
                          <w:iCs w:val="0"/>
                          <w:color w:val="313435" w:themeColor="accent5" w:themeShade="80"/>
                        </w:rPr>
                        <w:t>for more information.</w:t>
                      </w:r>
                    </w:p>
                  </w:txbxContent>
                </v:textbox>
              </v:shape>
            </w:pict>
          </mc:Fallback>
        </mc:AlternateContent>
      </w:r>
    </w:p>
    <w:p w14:paraId="4841E9CD" w14:textId="60971122" w:rsidR="00CD4C46" w:rsidRDefault="005D137F" w:rsidP="005A415A">
      <w:pPr>
        <w:pStyle w:val="NormalIndent"/>
        <w:ind w:left="720"/>
        <w:rPr>
          <w:lang w:val="en-GB"/>
        </w:rPr>
      </w:pPr>
      <w:r w:rsidRPr="005D137F">
        <w:rPr>
          <w:noProof/>
          <w:lang w:val="en-GB"/>
        </w:rPr>
        <w:drawing>
          <wp:inline distT="0" distB="0" distL="0" distR="0" wp14:anchorId="1E7927BC" wp14:editId="7F4C71B9">
            <wp:extent cx="5037826" cy="1592082"/>
            <wp:effectExtent l="0" t="0" r="0" b="8255"/>
            <wp:docPr id="41662916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29168" name="Picture 1" descr="A screenshot of a computer&#10;&#10;Description automatically generated"/>
                    <pic:cNvPicPr/>
                  </pic:nvPicPr>
                  <pic:blipFill>
                    <a:blip r:embed="rId41"/>
                    <a:stretch>
                      <a:fillRect/>
                    </a:stretch>
                  </pic:blipFill>
                  <pic:spPr>
                    <a:xfrm>
                      <a:off x="0" y="0"/>
                      <a:ext cx="5048377" cy="1595416"/>
                    </a:xfrm>
                    <a:prstGeom prst="rect">
                      <a:avLst/>
                    </a:prstGeom>
                  </pic:spPr>
                </pic:pic>
              </a:graphicData>
            </a:graphic>
          </wp:inline>
        </w:drawing>
      </w:r>
    </w:p>
    <w:p w14:paraId="23B33BA9" w14:textId="6A9DCB24" w:rsidR="00CD4C46" w:rsidRPr="00C9732D" w:rsidRDefault="004D7C49" w:rsidP="00CD4C46">
      <w:pPr>
        <w:pStyle w:val="Heading2"/>
      </w:pPr>
      <w:bookmarkStart w:id="40" w:name="_Tasks_with_Expected"/>
      <w:bookmarkStart w:id="41" w:name="_Expected_Delays"/>
      <w:bookmarkStart w:id="42" w:name="_Toc200036001"/>
      <w:bookmarkEnd w:id="40"/>
      <w:bookmarkEnd w:id="41"/>
      <w:r w:rsidRPr="00C9732D">
        <w:lastRenderedPageBreak/>
        <w:t xml:space="preserve">Expected </w:t>
      </w:r>
      <w:r w:rsidR="00CD4C46" w:rsidRPr="00C9732D">
        <w:t>Delays</w:t>
      </w:r>
      <w:bookmarkEnd w:id="42"/>
      <w:r w:rsidR="00CD4C46" w:rsidRPr="00C9732D">
        <w:t xml:space="preserve"> </w:t>
      </w:r>
      <w:bookmarkStart w:id="43" w:name="ExpectedDelays"/>
      <w:bookmarkEnd w:id="43"/>
    </w:p>
    <w:p w14:paraId="78E66895" w14:textId="171E6E82" w:rsidR="00850DD8" w:rsidRDefault="00B34619" w:rsidP="00B34619">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Where a task is likely to be </w:t>
      </w:r>
      <w:r w:rsidRPr="00850DD8">
        <w:rPr>
          <w:rFonts w:asciiTheme="minorHAnsi" w:hAnsiTheme="minorHAnsi" w:cstheme="minorHAnsi"/>
          <w:noProof/>
          <w:sz w:val="22"/>
          <w:szCs w:val="22"/>
        </w:rPr>
        <w:t>delayed</w:t>
      </w:r>
      <w:r w:rsidR="00E35103">
        <w:rPr>
          <w:rFonts w:asciiTheme="minorHAnsi" w:hAnsiTheme="minorHAnsi" w:cstheme="minorHAnsi"/>
          <w:noProof/>
          <w:sz w:val="22"/>
          <w:szCs w:val="22"/>
        </w:rPr>
        <w:t xml:space="preserve">, the </w:t>
      </w:r>
      <w:r w:rsidR="00E35103" w:rsidRPr="00850DD8">
        <w:rPr>
          <w:rFonts w:asciiTheme="minorHAnsi" w:hAnsiTheme="minorHAnsi" w:cstheme="minorHAnsi"/>
          <w:b/>
          <w:bCs/>
          <w:noProof/>
          <w:color w:val="65BCAB" w:themeColor="accent2"/>
          <w:sz w:val="22"/>
          <w:szCs w:val="22"/>
        </w:rPr>
        <w:t>expected delay</w:t>
      </w:r>
      <w:r w:rsidR="00E35103">
        <w:rPr>
          <w:rFonts w:asciiTheme="minorHAnsi" w:hAnsiTheme="minorHAnsi" w:cstheme="minorHAnsi"/>
          <w:noProof/>
          <w:sz w:val="22"/>
          <w:szCs w:val="22"/>
        </w:rPr>
        <w:t xml:space="preserve"> can be incorporated into the task</w:t>
      </w:r>
      <w:r w:rsidR="00850DD8">
        <w:rPr>
          <w:rFonts w:asciiTheme="minorHAnsi" w:hAnsiTheme="minorHAnsi" w:cstheme="minorHAnsi"/>
          <w:noProof/>
          <w:sz w:val="22"/>
          <w:szCs w:val="22"/>
        </w:rPr>
        <w:t xml:space="preserve"> dates by </w:t>
      </w:r>
      <w:r w:rsidR="00850DD8" w:rsidRPr="00850DD8">
        <w:rPr>
          <w:rFonts w:asciiTheme="minorHAnsi" w:hAnsiTheme="minorHAnsi" w:cstheme="minorHAnsi"/>
          <w:b/>
          <w:bCs/>
          <w:noProof/>
          <w:color w:val="65BCAB" w:themeColor="accent2"/>
          <w:sz w:val="22"/>
          <w:szCs w:val="22"/>
        </w:rPr>
        <w:t>adjusting the task timeline</w:t>
      </w:r>
      <w:r w:rsidR="00850DD8">
        <w:rPr>
          <w:rFonts w:asciiTheme="minorHAnsi" w:hAnsiTheme="minorHAnsi" w:cstheme="minorHAnsi"/>
          <w:noProof/>
          <w:sz w:val="22"/>
          <w:szCs w:val="22"/>
        </w:rPr>
        <w:t xml:space="preserve">. </w:t>
      </w:r>
    </w:p>
    <w:p w14:paraId="200BA0FD" w14:textId="227F0BF7" w:rsidR="000E7DB3" w:rsidRPr="00891FDE" w:rsidRDefault="009F7FA3" w:rsidP="002106EB">
      <w:pPr>
        <w:pStyle w:val="ListParagraph"/>
        <w:numPr>
          <w:ilvl w:val="0"/>
          <w:numId w:val="59"/>
        </w:numPr>
        <w:spacing w:after="240"/>
        <w:rPr>
          <w:rFonts w:asciiTheme="minorHAnsi" w:hAnsiTheme="minorHAnsi" w:cstheme="minorHAnsi"/>
          <w:noProof/>
          <w:color w:val="313435" w:themeColor="accent5" w:themeShade="80"/>
        </w:rPr>
      </w:pPr>
      <w:r w:rsidRPr="00891FDE">
        <w:rPr>
          <w:noProof/>
          <w:color w:val="313435" w:themeColor="accent5" w:themeShade="80"/>
        </w:rPr>
        <mc:AlternateContent>
          <mc:Choice Requires="wps">
            <w:drawing>
              <wp:anchor distT="0" distB="0" distL="114300" distR="114300" simplePos="0" relativeHeight="251658261" behindDoc="0" locked="0" layoutInCell="1" allowOverlap="1" wp14:anchorId="3017BFCF" wp14:editId="66072D0F">
                <wp:simplePos x="0" y="0"/>
                <wp:positionH relativeFrom="column">
                  <wp:posOffset>4135120</wp:posOffset>
                </wp:positionH>
                <wp:positionV relativeFrom="paragraph">
                  <wp:posOffset>622036</wp:posOffset>
                </wp:positionV>
                <wp:extent cx="1919605" cy="280670"/>
                <wp:effectExtent l="38100" t="38100" r="118745" b="595630"/>
                <wp:wrapNone/>
                <wp:docPr id="54018164" name="Speech Bubble: Rectangle 2"/>
                <wp:cNvGraphicFramePr/>
                <a:graphic xmlns:a="http://schemas.openxmlformats.org/drawingml/2006/main">
                  <a:graphicData uri="http://schemas.microsoft.com/office/word/2010/wordprocessingShape">
                    <wps:wsp>
                      <wps:cNvSpPr/>
                      <wps:spPr>
                        <a:xfrm>
                          <a:off x="0" y="0"/>
                          <a:ext cx="1919605" cy="280670"/>
                        </a:xfrm>
                        <a:prstGeom prst="wedgeRectCallout">
                          <a:avLst>
                            <a:gd name="adj1" fmla="val 32063"/>
                            <a:gd name="adj2" fmla="val 215620"/>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60500D9" w14:textId="3BD3E9AE" w:rsidR="002E0867" w:rsidRPr="005C0D45" w:rsidRDefault="002E0867" w:rsidP="002E086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17BFCF" id="_x0000_s1067" type="#_x0000_t61" style="position:absolute;left:0;text-align:left;margin-left:325.6pt;margin-top:49pt;width:151.15pt;height:22.1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" adj="17726,57374" fillcolor="white [3212]" strokecolor="#7f7f7f [1612]" strokeweight=".25pt">
                <v:shadow on="t" color="black" opacity="26214f" origin="-.5,-.5" offset=".74836mm,.74836mm"/>
                <v:textbox>
                  <w:txbxContent>
                    <w:p w14:paraId="160500D9" w14:textId="3BD3E9AE" w:rsidR="002E0867" w:rsidRPr="005C0D45" w:rsidRDefault="002E0867" w:rsidP="002E0867">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0E7DB3" w:rsidRPr="00891FDE">
        <w:rPr>
          <w:rFonts w:asciiTheme="minorHAnsi" w:hAnsiTheme="minorHAnsi" w:cstheme="minorHAnsi"/>
          <w:noProof/>
          <w:color w:val="313435" w:themeColor="accent5" w:themeShade="80"/>
        </w:rPr>
        <w:t>The</w:t>
      </w:r>
      <w:r w:rsidRPr="00891FDE">
        <w:rPr>
          <w:rFonts w:asciiTheme="minorHAnsi" w:hAnsiTheme="minorHAnsi" w:cstheme="minorHAnsi"/>
          <w:noProof/>
          <w:color w:val="313435" w:themeColor="accent5" w:themeShade="80"/>
        </w:rPr>
        <w:t xml:space="preserve"> End of Tenancy’s</w:t>
      </w:r>
      <w:r w:rsidR="000E7DB3" w:rsidRPr="00891FDE">
        <w:rPr>
          <w:rFonts w:asciiTheme="minorHAnsi" w:hAnsiTheme="minorHAnsi" w:cstheme="minorHAnsi"/>
          <w:noProof/>
          <w:color w:val="313435" w:themeColor="accent5" w:themeShade="80"/>
        </w:rPr>
        <w:t xml:space="preserve"> </w:t>
      </w:r>
      <w:r w:rsidR="000E7DB3" w:rsidRPr="00EE2429">
        <w:rPr>
          <w:rFonts w:asciiTheme="minorHAnsi" w:hAnsiTheme="minorHAnsi" w:cstheme="minorHAnsi"/>
          <w:i/>
          <w:iCs/>
          <w:noProof/>
          <w:color w:val="313435" w:themeColor="accent5" w:themeShade="80"/>
        </w:rPr>
        <w:t>Available Date</w:t>
      </w:r>
      <w:r w:rsidRPr="00891FDE">
        <w:rPr>
          <w:rFonts w:asciiTheme="minorHAnsi" w:hAnsiTheme="minorHAnsi" w:cstheme="minorHAnsi"/>
          <w:noProof/>
          <w:color w:val="313435" w:themeColor="accent5" w:themeShade="80"/>
        </w:rPr>
        <w:t xml:space="preserve">, </w:t>
      </w:r>
      <w:r w:rsidRPr="00EE2429">
        <w:rPr>
          <w:rFonts w:asciiTheme="minorHAnsi" w:hAnsiTheme="minorHAnsi" w:cstheme="minorHAnsi"/>
          <w:i/>
          <w:iCs/>
          <w:noProof/>
          <w:color w:val="313435" w:themeColor="accent5" w:themeShade="80"/>
        </w:rPr>
        <w:t>Completion Date</w:t>
      </w:r>
      <w:r w:rsidR="000E7DB3" w:rsidRPr="00891FDE">
        <w:rPr>
          <w:rFonts w:asciiTheme="minorHAnsi" w:hAnsiTheme="minorHAnsi" w:cstheme="minorHAnsi"/>
          <w:i/>
          <w:iCs/>
          <w:noProof/>
          <w:color w:val="313435" w:themeColor="accent5" w:themeShade="80"/>
        </w:rPr>
        <w:t xml:space="preserve"> </w:t>
      </w:r>
      <w:r w:rsidR="000E7DB3" w:rsidRPr="00891FDE">
        <w:rPr>
          <w:rFonts w:asciiTheme="minorHAnsi" w:hAnsiTheme="minorHAnsi" w:cstheme="minorHAnsi"/>
          <w:noProof/>
          <w:color w:val="313435" w:themeColor="accent5" w:themeShade="80"/>
        </w:rPr>
        <w:t xml:space="preserve">as well as any other tasks that are dependent on the </w:t>
      </w:r>
      <w:r w:rsidR="000E7DB3" w:rsidRPr="00891FDE">
        <w:rPr>
          <w:rFonts w:asciiTheme="minorHAnsi" w:hAnsiTheme="minorHAnsi" w:cstheme="minorHAnsi"/>
          <w:color w:val="313435" w:themeColor="accent5" w:themeShade="80"/>
        </w:rPr>
        <w:t>delayed</w:t>
      </w:r>
      <w:r w:rsidR="000E7DB3" w:rsidRPr="00891FDE">
        <w:rPr>
          <w:rFonts w:asciiTheme="minorHAnsi" w:hAnsiTheme="minorHAnsi" w:cstheme="minorHAnsi"/>
          <w:noProof/>
          <w:color w:val="313435" w:themeColor="accent5" w:themeShade="80"/>
        </w:rPr>
        <w:t xml:space="preserve"> task, will be automatically updated to reflect the delayed timelines.</w:t>
      </w:r>
    </w:p>
    <w:p w14:paraId="6C43D723" w14:textId="3E004664" w:rsidR="0065157C" w:rsidRDefault="00AE1C54" w:rsidP="00D35098">
      <w:pPr>
        <w:spacing w:after="360"/>
        <w:ind w:left="-1134"/>
        <w:rPr>
          <w:rFonts w:asciiTheme="minorHAnsi" w:hAnsiTheme="minorHAnsi" w:cstheme="minorHAnsi"/>
          <w:noProof/>
        </w:rPr>
      </w:pPr>
      <w:r>
        <w:rPr>
          <w:noProof/>
        </w:rPr>
        <mc:AlternateContent>
          <mc:Choice Requires="wps">
            <w:drawing>
              <wp:anchor distT="0" distB="0" distL="114300" distR="114300" simplePos="0" relativeHeight="251658263" behindDoc="0" locked="0" layoutInCell="1" allowOverlap="1" wp14:anchorId="7E20D17C" wp14:editId="6D898584">
                <wp:simplePos x="0" y="0"/>
                <wp:positionH relativeFrom="column">
                  <wp:posOffset>-116840</wp:posOffset>
                </wp:positionH>
                <wp:positionV relativeFrom="paragraph">
                  <wp:posOffset>1441821</wp:posOffset>
                </wp:positionV>
                <wp:extent cx="1762125" cy="339090"/>
                <wp:effectExtent l="38100" t="38100" r="123825" b="365760"/>
                <wp:wrapNone/>
                <wp:docPr id="679614435" name="Speech Bubble: Rectangle 2"/>
                <wp:cNvGraphicFramePr/>
                <a:graphic xmlns:a="http://schemas.openxmlformats.org/drawingml/2006/main">
                  <a:graphicData uri="http://schemas.microsoft.com/office/word/2010/wordprocessingShape">
                    <wps:wsp>
                      <wps:cNvSpPr/>
                      <wps:spPr>
                        <a:xfrm>
                          <a:off x="0" y="0"/>
                          <a:ext cx="1762125" cy="339090"/>
                        </a:xfrm>
                        <a:prstGeom prst="wedgeRectCallout">
                          <a:avLst>
                            <a:gd name="adj1" fmla="val -24008"/>
                            <a:gd name="adj2" fmla="val 12531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C49E1D7" w14:textId="2D863B1C" w:rsidR="004D7C49" w:rsidRPr="005C0D45" w:rsidRDefault="004D7C49"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Timeline</w:t>
                            </w:r>
                            <w:r w:rsidRPr="004D7C49">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20D17C" id="_x0000_s1068" type="#_x0000_t61" style="position:absolute;left:0;text-align:left;margin-left:-9.2pt;margin-top:113.55pt;width:138.75pt;height:26.7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" adj="5614,37868" fillcolor="white [3212]" strokecolor="#7f7f7f [1612]" strokeweight=".25pt">
                <v:shadow on="t" color="black" opacity="26214f" origin="-.5,-.5" offset=".74836mm,.74836mm"/>
                <v:textbox>
                  <w:txbxContent>
                    <w:p w14:paraId="7C49E1D7" w14:textId="2D863B1C" w:rsidR="004D7C49" w:rsidRPr="005C0D45" w:rsidRDefault="004D7C49"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Timeline</w:t>
                      </w:r>
                      <w:r w:rsidRPr="004D7C49">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2E0867" w:rsidRPr="009677D8">
        <w:rPr>
          <w:noProof/>
          <w:color w:val="E16A2F"/>
        </w:rPr>
        <w:drawing>
          <wp:anchor distT="0" distB="0" distL="114300" distR="114300" simplePos="0" relativeHeight="251658262" behindDoc="0" locked="0" layoutInCell="1" allowOverlap="1" wp14:anchorId="43FAA245" wp14:editId="305D718B">
            <wp:simplePos x="0" y="0"/>
            <wp:positionH relativeFrom="column">
              <wp:posOffset>5741143</wp:posOffset>
            </wp:positionH>
            <wp:positionV relativeFrom="paragraph">
              <wp:posOffset>747683</wp:posOffset>
            </wp:positionV>
            <wp:extent cx="318053" cy="318053"/>
            <wp:effectExtent l="19050" t="38100" r="25400" b="25400"/>
            <wp:wrapNone/>
            <wp:docPr id="116728132" name="Graphic 116728132"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8053" cy="318053"/>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65157C" w:rsidRPr="0065157C">
        <w:rPr>
          <w:rFonts w:asciiTheme="minorHAnsi" w:hAnsiTheme="minorHAnsi" w:cstheme="minorHAnsi"/>
          <w:noProof/>
        </w:rPr>
        <w:drawing>
          <wp:inline distT="0" distB="0" distL="0" distR="0" wp14:anchorId="3CBBA0DD" wp14:editId="390CD93C">
            <wp:extent cx="7226384" cy="1247775"/>
            <wp:effectExtent l="0" t="0" r="0" b="0"/>
            <wp:docPr id="478072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72827" name=""/>
                    <pic:cNvPicPr/>
                  </pic:nvPicPr>
                  <pic:blipFill rotWithShape="1">
                    <a:blip r:embed="rId42"/>
                    <a:srcRect b="50650"/>
                    <a:stretch/>
                  </pic:blipFill>
                  <pic:spPr bwMode="auto">
                    <a:xfrm>
                      <a:off x="0" y="0"/>
                      <a:ext cx="7228508" cy="1248142"/>
                    </a:xfrm>
                    <a:prstGeom prst="rect">
                      <a:avLst/>
                    </a:prstGeom>
                    <a:ln>
                      <a:noFill/>
                    </a:ln>
                    <a:extLst>
                      <a:ext uri="{53640926-AAD7-44D8-BBD7-CCE9431645EC}">
                        <a14:shadowObscured xmlns:a14="http://schemas.microsoft.com/office/drawing/2010/main"/>
                      </a:ext>
                    </a:extLst>
                  </pic:spPr>
                </pic:pic>
              </a:graphicData>
            </a:graphic>
          </wp:inline>
        </w:drawing>
      </w:r>
    </w:p>
    <w:p w14:paraId="59F4EA46" w14:textId="547B7468" w:rsidR="004816BC" w:rsidRDefault="005D137F" w:rsidP="00AE1C54">
      <w:pPr>
        <w:spacing w:after="240"/>
        <w:rPr>
          <w:rFonts w:asciiTheme="minorHAnsi" w:hAnsiTheme="minorHAnsi" w:cstheme="minorHAnsi"/>
          <w:noProof/>
        </w:rPr>
      </w:pPr>
      <w:r w:rsidRPr="005D137F">
        <w:rPr>
          <w:rFonts w:asciiTheme="minorHAnsi" w:hAnsiTheme="minorHAnsi" w:cstheme="minorHAnsi"/>
          <w:noProof/>
        </w:rPr>
        <w:drawing>
          <wp:inline distT="0" distB="0" distL="0" distR="0" wp14:anchorId="1F2D9725" wp14:editId="710F5F78">
            <wp:extent cx="5512016" cy="1600016"/>
            <wp:effectExtent l="0" t="0" r="0" b="635"/>
            <wp:docPr id="11201281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28185" name="Picture 1" descr="A screenshot of a computer&#10;&#10;Description automatically generated"/>
                    <pic:cNvPicPr/>
                  </pic:nvPicPr>
                  <pic:blipFill>
                    <a:blip r:embed="rId43"/>
                    <a:stretch>
                      <a:fillRect/>
                    </a:stretch>
                  </pic:blipFill>
                  <pic:spPr>
                    <a:xfrm>
                      <a:off x="0" y="0"/>
                      <a:ext cx="5539460" cy="1607982"/>
                    </a:xfrm>
                    <a:prstGeom prst="rect">
                      <a:avLst/>
                    </a:prstGeom>
                  </pic:spPr>
                </pic:pic>
              </a:graphicData>
            </a:graphic>
          </wp:inline>
        </w:drawing>
      </w:r>
    </w:p>
    <w:p w14:paraId="726BE740" w14:textId="62309A84" w:rsidR="00F0592F" w:rsidRDefault="00D35098" w:rsidP="0065157C">
      <w:pPr>
        <w:spacing w:after="240"/>
        <w:ind w:left="-1134"/>
        <w:rPr>
          <w:rFonts w:asciiTheme="minorHAnsi" w:hAnsiTheme="minorHAnsi" w:cstheme="minorHAnsi"/>
          <w:noProof/>
        </w:rPr>
      </w:pPr>
      <w:r>
        <w:rPr>
          <w:noProof/>
        </w:rPr>
        <mc:AlternateContent>
          <mc:Choice Requires="wps">
            <w:drawing>
              <wp:anchor distT="0" distB="0" distL="114300" distR="114300" simplePos="0" relativeHeight="251658264" behindDoc="0" locked="0" layoutInCell="1" allowOverlap="1" wp14:anchorId="0A14D483" wp14:editId="2D7730B1">
                <wp:simplePos x="0" y="0"/>
                <wp:positionH relativeFrom="column">
                  <wp:posOffset>-116840</wp:posOffset>
                </wp:positionH>
                <wp:positionV relativeFrom="paragraph">
                  <wp:posOffset>169214</wp:posOffset>
                </wp:positionV>
                <wp:extent cx="3762375" cy="626110"/>
                <wp:effectExtent l="38100" t="38100" r="123825" b="612140"/>
                <wp:wrapNone/>
                <wp:docPr id="1044071209" name="Speech Bubble: Rectangle 2"/>
                <wp:cNvGraphicFramePr/>
                <a:graphic xmlns:a="http://schemas.openxmlformats.org/drawingml/2006/main">
                  <a:graphicData uri="http://schemas.microsoft.com/office/word/2010/wordprocessingShape">
                    <wps:wsp>
                      <wps:cNvSpPr/>
                      <wps:spPr>
                        <a:xfrm>
                          <a:off x="0" y="0"/>
                          <a:ext cx="3762375" cy="626110"/>
                        </a:xfrm>
                        <a:prstGeom prst="wedgeRectCallout">
                          <a:avLst>
                            <a:gd name="adj1" fmla="val -21833"/>
                            <a:gd name="adj2" fmla="val 13067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EE21577" w14:textId="08F210BA" w:rsidR="004D7C49" w:rsidRPr="005C0D45" w:rsidRDefault="00410B0A"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The </w:t>
                            </w:r>
                            <w:r w:rsidR="002F188E">
                              <w:rPr>
                                <w:rStyle w:val="IntenseEmphasis"/>
                                <w:rFonts w:asciiTheme="majorHAnsi" w:hAnsiTheme="majorHAnsi" w:cstheme="majorHAnsi"/>
                                <w:i w:val="0"/>
                                <w:iCs w:val="0"/>
                                <w:color w:val="313435" w:themeColor="accent5" w:themeShade="80"/>
                              </w:rPr>
                              <w:t xml:space="preserve">task </w:t>
                            </w:r>
                            <w:r>
                              <w:rPr>
                                <w:rStyle w:val="IntenseEmphasis"/>
                                <w:rFonts w:asciiTheme="majorHAnsi" w:hAnsiTheme="majorHAnsi" w:cstheme="majorHAnsi"/>
                                <w:i w:val="0"/>
                                <w:iCs w:val="0"/>
                                <w:color w:val="313435" w:themeColor="accent5" w:themeShade="80"/>
                              </w:rPr>
                              <w:t xml:space="preserve">duration (i.e. number of days that the task is expected to take to complete) can be updated by selecting either a new </w:t>
                            </w:r>
                            <w:r w:rsidRPr="00410B0A">
                              <w:rPr>
                                <w:rStyle w:val="IntenseEmphasis"/>
                                <w:rFonts w:asciiTheme="majorHAnsi" w:hAnsiTheme="majorHAnsi" w:cstheme="majorHAnsi"/>
                                <w:b/>
                                <w:bCs/>
                                <w:i w:val="0"/>
                                <w:iCs w:val="0"/>
                              </w:rPr>
                              <w:t>Expected Duration</w:t>
                            </w:r>
                            <w:r>
                              <w:rPr>
                                <w:rStyle w:val="IntenseEmphasis"/>
                                <w:rFonts w:asciiTheme="majorHAnsi" w:hAnsiTheme="majorHAnsi" w:cstheme="majorHAnsi"/>
                                <w:i w:val="0"/>
                                <w:iCs w:val="0"/>
                                <w:color w:val="313435" w:themeColor="accent5" w:themeShade="80"/>
                              </w:rPr>
                              <w:t xml:space="preserve"> or a new </w:t>
                            </w:r>
                            <w:r w:rsidRPr="00410B0A">
                              <w:rPr>
                                <w:rStyle w:val="IntenseEmphasis"/>
                                <w:rFonts w:asciiTheme="majorHAnsi" w:hAnsiTheme="majorHAnsi" w:cstheme="majorHAnsi"/>
                                <w:b/>
                                <w:bCs/>
                                <w:i w:val="0"/>
                                <w:iCs w:val="0"/>
                              </w:rPr>
                              <w:t>Expected End Date</w:t>
                            </w:r>
                            <w:r>
                              <w:rPr>
                                <w:rStyle w:val="IntenseEmphasis"/>
                                <w:rFonts w:asciiTheme="majorHAnsi" w:hAnsiTheme="majorHAnsi" w:cstheme="majorHAnsi"/>
                                <w:i w:val="0"/>
                                <w:iCs w:val="0"/>
                                <w:color w:val="313435" w:themeColor="accent5" w:themeShade="80"/>
                              </w:rPr>
                              <w:t>.</w:t>
                            </w:r>
                            <w:r w:rsidR="004D7C49" w:rsidRPr="005C0D45">
                              <w:rPr>
                                <w:rStyle w:val="IntenseEmphasis"/>
                                <w:rFonts w:asciiTheme="majorHAnsi" w:hAnsiTheme="majorHAnsi" w:cstheme="majorHAnsi"/>
                                <w:b/>
                                <w:bCs/>
                                <w:i w:val="0"/>
                                <w:iCs w:val="0"/>
                                <w:color w:val="313435" w:themeColor="accent5" w:themeShade="80"/>
                              </w:rPr>
                              <w:t xml:space="preserve"> </w:t>
                            </w:r>
                            <w:r w:rsidR="004D7C49" w:rsidRPr="004D7C49">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14D483" id="_x0000_s1069" type="#_x0000_t61" style="position:absolute;left:0;text-align:left;margin-left:-9.2pt;margin-top:13.3pt;width:296.25pt;height:49.3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" adj="6084,39025" fillcolor="white [3212]" strokecolor="#7f7f7f [1612]" strokeweight=".25pt">
                <v:shadow on="t" color="black" opacity="26214f" origin="-.5,-.5" offset=".74836mm,.74836mm"/>
                <v:textbox>
                  <w:txbxContent>
                    <w:p w14:paraId="1EE21577" w14:textId="08F210BA" w:rsidR="004D7C49" w:rsidRPr="005C0D45" w:rsidRDefault="00410B0A" w:rsidP="004D7C49">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The </w:t>
                      </w:r>
                      <w:r w:rsidR="002F188E">
                        <w:rPr>
                          <w:rStyle w:val="IntenseEmphasis"/>
                          <w:rFonts w:asciiTheme="majorHAnsi" w:hAnsiTheme="majorHAnsi" w:cstheme="majorHAnsi"/>
                          <w:i w:val="0"/>
                          <w:iCs w:val="0"/>
                          <w:color w:val="313435" w:themeColor="accent5" w:themeShade="80"/>
                        </w:rPr>
                        <w:t xml:space="preserve">task </w:t>
                      </w:r>
                      <w:r>
                        <w:rPr>
                          <w:rStyle w:val="IntenseEmphasis"/>
                          <w:rFonts w:asciiTheme="majorHAnsi" w:hAnsiTheme="majorHAnsi" w:cstheme="majorHAnsi"/>
                          <w:i w:val="0"/>
                          <w:iCs w:val="0"/>
                          <w:color w:val="313435" w:themeColor="accent5" w:themeShade="80"/>
                        </w:rPr>
                        <w:t xml:space="preserve">duration (i.e. number of days that the task is expected to take to complete) can be updated by selecting either a new </w:t>
                      </w:r>
                      <w:r w:rsidRPr="00410B0A">
                        <w:rPr>
                          <w:rStyle w:val="IntenseEmphasis"/>
                          <w:rFonts w:asciiTheme="majorHAnsi" w:hAnsiTheme="majorHAnsi" w:cstheme="majorHAnsi"/>
                          <w:b/>
                          <w:bCs/>
                          <w:i w:val="0"/>
                          <w:iCs w:val="0"/>
                        </w:rPr>
                        <w:t>Expected Duration</w:t>
                      </w:r>
                      <w:r>
                        <w:rPr>
                          <w:rStyle w:val="IntenseEmphasis"/>
                          <w:rFonts w:asciiTheme="majorHAnsi" w:hAnsiTheme="majorHAnsi" w:cstheme="majorHAnsi"/>
                          <w:i w:val="0"/>
                          <w:iCs w:val="0"/>
                          <w:color w:val="313435" w:themeColor="accent5" w:themeShade="80"/>
                        </w:rPr>
                        <w:t xml:space="preserve"> or a new </w:t>
                      </w:r>
                      <w:r w:rsidRPr="00410B0A">
                        <w:rPr>
                          <w:rStyle w:val="IntenseEmphasis"/>
                          <w:rFonts w:asciiTheme="majorHAnsi" w:hAnsiTheme="majorHAnsi" w:cstheme="majorHAnsi"/>
                          <w:b/>
                          <w:bCs/>
                          <w:i w:val="0"/>
                          <w:iCs w:val="0"/>
                        </w:rPr>
                        <w:t>Expected End Date</w:t>
                      </w:r>
                      <w:r>
                        <w:rPr>
                          <w:rStyle w:val="IntenseEmphasis"/>
                          <w:rFonts w:asciiTheme="majorHAnsi" w:hAnsiTheme="majorHAnsi" w:cstheme="majorHAnsi"/>
                          <w:i w:val="0"/>
                          <w:iCs w:val="0"/>
                          <w:color w:val="313435" w:themeColor="accent5" w:themeShade="80"/>
                        </w:rPr>
                        <w:t>.</w:t>
                      </w:r>
                      <w:r w:rsidR="004D7C49" w:rsidRPr="005C0D45">
                        <w:rPr>
                          <w:rStyle w:val="IntenseEmphasis"/>
                          <w:rFonts w:asciiTheme="majorHAnsi" w:hAnsiTheme="majorHAnsi" w:cstheme="majorHAnsi"/>
                          <w:b/>
                          <w:bCs/>
                          <w:i w:val="0"/>
                          <w:iCs w:val="0"/>
                          <w:color w:val="313435" w:themeColor="accent5" w:themeShade="80"/>
                        </w:rPr>
                        <w:t xml:space="preserve"> </w:t>
                      </w:r>
                      <w:r w:rsidR="004D7C49" w:rsidRPr="004D7C49">
                        <w:rPr>
                          <w:rStyle w:val="IntenseEmphasis"/>
                          <w:rFonts w:asciiTheme="majorHAnsi" w:hAnsiTheme="majorHAnsi" w:cstheme="majorHAnsi"/>
                          <w:i w:val="0"/>
                          <w:iCs w:val="0"/>
                          <w:color w:val="313435" w:themeColor="accent5" w:themeShade="80"/>
                        </w:rPr>
                        <w:t xml:space="preserve"> </w:t>
                      </w:r>
                    </w:p>
                  </w:txbxContent>
                </v:textbox>
              </v:shape>
            </w:pict>
          </mc:Fallback>
        </mc:AlternateContent>
      </w:r>
    </w:p>
    <w:p w14:paraId="39714D9B" w14:textId="77777777" w:rsidR="00AE1C54" w:rsidRPr="0021260C" w:rsidRDefault="00AE1C54" w:rsidP="0065157C">
      <w:pPr>
        <w:spacing w:after="240"/>
        <w:ind w:left="-1134"/>
        <w:rPr>
          <w:rFonts w:asciiTheme="minorHAnsi" w:hAnsiTheme="minorHAnsi" w:cstheme="minorHAnsi"/>
          <w:noProof/>
          <w:sz w:val="40"/>
          <w:szCs w:val="40"/>
        </w:rPr>
      </w:pPr>
    </w:p>
    <w:p w14:paraId="65762779" w14:textId="6BAC47E0" w:rsidR="004816BC" w:rsidRDefault="00FA60F9" w:rsidP="00AE1C54">
      <w:pPr>
        <w:spacing w:after="240"/>
        <w:rPr>
          <w:rFonts w:asciiTheme="minorHAnsi" w:hAnsiTheme="minorHAnsi" w:cstheme="minorHAnsi"/>
          <w:noProof/>
        </w:rPr>
      </w:pPr>
      <w:r>
        <w:rPr>
          <w:noProof/>
        </w:rPr>
        <mc:AlternateContent>
          <mc:Choice Requires="wps">
            <w:drawing>
              <wp:anchor distT="0" distB="0" distL="114300" distR="114300" simplePos="0" relativeHeight="251658265" behindDoc="0" locked="0" layoutInCell="1" allowOverlap="1" wp14:anchorId="1EA7847D" wp14:editId="1D53B3FC">
                <wp:simplePos x="0" y="0"/>
                <wp:positionH relativeFrom="column">
                  <wp:posOffset>777571</wp:posOffset>
                </wp:positionH>
                <wp:positionV relativeFrom="paragraph">
                  <wp:posOffset>1839264</wp:posOffset>
                </wp:positionV>
                <wp:extent cx="1806603" cy="487680"/>
                <wp:effectExtent l="38100" t="285750" r="117475" b="121920"/>
                <wp:wrapNone/>
                <wp:docPr id="842520085" name="Speech Bubble: Rectangle 2"/>
                <wp:cNvGraphicFramePr/>
                <a:graphic xmlns:a="http://schemas.openxmlformats.org/drawingml/2006/main">
                  <a:graphicData uri="http://schemas.microsoft.com/office/word/2010/wordprocessingShape">
                    <wps:wsp>
                      <wps:cNvSpPr/>
                      <wps:spPr>
                        <a:xfrm>
                          <a:off x="0" y="0"/>
                          <a:ext cx="1806603" cy="487680"/>
                        </a:xfrm>
                        <a:prstGeom prst="wedgeRectCallout">
                          <a:avLst>
                            <a:gd name="adj1" fmla="val -42640"/>
                            <a:gd name="adj2" fmla="val -990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D6C9250" w14:textId="2F2C8943" w:rsidR="00410B0A" w:rsidRPr="00410B0A" w:rsidRDefault="00410B0A" w:rsidP="00410B0A">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410B0A">
                              <w:rPr>
                                <w:rStyle w:val="IntenseEmphasis"/>
                                <w:rFonts w:asciiTheme="majorHAnsi" w:hAnsiTheme="majorHAnsi" w:cstheme="majorHAnsi"/>
                                <w:i w:val="0"/>
                                <w:iCs w:val="0"/>
                                <w:color w:val="313435" w:themeColor="accent5" w:themeShade="80"/>
                              </w:rPr>
                              <w:t xml:space="preserve">Note duration </w:t>
                            </w:r>
                            <w:r>
                              <w:rPr>
                                <w:rStyle w:val="IntenseEmphasis"/>
                                <w:rFonts w:asciiTheme="majorHAnsi" w:hAnsiTheme="majorHAnsi" w:cstheme="majorHAnsi"/>
                                <w:i w:val="0"/>
                                <w:iCs w:val="0"/>
                                <w:color w:val="313435" w:themeColor="accent5" w:themeShade="80"/>
                              </w:rPr>
                              <w:t>includes</w:t>
                            </w:r>
                            <w:r w:rsidRPr="00410B0A">
                              <w:rPr>
                                <w:rStyle w:val="IntenseEmphasis"/>
                                <w:rFonts w:asciiTheme="majorHAnsi" w:hAnsiTheme="majorHAnsi" w:cstheme="majorHAnsi"/>
                                <w:i w:val="0"/>
                                <w:iCs w:val="0"/>
                                <w:color w:val="313435" w:themeColor="accent5" w:themeShade="80"/>
                              </w:rPr>
                              <w:t xml:space="preserve"> weekend</w:t>
                            </w:r>
                            <w:r w:rsidR="0021260C">
                              <w:rPr>
                                <w:rStyle w:val="IntenseEmphasis"/>
                                <w:rFonts w:asciiTheme="majorHAnsi" w:hAnsiTheme="majorHAnsi" w:cstheme="majorHAnsi"/>
                                <w:i w:val="0"/>
                                <w:iCs w:val="0"/>
                                <w:color w:val="313435" w:themeColor="accent5" w:themeShade="80"/>
                              </w:rPr>
                              <w:t>s</w:t>
                            </w:r>
                            <w:r w:rsidRPr="00410B0A">
                              <w:rPr>
                                <w:rStyle w:val="IntenseEmphasis"/>
                                <w:rFonts w:asciiTheme="majorHAnsi" w:hAnsiTheme="majorHAnsi" w:cstheme="majorHAnsi"/>
                                <w:i w:val="0"/>
                                <w:iCs w:val="0"/>
                                <w:color w:val="313435" w:themeColor="accent5" w:themeShade="80"/>
                              </w:rPr>
                              <w:t xml:space="preserve"> &amp; </w:t>
                            </w:r>
                            <w:r w:rsidR="0021260C">
                              <w:rPr>
                                <w:rStyle w:val="IntenseEmphasis"/>
                                <w:rFonts w:asciiTheme="majorHAnsi" w:hAnsiTheme="majorHAnsi" w:cstheme="majorHAnsi"/>
                                <w:i w:val="0"/>
                                <w:iCs w:val="0"/>
                                <w:color w:val="313435" w:themeColor="accent5" w:themeShade="80"/>
                              </w:rPr>
                              <w:t>bank holid</w:t>
                            </w:r>
                            <w:r w:rsidRPr="00410B0A">
                              <w:rPr>
                                <w:rStyle w:val="IntenseEmphasis"/>
                                <w:rFonts w:asciiTheme="majorHAnsi" w:hAnsiTheme="majorHAnsi" w:cstheme="majorHAnsi"/>
                                <w:i w:val="0"/>
                                <w:iCs w:val="0"/>
                                <w:color w:val="313435" w:themeColor="accent5" w:themeShade="80"/>
                              </w:rPr>
                              <w:t xml:space="preserve">ays.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A7847D" id="_x0000_s1070" type="#_x0000_t61" style="position:absolute;margin-left:61.25pt;margin-top:144.8pt;width:142.25pt;height:38.4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" adj="1590,-10594" fillcolor="white [3212]" strokecolor="#7f7f7f [1612]" strokeweight=".25pt">
                <v:shadow on="t" color="black" opacity="26214f" origin="-.5,-.5" offset=".74836mm,.74836mm"/>
                <v:textbox>
                  <w:txbxContent>
                    <w:p w14:paraId="4D6C9250" w14:textId="2F2C8943" w:rsidR="00410B0A" w:rsidRPr="00410B0A" w:rsidRDefault="00410B0A" w:rsidP="00410B0A">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410B0A">
                        <w:rPr>
                          <w:rStyle w:val="IntenseEmphasis"/>
                          <w:rFonts w:asciiTheme="majorHAnsi" w:hAnsiTheme="majorHAnsi" w:cstheme="majorHAnsi"/>
                          <w:i w:val="0"/>
                          <w:iCs w:val="0"/>
                          <w:color w:val="313435" w:themeColor="accent5" w:themeShade="80"/>
                        </w:rPr>
                        <w:t xml:space="preserve">Note duration </w:t>
                      </w:r>
                      <w:r>
                        <w:rPr>
                          <w:rStyle w:val="IntenseEmphasis"/>
                          <w:rFonts w:asciiTheme="majorHAnsi" w:hAnsiTheme="majorHAnsi" w:cstheme="majorHAnsi"/>
                          <w:i w:val="0"/>
                          <w:iCs w:val="0"/>
                          <w:color w:val="313435" w:themeColor="accent5" w:themeShade="80"/>
                        </w:rPr>
                        <w:t>includes</w:t>
                      </w:r>
                      <w:r w:rsidRPr="00410B0A">
                        <w:rPr>
                          <w:rStyle w:val="IntenseEmphasis"/>
                          <w:rFonts w:asciiTheme="majorHAnsi" w:hAnsiTheme="majorHAnsi" w:cstheme="majorHAnsi"/>
                          <w:i w:val="0"/>
                          <w:iCs w:val="0"/>
                          <w:color w:val="313435" w:themeColor="accent5" w:themeShade="80"/>
                        </w:rPr>
                        <w:t xml:space="preserve"> weekend</w:t>
                      </w:r>
                      <w:r w:rsidR="0021260C">
                        <w:rPr>
                          <w:rStyle w:val="IntenseEmphasis"/>
                          <w:rFonts w:asciiTheme="majorHAnsi" w:hAnsiTheme="majorHAnsi" w:cstheme="majorHAnsi"/>
                          <w:i w:val="0"/>
                          <w:iCs w:val="0"/>
                          <w:color w:val="313435" w:themeColor="accent5" w:themeShade="80"/>
                        </w:rPr>
                        <w:t>s</w:t>
                      </w:r>
                      <w:r w:rsidRPr="00410B0A">
                        <w:rPr>
                          <w:rStyle w:val="IntenseEmphasis"/>
                          <w:rFonts w:asciiTheme="majorHAnsi" w:hAnsiTheme="majorHAnsi" w:cstheme="majorHAnsi"/>
                          <w:i w:val="0"/>
                          <w:iCs w:val="0"/>
                          <w:color w:val="313435" w:themeColor="accent5" w:themeShade="80"/>
                        </w:rPr>
                        <w:t xml:space="preserve"> &amp; </w:t>
                      </w:r>
                      <w:r w:rsidR="0021260C">
                        <w:rPr>
                          <w:rStyle w:val="IntenseEmphasis"/>
                          <w:rFonts w:asciiTheme="majorHAnsi" w:hAnsiTheme="majorHAnsi" w:cstheme="majorHAnsi"/>
                          <w:i w:val="0"/>
                          <w:iCs w:val="0"/>
                          <w:color w:val="313435" w:themeColor="accent5" w:themeShade="80"/>
                        </w:rPr>
                        <w:t>bank holid</w:t>
                      </w:r>
                      <w:r w:rsidRPr="00410B0A">
                        <w:rPr>
                          <w:rStyle w:val="IntenseEmphasis"/>
                          <w:rFonts w:asciiTheme="majorHAnsi" w:hAnsiTheme="majorHAnsi" w:cstheme="majorHAnsi"/>
                          <w:i w:val="0"/>
                          <w:iCs w:val="0"/>
                          <w:color w:val="313435" w:themeColor="accent5" w:themeShade="80"/>
                        </w:rPr>
                        <w:t xml:space="preserve">ays.  </w:t>
                      </w:r>
                    </w:p>
                  </w:txbxContent>
                </v:textbox>
              </v:shape>
            </w:pict>
          </mc:Fallback>
        </mc:AlternateContent>
      </w:r>
      <w:r w:rsidR="005D137F" w:rsidRPr="005D137F">
        <w:rPr>
          <w:noProof/>
        </w:rPr>
        <w:t xml:space="preserve"> </w:t>
      </w:r>
      <w:r w:rsidR="005D137F" w:rsidRPr="005D137F">
        <w:rPr>
          <w:rFonts w:asciiTheme="minorHAnsi" w:hAnsiTheme="minorHAnsi" w:cstheme="minorHAnsi"/>
          <w:noProof/>
        </w:rPr>
        <w:drawing>
          <wp:inline distT="0" distB="0" distL="0" distR="0" wp14:anchorId="7776AF46" wp14:editId="7CD7DE59">
            <wp:extent cx="5477774" cy="2256656"/>
            <wp:effectExtent l="0" t="0" r="0" b="0"/>
            <wp:docPr id="65772873" name="Picture 1" descr="A screenshot of a ta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2873" name="Picture 1" descr="A screenshot of a task&#10;&#10;Description automatically generated"/>
                    <pic:cNvPicPr/>
                  </pic:nvPicPr>
                  <pic:blipFill>
                    <a:blip r:embed="rId44"/>
                    <a:stretch>
                      <a:fillRect/>
                    </a:stretch>
                  </pic:blipFill>
                  <pic:spPr>
                    <a:xfrm>
                      <a:off x="0" y="0"/>
                      <a:ext cx="5488403" cy="2261035"/>
                    </a:xfrm>
                    <a:prstGeom prst="rect">
                      <a:avLst/>
                    </a:prstGeom>
                  </pic:spPr>
                </pic:pic>
              </a:graphicData>
            </a:graphic>
          </wp:inline>
        </w:drawing>
      </w:r>
    </w:p>
    <w:p w14:paraId="70C83DBE" w14:textId="4122608F" w:rsidR="00C73918" w:rsidRDefault="00D47801" w:rsidP="001E0488">
      <w:pPr>
        <w:tabs>
          <w:tab w:val="left" w:pos="1276"/>
        </w:tabs>
        <w:spacing w:after="240"/>
        <w:rPr>
          <w:rFonts w:asciiTheme="minorHAnsi" w:hAnsiTheme="minorHAnsi" w:cstheme="minorHAnsi"/>
          <w:noProof/>
        </w:rPr>
      </w:pPr>
      <w:r>
        <w:rPr>
          <w:noProof/>
        </w:rPr>
        <w:lastRenderedPageBreak/>
        <mc:AlternateContent>
          <mc:Choice Requires="wps">
            <w:drawing>
              <wp:anchor distT="0" distB="0" distL="114300" distR="114300" simplePos="0" relativeHeight="251658333" behindDoc="0" locked="0" layoutInCell="1" allowOverlap="1" wp14:anchorId="742D5EC7" wp14:editId="38CF977F">
                <wp:simplePos x="0" y="0"/>
                <wp:positionH relativeFrom="column">
                  <wp:posOffset>185420</wp:posOffset>
                </wp:positionH>
                <wp:positionV relativeFrom="paragraph">
                  <wp:posOffset>2477770</wp:posOffset>
                </wp:positionV>
                <wp:extent cx="1526540" cy="167005"/>
                <wp:effectExtent l="0" t="0" r="16510" b="23495"/>
                <wp:wrapNone/>
                <wp:docPr id="1810244762" name="Rectangle 3"/>
                <wp:cNvGraphicFramePr/>
                <a:graphic xmlns:a="http://schemas.openxmlformats.org/drawingml/2006/main">
                  <a:graphicData uri="http://schemas.microsoft.com/office/word/2010/wordprocessingShape">
                    <wps:wsp>
                      <wps:cNvSpPr/>
                      <wps:spPr>
                        <a:xfrm>
                          <a:off x="0" y="0"/>
                          <a:ext cx="1526540" cy="16700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14.6pt;margin-top:195.1pt;width:120.2pt;height:13.15pt;z-index:25204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361CF84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"/>
            </w:pict>
          </mc:Fallback>
        </mc:AlternateContent>
      </w:r>
      <w:r>
        <w:rPr>
          <w:noProof/>
        </w:rPr>
        <mc:AlternateContent>
          <mc:Choice Requires="wps">
            <w:drawing>
              <wp:anchor distT="0" distB="0" distL="114300" distR="114300" simplePos="0" relativeHeight="251658289" behindDoc="0" locked="0" layoutInCell="1" allowOverlap="1" wp14:anchorId="6DB435C7" wp14:editId="23B7B04F">
                <wp:simplePos x="0" y="0"/>
                <wp:positionH relativeFrom="column">
                  <wp:posOffset>3010535</wp:posOffset>
                </wp:positionH>
                <wp:positionV relativeFrom="paragraph">
                  <wp:posOffset>2485390</wp:posOffset>
                </wp:positionV>
                <wp:extent cx="1510665" cy="158750"/>
                <wp:effectExtent l="0" t="0" r="13335" b="12700"/>
                <wp:wrapNone/>
                <wp:docPr id="376096159" name="Rectangle 3"/>
                <wp:cNvGraphicFramePr/>
                <a:graphic xmlns:a="http://schemas.openxmlformats.org/drawingml/2006/main">
                  <a:graphicData uri="http://schemas.microsoft.com/office/word/2010/wordprocessingShape">
                    <wps:wsp>
                      <wps:cNvSpPr/>
                      <wps:spPr>
                        <a:xfrm>
                          <a:off x="0" y="0"/>
                          <a:ext cx="1510665" cy="15875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237.05pt;margin-top:195.7pt;width:118.95pt;height:12.5pt;z-index:25125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402D0DC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"/>
            </w:pict>
          </mc:Fallback>
        </mc:AlternateContent>
      </w:r>
      <w:r w:rsidR="00935C25">
        <w:rPr>
          <w:noProof/>
        </w:rPr>
        <mc:AlternateContent>
          <mc:Choice Requires="wps">
            <w:drawing>
              <wp:anchor distT="0" distB="0" distL="114300" distR="114300" simplePos="0" relativeHeight="251658334" behindDoc="0" locked="0" layoutInCell="1" allowOverlap="1" wp14:anchorId="0BD83A65" wp14:editId="60024131">
                <wp:simplePos x="0" y="0"/>
                <wp:positionH relativeFrom="column">
                  <wp:posOffset>184785</wp:posOffset>
                </wp:positionH>
                <wp:positionV relativeFrom="paragraph">
                  <wp:posOffset>2813050</wp:posOffset>
                </wp:positionV>
                <wp:extent cx="1526540" cy="167005"/>
                <wp:effectExtent l="0" t="0" r="16510" b="23495"/>
                <wp:wrapNone/>
                <wp:docPr id="1793275760" name="Rectangle 3"/>
                <wp:cNvGraphicFramePr/>
                <a:graphic xmlns:a="http://schemas.openxmlformats.org/drawingml/2006/main">
                  <a:graphicData uri="http://schemas.microsoft.com/office/word/2010/wordprocessingShape">
                    <wps:wsp>
                      <wps:cNvSpPr/>
                      <wps:spPr>
                        <a:xfrm>
                          <a:off x="0" y="0"/>
                          <a:ext cx="1526540" cy="16700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14.55pt;margin-top:221.5pt;width:120.2pt;height:13.15pt;z-index:25204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4F3FF3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"/>
            </w:pict>
          </mc:Fallback>
        </mc:AlternateContent>
      </w:r>
      <w:r w:rsidR="00935C25">
        <w:rPr>
          <w:noProof/>
        </w:rPr>
        <mc:AlternateContent>
          <mc:Choice Requires="wps">
            <w:drawing>
              <wp:anchor distT="0" distB="0" distL="114300" distR="114300" simplePos="0" relativeHeight="251658270" behindDoc="0" locked="0" layoutInCell="1" allowOverlap="1" wp14:anchorId="0A2E156C" wp14:editId="2BA9D77F">
                <wp:simplePos x="0" y="0"/>
                <wp:positionH relativeFrom="column">
                  <wp:posOffset>2013549</wp:posOffset>
                </wp:positionH>
                <wp:positionV relativeFrom="paragraph">
                  <wp:posOffset>1247499</wp:posOffset>
                </wp:positionV>
                <wp:extent cx="2670175" cy="758825"/>
                <wp:effectExtent l="38100" t="38100" r="111125" b="479425"/>
                <wp:wrapNone/>
                <wp:docPr id="851958815" name="Speech Bubble: Rectangle 2"/>
                <wp:cNvGraphicFramePr/>
                <a:graphic xmlns:a="http://schemas.openxmlformats.org/drawingml/2006/main">
                  <a:graphicData uri="http://schemas.microsoft.com/office/word/2010/wordprocessingShape">
                    <wps:wsp>
                      <wps:cNvSpPr/>
                      <wps:spPr>
                        <a:xfrm>
                          <a:off x="0" y="0"/>
                          <a:ext cx="2670175" cy="758825"/>
                        </a:xfrm>
                        <a:prstGeom prst="wedgeRectCallout">
                          <a:avLst>
                            <a:gd name="adj1" fmla="val -30732"/>
                            <a:gd name="adj2" fmla="val 9869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615950A" w14:textId="6B9CDA5D" w:rsidR="00B95315" w:rsidRPr="00365A57" w:rsidRDefault="00534C47" w:rsidP="00B95315">
                            <w:pPr>
                              <w:pStyle w:val="CommentText"/>
                              <w:spacing w:after="0" w:line="240" w:lineRule="auto"/>
                              <w:ind w:left="0"/>
                              <w:rPr>
                                <w:rStyle w:val="IntenseEmphasis"/>
                                <w:rFonts w:ascii="Arial" w:hAnsi="Arial" w:cs="Arial"/>
                                <w:i w:val="0"/>
                                <w:iCs w:val="0"/>
                                <w:color w:val="313435" w:themeColor="accent5" w:themeShade="80"/>
                              </w:rPr>
                            </w:pPr>
                            <w:r w:rsidRPr="00365A57">
                              <w:rPr>
                                <w:rStyle w:val="IntenseEmphasis"/>
                                <w:rFonts w:ascii="Arial" w:hAnsi="Arial" w:cs="Arial"/>
                                <w:i w:val="0"/>
                                <w:iCs w:val="0"/>
                                <w:color w:val="313435" w:themeColor="accent5" w:themeShade="80"/>
                              </w:rPr>
                              <w:t>The</w:t>
                            </w:r>
                            <w:r w:rsidR="00003A5F" w:rsidRPr="00365A57">
                              <w:rPr>
                                <w:rStyle w:val="IntenseEmphasis"/>
                                <w:rFonts w:ascii="Arial" w:hAnsi="Arial" w:cs="Arial"/>
                                <w:i w:val="0"/>
                                <w:iCs w:val="0"/>
                                <w:color w:val="313435" w:themeColor="accent5" w:themeShade="80"/>
                              </w:rPr>
                              <w:t xml:space="preserve"> task’s</w:t>
                            </w:r>
                            <w:r w:rsidRPr="00365A57">
                              <w:rPr>
                                <w:rStyle w:val="IntenseEmphasis"/>
                                <w:rFonts w:ascii="Arial" w:hAnsi="Arial" w:cs="Arial"/>
                                <w:i w:val="0"/>
                                <w:iCs w:val="0"/>
                                <w:color w:val="313435" w:themeColor="accent5" w:themeShade="80"/>
                              </w:rPr>
                              <w:t xml:space="preserve"> </w:t>
                            </w:r>
                            <w:r w:rsidR="00003A5F" w:rsidRPr="00365A57">
                              <w:rPr>
                                <w:rStyle w:val="IntenseEmphasis"/>
                                <w:rFonts w:ascii="Arial" w:hAnsi="Arial" w:cs="Arial"/>
                                <w:b/>
                                <w:bCs/>
                                <w:i w:val="0"/>
                                <w:iCs w:val="0"/>
                              </w:rPr>
                              <w:t>Expected Duration</w:t>
                            </w:r>
                            <w:r w:rsidR="00003A5F"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 xml:space="preserve">is </w:t>
                            </w:r>
                            <w:r w:rsidRPr="00365A57">
                              <w:rPr>
                                <w:rStyle w:val="IntenseEmphasis"/>
                                <w:rFonts w:ascii="Arial" w:hAnsi="Arial" w:cs="Arial"/>
                                <w:i w:val="0"/>
                                <w:iCs w:val="0"/>
                                <w:color w:val="313435" w:themeColor="accent5" w:themeShade="80"/>
                              </w:rPr>
                              <w:t>updated</w:t>
                            </w:r>
                            <w:r w:rsidR="00365A57" w:rsidRPr="00365A57">
                              <w:rPr>
                                <w:rStyle w:val="IntenseEmphasis"/>
                                <w:rFonts w:ascii="Arial" w:hAnsi="Arial" w:cs="Arial"/>
                                <w:i w:val="0"/>
                                <w:iCs w:val="0"/>
                                <w:color w:val="313435" w:themeColor="accent5" w:themeShade="80"/>
                              </w:rPr>
                              <w:t xml:space="preserve"> based on the </w:t>
                            </w:r>
                            <w:r w:rsidR="00E44C33">
                              <w:rPr>
                                <w:rStyle w:val="IntenseEmphasis"/>
                                <w:rFonts w:ascii="Arial" w:hAnsi="Arial" w:cs="Arial"/>
                                <w:i w:val="0"/>
                                <w:iCs w:val="0"/>
                                <w:color w:val="313435" w:themeColor="accent5" w:themeShade="80"/>
                              </w:rPr>
                              <w:t>adjustment</w:t>
                            </w:r>
                            <w:r w:rsidR="00365A57" w:rsidRPr="00365A57">
                              <w:rPr>
                                <w:rStyle w:val="IntenseEmphasis"/>
                                <w:rFonts w:ascii="Arial" w:hAnsi="Arial" w:cs="Arial"/>
                                <w:i w:val="0"/>
                                <w:iCs w:val="0"/>
                                <w:color w:val="313435" w:themeColor="accent5" w:themeShade="80"/>
                              </w:rPr>
                              <w:t xml:space="preserve"> entered, and the </w:t>
                            </w:r>
                            <w:r w:rsidR="00365A57" w:rsidRPr="00365A57">
                              <w:rPr>
                                <w:rStyle w:val="IntenseEmphasis"/>
                                <w:rFonts w:ascii="Arial" w:hAnsi="Arial" w:cs="Arial"/>
                                <w:b/>
                                <w:bCs/>
                                <w:i w:val="0"/>
                                <w:iCs w:val="0"/>
                              </w:rPr>
                              <w:t>Target End Date</w:t>
                            </w:r>
                            <w:r w:rsidR="00365A57"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is updated accordingly</w:t>
                            </w:r>
                            <w:r w:rsidR="006453D0">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2E156C" id="_x0000_s1071" type="#_x0000_t61" style="position:absolute;margin-left:158.55pt;margin-top:98.25pt;width:210.25pt;height:59.7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" adj="4162,32118" fillcolor="white [3212]" strokecolor="#7f7f7f [1612]" strokeweight=".25pt">
                <v:shadow on="t" color="black" opacity="26214f" origin="-.5,-.5" offset=".74836mm,.74836mm"/>
                <v:textbox>
                  <w:txbxContent>
                    <w:p w14:paraId="0615950A" w14:textId="6B9CDA5D" w:rsidR="00B95315" w:rsidRPr="00365A57" w:rsidRDefault="00534C47" w:rsidP="00B95315">
                      <w:pPr>
                        <w:pStyle w:val="CommentText"/>
                        <w:spacing w:after="0" w:line="240" w:lineRule="auto"/>
                        <w:ind w:left="0"/>
                        <w:rPr>
                          <w:rStyle w:val="IntenseEmphasis"/>
                          <w:rFonts w:ascii="Arial" w:hAnsi="Arial" w:cs="Arial"/>
                          <w:i w:val="0"/>
                          <w:iCs w:val="0"/>
                          <w:color w:val="313435" w:themeColor="accent5" w:themeShade="80"/>
                        </w:rPr>
                      </w:pPr>
                      <w:r w:rsidRPr="00365A57">
                        <w:rPr>
                          <w:rStyle w:val="IntenseEmphasis"/>
                          <w:rFonts w:ascii="Arial" w:hAnsi="Arial" w:cs="Arial"/>
                          <w:i w:val="0"/>
                          <w:iCs w:val="0"/>
                          <w:color w:val="313435" w:themeColor="accent5" w:themeShade="80"/>
                        </w:rPr>
                        <w:t>The</w:t>
                      </w:r>
                      <w:r w:rsidR="00003A5F" w:rsidRPr="00365A57">
                        <w:rPr>
                          <w:rStyle w:val="IntenseEmphasis"/>
                          <w:rFonts w:ascii="Arial" w:hAnsi="Arial" w:cs="Arial"/>
                          <w:i w:val="0"/>
                          <w:iCs w:val="0"/>
                          <w:color w:val="313435" w:themeColor="accent5" w:themeShade="80"/>
                        </w:rPr>
                        <w:t xml:space="preserve"> task’s</w:t>
                      </w:r>
                      <w:r w:rsidRPr="00365A57">
                        <w:rPr>
                          <w:rStyle w:val="IntenseEmphasis"/>
                          <w:rFonts w:ascii="Arial" w:hAnsi="Arial" w:cs="Arial"/>
                          <w:i w:val="0"/>
                          <w:iCs w:val="0"/>
                          <w:color w:val="313435" w:themeColor="accent5" w:themeShade="80"/>
                        </w:rPr>
                        <w:t xml:space="preserve"> </w:t>
                      </w:r>
                      <w:r w:rsidR="00003A5F" w:rsidRPr="00365A57">
                        <w:rPr>
                          <w:rStyle w:val="IntenseEmphasis"/>
                          <w:rFonts w:ascii="Arial" w:hAnsi="Arial" w:cs="Arial"/>
                          <w:b/>
                          <w:bCs/>
                          <w:i w:val="0"/>
                          <w:iCs w:val="0"/>
                        </w:rPr>
                        <w:t>Expected Duration</w:t>
                      </w:r>
                      <w:r w:rsidR="00003A5F"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 xml:space="preserve">is </w:t>
                      </w:r>
                      <w:r w:rsidRPr="00365A57">
                        <w:rPr>
                          <w:rStyle w:val="IntenseEmphasis"/>
                          <w:rFonts w:ascii="Arial" w:hAnsi="Arial" w:cs="Arial"/>
                          <w:i w:val="0"/>
                          <w:iCs w:val="0"/>
                          <w:color w:val="313435" w:themeColor="accent5" w:themeShade="80"/>
                        </w:rPr>
                        <w:t>updated</w:t>
                      </w:r>
                      <w:r w:rsidR="00365A57" w:rsidRPr="00365A57">
                        <w:rPr>
                          <w:rStyle w:val="IntenseEmphasis"/>
                          <w:rFonts w:ascii="Arial" w:hAnsi="Arial" w:cs="Arial"/>
                          <w:i w:val="0"/>
                          <w:iCs w:val="0"/>
                          <w:color w:val="313435" w:themeColor="accent5" w:themeShade="80"/>
                        </w:rPr>
                        <w:t xml:space="preserve"> based on the </w:t>
                      </w:r>
                      <w:r w:rsidR="00E44C33">
                        <w:rPr>
                          <w:rStyle w:val="IntenseEmphasis"/>
                          <w:rFonts w:ascii="Arial" w:hAnsi="Arial" w:cs="Arial"/>
                          <w:i w:val="0"/>
                          <w:iCs w:val="0"/>
                          <w:color w:val="313435" w:themeColor="accent5" w:themeShade="80"/>
                        </w:rPr>
                        <w:t>adjustment</w:t>
                      </w:r>
                      <w:r w:rsidR="00365A57" w:rsidRPr="00365A57">
                        <w:rPr>
                          <w:rStyle w:val="IntenseEmphasis"/>
                          <w:rFonts w:ascii="Arial" w:hAnsi="Arial" w:cs="Arial"/>
                          <w:i w:val="0"/>
                          <w:iCs w:val="0"/>
                          <w:color w:val="313435" w:themeColor="accent5" w:themeShade="80"/>
                        </w:rPr>
                        <w:t xml:space="preserve"> entered, and the </w:t>
                      </w:r>
                      <w:r w:rsidR="00365A57" w:rsidRPr="00365A57">
                        <w:rPr>
                          <w:rStyle w:val="IntenseEmphasis"/>
                          <w:rFonts w:ascii="Arial" w:hAnsi="Arial" w:cs="Arial"/>
                          <w:b/>
                          <w:bCs/>
                          <w:i w:val="0"/>
                          <w:iCs w:val="0"/>
                        </w:rPr>
                        <w:t>Target End Date</w:t>
                      </w:r>
                      <w:r w:rsidR="00365A57" w:rsidRPr="00365A57">
                        <w:rPr>
                          <w:rStyle w:val="IntenseEmphasis"/>
                          <w:rFonts w:ascii="Arial" w:hAnsi="Arial" w:cs="Arial"/>
                          <w:i w:val="0"/>
                          <w:iCs w:val="0"/>
                        </w:rPr>
                        <w:t xml:space="preserve"> </w:t>
                      </w:r>
                      <w:r w:rsidR="00365A57" w:rsidRPr="00365A57">
                        <w:rPr>
                          <w:rStyle w:val="IntenseEmphasis"/>
                          <w:rFonts w:ascii="Arial" w:hAnsi="Arial" w:cs="Arial"/>
                          <w:i w:val="0"/>
                          <w:iCs w:val="0"/>
                          <w:color w:val="313435" w:themeColor="accent5" w:themeShade="80"/>
                        </w:rPr>
                        <w:t>is updated accordingly</w:t>
                      </w:r>
                      <w:r w:rsidR="006453D0">
                        <w:rPr>
                          <w:rStyle w:val="IntenseEmphasis"/>
                          <w:rFonts w:ascii="Arial" w:hAnsi="Arial" w:cs="Arial"/>
                          <w:i w:val="0"/>
                          <w:iCs w:val="0"/>
                          <w:color w:val="313435" w:themeColor="accent5" w:themeShade="80"/>
                        </w:rPr>
                        <w:t>.</w:t>
                      </w:r>
                    </w:p>
                  </w:txbxContent>
                </v:textbox>
              </v:shape>
            </w:pict>
          </mc:Fallback>
        </mc:AlternateContent>
      </w:r>
      <w:r w:rsidR="00935C25">
        <w:rPr>
          <w:noProof/>
        </w:rPr>
        <mc:AlternateContent>
          <mc:Choice Requires="wps">
            <w:drawing>
              <wp:anchor distT="0" distB="0" distL="114300" distR="114300" simplePos="0" relativeHeight="251658271" behindDoc="0" locked="0" layoutInCell="1" allowOverlap="1" wp14:anchorId="60A5EC63" wp14:editId="4B54322B">
                <wp:simplePos x="0" y="0"/>
                <wp:positionH relativeFrom="column">
                  <wp:posOffset>1920240</wp:posOffset>
                </wp:positionH>
                <wp:positionV relativeFrom="paragraph">
                  <wp:posOffset>2857871</wp:posOffset>
                </wp:positionV>
                <wp:extent cx="3246755" cy="461645"/>
                <wp:effectExtent l="552450" t="38100" r="106045" b="109855"/>
                <wp:wrapNone/>
                <wp:docPr id="1186993585" name="Speech Bubble: Rectangle 2"/>
                <wp:cNvGraphicFramePr/>
                <a:graphic xmlns:a="http://schemas.openxmlformats.org/drawingml/2006/main">
                  <a:graphicData uri="http://schemas.microsoft.com/office/word/2010/wordprocessingShape">
                    <wps:wsp>
                      <wps:cNvSpPr/>
                      <wps:spPr>
                        <a:xfrm>
                          <a:off x="0" y="0"/>
                          <a:ext cx="3246755" cy="461645"/>
                        </a:xfrm>
                        <a:prstGeom prst="wedgeRectCallout">
                          <a:avLst>
                            <a:gd name="adj1" fmla="val -65692"/>
                            <a:gd name="adj2" fmla="val 49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02DAC18" w14:textId="6859B536"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KPI</w:t>
                            </w:r>
                            <w:r w:rsidRPr="00003A5F">
                              <w:rPr>
                                <w:rStyle w:val="IntenseEmphasis"/>
                                <w:rFonts w:ascii="Arial" w:hAnsi="Arial" w:cs="Arial"/>
                                <w:b/>
                                <w:bCs/>
                                <w:i w:val="0"/>
                                <w:iCs w:val="0"/>
                              </w:rPr>
                              <w:t xml:space="preserve"> Duration</w:t>
                            </w:r>
                            <w:r w:rsidR="002F188E">
                              <w:rPr>
                                <w:rStyle w:val="IntenseEmphasis"/>
                                <w:rFonts w:ascii="Arial" w:hAnsi="Arial" w:cs="Arial"/>
                                <w:b/>
                                <w:bCs/>
                                <w:i w:val="0"/>
                                <w:iCs w:val="0"/>
                              </w:rPr>
                              <w:t xml:space="preserve"> </w:t>
                            </w:r>
                            <w:r w:rsidRPr="00BA5C93">
                              <w:rPr>
                                <w:rStyle w:val="IntenseEmphasis"/>
                                <w:rFonts w:ascii="Arial" w:hAnsi="Arial" w:cs="Arial"/>
                                <w:i w:val="0"/>
                                <w:iCs w:val="0"/>
                                <w:color w:val="313435" w:themeColor="accent5" w:themeShade="80"/>
                              </w:rPr>
                              <w:t>reflects the original task duration</w:t>
                            </w:r>
                            <w:r>
                              <w:rPr>
                                <w:rStyle w:val="IntenseEmphasis"/>
                                <w:rFonts w:ascii="Arial" w:hAnsi="Arial" w:cs="Arial"/>
                                <w:i w:val="0"/>
                                <w:iCs w:val="0"/>
                                <w:color w:val="313435" w:themeColor="accent5" w:themeShade="80"/>
                              </w:rPr>
                              <w:t xml:space="preserve"> before any adjustments</w:t>
                            </w:r>
                            <w:r w:rsidR="005C11F8">
                              <w:rPr>
                                <w:rStyle w:val="IntenseEmphasis"/>
                                <w:rFonts w:ascii="Arial" w:hAnsi="Arial" w:cs="Arial"/>
                                <w:i w:val="0"/>
                                <w:iCs w:val="0"/>
                                <w:color w:val="313435" w:themeColor="accent5" w:themeShade="80"/>
                              </w:rPr>
                              <w:t xml:space="preserve"> were made</w:t>
                            </w:r>
                            <w:r>
                              <w:rPr>
                                <w:rStyle w:val="IntenseEmphasis"/>
                                <w:rFonts w:ascii="Arial" w:hAnsi="Arial" w:cs="Arial"/>
                                <w:i w:val="0"/>
                                <w:iCs w:val="0"/>
                                <w:color w:val="313435" w:themeColor="accent5" w:themeShade="80"/>
                              </w:rPr>
                              <w:t xml:space="preserve"> to the task timeline.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A5EC63" id="_x0000_s1072" type="#_x0000_t61" style="position:absolute;margin-left:151.2pt;margin-top:225.05pt;width:255.65pt;height:36.3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" adj="-3389,10908" fillcolor="white [3212]" strokecolor="#7f7f7f [1612]" strokeweight=".25pt">
                <v:shadow on="t" color="black" opacity="26214f" origin="-.5,-.5" offset=".74836mm,.74836mm"/>
                <v:textbox>
                  <w:txbxContent>
                    <w:p w14:paraId="002DAC18" w14:textId="6859B536"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KPI</w:t>
                      </w:r>
                      <w:r w:rsidRPr="00003A5F">
                        <w:rPr>
                          <w:rStyle w:val="IntenseEmphasis"/>
                          <w:rFonts w:ascii="Arial" w:hAnsi="Arial" w:cs="Arial"/>
                          <w:b/>
                          <w:bCs/>
                          <w:i w:val="0"/>
                          <w:iCs w:val="0"/>
                        </w:rPr>
                        <w:t xml:space="preserve"> Duration</w:t>
                      </w:r>
                      <w:r w:rsidR="002F188E">
                        <w:rPr>
                          <w:rStyle w:val="IntenseEmphasis"/>
                          <w:rFonts w:ascii="Arial" w:hAnsi="Arial" w:cs="Arial"/>
                          <w:b/>
                          <w:bCs/>
                          <w:i w:val="0"/>
                          <w:iCs w:val="0"/>
                        </w:rPr>
                        <w:t xml:space="preserve"> </w:t>
                      </w:r>
                      <w:r w:rsidRPr="00BA5C93">
                        <w:rPr>
                          <w:rStyle w:val="IntenseEmphasis"/>
                          <w:rFonts w:ascii="Arial" w:hAnsi="Arial" w:cs="Arial"/>
                          <w:i w:val="0"/>
                          <w:iCs w:val="0"/>
                          <w:color w:val="313435" w:themeColor="accent5" w:themeShade="80"/>
                        </w:rPr>
                        <w:t>reflects the original task duration</w:t>
                      </w:r>
                      <w:r>
                        <w:rPr>
                          <w:rStyle w:val="IntenseEmphasis"/>
                          <w:rFonts w:ascii="Arial" w:hAnsi="Arial" w:cs="Arial"/>
                          <w:i w:val="0"/>
                          <w:iCs w:val="0"/>
                          <w:color w:val="313435" w:themeColor="accent5" w:themeShade="80"/>
                        </w:rPr>
                        <w:t xml:space="preserve"> before any adjustments</w:t>
                      </w:r>
                      <w:r w:rsidR="005C11F8">
                        <w:rPr>
                          <w:rStyle w:val="IntenseEmphasis"/>
                          <w:rFonts w:ascii="Arial" w:hAnsi="Arial" w:cs="Arial"/>
                          <w:i w:val="0"/>
                          <w:iCs w:val="0"/>
                          <w:color w:val="313435" w:themeColor="accent5" w:themeShade="80"/>
                        </w:rPr>
                        <w:t xml:space="preserve"> were made</w:t>
                      </w:r>
                      <w:r>
                        <w:rPr>
                          <w:rStyle w:val="IntenseEmphasis"/>
                          <w:rFonts w:ascii="Arial" w:hAnsi="Arial" w:cs="Arial"/>
                          <w:i w:val="0"/>
                          <w:iCs w:val="0"/>
                          <w:color w:val="313435" w:themeColor="accent5" w:themeShade="80"/>
                        </w:rPr>
                        <w:t xml:space="preserve"> to the task timeline.</w:t>
                      </w:r>
                    </w:p>
                  </w:txbxContent>
                </v:textbox>
              </v:shape>
            </w:pict>
          </mc:Fallback>
        </mc:AlternateContent>
      </w:r>
      <w:r w:rsidR="00935C25">
        <w:rPr>
          <w:noProof/>
          <w:color w:val="990033"/>
        </w:rPr>
        <mc:AlternateContent>
          <mc:Choice Requires="wps">
            <w:drawing>
              <wp:anchor distT="0" distB="0" distL="114300" distR="114300" simplePos="0" relativeHeight="251658290" behindDoc="0" locked="0" layoutInCell="1" allowOverlap="1" wp14:anchorId="6114800B" wp14:editId="744CCE7E">
                <wp:simplePos x="0" y="0"/>
                <wp:positionH relativeFrom="column">
                  <wp:posOffset>1750324</wp:posOffset>
                </wp:positionH>
                <wp:positionV relativeFrom="paragraph">
                  <wp:posOffset>2327275</wp:posOffset>
                </wp:positionV>
                <wp:extent cx="1217295" cy="459105"/>
                <wp:effectExtent l="0" t="0" r="1905" b="0"/>
                <wp:wrapNone/>
                <wp:docPr id="340028440" name="Arrow: Right 2"/>
                <wp:cNvGraphicFramePr/>
                <a:graphic xmlns:a="http://schemas.openxmlformats.org/drawingml/2006/main">
                  <a:graphicData uri="http://schemas.microsoft.com/office/word/2010/wordprocessingShape">
                    <wps:wsp>
                      <wps:cNvSpPr/>
                      <wps:spPr>
                        <a:xfrm>
                          <a:off x="0" y="0"/>
                          <a:ext cx="1217295" cy="459105"/>
                        </a:xfrm>
                        <a:prstGeom prst="rightArrow">
                          <a:avLst>
                            <a:gd name="adj1" fmla="val 50000"/>
                            <a:gd name="adj2" fmla="val 38533"/>
                          </a:avLst>
                        </a:prstGeom>
                        <a:solidFill>
                          <a:schemeClr val="accent3"/>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0DAB812" w14:textId="7D7BA137" w:rsidR="00FB61ED" w:rsidRPr="005C11F8" w:rsidRDefault="00FB61ED" w:rsidP="00FB61ED">
                            <w:pPr>
                              <w:jc w:val="center"/>
                              <w:rPr>
                                <w:rFonts w:ascii="Arial" w:hAnsi="Arial" w:cs="Arial"/>
                                <w:sz w:val="16"/>
                                <w:szCs w:val="16"/>
                                <w:lang w:val="en-US"/>
                              </w:rPr>
                            </w:pPr>
                            <w:r w:rsidRPr="005C11F8">
                              <w:rPr>
                                <w:rFonts w:ascii="Arial" w:hAnsi="Arial" w:cs="Arial"/>
                                <w:sz w:val="16"/>
                                <w:szCs w:val="16"/>
                                <w:lang w:val="en-US"/>
                              </w:rPr>
                              <w:t>Expected Duration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14800B"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2" o:spid="_x0000_s1073" type="#_x0000_t13" style="position:absolute;margin-left:137.8pt;margin-top:183.25pt;width:95.85pt;height:36.15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" adj="18461" fillcolor="#e16a2f [3206]" stroked="f" strokeweight="1pt">
                <v:textbox>
                  <w:txbxContent>
                    <w:p w14:paraId="00DAB812" w14:textId="7D7BA137" w:rsidR="00FB61ED" w:rsidRPr="005C11F8" w:rsidRDefault="00FB61ED" w:rsidP="00FB61ED">
                      <w:pPr>
                        <w:jc w:val="center"/>
                        <w:rPr>
                          <w:rFonts w:ascii="Arial" w:hAnsi="Arial" w:cs="Arial"/>
                          <w:sz w:val="16"/>
                          <w:szCs w:val="16"/>
                          <w:lang w:val="en-US"/>
                        </w:rPr>
                      </w:pPr>
                      <w:r w:rsidRPr="005C11F8">
                        <w:rPr>
                          <w:rFonts w:ascii="Arial" w:hAnsi="Arial" w:cs="Arial"/>
                          <w:sz w:val="16"/>
                          <w:szCs w:val="16"/>
                          <w:lang w:val="en-US"/>
                        </w:rPr>
                        <w:t>Expected Duration</w:t>
                      </w:r>
                    </w:p>
                  </w:txbxContent>
                </v:textbox>
              </v:shape>
            </w:pict>
          </mc:Fallback>
        </mc:AlternateContent>
      </w:r>
      <w:r w:rsidR="00935C25">
        <w:rPr>
          <w:noProof/>
        </w:rPr>
        <mc:AlternateContent>
          <mc:Choice Requires="wps">
            <w:drawing>
              <wp:anchor distT="0" distB="0" distL="114300" distR="114300" simplePos="0" relativeHeight="251658336" behindDoc="0" locked="0" layoutInCell="1" allowOverlap="1" wp14:anchorId="35488C3F" wp14:editId="1F55BFB2">
                <wp:simplePos x="0" y="0"/>
                <wp:positionH relativeFrom="column">
                  <wp:posOffset>705485</wp:posOffset>
                </wp:positionH>
                <wp:positionV relativeFrom="paragraph">
                  <wp:posOffset>3936736</wp:posOffset>
                </wp:positionV>
                <wp:extent cx="2324100" cy="419100"/>
                <wp:effectExtent l="38100" t="342900" r="114300" b="114300"/>
                <wp:wrapNone/>
                <wp:docPr id="498343123" name="Speech Bubble: Rectangle 2"/>
                <wp:cNvGraphicFramePr/>
                <a:graphic xmlns:a="http://schemas.openxmlformats.org/drawingml/2006/main">
                  <a:graphicData uri="http://schemas.microsoft.com/office/word/2010/wordprocessingShape">
                    <wps:wsp>
                      <wps:cNvSpPr/>
                      <wps:spPr>
                        <a:xfrm>
                          <a:off x="0" y="0"/>
                          <a:ext cx="2324100" cy="419100"/>
                        </a:xfrm>
                        <a:prstGeom prst="wedgeRectCallout">
                          <a:avLst>
                            <a:gd name="adj1" fmla="val -19728"/>
                            <a:gd name="adj2" fmla="val -12084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06E2D2F" w14:textId="237C4B66"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Expected Delay Days</w:t>
                            </w:r>
                            <w:r w:rsidR="00B035F6">
                              <w:rPr>
                                <w:rStyle w:val="IntenseEmphasis"/>
                                <w:rFonts w:ascii="Arial" w:hAnsi="Arial" w:cs="Arial"/>
                                <w:b/>
                                <w:bCs/>
                                <w:i w:val="0"/>
                                <w:iCs w:val="0"/>
                              </w:rPr>
                              <w:t>:</w:t>
                            </w:r>
                            <w:r w:rsidR="00B035F6">
                              <w:rPr>
                                <w:rStyle w:val="IntenseEmphasis"/>
                                <w:rFonts w:ascii="Arial" w:hAnsi="Arial" w:cs="Arial"/>
                                <w:i w:val="0"/>
                                <w:iCs w:val="0"/>
                                <w:color w:val="313435" w:themeColor="accent5" w:themeShade="80"/>
                              </w:rPr>
                              <w:t xml:space="preserve"> The number of days by which the task is delayed.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88C3F" id="_x0000_s1074" type="#_x0000_t61" style="position:absolute;margin-left:55.55pt;margin-top:310pt;width:183pt;height:33pt;z-index:25165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" adj="6539,-15302" fillcolor="white [3212]" strokecolor="#7f7f7f [1612]" strokeweight=".25pt">
                <v:shadow on="t" color="black" opacity="26214f" origin="-.5,-.5" offset=".74836mm,.74836mm"/>
                <v:textbox>
                  <w:txbxContent>
                    <w:p w14:paraId="406E2D2F" w14:textId="237C4B66" w:rsidR="00BA5C93" w:rsidRPr="00534C47" w:rsidRDefault="00BA5C93" w:rsidP="00BA5C9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b/>
                          <w:bCs/>
                          <w:i w:val="0"/>
                          <w:iCs w:val="0"/>
                        </w:rPr>
                        <w:t>Expected Delay Days</w:t>
                      </w:r>
                      <w:r w:rsidR="00B035F6">
                        <w:rPr>
                          <w:rStyle w:val="IntenseEmphasis"/>
                          <w:rFonts w:ascii="Arial" w:hAnsi="Arial" w:cs="Arial"/>
                          <w:b/>
                          <w:bCs/>
                          <w:i w:val="0"/>
                          <w:iCs w:val="0"/>
                        </w:rPr>
                        <w:t>:</w:t>
                      </w:r>
                      <w:r w:rsidR="00B035F6">
                        <w:rPr>
                          <w:rStyle w:val="IntenseEmphasis"/>
                          <w:rFonts w:ascii="Arial" w:hAnsi="Arial" w:cs="Arial"/>
                          <w:i w:val="0"/>
                          <w:iCs w:val="0"/>
                          <w:color w:val="313435" w:themeColor="accent5" w:themeShade="80"/>
                        </w:rPr>
                        <w:t xml:space="preserve"> The number of days by which the task is delayed.</w:t>
                      </w:r>
                    </w:p>
                  </w:txbxContent>
                </v:textbox>
              </v:shape>
            </w:pict>
          </mc:Fallback>
        </mc:AlternateContent>
      </w:r>
      <w:r w:rsidR="00935C25">
        <w:rPr>
          <w:noProof/>
        </w:rPr>
        <mc:AlternateContent>
          <mc:Choice Requires="wps">
            <w:drawing>
              <wp:anchor distT="0" distB="0" distL="114300" distR="114300" simplePos="0" relativeHeight="251658283" behindDoc="0" locked="0" layoutInCell="1" allowOverlap="1" wp14:anchorId="37DB4EF6" wp14:editId="02398EAD">
                <wp:simplePos x="0" y="0"/>
                <wp:positionH relativeFrom="column">
                  <wp:posOffset>3234055</wp:posOffset>
                </wp:positionH>
                <wp:positionV relativeFrom="paragraph">
                  <wp:posOffset>3924036</wp:posOffset>
                </wp:positionV>
                <wp:extent cx="1548765" cy="421640"/>
                <wp:effectExtent l="38100" t="133350" r="108585" b="111760"/>
                <wp:wrapNone/>
                <wp:docPr id="2020588001" name="Speech Bubble: Rectangle 2"/>
                <wp:cNvGraphicFramePr/>
                <a:graphic xmlns:a="http://schemas.openxmlformats.org/drawingml/2006/main">
                  <a:graphicData uri="http://schemas.microsoft.com/office/word/2010/wordprocessingShape">
                    <wps:wsp>
                      <wps:cNvSpPr/>
                      <wps:spPr>
                        <a:xfrm>
                          <a:off x="0" y="0"/>
                          <a:ext cx="1548765" cy="421640"/>
                        </a:xfrm>
                        <a:prstGeom prst="wedgeRectCallout">
                          <a:avLst>
                            <a:gd name="adj1" fmla="val 13788"/>
                            <a:gd name="adj2" fmla="val -7321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0217F21" w14:textId="49DE9829" w:rsidR="00E470C8" w:rsidRPr="00534C47" w:rsidRDefault="00E470C8" w:rsidP="00E470C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DB4EF6" id="_x0000_s1075" type="#_x0000_t61" style="position:absolute;margin-left:254.65pt;margin-top:309pt;width:121.95pt;height:33.2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" adj="13778,-5014" fillcolor="white [3212]" strokecolor="#7f7f7f [1612]" strokeweight=".25pt">
                <v:shadow on="t" color="black" opacity="26214f" origin="-.5,-.5" offset=".74836mm,.74836mm"/>
                <v:textbox>
                  <w:txbxContent>
                    <w:p w14:paraId="10217F21" w14:textId="49DE9829" w:rsidR="00E470C8" w:rsidRPr="00534C47" w:rsidRDefault="00E470C8" w:rsidP="00E470C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v:textbox>
              </v:shape>
            </w:pict>
          </mc:Fallback>
        </mc:AlternateContent>
      </w:r>
      <w:r w:rsidR="00935C25">
        <w:rPr>
          <w:noProof/>
        </w:rPr>
        <mc:AlternateContent>
          <mc:Choice Requires="wps">
            <w:drawing>
              <wp:anchor distT="0" distB="0" distL="114300" distR="114300" simplePos="0" relativeHeight="251658335" behindDoc="0" locked="0" layoutInCell="1" allowOverlap="1" wp14:anchorId="07634D75" wp14:editId="5EDF320D">
                <wp:simplePos x="0" y="0"/>
                <wp:positionH relativeFrom="column">
                  <wp:posOffset>184785</wp:posOffset>
                </wp:positionH>
                <wp:positionV relativeFrom="paragraph">
                  <wp:posOffset>3529965</wp:posOffset>
                </wp:positionV>
                <wp:extent cx="1526540" cy="167005"/>
                <wp:effectExtent l="0" t="0" r="16510" b="23495"/>
                <wp:wrapNone/>
                <wp:docPr id="96897538" name="Rectangle 3"/>
                <wp:cNvGraphicFramePr/>
                <a:graphic xmlns:a="http://schemas.openxmlformats.org/drawingml/2006/main">
                  <a:graphicData uri="http://schemas.microsoft.com/office/word/2010/wordprocessingShape">
                    <wps:wsp>
                      <wps:cNvSpPr/>
                      <wps:spPr>
                        <a:xfrm>
                          <a:off x="0" y="0"/>
                          <a:ext cx="1526540" cy="167005"/>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14.55pt;margin-top:277.95pt;width:120.2pt;height:13.15pt;z-index:25204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71A9AD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"/>
            </w:pict>
          </mc:Fallback>
        </mc:AlternateContent>
      </w:r>
      <w:r w:rsidR="00935C25">
        <w:rPr>
          <w:noProof/>
        </w:rPr>
        <mc:AlternateContent>
          <mc:Choice Requires="wps">
            <w:drawing>
              <wp:anchor distT="0" distB="0" distL="114300" distR="114300" simplePos="0" relativeHeight="251658266" behindDoc="0" locked="0" layoutInCell="1" allowOverlap="1" wp14:anchorId="04F878C9" wp14:editId="394D09D2">
                <wp:simplePos x="0" y="0"/>
                <wp:positionH relativeFrom="column">
                  <wp:posOffset>3002915</wp:posOffset>
                </wp:positionH>
                <wp:positionV relativeFrom="paragraph">
                  <wp:posOffset>3486785</wp:posOffset>
                </wp:positionV>
                <wp:extent cx="2639695" cy="378460"/>
                <wp:effectExtent l="0" t="0" r="27305" b="21590"/>
                <wp:wrapNone/>
                <wp:docPr id="1958364133" name="Rectangle 3"/>
                <wp:cNvGraphicFramePr/>
                <a:graphic xmlns:a="http://schemas.openxmlformats.org/drawingml/2006/main">
                  <a:graphicData uri="http://schemas.microsoft.com/office/word/2010/wordprocessingShape">
                    <wps:wsp>
                      <wps:cNvSpPr/>
                      <wps:spPr>
                        <a:xfrm>
                          <a:off x="0" y="0"/>
                          <a:ext cx="2639695" cy="378460"/>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236.45pt;margin-top:274.55pt;width:207.85pt;height:29.8pt;z-index:25123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4B3A80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"/>
            </w:pict>
          </mc:Fallback>
        </mc:AlternateContent>
      </w:r>
      <w:r w:rsidR="00935C25" w:rsidRPr="00935C25">
        <w:rPr>
          <w:rFonts w:asciiTheme="minorHAnsi" w:hAnsiTheme="minorHAnsi" w:cstheme="minorHAnsi"/>
          <w:noProof/>
        </w:rPr>
        <w:drawing>
          <wp:inline distT="0" distB="0" distL="0" distR="0" wp14:anchorId="2337374A" wp14:editId="42971CF7">
            <wp:extent cx="5943600" cy="3945890"/>
            <wp:effectExtent l="0" t="0" r="0" b="0"/>
            <wp:docPr id="11207159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15925" name="Picture 1" descr="A screenshot of a computer&#10;&#10;Description automatically generated"/>
                    <pic:cNvPicPr/>
                  </pic:nvPicPr>
                  <pic:blipFill>
                    <a:blip r:embed="rId45"/>
                    <a:stretch>
                      <a:fillRect/>
                    </a:stretch>
                  </pic:blipFill>
                  <pic:spPr>
                    <a:xfrm>
                      <a:off x="0" y="0"/>
                      <a:ext cx="5943600" cy="3945890"/>
                    </a:xfrm>
                    <a:prstGeom prst="rect">
                      <a:avLst/>
                    </a:prstGeom>
                  </pic:spPr>
                </pic:pic>
              </a:graphicData>
            </a:graphic>
          </wp:inline>
        </w:drawing>
      </w:r>
    </w:p>
    <w:p w14:paraId="6E4C6EB4" w14:textId="19C826D7" w:rsidR="00365A57" w:rsidRDefault="00365A57" w:rsidP="00365A57">
      <w:pPr>
        <w:spacing w:after="240"/>
        <w:ind w:left="1276"/>
        <w:rPr>
          <w:rFonts w:asciiTheme="minorHAnsi" w:hAnsiTheme="minorHAnsi" w:cstheme="minorHAnsi"/>
          <w:noProof/>
        </w:rPr>
      </w:pPr>
    </w:p>
    <w:p w14:paraId="088DD680" w14:textId="77777777" w:rsidR="00365A57" w:rsidRPr="00D35098" w:rsidRDefault="00365A57" w:rsidP="00365A57">
      <w:pPr>
        <w:spacing w:after="240"/>
        <w:ind w:left="1276"/>
        <w:rPr>
          <w:rFonts w:asciiTheme="minorHAnsi" w:hAnsiTheme="minorHAnsi" w:cstheme="minorHAnsi"/>
          <w:noProof/>
          <w:sz w:val="32"/>
          <w:szCs w:val="32"/>
        </w:rPr>
      </w:pPr>
    </w:p>
    <w:p w14:paraId="1B82FFEB" w14:textId="543CDDC8" w:rsidR="00F0592F" w:rsidRDefault="00923229" w:rsidP="00FB0D70">
      <w:pPr>
        <w:spacing w:before="120" w:after="240"/>
        <w:rPr>
          <w:rFonts w:asciiTheme="minorHAnsi" w:hAnsiTheme="minorHAnsi" w:cstheme="minorHAnsi"/>
          <w:noProof/>
          <w:sz w:val="22"/>
          <w:szCs w:val="22"/>
        </w:rPr>
      </w:pPr>
      <w:r>
        <w:rPr>
          <w:noProof/>
        </w:rPr>
        <w:drawing>
          <wp:anchor distT="0" distB="0" distL="114300" distR="114300" simplePos="0" relativeHeight="251658272" behindDoc="1" locked="0" layoutInCell="1" allowOverlap="1" wp14:anchorId="7911F07F" wp14:editId="784681F8">
            <wp:simplePos x="0" y="0"/>
            <wp:positionH relativeFrom="column">
              <wp:posOffset>-16179</wp:posOffset>
            </wp:positionH>
            <wp:positionV relativeFrom="paragraph">
              <wp:posOffset>27305</wp:posOffset>
            </wp:positionV>
            <wp:extent cx="214630" cy="214630"/>
            <wp:effectExtent l="0" t="0" r="0" b="0"/>
            <wp:wrapTight wrapText="bothSides">
              <wp:wrapPolygon edited="0">
                <wp:start x="1917" y="0"/>
                <wp:lineTo x="0" y="5751"/>
                <wp:lineTo x="0" y="11503"/>
                <wp:lineTo x="1917" y="19172"/>
                <wp:lineTo x="17254" y="19172"/>
                <wp:lineTo x="19172" y="11503"/>
                <wp:lineTo x="19172" y="5751"/>
                <wp:lineTo x="17254" y="0"/>
                <wp:lineTo x="1917" y="0"/>
              </wp:wrapPolygon>
            </wp:wrapTight>
            <wp:docPr id="21938371" name="Graphic 1" descr="Informati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8371" name="Graphic 21938371" descr="Information with solid fill"/>
                    <pic:cNvPicPr/>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214630" cy="214630"/>
                    </a:xfrm>
                    <a:prstGeom prst="rect">
                      <a:avLst/>
                    </a:prstGeom>
                  </pic:spPr>
                </pic:pic>
              </a:graphicData>
            </a:graphic>
            <wp14:sizeRelH relativeFrom="margin">
              <wp14:pctWidth>0</wp14:pctWidth>
            </wp14:sizeRelH>
            <wp14:sizeRelV relativeFrom="margin">
              <wp14:pctHeight>0</wp14:pctHeight>
            </wp14:sizeRelV>
          </wp:anchor>
        </w:drawing>
      </w:r>
      <w:r w:rsidR="00FB0D70">
        <w:rPr>
          <w:rFonts w:asciiTheme="minorHAnsi" w:hAnsiTheme="minorHAnsi" w:cstheme="minorHAnsi"/>
          <w:noProof/>
          <w:sz w:val="22"/>
          <w:szCs w:val="22"/>
        </w:rPr>
        <w:t xml:space="preserve">A task’s timeline can also be adjusted to be completed </w:t>
      </w:r>
      <w:r w:rsidR="00FB0D70" w:rsidRPr="000B6E6B">
        <w:rPr>
          <w:rFonts w:asciiTheme="minorHAnsi" w:hAnsiTheme="minorHAnsi" w:cstheme="minorHAnsi"/>
          <w:b/>
          <w:bCs/>
          <w:noProof/>
          <w:color w:val="65BCAB" w:themeColor="accent2"/>
          <w:sz w:val="22"/>
          <w:szCs w:val="22"/>
        </w:rPr>
        <w:t>ahead of schedule</w:t>
      </w:r>
      <w:r w:rsidR="00FB0D70">
        <w:rPr>
          <w:rFonts w:asciiTheme="minorHAnsi" w:hAnsiTheme="minorHAnsi" w:cstheme="minorHAnsi"/>
          <w:noProof/>
          <w:sz w:val="22"/>
          <w:szCs w:val="22"/>
        </w:rPr>
        <w:t>. No delay reason needs to be entered when shortening a task’s timeline.</w:t>
      </w:r>
    </w:p>
    <w:p w14:paraId="179ACEDA" w14:textId="77777777" w:rsidR="00F61F48" w:rsidRPr="00F61F48" w:rsidRDefault="00F61F48" w:rsidP="00FB0D70">
      <w:pPr>
        <w:spacing w:before="120" w:after="240"/>
        <w:rPr>
          <w:rFonts w:asciiTheme="minorHAnsi" w:hAnsiTheme="minorHAnsi" w:cstheme="minorHAnsi"/>
          <w:noProof/>
          <w:sz w:val="22"/>
          <w:szCs w:val="22"/>
        </w:rPr>
      </w:pPr>
    </w:p>
    <w:p w14:paraId="69FE70A8" w14:textId="3ED9422B" w:rsidR="00D632C1" w:rsidRPr="00CF00BD" w:rsidRDefault="000C5D10" w:rsidP="005C11F8">
      <w:pPr>
        <w:spacing w:before="120" w:after="360"/>
        <w:rPr>
          <w:rFonts w:ascii="Calibri" w:hAnsi="Calibri"/>
          <w:sz w:val="22"/>
          <w:szCs w:val="22"/>
        </w:rPr>
      </w:pPr>
      <w:r>
        <w:rPr>
          <w:noProof/>
        </w:rPr>
        <mc:AlternateContent>
          <mc:Choice Requires="wps">
            <w:drawing>
              <wp:anchor distT="0" distB="0" distL="114300" distR="114300" simplePos="0" relativeHeight="251658269" behindDoc="0" locked="0" layoutInCell="1" allowOverlap="1" wp14:anchorId="4C322482" wp14:editId="7B2C36DB">
                <wp:simplePos x="0" y="0"/>
                <wp:positionH relativeFrom="column">
                  <wp:posOffset>3992245</wp:posOffset>
                </wp:positionH>
                <wp:positionV relativeFrom="paragraph">
                  <wp:posOffset>522918</wp:posOffset>
                </wp:positionV>
                <wp:extent cx="1919605" cy="295275"/>
                <wp:effectExtent l="38100" t="38100" r="118745" b="314325"/>
                <wp:wrapNone/>
                <wp:docPr id="1464962267" name="Speech Bubble: Rectangle 2"/>
                <wp:cNvGraphicFramePr/>
                <a:graphic xmlns:a="http://schemas.openxmlformats.org/drawingml/2006/main">
                  <a:graphicData uri="http://schemas.microsoft.com/office/word/2010/wordprocessingShape">
                    <wps:wsp>
                      <wps:cNvSpPr/>
                      <wps:spPr>
                        <a:xfrm>
                          <a:off x="0" y="0"/>
                          <a:ext cx="1919605" cy="295275"/>
                        </a:xfrm>
                        <a:prstGeom prst="wedgeRectCallout">
                          <a:avLst>
                            <a:gd name="adj1" fmla="val 37998"/>
                            <a:gd name="adj2" fmla="val 11180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A76D180" w14:textId="77777777" w:rsidR="000F3ACF" w:rsidRPr="005C0D45" w:rsidRDefault="000F3ACF" w:rsidP="000F3ACF">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322482" id="_x0000_s1076" type="#_x0000_t61" style="position:absolute;margin-left:314.35pt;margin-top:41.15pt;width:151.15pt;height:23.25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" adj="19008,34951" fillcolor="white [3212]" strokecolor="#7f7f7f [1612]" strokeweight=".25pt">
                <v:shadow on="t" color="black" opacity="26214f" origin="-.5,-.5" offset=".74836mm,.74836mm"/>
                <v:textbox>
                  <w:txbxContent>
                    <w:p w14:paraId="6A76D180" w14:textId="77777777" w:rsidR="000F3ACF" w:rsidRPr="005C0D45" w:rsidRDefault="000F3ACF" w:rsidP="000F3ACF">
                      <w:pPr>
                        <w:pStyle w:val="CommentText"/>
                        <w:spacing w:after="0" w:line="240" w:lineRule="auto"/>
                        <w:ind w:left="0"/>
                        <w:rPr>
                          <w:rStyle w:val="IntenseEmphasis"/>
                          <w:rFonts w:asciiTheme="majorHAnsi" w:hAnsiTheme="majorHAnsi" w:cstheme="majorHAnsi"/>
                          <w:i w:val="0"/>
                          <w:iCs w:val="0"/>
                          <w:color w:val="313435" w:themeColor="accent5" w:themeShade="80"/>
                        </w:rPr>
                      </w:pPr>
                      <w:r w:rsidRPr="005C0D45">
                        <w:rPr>
                          <w:rStyle w:val="IntenseEmphasis"/>
                          <w:rFonts w:asciiTheme="majorHAnsi" w:hAnsiTheme="majorHAnsi" w:cstheme="majorHAnsi"/>
                          <w:i w:val="0"/>
                          <w:iCs w:val="0"/>
                          <w:color w:val="313435" w:themeColor="accent5" w:themeShade="80"/>
                        </w:rPr>
                        <w:t>Select</w:t>
                      </w:r>
                      <w:r w:rsidRPr="005C0D45">
                        <w:rPr>
                          <w:rStyle w:val="IntenseEmphasis"/>
                          <w:rFonts w:asciiTheme="majorHAnsi" w:hAnsiTheme="majorHAnsi" w:cstheme="majorHAnsi"/>
                          <w:b/>
                          <w:bCs/>
                          <w:i w:val="0"/>
                          <w:iCs w:val="0"/>
                          <w:color w:val="313435" w:themeColor="accent5" w:themeShade="80"/>
                        </w:rPr>
                        <w:t xml:space="preserve"> ‘</w:t>
                      </w:r>
                      <w:r>
                        <w:rPr>
                          <w:rStyle w:val="IntenseEmphasis"/>
                          <w:rFonts w:asciiTheme="majorHAnsi" w:hAnsiTheme="majorHAnsi" w:cstheme="majorHAnsi"/>
                          <w:b/>
                          <w:bCs/>
                          <w:i w:val="0"/>
                          <w:iCs w:val="0"/>
                        </w:rPr>
                        <w:t>Adjust Task Timeline</w:t>
                      </w:r>
                      <w:r w:rsidRPr="005C0D45">
                        <w:rPr>
                          <w:rStyle w:val="IntenseEmphasis"/>
                          <w:rFonts w:asciiTheme="majorHAnsi" w:hAnsiTheme="majorHAnsi" w:cstheme="majorHAnsi"/>
                          <w:b/>
                          <w:bCs/>
                          <w:i w:val="0"/>
                          <w:iCs w:val="0"/>
                          <w:color w:val="313435" w:themeColor="accent5" w:themeShade="80"/>
                        </w:rPr>
                        <w:t>’</w:t>
                      </w:r>
                      <w:r w:rsidRPr="005C0D45">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F16DF9" w:rsidRPr="00CF00BD">
        <w:rPr>
          <w:rFonts w:asciiTheme="minorHAnsi" w:hAnsiTheme="minorHAnsi" w:cstheme="minorHAnsi"/>
          <w:noProof/>
          <w:sz w:val="22"/>
          <w:szCs w:val="22"/>
        </w:rPr>
        <w:t xml:space="preserve">To </w:t>
      </w:r>
      <w:r w:rsidR="00F16DF9" w:rsidRPr="00CF00BD">
        <w:rPr>
          <w:rFonts w:asciiTheme="minorHAnsi" w:hAnsiTheme="minorHAnsi" w:cstheme="minorHAnsi"/>
          <w:b/>
          <w:bCs/>
          <w:noProof/>
          <w:color w:val="65BCAB" w:themeColor="accent2"/>
          <w:sz w:val="22"/>
          <w:szCs w:val="22"/>
        </w:rPr>
        <w:t xml:space="preserve">update </w:t>
      </w:r>
      <w:r w:rsidR="000B6E6B">
        <w:rPr>
          <w:rFonts w:asciiTheme="minorHAnsi" w:hAnsiTheme="minorHAnsi" w:cstheme="minorHAnsi"/>
          <w:noProof/>
          <w:sz w:val="22"/>
          <w:szCs w:val="22"/>
        </w:rPr>
        <w:t>any of the</w:t>
      </w:r>
      <w:r w:rsidR="00F16DF9" w:rsidRPr="000B6E6B">
        <w:rPr>
          <w:rFonts w:asciiTheme="minorHAnsi" w:hAnsiTheme="minorHAnsi" w:cstheme="minorHAnsi"/>
          <w:noProof/>
          <w:sz w:val="22"/>
          <w:szCs w:val="22"/>
        </w:rPr>
        <w:t xml:space="preserve"> expected delay</w:t>
      </w:r>
      <w:r w:rsidR="00F16DF9" w:rsidRPr="00CF00BD">
        <w:rPr>
          <w:rFonts w:asciiTheme="minorHAnsi" w:hAnsiTheme="minorHAnsi" w:cstheme="minorHAnsi"/>
          <w:b/>
          <w:bCs/>
          <w:noProof/>
          <w:color w:val="65BCAB" w:themeColor="accent2"/>
          <w:sz w:val="22"/>
          <w:szCs w:val="22"/>
        </w:rPr>
        <w:t xml:space="preserve"> </w:t>
      </w:r>
      <w:r w:rsidR="005C11F8">
        <w:rPr>
          <w:rFonts w:asciiTheme="minorHAnsi" w:hAnsiTheme="minorHAnsi" w:cstheme="minorHAnsi"/>
          <w:noProof/>
          <w:sz w:val="22"/>
          <w:szCs w:val="22"/>
        </w:rPr>
        <w:t>information</w:t>
      </w:r>
      <w:r w:rsidR="00F16DF9" w:rsidRPr="00CF00BD">
        <w:rPr>
          <w:rFonts w:asciiTheme="minorHAnsi" w:hAnsiTheme="minorHAnsi" w:cstheme="minorHAnsi"/>
          <w:noProof/>
          <w:sz w:val="22"/>
          <w:szCs w:val="22"/>
        </w:rPr>
        <w:t xml:space="preserve">: </w:t>
      </w:r>
      <w:r w:rsidR="00F16DF9" w:rsidRPr="00CF00BD">
        <w:rPr>
          <w:rFonts w:asciiTheme="minorHAnsi" w:hAnsiTheme="minorHAnsi" w:cstheme="minorHAnsi"/>
          <w:noProof/>
          <w:sz w:val="22"/>
          <w:szCs w:val="20"/>
        </w:rPr>
        <w:t>Select</w:t>
      </w:r>
      <w:r w:rsidR="00C237EF" w:rsidRPr="00CF00BD">
        <w:rPr>
          <w:rFonts w:asciiTheme="minorHAnsi" w:hAnsiTheme="minorHAnsi" w:cstheme="minorHAnsi"/>
          <w:noProof/>
          <w:sz w:val="22"/>
          <w:szCs w:val="22"/>
        </w:rPr>
        <w:t xml:space="preserve"> </w:t>
      </w:r>
      <w:r w:rsidR="00F16DF9" w:rsidRPr="00CF00BD">
        <w:rPr>
          <w:rFonts w:asciiTheme="minorHAnsi" w:hAnsiTheme="minorHAnsi" w:cstheme="minorHAnsi"/>
          <w:noProof/>
          <w:sz w:val="22"/>
          <w:szCs w:val="20"/>
        </w:rPr>
        <w:t xml:space="preserve">‘Adjust </w:t>
      </w:r>
      <w:r w:rsidR="000F3ACF" w:rsidRPr="00CF00BD">
        <w:rPr>
          <w:rFonts w:asciiTheme="minorHAnsi" w:hAnsiTheme="minorHAnsi" w:cstheme="minorHAnsi"/>
          <w:noProof/>
          <w:sz w:val="22"/>
          <w:szCs w:val="22"/>
        </w:rPr>
        <w:t xml:space="preserve">Task </w:t>
      </w:r>
      <w:r w:rsidR="00F16DF9" w:rsidRPr="00CF00BD">
        <w:rPr>
          <w:rFonts w:asciiTheme="minorHAnsi" w:hAnsiTheme="minorHAnsi" w:cstheme="minorHAnsi"/>
          <w:noProof/>
          <w:sz w:val="22"/>
          <w:szCs w:val="20"/>
        </w:rPr>
        <w:t xml:space="preserve">Timeline’ </w:t>
      </w:r>
      <w:r w:rsidR="005C11F8">
        <w:rPr>
          <w:rFonts w:asciiTheme="minorHAnsi" w:hAnsiTheme="minorHAnsi" w:cstheme="minorHAnsi"/>
          <w:noProof/>
          <w:sz w:val="22"/>
          <w:szCs w:val="20"/>
        </w:rPr>
        <w:t xml:space="preserve">again </w:t>
      </w:r>
      <w:r w:rsidR="00F16DF9" w:rsidRPr="00CF00BD">
        <w:rPr>
          <w:rFonts w:asciiTheme="minorHAnsi" w:hAnsiTheme="minorHAnsi" w:cstheme="minorHAnsi"/>
          <w:noProof/>
          <w:sz w:val="22"/>
          <w:szCs w:val="20"/>
        </w:rPr>
        <w:t xml:space="preserve">&amp; follow the above screens </w:t>
      </w:r>
      <w:r w:rsidR="000F3ACF" w:rsidRPr="00CF00BD">
        <w:rPr>
          <w:rFonts w:asciiTheme="minorHAnsi" w:hAnsiTheme="minorHAnsi" w:cstheme="minorHAnsi"/>
          <w:noProof/>
          <w:sz w:val="22"/>
          <w:szCs w:val="20"/>
        </w:rPr>
        <w:t xml:space="preserve">again </w:t>
      </w:r>
      <w:r w:rsidR="00F16DF9" w:rsidRPr="00CF00BD">
        <w:rPr>
          <w:rFonts w:asciiTheme="minorHAnsi" w:hAnsiTheme="minorHAnsi" w:cstheme="minorHAnsi"/>
          <w:noProof/>
          <w:sz w:val="22"/>
          <w:szCs w:val="20"/>
        </w:rPr>
        <w:t xml:space="preserve">to update </w:t>
      </w:r>
      <w:r w:rsidR="00F16DF9" w:rsidRPr="00CF00BD">
        <w:rPr>
          <w:rFonts w:asciiTheme="minorHAnsi" w:hAnsiTheme="minorHAnsi" w:cstheme="minorHAnsi"/>
          <w:noProof/>
          <w:sz w:val="22"/>
          <w:szCs w:val="22"/>
        </w:rPr>
        <w:t>the</w:t>
      </w:r>
      <w:r w:rsidR="00F16DF9" w:rsidRPr="00CF00BD">
        <w:rPr>
          <w:rFonts w:asciiTheme="minorHAnsi" w:hAnsiTheme="minorHAnsi" w:cstheme="minorHAnsi"/>
          <w:noProof/>
          <w:sz w:val="22"/>
          <w:szCs w:val="20"/>
        </w:rPr>
        <w:t xml:space="preserve"> </w:t>
      </w:r>
      <w:r w:rsidR="00E7457C">
        <w:rPr>
          <w:rFonts w:asciiTheme="minorHAnsi" w:hAnsiTheme="minorHAnsi" w:cstheme="minorHAnsi"/>
          <w:noProof/>
          <w:sz w:val="22"/>
          <w:szCs w:val="20"/>
        </w:rPr>
        <w:t xml:space="preserve">delay </w:t>
      </w:r>
      <w:r w:rsidR="00F16DF9" w:rsidRPr="00CF00BD">
        <w:rPr>
          <w:rFonts w:asciiTheme="minorHAnsi" w:hAnsiTheme="minorHAnsi" w:cstheme="minorHAnsi"/>
          <w:noProof/>
          <w:sz w:val="22"/>
          <w:szCs w:val="20"/>
        </w:rPr>
        <w:t>information already entered.</w:t>
      </w:r>
    </w:p>
    <w:p w14:paraId="379A96BE" w14:textId="5226DB30" w:rsidR="00F16DF9" w:rsidRPr="00C9472A" w:rsidRDefault="00F16DF9" w:rsidP="00C9472A">
      <w:pPr>
        <w:spacing w:before="120" w:after="240"/>
        <w:rPr>
          <w:sz w:val="22"/>
          <w:szCs w:val="22"/>
        </w:rPr>
      </w:pPr>
      <w:r w:rsidRPr="00C9472A">
        <w:rPr>
          <w:rFonts w:asciiTheme="minorHAnsi" w:hAnsiTheme="minorHAnsi" w:cstheme="minorHAnsi"/>
          <w:noProof/>
          <w:sz w:val="22"/>
          <w:szCs w:val="22"/>
        </w:rPr>
        <w:t xml:space="preserve">To </w:t>
      </w:r>
      <w:r w:rsidRPr="00C9472A">
        <w:rPr>
          <w:rFonts w:asciiTheme="minorHAnsi" w:hAnsiTheme="minorHAnsi" w:cstheme="minorHAnsi"/>
          <w:b/>
          <w:bCs/>
          <w:noProof/>
          <w:color w:val="65BCAB" w:themeColor="accent2"/>
          <w:sz w:val="22"/>
          <w:szCs w:val="22"/>
        </w:rPr>
        <w:t xml:space="preserve">remove </w:t>
      </w:r>
      <w:r w:rsidRPr="000B6E6B">
        <w:rPr>
          <w:rFonts w:asciiTheme="minorHAnsi" w:hAnsiTheme="minorHAnsi" w:cstheme="minorHAnsi"/>
          <w:noProof/>
          <w:sz w:val="22"/>
          <w:szCs w:val="22"/>
        </w:rPr>
        <w:t>an expected delay</w:t>
      </w:r>
      <w:r w:rsidRPr="00C9472A">
        <w:rPr>
          <w:rFonts w:asciiTheme="minorHAnsi" w:hAnsiTheme="minorHAnsi" w:cstheme="minorHAnsi"/>
          <w:noProof/>
          <w:sz w:val="22"/>
          <w:szCs w:val="22"/>
        </w:rPr>
        <w:t xml:space="preserve">: </w:t>
      </w:r>
    </w:p>
    <w:p w14:paraId="1BACDA8C" w14:textId="60EA231E" w:rsidR="0011552C" w:rsidRPr="00CF00BD" w:rsidRDefault="005C11F8" w:rsidP="00CF00BD">
      <w:pPr>
        <w:spacing w:after="240"/>
        <w:ind w:left="-1134"/>
        <w:rPr>
          <w:highlight w:val="yellow"/>
        </w:rPr>
      </w:pPr>
      <w:r>
        <w:rPr>
          <w:noProof/>
        </w:rPr>
        <mc:AlternateContent>
          <mc:Choice Requires="wps">
            <w:drawing>
              <wp:anchor distT="0" distB="0" distL="114300" distR="114300" simplePos="0" relativeHeight="251658268" behindDoc="0" locked="0" layoutInCell="1" allowOverlap="1" wp14:anchorId="28AB5E7B" wp14:editId="07E90DD3">
                <wp:simplePos x="0" y="0"/>
                <wp:positionH relativeFrom="column">
                  <wp:posOffset>4955169</wp:posOffset>
                </wp:positionH>
                <wp:positionV relativeFrom="paragraph">
                  <wp:posOffset>446405</wp:posOffset>
                </wp:positionV>
                <wp:extent cx="1331595" cy="1419225"/>
                <wp:effectExtent l="38100" t="38100" r="116205" b="314325"/>
                <wp:wrapNone/>
                <wp:docPr id="310421395" name="Speech Bubble: Rectangle 2"/>
                <wp:cNvGraphicFramePr/>
                <a:graphic xmlns:a="http://schemas.openxmlformats.org/drawingml/2006/main">
                  <a:graphicData uri="http://schemas.microsoft.com/office/word/2010/wordprocessingShape">
                    <wps:wsp>
                      <wps:cNvSpPr/>
                      <wps:spPr>
                        <a:xfrm>
                          <a:off x="0" y="0"/>
                          <a:ext cx="1331595" cy="1419225"/>
                        </a:xfrm>
                        <a:prstGeom prst="wedgeRectCallout">
                          <a:avLst>
                            <a:gd name="adj1" fmla="val -42440"/>
                            <a:gd name="adj2" fmla="val 62725"/>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4BBE34E" w14:textId="77777777" w:rsidR="00003A5F" w:rsidRDefault="000F3AC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All delay information is removed from the task on selecting ‘Next’.</w:t>
                            </w:r>
                            <w:r w:rsidR="00003A5F">
                              <w:rPr>
                                <w:rStyle w:val="IntenseEmphasis"/>
                                <w:rFonts w:ascii="Arial" w:hAnsi="Arial" w:cs="Arial"/>
                                <w:i w:val="0"/>
                                <w:iCs w:val="0"/>
                                <w:color w:val="313435" w:themeColor="accent5" w:themeShade="80"/>
                              </w:rPr>
                              <w:t xml:space="preserve"> </w:t>
                            </w:r>
                          </w:p>
                          <w:p w14:paraId="7AF13F87" w14:textId="772C3BF5" w:rsidR="00FA1B07" w:rsidRPr="009959E3" w:rsidRDefault="00003A5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task</w:t>
                            </w:r>
                            <w:r w:rsidR="005C11F8">
                              <w:rPr>
                                <w:rStyle w:val="IntenseEmphasis"/>
                                <w:rFonts w:ascii="Arial" w:hAnsi="Arial" w:cs="Arial"/>
                                <w:i w:val="0"/>
                                <w:iCs w:val="0"/>
                                <w:color w:val="313435" w:themeColor="accent5" w:themeShade="80"/>
                              </w:rPr>
                              <w:t>’ expected</w:t>
                            </w:r>
                            <w:r>
                              <w:rPr>
                                <w:rStyle w:val="IntenseEmphasis"/>
                                <w:rFonts w:ascii="Arial" w:hAnsi="Arial" w:cs="Arial"/>
                                <w:i w:val="0"/>
                                <w:iCs w:val="0"/>
                                <w:color w:val="313435" w:themeColor="accent5" w:themeShade="80"/>
                              </w:rPr>
                              <w:t xml:space="preserve"> duration is reset to the original,</w:t>
                            </w:r>
                            <w:r w:rsidRPr="00003A5F">
                              <w:rPr>
                                <w:rStyle w:val="IntenseEmphasis"/>
                                <w:rFonts w:ascii="Arial" w:hAnsi="Arial" w:cs="Arial"/>
                                <w:b/>
                                <w:bCs/>
                                <w:i w:val="0"/>
                                <w:iCs w:val="0"/>
                              </w:rPr>
                              <w:t xml:space="preserve"> KPI Duration</w:t>
                            </w:r>
                            <w:r>
                              <w:rPr>
                                <w:rStyle w:val="IntenseEmphasis"/>
                                <w:rFonts w:ascii="Arial" w:hAnsi="Arial" w:cs="Arial"/>
                                <w:b/>
                                <w:bCs/>
                                <w:i w:val="0"/>
                                <w:iCs w:val="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AB5E7B" id="_x0000_s1077" type="#_x0000_t61" style="position:absolute;left:0;text-align:left;margin-left:390.15pt;margin-top:35.15pt;width:104.85pt;height:111.75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" adj="1633,24349" fillcolor="white [3212]" strokecolor="#7f7f7f [1612]" strokeweight=".25pt">
                <v:shadow on="t" color="black" opacity="26214f" origin="-.5,-.5" offset=".74836mm,.74836mm"/>
                <v:textbox>
                  <w:txbxContent>
                    <w:p w14:paraId="24BBE34E" w14:textId="77777777" w:rsidR="00003A5F" w:rsidRDefault="000F3AC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All delay information is removed from the task on selecting ‘Next’.</w:t>
                      </w:r>
                      <w:r w:rsidR="00003A5F">
                        <w:rPr>
                          <w:rStyle w:val="IntenseEmphasis"/>
                          <w:rFonts w:ascii="Arial" w:hAnsi="Arial" w:cs="Arial"/>
                          <w:i w:val="0"/>
                          <w:iCs w:val="0"/>
                          <w:color w:val="313435" w:themeColor="accent5" w:themeShade="80"/>
                        </w:rPr>
                        <w:t xml:space="preserve"> </w:t>
                      </w:r>
                    </w:p>
                    <w:p w14:paraId="7AF13F87" w14:textId="772C3BF5" w:rsidR="00FA1B07" w:rsidRPr="009959E3" w:rsidRDefault="00003A5F" w:rsidP="00FA1B07">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task</w:t>
                      </w:r>
                      <w:r w:rsidR="005C11F8">
                        <w:rPr>
                          <w:rStyle w:val="IntenseEmphasis"/>
                          <w:rFonts w:ascii="Arial" w:hAnsi="Arial" w:cs="Arial"/>
                          <w:i w:val="0"/>
                          <w:iCs w:val="0"/>
                          <w:color w:val="313435" w:themeColor="accent5" w:themeShade="80"/>
                        </w:rPr>
                        <w:t>’ expected</w:t>
                      </w:r>
                      <w:r>
                        <w:rPr>
                          <w:rStyle w:val="IntenseEmphasis"/>
                          <w:rFonts w:ascii="Arial" w:hAnsi="Arial" w:cs="Arial"/>
                          <w:i w:val="0"/>
                          <w:iCs w:val="0"/>
                          <w:color w:val="313435" w:themeColor="accent5" w:themeShade="80"/>
                        </w:rPr>
                        <w:t xml:space="preserve"> duration is reset to the original,</w:t>
                      </w:r>
                      <w:r w:rsidRPr="00003A5F">
                        <w:rPr>
                          <w:rStyle w:val="IntenseEmphasis"/>
                          <w:rFonts w:ascii="Arial" w:hAnsi="Arial" w:cs="Arial"/>
                          <w:b/>
                          <w:bCs/>
                          <w:i w:val="0"/>
                          <w:iCs w:val="0"/>
                        </w:rPr>
                        <w:t xml:space="preserve"> KPI Duration</w:t>
                      </w:r>
                      <w:r>
                        <w:rPr>
                          <w:rStyle w:val="IntenseEmphasis"/>
                          <w:rFonts w:ascii="Arial" w:hAnsi="Arial" w:cs="Arial"/>
                          <w:b/>
                          <w:bCs/>
                          <w:i w:val="0"/>
                          <w:iCs w:val="0"/>
                        </w:rPr>
                        <w:t>.</w:t>
                      </w:r>
                    </w:p>
                  </w:txbxContent>
                </v:textbox>
              </v:shape>
            </w:pict>
          </mc:Fallback>
        </mc:AlternateContent>
      </w:r>
      <w:r w:rsidR="00BE7B49">
        <w:rPr>
          <w:noProof/>
        </w:rPr>
        <mc:AlternateContent>
          <mc:Choice Requires="wps">
            <w:drawing>
              <wp:anchor distT="0" distB="0" distL="114300" distR="114300" simplePos="0" relativeHeight="251658267" behindDoc="0" locked="0" layoutInCell="1" allowOverlap="1" wp14:anchorId="510D6A2D" wp14:editId="327F19AF">
                <wp:simplePos x="0" y="0"/>
                <wp:positionH relativeFrom="column">
                  <wp:posOffset>-255198</wp:posOffset>
                </wp:positionH>
                <wp:positionV relativeFrom="paragraph">
                  <wp:posOffset>447399</wp:posOffset>
                </wp:positionV>
                <wp:extent cx="1686560" cy="349885"/>
                <wp:effectExtent l="38100" t="38100" r="123190" b="431165"/>
                <wp:wrapNone/>
                <wp:docPr id="667667952" name="Speech Bubble: Rectangle 2"/>
                <wp:cNvGraphicFramePr/>
                <a:graphic xmlns:a="http://schemas.openxmlformats.org/drawingml/2006/main">
                  <a:graphicData uri="http://schemas.microsoft.com/office/word/2010/wordprocessingShape">
                    <wps:wsp>
                      <wps:cNvSpPr/>
                      <wps:spPr>
                        <a:xfrm>
                          <a:off x="0" y="0"/>
                          <a:ext cx="1686560" cy="349885"/>
                        </a:xfrm>
                        <a:prstGeom prst="wedgeRectCallout">
                          <a:avLst>
                            <a:gd name="adj1" fmla="val 17202"/>
                            <a:gd name="adj2" fmla="val 14304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078A97A" w14:textId="2FCC502D" w:rsidR="00D632C1" w:rsidRPr="009959E3" w:rsidRDefault="00D632C1" w:rsidP="00D632C1">
                            <w:pPr>
                              <w:pStyle w:val="CommentText"/>
                              <w:spacing w:after="0" w:line="240" w:lineRule="auto"/>
                              <w:ind w:left="0"/>
                              <w:rPr>
                                <w:rStyle w:val="IntenseEmphasis"/>
                                <w:rFonts w:ascii="Arial" w:hAnsi="Arial" w:cs="Arial"/>
                                <w:i w:val="0"/>
                                <w:iCs w:val="0"/>
                                <w:color w:val="313435" w:themeColor="accent5" w:themeShade="80"/>
                              </w:rPr>
                            </w:pPr>
                            <w:r w:rsidRPr="009959E3">
                              <w:rPr>
                                <w:rStyle w:val="IntenseEmphasis"/>
                                <w:rFonts w:ascii="Arial" w:hAnsi="Arial" w:cs="Arial"/>
                                <w:i w:val="0"/>
                                <w:iCs w:val="0"/>
                                <w:color w:val="313435" w:themeColor="accent5" w:themeShade="80"/>
                              </w:rPr>
                              <w:t>Select ‘</w:t>
                            </w:r>
                            <w:r w:rsidR="00C237EF" w:rsidRPr="00FA1B07">
                              <w:rPr>
                                <w:rStyle w:val="IntenseEmphasis"/>
                                <w:rFonts w:ascii="Arial" w:hAnsi="Arial" w:cs="Arial"/>
                                <w:b/>
                                <w:bCs/>
                                <w:i w:val="0"/>
                                <w:iCs w:val="0"/>
                              </w:rPr>
                              <w:t>Reset</w:t>
                            </w:r>
                            <w:r w:rsidRPr="00FA1B07">
                              <w:rPr>
                                <w:rStyle w:val="IntenseEmphasis"/>
                                <w:rFonts w:ascii="Arial" w:hAnsi="Arial" w:cs="Arial"/>
                                <w:b/>
                                <w:bCs/>
                                <w:i w:val="0"/>
                                <w:iCs w:val="0"/>
                              </w:rPr>
                              <w:t xml:space="preserve"> Timeline</w:t>
                            </w:r>
                            <w:r w:rsidRPr="009959E3">
                              <w:rPr>
                                <w:rStyle w:val="IntenseEmphasis"/>
                                <w:rFonts w:ascii="Arial" w:hAnsi="Arial" w:cs="Arial"/>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0D6A2D" id="_x0000_s1078" type="#_x0000_t61" style="position:absolute;left:0;text-align:left;margin-left:-20.1pt;margin-top:35.25pt;width:132.8pt;height:27.5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" adj="14516,41697" fillcolor="white [3212]" strokecolor="#7f7f7f [1612]" strokeweight=".25pt">
                <v:shadow on="t" color="black" opacity="26214f" origin="-.5,-.5" offset=".74836mm,.74836mm"/>
                <v:textbox>
                  <w:txbxContent>
                    <w:p w14:paraId="1078A97A" w14:textId="2FCC502D" w:rsidR="00D632C1" w:rsidRPr="009959E3" w:rsidRDefault="00D632C1" w:rsidP="00D632C1">
                      <w:pPr>
                        <w:pStyle w:val="CommentText"/>
                        <w:spacing w:after="0" w:line="240" w:lineRule="auto"/>
                        <w:ind w:left="0"/>
                        <w:rPr>
                          <w:rStyle w:val="IntenseEmphasis"/>
                          <w:rFonts w:ascii="Arial" w:hAnsi="Arial" w:cs="Arial"/>
                          <w:i w:val="0"/>
                          <w:iCs w:val="0"/>
                          <w:color w:val="313435" w:themeColor="accent5" w:themeShade="80"/>
                        </w:rPr>
                      </w:pPr>
                      <w:r w:rsidRPr="009959E3">
                        <w:rPr>
                          <w:rStyle w:val="IntenseEmphasis"/>
                          <w:rFonts w:ascii="Arial" w:hAnsi="Arial" w:cs="Arial"/>
                          <w:i w:val="0"/>
                          <w:iCs w:val="0"/>
                          <w:color w:val="313435" w:themeColor="accent5" w:themeShade="80"/>
                        </w:rPr>
                        <w:t>Select ‘</w:t>
                      </w:r>
                      <w:r w:rsidR="00C237EF" w:rsidRPr="00FA1B07">
                        <w:rPr>
                          <w:rStyle w:val="IntenseEmphasis"/>
                          <w:rFonts w:ascii="Arial" w:hAnsi="Arial" w:cs="Arial"/>
                          <w:b/>
                          <w:bCs/>
                          <w:i w:val="0"/>
                          <w:iCs w:val="0"/>
                        </w:rPr>
                        <w:t>Reset</w:t>
                      </w:r>
                      <w:r w:rsidRPr="00FA1B07">
                        <w:rPr>
                          <w:rStyle w:val="IntenseEmphasis"/>
                          <w:rFonts w:ascii="Arial" w:hAnsi="Arial" w:cs="Arial"/>
                          <w:b/>
                          <w:bCs/>
                          <w:i w:val="0"/>
                          <w:iCs w:val="0"/>
                        </w:rPr>
                        <w:t xml:space="preserve"> Timeline</w:t>
                      </w:r>
                      <w:r w:rsidRPr="009959E3">
                        <w:rPr>
                          <w:rStyle w:val="IntenseEmphasis"/>
                          <w:rFonts w:ascii="Arial" w:hAnsi="Arial" w:cs="Arial"/>
                          <w:i w:val="0"/>
                          <w:iCs w:val="0"/>
                          <w:color w:val="313435" w:themeColor="accent5" w:themeShade="80"/>
                        </w:rPr>
                        <w:t xml:space="preserve">’ </w:t>
                      </w:r>
                    </w:p>
                  </w:txbxContent>
                </v:textbox>
              </v:shape>
            </w:pict>
          </mc:Fallback>
        </mc:AlternateContent>
      </w:r>
      <w:r w:rsidR="00935C25" w:rsidRPr="00935C25">
        <w:rPr>
          <w:noProof/>
        </w:rPr>
        <w:drawing>
          <wp:inline distT="0" distB="0" distL="0" distR="0" wp14:anchorId="1FDAA1FD" wp14:editId="5FF744A1">
            <wp:extent cx="7082286" cy="2314606"/>
            <wp:effectExtent l="0" t="0" r="4445" b="0"/>
            <wp:docPr id="4464557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55746" name="Picture 1" descr="A screenshot of a computer&#10;&#10;Description automatically generated"/>
                    <pic:cNvPicPr/>
                  </pic:nvPicPr>
                  <pic:blipFill>
                    <a:blip r:embed="rId46"/>
                    <a:stretch>
                      <a:fillRect/>
                    </a:stretch>
                  </pic:blipFill>
                  <pic:spPr>
                    <a:xfrm>
                      <a:off x="0" y="0"/>
                      <a:ext cx="7119596" cy="2326799"/>
                    </a:xfrm>
                    <a:prstGeom prst="rect">
                      <a:avLst/>
                    </a:prstGeom>
                  </pic:spPr>
                </pic:pic>
              </a:graphicData>
            </a:graphic>
          </wp:inline>
        </w:drawing>
      </w:r>
    </w:p>
    <w:p w14:paraId="5154D703" w14:textId="2188C913" w:rsidR="004D7C49" w:rsidRDefault="004D7C49" w:rsidP="00CD4C46">
      <w:pPr>
        <w:pStyle w:val="Heading2"/>
      </w:pPr>
      <w:bookmarkStart w:id="44" w:name="_Overdue_Tasks_&amp;"/>
      <w:bookmarkStart w:id="45" w:name="_Toc200036002"/>
      <w:bookmarkEnd w:id="44"/>
      <w:r w:rsidRPr="007244CB">
        <w:lastRenderedPageBreak/>
        <w:t>Overdue Tasks</w:t>
      </w:r>
      <w:r w:rsidR="004849C3">
        <w:t xml:space="preserve"> &amp; Task Duration</w:t>
      </w:r>
      <w:bookmarkEnd w:id="45"/>
    </w:p>
    <w:p w14:paraId="17ED7C3E" w14:textId="4ACB70B7" w:rsidR="005E580D" w:rsidRPr="005E580D" w:rsidRDefault="00B65A1C" w:rsidP="00A47DDA">
      <w:pPr>
        <w:spacing w:after="240"/>
        <w:jc w:val="both"/>
        <w:rPr>
          <w:rFonts w:asciiTheme="minorHAnsi" w:hAnsiTheme="minorHAnsi" w:cstheme="minorHAnsi"/>
          <w:noProof/>
          <w:sz w:val="22"/>
          <w:szCs w:val="22"/>
        </w:rPr>
      </w:pPr>
      <w:r>
        <w:rPr>
          <w:rFonts w:asciiTheme="minorHAnsi" w:hAnsiTheme="minorHAnsi" w:cstheme="minorHAnsi"/>
          <w:noProof/>
          <w:sz w:val="22"/>
          <w:szCs w:val="22"/>
        </w:rPr>
        <w:t xml:space="preserve">Information about </w:t>
      </w:r>
      <w:r w:rsidR="005E580D" w:rsidRPr="00A47DDA">
        <w:rPr>
          <w:rFonts w:asciiTheme="minorHAnsi" w:hAnsiTheme="minorHAnsi" w:cstheme="minorHAnsi"/>
          <w:noProof/>
          <w:sz w:val="22"/>
          <w:szCs w:val="22"/>
        </w:rPr>
        <w:t>task</w:t>
      </w:r>
      <w:r w:rsidR="005E580D">
        <w:rPr>
          <w:rFonts w:asciiTheme="minorHAnsi" w:hAnsiTheme="minorHAnsi" w:cstheme="minorHAnsi"/>
          <w:noProof/>
          <w:sz w:val="22"/>
          <w:szCs w:val="22"/>
        </w:rPr>
        <w:t xml:space="preserve"> </w:t>
      </w:r>
      <w:r w:rsidR="005E580D" w:rsidRPr="00A47DDA">
        <w:rPr>
          <w:rFonts w:asciiTheme="minorHAnsi" w:hAnsiTheme="minorHAnsi" w:cstheme="minorHAnsi"/>
          <w:b/>
          <w:bCs/>
          <w:noProof/>
          <w:color w:val="246369" w:themeColor="accent1"/>
          <w:sz w:val="22"/>
          <w:szCs w:val="22"/>
        </w:rPr>
        <w:t>timing</w:t>
      </w:r>
      <w:r w:rsidR="005E580D" w:rsidRPr="00A47DDA">
        <w:rPr>
          <w:rFonts w:asciiTheme="minorHAnsi" w:hAnsiTheme="minorHAnsi" w:cstheme="minorHAnsi"/>
          <w:noProof/>
          <w:color w:val="246369" w:themeColor="accent1"/>
          <w:sz w:val="22"/>
          <w:szCs w:val="22"/>
        </w:rPr>
        <w:t xml:space="preserve"> </w:t>
      </w:r>
      <w:r w:rsidR="005E580D">
        <w:rPr>
          <w:rFonts w:asciiTheme="minorHAnsi" w:hAnsiTheme="minorHAnsi" w:cstheme="minorHAnsi"/>
          <w:noProof/>
          <w:sz w:val="22"/>
          <w:szCs w:val="22"/>
        </w:rPr>
        <w:t xml:space="preserve">&amp; </w:t>
      </w:r>
      <w:r w:rsidR="005E580D" w:rsidRPr="00A47DDA">
        <w:rPr>
          <w:rFonts w:asciiTheme="minorHAnsi" w:hAnsiTheme="minorHAnsi" w:cstheme="minorHAnsi"/>
          <w:b/>
          <w:bCs/>
          <w:noProof/>
          <w:color w:val="246369" w:themeColor="accent1"/>
          <w:sz w:val="22"/>
          <w:szCs w:val="22"/>
        </w:rPr>
        <w:t>delays</w:t>
      </w:r>
      <w:r w:rsidR="005E580D" w:rsidRPr="00A47DDA">
        <w:rPr>
          <w:rFonts w:asciiTheme="minorHAnsi" w:hAnsiTheme="minorHAnsi" w:cstheme="minorHAnsi"/>
          <w:noProof/>
          <w:color w:val="246369" w:themeColor="accent1"/>
          <w:sz w:val="22"/>
          <w:szCs w:val="22"/>
        </w:rPr>
        <w:t xml:space="preserve"> </w:t>
      </w:r>
      <w:r>
        <w:rPr>
          <w:rFonts w:asciiTheme="minorHAnsi" w:hAnsiTheme="minorHAnsi" w:cstheme="minorHAnsi"/>
          <w:noProof/>
          <w:sz w:val="22"/>
          <w:szCs w:val="22"/>
        </w:rPr>
        <w:t xml:space="preserve">is </w:t>
      </w:r>
      <w:r w:rsidR="005E580D">
        <w:rPr>
          <w:rFonts w:asciiTheme="minorHAnsi" w:hAnsiTheme="minorHAnsi" w:cstheme="minorHAnsi"/>
          <w:noProof/>
          <w:sz w:val="22"/>
          <w:szCs w:val="22"/>
        </w:rPr>
        <w:t>displayed as part of the task details</w:t>
      </w:r>
      <w:r w:rsidR="007308A1">
        <w:rPr>
          <w:rFonts w:asciiTheme="minorHAnsi" w:hAnsiTheme="minorHAnsi" w:cstheme="minorHAnsi"/>
          <w:noProof/>
          <w:sz w:val="22"/>
          <w:szCs w:val="22"/>
        </w:rPr>
        <w:t xml:space="preserve">. This is </w:t>
      </w:r>
      <w:r w:rsidR="005D7F5E">
        <w:rPr>
          <w:rFonts w:asciiTheme="minorHAnsi" w:hAnsiTheme="minorHAnsi" w:cstheme="minorHAnsi"/>
          <w:noProof/>
          <w:sz w:val="22"/>
          <w:szCs w:val="22"/>
        </w:rPr>
        <w:t xml:space="preserve">derived from </w:t>
      </w:r>
      <w:r w:rsidR="004C2C93">
        <w:rPr>
          <w:rFonts w:asciiTheme="minorHAnsi" w:hAnsiTheme="minorHAnsi" w:cstheme="minorHAnsi"/>
          <w:noProof/>
          <w:sz w:val="22"/>
          <w:szCs w:val="22"/>
        </w:rPr>
        <w:t xml:space="preserve">how long the task </w:t>
      </w:r>
      <w:r w:rsidR="002107CF">
        <w:rPr>
          <w:rFonts w:asciiTheme="minorHAnsi" w:hAnsiTheme="minorHAnsi" w:cstheme="minorHAnsi"/>
          <w:noProof/>
          <w:sz w:val="22"/>
          <w:szCs w:val="22"/>
        </w:rPr>
        <w:t>should have taken, any expected delays</w:t>
      </w:r>
      <w:r w:rsidR="003B0C71">
        <w:rPr>
          <w:rFonts w:asciiTheme="minorHAnsi" w:hAnsiTheme="minorHAnsi" w:cstheme="minorHAnsi"/>
          <w:noProof/>
          <w:sz w:val="22"/>
          <w:szCs w:val="22"/>
        </w:rPr>
        <w:t>,</w:t>
      </w:r>
      <w:r w:rsidR="002107CF">
        <w:rPr>
          <w:rFonts w:asciiTheme="minorHAnsi" w:hAnsiTheme="minorHAnsi" w:cstheme="minorHAnsi"/>
          <w:noProof/>
          <w:sz w:val="22"/>
          <w:szCs w:val="22"/>
        </w:rPr>
        <w:t xml:space="preserve"> as well as how long the task actually took to com</w:t>
      </w:r>
      <w:r w:rsidR="005F4646">
        <w:rPr>
          <w:rFonts w:asciiTheme="minorHAnsi" w:hAnsiTheme="minorHAnsi" w:cstheme="minorHAnsi"/>
          <w:noProof/>
          <w:sz w:val="22"/>
          <w:szCs w:val="22"/>
        </w:rPr>
        <w:t>p</w:t>
      </w:r>
      <w:r w:rsidR="002107CF">
        <w:rPr>
          <w:rFonts w:asciiTheme="minorHAnsi" w:hAnsiTheme="minorHAnsi" w:cstheme="minorHAnsi"/>
          <w:noProof/>
          <w:sz w:val="22"/>
          <w:szCs w:val="22"/>
        </w:rPr>
        <w:t>lete.</w:t>
      </w:r>
    </w:p>
    <w:p w14:paraId="71A06200" w14:textId="2DCD8546" w:rsidR="00AD4BC5" w:rsidRDefault="00935C25" w:rsidP="00935C25">
      <w:pPr>
        <w:spacing w:after="480"/>
        <w:rPr>
          <w:rFonts w:asciiTheme="minorHAnsi" w:hAnsiTheme="minorHAnsi" w:cstheme="minorHAnsi"/>
          <w:noProof/>
          <w:sz w:val="22"/>
          <w:szCs w:val="22"/>
          <w:highlight w:val="yellow"/>
        </w:rPr>
      </w:pPr>
      <w:r>
        <w:rPr>
          <w:noProof/>
        </w:rPr>
        <mc:AlternateContent>
          <mc:Choice Requires="wps">
            <w:drawing>
              <wp:anchor distT="0" distB="0" distL="114300" distR="114300" simplePos="0" relativeHeight="251658281" behindDoc="0" locked="0" layoutInCell="1" allowOverlap="1" wp14:anchorId="6626AB81" wp14:editId="3585D32D">
                <wp:simplePos x="0" y="0"/>
                <wp:positionH relativeFrom="column">
                  <wp:posOffset>181155</wp:posOffset>
                </wp:positionH>
                <wp:positionV relativeFrom="paragraph">
                  <wp:posOffset>2513474</wp:posOffset>
                </wp:positionV>
                <wp:extent cx="1679640" cy="150495"/>
                <wp:effectExtent l="0" t="0" r="15875" b="20955"/>
                <wp:wrapNone/>
                <wp:docPr id="1570789191" name="Rectangle 3"/>
                <wp:cNvGraphicFramePr/>
                <a:graphic xmlns:a="http://schemas.openxmlformats.org/drawingml/2006/main">
                  <a:graphicData uri="http://schemas.microsoft.com/office/word/2010/wordprocessingShape">
                    <wps:wsp>
                      <wps:cNvSpPr/>
                      <wps:spPr>
                        <a:xfrm>
                          <a:off x="0" y="0"/>
                          <a:ext cx="1679640" cy="150495"/>
                        </a:xfrm>
                        <a:prstGeom prst="rect">
                          <a:avLst/>
                        </a:prstGeom>
                        <a:noFill/>
                        <a:ln w="19050">
                          <a:solidFill>
                            <a:schemeClr val="accent6">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14.25pt;margin-top:197.9pt;width:132.25pt;height:11.85pt;z-index:25124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33beff [1625]" strokeweight="1.5pt" w14:anchorId="68ABBA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"/>
            </w:pict>
          </mc:Fallback>
        </mc:AlternateContent>
      </w:r>
      <w:r>
        <w:rPr>
          <w:noProof/>
          <w:color w:val="990033"/>
        </w:rPr>
        <mc:AlternateContent>
          <mc:Choice Requires="wps">
            <w:drawing>
              <wp:anchor distT="0" distB="0" distL="114300" distR="114300" simplePos="0" relativeHeight="251658291" behindDoc="0" locked="0" layoutInCell="1" allowOverlap="1" wp14:anchorId="1A2FC1AD" wp14:editId="541344FF">
                <wp:simplePos x="0" y="0"/>
                <wp:positionH relativeFrom="column">
                  <wp:posOffset>1885315</wp:posOffset>
                </wp:positionH>
                <wp:positionV relativeFrom="paragraph">
                  <wp:posOffset>2471420</wp:posOffset>
                </wp:positionV>
                <wp:extent cx="1054100" cy="417830"/>
                <wp:effectExtent l="19050" t="0" r="12700" b="58420"/>
                <wp:wrapNone/>
                <wp:docPr id="1970953301" name="Arrow: Right 2"/>
                <wp:cNvGraphicFramePr/>
                <a:graphic xmlns:a="http://schemas.openxmlformats.org/drawingml/2006/main">
                  <a:graphicData uri="http://schemas.microsoft.com/office/word/2010/wordprocessingShape">
                    <wps:wsp>
                      <wps:cNvSpPr/>
                      <wps:spPr>
                        <a:xfrm rot="420699">
                          <a:off x="0" y="0"/>
                          <a:ext cx="1054100" cy="417830"/>
                        </a:xfrm>
                        <a:prstGeom prst="rightArrow">
                          <a:avLst>
                            <a:gd name="adj1" fmla="val 50000"/>
                            <a:gd name="adj2" fmla="val 31455"/>
                          </a:avLst>
                        </a:prstGeom>
                        <a:solidFill>
                          <a:schemeClr val="accent6">
                            <a:lumMod val="50000"/>
                            <a:lumOff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4F9127A" w14:textId="62EA9FB4" w:rsidR="00B05CA0" w:rsidRPr="007C2C58" w:rsidRDefault="00B05CA0" w:rsidP="00B05CA0">
                            <w:pPr>
                              <w:jc w:val="center"/>
                              <w:rPr>
                                <w:rFonts w:asciiTheme="majorHAnsi" w:hAnsiTheme="majorHAnsi" w:cstheme="majorHAnsi"/>
                                <w:sz w:val="16"/>
                                <w:szCs w:val="16"/>
                                <w:lang w:val="en-US"/>
                              </w:rPr>
                            </w:pPr>
                            <w:r w:rsidRPr="007C2C58">
                              <w:rPr>
                                <w:rFonts w:asciiTheme="majorHAnsi" w:hAnsiTheme="majorHAnsi" w:cstheme="majorHAnsi"/>
                                <w:sz w:val="16"/>
                                <w:szCs w:val="16"/>
                                <w:lang w:val="en-US"/>
                              </w:rPr>
                              <w:t>Actual Duration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FC1AD" id="_x0000_s1079" type="#_x0000_t13" style="position:absolute;margin-left:148.45pt;margin-top:194.6pt;width:83pt;height:32.9pt;rotation:459515fd;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" adj="18907" fillcolor="#33beff [1625]" stroked="f" strokeweight="1pt">
                <v:textbox>
                  <w:txbxContent>
                    <w:p w14:paraId="04F9127A" w14:textId="62EA9FB4" w:rsidR="00B05CA0" w:rsidRPr="007C2C58" w:rsidRDefault="00B05CA0" w:rsidP="00B05CA0">
                      <w:pPr>
                        <w:jc w:val="center"/>
                        <w:rPr>
                          <w:rFonts w:asciiTheme="majorHAnsi" w:hAnsiTheme="majorHAnsi" w:cstheme="majorHAnsi"/>
                          <w:sz w:val="16"/>
                          <w:szCs w:val="16"/>
                          <w:lang w:val="en-US"/>
                        </w:rPr>
                      </w:pPr>
                      <w:r w:rsidRPr="007C2C58">
                        <w:rPr>
                          <w:rFonts w:asciiTheme="majorHAnsi" w:hAnsiTheme="majorHAnsi" w:cstheme="majorHAnsi"/>
                          <w:sz w:val="16"/>
                          <w:szCs w:val="16"/>
                          <w:lang w:val="en-US"/>
                        </w:rPr>
                        <w:t>Actual Duration</w:t>
                      </w:r>
                    </w:p>
                  </w:txbxContent>
                </v:textbox>
              </v:shape>
            </w:pict>
          </mc:Fallback>
        </mc:AlternateContent>
      </w:r>
      <w:r w:rsidRPr="007F4C1C">
        <w:rPr>
          <w:noProof/>
          <w:color w:val="990033"/>
        </w:rPr>
        <mc:AlternateContent>
          <mc:Choice Requires="wps">
            <w:drawing>
              <wp:anchor distT="0" distB="0" distL="114300" distR="114300" simplePos="0" relativeHeight="251658286" behindDoc="0" locked="0" layoutInCell="1" allowOverlap="1" wp14:anchorId="2531E984" wp14:editId="3A838AA4">
                <wp:simplePos x="0" y="0"/>
                <wp:positionH relativeFrom="column">
                  <wp:posOffset>806821</wp:posOffset>
                </wp:positionH>
                <wp:positionV relativeFrom="paragraph">
                  <wp:posOffset>1572260</wp:posOffset>
                </wp:positionV>
                <wp:extent cx="1995805" cy="762000"/>
                <wp:effectExtent l="38100" t="38100" r="118745" b="247650"/>
                <wp:wrapNone/>
                <wp:docPr id="1018158002" name="Speech Bubble: Rectangle 2"/>
                <wp:cNvGraphicFramePr/>
                <a:graphic xmlns:a="http://schemas.openxmlformats.org/drawingml/2006/main">
                  <a:graphicData uri="http://schemas.microsoft.com/office/word/2010/wordprocessingShape">
                    <wps:wsp>
                      <wps:cNvSpPr/>
                      <wps:spPr>
                        <a:xfrm>
                          <a:off x="0" y="0"/>
                          <a:ext cx="1995805" cy="762000"/>
                        </a:xfrm>
                        <a:prstGeom prst="wedgeRectCallout">
                          <a:avLst>
                            <a:gd name="adj1" fmla="val 18509"/>
                            <a:gd name="adj2" fmla="val 68216"/>
                          </a:avLst>
                        </a:prstGeom>
                        <a:solidFill>
                          <a:schemeClr val="bg1"/>
                        </a:solidFill>
                        <a:ln w="12700">
                          <a:solidFill>
                            <a:schemeClr val="accent6">
                              <a:lumMod val="50000"/>
                              <a:lumOff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1E0C527" w14:textId="2F652B87" w:rsidR="00A17D9E" w:rsidRPr="00CC0583" w:rsidRDefault="005C65C3" w:rsidP="00A17D9E">
                            <w:pPr>
                              <w:pStyle w:val="CommentText"/>
                              <w:spacing w:after="0" w:line="240" w:lineRule="auto"/>
                              <w:ind w:left="0"/>
                              <w:rPr>
                                <w:rStyle w:val="IntenseEmphasis"/>
                                <w:rFonts w:ascii="Arial" w:hAnsi="Arial" w:cs="Arial"/>
                                <w:i w:val="0"/>
                                <w:iCs w:val="0"/>
                                <w:color w:val="313435" w:themeColor="accent5" w:themeShade="80"/>
                              </w:rPr>
                            </w:pPr>
                            <w:r w:rsidRPr="00B339C6">
                              <w:rPr>
                                <w:rStyle w:val="IntenseEmphasis"/>
                                <w:rFonts w:ascii="Arial" w:hAnsi="Arial" w:cs="Arial"/>
                                <w:b/>
                                <w:bCs/>
                                <w:i w:val="0"/>
                                <w:iCs w:val="0"/>
                                <w:color w:val="31BDFF" w:themeColor="accent6" w:themeTint="80"/>
                              </w:rPr>
                              <w:t>Actual Duration</w:t>
                            </w:r>
                            <w:r w:rsidRPr="00B339C6">
                              <w:rPr>
                                <w:rStyle w:val="IntenseEmphasis"/>
                                <w:rFonts w:ascii="Arial" w:hAnsi="Arial" w:cs="Arial"/>
                                <w:i w:val="0"/>
                                <w:iCs w:val="0"/>
                                <w:color w:val="31BDFF" w:themeColor="accent6" w:themeTint="80"/>
                              </w:rPr>
                              <w:t xml:space="preserve"> </w:t>
                            </w:r>
                            <w:r>
                              <w:rPr>
                                <w:rStyle w:val="IntenseEmphasis"/>
                                <w:rFonts w:ascii="Arial" w:hAnsi="Arial" w:cs="Arial"/>
                                <w:i w:val="0"/>
                                <w:iCs w:val="0"/>
                                <w:color w:val="313435" w:themeColor="accent5" w:themeShade="80"/>
                              </w:rPr>
                              <w:t xml:space="preserve">of a task is the number of days from </w:t>
                            </w:r>
                            <w:r w:rsidR="003F3CD1">
                              <w:rPr>
                                <w:rStyle w:val="IntenseEmphasis"/>
                                <w:rFonts w:ascii="Arial" w:hAnsi="Arial" w:cs="Arial"/>
                                <w:i w:val="0"/>
                                <w:iCs w:val="0"/>
                                <w:color w:val="313435" w:themeColor="accent5" w:themeShade="80"/>
                              </w:rPr>
                              <w:t>when the</w:t>
                            </w:r>
                            <w:r>
                              <w:rPr>
                                <w:rStyle w:val="IntenseEmphasis"/>
                                <w:rFonts w:ascii="Arial" w:hAnsi="Arial" w:cs="Arial"/>
                                <w:i w:val="0"/>
                                <w:iCs w:val="0"/>
                                <w:color w:val="313435" w:themeColor="accent5" w:themeShade="80"/>
                              </w:rPr>
                              <w:t xml:space="preserve"> task should have started, to </w:t>
                            </w:r>
                            <w:r w:rsidR="00773805">
                              <w:rPr>
                                <w:rStyle w:val="IntenseEmphasis"/>
                                <w:rFonts w:ascii="Arial" w:hAnsi="Arial" w:cs="Arial"/>
                                <w:i w:val="0"/>
                                <w:iCs w:val="0"/>
                                <w:color w:val="313435" w:themeColor="accent5" w:themeShade="80"/>
                              </w:rPr>
                              <w:t xml:space="preserve">when it </w:t>
                            </w:r>
                            <w:r w:rsidR="003F3CD1">
                              <w:rPr>
                                <w:rStyle w:val="IntenseEmphasis"/>
                                <w:rFonts w:ascii="Arial" w:hAnsi="Arial" w:cs="Arial"/>
                                <w:i w:val="0"/>
                                <w:iCs w:val="0"/>
                                <w:color w:val="313435" w:themeColor="accent5" w:themeShade="80"/>
                              </w:rPr>
                              <w:t>was</w:t>
                            </w:r>
                            <w:r w:rsidR="00343B7A">
                              <w:rPr>
                                <w:rStyle w:val="IntenseEmphasis"/>
                                <w:rFonts w:ascii="Arial" w:hAnsi="Arial" w:cs="Arial"/>
                                <w:i w:val="0"/>
                                <w:iCs w:val="0"/>
                                <w:color w:val="313435" w:themeColor="accent5" w:themeShade="80"/>
                              </w:rPr>
                              <w:t xml:space="preserve"> </w:t>
                            </w:r>
                            <w:r w:rsidR="003F3CD1">
                              <w:rPr>
                                <w:rStyle w:val="IntenseEmphasis"/>
                                <w:rFonts w:ascii="Arial" w:hAnsi="Arial" w:cs="Arial"/>
                                <w:i w:val="0"/>
                                <w:iCs w:val="0"/>
                                <w:color w:val="313435" w:themeColor="accent5" w:themeShade="80"/>
                              </w:rPr>
                              <w:t>completed.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1E984" id="_x0000_s1080" type="#_x0000_t61" style="position:absolute;margin-left:63.55pt;margin-top:123.8pt;width:157.15pt;height:60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" adj="14798,25535" fillcolor="white [3212]" strokecolor="#33beff [1625]" strokeweight="1pt">
                <v:shadow on="t" color="black" opacity="26214f" origin="-.5,-.5" offset=".74836mm,.74836mm"/>
                <v:textbox>
                  <w:txbxContent>
                    <w:p w14:paraId="11E0C527" w14:textId="2F652B87" w:rsidR="00A17D9E" w:rsidRPr="00CC0583" w:rsidRDefault="005C65C3" w:rsidP="00A17D9E">
                      <w:pPr>
                        <w:pStyle w:val="CommentText"/>
                        <w:spacing w:after="0" w:line="240" w:lineRule="auto"/>
                        <w:ind w:left="0"/>
                        <w:rPr>
                          <w:rStyle w:val="IntenseEmphasis"/>
                          <w:rFonts w:ascii="Arial" w:hAnsi="Arial" w:cs="Arial"/>
                          <w:i w:val="0"/>
                          <w:iCs w:val="0"/>
                          <w:color w:val="313435" w:themeColor="accent5" w:themeShade="80"/>
                        </w:rPr>
                      </w:pPr>
                      <w:r w:rsidRPr="00B339C6">
                        <w:rPr>
                          <w:rStyle w:val="IntenseEmphasis"/>
                          <w:rFonts w:ascii="Arial" w:hAnsi="Arial" w:cs="Arial"/>
                          <w:b/>
                          <w:bCs/>
                          <w:i w:val="0"/>
                          <w:iCs w:val="0"/>
                          <w:color w:val="31BDFF" w:themeColor="accent6" w:themeTint="80"/>
                        </w:rPr>
                        <w:t>Actual Duration</w:t>
                      </w:r>
                      <w:r w:rsidRPr="00B339C6">
                        <w:rPr>
                          <w:rStyle w:val="IntenseEmphasis"/>
                          <w:rFonts w:ascii="Arial" w:hAnsi="Arial" w:cs="Arial"/>
                          <w:i w:val="0"/>
                          <w:iCs w:val="0"/>
                          <w:color w:val="31BDFF" w:themeColor="accent6" w:themeTint="80"/>
                        </w:rPr>
                        <w:t xml:space="preserve"> </w:t>
                      </w:r>
                      <w:r>
                        <w:rPr>
                          <w:rStyle w:val="IntenseEmphasis"/>
                          <w:rFonts w:ascii="Arial" w:hAnsi="Arial" w:cs="Arial"/>
                          <w:i w:val="0"/>
                          <w:iCs w:val="0"/>
                          <w:color w:val="313435" w:themeColor="accent5" w:themeShade="80"/>
                        </w:rPr>
                        <w:t xml:space="preserve">of a task is the number of days from </w:t>
                      </w:r>
                      <w:r w:rsidR="003F3CD1">
                        <w:rPr>
                          <w:rStyle w:val="IntenseEmphasis"/>
                          <w:rFonts w:ascii="Arial" w:hAnsi="Arial" w:cs="Arial"/>
                          <w:i w:val="0"/>
                          <w:iCs w:val="0"/>
                          <w:color w:val="313435" w:themeColor="accent5" w:themeShade="80"/>
                        </w:rPr>
                        <w:t>when the</w:t>
                      </w:r>
                      <w:r>
                        <w:rPr>
                          <w:rStyle w:val="IntenseEmphasis"/>
                          <w:rFonts w:ascii="Arial" w:hAnsi="Arial" w:cs="Arial"/>
                          <w:i w:val="0"/>
                          <w:iCs w:val="0"/>
                          <w:color w:val="313435" w:themeColor="accent5" w:themeShade="80"/>
                        </w:rPr>
                        <w:t xml:space="preserve"> task should have started, to </w:t>
                      </w:r>
                      <w:r w:rsidR="00773805">
                        <w:rPr>
                          <w:rStyle w:val="IntenseEmphasis"/>
                          <w:rFonts w:ascii="Arial" w:hAnsi="Arial" w:cs="Arial"/>
                          <w:i w:val="0"/>
                          <w:iCs w:val="0"/>
                          <w:color w:val="313435" w:themeColor="accent5" w:themeShade="80"/>
                        </w:rPr>
                        <w:t xml:space="preserve">when it </w:t>
                      </w:r>
                      <w:r w:rsidR="003F3CD1">
                        <w:rPr>
                          <w:rStyle w:val="IntenseEmphasis"/>
                          <w:rFonts w:ascii="Arial" w:hAnsi="Arial" w:cs="Arial"/>
                          <w:i w:val="0"/>
                          <w:iCs w:val="0"/>
                          <w:color w:val="313435" w:themeColor="accent5" w:themeShade="80"/>
                        </w:rPr>
                        <w:t>was</w:t>
                      </w:r>
                      <w:r w:rsidR="00343B7A">
                        <w:rPr>
                          <w:rStyle w:val="IntenseEmphasis"/>
                          <w:rFonts w:ascii="Arial" w:hAnsi="Arial" w:cs="Arial"/>
                          <w:i w:val="0"/>
                          <w:iCs w:val="0"/>
                          <w:color w:val="313435" w:themeColor="accent5" w:themeShade="80"/>
                        </w:rPr>
                        <w:t xml:space="preserve"> </w:t>
                      </w:r>
                      <w:r w:rsidR="003F3CD1">
                        <w:rPr>
                          <w:rStyle w:val="IntenseEmphasis"/>
                          <w:rFonts w:ascii="Arial" w:hAnsi="Arial" w:cs="Arial"/>
                          <w:i w:val="0"/>
                          <w:iCs w:val="0"/>
                          <w:color w:val="313435" w:themeColor="accent5" w:themeShade="80"/>
                        </w:rPr>
                        <w:t>completed.</w:t>
                      </w:r>
                    </w:p>
                  </w:txbxContent>
                </v:textbox>
              </v:shape>
            </w:pict>
          </mc:Fallback>
        </mc:AlternateContent>
      </w:r>
      <w:r>
        <w:rPr>
          <w:noProof/>
        </w:rPr>
        <mc:AlternateContent>
          <mc:Choice Requires="wps">
            <w:drawing>
              <wp:anchor distT="0" distB="0" distL="114300" distR="114300" simplePos="0" relativeHeight="251658282" behindDoc="0" locked="0" layoutInCell="1" allowOverlap="1" wp14:anchorId="37BB1277" wp14:editId="42879203">
                <wp:simplePos x="0" y="0"/>
                <wp:positionH relativeFrom="column">
                  <wp:posOffset>2939679</wp:posOffset>
                </wp:positionH>
                <wp:positionV relativeFrom="paragraph">
                  <wp:posOffset>2669540</wp:posOffset>
                </wp:positionV>
                <wp:extent cx="1971675" cy="333375"/>
                <wp:effectExtent l="0" t="0" r="28575" b="28575"/>
                <wp:wrapNone/>
                <wp:docPr id="383859527" name="Rectangle 3"/>
                <wp:cNvGraphicFramePr/>
                <a:graphic xmlns:a="http://schemas.openxmlformats.org/drawingml/2006/main">
                  <a:graphicData uri="http://schemas.microsoft.com/office/word/2010/wordprocessingShape">
                    <wps:wsp>
                      <wps:cNvSpPr/>
                      <wps:spPr>
                        <a:xfrm>
                          <a:off x="0" y="0"/>
                          <a:ext cx="1971675" cy="333375"/>
                        </a:xfrm>
                        <a:prstGeom prst="rect">
                          <a:avLst/>
                        </a:prstGeom>
                        <a:noFill/>
                        <a:ln w="19050">
                          <a:solidFill>
                            <a:schemeClr val="accent6">
                              <a:lumMod val="50000"/>
                              <a:lumOff val="50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231.45pt;margin-top:210.2pt;width:155.25pt;height:26.25pt;z-index:25124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33beff [1625]" strokeweight="1.5pt" w14:anchorId="5ACA65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"/>
            </w:pict>
          </mc:Fallback>
        </mc:AlternateContent>
      </w:r>
      <w:r>
        <w:rPr>
          <w:noProof/>
        </w:rPr>
        <mc:AlternateContent>
          <mc:Choice Requires="wps">
            <w:drawing>
              <wp:anchor distT="0" distB="0" distL="114300" distR="114300" simplePos="0" relativeHeight="251658288" behindDoc="0" locked="0" layoutInCell="1" allowOverlap="1" wp14:anchorId="297EA0E4" wp14:editId="65F94638">
                <wp:simplePos x="0" y="0"/>
                <wp:positionH relativeFrom="column">
                  <wp:posOffset>1418590</wp:posOffset>
                </wp:positionH>
                <wp:positionV relativeFrom="paragraph">
                  <wp:posOffset>2939786</wp:posOffset>
                </wp:positionV>
                <wp:extent cx="1484630" cy="561340"/>
                <wp:effectExtent l="114300" t="38100" r="115570" b="105410"/>
                <wp:wrapNone/>
                <wp:docPr id="1644636154" name="Speech Bubble: Rectangle 2"/>
                <wp:cNvGraphicFramePr/>
                <a:graphic xmlns:a="http://schemas.openxmlformats.org/drawingml/2006/main">
                  <a:graphicData uri="http://schemas.microsoft.com/office/word/2010/wordprocessingShape">
                    <wps:wsp>
                      <wps:cNvSpPr/>
                      <wps:spPr>
                        <a:xfrm>
                          <a:off x="0" y="0"/>
                          <a:ext cx="1484630" cy="561340"/>
                        </a:xfrm>
                        <a:prstGeom prst="wedgeRectCallout">
                          <a:avLst>
                            <a:gd name="adj1" fmla="val -54767"/>
                            <a:gd name="adj2" fmla="val -21120"/>
                          </a:avLst>
                        </a:prstGeom>
                        <a:solidFill>
                          <a:schemeClr val="bg1"/>
                        </a:solidFill>
                        <a:ln w="12700">
                          <a:solidFill>
                            <a:schemeClr val="accent1"/>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21A3ABC" w14:textId="3CCC8254" w:rsidR="00A97E43" w:rsidRPr="00534C47" w:rsidRDefault="005D7526" w:rsidP="00A97E4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w:t>
                            </w:r>
                            <w:r w:rsidR="007F4C1C" w:rsidRPr="007F4C1C">
                              <w:rPr>
                                <w:rStyle w:val="IntenseEmphasis"/>
                                <w:rFonts w:ascii="Arial" w:hAnsi="Arial" w:cs="Arial"/>
                                <w:i w:val="0"/>
                                <w:iCs w:val="0"/>
                                <w:color w:val="313435" w:themeColor="accent5" w:themeShade="80"/>
                              </w:rPr>
                              <w:t xml:space="preserve">umber of days this type of task is </w:t>
                            </w:r>
                            <w:r w:rsidR="005713BD">
                              <w:rPr>
                                <w:rStyle w:val="IntenseEmphasis"/>
                                <w:rFonts w:ascii="Arial" w:hAnsi="Arial" w:cs="Arial"/>
                                <w:i w:val="0"/>
                                <w:iCs w:val="0"/>
                                <w:color w:val="313435" w:themeColor="accent5" w:themeShade="80"/>
                              </w:rPr>
                              <w:t>typically</w:t>
                            </w:r>
                            <w:r w:rsidR="00633EA5">
                              <w:rPr>
                                <w:rStyle w:val="IntenseEmphasis"/>
                                <w:rFonts w:ascii="Arial" w:hAnsi="Arial" w:cs="Arial"/>
                                <w:i w:val="0"/>
                                <w:iCs w:val="0"/>
                                <w:color w:val="313435" w:themeColor="accent5" w:themeShade="80"/>
                              </w:rPr>
                              <w:t xml:space="preserve"> </w:t>
                            </w:r>
                            <w:r w:rsidR="007F4C1C" w:rsidRPr="007F4C1C">
                              <w:rPr>
                                <w:rStyle w:val="IntenseEmphasis"/>
                                <w:rFonts w:ascii="Arial" w:hAnsi="Arial" w:cs="Arial"/>
                                <w:i w:val="0"/>
                                <w:iCs w:val="0"/>
                                <w:color w:val="313435" w:themeColor="accent5" w:themeShade="80"/>
                              </w:rPr>
                              <w:t>expected to take</w:t>
                            </w:r>
                            <w:r w:rsidR="00A97E43">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EA0E4" id="_x0000_s1081" type="#_x0000_t61" style="position:absolute;margin-left:111.7pt;margin-top:231.5pt;width:116.9pt;height:44.2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" adj="-1030,6238" fillcolor="white [3212]" strokecolor="#246369 [3204]" strokeweight="1pt">
                <v:shadow on="t" color="black" opacity="26214f" origin="-.5,-.5" offset=".74836mm,.74836mm"/>
                <v:textbox>
                  <w:txbxContent>
                    <w:p w14:paraId="121A3ABC" w14:textId="3CCC8254" w:rsidR="00A97E43" w:rsidRPr="00534C47" w:rsidRDefault="005D7526" w:rsidP="00A97E4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w:t>
                      </w:r>
                      <w:r w:rsidR="007F4C1C" w:rsidRPr="007F4C1C">
                        <w:rPr>
                          <w:rStyle w:val="IntenseEmphasis"/>
                          <w:rFonts w:ascii="Arial" w:hAnsi="Arial" w:cs="Arial"/>
                          <w:i w:val="0"/>
                          <w:iCs w:val="0"/>
                          <w:color w:val="313435" w:themeColor="accent5" w:themeShade="80"/>
                        </w:rPr>
                        <w:t xml:space="preserve">umber of days this type of task is </w:t>
                      </w:r>
                      <w:r w:rsidR="005713BD">
                        <w:rPr>
                          <w:rStyle w:val="IntenseEmphasis"/>
                          <w:rFonts w:ascii="Arial" w:hAnsi="Arial" w:cs="Arial"/>
                          <w:i w:val="0"/>
                          <w:iCs w:val="0"/>
                          <w:color w:val="313435" w:themeColor="accent5" w:themeShade="80"/>
                        </w:rPr>
                        <w:t>typically</w:t>
                      </w:r>
                      <w:r w:rsidR="00633EA5">
                        <w:rPr>
                          <w:rStyle w:val="IntenseEmphasis"/>
                          <w:rFonts w:ascii="Arial" w:hAnsi="Arial" w:cs="Arial"/>
                          <w:i w:val="0"/>
                          <w:iCs w:val="0"/>
                          <w:color w:val="313435" w:themeColor="accent5" w:themeShade="80"/>
                        </w:rPr>
                        <w:t xml:space="preserve"> </w:t>
                      </w:r>
                      <w:r w:rsidR="007F4C1C" w:rsidRPr="007F4C1C">
                        <w:rPr>
                          <w:rStyle w:val="IntenseEmphasis"/>
                          <w:rFonts w:ascii="Arial" w:hAnsi="Arial" w:cs="Arial"/>
                          <w:i w:val="0"/>
                          <w:iCs w:val="0"/>
                          <w:color w:val="313435" w:themeColor="accent5" w:themeShade="80"/>
                        </w:rPr>
                        <w:t>expected to take</w:t>
                      </w:r>
                      <w:r w:rsidR="00A97E43">
                        <w:rPr>
                          <w:rStyle w:val="IntenseEmphasis"/>
                          <w:rFonts w:ascii="Arial" w:hAnsi="Arial" w:cs="Arial"/>
                          <w:i w:val="0"/>
                          <w:iCs w:val="0"/>
                          <w:color w:val="313435" w:themeColor="accent5" w:themeShade="80"/>
                        </w:rPr>
                        <w:t>.</w:t>
                      </w:r>
                    </w:p>
                  </w:txbxContent>
                </v:textbox>
              </v:shape>
            </w:pict>
          </mc:Fallback>
        </mc:AlternateContent>
      </w:r>
      <w:r>
        <w:rPr>
          <w:noProof/>
        </w:rPr>
        <mc:AlternateContent>
          <mc:Choice Requires="wps">
            <w:drawing>
              <wp:anchor distT="0" distB="0" distL="114300" distR="114300" simplePos="0" relativeHeight="251658287" behindDoc="0" locked="0" layoutInCell="1" allowOverlap="1" wp14:anchorId="24A8AFA7" wp14:editId="2707B6F9">
                <wp:simplePos x="0" y="0"/>
                <wp:positionH relativeFrom="column">
                  <wp:posOffset>173355</wp:posOffset>
                </wp:positionH>
                <wp:positionV relativeFrom="paragraph">
                  <wp:posOffset>3026781</wp:posOffset>
                </wp:positionV>
                <wp:extent cx="1518285" cy="150495"/>
                <wp:effectExtent l="0" t="0" r="24765" b="20955"/>
                <wp:wrapNone/>
                <wp:docPr id="2023980835" name="Rectangle 3"/>
                <wp:cNvGraphicFramePr/>
                <a:graphic xmlns:a="http://schemas.openxmlformats.org/drawingml/2006/main">
                  <a:graphicData uri="http://schemas.microsoft.com/office/word/2010/wordprocessingShape">
                    <wps:wsp>
                      <wps:cNvSpPr/>
                      <wps:spPr>
                        <a:xfrm>
                          <a:off x="0" y="0"/>
                          <a:ext cx="1518285" cy="150495"/>
                        </a:xfrm>
                        <a:prstGeom prst="rect">
                          <a:avLst/>
                        </a:prstGeom>
                        <a:noFill/>
                        <a:ln w="19050">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13.65pt;margin-top:238.35pt;width:119.55pt;height:11.85pt;z-index:25125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246369 [3204]" strokeweight="1.5pt" w14:anchorId="7FD761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"/>
            </w:pict>
          </mc:Fallback>
        </mc:AlternateContent>
      </w:r>
      <w:r w:rsidRPr="007F4C1C">
        <w:rPr>
          <w:noProof/>
          <w:color w:val="990033"/>
        </w:rPr>
        <mc:AlternateContent>
          <mc:Choice Requires="wps">
            <w:drawing>
              <wp:anchor distT="0" distB="0" distL="114300" distR="114300" simplePos="0" relativeHeight="251658280" behindDoc="0" locked="0" layoutInCell="1" allowOverlap="1" wp14:anchorId="2B67336E" wp14:editId="6E03461F">
                <wp:simplePos x="0" y="0"/>
                <wp:positionH relativeFrom="column">
                  <wp:posOffset>1159510</wp:posOffset>
                </wp:positionH>
                <wp:positionV relativeFrom="paragraph">
                  <wp:posOffset>3980815</wp:posOffset>
                </wp:positionV>
                <wp:extent cx="1772920" cy="390525"/>
                <wp:effectExtent l="38100" t="247650" r="113030" b="123825"/>
                <wp:wrapNone/>
                <wp:docPr id="641654459" name="Speech Bubble: Rectangle 2"/>
                <wp:cNvGraphicFramePr/>
                <a:graphic xmlns:a="http://schemas.openxmlformats.org/drawingml/2006/main">
                  <a:graphicData uri="http://schemas.microsoft.com/office/word/2010/wordprocessingShape">
                    <wps:wsp>
                      <wps:cNvSpPr/>
                      <wps:spPr>
                        <a:xfrm>
                          <a:off x="0" y="0"/>
                          <a:ext cx="1772920" cy="390525"/>
                        </a:xfrm>
                        <a:prstGeom prst="wedgeRectCallout">
                          <a:avLst>
                            <a:gd name="adj1" fmla="val -31110"/>
                            <a:gd name="adj2" fmla="val -102209"/>
                          </a:avLst>
                        </a:prstGeom>
                        <a:solidFill>
                          <a:schemeClr val="bg1"/>
                        </a:solidFill>
                        <a:ln w="12700">
                          <a:solidFill>
                            <a:srgbClr val="993366"/>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8680B85" w14:textId="5C28303C" w:rsidR="00CC0583" w:rsidRPr="00CC0583" w:rsidRDefault="006F4E84" w:rsidP="00CC058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Number</w:t>
                            </w:r>
                            <w:r w:rsidR="002C7888">
                              <w:rPr>
                                <w:rStyle w:val="IntenseEmphasis"/>
                                <w:rFonts w:ascii="Arial" w:hAnsi="Arial" w:cs="Arial"/>
                                <w:i w:val="0"/>
                                <w:iCs w:val="0"/>
                                <w:color w:val="313435" w:themeColor="accent5" w:themeShade="80"/>
                              </w:rPr>
                              <w:t xml:space="preserve"> </w:t>
                            </w:r>
                            <w:r>
                              <w:rPr>
                                <w:rStyle w:val="IntenseEmphasis"/>
                                <w:rFonts w:ascii="Arial" w:hAnsi="Arial" w:cs="Arial"/>
                                <w:i w:val="0"/>
                                <w:iCs w:val="0"/>
                                <w:color w:val="313435" w:themeColor="accent5" w:themeShade="80"/>
                              </w:rPr>
                              <w:t xml:space="preserve">of days by which the </w:t>
                            </w:r>
                            <w:r w:rsidR="00CC0583">
                              <w:rPr>
                                <w:rStyle w:val="IntenseEmphasis"/>
                                <w:rFonts w:ascii="Arial" w:hAnsi="Arial" w:cs="Arial"/>
                                <w:i w:val="0"/>
                                <w:iCs w:val="0"/>
                                <w:color w:val="313435" w:themeColor="accent5" w:themeShade="80"/>
                              </w:rPr>
                              <w:t>task is</w:t>
                            </w:r>
                            <w:r>
                              <w:rPr>
                                <w:rStyle w:val="IntenseEmphasis"/>
                                <w:rFonts w:ascii="Arial" w:hAnsi="Arial" w:cs="Arial"/>
                                <w:i w:val="0"/>
                                <w:iCs w:val="0"/>
                                <w:color w:val="313435" w:themeColor="accent5" w:themeShade="80"/>
                              </w:rPr>
                              <w:t xml:space="preserve">/was </w:t>
                            </w:r>
                            <w:r w:rsidR="00CC0583">
                              <w:rPr>
                                <w:rStyle w:val="IntenseEmphasis"/>
                                <w:rFonts w:ascii="Arial" w:hAnsi="Arial" w:cs="Arial"/>
                                <w:i w:val="0"/>
                                <w:iCs w:val="0"/>
                                <w:color w:val="313435" w:themeColor="accent5" w:themeShade="80"/>
                              </w:rPr>
                              <w:t>overdue</w:t>
                            </w:r>
                            <w:r w:rsidR="002C7888">
                              <w:rPr>
                                <w:rStyle w:val="IntenseEmphasis"/>
                                <w:rFonts w:ascii="Arial" w:hAnsi="Arial" w:cs="Arial"/>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7336E" id="_x0000_s1082" type="#_x0000_t61" style="position:absolute;margin-left:91.3pt;margin-top:313.45pt;width:139.6pt;height:30.75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" adj="4080,-11277" fillcolor="white [3212]" strokecolor="#936" strokeweight="1pt">
                <v:shadow on="t" color="black" opacity="26214f" origin="-.5,-.5" offset=".74836mm,.74836mm"/>
                <v:textbox>
                  <w:txbxContent>
                    <w:p w14:paraId="18680B85" w14:textId="5C28303C" w:rsidR="00CC0583" w:rsidRPr="00CC0583" w:rsidRDefault="006F4E84" w:rsidP="00CC0583">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Number</w:t>
                      </w:r>
                      <w:r w:rsidR="002C7888">
                        <w:rPr>
                          <w:rStyle w:val="IntenseEmphasis"/>
                          <w:rFonts w:ascii="Arial" w:hAnsi="Arial" w:cs="Arial"/>
                          <w:i w:val="0"/>
                          <w:iCs w:val="0"/>
                          <w:color w:val="313435" w:themeColor="accent5" w:themeShade="80"/>
                        </w:rPr>
                        <w:t xml:space="preserve"> </w:t>
                      </w:r>
                      <w:r>
                        <w:rPr>
                          <w:rStyle w:val="IntenseEmphasis"/>
                          <w:rFonts w:ascii="Arial" w:hAnsi="Arial" w:cs="Arial"/>
                          <w:i w:val="0"/>
                          <w:iCs w:val="0"/>
                          <w:color w:val="313435" w:themeColor="accent5" w:themeShade="80"/>
                        </w:rPr>
                        <w:t xml:space="preserve">of days by which the </w:t>
                      </w:r>
                      <w:r w:rsidR="00CC0583">
                        <w:rPr>
                          <w:rStyle w:val="IntenseEmphasis"/>
                          <w:rFonts w:ascii="Arial" w:hAnsi="Arial" w:cs="Arial"/>
                          <w:i w:val="0"/>
                          <w:iCs w:val="0"/>
                          <w:color w:val="313435" w:themeColor="accent5" w:themeShade="80"/>
                        </w:rPr>
                        <w:t>task is</w:t>
                      </w:r>
                      <w:r>
                        <w:rPr>
                          <w:rStyle w:val="IntenseEmphasis"/>
                          <w:rFonts w:ascii="Arial" w:hAnsi="Arial" w:cs="Arial"/>
                          <w:i w:val="0"/>
                          <w:iCs w:val="0"/>
                          <w:color w:val="313435" w:themeColor="accent5" w:themeShade="80"/>
                        </w:rPr>
                        <w:t xml:space="preserve">/was </w:t>
                      </w:r>
                      <w:r w:rsidR="00CC0583">
                        <w:rPr>
                          <w:rStyle w:val="IntenseEmphasis"/>
                          <w:rFonts w:ascii="Arial" w:hAnsi="Arial" w:cs="Arial"/>
                          <w:i w:val="0"/>
                          <w:iCs w:val="0"/>
                          <w:color w:val="313435" w:themeColor="accent5" w:themeShade="80"/>
                        </w:rPr>
                        <w:t>overdue</w:t>
                      </w:r>
                      <w:r w:rsidR="002C7888">
                        <w:rPr>
                          <w:rStyle w:val="IntenseEmphasis"/>
                          <w:rFonts w:ascii="Arial" w:hAnsi="Arial" w:cs="Arial"/>
                          <w:i w:val="0"/>
                          <w:iCs w:val="0"/>
                          <w:color w:val="313435" w:themeColor="accent5" w:themeShade="80"/>
                        </w:rPr>
                        <w:t>.</w:t>
                      </w:r>
                    </w:p>
                  </w:txbxContent>
                </v:textbox>
              </v:shape>
            </w:pict>
          </mc:Fallback>
        </mc:AlternateContent>
      </w:r>
      <w:r w:rsidRPr="007F4C1C">
        <w:rPr>
          <w:noProof/>
          <w:color w:val="990033"/>
        </w:rPr>
        <mc:AlternateContent>
          <mc:Choice Requires="wps">
            <w:drawing>
              <wp:anchor distT="0" distB="0" distL="114300" distR="114300" simplePos="0" relativeHeight="251658285" behindDoc="0" locked="0" layoutInCell="1" allowOverlap="1" wp14:anchorId="07772F63" wp14:editId="0EA60109">
                <wp:simplePos x="0" y="0"/>
                <wp:positionH relativeFrom="column">
                  <wp:posOffset>3909695</wp:posOffset>
                </wp:positionH>
                <wp:positionV relativeFrom="paragraph">
                  <wp:posOffset>3970655</wp:posOffset>
                </wp:positionV>
                <wp:extent cx="1479550" cy="420370"/>
                <wp:effectExtent l="38100" t="190500" r="120650" b="113030"/>
                <wp:wrapNone/>
                <wp:docPr id="263214582" name="Speech Bubble: Rectangle 2"/>
                <wp:cNvGraphicFramePr/>
                <a:graphic xmlns:a="http://schemas.openxmlformats.org/drawingml/2006/main">
                  <a:graphicData uri="http://schemas.microsoft.com/office/word/2010/wordprocessingShape">
                    <wps:wsp>
                      <wps:cNvSpPr/>
                      <wps:spPr>
                        <a:xfrm>
                          <a:off x="0" y="0"/>
                          <a:ext cx="1479550" cy="420370"/>
                        </a:xfrm>
                        <a:prstGeom prst="wedgeRectCallout">
                          <a:avLst>
                            <a:gd name="adj1" fmla="val 8141"/>
                            <a:gd name="adj2" fmla="val -86496"/>
                          </a:avLst>
                        </a:prstGeom>
                        <a:solidFill>
                          <a:schemeClr val="bg1"/>
                        </a:solidFill>
                        <a:ln w="12700">
                          <a:solidFill>
                            <a:srgbClr val="993366"/>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6246D93" w14:textId="77777777" w:rsidR="00086A56" w:rsidRPr="00534C47" w:rsidRDefault="00086A56" w:rsidP="00086A56">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72F63" id="_x0000_s1083" type="#_x0000_t61" style="position:absolute;margin-left:307.85pt;margin-top:312.65pt;width:116.5pt;height:33.1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" adj="12558,-7883" fillcolor="white [3212]" strokecolor="#936" strokeweight="1pt">
                <v:shadow on="t" color="black" opacity="26214f" origin="-.5,-.5" offset=".74836mm,.74836mm"/>
                <v:textbox>
                  <w:txbxContent>
                    <w:p w14:paraId="06246D93" w14:textId="77777777" w:rsidR="00086A56" w:rsidRPr="00534C47" w:rsidRDefault="00086A56" w:rsidP="00086A56">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The reason a task is delayed or overdue.</w:t>
                      </w:r>
                    </w:p>
                  </w:txbxContent>
                </v:textbox>
              </v:shape>
            </w:pict>
          </mc:Fallback>
        </mc:AlternateContent>
      </w:r>
      <w:r w:rsidRPr="007F4C1C">
        <w:rPr>
          <w:noProof/>
          <w:color w:val="990033"/>
        </w:rPr>
        <mc:AlternateContent>
          <mc:Choice Requires="wps">
            <w:drawing>
              <wp:anchor distT="0" distB="0" distL="114300" distR="114300" simplePos="0" relativeHeight="251658284" behindDoc="0" locked="0" layoutInCell="1" allowOverlap="1" wp14:anchorId="785E2573" wp14:editId="11826DCB">
                <wp:simplePos x="0" y="0"/>
                <wp:positionH relativeFrom="column">
                  <wp:posOffset>2941584</wp:posOffset>
                </wp:positionH>
                <wp:positionV relativeFrom="paragraph">
                  <wp:posOffset>3496945</wp:posOffset>
                </wp:positionV>
                <wp:extent cx="1987550" cy="379095"/>
                <wp:effectExtent l="0" t="0" r="12700" b="20955"/>
                <wp:wrapNone/>
                <wp:docPr id="1449195378" name="Rectangle 3"/>
                <wp:cNvGraphicFramePr/>
                <a:graphic xmlns:a="http://schemas.openxmlformats.org/drawingml/2006/main">
                  <a:graphicData uri="http://schemas.microsoft.com/office/word/2010/wordprocessingShape">
                    <wps:wsp>
                      <wps:cNvSpPr/>
                      <wps:spPr>
                        <a:xfrm>
                          <a:off x="0" y="0"/>
                          <a:ext cx="1987550" cy="379095"/>
                        </a:xfrm>
                        <a:prstGeom prst="rect">
                          <a:avLst/>
                        </a:prstGeom>
                        <a:noFill/>
                        <a:ln w="19050">
                          <a:solidFill>
                            <a:srgbClr val="9933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231.6pt;margin-top:275.35pt;width:156.5pt;height:29.85pt;z-index:25124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936" strokeweight="1.5pt" w14:anchorId="661EB3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"/>
            </w:pict>
          </mc:Fallback>
        </mc:AlternateContent>
      </w:r>
      <w:r w:rsidRPr="007F4C1C">
        <w:rPr>
          <w:noProof/>
          <w:color w:val="990033"/>
        </w:rPr>
        <mc:AlternateContent>
          <mc:Choice Requires="wps">
            <w:drawing>
              <wp:anchor distT="0" distB="0" distL="114300" distR="114300" simplePos="0" relativeHeight="251658277" behindDoc="0" locked="0" layoutInCell="1" allowOverlap="1" wp14:anchorId="172A2C5B" wp14:editId="53BACF13">
                <wp:simplePos x="0" y="0"/>
                <wp:positionH relativeFrom="column">
                  <wp:posOffset>153670</wp:posOffset>
                </wp:positionH>
                <wp:positionV relativeFrom="paragraph">
                  <wp:posOffset>3712210</wp:posOffset>
                </wp:positionV>
                <wp:extent cx="1509395" cy="146050"/>
                <wp:effectExtent l="0" t="0" r="14605" b="25400"/>
                <wp:wrapNone/>
                <wp:docPr id="768844763" name="Rectangle 3"/>
                <wp:cNvGraphicFramePr/>
                <a:graphic xmlns:a="http://schemas.openxmlformats.org/drawingml/2006/main">
                  <a:graphicData uri="http://schemas.microsoft.com/office/word/2010/wordprocessingShape">
                    <wps:wsp>
                      <wps:cNvSpPr/>
                      <wps:spPr>
                        <a:xfrm>
                          <a:off x="0" y="0"/>
                          <a:ext cx="1509395" cy="146050"/>
                        </a:xfrm>
                        <a:prstGeom prst="rect">
                          <a:avLst/>
                        </a:prstGeom>
                        <a:noFill/>
                        <a:ln w="19050">
                          <a:solidFill>
                            <a:srgbClr val="9933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12.1pt;margin-top:292.3pt;width:118.85pt;height:11.5pt;z-index:25124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936" strokeweight="1.5pt" w14:anchorId="6FFA53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"/>
            </w:pict>
          </mc:Fallback>
        </mc:AlternateContent>
      </w:r>
      <w:r w:rsidRPr="007F4C1C">
        <w:rPr>
          <w:noProof/>
          <w:color w:val="990033"/>
        </w:rPr>
        <mc:AlternateContent>
          <mc:Choice Requires="wps">
            <w:drawing>
              <wp:anchor distT="0" distB="0" distL="114300" distR="114300" simplePos="0" relativeHeight="251658278" behindDoc="0" locked="0" layoutInCell="1" allowOverlap="1" wp14:anchorId="6111FAB9" wp14:editId="40A6ECEF">
                <wp:simplePos x="0" y="0"/>
                <wp:positionH relativeFrom="column">
                  <wp:posOffset>2966456</wp:posOffset>
                </wp:positionH>
                <wp:positionV relativeFrom="paragraph">
                  <wp:posOffset>1607185</wp:posOffset>
                </wp:positionV>
                <wp:extent cx="1518285" cy="241540"/>
                <wp:effectExtent l="0" t="0" r="24765" b="25400"/>
                <wp:wrapNone/>
                <wp:docPr id="1412231922" name="Rectangle 3"/>
                <wp:cNvGraphicFramePr/>
                <a:graphic xmlns:a="http://schemas.openxmlformats.org/drawingml/2006/main">
                  <a:graphicData uri="http://schemas.microsoft.com/office/word/2010/wordprocessingShape">
                    <wps:wsp>
                      <wps:cNvSpPr/>
                      <wps:spPr>
                        <a:xfrm>
                          <a:off x="0" y="0"/>
                          <a:ext cx="1518285" cy="241540"/>
                        </a:xfrm>
                        <a:prstGeom prst="rect">
                          <a:avLst/>
                        </a:prstGeom>
                        <a:noFill/>
                        <a:ln w="19050">
                          <a:solidFill>
                            <a:srgbClr val="993366"/>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233.6pt;margin-top:126.55pt;width:119.55pt;height:19pt;z-index:25124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936" strokeweight="1.5pt" w14:anchorId="69225F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"/>
            </w:pict>
          </mc:Fallback>
        </mc:AlternateContent>
      </w:r>
      <w:r w:rsidRPr="007F4C1C">
        <w:rPr>
          <w:noProof/>
          <w:color w:val="990033"/>
        </w:rPr>
        <mc:AlternateContent>
          <mc:Choice Requires="wps">
            <w:drawing>
              <wp:anchor distT="0" distB="0" distL="114300" distR="114300" simplePos="0" relativeHeight="251658279" behindDoc="0" locked="0" layoutInCell="1" allowOverlap="1" wp14:anchorId="051A4BE8" wp14:editId="5EDC6F47">
                <wp:simplePos x="0" y="0"/>
                <wp:positionH relativeFrom="column">
                  <wp:posOffset>3998859</wp:posOffset>
                </wp:positionH>
                <wp:positionV relativeFrom="paragraph">
                  <wp:posOffset>718185</wp:posOffset>
                </wp:positionV>
                <wp:extent cx="1717675" cy="628650"/>
                <wp:effectExtent l="38100" t="38100" r="111125" b="495300"/>
                <wp:wrapNone/>
                <wp:docPr id="1222460002" name="Speech Bubble: Rectangle 2"/>
                <wp:cNvGraphicFramePr/>
                <a:graphic xmlns:a="http://schemas.openxmlformats.org/drawingml/2006/main">
                  <a:graphicData uri="http://schemas.microsoft.com/office/word/2010/wordprocessingShape">
                    <wps:wsp>
                      <wps:cNvSpPr/>
                      <wps:spPr>
                        <a:xfrm>
                          <a:off x="0" y="0"/>
                          <a:ext cx="1717675" cy="628650"/>
                        </a:xfrm>
                        <a:prstGeom prst="wedgeRectCallout">
                          <a:avLst>
                            <a:gd name="adj1" fmla="val -28714"/>
                            <a:gd name="adj2" fmla="val 111092"/>
                          </a:avLst>
                        </a:prstGeom>
                        <a:solidFill>
                          <a:schemeClr val="bg1"/>
                        </a:solidFill>
                        <a:ln w="12700">
                          <a:solidFill>
                            <a:srgbClr val="993366"/>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7DD3015" w14:textId="1FF569DA" w:rsidR="00AD4BC5" w:rsidRPr="00CC0583" w:rsidRDefault="00A241C4" w:rsidP="00AD4BC5">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a task is not completed by the </w:t>
                            </w:r>
                            <w:r w:rsidR="00CC0583" w:rsidRPr="00A17D9E">
                              <w:rPr>
                                <w:rStyle w:val="IntenseEmphasis"/>
                                <w:rFonts w:ascii="Arial" w:hAnsi="Arial" w:cs="Arial"/>
                                <w:i w:val="0"/>
                                <w:iCs w:val="0"/>
                                <w:color w:val="313435" w:themeColor="accent5" w:themeShade="80"/>
                              </w:rPr>
                              <w:t>Target End Date</w:t>
                            </w:r>
                            <w:r w:rsidR="00CC0583" w:rsidRPr="00CC0583">
                              <w:rPr>
                                <w:rStyle w:val="IntenseEmphasis"/>
                                <w:rFonts w:ascii="Arial" w:hAnsi="Arial" w:cs="Arial"/>
                                <w:i w:val="0"/>
                                <w:iCs w:val="0"/>
                                <w:color w:val="313435" w:themeColor="accent5" w:themeShade="80"/>
                              </w:rPr>
                              <w:t xml:space="preserve">, </w:t>
                            </w:r>
                            <w:r w:rsidR="006C200E">
                              <w:rPr>
                                <w:rStyle w:val="IntenseEmphasis"/>
                                <w:rFonts w:ascii="Arial" w:hAnsi="Arial" w:cs="Arial"/>
                                <w:i w:val="0"/>
                                <w:iCs w:val="0"/>
                                <w:color w:val="313435" w:themeColor="accent5" w:themeShade="80"/>
                              </w:rPr>
                              <w:t>the</w:t>
                            </w:r>
                            <w:r>
                              <w:rPr>
                                <w:rStyle w:val="IntenseEmphasis"/>
                                <w:rFonts w:ascii="Arial" w:hAnsi="Arial" w:cs="Arial"/>
                                <w:i w:val="0"/>
                                <w:iCs w:val="0"/>
                                <w:color w:val="313435" w:themeColor="accent5" w:themeShade="80"/>
                              </w:rPr>
                              <w:t xml:space="preserve">n it </w:t>
                            </w:r>
                            <w:r w:rsidR="002C7888">
                              <w:rPr>
                                <w:rStyle w:val="IntenseEmphasis"/>
                                <w:rFonts w:ascii="Arial" w:hAnsi="Arial" w:cs="Arial"/>
                                <w:i w:val="0"/>
                                <w:iCs w:val="0"/>
                                <w:color w:val="313435" w:themeColor="accent5" w:themeShade="80"/>
                              </w:rPr>
                              <w:t xml:space="preserve">becomes </w:t>
                            </w:r>
                            <w:r w:rsidR="00CC0583" w:rsidRPr="007F4C1C">
                              <w:rPr>
                                <w:rStyle w:val="IntenseEmphasis"/>
                                <w:rFonts w:ascii="Arial" w:hAnsi="Arial" w:cs="Arial"/>
                                <w:b/>
                                <w:bCs/>
                                <w:i w:val="0"/>
                                <w:iCs w:val="0"/>
                                <w:color w:val="993366"/>
                              </w:rPr>
                              <w:t>overdue</w:t>
                            </w:r>
                            <w:r w:rsidR="00CC0583" w:rsidRPr="00CC0583">
                              <w:rPr>
                                <w:rStyle w:val="IntenseEmphasis"/>
                                <w:rFonts w:ascii="Arial" w:hAnsi="Arial" w:cs="Arial"/>
                                <w:i w:val="0"/>
                                <w:iCs w:val="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1A4BE8" id="_x0000_s1084" type="#_x0000_t61" style="position:absolute;margin-left:314.85pt;margin-top:56.55pt;width:135.25pt;height:49.5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" adj="4598,34796" fillcolor="white [3212]" strokecolor="#936" strokeweight="1pt">
                <v:shadow on="t" color="black" opacity="26214f" origin="-.5,-.5" offset=".74836mm,.74836mm"/>
                <v:textbox>
                  <w:txbxContent>
                    <w:p w14:paraId="57DD3015" w14:textId="1FF569DA" w:rsidR="00AD4BC5" w:rsidRPr="00CC0583" w:rsidRDefault="00A241C4" w:rsidP="00AD4BC5">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If a task is not completed by the </w:t>
                      </w:r>
                      <w:r w:rsidR="00CC0583" w:rsidRPr="00A17D9E">
                        <w:rPr>
                          <w:rStyle w:val="IntenseEmphasis"/>
                          <w:rFonts w:ascii="Arial" w:hAnsi="Arial" w:cs="Arial"/>
                          <w:i w:val="0"/>
                          <w:iCs w:val="0"/>
                          <w:color w:val="313435" w:themeColor="accent5" w:themeShade="80"/>
                        </w:rPr>
                        <w:t>Target End Date</w:t>
                      </w:r>
                      <w:r w:rsidR="00CC0583" w:rsidRPr="00CC0583">
                        <w:rPr>
                          <w:rStyle w:val="IntenseEmphasis"/>
                          <w:rFonts w:ascii="Arial" w:hAnsi="Arial" w:cs="Arial"/>
                          <w:i w:val="0"/>
                          <w:iCs w:val="0"/>
                          <w:color w:val="313435" w:themeColor="accent5" w:themeShade="80"/>
                        </w:rPr>
                        <w:t xml:space="preserve">, </w:t>
                      </w:r>
                      <w:r w:rsidR="006C200E">
                        <w:rPr>
                          <w:rStyle w:val="IntenseEmphasis"/>
                          <w:rFonts w:ascii="Arial" w:hAnsi="Arial" w:cs="Arial"/>
                          <w:i w:val="0"/>
                          <w:iCs w:val="0"/>
                          <w:color w:val="313435" w:themeColor="accent5" w:themeShade="80"/>
                        </w:rPr>
                        <w:t>the</w:t>
                      </w:r>
                      <w:r>
                        <w:rPr>
                          <w:rStyle w:val="IntenseEmphasis"/>
                          <w:rFonts w:ascii="Arial" w:hAnsi="Arial" w:cs="Arial"/>
                          <w:i w:val="0"/>
                          <w:iCs w:val="0"/>
                          <w:color w:val="313435" w:themeColor="accent5" w:themeShade="80"/>
                        </w:rPr>
                        <w:t xml:space="preserve">n it </w:t>
                      </w:r>
                      <w:r w:rsidR="002C7888">
                        <w:rPr>
                          <w:rStyle w:val="IntenseEmphasis"/>
                          <w:rFonts w:ascii="Arial" w:hAnsi="Arial" w:cs="Arial"/>
                          <w:i w:val="0"/>
                          <w:iCs w:val="0"/>
                          <w:color w:val="313435" w:themeColor="accent5" w:themeShade="80"/>
                        </w:rPr>
                        <w:t xml:space="preserve">becomes </w:t>
                      </w:r>
                      <w:r w:rsidR="00CC0583" w:rsidRPr="007F4C1C">
                        <w:rPr>
                          <w:rStyle w:val="IntenseEmphasis"/>
                          <w:rFonts w:ascii="Arial" w:hAnsi="Arial" w:cs="Arial"/>
                          <w:b/>
                          <w:bCs/>
                          <w:i w:val="0"/>
                          <w:iCs w:val="0"/>
                          <w:color w:val="993366"/>
                        </w:rPr>
                        <w:t>overdue</w:t>
                      </w:r>
                      <w:r w:rsidR="00CC0583" w:rsidRPr="00CC0583">
                        <w:rPr>
                          <w:rStyle w:val="IntenseEmphasis"/>
                          <w:rFonts w:ascii="Arial" w:hAnsi="Arial" w:cs="Arial"/>
                          <w:i w:val="0"/>
                          <w:iCs w:val="0"/>
                        </w:rPr>
                        <w:t>.</w:t>
                      </w:r>
                    </w:p>
                  </w:txbxContent>
                </v:textbox>
              </v:shape>
            </w:pict>
          </mc:Fallback>
        </mc:AlternateContent>
      </w:r>
      <w:r w:rsidRPr="00935C25">
        <w:rPr>
          <w:rFonts w:asciiTheme="minorHAnsi" w:hAnsiTheme="minorHAnsi" w:cstheme="minorHAnsi"/>
          <w:noProof/>
          <w:sz w:val="22"/>
          <w:szCs w:val="22"/>
        </w:rPr>
        <w:drawing>
          <wp:inline distT="0" distB="0" distL="0" distR="0" wp14:anchorId="57C42398" wp14:editId="27DAD76E">
            <wp:extent cx="5810190" cy="4407302"/>
            <wp:effectExtent l="0" t="0" r="635" b="0"/>
            <wp:docPr id="1044102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02007" name=""/>
                    <pic:cNvPicPr/>
                  </pic:nvPicPr>
                  <pic:blipFill>
                    <a:blip r:embed="rId47"/>
                    <a:stretch>
                      <a:fillRect/>
                    </a:stretch>
                  </pic:blipFill>
                  <pic:spPr>
                    <a:xfrm>
                      <a:off x="0" y="0"/>
                      <a:ext cx="5811585" cy="4408360"/>
                    </a:xfrm>
                    <a:prstGeom prst="rect">
                      <a:avLst/>
                    </a:prstGeom>
                  </pic:spPr>
                </pic:pic>
              </a:graphicData>
            </a:graphic>
          </wp:inline>
        </w:drawing>
      </w:r>
    </w:p>
    <w:p w14:paraId="4FA4B075" w14:textId="04DDB88A" w:rsidR="005713BD" w:rsidRPr="002319F3" w:rsidRDefault="002319F3" w:rsidP="006C200E">
      <w:pPr>
        <w:spacing w:after="240"/>
        <w:rPr>
          <w:rFonts w:asciiTheme="minorHAnsi" w:hAnsiTheme="minorHAnsi" w:cstheme="minorHAnsi"/>
          <w:noProof/>
          <w:sz w:val="22"/>
          <w:szCs w:val="22"/>
        </w:rPr>
      </w:pPr>
      <w:r w:rsidRPr="002319F3">
        <w:rPr>
          <w:rFonts w:asciiTheme="minorHAnsi" w:hAnsiTheme="minorHAnsi" w:cstheme="minorHAnsi"/>
          <w:noProof/>
          <w:sz w:val="22"/>
          <w:szCs w:val="22"/>
        </w:rPr>
        <w:t xml:space="preserve">Below are some examples </w:t>
      </w:r>
      <w:r>
        <w:rPr>
          <w:rFonts w:asciiTheme="minorHAnsi" w:hAnsiTheme="minorHAnsi" w:cstheme="minorHAnsi"/>
          <w:noProof/>
          <w:sz w:val="22"/>
          <w:szCs w:val="22"/>
        </w:rPr>
        <w:t xml:space="preserve">of how the </w:t>
      </w:r>
      <w:r w:rsidR="0024156F">
        <w:rPr>
          <w:rFonts w:asciiTheme="minorHAnsi" w:hAnsiTheme="minorHAnsi" w:cstheme="minorHAnsi"/>
          <w:noProof/>
          <w:sz w:val="22"/>
          <w:szCs w:val="22"/>
        </w:rPr>
        <w:t xml:space="preserve">task </w:t>
      </w:r>
      <w:r>
        <w:rPr>
          <w:rFonts w:asciiTheme="minorHAnsi" w:hAnsiTheme="minorHAnsi" w:cstheme="minorHAnsi"/>
          <w:noProof/>
          <w:sz w:val="22"/>
          <w:szCs w:val="22"/>
        </w:rPr>
        <w:t xml:space="preserve">dates and </w:t>
      </w:r>
      <w:r w:rsidR="0024156F">
        <w:rPr>
          <w:rFonts w:asciiTheme="minorHAnsi" w:hAnsiTheme="minorHAnsi" w:cstheme="minorHAnsi"/>
          <w:noProof/>
          <w:sz w:val="22"/>
          <w:szCs w:val="22"/>
        </w:rPr>
        <w:t xml:space="preserve">durations relate to each other: </w:t>
      </w:r>
    </w:p>
    <w:p w14:paraId="69195C08" w14:textId="338C6B1A" w:rsidR="00CD4C46" w:rsidRDefault="00A47DDA" w:rsidP="0024156F">
      <w:pPr>
        <w:pStyle w:val="NormalIndent"/>
        <w:ind w:left="0"/>
        <w:rPr>
          <w:b/>
          <w:caps/>
        </w:rPr>
      </w:pPr>
      <w:r w:rsidRPr="00A47DDA">
        <w:rPr>
          <w:noProof/>
        </w:rPr>
        <w:drawing>
          <wp:inline distT="0" distB="0" distL="0" distR="0" wp14:anchorId="2CF59B83" wp14:editId="5F63B49D">
            <wp:extent cx="6058025" cy="2863970"/>
            <wp:effectExtent l="0" t="0" r="0" b="0"/>
            <wp:docPr id="162241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13414" name=""/>
                    <pic:cNvPicPr/>
                  </pic:nvPicPr>
                  <pic:blipFill>
                    <a:blip r:embed="rId48"/>
                    <a:stretch>
                      <a:fillRect/>
                    </a:stretch>
                  </pic:blipFill>
                  <pic:spPr>
                    <a:xfrm>
                      <a:off x="0" y="0"/>
                      <a:ext cx="6059093" cy="2864475"/>
                    </a:xfrm>
                    <a:prstGeom prst="rect">
                      <a:avLst/>
                    </a:prstGeom>
                  </pic:spPr>
                </pic:pic>
              </a:graphicData>
            </a:graphic>
          </wp:inline>
        </w:drawing>
      </w:r>
      <w:r w:rsidR="00CD4C46">
        <w:br w:type="page"/>
      </w:r>
    </w:p>
    <w:p w14:paraId="08FFED98" w14:textId="0231EF71" w:rsidR="00A977E9" w:rsidRPr="00AE68FD" w:rsidRDefault="005745D5" w:rsidP="00A977E9">
      <w:pPr>
        <w:pStyle w:val="Heading1"/>
      </w:pPr>
      <w:bookmarkStart w:id="46" w:name="_Cancel_or_Close"/>
      <w:bookmarkStart w:id="47" w:name="_Toc152676503"/>
      <w:bookmarkStart w:id="48" w:name="_Toc200036003"/>
      <w:bookmarkEnd w:id="46"/>
      <w:r w:rsidRPr="00AE68FD">
        <w:lastRenderedPageBreak/>
        <w:t>Cancel</w:t>
      </w:r>
      <w:r w:rsidR="00E67AA0" w:rsidRPr="00AE68FD">
        <w:t xml:space="preserve"> or Clos</w:t>
      </w:r>
      <w:r w:rsidR="00072E61" w:rsidRPr="00AE68FD">
        <w:t>e</w:t>
      </w:r>
      <w:r w:rsidRPr="00AE68FD">
        <w:t xml:space="preserve"> </w:t>
      </w:r>
      <w:r w:rsidR="00CD4C46" w:rsidRPr="00AE68FD">
        <w:t xml:space="preserve">an </w:t>
      </w:r>
      <w:bookmarkEnd w:id="47"/>
      <w:r w:rsidR="00A977E9" w:rsidRPr="00AE68FD">
        <w:t>End of Tenancy</w:t>
      </w:r>
      <w:bookmarkEnd w:id="48"/>
    </w:p>
    <w:p w14:paraId="328E2863" w14:textId="17468DB3" w:rsidR="00A977E9" w:rsidRDefault="00072E61" w:rsidP="00A47DDA">
      <w:pPr>
        <w:spacing w:after="240"/>
        <w:jc w:val="both"/>
        <w:rPr>
          <w:rFonts w:asciiTheme="minorHAnsi" w:hAnsiTheme="minorHAnsi" w:cstheme="minorHAnsi"/>
          <w:noProof/>
          <w:sz w:val="22"/>
          <w:szCs w:val="22"/>
        </w:rPr>
      </w:pPr>
      <w:r>
        <w:rPr>
          <w:rFonts w:asciiTheme="minorHAnsi" w:hAnsiTheme="minorHAnsi" w:cstheme="minorHAnsi"/>
          <w:noProof/>
          <w:sz w:val="22"/>
          <w:szCs w:val="22"/>
        </w:rPr>
        <w:t xml:space="preserve">Once an End of Tenancy has been created, </w:t>
      </w:r>
      <w:r w:rsidR="00B457C0">
        <w:rPr>
          <w:rFonts w:asciiTheme="minorHAnsi" w:hAnsiTheme="minorHAnsi" w:cstheme="minorHAnsi"/>
          <w:noProof/>
          <w:sz w:val="22"/>
          <w:szCs w:val="22"/>
        </w:rPr>
        <w:t xml:space="preserve">it may </w:t>
      </w:r>
      <w:r w:rsidR="00AE68FD">
        <w:rPr>
          <w:rFonts w:asciiTheme="minorHAnsi" w:hAnsiTheme="minorHAnsi" w:cstheme="minorHAnsi"/>
          <w:noProof/>
          <w:sz w:val="22"/>
          <w:szCs w:val="22"/>
        </w:rPr>
        <w:t xml:space="preserve">be </w:t>
      </w:r>
      <w:r w:rsidR="00AE68FD" w:rsidRPr="00AB520A">
        <w:rPr>
          <w:rFonts w:asciiTheme="minorHAnsi" w:hAnsiTheme="minorHAnsi" w:cstheme="minorHAnsi"/>
          <w:b/>
          <w:bCs/>
          <w:noProof/>
          <w:color w:val="65BCAB" w:themeColor="accent2"/>
          <w:sz w:val="22"/>
          <w:szCs w:val="22"/>
        </w:rPr>
        <w:t>cancelled</w:t>
      </w:r>
      <w:r w:rsidR="00AE68FD" w:rsidRPr="00AB520A">
        <w:rPr>
          <w:rFonts w:asciiTheme="minorHAnsi" w:hAnsiTheme="minorHAnsi" w:cstheme="minorHAnsi"/>
          <w:noProof/>
          <w:color w:val="65BCAB" w:themeColor="accent2"/>
          <w:sz w:val="22"/>
          <w:szCs w:val="22"/>
        </w:rPr>
        <w:t xml:space="preserve"> </w:t>
      </w:r>
      <w:r w:rsidR="00AE68FD">
        <w:rPr>
          <w:rFonts w:asciiTheme="minorHAnsi" w:hAnsiTheme="minorHAnsi" w:cstheme="minorHAnsi"/>
          <w:noProof/>
          <w:sz w:val="22"/>
          <w:szCs w:val="22"/>
        </w:rPr>
        <w:t>(for example</w:t>
      </w:r>
      <w:r w:rsidR="00D81B6F">
        <w:rPr>
          <w:rFonts w:asciiTheme="minorHAnsi" w:hAnsiTheme="minorHAnsi" w:cstheme="minorHAnsi"/>
          <w:noProof/>
          <w:sz w:val="22"/>
          <w:szCs w:val="22"/>
        </w:rPr>
        <w:t xml:space="preserve">, where </w:t>
      </w:r>
      <w:r w:rsidR="00AB520A">
        <w:rPr>
          <w:rFonts w:asciiTheme="minorHAnsi" w:hAnsiTheme="minorHAnsi" w:cstheme="minorHAnsi"/>
          <w:noProof/>
          <w:sz w:val="22"/>
          <w:szCs w:val="22"/>
        </w:rPr>
        <w:t xml:space="preserve">created for the wrong unit) or </w:t>
      </w:r>
      <w:r w:rsidR="00AB520A" w:rsidRPr="0026164F">
        <w:rPr>
          <w:rFonts w:asciiTheme="minorHAnsi" w:hAnsiTheme="minorHAnsi" w:cstheme="minorHAnsi"/>
          <w:b/>
          <w:bCs/>
          <w:noProof/>
          <w:color w:val="65BCAB" w:themeColor="accent2"/>
          <w:sz w:val="22"/>
          <w:szCs w:val="22"/>
        </w:rPr>
        <w:t>closed</w:t>
      </w:r>
      <w:r w:rsidR="00AB520A">
        <w:rPr>
          <w:rFonts w:asciiTheme="minorHAnsi" w:hAnsiTheme="minorHAnsi" w:cstheme="minorHAnsi"/>
          <w:noProof/>
          <w:sz w:val="22"/>
          <w:szCs w:val="22"/>
        </w:rPr>
        <w:t xml:space="preserve"> </w:t>
      </w:r>
      <w:r w:rsidR="0026164F">
        <w:rPr>
          <w:rFonts w:asciiTheme="minorHAnsi" w:hAnsiTheme="minorHAnsi" w:cstheme="minorHAnsi"/>
          <w:noProof/>
          <w:sz w:val="22"/>
          <w:szCs w:val="22"/>
        </w:rPr>
        <w:t>(for example</w:t>
      </w:r>
      <w:r w:rsidR="00D81B6F">
        <w:rPr>
          <w:rFonts w:asciiTheme="minorHAnsi" w:hAnsiTheme="minorHAnsi" w:cstheme="minorHAnsi"/>
          <w:noProof/>
          <w:sz w:val="22"/>
          <w:szCs w:val="22"/>
        </w:rPr>
        <w:t>,</w:t>
      </w:r>
      <w:r w:rsidR="0026164F">
        <w:rPr>
          <w:rFonts w:asciiTheme="minorHAnsi" w:hAnsiTheme="minorHAnsi" w:cstheme="minorHAnsi"/>
          <w:noProof/>
          <w:sz w:val="22"/>
          <w:szCs w:val="22"/>
        </w:rPr>
        <w:t xml:space="preserve"> if the tenant rescinds their notice to quit).</w:t>
      </w:r>
      <w:r w:rsidR="001D252D">
        <w:rPr>
          <w:rFonts w:asciiTheme="minorHAnsi" w:hAnsiTheme="minorHAnsi" w:cstheme="minorHAnsi"/>
          <w:noProof/>
          <w:sz w:val="22"/>
          <w:szCs w:val="22"/>
        </w:rPr>
        <w:t xml:space="preserve"> </w:t>
      </w:r>
    </w:p>
    <w:p w14:paraId="4B2A4A02" w14:textId="3EFD8E6E" w:rsidR="007C1142" w:rsidRPr="00A2701B" w:rsidRDefault="00A2701B" w:rsidP="00F86A41">
      <w:pPr>
        <w:pStyle w:val="ListParagraph"/>
        <w:numPr>
          <w:ilvl w:val="0"/>
          <w:numId w:val="59"/>
        </w:numPr>
        <w:spacing w:after="600"/>
        <w:ind w:left="714" w:hanging="357"/>
        <w:contextualSpacing w:val="0"/>
        <w:jc w:val="both"/>
        <w:rPr>
          <w:rFonts w:asciiTheme="minorHAnsi" w:hAnsiTheme="minorHAnsi" w:cstheme="minorHAnsi"/>
          <w:noProof/>
        </w:rPr>
      </w:pPr>
      <w:r w:rsidRPr="006A4F50">
        <w:rPr>
          <w:noProof/>
          <w:lang w:val="en-US"/>
        </w:rPr>
        <mc:AlternateContent>
          <mc:Choice Requires="wps">
            <w:drawing>
              <wp:anchor distT="0" distB="0" distL="114300" distR="114300" simplePos="0" relativeHeight="251658292" behindDoc="0" locked="0" layoutInCell="1" allowOverlap="1" wp14:anchorId="3E12374D" wp14:editId="27AE80DF">
                <wp:simplePos x="0" y="0"/>
                <wp:positionH relativeFrom="column">
                  <wp:posOffset>4437572</wp:posOffset>
                </wp:positionH>
                <wp:positionV relativeFrom="paragraph">
                  <wp:posOffset>512493</wp:posOffset>
                </wp:positionV>
                <wp:extent cx="1537335" cy="258445"/>
                <wp:effectExtent l="38100" t="38100" r="120015" b="713105"/>
                <wp:wrapNone/>
                <wp:docPr id="1460108181" name="Speech Bubble: Rectangle 2"/>
                <wp:cNvGraphicFramePr/>
                <a:graphic xmlns:a="http://schemas.openxmlformats.org/drawingml/2006/main">
                  <a:graphicData uri="http://schemas.microsoft.com/office/word/2010/wordprocessingShape">
                    <wps:wsp>
                      <wps:cNvSpPr/>
                      <wps:spPr>
                        <a:xfrm>
                          <a:off x="0" y="0"/>
                          <a:ext cx="1537335" cy="258445"/>
                        </a:xfrm>
                        <a:prstGeom prst="wedgeRectCallout">
                          <a:avLst>
                            <a:gd name="adj1" fmla="val 38724"/>
                            <a:gd name="adj2" fmla="val 26988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28B66B9" w14:textId="5F7C36B1" w:rsidR="00072E61" w:rsidRPr="001D0184" w:rsidRDefault="00072E61" w:rsidP="00072E61">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Pr>
                                <w:rStyle w:val="IntenseEmphasis"/>
                                <w:rFonts w:asciiTheme="majorHAnsi" w:hAnsiTheme="majorHAnsi" w:cstheme="majorHAnsi"/>
                                <w:b/>
                                <w:bCs/>
                                <w:i w:val="0"/>
                                <w:iCs w:val="0"/>
                                <w:color w:val="25646A"/>
                              </w:rPr>
                              <w:t>Close / Cancel</w:t>
                            </w:r>
                            <w:r w:rsidRPr="001D0184">
                              <w:rPr>
                                <w:rStyle w:val="IntenseEmphasis"/>
                                <w:rFonts w:asciiTheme="majorHAnsi" w:hAnsiTheme="majorHAnsi" w:cstheme="majorHAnsi"/>
                                <w:i w:val="0"/>
                                <w:iCs w:val="0"/>
                                <w:color w:val="313435" w:themeColor="accent5" w:themeShade="80"/>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2374D" id="_x0000_s1085" type="#_x0000_t61" style="position:absolute;left:0;text-align:left;margin-left:349.4pt;margin-top:40.35pt;width:121.05pt;height:20.35pt;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" adj="19164,69095" fillcolor="white [3212]" strokecolor="#7f7f7f [1612]" strokeweight=".25pt">
                <v:shadow on="t" color="black" opacity="26214f" origin="-.5,-.5" offset=".74836mm,.74836mm"/>
                <v:textbox>
                  <w:txbxContent>
                    <w:p w14:paraId="228B66B9" w14:textId="5F7C36B1" w:rsidR="00072E61" w:rsidRPr="001D0184" w:rsidRDefault="00072E61" w:rsidP="00072E61">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Pr>
                          <w:rStyle w:val="IntenseEmphasis"/>
                          <w:rFonts w:asciiTheme="majorHAnsi" w:hAnsiTheme="majorHAnsi" w:cstheme="majorHAnsi"/>
                          <w:b/>
                          <w:bCs/>
                          <w:i w:val="0"/>
                          <w:iCs w:val="0"/>
                          <w:color w:val="25646A"/>
                        </w:rPr>
                        <w:t>Close / Cancel</w:t>
                      </w:r>
                      <w:r w:rsidRPr="001D0184">
                        <w:rPr>
                          <w:rStyle w:val="IntenseEmphasis"/>
                          <w:rFonts w:asciiTheme="majorHAnsi" w:hAnsiTheme="majorHAnsi" w:cstheme="majorHAnsi"/>
                          <w:i w:val="0"/>
                          <w:iCs w:val="0"/>
                          <w:color w:val="313435" w:themeColor="accent5" w:themeShade="80"/>
                        </w:rPr>
                        <w:t xml:space="preserve">’ </w:t>
                      </w:r>
                    </w:p>
                  </w:txbxContent>
                </v:textbox>
              </v:shape>
            </w:pict>
          </mc:Fallback>
        </mc:AlternateContent>
      </w:r>
      <w:r w:rsidR="00622893" w:rsidRPr="009C0FCB">
        <w:rPr>
          <w:rFonts w:asciiTheme="minorHAnsi" w:hAnsiTheme="minorHAnsi" w:cstheme="minorHAnsi"/>
          <w:noProof/>
        </w:rPr>
        <w:t xml:space="preserve">Once cancelled or closed, </w:t>
      </w:r>
      <w:r w:rsidR="00F173AA" w:rsidRPr="009C0FCB">
        <w:rPr>
          <w:rFonts w:asciiTheme="minorHAnsi" w:hAnsiTheme="minorHAnsi" w:cstheme="minorHAnsi"/>
          <w:noProof/>
        </w:rPr>
        <w:t xml:space="preserve">the End of Tenancy </w:t>
      </w:r>
      <w:r w:rsidR="00A8031F">
        <w:rPr>
          <w:rFonts w:asciiTheme="minorHAnsi" w:hAnsiTheme="minorHAnsi" w:cstheme="minorHAnsi"/>
          <w:noProof/>
        </w:rPr>
        <w:t xml:space="preserve">&amp; associated tasks </w:t>
      </w:r>
      <w:r w:rsidR="00F173AA" w:rsidRPr="009C0FCB">
        <w:rPr>
          <w:rFonts w:asciiTheme="minorHAnsi" w:hAnsiTheme="minorHAnsi" w:cstheme="minorHAnsi"/>
          <w:noProof/>
        </w:rPr>
        <w:t xml:space="preserve">can no longer </w:t>
      </w:r>
      <w:r w:rsidR="007C1142" w:rsidRPr="009C0FCB">
        <w:rPr>
          <w:rFonts w:asciiTheme="minorHAnsi" w:hAnsiTheme="minorHAnsi" w:cstheme="minorHAnsi"/>
          <w:noProof/>
        </w:rPr>
        <w:t>be updated or worked on</w:t>
      </w:r>
      <w:r w:rsidR="00B32A33" w:rsidRPr="009C0FCB">
        <w:rPr>
          <w:rFonts w:asciiTheme="minorHAnsi" w:hAnsiTheme="minorHAnsi" w:cstheme="minorHAnsi"/>
          <w:noProof/>
        </w:rPr>
        <w:t xml:space="preserve">. The </w:t>
      </w:r>
      <w:r w:rsidR="0024222E" w:rsidRPr="009C0FCB">
        <w:rPr>
          <w:rFonts w:asciiTheme="minorHAnsi" w:hAnsiTheme="minorHAnsi" w:cstheme="minorHAnsi"/>
          <w:noProof/>
        </w:rPr>
        <w:t>remaining</w:t>
      </w:r>
      <w:r w:rsidR="00F959F9">
        <w:rPr>
          <w:rFonts w:asciiTheme="minorHAnsi" w:hAnsiTheme="minorHAnsi" w:cstheme="minorHAnsi"/>
          <w:noProof/>
        </w:rPr>
        <w:t xml:space="preserve"> </w:t>
      </w:r>
      <w:r w:rsidR="00622893" w:rsidRPr="009C0FCB">
        <w:rPr>
          <w:rFonts w:asciiTheme="minorHAnsi" w:hAnsiTheme="minorHAnsi" w:cstheme="minorHAnsi"/>
          <w:noProof/>
        </w:rPr>
        <w:t xml:space="preserve">tasks </w:t>
      </w:r>
      <w:r w:rsidR="0024222E" w:rsidRPr="009C0FCB">
        <w:rPr>
          <w:rFonts w:asciiTheme="minorHAnsi" w:hAnsiTheme="minorHAnsi" w:cstheme="minorHAnsi"/>
          <w:noProof/>
        </w:rPr>
        <w:t xml:space="preserve">will </w:t>
      </w:r>
      <w:r w:rsidR="00B32A33" w:rsidRPr="009C0FCB">
        <w:rPr>
          <w:rFonts w:asciiTheme="minorHAnsi" w:hAnsiTheme="minorHAnsi" w:cstheme="minorHAnsi"/>
          <w:noProof/>
        </w:rPr>
        <w:t xml:space="preserve">no longer appear in </w:t>
      </w:r>
      <w:r w:rsidR="009C0FCB" w:rsidRPr="009C0FCB">
        <w:rPr>
          <w:rFonts w:asciiTheme="minorHAnsi" w:hAnsiTheme="minorHAnsi" w:cstheme="minorHAnsi"/>
          <w:noProof/>
        </w:rPr>
        <w:t>team</w:t>
      </w:r>
      <w:r w:rsidR="0023738A">
        <w:rPr>
          <w:rFonts w:asciiTheme="minorHAnsi" w:hAnsiTheme="minorHAnsi" w:cstheme="minorHAnsi"/>
          <w:noProof/>
        </w:rPr>
        <w:t>/</w:t>
      </w:r>
      <w:r w:rsidR="009C0FCB" w:rsidRPr="009C0FCB">
        <w:rPr>
          <w:rFonts w:asciiTheme="minorHAnsi" w:hAnsiTheme="minorHAnsi" w:cstheme="minorHAnsi"/>
          <w:noProof/>
        </w:rPr>
        <w:t>user task lists.</w:t>
      </w:r>
    </w:p>
    <w:p w14:paraId="0FA06DB0" w14:textId="08C17B00" w:rsidR="0069706A" w:rsidRDefault="00D7227E" w:rsidP="005C11F8">
      <w:pPr>
        <w:spacing w:after="480"/>
        <w:ind w:left="-1134"/>
        <w:rPr>
          <w:rFonts w:asciiTheme="minorHAnsi" w:hAnsiTheme="minorHAnsi" w:cstheme="minorHAnsi"/>
          <w:noProof/>
          <w:sz w:val="22"/>
          <w:szCs w:val="22"/>
        </w:rPr>
      </w:pPr>
      <w:r>
        <w:rPr>
          <w:noProof/>
        </w:rPr>
        <w:drawing>
          <wp:anchor distT="0" distB="0" distL="114300" distR="114300" simplePos="0" relativeHeight="251658293" behindDoc="0" locked="0" layoutInCell="1" allowOverlap="1" wp14:anchorId="47ADF9BD" wp14:editId="2A782497">
            <wp:simplePos x="0" y="0"/>
            <wp:positionH relativeFrom="column">
              <wp:posOffset>5899150</wp:posOffset>
            </wp:positionH>
            <wp:positionV relativeFrom="paragraph">
              <wp:posOffset>597535</wp:posOffset>
            </wp:positionV>
            <wp:extent cx="317500" cy="317500"/>
            <wp:effectExtent l="19050" t="38100" r="25400" b="25400"/>
            <wp:wrapNone/>
            <wp:docPr id="1284597952" name="Graphic 1284597952"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9373AD" w:rsidRPr="009373AD">
        <w:rPr>
          <w:noProof/>
        </w:rPr>
        <w:drawing>
          <wp:inline distT="0" distB="0" distL="0" distR="0" wp14:anchorId="06CDC335" wp14:editId="6F1991F6">
            <wp:extent cx="7142005" cy="1448240"/>
            <wp:effectExtent l="0" t="0" r="1905" b="0"/>
            <wp:docPr id="53144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44833" name=""/>
                    <pic:cNvPicPr/>
                  </pic:nvPicPr>
                  <pic:blipFill>
                    <a:blip r:embed="rId49"/>
                    <a:stretch>
                      <a:fillRect/>
                    </a:stretch>
                  </pic:blipFill>
                  <pic:spPr>
                    <a:xfrm>
                      <a:off x="0" y="0"/>
                      <a:ext cx="7173522" cy="1454631"/>
                    </a:xfrm>
                    <a:prstGeom prst="rect">
                      <a:avLst/>
                    </a:prstGeom>
                  </pic:spPr>
                </pic:pic>
              </a:graphicData>
            </a:graphic>
          </wp:inline>
        </w:drawing>
      </w:r>
    </w:p>
    <w:p w14:paraId="5524A5FF" w14:textId="4F9491E4" w:rsidR="009373AD" w:rsidRDefault="00AD5A88" w:rsidP="003A4D63">
      <w:pPr>
        <w:spacing w:after="240"/>
        <w:rPr>
          <w:rFonts w:asciiTheme="minorHAnsi" w:hAnsiTheme="minorHAnsi" w:cstheme="minorHAnsi"/>
          <w:noProof/>
          <w:sz w:val="22"/>
          <w:szCs w:val="22"/>
        </w:rPr>
      </w:pPr>
      <w:r w:rsidRPr="006A4F50">
        <w:rPr>
          <w:rFonts w:asciiTheme="minorHAnsi" w:hAnsiTheme="minorHAnsi" w:cstheme="minorHAnsi"/>
          <w:noProof/>
          <w:szCs w:val="22"/>
          <w:lang w:val="en-US"/>
        </w:rPr>
        <mc:AlternateContent>
          <mc:Choice Requires="wps">
            <w:drawing>
              <wp:anchor distT="0" distB="0" distL="114300" distR="114300" simplePos="0" relativeHeight="251658294" behindDoc="0" locked="0" layoutInCell="1" allowOverlap="1" wp14:anchorId="7C9A1057" wp14:editId="71290450">
                <wp:simplePos x="0" y="0"/>
                <wp:positionH relativeFrom="column">
                  <wp:posOffset>4071416</wp:posOffset>
                </wp:positionH>
                <wp:positionV relativeFrom="paragraph">
                  <wp:posOffset>322904</wp:posOffset>
                </wp:positionV>
                <wp:extent cx="1725930" cy="804738"/>
                <wp:effectExtent l="419100" t="38100" r="118745" b="115570"/>
                <wp:wrapNone/>
                <wp:docPr id="1128760920" name="Speech Bubble: Rectangle 2"/>
                <wp:cNvGraphicFramePr/>
                <a:graphic xmlns:a="http://schemas.openxmlformats.org/drawingml/2006/main">
                  <a:graphicData uri="http://schemas.microsoft.com/office/word/2010/wordprocessingShape">
                    <wps:wsp>
                      <wps:cNvSpPr/>
                      <wps:spPr>
                        <a:xfrm>
                          <a:off x="0" y="0"/>
                          <a:ext cx="1725930" cy="804738"/>
                        </a:xfrm>
                        <a:prstGeom prst="wedgeRectCallout">
                          <a:avLst>
                            <a:gd name="adj1" fmla="val -67166"/>
                            <a:gd name="adj2" fmla="val -1888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6B4795E" w14:textId="735A22E8" w:rsidR="00AB6E0E" w:rsidRPr="001D0184" w:rsidRDefault="00B94770" w:rsidP="00AB6E0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Follow the screen prompts to capture the reason for cancelling or closing the End of Tenancy.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9A1057" id="_x0000_s1086" type="#_x0000_t61" style="position:absolute;margin-left:320.6pt;margin-top:25.45pt;width:135.9pt;height:63.35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" adj="-3708,6720" fillcolor="white [3212]" strokecolor="#7f7f7f [1612]" strokeweight=".25pt">
                <v:shadow on="t" color="black" opacity="26214f" origin="-.5,-.5" offset=".74836mm,.74836mm"/>
                <v:textbox>
                  <w:txbxContent>
                    <w:p w14:paraId="16B4795E" w14:textId="735A22E8" w:rsidR="00AB6E0E" w:rsidRPr="001D0184" w:rsidRDefault="00B94770" w:rsidP="00AB6E0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Follow the screen prompts to capture the reason for cancelling or closing the End of Tenancy.</w:t>
                      </w:r>
                    </w:p>
                  </w:txbxContent>
                </v:textbox>
              </v:shape>
            </w:pict>
          </mc:Fallback>
        </mc:AlternateContent>
      </w:r>
      <w:r w:rsidR="005D137F" w:rsidRPr="005D137F">
        <w:rPr>
          <w:noProof/>
        </w:rPr>
        <w:t xml:space="preserve"> </w:t>
      </w:r>
      <w:r w:rsidR="005D137F" w:rsidRPr="005D137F">
        <w:rPr>
          <w:rFonts w:asciiTheme="minorHAnsi" w:hAnsiTheme="minorHAnsi" w:cstheme="minorHAnsi"/>
          <w:noProof/>
          <w:sz w:val="22"/>
          <w:szCs w:val="22"/>
        </w:rPr>
        <w:drawing>
          <wp:inline distT="0" distB="0" distL="0" distR="0" wp14:anchorId="5D2C3880" wp14:editId="4896FEAF">
            <wp:extent cx="5175849" cy="1641231"/>
            <wp:effectExtent l="0" t="0" r="6350" b="0"/>
            <wp:docPr id="16871583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58393" name="Picture 1" descr="A screenshot of a computer&#10;&#10;Description automatically generated"/>
                    <pic:cNvPicPr/>
                  </pic:nvPicPr>
                  <pic:blipFill>
                    <a:blip r:embed="rId50"/>
                    <a:stretch>
                      <a:fillRect/>
                    </a:stretch>
                  </pic:blipFill>
                  <pic:spPr>
                    <a:xfrm>
                      <a:off x="0" y="0"/>
                      <a:ext cx="5187154" cy="1644816"/>
                    </a:xfrm>
                    <a:prstGeom prst="rect">
                      <a:avLst/>
                    </a:prstGeom>
                  </pic:spPr>
                </pic:pic>
              </a:graphicData>
            </a:graphic>
          </wp:inline>
        </w:drawing>
      </w:r>
    </w:p>
    <w:p w14:paraId="242024CB" w14:textId="77777777" w:rsidR="00544CB5" w:rsidRDefault="00544CB5" w:rsidP="00A977E9">
      <w:pPr>
        <w:spacing w:after="240"/>
        <w:ind w:left="-1134"/>
        <w:rPr>
          <w:rFonts w:asciiTheme="minorHAnsi" w:hAnsiTheme="minorHAnsi" w:cstheme="minorHAnsi"/>
          <w:noProof/>
          <w:sz w:val="22"/>
          <w:szCs w:val="22"/>
        </w:rPr>
      </w:pPr>
    </w:p>
    <w:p w14:paraId="36B92B29" w14:textId="052F981A" w:rsidR="00821655" w:rsidRDefault="00A2701B" w:rsidP="00544CB5">
      <w:pPr>
        <w:spacing w:after="240"/>
        <w:rPr>
          <w:rFonts w:asciiTheme="minorHAnsi" w:hAnsiTheme="minorHAnsi" w:cstheme="minorHAnsi"/>
          <w:noProof/>
          <w:sz w:val="22"/>
          <w:szCs w:val="22"/>
        </w:rPr>
      </w:pPr>
      <w:r w:rsidRPr="00544CB5">
        <w:rPr>
          <w:rFonts w:asciiTheme="minorHAnsi" w:hAnsiTheme="minorHAnsi" w:cstheme="minorHAnsi"/>
          <w:noProof/>
          <w:sz w:val="22"/>
          <w:szCs w:val="22"/>
        </w:rPr>
        <w:t xml:space="preserve">Once the initial </w:t>
      </w:r>
      <w:r w:rsidRPr="00544CB5">
        <w:rPr>
          <w:rFonts w:asciiTheme="minorHAnsi" w:hAnsiTheme="minorHAnsi" w:cstheme="minorHAnsi"/>
          <w:b/>
          <w:bCs/>
          <w:noProof/>
          <w:color w:val="65BCAB" w:themeColor="accent2"/>
          <w:sz w:val="22"/>
          <w:szCs w:val="22"/>
        </w:rPr>
        <w:t>Receive Notice</w:t>
      </w:r>
      <w:r w:rsidRPr="00544CB5">
        <w:rPr>
          <w:rFonts w:asciiTheme="minorHAnsi" w:hAnsiTheme="minorHAnsi" w:cstheme="minorHAnsi"/>
          <w:noProof/>
          <w:color w:val="65BCAB" w:themeColor="accent2"/>
          <w:sz w:val="22"/>
          <w:szCs w:val="22"/>
        </w:rPr>
        <w:t xml:space="preserve"> </w:t>
      </w:r>
      <w:r w:rsidR="00544CB5" w:rsidRPr="00544CB5">
        <w:rPr>
          <w:rFonts w:asciiTheme="minorHAnsi" w:hAnsiTheme="minorHAnsi" w:cstheme="minorHAnsi"/>
          <w:noProof/>
          <w:sz w:val="22"/>
          <w:szCs w:val="22"/>
        </w:rPr>
        <w:t xml:space="preserve">phase </w:t>
      </w:r>
      <w:r w:rsidRPr="00544CB5">
        <w:rPr>
          <w:rFonts w:asciiTheme="minorHAnsi" w:hAnsiTheme="minorHAnsi" w:cstheme="minorHAnsi"/>
          <w:noProof/>
          <w:sz w:val="22"/>
          <w:szCs w:val="22"/>
        </w:rPr>
        <w:t>is complete</w:t>
      </w:r>
      <w:r w:rsidR="00821655">
        <w:rPr>
          <w:rFonts w:asciiTheme="minorHAnsi" w:hAnsiTheme="minorHAnsi" w:cstheme="minorHAnsi"/>
          <w:noProof/>
          <w:sz w:val="22"/>
          <w:szCs w:val="22"/>
        </w:rPr>
        <w:t xml:space="preserve"> – </w:t>
      </w:r>
    </w:p>
    <w:p w14:paraId="79693B1B" w14:textId="0373260A" w:rsidR="00821655" w:rsidRDefault="00821655" w:rsidP="002106EB">
      <w:pPr>
        <w:pStyle w:val="ListParagraph"/>
        <w:numPr>
          <w:ilvl w:val="0"/>
          <w:numId w:val="59"/>
        </w:numPr>
        <w:spacing w:after="120"/>
        <w:contextualSpacing w:val="0"/>
        <w:rPr>
          <w:rFonts w:asciiTheme="minorHAnsi" w:hAnsiTheme="minorHAnsi" w:cstheme="minorHAnsi"/>
          <w:noProof/>
        </w:rPr>
      </w:pPr>
      <w:r>
        <w:rPr>
          <w:rFonts w:asciiTheme="minorHAnsi" w:hAnsiTheme="minorHAnsi" w:cstheme="minorHAnsi"/>
          <w:noProof/>
        </w:rPr>
        <w:t>I</w:t>
      </w:r>
      <w:r w:rsidR="00544CB5" w:rsidRPr="00821655">
        <w:rPr>
          <w:rFonts w:asciiTheme="minorHAnsi" w:hAnsiTheme="minorHAnsi" w:cstheme="minorHAnsi"/>
          <w:noProof/>
        </w:rPr>
        <w:t>t is possible that the unit may have already been reserved.</w:t>
      </w:r>
      <w:r w:rsidR="002C7239" w:rsidRPr="00821655">
        <w:rPr>
          <w:rFonts w:asciiTheme="minorHAnsi" w:hAnsiTheme="minorHAnsi" w:cstheme="minorHAnsi"/>
          <w:noProof/>
        </w:rPr>
        <w:t xml:space="preserve"> </w:t>
      </w:r>
    </w:p>
    <w:p w14:paraId="24E86E69" w14:textId="23398C02" w:rsidR="00544CB5" w:rsidRDefault="00821655" w:rsidP="45C79B42">
      <w:pPr>
        <w:pStyle w:val="ListParagraph"/>
        <w:numPr>
          <w:ilvl w:val="0"/>
          <w:numId w:val="59"/>
        </w:numPr>
        <w:spacing w:after="120"/>
        <w:rPr>
          <w:rFonts w:asciiTheme="minorHAnsi" w:hAnsiTheme="minorHAnsi" w:cstheme="minorBidi"/>
          <w:noProof/>
        </w:rPr>
      </w:pPr>
      <w:r w:rsidRPr="45C79B42">
        <w:rPr>
          <w:rFonts w:asciiTheme="minorHAnsi" w:hAnsiTheme="minorHAnsi" w:cstheme="minorBidi"/>
          <w:noProof/>
        </w:rPr>
        <w:t>I</w:t>
      </w:r>
      <w:r w:rsidR="00A2701B" w:rsidRPr="45C79B42">
        <w:rPr>
          <w:rFonts w:asciiTheme="minorHAnsi" w:hAnsiTheme="minorHAnsi" w:cstheme="minorBidi"/>
          <w:noProof/>
        </w:rPr>
        <w:t xml:space="preserve">f anyone other than the </w:t>
      </w:r>
      <w:r w:rsidR="0032005F" w:rsidRPr="45C79B42">
        <w:rPr>
          <w:rFonts w:asciiTheme="minorHAnsi" w:hAnsiTheme="minorHAnsi" w:cstheme="minorBidi"/>
          <w:noProof/>
        </w:rPr>
        <w:t xml:space="preserve">End of Tenancy </w:t>
      </w:r>
      <w:r w:rsidR="00A2701B" w:rsidRPr="45C79B42">
        <w:rPr>
          <w:rFonts w:asciiTheme="minorHAnsi" w:hAnsiTheme="minorHAnsi" w:cstheme="minorBidi"/>
          <w:noProof/>
        </w:rPr>
        <w:t xml:space="preserve">Owner </w:t>
      </w:r>
      <w:r w:rsidR="0032005F" w:rsidRPr="45C79B42">
        <w:rPr>
          <w:rFonts w:asciiTheme="minorHAnsi" w:hAnsiTheme="minorHAnsi" w:cstheme="minorBidi"/>
          <w:noProof/>
        </w:rPr>
        <w:t>follows the above steps</w:t>
      </w:r>
      <w:r w:rsidR="009E0DC3" w:rsidRPr="45C79B42">
        <w:rPr>
          <w:rFonts w:asciiTheme="minorHAnsi" w:hAnsiTheme="minorHAnsi" w:cstheme="minorBidi"/>
          <w:noProof/>
        </w:rPr>
        <w:t xml:space="preserve"> after the intial phase</w:t>
      </w:r>
      <w:r w:rsidR="0032005F" w:rsidRPr="45C79B42">
        <w:rPr>
          <w:rFonts w:asciiTheme="minorHAnsi" w:hAnsiTheme="minorHAnsi" w:cstheme="minorBidi"/>
          <w:noProof/>
        </w:rPr>
        <w:t xml:space="preserve">, </w:t>
      </w:r>
      <w:r w:rsidR="00A2701B" w:rsidRPr="45C79B42">
        <w:rPr>
          <w:rFonts w:asciiTheme="minorHAnsi" w:hAnsiTheme="minorHAnsi" w:cstheme="minorBidi"/>
          <w:noProof/>
        </w:rPr>
        <w:t xml:space="preserve">then </w:t>
      </w:r>
      <w:r w:rsidR="00446602" w:rsidRPr="45C79B42">
        <w:rPr>
          <w:rFonts w:asciiTheme="minorHAnsi" w:hAnsiTheme="minorHAnsi" w:cstheme="minorBidi"/>
          <w:noProof/>
        </w:rPr>
        <w:t xml:space="preserve">the End of Tenancy will not be closed immediately; instead </w:t>
      </w:r>
      <w:r w:rsidR="0032005F" w:rsidRPr="45C79B42">
        <w:rPr>
          <w:rFonts w:asciiTheme="minorHAnsi" w:hAnsiTheme="minorHAnsi" w:cstheme="minorBidi"/>
          <w:noProof/>
        </w:rPr>
        <w:t xml:space="preserve">a </w:t>
      </w:r>
      <w:r w:rsidR="00A2701B" w:rsidRPr="45C79B42">
        <w:rPr>
          <w:rFonts w:asciiTheme="minorHAnsi" w:hAnsiTheme="minorHAnsi" w:cstheme="minorBidi"/>
          <w:noProof/>
        </w:rPr>
        <w:t>request to</w:t>
      </w:r>
      <w:r w:rsidR="035ABC20" w:rsidRPr="45C79B42">
        <w:rPr>
          <w:rFonts w:asciiTheme="minorHAnsi" w:hAnsiTheme="minorHAnsi" w:cstheme="minorBidi"/>
          <w:noProof/>
        </w:rPr>
        <w:t xml:space="preserve"> </w:t>
      </w:r>
      <w:r>
        <w:tab/>
      </w:r>
      <w:r w:rsidR="00A2701B" w:rsidRPr="45C79B42">
        <w:rPr>
          <w:rFonts w:asciiTheme="minorHAnsi" w:hAnsiTheme="minorHAnsi" w:cstheme="minorBidi"/>
          <w:noProof/>
        </w:rPr>
        <w:t xml:space="preserve"> close </w:t>
      </w:r>
      <w:r w:rsidR="0032005F" w:rsidRPr="45C79B42">
        <w:rPr>
          <w:rFonts w:asciiTheme="minorHAnsi" w:hAnsiTheme="minorHAnsi" w:cstheme="minorBidi"/>
          <w:noProof/>
        </w:rPr>
        <w:t xml:space="preserve">the End of Tenancy will </w:t>
      </w:r>
      <w:r w:rsidR="00A2701B" w:rsidRPr="45C79B42">
        <w:rPr>
          <w:rFonts w:asciiTheme="minorHAnsi" w:hAnsiTheme="minorHAnsi" w:cstheme="minorBidi"/>
          <w:noProof/>
        </w:rPr>
        <w:t>be submitted to the Owner for app</w:t>
      </w:r>
      <w:r w:rsidR="0032005F" w:rsidRPr="45C79B42">
        <w:rPr>
          <w:rFonts w:asciiTheme="minorHAnsi" w:hAnsiTheme="minorHAnsi" w:cstheme="minorBidi"/>
          <w:noProof/>
        </w:rPr>
        <w:t>ro</w:t>
      </w:r>
      <w:r w:rsidR="00A2701B" w:rsidRPr="45C79B42">
        <w:rPr>
          <w:rFonts w:asciiTheme="minorHAnsi" w:hAnsiTheme="minorHAnsi" w:cstheme="minorBidi"/>
          <w:noProof/>
        </w:rPr>
        <w:t xml:space="preserve">val. </w:t>
      </w:r>
    </w:p>
    <w:p w14:paraId="092995A5" w14:textId="6AAFFBCA" w:rsidR="005C11F8" w:rsidRDefault="005C11F8" w:rsidP="005C11F8">
      <w:pPr>
        <w:pStyle w:val="ListParagraph"/>
        <w:numPr>
          <w:ilvl w:val="1"/>
          <w:numId w:val="59"/>
        </w:numPr>
        <w:spacing w:after="120"/>
        <w:contextualSpacing w:val="0"/>
        <w:rPr>
          <w:rFonts w:asciiTheme="minorHAnsi" w:hAnsiTheme="minorHAnsi" w:cstheme="minorHAnsi"/>
          <w:noProof/>
        </w:rPr>
      </w:pPr>
      <w:r>
        <w:rPr>
          <w:rFonts w:asciiTheme="minorHAnsi" w:hAnsiTheme="minorHAnsi" w:cstheme="minorHAnsi"/>
          <w:noProof/>
        </w:rPr>
        <w:t xml:space="preserve">See </w:t>
      </w:r>
      <w:hyperlink w:anchor="_Approving_Requests_to" w:history="1">
        <w:r w:rsidRPr="005C11F8">
          <w:rPr>
            <w:rStyle w:val="Hyperlink"/>
            <w:rFonts w:asciiTheme="minorHAnsi" w:hAnsiTheme="minorHAnsi" w:cstheme="minorHAnsi"/>
            <w:noProof/>
            <w:color w:val="008ACB" w:themeColor="accent6" w:themeTint="BF"/>
          </w:rPr>
          <w:t>Approving Requests to Cancel or Close an End of Tenancy</w:t>
        </w:r>
      </w:hyperlink>
      <w:r>
        <w:rPr>
          <w:rFonts w:asciiTheme="minorHAnsi" w:hAnsiTheme="minorHAnsi" w:cstheme="minorHAnsi"/>
          <w:noProof/>
        </w:rPr>
        <w:t>.</w:t>
      </w:r>
    </w:p>
    <w:p w14:paraId="4A501516" w14:textId="253BA3D7" w:rsidR="00A8031F" w:rsidRPr="00821655" w:rsidRDefault="004425E0" w:rsidP="002106EB">
      <w:pPr>
        <w:pStyle w:val="ListParagraph"/>
        <w:numPr>
          <w:ilvl w:val="0"/>
          <w:numId w:val="59"/>
        </w:numPr>
        <w:spacing w:after="120"/>
        <w:contextualSpacing w:val="0"/>
        <w:rPr>
          <w:rFonts w:asciiTheme="minorHAnsi" w:hAnsiTheme="minorHAnsi" w:cstheme="minorHAnsi"/>
          <w:noProof/>
        </w:rPr>
      </w:pPr>
      <w:r>
        <w:rPr>
          <w:rFonts w:asciiTheme="minorHAnsi" w:hAnsiTheme="minorHAnsi" w:cstheme="minorHAnsi"/>
          <w:noProof/>
        </w:rPr>
        <w:t>While</w:t>
      </w:r>
      <w:r w:rsidR="003C15AB">
        <w:rPr>
          <w:rFonts w:asciiTheme="minorHAnsi" w:hAnsiTheme="minorHAnsi" w:cstheme="minorHAnsi"/>
          <w:noProof/>
        </w:rPr>
        <w:t xml:space="preserve"> the request is </w:t>
      </w:r>
      <w:r>
        <w:rPr>
          <w:rFonts w:asciiTheme="minorHAnsi" w:hAnsiTheme="minorHAnsi" w:cstheme="minorHAnsi"/>
          <w:noProof/>
        </w:rPr>
        <w:t>pending approval, t</w:t>
      </w:r>
      <w:r w:rsidR="00B47FC8">
        <w:rPr>
          <w:rFonts w:asciiTheme="minorHAnsi" w:hAnsiTheme="minorHAnsi" w:cstheme="minorHAnsi"/>
          <w:noProof/>
        </w:rPr>
        <w:t xml:space="preserve">he </w:t>
      </w:r>
      <w:r w:rsidR="00B47FC8" w:rsidRPr="009C0FCB">
        <w:rPr>
          <w:rFonts w:asciiTheme="minorHAnsi" w:hAnsiTheme="minorHAnsi" w:cstheme="minorHAnsi"/>
          <w:noProof/>
        </w:rPr>
        <w:t xml:space="preserve">End of Tenancy </w:t>
      </w:r>
      <w:r w:rsidR="00B47FC8">
        <w:rPr>
          <w:rFonts w:asciiTheme="minorHAnsi" w:hAnsiTheme="minorHAnsi" w:cstheme="minorHAnsi"/>
          <w:noProof/>
        </w:rPr>
        <w:t>will be updated to a ‘</w:t>
      </w:r>
      <w:r w:rsidR="00B47FC8" w:rsidRPr="00E23BDE">
        <w:rPr>
          <w:rFonts w:asciiTheme="minorHAnsi" w:hAnsiTheme="minorHAnsi" w:cstheme="minorHAnsi"/>
          <w:b/>
          <w:bCs/>
          <w:noProof/>
          <w:color w:val="65BCAB" w:themeColor="accent2"/>
        </w:rPr>
        <w:t>Pending Cancel/Close</w:t>
      </w:r>
      <w:r w:rsidR="00B47FC8" w:rsidRPr="003C15AB">
        <w:rPr>
          <w:rFonts w:asciiTheme="minorHAnsi" w:hAnsiTheme="minorHAnsi" w:cstheme="minorHAnsi"/>
          <w:noProof/>
        </w:rPr>
        <w:t>’</w:t>
      </w:r>
      <w:r w:rsidR="00B47FC8" w:rsidRPr="00E23BDE">
        <w:rPr>
          <w:rFonts w:asciiTheme="minorHAnsi" w:hAnsiTheme="minorHAnsi" w:cstheme="minorHAnsi"/>
          <w:noProof/>
          <w:color w:val="65BCAB" w:themeColor="accent2"/>
        </w:rPr>
        <w:t xml:space="preserve"> </w:t>
      </w:r>
      <w:r w:rsidR="00B47FC8">
        <w:rPr>
          <w:rFonts w:asciiTheme="minorHAnsi" w:hAnsiTheme="minorHAnsi" w:cstheme="minorHAnsi"/>
          <w:noProof/>
        </w:rPr>
        <w:t xml:space="preserve">status </w:t>
      </w:r>
      <w:r>
        <w:rPr>
          <w:rFonts w:asciiTheme="minorHAnsi" w:hAnsiTheme="minorHAnsi" w:cstheme="minorHAnsi"/>
          <w:noProof/>
        </w:rPr>
        <w:t xml:space="preserve">and </w:t>
      </w:r>
      <w:r w:rsidR="00E23BDE">
        <w:rPr>
          <w:rFonts w:asciiTheme="minorHAnsi" w:hAnsiTheme="minorHAnsi" w:cstheme="minorHAnsi"/>
          <w:noProof/>
        </w:rPr>
        <w:t>users will not be able to up</w:t>
      </w:r>
      <w:r w:rsidR="005C11F8">
        <w:rPr>
          <w:rFonts w:asciiTheme="minorHAnsi" w:hAnsiTheme="minorHAnsi" w:cstheme="minorHAnsi"/>
          <w:noProof/>
        </w:rPr>
        <w:t>d</w:t>
      </w:r>
      <w:r w:rsidR="00E23BDE">
        <w:rPr>
          <w:rFonts w:asciiTheme="minorHAnsi" w:hAnsiTheme="minorHAnsi" w:cstheme="minorHAnsi"/>
          <w:noProof/>
        </w:rPr>
        <w:t xml:space="preserve">ate the End of Tenancy or any </w:t>
      </w:r>
      <w:r w:rsidR="00B47FC8">
        <w:rPr>
          <w:rFonts w:asciiTheme="minorHAnsi" w:hAnsiTheme="minorHAnsi" w:cstheme="minorHAnsi"/>
          <w:noProof/>
        </w:rPr>
        <w:t>associated tasks</w:t>
      </w:r>
      <w:r w:rsidR="00E23BDE">
        <w:rPr>
          <w:rFonts w:asciiTheme="minorHAnsi" w:hAnsiTheme="minorHAnsi" w:cstheme="minorHAnsi"/>
          <w:noProof/>
        </w:rPr>
        <w:t>.</w:t>
      </w:r>
    </w:p>
    <w:p w14:paraId="16149CCD" w14:textId="27464EEA" w:rsidR="00A2701B" w:rsidRDefault="00C31BAD" w:rsidP="002106EB">
      <w:pPr>
        <w:pStyle w:val="ListParagraph"/>
        <w:numPr>
          <w:ilvl w:val="0"/>
          <w:numId w:val="59"/>
        </w:numPr>
        <w:spacing w:after="120"/>
        <w:ind w:left="714" w:hanging="357"/>
        <w:contextualSpacing w:val="0"/>
        <w:rPr>
          <w:rFonts w:asciiTheme="minorHAnsi" w:hAnsiTheme="minorHAnsi" w:cstheme="minorHAnsi"/>
          <w:noProof/>
        </w:rPr>
      </w:pPr>
      <w:r w:rsidRPr="00544CB5">
        <w:rPr>
          <w:rFonts w:asciiTheme="minorHAnsi" w:hAnsiTheme="minorHAnsi" w:cstheme="minorHAnsi"/>
          <w:noProof/>
        </w:rPr>
        <w:t xml:space="preserve">The requestor </w:t>
      </w:r>
      <w:r w:rsidR="0032005F" w:rsidRPr="00544CB5">
        <w:rPr>
          <w:rFonts w:asciiTheme="minorHAnsi" w:hAnsiTheme="minorHAnsi" w:cstheme="minorHAnsi"/>
          <w:noProof/>
        </w:rPr>
        <w:t>will be notif</w:t>
      </w:r>
      <w:r w:rsidR="00290CEE">
        <w:rPr>
          <w:rFonts w:asciiTheme="minorHAnsi" w:hAnsiTheme="minorHAnsi" w:cstheme="minorHAnsi"/>
          <w:noProof/>
        </w:rPr>
        <w:t>i</w:t>
      </w:r>
      <w:r w:rsidR="0032005F" w:rsidRPr="00544CB5">
        <w:rPr>
          <w:rFonts w:asciiTheme="minorHAnsi" w:hAnsiTheme="minorHAnsi" w:cstheme="minorHAnsi"/>
          <w:noProof/>
        </w:rPr>
        <w:t>ed when the request is approved or rejected.</w:t>
      </w:r>
    </w:p>
    <w:p w14:paraId="1879113D" w14:textId="77777777" w:rsidR="00F56428" w:rsidRDefault="00F56428" w:rsidP="004425E0">
      <w:pPr>
        <w:spacing w:after="120"/>
        <w:rPr>
          <w:rFonts w:ascii="Arial" w:hAnsi="Arial"/>
          <w:kern w:val="28"/>
          <w:sz w:val="22"/>
          <w:szCs w:val="20"/>
          <w:highlight w:val="yellow"/>
          <w:lang w:eastAsia="en-US"/>
        </w:rPr>
      </w:pPr>
      <w:bookmarkStart w:id="49" w:name="_Toc152676504"/>
      <w:r>
        <w:rPr>
          <w:highlight w:val="yellow"/>
        </w:rPr>
        <w:br w:type="page"/>
      </w:r>
    </w:p>
    <w:p w14:paraId="469CF2F3" w14:textId="58A38059" w:rsidR="003C156B" w:rsidRDefault="003C156B" w:rsidP="00901F15">
      <w:pPr>
        <w:pStyle w:val="Heading1"/>
      </w:pPr>
      <w:bookmarkStart w:id="50" w:name="_Toc200036004"/>
      <w:r>
        <w:lastRenderedPageBreak/>
        <w:t>Report</w:t>
      </w:r>
      <w:r w:rsidR="00CB6A6C">
        <w:t>s &amp; Dashboards</w:t>
      </w:r>
      <w:bookmarkEnd w:id="50"/>
    </w:p>
    <w:p w14:paraId="01269F7C" w14:textId="77777777" w:rsidR="003117F8" w:rsidRPr="00903DDE" w:rsidRDefault="003117F8" w:rsidP="003117F8">
      <w:pPr>
        <w:spacing w:after="240"/>
        <w:rPr>
          <w:rFonts w:asciiTheme="minorHAnsi" w:hAnsiTheme="minorHAnsi" w:cstheme="minorHAnsi"/>
          <w:noProof/>
          <w:sz w:val="22"/>
          <w:szCs w:val="22"/>
        </w:rPr>
      </w:pPr>
      <w:r>
        <w:rPr>
          <w:rFonts w:asciiTheme="minorHAnsi" w:hAnsiTheme="minorHAnsi" w:cstheme="minorHAnsi"/>
          <w:noProof/>
          <w:sz w:val="22"/>
          <w:szCs w:val="22"/>
        </w:rPr>
        <w:t>Metrics</w:t>
      </w:r>
      <w:r w:rsidRPr="00903DDE">
        <w:rPr>
          <w:rFonts w:asciiTheme="minorHAnsi" w:hAnsiTheme="minorHAnsi" w:cstheme="minorHAnsi"/>
          <w:noProof/>
          <w:sz w:val="22"/>
          <w:szCs w:val="22"/>
        </w:rPr>
        <w:t xml:space="preserve"> and reports </w:t>
      </w:r>
      <w:r>
        <w:rPr>
          <w:rFonts w:asciiTheme="minorHAnsi" w:hAnsiTheme="minorHAnsi" w:cstheme="minorHAnsi"/>
          <w:noProof/>
          <w:sz w:val="22"/>
          <w:szCs w:val="22"/>
        </w:rPr>
        <w:t xml:space="preserve">related to </w:t>
      </w:r>
      <w:r w:rsidRPr="00903DDE">
        <w:rPr>
          <w:rFonts w:asciiTheme="minorHAnsi" w:hAnsiTheme="minorHAnsi" w:cstheme="minorHAnsi"/>
          <w:noProof/>
          <w:sz w:val="22"/>
          <w:szCs w:val="22"/>
        </w:rPr>
        <w:t xml:space="preserve">End of Tenancies can be found on the following dashboards: </w:t>
      </w:r>
    </w:p>
    <w:p w14:paraId="41C11929" w14:textId="77777777" w:rsidR="003117F8" w:rsidRPr="0089786D" w:rsidRDefault="003117F8" w:rsidP="003117F8">
      <w:pPr>
        <w:pStyle w:val="ListParagraph"/>
        <w:numPr>
          <w:ilvl w:val="0"/>
          <w:numId w:val="62"/>
        </w:numPr>
        <w:spacing w:after="240"/>
        <w:rPr>
          <w:rFonts w:asciiTheme="minorHAnsi" w:hAnsiTheme="minorHAnsi" w:cstheme="minorHAnsi"/>
          <w:i/>
          <w:iCs/>
          <w:noProof/>
        </w:rPr>
      </w:pPr>
      <w:r w:rsidRPr="0089786D">
        <w:rPr>
          <w:rFonts w:asciiTheme="minorHAnsi" w:hAnsiTheme="minorHAnsi" w:cstheme="minorHAnsi"/>
          <w:i/>
          <w:iCs/>
          <w:noProof/>
        </w:rPr>
        <w:t>PRS End of Tenancy Dashboard</w:t>
      </w:r>
    </w:p>
    <w:p w14:paraId="3E06A83A" w14:textId="47344A89" w:rsidR="003117F8" w:rsidRPr="0089786D" w:rsidRDefault="003117F8" w:rsidP="003117F8">
      <w:pPr>
        <w:pStyle w:val="ListParagraph"/>
        <w:numPr>
          <w:ilvl w:val="0"/>
          <w:numId w:val="62"/>
        </w:numPr>
        <w:spacing w:after="240"/>
        <w:rPr>
          <w:rFonts w:asciiTheme="minorHAnsi" w:hAnsiTheme="minorHAnsi" w:cstheme="minorHAnsi"/>
          <w:i/>
          <w:iCs/>
          <w:noProof/>
        </w:rPr>
      </w:pPr>
      <w:r w:rsidRPr="0089786D">
        <w:rPr>
          <w:rFonts w:asciiTheme="minorHAnsi" w:hAnsiTheme="minorHAnsi" w:cstheme="minorHAnsi"/>
          <w:i/>
          <w:iCs/>
          <w:noProof/>
        </w:rPr>
        <w:t>BTR/Vesta End of Tenancy Dashboard</w:t>
      </w:r>
    </w:p>
    <w:p w14:paraId="7C116124" w14:textId="77777777" w:rsidR="0089786D" w:rsidRDefault="0089786D" w:rsidP="0089786D">
      <w:pPr>
        <w:pStyle w:val="ListParagraph"/>
        <w:spacing w:after="240"/>
        <w:rPr>
          <w:rFonts w:asciiTheme="minorHAnsi" w:hAnsiTheme="minorHAnsi" w:cstheme="minorHAnsi"/>
          <w:noProof/>
        </w:rPr>
      </w:pPr>
    </w:p>
    <w:p w14:paraId="36FD1879" w14:textId="06327AFD" w:rsidR="003C156B" w:rsidRDefault="003C156B" w:rsidP="003C156B">
      <w:pPr>
        <w:pStyle w:val="Heading2"/>
      </w:pPr>
      <w:bookmarkStart w:id="51" w:name="_Toc200036005"/>
      <w:r w:rsidRPr="003117F8">
        <w:t>Onsite Property Management</w:t>
      </w:r>
      <w:r w:rsidR="00EB4C3A">
        <w:t xml:space="preserve"> Reports</w:t>
      </w:r>
      <w:bookmarkEnd w:id="51"/>
    </w:p>
    <w:p w14:paraId="25F145DE" w14:textId="3B4673BB" w:rsidR="003C156B" w:rsidRPr="0089786D" w:rsidRDefault="00257AD6" w:rsidP="003C156B">
      <w:pPr>
        <w:spacing w:after="240"/>
        <w:rPr>
          <w:rFonts w:asciiTheme="minorHAnsi" w:hAnsiTheme="minorHAnsi" w:cstheme="minorHAnsi"/>
          <w:noProof/>
          <w:sz w:val="22"/>
          <w:szCs w:val="22"/>
        </w:rPr>
      </w:pPr>
      <w:r w:rsidRPr="0089786D">
        <w:rPr>
          <w:rFonts w:asciiTheme="minorHAnsi" w:hAnsiTheme="minorHAnsi" w:cstheme="minorHAnsi"/>
          <w:noProof/>
          <w:sz w:val="22"/>
          <w:szCs w:val="22"/>
        </w:rPr>
        <w:t xml:space="preserve">The following charts and underlying reports </w:t>
      </w:r>
      <w:r w:rsidR="00671DC0" w:rsidRPr="0089786D">
        <w:rPr>
          <w:rFonts w:asciiTheme="minorHAnsi" w:hAnsiTheme="minorHAnsi" w:cstheme="minorHAnsi"/>
          <w:noProof/>
          <w:sz w:val="22"/>
          <w:szCs w:val="22"/>
        </w:rPr>
        <w:t xml:space="preserve">can be found on the End of Tenancy </w:t>
      </w:r>
      <w:r w:rsidR="00A669A0" w:rsidRPr="0089786D">
        <w:rPr>
          <w:rFonts w:asciiTheme="minorHAnsi" w:hAnsiTheme="minorHAnsi" w:cstheme="minorHAnsi"/>
          <w:noProof/>
          <w:sz w:val="22"/>
          <w:szCs w:val="22"/>
        </w:rPr>
        <w:t>d</w:t>
      </w:r>
      <w:r w:rsidR="00671DC0" w:rsidRPr="0089786D">
        <w:rPr>
          <w:rFonts w:asciiTheme="minorHAnsi" w:hAnsiTheme="minorHAnsi" w:cstheme="minorHAnsi"/>
          <w:noProof/>
          <w:sz w:val="22"/>
          <w:szCs w:val="22"/>
        </w:rPr>
        <w:t xml:space="preserve">ashboards. These </w:t>
      </w:r>
      <w:r w:rsidRPr="0089786D">
        <w:rPr>
          <w:rFonts w:asciiTheme="minorHAnsi" w:hAnsiTheme="minorHAnsi" w:cstheme="minorHAnsi"/>
          <w:noProof/>
          <w:sz w:val="22"/>
          <w:szCs w:val="22"/>
        </w:rPr>
        <w:t xml:space="preserve">may </w:t>
      </w:r>
      <w:r w:rsidR="00671DC0" w:rsidRPr="0089786D">
        <w:rPr>
          <w:rFonts w:asciiTheme="minorHAnsi" w:hAnsiTheme="minorHAnsi" w:cstheme="minorHAnsi"/>
          <w:noProof/>
          <w:sz w:val="22"/>
          <w:szCs w:val="22"/>
        </w:rPr>
        <w:t>be useful for Onsite Property Management users.</w:t>
      </w:r>
    </w:p>
    <w:p w14:paraId="624EE99F" w14:textId="11CD4BEC" w:rsidR="00257AD6" w:rsidRDefault="0023738A" w:rsidP="003117F8">
      <w:pPr>
        <w:spacing w:after="240"/>
        <w:ind w:left="-1134"/>
        <w:rPr>
          <w:rFonts w:asciiTheme="minorHAnsi" w:hAnsiTheme="minorHAnsi" w:cstheme="minorHAnsi"/>
          <w:noProof/>
        </w:rPr>
      </w:pPr>
      <w:r w:rsidRPr="006A4F50">
        <w:rPr>
          <w:noProof/>
          <w:lang w:val="en-US"/>
        </w:rPr>
        <mc:AlternateContent>
          <mc:Choice Requires="wps">
            <w:drawing>
              <wp:anchor distT="0" distB="0" distL="114300" distR="114300" simplePos="0" relativeHeight="251658340" behindDoc="0" locked="0" layoutInCell="1" allowOverlap="1" wp14:anchorId="3A91AE16" wp14:editId="6346833C">
                <wp:simplePos x="0" y="0"/>
                <wp:positionH relativeFrom="column">
                  <wp:posOffset>4951562</wp:posOffset>
                </wp:positionH>
                <wp:positionV relativeFrom="paragraph">
                  <wp:posOffset>3012548</wp:posOffset>
                </wp:positionV>
                <wp:extent cx="1240443" cy="688340"/>
                <wp:effectExtent l="38100" t="1085850" r="112395" b="111760"/>
                <wp:wrapNone/>
                <wp:docPr id="974121223" name="Speech Bubble: Rectangle 2"/>
                <wp:cNvGraphicFramePr/>
                <a:graphic xmlns:a="http://schemas.openxmlformats.org/drawingml/2006/main">
                  <a:graphicData uri="http://schemas.microsoft.com/office/word/2010/wordprocessingShape">
                    <wps:wsp>
                      <wps:cNvSpPr/>
                      <wps:spPr>
                        <a:xfrm>
                          <a:off x="0" y="0"/>
                          <a:ext cx="1240443" cy="688340"/>
                        </a:xfrm>
                        <a:prstGeom prst="wedgeRectCallout">
                          <a:avLst>
                            <a:gd name="adj1" fmla="val 40686"/>
                            <a:gd name="adj2" fmla="val -200947"/>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FB88A11" w14:textId="28C1122D" w:rsidR="00671DC0" w:rsidRPr="001D0184" w:rsidRDefault="00671DC0" w:rsidP="00671DC0">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Click on a specific </w:t>
                            </w:r>
                            <w:r w:rsidRPr="00671DC0">
                              <w:rPr>
                                <w:rStyle w:val="IntenseEmphasis"/>
                                <w:rFonts w:asciiTheme="majorHAnsi" w:hAnsiTheme="majorHAnsi" w:cstheme="majorHAnsi"/>
                                <w:b/>
                                <w:bCs/>
                                <w:i w:val="0"/>
                                <w:iCs w:val="0"/>
                              </w:rPr>
                              <w:t>task type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or </w:t>
                            </w:r>
                            <w:r w:rsidR="0023738A" w:rsidRPr="0023738A">
                              <w:rPr>
                                <w:rStyle w:val="IntenseEmphasis"/>
                                <w:rFonts w:asciiTheme="majorHAnsi" w:hAnsiTheme="majorHAnsi" w:cstheme="majorHAnsi"/>
                                <w:b/>
                                <w:bCs/>
                                <w:i w:val="0"/>
                                <w:iCs w:val="0"/>
                              </w:rPr>
                              <w:t>start</w:t>
                            </w:r>
                            <w:r w:rsidR="0023738A" w:rsidRPr="0023738A">
                              <w:rPr>
                                <w:rStyle w:val="IntenseEmphasis"/>
                                <w:rFonts w:asciiTheme="majorHAnsi" w:hAnsiTheme="majorHAnsi" w:cstheme="majorHAnsi"/>
                                <w:i w:val="0"/>
                                <w:iCs w:val="0"/>
                              </w:rPr>
                              <w:t xml:space="preserve"> </w:t>
                            </w:r>
                            <w:r w:rsidRPr="00671DC0">
                              <w:rPr>
                                <w:rStyle w:val="IntenseEmphasis"/>
                                <w:rFonts w:asciiTheme="majorHAnsi" w:hAnsiTheme="majorHAnsi" w:cstheme="majorHAnsi"/>
                                <w:b/>
                                <w:bCs/>
                                <w:i w:val="0"/>
                                <w:iCs w:val="0"/>
                              </w:rPr>
                              <w:t>date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to see only those tasks.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91AE16" id="_x0000_s1087" type="#_x0000_t61" style="position:absolute;left:0;text-align:left;margin-left:389.9pt;margin-top:237.2pt;width:97.65pt;height:54.2pt;z-index:2516583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" adj="19588,-32605" fillcolor="white [3212]" strokecolor="#7f7f7f [1612]" strokeweight=".25pt">
                <v:shadow on="t" color="black" opacity="26214f" origin="-.5,-.5" offset=".74836mm,.74836mm"/>
                <v:textbox>
                  <w:txbxContent>
                    <w:p w14:paraId="7FB88A11" w14:textId="28C1122D" w:rsidR="00671DC0" w:rsidRPr="001D0184" w:rsidRDefault="00671DC0" w:rsidP="00671DC0">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Click on a specific </w:t>
                      </w:r>
                      <w:r w:rsidRPr="00671DC0">
                        <w:rPr>
                          <w:rStyle w:val="IntenseEmphasis"/>
                          <w:rFonts w:asciiTheme="majorHAnsi" w:hAnsiTheme="majorHAnsi" w:cstheme="majorHAnsi"/>
                          <w:b/>
                          <w:bCs/>
                          <w:i w:val="0"/>
                          <w:iCs w:val="0"/>
                        </w:rPr>
                        <w:t>task type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or </w:t>
                      </w:r>
                      <w:r w:rsidR="0023738A" w:rsidRPr="0023738A">
                        <w:rPr>
                          <w:rStyle w:val="IntenseEmphasis"/>
                          <w:rFonts w:asciiTheme="majorHAnsi" w:hAnsiTheme="majorHAnsi" w:cstheme="majorHAnsi"/>
                          <w:b/>
                          <w:bCs/>
                          <w:i w:val="0"/>
                          <w:iCs w:val="0"/>
                        </w:rPr>
                        <w:t>start</w:t>
                      </w:r>
                      <w:r w:rsidR="0023738A" w:rsidRPr="0023738A">
                        <w:rPr>
                          <w:rStyle w:val="IntenseEmphasis"/>
                          <w:rFonts w:asciiTheme="majorHAnsi" w:hAnsiTheme="majorHAnsi" w:cstheme="majorHAnsi"/>
                          <w:i w:val="0"/>
                          <w:iCs w:val="0"/>
                        </w:rPr>
                        <w:t xml:space="preserve"> </w:t>
                      </w:r>
                      <w:r w:rsidRPr="00671DC0">
                        <w:rPr>
                          <w:rStyle w:val="IntenseEmphasis"/>
                          <w:rFonts w:asciiTheme="majorHAnsi" w:hAnsiTheme="majorHAnsi" w:cstheme="majorHAnsi"/>
                          <w:b/>
                          <w:bCs/>
                          <w:i w:val="0"/>
                          <w:iCs w:val="0"/>
                        </w:rPr>
                        <w:t>date</w:t>
                      </w:r>
                      <w:r w:rsidRPr="00671DC0">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to see only those tasks.</w:t>
                      </w:r>
                    </w:p>
                  </w:txbxContent>
                </v:textbox>
              </v:shape>
            </w:pict>
          </mc:Fallback>
        </mc:AlternateContent>
      </w:r>
      <w:r w:rsidR="00671DC0" w:rsidRPr="006A4F50">
        <w:rPr>
          <w:noProof/>
          <w:lang w:val="en-US"/>
        </w:rPr>
        <mc:AlternateContent>
          <mc:Choice Requires="wps">
            <w:drawing>
              <wp:anchor distT="0" distB="0" distL="114300" distR="114300" simplePos="0" relativeHeight="251658339" behindDoc="0" locked="0" layoutInCell="1" allowOverlap="1" wp14:anchorId="5754AD60" wp14:editId="0BE6516A">
                <wp:simplePos x="0" y="0"/>
                <wp:positionH relativeFrom="column">
                  <wp:posOffset>2058</wp:posOffset>
                </wp:positionH>
                <wp:positionV relativeFrom="paragraph">
                  <wp:posOffset>3016860</wp:posOffset>
                </wp:positionV>
                <wp:extent cx="2668524" cy="767791"/>
                <wp:effectExtent l="38100" t="190500" r="113030" b="108585"/>
                <wp:wrapNone/>
                <wp:docPr id="516371480" name="Speech Bubble: Rectangle 2"/>
                <wp:cNvGraphicFramePr/>
                <a:graphic xmlns:a="http://schemas.openxmlformats.org/drawingml/2006/main">
                  <a:graphicData uri="http://schemas.microsoft.com/office/word/2010/wordprocessingShape">
                    <wps:wsp>
                      <wps:cNvSpPr/>
                      <wps:spPr>
                        <a:xfrm>
                          <a:off x="0" y="0"/>
                          <a:ext cx="2668524" cy="767791"/>
                        </a:xfrm>
                        <a:prstGeom prst="wedgeRectCallout">
                          <a:avLst>
                            <a:gd name="adj1" fmla="val -25149"/>
                            <a:gd name="adj2" fmla="val -7152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20824C2" w14:textId="7A31C33F" w:rsidR="00257AD6" w:rsidRDefault="00257AD6" w:rsidP="00257AD6">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257AD6">
                              <w:rPr>
                                <w:rStyle w:val="IntenseEmphasis"/>
                                <w:rFonts w:asciiTheme="majorHAnsi" w:hAnsiTheme="majorHAnsi" w:cstheme="majorHAnsi"/>
                                <w:i w:val="0"/>
                                <w:iCs w:val="0"/>
                                <w:color w:val="313435" w:themeColor="accent5" w:themeShade="80"/>
                              </w:rPr>
                              <w:t>End of Tenancies that are in progress at your property(</w:t>
                            </w:r>
                            <w:r>
                              <w:rPr>
                                <w:rStyle w:val="IntenseEmphasis"/>
                                <w:rFonts w:asciiTheme="majorHAnsi" w:hAnsiTheme="majorHAnsi" w:cstheme="majorHAnsi"/>
                                <w:i w:val="0"/>
                                <w:iCs w:val="0"/>
                                <w:color w:val="313435" w:themeColor="accent5" w:themeShade="80"/>
                              </w:rPr>
                              <w:t>-</w:t>
                            </w:r>
                            <w:proofErr w:type="spellStart"/>
                            <w:r w:rsidRPr="00257AD6">
                              <w:rPr>
                                <w:rStyle w:val="IntenseEmphasis"/>
                                <w:rFonts w:asciiTheme="majorHAnsi" w:hAnsiTheme="majorHAnsi" w:cstheme="majorHAnsi"/>
                                <w:i w:val="0"/>
                                <w:iCs w:val="0"/>
                                <w:color w:val="313435" w:themeColor="accent5" w:themeShade="80"/>
                              </w:rPr>
                              <w:t>ies</w:t>
                            </w:r>
                            <w:proofErr w:type="spellEnd"/>
                            <w:r w:rsidRPr="00257AD6">
                              <w:rPr>
                                <w:rStyle w:val="IntenseEmphasis"/>
                                <w:rFonts w:asciiTheme="majorHAnsi" w:hAnsiTheme="majorHAnsi" w:cstheme="majorHAnsi"/>
                                <w:i w:val="0"/>
                                <w:iCs w:val="0"/>
                                <w:color w:val="313435" w:themeColor="accent5" w:themeShade="80"/>
                              </w:rPr>
                              <w:t xml:space="preserve">). </w:t>
                            </w:r>
                          </w:p>
                          <w:p w14:paraId="2D76DB61" w14:textId="14323A77" w:rsidR="00257AD6" w:rsidRPr="001D0184" w:rsidRDefault="00257AD6" w:rsidP="00257AD6">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drill down into individual </w:t>
                            </w:r>
                            <w:r w:rsidR="00310167" w:rsidRPr="00257AD6">
                              <w:rPr>
                                <w:rStyle w:val="IntenseEmphasis"/>
                                <w:rFonts w:asciiTheme="majorHAnsi" w:hAnsiTheme="majorHAnsi" w:cstheme="majorHAnsi"/>
                                <w:i w:val="0"/>
                                <w:iCs w:val="0"/>
                                <w:color w:val="313435" w:themeColor="accent5" w:themeShade="80"/>
                              </w:rPr>
                              <w:t>End of Tenancies</w:t>
                            </w:r>
                            <w:r>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54AD60" id="_x0000_s1088" type="#_x0000_t61" style="position:absolute;left:0;text-align:left;margin-left:.15pt;margin-top:237.55pt;width:210.1pt;height:60.45pt;z-index:2516583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" adj="5368,-4650" fillcolor="white [3212]" strokecolor="#7f7f7f [1612]" strokeweight=".25pt">
                <v:shadow on="t" color="black" opacity="26214f" origin="-.5,-.5" offset=".74836mm,.74836mm"/>
                <v:textbox>
                  <w:txbxContent>
                    <w:p w14:paraId="220824C2" w14:textId="7A31C33F" w:rsidR="00257AD6" w:rsidRDefault="00257AD6" w:rsidP="00257AD6">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257AD6">
                        <w:rPr>
                          <w:rStyle w:val="IntenseEmphasis"/>
                          <w:rFonts w:asciiTheme="majorHAnsi" w:hAnsiTheme="majorHAnsi" w:cstheme="majorHAnsi"/>
                          <w:i w:val="0"/>
                          <w:iCs w:val="0"/>
                          <w:color w:val="313435" w:themeColor="accent5" w:themeShade="80"/>
                        </w:rPr>
                        <w:t>End of Tenancies that are in progress at your property(</w:t>
                      </w:r>
                      <w:r>
                        <w:rPr>
                          <w:rStyle w:val="IntenseEmphasis"/>
                          <w:rFonts w:asciiTheme="majorHAnsi" w:hAnsiTheme="majorHAnsi" w:cstheme="majorHAnsi"/>
                          <w:i w:val="0"/>
                          <w:iCs w:val="0"/>
                          <w:color w:val="313435" w:themeColor="accent5" w:themeShade="80"/>
                        </w:rPr>
                        <w:t>-</w:t>
                      </w:r>
                      <w:proofErr w:type="spellStart"/>
                      <w:r w:rsidRPr="00257AD6">
                        <w:rPr>
                          <w:rStyle w:val="IntenseEmphasis"/>
                          <w:rFonts w:asciiTheme="majorHAnsi" w:hAnsiTheme="majorHAnsi" w:cstheme="majorHAnsi"/>
                          <w:i w:val="0"/>
                          <w:iCs w:val="0"/>
                          <w:color w:val="313435" w:themeColor="accent5" w:themeShade="80"/>
                        </w:rPr>
                        <w:t>ies</w:t>
                      </w:r>
                      <w:proofErr w:type="spellEnd"/>
                      <w:r w:rsidRPr="00257AD6">
                        <w:rPr>
                          <w:rStyle w:val="IntenseEmphasis"/>
                          <w:rFonts w:asciiTheme="majorHAnsi" w:hAnsiTheme="majorHAnsi" w:cstheme="majorHAnsi"/>
                          <w:i w:val="0"/>
                          <w:iCs w:val="0"/>
                          <w:color w:val="313435" w:themeColor="accent5" w:themeShade="80"/>
                        </w:rPr>
                        <w:t xml:space="preserve">). </w:t>
                      </w:r>
                    </w:p>
                    <w:p w14:paraId="2D76DB61" w14:textId="14323A77" w:rsidR="00257AD6" w:rsidRPr="001D0184" w:rsidRDefault="00257AD6" w:rsidP="00257AD6">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drill down into individual </w:t>
                      </w:r>
                      <w:r w:rsidR="00310167" w:rsidRPr="00257AD6">
                        <w:rPr>
                          <w:rStyle w:val="IntenseEmphasis"/>
                          <w:rFonts w:asciiTheme="majorHAnsi" w:hAnsiTheme="majorHAnsi" w:cstheme="majorHAnsi"/>
                          <w:i w:val="0"/>
                          <w:iCs w:val="0"/>
                          <w:color w:val="313435" w:themeColor="accent5" w:themeShade="80"/>
                        </w:rPr>
                        <w:t>End of Tenancies</w:t>
                      </w:r>
                      <w:r>
                        <w:rPr>
                          <w:rStyle w:val="IntenseEmphasis"/>
                          <w:rFonts w:asciiTheme="majorHAnsi" w:hAnsiTheme="majorHAnsi" w:cstheme="majorHAnsi"/>
                          <w:i w:val="0"/>
                          <w:iCs w:val="0"/>
                          <w:color w:val="313435" w:themeColor="accent5" w:themeShade="80"/>
                        </w:rPr>
                        <w:t>.</w:t>
                      </w:r>
                    </w:p>
                  </w:txbxContent>
                </v:textbox>
              </v:shape>
            </w:pict>
          </mc:Fallback>
        </mc:AlternateContent>
      </w:r>
      <w:r w:rsidR="00671DC0" w:rsidRPr="006A4F50">
        <w:rPr>
          <w:noProof/>
          <w:lang w:val="en-US"/>
        </w:rPr>
        <mc:AlternateContent>
          <mc:Choice Requires="wps">
            <w:drawing>
              <wp:anchor distT="0" distB="0" distL="114300" distR="114300" simplePos="0" relativeHeight="251658337" behindDoc="0" locked="0" layoutInCell="1" allowOverlap="1" wp14:anchorId="77C54DBE" wp14:editId="09A3CC19">
                <wp:simplePos x="0" y="0"/>
                <wp:positionH relativeFrom="column">
                  <wp:posOffset>3805428</wp:posOffset>
                </wp:positionH>
                <wp:positionV relativeFrom="paragraph">
                  <wp:posOffset>523951</wp:posOffset>
                </wp:positionV>
                <wp:extent cx="1762125" cy="648970"/>
                <wp:effectExtent l="38100" t="38100" r="123825" b="246380"/>
                <wp:wrapNone/>
                <wp:docPr id="1539710097" name="Speech Bubble: Rectangle 2"/>
                <wp:cNvGraphicFramePr/>
                <a:graphic xmlns:a="http://schemas.openxmlformats.org/drawingml/2006/main">
                  <a:graphicData uri="http://schemas.microsoft.com/office/word/2010/wordprocessingShape">
                    <wps:wsp>
                      <wps:cNvSpPr/>
                      <wps:spPr>
                        <a:xfrm>
                          <a:off x="0" y="0"/>
                          <a:ext cx="1762125" cy="648970"/>
                        </a:xfrm>
                        <a:prstGeom prst="wedgeRectCallout">
                          <a:avLst>
                            <a:gd name="adj1" fmla="val -40589"/>
                            <a:gd name="adj2" fmla="val 6934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E979A41" w14:textId="66E1653E" w:rsidR="003C156B" w:rsidRPr="001D0184" w:rsidRDefault="003C156B" w:rsidP="003C156B">
                            <w:pPr>
                              <w:pStyle w:val="CommentText"/>
                              <w:spacing w:after="0" w:line="240" w:lineRule="auto"/>
                              <w:ind w:left="0"/>
                              <w:rPr>
                                <w:rStyle w:val="IntenseEmphasis"/>
                                <w:rFonts w:asciiTheme="majorHAnsi" w:hAnsiTheme="majorHAnsi" w:cstheme="majorHAnsi"/>
                                <w:i w:val="0"/>
                                <w:iCs w:val="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C54DBE" id="_x0000_s1089" type="#_x0000_t61" style="position:absolute;left:0;text-align:left;margin-left:299.65pt;margin-top:41.25pt;width:138.75pt;height:51.1pt;z-index:251658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" adj="2033,25779" fillcolor="white [3212]" strokecolor="#7f7f7f [1612]" strokeweight=".25pt">
                <v:shadow on="t" color="black" opacity="26214f" origin="-.5,-.5" offset=".74836mm,.74836mm"/>
                <v:textbox>
                  <w:txbxContent>
                    <w:p w14:paraId="5E979A41" w14:textId="66E1653E" w:rsidR="003C156B" w:rsidRPr="001D0184" w:rsidRDefault="003C156B" w:rsidP="003C156B">
                      <w:pPr>
                        <w:pStyle w:val="CommentText"/>
                        <w:spacing w:after="0" w:line="240" w:lineRule="auto"/>
                        <w:ind w:left="0"/>
                        <w:rPr>
                          <w:rStyle w:val="IntenseEmphasis"/>
                          <w:rFonts w:asciiTheme="majorHAnsi" w:hAnsiTheme="majorHAnsi" w:cstheme="majorHAnsi"/>
                          <w:i w:val="0"/>
                          <w:iCs w:val="0"/>
                        </w:rPr>
                      </w:pPr>
                    </w:p>
                  </w:txbxContent>
                </v:textbox>
              </v:shape>
            </w:pict>
          </mc:Fallback>
        </mc:AlternateContent>
      </w:r>
      <w:r w:rsidR="00671DC0" w:rsidRPr="006A4F50">
        <w:rPr>
          <w:noProof/>
          <w:lang w:val="en-US"/>
        </w:rPr>
        <mc:AlternateContent>
          <mc:Choice Requires="wps">
            <w:drawing>
              <wp:anchor distT="0" distB="0" distL="114300" distR="114300" simplePos="0" relativeHeight="251658338" behindDoc="0" locked="0" layoutInCell="1" allowOverlap="1" wp14:anchorId="65C3301C" wp14:editId="08F27374">
                <wp:simplePos x="0" y="0"/>
                <wp:positionH relativeFrom="column">
                  <wp:posOffset>3717646</wp:posOffset>
                </wp:positionH>
                <wp:positionV relativeFrom="paragraph">
                  <wp:posOffset>482956</wp:posOffset>
                </wp:positionV>
                <wp:extent cx="2574290" cy="692785"/>
                <wp:effectExtent l="38100" t="38100" r="111760" b="240665"/>
                <wp:wrapNone/>
                <wp:docPr id="1682093262" name="Speech Bubble: Rectangle 2"/>
                <wp:cNvGraphicFramePr/>
                <a:graphic xmlns:a="http://schemas.openxmlformats.org/drawingml/2006/main">
                  <a:graphicData uri="http://schemas.microsoft.com/office/word/2010/wordprocessingShape">
                    <wps:wsp>
                      <wps:cNvSpPr/>
                      <wps:spPr>
                        <a:xfrm>
                          <a:off x="0" y="0"/>
                          <a:ext cx="2574290" cy="692785"/>
                        </a:xfrm>
                        <a:prstGeom prst="wedgeRectCallout">
                          <a:avLst>
                            <a:gd name="adj1" fmla="val 24407"/>
                            <a:gd name="adj2" fmla="val 7092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D4BCD43" w14:textId="77777777" w:rsidR="00257AD6" w:rsidRDefault="003C156B" w:rsidP="003C156B">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3C156B">
                              <w:rPr>
                                <w:rStyle w:val="IntenseEmphasis"/>
                                <w:rFonts w:asciiTheme="majorHAnsi" w:hAnsiTheme="majorHAnsi" w:cstheme="majorHAnsi"/>
                                <w:b/>
                                <w:bCs/>
                                <w:i w:val="0"/>
                                <w:iCs w:val="0"/>
                              </w:rPr>
                              <w:t>Onsite PM tasks</w:t>
                            </w:r>
                            <w:r w:rsidRPr="003C156B">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that are coming up. </w:t>
                            </w:r>
                          </w:p>
                          <w:p w14:paraId="7C5E4BAA" w14:textId="6F1D2AC8" w:rsidR="003C156B" w:rsidRPr="001D0184" w:rsidRDefault="003C156B" w:rsidP="003C156B">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w:t>
                            </w:r>
                            <w:r w:rsidR="00257AD6">
                              <w:rPr>
                                <w:rStyle w:val="IntenseEmphasis"/>
                                <w:rFonts w:asciiTheme="majorHAnsi" w:hAnsiTheme="majorHAnsi" w:cstheme="majorHAnsi"/>
                                <w:i w:val="0"/>
                                <w:iCs w:val="0"/>
                                <w:color w:val="313435" w:themeColor="accent5" w:themeShade="80"/>
                              </w:rPr>
                              <w:t>drill down</w:t>
                            </w:r>
                            <w:r>
                              <w:rPr>
                                <w:rStyle w:val="IntenseEmphasis"/>
                                <w:rFonts w:asciiTheme="majorHAnsi" w:hAnsiTheme="majorHAnsi" w:cstheme="majorHAnsi"/>
                                <w:i w:val="0"/>
                                <w:iCs w:val="0"/>
                                <w:color w:val="313435" w:themeColor="accent5" w:themeShade="80"/>
                              </w:rPr>
                              <w:t xml:space="preserve"> into the underlying tasks.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C3301C" id="_x0000_s1090" type="#_x0000_t61" style="position:absolute;left:0;text-align:left;margin-left:292.75pt;margin-top:38.05pt;width:202.7pt;height:54.55pt;z-index:251658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" adj="16072,26120" fillcolor="white [3212]" strokecolor="#7f7f7f [1612]" strokeweight=".25pt">
                <v:shadow on="t" color="black" opacity="26214f" origin="-.5,-.5" offset=".74836mm,.74836mm"/>
                <v:textbox>
                  <w:txbxContent>
                    <w:p w14:paraId="7D4BCD43" w14:textId="77777777" w:rsidR="00257AD6" w:rsidRDefault="003C156B" w:rsidP="003C156B">
                      <w:pPr>
                        <w:pStyle w:val="CommentText"/>
                        <w:spacing w:after="0" w:line="240" w:lineRule="auto"/>
                        <w:ind w:left="0"/>
                        <w:rPr>
                          <w:rStyle w:val="IntenseEmphasis"/>
                          <w:rFonts w:asciiTheme="majorHAnsi" w:hAnsiTheme="majorHAnsi" w:cstheme="majorHAnsi"/>
                          <w:i w:val="0"/>
                          <w:iCs w:val="0"/>
                          <w:color w:val="313435" w:themeColor="accent5" w:themeShade="80"/>
                        </w:rPr>
                      </w:pPr>
                      <w:r>
                        <w:rPr>
                          <w:rStyle w:val="IntenseEmphasis"/>
                          <w:rFonts w:asciiTheme="majorHAnsi" w:hAnsiTheme="majorHAnsi" w:cstheme="majorHAnsi"/>
                          <w:i w:val="0"/>
                          <w:iCs w:val="0"/>
                          <w:color w:val="313435" w:themeColor="accent5" w:themeShade="80"/>
                        </w:rPr>
                        <w:t xml:space="preserve">See an overview of </w:t>
                      </w:r>
                      <w:r w:rsidRPr="003C156B">
                        <w:rPr>
                          <w:rStyle w:val="IntenseEmphasis"/>
                          <w:rFonts w:asciiTheme="majorHAnsi" w:hAnsiTheme="majorHAnsi" w:cstheme="majorHAnsi"/>
                          <w:b/>
                          <w:bCs/>
                          <w:i w:val="0"/>
                          <w:iCs w:val="0"/>
                        </w:rPr>
                        <w:t>Onsite PM tasks</w:t>
                      </w:r>
                      <w:r w:rsidRPr="003C156B">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that are coming up. </w:t>
                      </w:r>
                    </w:p>
                    <w:p w14:paraId="7C5E4BAA" w14:textId="6F1D2AC8" w:rsidR="003C156B" w:rsidRPr="001D0184" w:rsidRDefault="003C156B" w:rsidP="003C156B">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View the report to see more details &amp; </w:t>
                      </w:r>
                      <w:r w:rsidR="00257AD6">
                        <w:rPr>
                          <w:rStyle w:val="IntenseEmphasis"/>
                          <w:rFonts w:asciiTheme="majorHAnsi" w:hAnsiTheme="majorHAnsi" w:cstheme="majorHAnsi"/>
                          <w:i w:val="0"/>
                          <w:iCs w:val="0"/>
                          <w:color w:val="313435" w:themeColor="accent5" w:themeShade="80"/>
                        </w:rPr>
                        <w:t>drill down</w:t>
                      </w:r>
                      <w:r>
                        <w:rPr>
                          <w:rStyle w:val="IntenseEmphasis"/>
                          <w:rFonts w:asciiTheme="majorHAnsi" w:hAnsiTheme="majorHAnsi" w:cstheme="majorHAnsi"/>
                          <w:i w:val="0"/>
                          <w:iCs w:val="0"/>
                          <w:color w:val="313435" w:themeColor="accent5" w:themeShade="80"/>
                        </w:rPr>
                        <w:t xml:space="preserve"> into the underlying tasks.</w:t>
                      </w:r>
                    </w:p>
                  </w:txbxContent>
                </v:textbox>
              </v:shape>
            </w:pict>
          </mc:Fallback>
        </mc:AlternateContent>
      </w:r>
      <w:r w:rsidR="00257AD6" w:rsidRPr="00257AD6">
        <w:rPr>
          <w:rFonts w:asciiTheme="minorHAnsi" w:hAnsiTheme="minorHAnsi" w:cstheme="minorHAnsi"/>
          <w:noProof/>
        </w:rPr>
        <w:drawing>
          <wp:inline distT="0" distB="0" distL="0" distR="0" wp14:anchorId="686F6531" wp14:editId="1A30F785">
            <wp:extent cx="7181228" cy="2976067"/>
            <wp:effectExtent l="0" t="0" r="635" b="0"/>
            <wp:docPr id="130605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050009" name=""/>
                    <pic:cNvPicPr/>
                  </pic:nvPicPr>
                  <pic:blipFill>
                    <a:blip r:embed="rId51"/>
                    <a:stretch>
                      <a:fillRect/>
                    </a:stretch>
                  </pic:blipFill>
                  <pic:spPr>
                    <a:xfrm>
                      <a:off x="0" y="0"/>
                      <a:ext cx="7206592" cy="2986579"/>
                    </a:xfrm>
                    <a:prstGeom prst="rect">
                      <a:avLst/>
                    </a:prstGeom>
                  </pic:spPr>
                </pic:pic>
              </a:graphicData>
            </a:graphic>
          </wp:inline>
        </w:drawing>
      </w:r>
    </w:p>
    <w:p w14:paraId="61B71DF3" w14:textId="7F47E7DF" w:rsidR="00257AD6" w:rsidRDefault="00257AD6" w:rsidP="003117F8">
      <w:pPr>
        <w:spacing w:after="240"/>
        <w:ind w:left="-1134"/>
        <w:rPr>
          <w:rFonts w:asciiTheme="minorHAnsi" w:hAnsiTheme="minorHAnsi" w:cstheme="minorHAnsi"/>
          <w:noProof/>
        </w:rPr>
      </w:pPr>
    </w:p>
    <w:p w14:paraId="2350E679" w14:textId="368E5948" w:rsidR="00257AD6" w:rsidRDefault="00257AD6" w:rsidP="003117F8">
      <w:pPr>
        <w:spacing w:after="240"/>
        <w:ind w:left="-1134"/>
        <w:rPr>
          <w:rFonts w:asciiTheme="minorHAnsi" w:hAnsiTheme="minorHAnsi" w:cstheme="minorHAnsi"/>
          <w:noProof/>
        </w:rPr>
      </w:pPr>
    </w:p>
    <w:p w14:paraId="176F68EE" w14:textId="7BB95340" w:rsidR="00257AD6" w:rsidRDefault="00257AD6" w:rsidP="003117F8">
      <w:pPr>
        <w:spacing w:after="240"/>
        <w:ind w:left="-1134"/>
        <w:rPr>
          <w:rFonts w:asciiTheme="minorHAnsi" w:hAnsiTheme="minorHAnsi" w:cstheme="minorHAnsi"/>
          <w:noProof/>
          <w:sz w:val="20"/>
          <w:szCs w:val="20"/>
        </w:rPr>
      </w:pPr>
    </w:p>
    <w:p w14:paraId="2FD800C9" w14:textId="405EC423" w:rsidR="00A47DDA" w:rsidRPr="00A47DDA" w:rsidRDefault="00A47DDA" w:rsidP="003117F8">
      <w:pPr>
        <w:spacing w:after="240"/>
        <w:ind w:left="-1134"/>
        <w:rPr>
          <w:rFonts w:asciiTheme="minorHAnsi" w:hAnsiTheme="minorHAnsi" w:cstheme="minorHAnsi"/>
          <w:noProof/>
          <w:sz w:val="20"/>
          <w:szCs w:val="20"/>
        </w:rPr>
      </w:pPr>
    </w:p>
    <w:p w14:paraId="213E99F9" w14:textId="0E973B66" w:rsidR="00257AD6" w:rsidRPr="00801493" w:rsidRDefault="00A47DDA" w:rsidP="00A47DDA">
      <w:pPr>
        <w:pStyle w:val="Heading2"/>
      </w:pPr>
      <w:bookmarkStart w:id="52" w:name="_Toc200036006"/>
      <w:r w:rsidRPr="00A47DDA">
        <w:rPr>
          <w:noProof/>
        </w:rPr>
        <w:drawing>
          <wp:anchor distT="0" distB="0" distL="114300" distR="114300" simplePos="0" relativeHeight="251658342" behindDoc="1" locked="0" layoutInCell="1" allowOverlap="1" wp14:anchorId="2A78CDCF" wp14:editId="39DC36E8">
            <wp:simplePos x="0" y="0"/>
            <wp:positionH relativeFrom="column">
              <wp:posOffset>2672715</wp:posOffset>
            </wp:positionH>
            <wp:positionV relativeFrom="paragraph">
              <wp:posOffset>272151</wp:posOffset>
            </wp:positionV>
            <wp:extent cx="3260090" cy="1986280"/>
            <wp:effectExtent l="19050" t="19050" r="16510" b="13970"/>
            <wp:wrapTight wrapText="bothSides">
              <wp:wrapPolygon edited="0">
                <wp:start x="-126" y="-207"/>
                <wp:lineTo x="-126" y="21545"/>
                <wp:lineTo x="21583" y="21545"/>
                <wp:lineTo x="21583" y="-207"/>
                <wp:lineTo x="-126" y="-207"/>
              </wp:wrapPolygon>
            </wp:wrapTight>
            <wp:docPr id="50469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91422" name=""/>
                    <pic:cNvPicPr/>
                  </pic:nvPicPr>
                  <pic:blipFill rotWithShape="1">
                    <a:blip r:embed="rId52">
                      <a:extLst>
                        <a:ext uri="{28A0092B-C50C-407E-A947-70E740481C1C}">
                          <a14:useLocalDpi xmlns:a14="http://schemas.microsoft.com/office/drawing/2010/main" val="0"/>
                        </a:ext>
                      </a:extLst>
                    </a:blip>
                    <a:srcRect t="3359" r="2009" b="1929"/>
                    <a:stretch/>
                  </pic:blipFill>
                  <pic:spPr bwMode="auto">
                    <a:xfrm>
                      <a:off x="0" y="0"/>
                      <a:ext cx="3260090" cy="1986280"/>
                    </a:xfrm>
                    <a:prstGeom prst="rect">
                      <a:avLst/>
                    </a:prstGeom>
                    <a:ln>
                      <a:solidFill>
                        <a:schemeClr val="accent5"/>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57AD6" w:rsidRPr="00801493">
        <w:t>Cost</w:t>
      </w:r>
      <w:r w:rsidR="00A669A0" w:rsidRPr="00801493">
        <w:t xml:space="preserve"> of</w:t>
      </w:r>
      <w:r w:rsidR="00257AD6" w:rsidRPr="00801493">
        <w:t xml:space="preserve"> </w:t>
      </w:r>
      <w:r w:rsidR="00A669A0" w:rsidRPr="00801493">
        <w:t xml:space="preserve">Void </w:t>
      </w:r>
      <w:r w:rsidR="00257AD6" w:rsidRPr="00801493">
        <w:t>Report</w:t>
      </w:r>
      <w:bookmarkEnd w:id="52"/>
    </w:p>
    <w:p w14:paraId="2A0C7B61" w14:textId="7668B62B" w:rsidR="0089786D" w:rsidRDefault="00801493" w:rsidP="00A47DDA">
      <w:pPr>
        <w:spacing w:after="240"/>
        <w:jc w:val="both"/>
        <w:rPr>
          <w:rFonts w:asciiTheme="minorHAnsi" w:hAnsiTheme="minorHAnsi" w:cstheme="minorHAnsi"/>
          <w:noProof/>
          <w:sz w:val="22"/>
          <w:szCs w:val="22"/>
        </w:rPr>
      </w:pPr>
      <w:r>
        <w:rPr>
          <w:rFonts w:asciiTheme="minorHAnsi" w:hAnsiTheme="minorHAnsi" w:cstheme="minorHAnsi"/>
          <w:noProof/>
          <w:sz w:val="22"/>
          <w:szCs w:val="22"/>
        </w:rPr>
        <w:t xml:space="preserve">The </w:t>
      </w:r>
      <w:r w:rsidRPr="00801493">
        <w:rPr>
          <w:rFonts w:asciiTheme="minorHAnsi" w:hAnsiTheme="minorHAnsi" w:cstheme="minorHAnsi"/>
          <w:b/>
          <w:bCs/>
          <w:noProof/>
          <w:color w:val="65BCAB" w:themeColor="accent2"/>
          <w:sz w:val="22"/>
          <w:szCs w:val="22"/>
        </w:rPr>
        <w:t>Cost of Void Report</w:t>
      </w:r>
      <w:r w:rsidRPr="00801493">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 xml:space="preserve">can be accessed from the </w:t>
      </w:r>
      <w:r w:rsidRPr="00A669A0">
        <w:rPr>
          <w:rFonts w:asciiTheme="minorHAnsi" w:hAnsiTheme="minorHAnsi" w:cstheme="minorHAnsi"/>
          <w:noProof/>
          <w:sz w:val="22"/>
          <w:szCs w:val="22"/>
        </w:rPr>
        <w:t xml:space="preserve">End of Tenancy </w:t>
      </w:r>
      <w:r>
        <w:rPr>
          <w:rFonts w:asciiTheme="minorHAnsi" w:hAnsiTheme="minorHAnsi" w:cstheme="minorHAnsi"/>
          <w:noProof/>
          <w:sz w:val="22"/>
          <w:szCs w:val="22"/>
        </w:rPr>
        <w:t>d</w:t>
      </w:r>
      <w:r w:rsidRPr="00A669A0">
        <w:rPr>
          <w:rFonts w:asciiTheme="minorHAnsi" w:hAnsiTheme="minorHAnsi" w:cstheme="minorHAnsi"/>
          <w:noProof/>
          <w:sz w:val="22"/>
          <w:szCs w:val="22"/>
        </w:rPr>
        <w:t>ashboards</w:t>
      </w:r>
      <w:r w:rsidR="0089786D">
        <w:rPr>
          <w:rFonts w:asciiTheme="minorHAnsi" w:hAnsiTheme="minorHAnsi" w:cstheme="minorHAnsi"/>
          <w:noProof/>
          <w:sz w:val="22"/>
          <w:szCs w:val="22"/>
        </w:rPr>
        <w:t xml:space="preserve">. </w:t>
      </w:r>
    </w:p>
    <w:p w14:paraId="187BBCD0" w14:textId="2C57CB41" w:rsidR="00801493" w:rsidRPr="005E010B" w:rsidRDefault="0089786D" w:rsidP="00A47DDA">
      <w:pPr>
        <w:spacing w:after="240"/>
        <w:jc w:val="both"/>
        <w:rPr>
          <w:rFonts w:asciiTheme="minorHAnsi" w:hAnsiTheme="minorHAnsi" w:cstheme="minorHAnsi"/>
          <w:b/>
          <w:bCs/>
          <w:noProof/>
          <w:color w:val="65BCAB" w:themeColor="accent2"/>
          <w:sz w:val="22"/>
          <w:szCs w:val="22"/>
        </w:rPr>
      </w:pPr>
      <w:r>
        <w:rPr>
          <w:rFonts w:asciiTheme="minorHAnsi" w:hAnsiTheme="minorHAnsi" w:cstheme="minorHAnsi"/>
          <w:noProof/>
          <w:sz w:val="22"/>
          <w:szCs w:val="22"/>
        </w:rPr>
        <w:t xml:space="preserve">This report </w:t>
      </w:r>
      <w:r w:rsidR="00801493">
        <w:rPr>
          <w:rFonts w:asciiTheme="minorHAnsi" w:hAnsiTheme="minorHAnsi" w:cstheme="minorHAnsi"/>
          <w:noProof/>
          <w:sz w:val="22"/>
          <w:szCs w:val="22"/>
        </w:rPr>
        <w:t xml:space="preserve">contains key dates in the EOT process, </w:t>
      </w:r>
      <w:r w:rsidR="00801493" w:rsidRPr="00801493">
        <w:rPr>
          <w:rFonts w:asciiTheme="minorHAnsi" w:hAnsiTheme="minorHAnsi" w:cstheme="minorHAnsi"/>
          <w:b/>
          <w:bCs/>
          <w:noProof/>
          <w:color w:val="65BCAB" w:themeColor="accent2"/>
          <w:sz w:val="22"/>
          <w:szCs w:val="22"/>
        </w:rPr>
        <w:t>KPIs</w:t>
      </w:r>
      <w:r w:rsidR="00801493">
        <w:rPr>
          <w:rFonts w:asciiTheme="minorHAnsi" w:hAnsiTheme="minorHAnsi" w:cstheme="minorHAnsi"/>
          <w:noProof/>
          <w:sz w:val="22"/>
          <w:szCs w:val="22"/>
        </w:rPr>
        <w:t xml:space="preserve"> a</w:t>
      </w:r>
      <w:r w:rsidR="00852047">
        <w:rPr>
          <w:rFonts w:asciiTheme="minorHAnsi" w:hAnsiTheme="minorHAnsi" w:cstheme="minorHAnsi"/>
          <w:noProof/>
          <w:sz w:val="22"/>
          <w:szCs w:val="22"/>
        </w:rPr>
        <w:t xml:space="preserve">s well as </w:t>
      </w:r>
      <w:r w:rsidR="00801493">
        <w:rPr>
          <w:rFonts w:asciiTheme="minorHAnsi" w:hAnsiTheme="minorHAnsi" w:cstheme="minorHAnsi"/>
          <w:noProof/>
          <w:sz w:val="22"/>
          <w:szCs w:val="22"/>
        </w:rPr>
        <w:t xml:space="preserve">the </w:t>
      </w:r>
      <w:r w:rsidR="00801493" w:rsidRPr="00801493">
        <w:rPr>
          <w:rFonts w:asciiTheme="minorHAnsi" w:hAnsiTheme="minorHAnsi" w:cstheme="minorHAnsi"/>
          <w:b/>
          <w:bCs/>
          <w:noProof/>
          <w:color w:val="65BCAB" w:themeColor="accent2"/>
          <w:sz w:val="22"/>
          <w:szCs w:val="22"/>
        </w:rPr>
        <w:t>void cost</w:t>
      </w:r>
      <w:r w:rsidR="00801493" w:rsidRPr="00801493">
        <w:rPr>
          <w:rFonts w:asciiTheme="minorHAnsi" w:hAnsiTheme="minorHAnsi" w:cstheme="minorHAnsi"/>
          <w:noProof/>
          <w:color w:val="65BCAB" w:themeColor="accent2"/>
          <w:sz w:val="22"/>
          <w:szCs w:val="22"/>
        </w:rPr>
        <w:t xml:space="preserve"> </w:t>
      </w:r>
      <w:r w:rsidR="00801493">
        <w:rPr>
          <w:rFonts w:asciiTheme="minorHAnsi" w:hAnsiTheme="minorHAnsi" w:cstheme="minorHAnsi"/>
          <w:noProof/>
          <w:sz w:val="22"/>
          <w:szCs w:val="22"/>
        </w:rPr>
        <w:t>(rent los</w:t>
      </w:r>
      <w:r w:rsidR="00A47DDA">
        <w:rPr>
          <w:rFonts w:asciiTheme="minorHAnsi" w:hAnsiTheme="minorHAnsi" w:cstheme="minorHAnsi"/>
          <w:noProof/>
          <w:sz w:val="22"/>
          <w:szCs w:val="22"/>
        </w:rPr>
        <w:t>t</w:t>
      </w:r>
      <w:r w:rsidR="00801493">
        <w:rPr>
          <w:rFonts w:asciiTheme="minorHAnsi" w:hAnsiTheme="minorHAnsi" w:cstheme="minorHAnsi"/>
          <w:noProof/>
          <w:sz w:val="22"/>
          <w:szCs w:val="22"/>
        </w:rPr>
        <w:t xml:space="preserve">) </w:t>
      </w:r>
      <w:r w:rsidR="00EB4C3A">
        <w:rPr>
          <w:rFonts w:asciiTheme="minorHAnsi" w:hAnsiTheme="minorHAnsi" w:cstheme="minorHAnsi"/>
          <w:noProof/>
          <w:sz w:val="22"/>
          <w:szCs w:val="22"/>
        </w:rPr>
        <w:t>for the time that the unit stood vacant</w:t>
      </w:r>
      <w:r w:rsidR="00801493">
        <w:rPr>
          <w:rFonts w:asciiTheme="minorHAnsi" w:hAnsiTheme="minorHAnsi" w:cstheme="minorHAnsi"/>
          <w:noProof/>
          <w:sz w:val="22"/>
          <w:szCs w:val="22"/>
        </w:rPr>
        <w:t>.</w:t>
      </w:r>
    </w:p>
    <w:p w14:paraId="225568FB" w14:textId="51BED71D" w:rsidR="00A47DDA" w:rsidRDefault="0089786D" w:rsidP="00671DC0">
      <w:pPr>
        <w:spacing w:after="240"/>
        <w:rPr>
          <w:rFonts w:asciiTheme="minorHAnsi" w:hAnsiTheme="minorHAnsi" w:cstheme="minorHAnsi"/>
          <w:noProof/>
          <w:sz w:val="22"/>
          <w:szCs w:val="22"/>
        </w:rPr>
      </w:pPr>
      <w:r w:rsidRPr="006A4F50">
        <w:rPr>
          <w:noProof/>
          <w:lang w:val="en-US"/>
        </w:rPr>
        <mc:AlternateContent>
          <mc:Choice Requires="wps">
            <w:drawing>
              <wp:anchor distT="0" distB="0" distL="114300" distR="114300" simplePos="0" relativeHeight="251658343" behindDoc="0" locked="0" layoutInCell="1" allowOverlap="1" wp14:anchorId="52A9A083" wp14:editId="16D817DD">
                <wp:simplePos x="0" y="0"/>
                <wp:positionH relativeFrom="column">
                  <wp:posOffset>279400</wp:posOffset>
                </wp:positionH>
                <wp:positionV relativeFrom="paragraph">
                  <wp:posOffset>-6302</wp:posOffset>
                </wp:positionV>
                <wp:extent cx="2234565" cy="387350"/>
                <wp:effectExtent l="38100" t="38100" r="260985" b="107950"/>
                <wp:wrapNone/>
                <wp:docPr id="1592956677" name="Speech Bubble: Rectangle 2"/>
                <wp:cNvGraphicFramePr/>
                <a:graphic xmlns:a="http://schemas.openxmlformats.org/drawingml/2006/main">
                  <a:graphicData uri="http://schemas.microsoft.com/office/word/2010/wordprocessingShape">
                    <wps:wsp>
                      <wps:cNvSpPr/>
                      <wps:spPr>
                        <a:xfrm>
                          <a:off x="0" y="0"/>
                          <a:ext cx="2234565" cy="387350"/>
                        </a:xfrm>
                        <a:prstGeom prst="wedgeRectCallout">
                          <a:avLst>
                            <a:gd name="adj1" fmla="val 58666"/>
                            <a:gd name="adj2" fmla="val 4194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2A11E375" w14:textId="52A23412" w:rsidR="00A669A0" w:rsidRPr="001D0184" w:rsidRDefault="00A669A0" w:rsidP="00A669A0">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Generate the </w:t>
                            </w:r>
                            <w:r w:rsidRPr="00A669A0">
                              <w:rPr>
                                <w:rStyle w:val="IntenseEmphasis"/>
                                <w:rFonts w:asciiTheme="majorHAnsi" w:hAnsiTheme="majorHAnsi" w:cstheme="majorHAnsi"/>
                                <w:b/>
                                <w:bCs/>
                                <w:i w:val="0"/>
                                <w:iCs w:val="0"/>
                              </w:rPr>
                              <w:t>Cost of Void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A9A083" id="_x0000_s1091" type="#_x0000_t61" style="position:absolute;margin-left:22pt;margin-top:-.5pt;width:175.95pt;height:30.5pt;z-index:2516583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" adj="23472,19860" fillcolor="white [3212]" strokecolor="#7f7f7f [1612]" strokeweight=".25pt">
                <v:shadow on="t" color="black" opacity="26214f" origin="-.5,-.5" offset=".74836mm,.74836mm"/>
                <v:textbox>
                  <w:txbxContent>
                    <w:p w14:paraId="2A11E375" w14:textId="52A23412" w:rsidR="00A669A0" w:rsidRPr="001D0184" w:rsidRDefault="00A669A0" w:rsidP="00A669A0">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Generate the </w:t>
                      </w:r>
                      <w:r w:rsidRPr="00A669A0">
                        <w:rPr>
                          <w:rStyle w:val="IntenseEmphasis"/>
                          <w:rFonts w:asciiTheme="majorHAnsi" w:hAnsiTheme="majorHAnsi" w:cstheme="majorHAnsi"/>
                          <w:b/>
                          <w:bCs/>
                          <w:i w:val="0"/>
                          <w:iCs w:val="0"/>
                        </w:rPr>
                        <w:t>Cost of Void Report</w:t>
                      </w:r>
                    </w:p>
                  </w:txbxContent>
                </v:textbox>
              </v:shape>
            </w:pict>
          </mc:Fallback>
        </mc:AlternateContent>
      </w:r>
    </w:p>
    <w:p w14:paraId="134B6D38" w14:textId="118DF3EC" w:rsidR="00A47DDA" w:rsidRDefault="00A47DDA" w:rsidP="00671DC0">
      <w:pPr>
        <w:spacing w:after="240"/>
        <w:rPr>
          <w:rFonts w:asciiTheme="minorHAnsi" w:hAnsiTheme="minorHAnsi" w:cstheme="minorHAnsi"/>
          <w:noProof/>
          <w:sz w:val="22"/>
          <w:szCs w:val="22"/>
        </w:rPr>
      </w:pPr>
    </w:p>
    <w:p w14:paraId="7962D7B2" w14:textId="5C79B4EA" w:rsidR="003C156B" w:rsidRPr="00C220BE" w:rsidRDefault="00A47DDA" w:rsidP="003C156B">
      <w:pPr>
        <w:pStyle w:val="Heading2"/>
      </w:pPr>
      <w:bookmarkStart w:id="53" w:name="_Toc200036007"/>
      <w:r w:rsidRPr="00671DC0">
        <w:rPr>
          <w:rFonts w:asciiTheme="minorHAnsi" w:hAnsiTheme="minorHAnsi" w:cstheme="minorHAnsi"/>
          <w:noProof/>
          <w:szCs w:val="22"/>
        </w:rPr>
        <w:lastRenderedPageBreak/>
        <w:drawing>
          <wp:anchor distT="0" distB="0" distL="114300" distR="114300" simplePos="0" relativeHeight="251658344" behindDoc="1" locked="0" layoutInCell="1" allowOverlap="1" wp14:anchorId="15B0430D" wp14:editId="653EC8FC">
            <wp:simplePos x="0" y="0"/>
            <wp:positionH relativeFrom="column">
              <wp:posOffset>3916045</wp:posOffset>
            </wp:positionH>
            <wp:positionV relativeFrom="paragraph">
              <wp:posOffset>289560</wp:posOffset>
            </wp:positionV>
            <wp:extent cx="2011045" cy="1259205"/>
            <wp:effectExtent l="0" t="0" r="8255" b="0"/>
            <wp:wrapTight wrapText="bothSides">
              <wp:wrapPolygon edited="0">
                <wp:start x="0" y="0"/>
                <wp:lineTo x="0" y="21241"/>
                <wp:lineTo x="21484" y="21241"/>
                <wp:lineTo x="21484" y="0"/>
                <wp:lineTo x="0" y="0"/>
              </wp:wrapPolygon>
            </wp:wrapTight>
            <wp:docPr id="159362953" name="Picture 1" descr="A close-up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2953" name="Picture 1" descr="A close-up of a number&#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2011045" cy="1259205"/>
                    </a:xfrm>
                    <a:prstGeom prst="rect">
                      <a:avLst/>
                    </a:prstGeom>
                  </pic:spPr>
                </pic:pic>
              </a:graphicData>
            </a:graphic>
            <wp14:sizeRelH relativeFrom="page">
              <wp14:pctWidth>0</wp14:pctWidth>
            </wp14:sizeRelH>
            <wp14:sizeRelV relativeFrom="page">
              <wp14:pctHeight>0</wp14:pctHeight>
            </wp14:sizeRelV>
          </wp:anchor>
        </w:drawing>
      </w:r>
      <w:r w:rsidR="003C156B" w:rsidRPr="00C220BE">
        <w:t>Asset Management</w:t>
      </w:r>
      <w:r w:rsidR="00EB4C3A">
        <w:t xml:space="preserve"> Reports</w:t>
      </w:r>
      <w:bookmarkEnd w:id="53"/>
    </w:p>
    <w:p w14:paraId="4780D55F" w14:textId="0819590D" w:rsidR="00C220BE" w:rsidRDefault="00671DC0" w:rsidP="00671DC0">
      <w:pPr>
        <w:spacing w:after="240"/>
        <w:rPr>
          <w:rFonts w:asciiTheme="minorHAnsi" w:hAnsiTheme="minorHAnsi" w:cstheme="minorHAnsi"/>
          <w:b/>
          <w:bCs/>
          <w:noProof/>
          <w:color w:val="65BCAB" w:themeColor="accent2"/>
          <w:sz w:val="22"/>
          <w:szCs w:val="22"/>
        </w:rPr>
      </w:pPr>
      <w:r>
        <w:rPr>
          <w:rFonts w:asciiTheme="minorHAnsi" w:hAnsiTheme="minorHAnsi" w:cstheme="minorHAnsi"/>
          <w:noProof/>
          <w:sz w:val="22"/>
          <w:szCs w:val="22"/>
        </w:rPr>
        <w:t xml:space="preserve">A </w:t>
      </w:r>
      <w:r w:rsidR="00C220BE">
        <w:rPr>
          <w:rFonts w:asciiTheme="minorHAnsi" w:hAnsiTheme="minorHAnsi" w:cstheme="minorHAnsi"/>
          <w:noProof/>
          <w:sz w:val="22"/>
          <w:szCs w:val="22"/>
        </w:rPr>
        <w:t>report</w:t>
      </w:r>
      <w:r>
        <w:rPr>
          <w:rFonts w:asciiTheme="minorHAnsi" w:hAnsiTheme="minorHAnsi" w:cstheme="minorHAnsi"/>
          <w:noProof/>
          <w:sz w:val="22"/>
          <w:szCs w:val="22"/>
        </w:rPr>
        <w:t xml:space="preserve"> of </w:t>
      </w:r>
      <w:r w:rsidR="00C220BE" w:rsidRPr="00C220BE">
        <w:rPr>
          <w:rFonts w:asciiTheme="minorHAnsi" w:hAnsiTheme="minorHAnsi" w:cstheme="minorHAnsi"/>
          <w:b/>
          <w:bCs/>
          <w:noProof/>
          <w:color w:val="65BCAB" w:themeColor="accent2"/>
          <w:sz w:val="22"/>
          <w:szCs w:val="22"/>
        </w:rPr>
        <w:t>Units C</w:t>
      </w:r>
      <w:r w:rsidRPr="00C220BE">
        <w:rPr>
          <w:rFonts w:asciiTheme="minorHAnsi" w:hAnsiTheme="minorHAnsi" w:cstheme="minorHAnsi"/>
          <w:b/>
          <w:bCs/>
          <w:noProof/>
          <w:color w:val="65BCAB" w:themeColor="accent2"/>
          <w:sz w:val="22"/>
          <w:szCs w:val="22"/>
        </w:rPr>
        <w:t xml:space="preserve">onfirmed to be </w:t>
      </w:r>
      <w:r w:rsidR="00C220BE" w:rsidRPr="00C220BE">
        <w:rPr>
          <w:rFonts w:asciiTheme="minorHAnsi" w:hAnsiTheme="minorHAnsi" w:cstheme="minorHAnsi"/>
          <w:b/>
          <w:bCs/>
          <w:noProof/>
          <w:color w:val="65BCAB" w:themeColor="accent2"/>
          <w:sz w:val="22"/>
          <w:szCs w:val="22"/>
        </w:rPr>
        <w:t>S</w:t>
      </w:r>
      <w:r w:rsidRPr="00C220BE">
        <w:rPr>
          <w:rFonts w:asciiTheme="minorHAnsi" w:hAnsiTheme="minorHAnsi" w:cstheme="minorHAnsi"/>
          <w:b/>
          <w:bCs/>
          <w:noProof/>
          <w:color w:val="65BCAB" w:themeColor="accent2"/>
          <w:sz w:val="22"/>
          <w:szCs w:val="22"/>
        </w:rPr>
        <w:t>old</w:t>
      </w:r>
      <w:r w:rsidRPr="00C220BE">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can be accessed from</w:t>
      </w:r>
      <w:r w:rsidR="00C220BE">
        <w:rPr>
          <w:rFonts w:asciiTheme="minorHAnsi" w:hAnsiTheme="minorHAnsi" w:cstheme="minorHAnsi"/>
          <w:noProof/>
          <w:sz w:val="22"/>
          <w:szCs w:val="22"/>
        </w:rPr>
        <w:t xml:space="preserve"> </w:t>
      </w:r>
      <w:r>
        <w:rPr>
          <w:rFonts w:asciiTheme="minorHAnsi" w:hAnsiTheme="minorHAnsi" w:cstheme="minorHAnsi"/>
          <w:noProof/>
          <w:sz w:val="22"/>
          <w:szCs w:val="22"/>
        </w:rPr>
        <w:t xml:space="preserve">the </w:t>
      </w:r>
      <w:r w:rsidRPr="00671DC0">
        <w:rPr>
          <w:rFonts w:asciiTheme="minorHAnsi" w:hAnsiTheme="minorHAnsi" w:cstheme="minorHAnsi"/>
          <w:b/>
          <w:bCs/>
          <w:noProof/>
          <w:color w:val="65BCAB" w:themeColor="accent2"/>
          <w:sz w:val="22"/>
          <w:szCs w:val="22"/>
        </w:rPr>
        <w:t>Asset Management: Portfolio Dashboard</w:t>
      </w:r>
      <w:r w:rsidR="00C220BE">
        <w:rPr>
          <w:rFonts w:asciiTheme="minorHAnsi" w:hAnsiTheme="minorHAnsi" w:cstheme="minorHAnsi"/>
          <w:b/>
          <w:bCs/>
          <w:noProof/>
          <w:color w:val="65BCAB" w:themeColor="accent2"/>
          <w:sz w:val="22"/>
          <w:szCs w:val="22"/>
        </w:rPr>
        <w:t>.</w:t>
      </w:r>
    </w:p>
    <w:p w14:paraId="4E48FCF3" w14:textId="4F7A0490" w:rsidR="00A47DDA" w:rsidRDefault="00A47DDA" w:rsidP="00671DC0">
      <w:pPr>
        <w:spacing w:after="240"/>
        <w:rPr>
          <w:rFonts w:asciiTheme="minorHAnsi" w:hAnsiTheme="minorHAnsi" w:cstheme="minorHAnsi"/>
          <w:b/>
          <w:bCs/>
          <w:noProof/>
          <w:color w:val="65BCAB" w:themeColor="accent2"/>
          <w:sz w:val="22"/>
          <w:szCs w:val="22"/>
        </w:rPr>
      </w:pPr>
      <w:r w:rsidRPr="006A4F50">
        <w:rPr>
          <w:noProof/>
          <w:lang w:val="en-US"/>
        </w:rPr>
        <mc:AlternateContent>
          <mc:Choice Requires="wps">
            <w:drawing>
              <wp:anchor distT="0" distB="0" distL="114300" distR="114300" simplePos="0" relativeHeight="251658345" behindDoc="0" locked="0" layoutInCell="1" allowOverlap="1" wp14:anchorId="772B0435" wp14:editId="78981C00">
                <wp:simplePos x="0" y="0"/>
                <wp:positionH relativeFrom="column">
                  <wp:posOffset>2005953</wp:posOffset>
                </wp:positionH>
                <wp:positionV relativeFrom="paragraph">
                  <wp:posOffset>118110</wp:posOffset>
                </wp:positionV>
                <wp:extent cx="1817370" cy="349885"/>
                <wp:effectExtent l="38100" t="38100" r="220980" b="221615"/>
                <wp:wrapNone/>
                <wp:docPr id="940184777" name="Speech Bubble: Rectangle 2"/>
                <wp:cNvGraphicFramePr/>
                <a:graphic xmlns:a="http://schemas.openxmlformats.org/drawingml/2006/main">
                  <a:graphicData uri="http://schemas.microsoft.com/office/word/2010/wordprocessingShape">
                    <wps:wsp>
                      <wps:cNvSpPr/>
                      <wps:spPr>
                        <a:xfrm>
                          <a:off x="0" y="0"/>
                          <a:ext cx="1817370" cy="349885"/>
                        </a:xfrm>
                        <a:prstGeom prst="wedgeRectCallout">
                          <a:avLst>
                            <a:gd name="adj1" fmla="val 57715"/>
                            <a:gd name="adj2" fmla="val 81073"/>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E9D6C78" w14:textId="24217FF3" w:rsidR="00C220BE" w:rsidRPr="001D0184" w:rsidRDefault="00C220BE" w:rsidP="00C220B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Access the underlying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2B0435" id="_x0000_s1092" type="#_x0000_t61" style="position:absolute;margin-left:157.95pt;margin-top:9.3pt;width:143.1pt;height:27.55pt;z-index:2516583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" adj="23266,28312" fillcolor="white [3212]" strokecolor="#7f7f7f [1612]" strokeweight=".25pt">
                <v:shadow on="t" color="black" opacity="26214f" origin="-.5,-.5" offset=".74836mm,.74836mm"/>
                <v:textbox>
                  <w:txbxContent>
                    <w:p w14:paraId="7E9D6C78" w14:textId="24217FF3" w:rsidR="00C220BE" w:rsidRPr="001D0184" w:rsidRDefault="00C220BE" w:rsidP="00C220B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Access the underlying report</w:t>
                      </w:r>
                    </w:p>
                  </w:txbxContent>
                </v:textbox>
              </v:shape>
            </w:pict>
          </mc:Fallback>
        </mc:AlternateContent>
      </w:r>
    </w:p>
    <w:p w14:paraId="0599C00C" w14:textId="77777777" w:rsidR="00A47DDA" w:rsidRDefault="00A47DDA" w:rsidP="00671DC0">
      <w:pPr>
        <w:spacing w:after="240"/>
        <w:rPr>
          <w:rFonts w:asciiTheme="minorHAnsi" w:hAnsiTheme="minorHAnsi" w:cstheme="minorHAnsi"/>
          <w:b/>
          <w:bCs/>
          <w:noProof/>
          <w:color w:val="65BCAB" w:themeColor="accent2"/>
          <w:sz w:val="22"/>
          <w:szCs w:val="22"/>
        </w:rPr>
      </w:pPr>
    </w:p>
    <w:p w14:paraId="1342EAF6" w14:textId="77777777" w:rsidR="00A47DDA" w:rsidRDefault="00A47DDA" w:rsidP="00671DC0">
      <w:pPr>
        <w:spacing w:after="240"/>
        <w:rPr>
          <w:rFonts w:asciiTheme="minorHAnsi" w:hAnsiTheme="minorHAnsi" w:cstheme="minorHAnsi"/>
          <w:noProof/>
          <w:sz w:val="22"/>
          <w:szCs w:val="22"/>
        </w:rPr>
      </w:pPr>
    </w:p>
    <w:p w14:paraId="351F3671" w14:textId="3CDEC3B8" w:rsidR="00671DC0" w:rsidRDefault="00A47DDA" w:rsidP="00671DC0">
      <w:pPr>
        <w:spacing w:after="240"/>
        <w:rPr>
          <w:rFonts w:asciiTheme="minorHAnsi" w:hAnsiTheme="minorHAnsi" w:cstheme="minorHAnsi"/>
          <w:noProof/>
          <w:sz w:val="22"/>
          <w:szCs w:val="22"/>
        </w:rPr>
      </w:pPr>
      <w:r w:rsidRPr="006A4F50">
        <w:rPr>
          <w:noProof/>
          <w:lang w:val="en-US"/>
        </w:rPr>
        <mc:AlternateContent>
          <mc:Choice Requires="wps">
            <w:drawing>
              <wp:anchor distT="0" distB="0" distL="114300" distR="114300" simplePos="0" relativeHeight="251658341" behindDoc="0" locked="0" layoutInCell="1" allowOverlap="1" wp14:anchorId="25DB1E81" wp14:editId="66D05D06">
                <wp:simplePos x="0" y="0"/>
                <wp:positionH relativeFrom="column">
                  <wp:posOffset>4108186</wp:posOffset>
                </wp:positionH>
                <wp:positionV relativeFrom="paragraph">
                  <wp:posOffset>505460</wp:posOffset>
                </wp:positionV>
                <wp:extent cx="1747568" cy="681691"/>
                <wp:effectExtent l="38100" t="38100" r="119380" b="347345"/>
                <wp:wrapNone/>
                <wp:docPr id="1632185232" name="Speech Bubble: Rectangle 2"/>
                <wp:cNvGraphicFramePr/>
                <a:graphic xmlns:a="http://schemas.openxmlformats.org/drawingml/2006/main">
                  <a:graphicData uri="http://schemas.microsoft.com/office/word/2010/wordprocessingShape">
                    <wps:wsp>
                      <wps:cNvSpPr/>
                      <wps:spPr>
                        <a:xfrm>
                          <a:off x="0" y="0"/>
                          <a:ext cx="1747568" cy="681691"/>
                        </a:xfrm>
                        <a:prstGeom prst="wedgeRectCallout">
                          <a:avLst>
                            <a:gd name="adj1" fmla="val 28960"/>
                            <a:gd name="adj2" fmla="val 8316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47C37A1" w14:textId="75A1B227" w:rsidR="00C220BE" w:rsidRPr="001D0184" w:rsidRDefault="00A47DDA" w:rsidP="00C220B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The unit’s </w:t>
                            </w:r>
                            <w:r w:rsidRPr="0089786D">
                              <w:rPr>
                                <w:rStyle w:val="IntenseEmphasis"/>
                                <w:rFonts w:asciiTheme="majorHAnsi" w:hAnsiTheme="majorHAnsi" w:cstheme="majorHAnsi"/>
                                <w:b/>
                                <w:bCs/>
                                <w:i w:val="0"/>
                                <w:iCs w:val="0"/>
                              </w:rPr>
                              <w:t>Available Date</w:t>
                            </w:r>
                            <w:r w:rsidRPr="0089786D">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is </w:t>
                            </w:r>
                            <w:r w:rsidRPr="00A47DDA">
                              <w:rPr>
                                <w:rStyle w:val="IntenseEmphasis"/>
                                <w:rFonts w:asciiTheme="majorHAnsi" w:hAnsiTheme="majorHAnsi" w:cstheme="majorHAnsi"/>
                                <w:b/>
                                <w:bCs/>
                                <w:i w:val="0"/>
                                <w:iCs w:val="0"/>
                              </w:rPr>
                              <w:t>estimated</w:t>
                            </w:r>
                            <w:r w:rsidR="00C220BE" w:rsidRPr="00A47DDA">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prior to the completion of works</w:t>
                            </w:r>
                            <w:r w:rsidR="00C220BE">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B1E81" id="_x0000_s1093" type="#_x0000_t61" style="position:absolute;margin-left:323.5pt;margin-top:39.8pt;width:137.6pt;height:53.7pt;z-index:2516583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" adj="17055,28764" fillcolor="white [3212]" strokecolor="#7f7f7f [1612]" strokeweight=".25pt">
                <v:shadow on="t" color="black" opacity="26214f" origin="-.5,-.5" offset=".74836mm,.74836mm"/>
                <v:textbox>
                  <w:txbxContent>
                    <w:p w14:paraId="447C37A1" w14:textId="75A1B227" w:rsidR="00C220BE" w:rsidRPr="001D0184" w:rsidRDefault="00A47DDA" w:rsidP="00C220BE">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The unit’s </w:t>
                      </w:r>
                      <w:r w:rsidRPr="0089786D">
                        <w:rPr>
                          <w:rStyle w:val="IntenseEmphasis"/>
                          <w:rFonts w:asciiTheme="majorHAnsi" w:hAnsiTheme="majorHAnsi" w:cstheme="majorHAnsi"/>
                          <w:b/>
                          <w:bCs/>
                          <w:i w:val="0"/>
                          <w:iCs w:val="0"/>
                        </w:rPr>
                        <w:t>Available Date</w:t>
                      </w:r>
                      <w:r w:rsidRPr="0089786D">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 xml:space="preserve">is </w:t>
                      </w:r>
                      <w:r w:rsidRPr="00A47DDA">
                        <w:rPr>
                          <w:rStyle w:val="IntenseEmphasis"/>
                          <w:rFonts w:asciiTheme="majorHAnsi" w:hAnsiTheme="majorHAnsi" w:cstheme="majorHAnsi"/>
                          <w:b/>
                          <w:bCs/>
                          <w:i w:val="0"/>
                          <w:iCs w:val="0"/>
                        </w:rPr>
                        <w:t>estimated</w:t>
                      </w:r>
                      <w:r w:rsidR="00C220BE" w:rsidRPr="00A47DDA">
                        <w:rPr>
                          <w:rStyle w:val="IntenseEmphasis"/>
                          <w:rFonts w:asciiTheme="majorHAnsi" w:hAnsiTheme="majorHAnsi" w:cstheme="majorHAnsi"/>
                          <w:i w:val="0"/>
                          <w:iCs w:val="0"/>
                        </w:rPr>
                        <w:t xml:space="preserve"> </w:t>
                      </w:r>
                      <w:r>
                        <w:rPr>
                          <w:rStyle w:val="IntenseEmphasis"/>
                          <w:rFonts w:asciiTheme="majorHAnsi" w:hAnsiTheme="majorHAnsi" w:cstheme="majorHAnsi"/>
                          <w:i w:val="0"/>
                          <w:iCs w:val="0"/>
                          <w:color w:val="313435" w:themeColor="accent5" w:themeShade="80"/>
                        </w:rPr>
                        <w:t>prior to the completion of works</w:t>
                      </w:r>
                      <w:r w:rsidR="00C220BE">
                        <w:rPr>
                          <w:rStyle w:val="IntenseEmphasis"/>
                          <w:rFonts w:asciiTheme="majorHAnsi" w:hAnsiTheme="majorHAnsi" w:cstheme="majorHAnsi"/>
                          <w:i w:val="0"/>
                          <w:iCs w:val="0"/>
                          <w:color w:val="313435" w:themeColor="accent5" w:themeShade="80"/>
                        </w:rPr>
                        <w:t>.</w:t>
                      </w:r>
                    </w:p>
                  </w:txbxContent>
                </v:textbox>
              </v:shape>
            </w:pict>
          </mc:Fallback>
        </mc:AlternateContent>
      </w:r>
      <w:r w:rsidR="00C220BE">
        <w:rPr>
          <w:rFonts w:asciiTheme="minorHAnsi" w:hAnsiTheme="minorHAnsi" w:cstheme="minorHAnsi"/>
          <w:noProof/>
          <w:sz w:val="22"/>
          <w:szCs w:val="22"/>
        </w:rPr>
        <w:t xml:space="preserve">The report displays all units where the notice to quit has already been </w:t>
      </w:r>
      <w:r w:rsidR="00C220BE" w:rsidRPr="00A47DDA">
        <w:rPr>
          <w:rFonts w:asciiTheme="minorHAnsi" w:hAnsiTheme="minorHAnsi" w:cstheme="minorHAnsi"/>
          <w:i/>
          <w:iCs/>
          <w:noProof/>
          <w:sz w:val="22"/>
          <w:szCs w:val="22"/>
        </w:rPr>
        <w:t>validated &amp; confirmed</w:t>
      </w:r>
      <w:r w:rsidR="00C220BE">
        <w:rPr>
          <w:rFonts w:asciiTheme="minorHAnsi" w:hAnsiTheme="minorHAnsi" w:cstheme="minorHAnsi"/>
          <w:noProof/>
          <w:sz w:val="22"/>
          <w:szCs w:val="22"/>
        </w:rPr>
        <w:t xml:space="preserve"> with the tenant, the unit has been identified as to be sold, and the End of Tenancy is currently in progess.</w:t>
      </w:r>
    </w:p>
    <w:p w14:paraId="3B10C006" w14:textId="17D0B5E5" w:rsidR="00C220BE" w:rsidRPr="00671DC0" w:rsidRDefault="00C220BE" w:rsidP="00671DC0">
      <w:pPr>
        <w:spacing w:after="240"/>
        <w:rPr>
          <w:rFonts w:asciiTheme="minorHAnsi" w:hAnsiTheme="minorHAnsi" w:cstheme="minorHAnsi"/>
          <w:noProof/>
          <w:sz w:val="22"/>
          <w:szCs w:val="22"/>
        </w:rPr>
      </w:pPr>
      <w:r w:rsidRPr="00C220BE">
        <w:rPr>
          <w:rFonts w:asciiTheme="minorHAnsi" w:hAnsiTheme="minorHAnsi" w:cstheme="minorHAnsi"/>
          <w:noProof/>
          <w:sz w:val="22"/>
          <w:szCs w:val="22"/>
        </w:rPr>
        <w:drawing>
          <wp:inline distT="0" distB="0" distL="0" distR="0" wp14:anchorId="740AE97A" wp14:editId="6AE2FCDD">
            <wp:extent cx="5937736" cy="2061713"/>
            <wp:effectExtent l="0" t="0" r="6350" b="0"/>
            <wp:docPr id="2589993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99376" name="Picture 1" descr="A screenshot of a computer&#10;&#10;Description automatically generated"/>
                    <pic:cNvPicPr/>
                  </pic:nvPicPr>
                  <pic:blipFill>
                    <a:blip r:embed="rId54"/>
                    <a:stretch>
                      <a:fillRect/>
                    </a:stretch>
                  </pic:blipFill>
                  <pic:spPr>
                    <a:xfrm>
                      <a:off x="0" y="0"/>
                      <a:ext cx="5957506" cy="2068578"/>
                    </a:xfrm>
                    <a:prstGeom prst="rect">
                      <a:avLst/>
                    </a:prstGeom>
                  </pic:spPr>
                </pic:pic>
              </a:graphicData>
            </a:graphic>
          </wp:inline>
        </w:drawing>
      </w:r>
    </w:p>
    <w:p w14:paraId="6C393BA7" w14:textId="77777777" w:rsidR="003C156B" w:rsidRDefault="003C156B" w:rsidP="003C156B">
      <w:pPr>
        <w:pStyle w:val="NormalWeb"/>
      </w:pPr>
    </w:p>
    <w:p w14:paraId="3BEDD09A" w14:textId="77777777" w:rsidR="00901F15" w:rsidRDefault="00901F15">
      <w:pPr>
        <w:rPr>
          <w:rFonts w:ascii="Arial" w:hAnsi="Arial"/>
          <w:kern w:val="28"/>
          <w:sz w:val="22"/>
          <w:szCs w:val="20"/>
          <w:highlight w:val="yellow"/>
          <w:lang w:eastAsia="en-US"/>
        </w:rPr>
      </w:pPr>
      <w:r>
        <w:rPr>
          <w:highlight w:val="yellow"/>
        </w:rPr>
        <w:br w:type="page"/>
      </w:r>
    </w:p>
    <w:p w14:paraId="185D239C" w14:textId="6DF19921" w:rsidR="00CD4C46" w:rsidRPr="003A1A1A" w:rsidRDefault="003A1A1A" w:rsidP="00CD4C46">
      <w:pPr>
        <w:pStyle w:val="Heading1"/>
      </w:pPr>
      <w:bookmarkStart w:id="54" w:name="_Toc152676505"/>
      <w:bookmarkStart w:id="55" w:name="_Toc200036008"/>
      <w:bookmarkEnd w:id="49"/>
      <w:r w:rsidRPr="003A1A1A">
        <w:lastRenderedPageBreak/>
        <w:t>End of Tenancy O</w:t>
      </w:r>
      <w:r w:rsidR="00CD4C46" w:rsidRPr="003A1A1A">
        <w:t>wners</w:t>
      </w:r>
      <w:bookmarkEnd w:id="54"/>
      <w:bookmarkEnd w:id="55"/>
    </w:p>
    <w:p w14:paraId="5E6B556B" w14:textId="013CA933" w:rsidR="00E65817" w:rsidRPr="00C51504" w:rsidRDefault="009373AD" w:rsidP="002C673A">
      <w:pPr>
        <w:pStyle w:val="Heading2"/>
      </w:pPr>
      <w:bookmarkStart w:id="56" w:name="_Toc200036009"/>
      <w:r w:rsidRPr="00C51504">
        <w:t xml:space="preserve">Finding </w:t>
      </w:r>
      <w:r w:rsidR="00D92A73">
        <w:t>M</w:t>
      </w:r>
      <w:r w:rsidRPr="00C51504">
        <w:t xml:space="preserve">y </w:t>
      </w:r>
      <w:r w:rsidR="00C51504" w:rsidRPr="00C51504">
        <w:t>End of Tenancies</w:t>
      </w:r>
      <w:bookmarkEnd w:id="56"/>
    </w:p>
    <w:p w14:paraId="754F5F56" w14:textId="1B0E647E" w:rsidR="00E65817" w:rsidRDefault="003A08DB" w:rsidP="00C532F9">
      <w:pPr>
        <w:spacing w:after="360"/>
        <w:rPr>
          <w:rFonts w:asciiTheme="minorHAnsi" w:hAnsiTheme="minorHAnsi" w:cstheme="minorHAnsi"/>
          <w:noProof/>
          <w:sz w:val="22"/>
          <w:szCs w:val="22"/>
        </w:rPr>
      </w:pPr>
      <w:r>
        <w:rPr>
          <w:rFonts w:asciiTheme="minorHAnsi" w:hAnsiTheme="minorHAnsi" w:cstheme="minorHAnsi"/>
          <w:noProof/>
          <w:sz w:val="22"/>
          <w:szCs w:val="22"/>
        </w:rPr>
        <w:t xml:space="preserve">All End of Tenancies </w:t>
      </w:r>
      <w:r w:rsidR="003A1A1A">
        <w:rPr>
          <w:rFonts w:asciiTheme="minorHAnsi" w:hAnsiTheme="minorHAnsi" w:cstheme="minorHAnsi"/>
          <w:noProof/>
          <w:sz w:val="22"/>
          <w:szCs w:val="22"/>
        </w:rPr>
        <w:t xml:space="preserve">that are in progress and </w:t>
      </w:r>
      <w:r>
        <w:rPr>
          <w:rFonts w:asciiTheme="minorHAnsi" w:hAnsiTheme="minorHAnsi" w:cstheme="minorHAnsi"/>
          <w:noProof/>
          <w:sz w:val="22"/>
          <w:szCs w:val="22"/>
        </w:rPr>
        <w:t xml:space="preserve">for which you are the </w:t>
      </w:r>
      <w:r w:rsidRPr="003A1A1A">
        <w:rPr>
          <w:rFonts w:asciiTheme="minorHAnsi" w:hAnsiTheme="minorHAnsi" w:cstheme="minorHAnsi"/>
          <w:b/>
          <w:bCs/>
          <w:noProof/>
          <w:color w:val="65BCAB" w:themeColor="accent2"/>
          <w:sz w:val="22"/>
          <w:szCs w:val="22"/>
        </w:rPr>
        <w:t>owner</w:t>
      </w:r>
      <w:r w:rsidR="003A1A1A">
        <w:rPr>
          <w:rFonts w:asciiTheme="minorHAnsi" w:hAnsiTheme="minorHAnsi" w:cstheme="minorHAnsi"/>
          <w:noProof/>
          <w:sz w:val="22"/>
          <w:szCs w:val="22"/>
        </w:rPr>
        <w:t>,</w:t>
      </w:r>
      <w:r>
        <w:rPr>
          <w:rFonts w:asciiTheme="minorHAnsi" w:hAnsiTheme="minorHAnsi" w:cstheme="minorHAnsi"/>
          <w:noProof/>
          <w:sz w:val="22"/>
          <w:szCs w:val="22"/>
        </w:rPr>
        <w:t xml:space="preserve"> can be </w:t>
      </w:r>
      <w:r w:rsidR="003A1A1A">
        <w:rPr>
          <w:rFonts w:asciiTheme="minorHAnsi" w:hAnsiTheme="minorHAnsi" w:cstheme="minorHAnsi"/>
          <w:noProof/>
          <w:sz w:val="22"/>
          <w:szCs w:val="22"/>
        </w:rPr>
        <w:t xml:space="preserve">found under the </w:t>
      </w:r>
      <w:r w:rsidR="003A1A1A" w:rsidRPr="003A1A1A">
        <w:rPr>
          <w:rFonts w:asciiTheme="minorHAnsi" w:hAnsiTheme="minorHAnsi" w:cstheme="minorHAnsi"/>
          <w:b/>
          <w:bCs/>
          <w:noProof/>
          <w:color w:val="65BCAB" w:themeColor="accent2"/>
          <w:sz w:val="22"/>
          <w:szCs w:val="22"/>
        </w:rPr>
        <w:t>End of Tenancies</w:t>
      </w:r>
      <w:r w:rsidR="003A1A1A" w:rsidRPr="003A1A1A">
        <w:rPr>
          <w:rFonts w:asciiTheme="minorHAnsi" w:hAnsiTheme="minorHAnsi" w:cstheme="minorHAnsi"/>
          <w:noProof/>
          <w:color w:val="65BCAB" w:themeColor="accent2"/>
          <w:sz w:val="22"/>
          <w:szCs w:val="22"/>
        </w:rPr>
        <w:t xml:space="preserve"> </w:t>
      </w:r>
      <w:r w:rsidR="003A1A1A">
        <w:rPr>
          <w:rFonts w:asciiTheme="minorHAnsi" w:hAnsiTheme="minorHAnsi" w:cstheme="minorHAnsi"/>
          <w:noProof/>
          <w:sz w:val="22"/>
          <w:szCs w:val="22"/>
        </w:rPr>
        <w:t>menu item</w:t>
      </w:r>
      <w:r w:rsidR="00C532F9">
        <w:rPr>
          <w:rFonts w:asciiTheme="minorHAnsi" w:hAnsiTheme="minorHAnsi" w:cstheme="minorHAnsi"/>
          <w:noProof/>
          <w:sz w:val="22"/>
          <w:szCs w:val="22"/>
        </w:rPr>
        <w:t>.</w:t>
      </w:r>
    </w:p>
    <w:p w14:paraId="41937C01" w14:textId="1231F744" w:rsidR="00EB4C3A" w:rsidRPr="00F86A41" w:rsidRDefault="00F86A41" w:rsidP="00C532F9">
      <w:pPr>
        <w:spacing w:after="360"/>
        <w:rPr>
          <w:rFonts w:asciiTheme="minorHAnsi" w:hAnsiTheme="minorHAnsi" w:cstheme="minorHAnsi"/>
          <w:noProof/>
          <w:sz w:val="28"/>
          <w:szCs w:val="28"/>
        </w:rPr>
      </w:pPr>
      <w:r w:rsidRPr="006A4F50">
        <w:rPr>
          <w:noProof/>
          <w:lang w:val="en-US"/>
        </w:rPr>
        <mc:AlternateContent>
          <mc:Choice Requires="wps">
            <w:drawing>
              <wp:anchor distT="0" distB="0" distL="114300" distR="114300" simplePos="0" relativeHeight="251658295" behindDoc="0" locked="0" layoutInCell="1" allowOverlap="1" wp14:anchorId="748C6C5B" wp14:editId="3EF46174">
                <wp:simplePos x="0" y="0"/>
                <wp:positionH relativeFrom="column">
                  <wp:posOffset>262387</wp:posOffset>
                </wp:positionH>
                <wp:positionV relativeFrom="paragraph">
                  <wp:posOffset>19721</wp:posOffset>
                </wp:positionV>
                <wp:extent cx="2799715" cy="335915"/>
                <wp:effectExtent l="38100" t="38100" r="114935" b="845185"/>
                <wp:wrapNone/>
                <wp:docPr id="744811877" name="Speech Bubble: Rectangle 2"/>
                <wp:cNvGraphicFramePr/>
                <a:graphic xmlns:a="http://schemas.openxmlformats.org/drawingml/2006/main">
                  <a:graphicData uri="http://schemas.microsoft.com/office/word/2010/wordprocessingShape">
                    <wps:wsp>
                      <wps:cNvSpPr/>
                      <wps:spPr>
                        <a:xfrm>
                          <a:off x="0" y="0"/>
                          <a:ext cx="2799715" cy="335915"/>
                        </a:xfrm>
                        <a:prstGeom prst="wedgeRectCallout">
                          <a:avLst>
                            <a:gd name="adj1" fmla="val -39702"/>
                            <a:gd name="adj2" fmla="val 260986"/>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8EA3AA3" w14:textId="5547D009" w:rsidR="0038610A" w:rsidRPr="001D0184" w:rsidRDefault="0038610A" w:rsidP="0038610A">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003A1A1A">
                              <w:rPr>
                                <w:rStyle w:val="IntenseEmphasis"/>
                                <w:rFonts w:asciiTheme="majorHAnsi" w:hAnsiTheme="majorHAnsi" w:cstheme="majorHAnsi"/>
                                <w:i w:val="0"/>
                                <w:iCs w:val="0"/>
                                <w:color w:val="313435" w:themeColor="accent5" w:themeShade="80"/>
                              </w:rPr>
                              <w:t xml:space="preserve"> the</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003A1A1A">
                              <w:rPr>
                                <w:rStyle w:val="IntenseEmphasis"/>
                                <w:rFonts w:asciiTheme="majorHAnsi" w:hAnsiTheme="majorHAnsi" w:cstheme="majorHAnsi"/>
                                <w:b/>
                                <w:bCs/>
                                <w:i w:val="0"/>
                                <w:iCs w:val="0"/>
                                <w:color w:val="25646A"/>
                              </w:rPr>
                              <w:t>My Open End of Tenancies</w:t>
                            </w:r>
                            <w:r w:rsidR="003A1A1A">
                              <w:rPr>
                                <w:rStyle w:val="IntenseEmphasis"/>
                                <w:rFonts w:asciiTheme="majorHAnsi" w:hAnsiTheme="majorHAnsi" w:cstheme="majorHAnsi"/>
                                <w:i w:val="0"/>
                                <w:iCs w:val="0"/>
                                <w:color w:val="313435" w:themeColor="accent5" w:themeShade="80"/>
                              </w:rPr>
                              <w:t>’ list.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C6C5B" id="_x0000_s1094" type="#_x0000_t61" style="position:absolute;margin-left:20.65pt;margin-top:1.55pt;width:220.45pt;height:26.45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" adj="2224,67173" fillcolor="white [3212]" strokecolor="#7f7f7f [1612]" strokeweight=".25pt">
                <v:shadow on="t" color="black" opacity="26214f" origin="-.5,-.5" offset=".74836mm,.74836mm"/>
                <v:textbox>
                  <w:txbxContent>
                    <w:p w14:paraId="48EA3AA3" w14:textId="5547D009" w:rsidR="0038610A" w:rsidRPr="001D0184" w:rsidRDefault="0038610A" w:rsidP="0038610A">
                      <w:pPr>
                        <w:pStyle w:val="CommentText"/>
                        <w:spacing w:after="0" w:line="240" w:lineRule="auto"/>
                        <w:ind w:left="0"/>
                        <w:rPr>
                          <w:rStyle w:val="IntenseEmphasis"/>
                          <w:rFonts w:asciiTheme="majorHAnsi" w:hAnsiTheme="majorHAnsi" w:cstheme="majorHAnsi"/>
                          <w:i w:val="0"/>
                          <w:iCs w:val="0"/>
                        </w:rPr>
                      </w:pPr>
                      <w:r w:rsidRPr="001D0184">
                        <w:rPr>
                          <w:rStyle w:val="IntenseEmphasis"/>
                          <w:rFonts w:asciiTheme="majorHAnsi" w:hAnsiTheme="majorHAnsi" w:cstheme="majorHAnsi"/>
                          <w:i w:val="0"/>
                          <w:iCs w:val="0"/>
                          <w:color w:val="313435" w:themeColor="accent5" w:themeShade="80"/>
                        </w:rPr>
                        <w:t>Select</w:t>
                      </w:r>
                      <w:r w:rsidR="003A1A1A">
                        <w:rPr>
                          <w:rStyle w:val="IntenseEmphasis"/>
                          <w:rFonts w:asciiTheme="majorHAnsi" w:hAnsiTheme="majorHAnsi" w:cstheme="majorHAnsi"/>
                          <w:i w:val="0"/>
                          <w:iCs w:val="0"/>
                          <w:color w:val="313435" w:themeColor="accent5" w:themeShade="80"/>
                        </w:rPr>
                        <w:t xml:space="preserve"> the</w:t>
                      </w:r>
                      <w:r w:rsidRPr="001D0184">
                        <w:rPr>
                          <w:rStyle w:val="IntenseEmphasis"/>
                          <w:rFonts w:asciiTheme="majorHAnsi" w:hAnsiTheme="majorHAnsi" w:cstheme="majorHAnsi"/>
                          <w:b/>
                          <w:bCs/>
                          <w:i w:val="0"/>
                          <w:iCs w:val="0"/>
                          <w:color w:val="313435" w:themeColor="accent5" w:themeShade="80"/>
                        </w:rPr>
                        <w:t xml:space="preserve"> </w:t>
                      </w:r>
                      <w:r w:rsidRPr="001D0184">
                        <w:rPr>
                          <w:rStyle w:val="IntenseEmphasis"/>
                          <w:rFonts w:asciiTheme="majorHAnsi" w:hAnsiTheme="majorHAnsi" w:cstheme="majorHAnsi"/>
                          <w:i w:val="0"/>
                          <w:iCs w:val="0"/>
                          <w:color w:val="313435" w:themeColor="accent5" w:themeShade="80"/>
                        </w:rPr>
                        <w:t>‘</w:t>
                      </w:r>
                      <w:r w:rsidR="003A1A1A">
                        <w:rPr>
                          <w:rStyle w:val="IntenseEmphasis"/>
                          <w:rFonts w:asciiTheme="majorHAnsi" w:hAnsiTheme="majorHAnsi" w:cstheme="majorHAnsi"/>
                          <w:b/>
                          <w:bCs/>
                          <w:i w:val="0"/>
                          <w:iCs w:val="0"/>
                          <w:color w:val="25646A"/>
                        </w:rPr>
                        <w:t>My Open End of Tenancies</w:t>
                      </w:r>
                      <w:r w:rsidR="003A1A1A">
                        <w:rPr>
                          <w:rStyle w:val="IntenseEmphasis"/>
                          <w:rFonts w:asciiTheme="majorHAnsi" w:hAnsiTheme="majorHAnsi" w:cstheme="majorHAnsi"/>
                          <w:i w:val="0"/>
                          <w:iCs w:val="0"/>
                          <w:color w:val="313435" w:themeColor="accent5" w:themeShade="80"/>
                        </w:rPr>
                        <w:t>’ list.</w:t>
                      </w:r>
                    </w:p>
                  </w:txbxContent>
                </v:textbox>
              </v:shape>
            </w:pict>
          </mc:Fallback>
        </mc:AlternateContent>
      </w:r>
    </w:p>
    <w:p w14:paraId="7728EB32" w14:textId="2F910F18" w:rsidR="00E65817" w:rsidRDefault="0038610A" w:rsidP="00E65817">
      <w:pPr>
        <w:spacing w:after="240"/>
        <w:ind w:left="-1134"/>
        <w:rPr>
          <w:highlight w:val="yellow"/>
        </w:rPr>
      </w:pPr>
      <w:r>
        <w:rPr>
          <w:noProof/>
        </w:rPr>
        <w:drawing>
          <wp:anchor distT="0" distB="0" distL="114300" distR="114300" simplePos="0" relativeHeight="251658296" behindDoc="0" locked="0" layoutInCell="1" allowOverlap="1" wp14:anchorId="293AE75D" wp14:editId="03896A6B">
            <wp:simplePos x="0" y="0"/>
            <wp:positionH relativeFrom="column">
              <wp:posOffset>4830095</wp:posOffset>
            </wp:positionH>
            <wp:positionV relativeFrom="paragraph">
              <wp:posOffset>348586</wp:posOffset>
            </wp:positionV>
            <wp:extent cx="317500" cy="317500"/>
            <wp:effectExtent l="19050" t="38100" r="25400" b="25400"/>
            <wp:wrapNone/>
            <wp:docPr id="1913294443" name="Graphic 1913294443" descr="Curso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012449" name="Graphic 1577012449" descr="Cursor with solid fill"/>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317500" cy="3175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FA5492" w:rsidRPr="00FA5492">
        <w:rPr>
          <w:noProof/>
        </w:rPr>
        <w:drawing>
          <wp:inline distT="0" distB="0" distL="0" distR="0" wp14:anchorId="33B3557D" wp14:editId="28BA4459">
            <wp:extent cx="7215629" cy="1906437"/>
            <wp:effectExtent l="0" t="0" r="4445" b="0"/>
            <wp:docPr id="12984696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69675" name="Picture 1" descr="A screenshot of a computer&#10;&#10;Description automatically generated"/>
                    <pic:cNvPicPr/>
                  </pic:nvPicPr>
                  <pic:blipFill>
                    <a:blip r:embed="rId55"/>
                    <a:stretch>
                      <a:fillRect/>
                    </a:stretch>
                  </pic:blipFill>
                  <pic:spPr>
                    <a:xfrm>
                      <a:off x="0" y="0"/>
                      <a:ext cx="7244609" cy="1914094"/>
                    </a:xfrm>
                    <a:prstGeom prst="rect">
                      <a:avLst/>
                    </a:prstGeom>
                  </pic:spPr>
                </pic:pic>
              </a:graphicData>
            </a:graphic>
          </wp:inline>
        </w:drawing>
      </w:r>
    </w:p>
    <w:p w14:paraId="181B9F23" w14:textId="77777777" w:rsidR="003418E6" w:rsidRPr="00F86A41" w:rsidRDefault="003418E6" w:rsidP="003418E6">
      <w:pPr>
        <w:spacing w:after="240"/>
        <w:rPr>
          <w:sz w:val="16"/>
          <w:szCs w:val="16"/>
          <w:highlight w:val="yellow"/>
        </w:rPr>
      </w:pPr>
    </w:p>
    <w:p w14:paraId="6538721A" w14:textId="77777777" w:rsidR="003418E6" w:rsidRPr="00470EB8" w:rsidRDefault="003418E6" w:rsidP="003418E6">
      <w:pPr>
        <w:spacing w:after="240"/>
        <w:rPr>
          <w:sz w:val="10"/>
          <w:szCs w:val="10"/>
          <w:highlight w:val="yellow"/>
        </w:rPr>
      </w:pPr>
    </w:p>
    <w:p w14:paraId="2D0D98D1" w14:textId="77EA1BEE" w:rsidR="00254997" w:rsidRPr="00D92A73" w:rsidRDefault="00C51504" w:rsidP="00893DC4">
      <w:pPr>
        <w:pStyle w:val="Heading2"/>
      </w:pPr>
      <w:bookmarkStart w:id="57" w:name="_Toc200036010"/>
      <w:r w:rsidRPr="00D92A73">
        <w:t xml:space="preserve">End of Tenancies </w:t>
      </w:r>
      <w:r w:rsidR="00254997" w:rsidRPr="00D92A73">
        <w:t xml:space="preserve">at </w:t>
      </w:r>
      <w:r w:rsidR="00BD34C2" w:rsidRPr="00D92A73">
        <w:t>R</w:t>
      </w:r>
      <w:r w:rsidR="00254997" w:rsidRPr="00D92A73">
        <w:t>isk</w:t>
      </w:r>
      <w:bookmarkEnd w:id="57"/>
    </w:p>
    <w:p w14:paraId="60169BD9" w14:textId="77777777" w:rsidR="00D92A73" w:rsidRDefault="00C51504" w:rsidP="00B675D3">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A list of </w:t>
      </w:r>
      <w:r w:rsidR="00D92A73">
        <w:rPr>
          <w:rFonts w:asciiTheme="minorHAnsi" w:hAnsiTheme="minorHAnsi" w:cstheme="minorHAnsi"/>
          <w:b/>
          <w:bCs/>
          <w:noProof/>
          <w:color w:val="65BCAB" w:themeColor="accent2"/>
          <w:sz w:val="22"/>
          <w:szCs w:val="22"/>
        </w:rPr>
        <w:t>EoTs</w:t>
      </w:r>
      <w:r w:rsidRPr="00850AF6">
        <w:rPr>
          <w:rFonts w:asciiTheme="minorHAnsi" w:hAnsiTheme="minorHAnsi" w:cstheme="minorHAnsi"/>
          <w:b/>
          <w:bCs/>
          <w:noProof/>
          <w:color w:val="65BCAB" w:themeColor="accent2"/>
          <w:sz w:val="22"/>
          <w:szCs w:val="22"/>
        </w:rPr>
        <w:t xml:space="preserve"> at Risk</w:t>
      </w:r>
      <w:r w:rsidR="00BD799A">
        <w:rPr>
          <w:rFonts w:asciiTheme="minorHAnsi" w:hAnsiTheme="minorHAnsi" w:cstheme="minorHAnsi"/>
          <w:noProof/>
          <w:sz w:val="22"/>
          <w:szCs w:val="22"/>
        </w:rPr>
        <w:t>, for which you are the owner</w:t>
      </w:r>
      <w:r w:rsidR="00A737AB">
        <w:rPr>
          <w:rFonts w:asciiTheme="minorHAnsi" w:hAnsiTheme="minorHAnsi" w:cstheme="minorHAnsi"/>
          <w:noProof/>
          <w:sz w:val="22"/>
          <w:szCs w:val="22"/>
        </w:rPr>
        <w:t>,</w:t>
      </w:r>
      <w:r w:rsidR="00B675D3">
        <w:rPr>
          <w:rFonts w:asciiTheme="minorHAnsi" w:hAnsiTheme="minorHAnsi" w:cstheme="minorHAnsi"/>
          <w:noProof/>
          <w:sz w:val="22"/>
          <w:szCs w:val="22"/>
        </w:rPr>
        <w:t xml:space="preserve"> can be found on the Salesforce </w:t>
      </w:r>
      <w:r w:rsidR="00B675D3" w:rsidRPr="00AD3385">
        <w:rPr>
          <w:rFonts w:asciiTheme="minorHAnsi" w:hAnsiTheme="minorHAnsi" w:cstheme="minorHAnsi"/>
          <w:b/>
          <w:bCs/>
          <w:noProof/>
          <w:color w:val="65BCAB" w:themeColor="accent2"/>
          <w:sz w:val="22"/>
          <w:szCs w:val="22"/>
        </w:rPr>
        <w:t>Home</w:t>
      </w:r>
      <w:r w:rsidR="00B675D3" w:rsidRPr="00AD3385">
        <w:rPr>
          <w:rFonts w:asciiTheme="minorHAnsi" w:hAnsiTheme="minorHAnsi" w:cstheme="minorHAnsi"/>
          <w:noProof/>
          <w:color w:val="65BCAB" w:themeColor="accent2"/>
          <w:sz w:val="22"/>
          <w:szCs w:val="22"/>
        </w:rPr>
        <w:t xml:space="preserve"> </w:t>
      </w:r>
      <w:r w:rsidR="00B675D3" w:rsidRPr="00B14240">
        <w:rPr>
          <w:rFonts w:asciiTheme="minorHAnsi" w:hAnsiTheme="minorHAnsi" w:cstheme="minorHAnsi"/>
          <w:b/>
          <w:bCs/>
          <w:noProof/>
          <w:color w:val="65BCAB" w:themeColor="accent2"/>
          <w:sz w:val="22"/>
          <w:szCs w:val="22"/>
        </w:rPr>
        <w:t>page</w:t>
      </w:r>
      <w:r w:rsidR="00B675D3">
        <w:rPr>
          <w:rFonts w:asciiTheme="minorHAnsi" w:hAnsiTheme="minorHAnsi" w:cstheme="minorHAnsi"/>
          <w:noProof/>
          <w:sz w:val="22"/>
          <w:szCs w:val="22"/>
        </w:rPr>
        <w:t>.</w:t>
      </w:r>
      <w:r w:rsidR="00850AF6">
        <w:rPr>
          <w:rFonts w:asciiTheme="minorHAnsi" w:hAnsiTheme="minorHAnsi" w:cstheme="minorHAnsi"/>
          <w:noProof/>
          <w:sz w:val="22"/>
          <w:szCs w:val="22"/>
        </w:rPr>
        <w:t xml:space="preserve"> </w:t>
      </w:r>
    </w:p>
    <w:p w14:paraId="38D9FA51" w14:textId="06438DC3" w:rsidR="00B675D3" w:rsidRDefault="00850AF6" w:rsidP="00B675D3">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This </w:t>
      </w:r>
      <w:r w:rsidR="00A737AB">
        <w:rPr>
          <w:rFonts w:asciiTheme="minorHAnsi" w:hAnsiTheme="minorHAnsi" w:cstheme="minorHAnsi"/>
          <w:noProof/>
          <w:sz w:val="22"/>
          <w:szCs w:val="22"/>
        </w:rPr>
        <w:t xml:space="preserve">displays </w:t>
      </w:r>
      <w:r>
        <w:rPr>
          <w:rFonts w:asciiTheme="minorHAnsi" w:hAnsiTheme="minorHAnsi" w:cstheme="minorHAnsi"/>
          <w:noProof/>
          <w:sz w:val="22"/>
          <w:szCs w:val="22"/>
        </w:rPr>
        <w:t xml:space="preserve">all End of Tenancies which have </w:t>
      </w:r>
      <w:hyperlink w:anchor="_Overdue_Tasks_&amp;" w:history="1">
        <w:r w:rsidRPr="00850AF6">
          <w:rPr>
            <w:rStyle w:val="Hyperlink"/>
            <w:rFonts w:asciiTheme="minorHAnsi" w:hAnsiTheme="minorHAnsi" w:cstheme="minorHAnsi"/>
            <w:noProof/>
            <w:color w:val="008ACB" w:themeColor="accent6" w:themeTint="BF"/>
            <w:sz w:val="22"/>
            <w:szCs w:val="22"/>
          </w:rPr>
          <w:t>overdue tasks</w:t>
        </w:r>
      </w:hyperlink>
      <w:r>
        <w:rPr>
          <w:rFonts w:asciiTheme="minorHAnsi" w:hAnsiTheme="minorHAnsi" w:cstheme="minorHAnsi"/>
          <w:noProof/>
          <w:sz w:val="22"/>
          <w:szCs w:val="22"/>
        </w:rPr>
        <w:t xml:space="preserve"> and/or </w:t>
      </w:r>
      <w:hyperlink w:anchor="ExpectedDelays" w:history="1">
        <w:r w:rsidRPr="00850AF6">
          <w:rPr>
            <w:rStyle w:val="Hyperlink"/>
            <w:rFonts w:asciiTheme="minorHAnsi" w:hAnsiTheme="minorHAnsi" w:cstheme="minorHAnsi"/>
            <w:noProof/>
            <w:color w:val="008ACB" w:themeColor="accent6" w:themeTint="BF"/>
            <w:sz w:val="22"/>
            <w:szCs w:val="22"/>
          </w:rPr>
          <w:t>tasks with expected delays</w:t>
        </w:r>
      </w:hyperlink>
      <w:r>
        <w:rPr>
          <w:rFonts w:asciiTheme="minorHAnsi" w:hAnsiTheme="minorHAnsi" w:cstheme="minorHAnsi"/>
          <w:noProof/>
          <w:sz w:val="22"/>
          <w:szCs w:val="22"/>
        </w:rPr>
        <w:t xml:space="preserve">. </w:t>
      </w:r>
    </w:p>
    <w:p w14:paraId="05BBC621" w14:textId="248EC6FA" w:rsidR="00B675D3" w:rsidRPr="004C6BAE" w:rsidRDefault="007C3EA1" w:rsidP="00BD799A">
      <w:pPr>
        <w:spacing w:after="240"/>
        <w:rPr>
          <w:rFonts w:asciiTheme="minorHAnsi" w:hAnsiTheme="minorHAnsi" w:cstheme="minorHAnsi"/>
          <w:noProof/>
          <w:sz w:val="22"/>
          <w:szCs w:val="22"/>
        </w:rPr>
      </w:pPr>
      <w:r w:rsidRPr="006A4F50">
        <w:rPr>
          <w:noProof/>
          <w:lang w:val="en-US"/>
        </w:rPr>
        <mc:AlternateContent>
          <mc:Choice Requires="wps">
            <w:drawing>
              <wp:anchor distT="0" distB="0" distL="114300" distR="114300" simplePos="0" relativeHeight="251658331" behindDoc="0" locked="0" layoutInCell="1" allowOverlap="1" wp14:anchorId="1617F92C" wp14:editId="2837EE22">
                <wp:simplePos x="0" y="0"/>
                <wp:positionH relativeFrom="column">
                  <wp:posOffset>1945616</wp:posOffset>
                </wp:positionH>
                <wp:positionV relativeFrom="paragraph">
                  <wp:posOffset>2190295</wp:posOffset>
                </wp:positionV>
                <wp:extent cx="2213610" cy="513715"/>
                <wp:effectExtent l="342900" t="38100" r="110490" b="114935"/>
                <wp:wrapNone/>
                <wp:docPr id="30252422" name="Speech Bubble: Rectangle 2"/>
                <wp:cNvGraphicFramePr/>
                <a:graphic xmlns:a="http://schemas.openxmlformats.org/drawingml/2006/main">
                  <a:graphicData uri="http://schemas.microsoft.com/office/word/2010/wordprocessingShape">
                    <wps:wsp>
                      <wps:cNvSpPr/>
                      <wps:spPr>
                        <a:xfrm>
                          <a:off x="0" y="0"/>
                          <a:ext cx="2213610" cy="513715"/>
                        </a:xfrm>
                        <a:prstGeom prst="wedgeRectCallout">
                          <a:avLst>
                            <a:gd name="adj1" fmla="val -63530"/>
                            <a:gd name="adj2" fmla="val -3652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66D99023" w14:textId="7FA58783" w:rsidR="007C3EA1" w:rsidRPr="001D0184" w:rsidRDefault="007C3EA1" w:rsidP="007C3EA1">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Open the report to see details of </w:t>
                            </w:r>
                            <w:r w:rsidR="0000535A">
                              <w:rPr>
                                <w:rStyle w:val="IntenseEmphasis"/>
                                <w:rFonts w:asciiTheme="majorHAnsi" w:hAnsiTheme="majorHAnsi" w:cstheme="majorHAnsi"/>
                                <w:i w:val="0"/>
                                <w:iCs w:val="0"/>
                                <w:color w:val="313435" w:themeColor="accent5" w:themeShade="80"/>
                              </w:rPr>
                              <w:t>all the overdue &amp; delayed tasks</w:t>
                            </w:r>
                            <w:r>
                              <w:rPr>
                                <w:rStyle w:val="IntenseEmphasis"/>
                                <w:rFonts w:asciiTheme="majorHAnsi" w:hAnsiTheme="majorHAnsi" w:cstheme="majorHAnsi"/>
                                <w:i w:val="0"/>
                                <w:iCs w:val="0"/>
                                <w:color w:val="313435" w:themeColor="accent5" w:themeShade="8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17F92C" id="_x0000_s1095" type="#_x0000_t61" style="position:absolute;margin-left:153.2pt;margin-top:172.45pt;width:174.3pt;height:40.45pt;z-index:251658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" adj="-2922,2911" fillcolor="white [3212]" strokecolor="#7f7f7f [1612]" strokeweight=".25pt">
                <v:shadow on="t" color="black" opacity="26214f" origin="-.5,-.5" offset=".74836mm,.74836mm"/>
                <v:textbox>
                  <w:txbxContent>
                    <w:p w14:paraId="66D99023" w14:textId="7FA58783" w:rsidR="007C3EA1" w:rsidRPr="001D0184" w:rsidRDefault="007C3EA1" w:rsidP="007C3EA1">
                      <w:pPr>
                        <w:pStyle w:val="CommentText"/>
                        <w:spacing w:after="0" w:line="240" w:lineRule="auto"/>
                        <w:ind w:left="0"/>
                        <w:rPr>
                          <w:rStyle w:val="IntenseEmphasis"/>
                          <w:rFonts w:asciiTheme="majorHAnsi" w:hAnsiTheme="majorHAnsi" w:cstheme="majorHAnsi"/>
                          <w:i w:val="0"/>
                          <w:iCs w:val="0"/>
                        </w:rPr>
                      </w:pPr>
                      <w:r>
                        <w:rPr>
                          <w:rStyle w:val="IntenseEmphasis"/>
                          <w:rFonts w:asciiTheme="majorHAnsi" w:hAnsiTheme="majorHAnsi" w:cstheme="majorHAnsi"/>
                          <w:i w:val="0"/>
                          <w:iCs w:val="0"/>
                          <w:color w:val="313435" w:themeColor="accent5" w:themeShade="80"/>
                        </w:rPr>
                        <w:t xml:space="preserve">Open the report to see details of </w:t>
                      </w:r>
                      <w:r w:rsidR="0000535A">
                        <w:rPr>
                          <w:rStyle w:val="IntenseEmphasis"/>
                          <w:rFonts w:asciiTheme="majorHAnsi" w:hAnsiTheme="majorHAnsi" w:cstheme="majorHAnsi"/>
                          <w:i w:val="0"/>
                          <w:iCs w:val="0"/>
                          <w:color w:val="313435" w:themeColor="accent5" w:themeShade="80"/>
                        </w:rPr>
                        <w:t>all the overdue &amp; delayed tasks</w:t>
                      </w:r>
                      <w:r>
                        <w:rPr>
                          <w:rStyle w:val="IntenseEmphasis"/>
                          <w:rFonts w:asciiTheme="majorHAnsi" w:hAnsiTheme="majorHAnsi" w:cstheme="majorHAnsi"/>
                          <w:i w:val="0"/>
                          <w:iCs w:val="0"/>
                          <w:color w:val="313435" w:themeColor="accent5" w:themeShade="80"/>
                        </w:rPr>
                        <w:t>.</w:t>
                      </w:r>
                    </w:p>
                  </w:txbxContent>
                </v:textbox>
              </v:shape>
            </w:pict>
          </mc:Fallback>
        </mc:AlternateContent>
      </w:r>
      <w:r w:rsidR="00BD799A" w:rsidRPr="00BD799A">
        <w:rPr>
          <w:rFonts w:asciiTheme="minorHAnsi" w:hAnsiTheme="minorHAnsi" w:cstheme="minorHAnsi"/>
          <w:noProof/>
          <w:sz w:val="22"/>
          <w:szCs w:val="22"/>
        </w:rPr>
        <w:drawing>
          <wp:inline distT="0" distB="0" distL="0" distR="0" wp14:anchorId="66F7B0DB" wp14:editId="1977A792">
            <wp:extent cx="5943600" cy="2458720"/>
            <wp:effectExtent l="0" t="0" r="0" b="5080"/>
            <wp:docPr id="211852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521553" name=""/>
                    <pic:cNvPicPr/>
                  </pic:nvPicPr>
                  <pic:blipFill>
                    <a:blip r:embed="rId56"/>
                    <a:stretch>
                      <a:fillRect/>
                    </a:stretch>
                  </pic:blipFill>
                  <pic:spPr>
                    <a:xfrm>
                      <a:off x="0" y="0"/>
                      <a:ext cx="5943600" cy="2458720"/>
                    </a:xfrm>
                    <a:prstGeom prst="rect">
                      <a:avLst/>
                    </a:prstGeom>
                  </pic:spPr>
                </pic:pic>
              </a:graphicData>
            </a:graphic>
          </wp:inline>
        </w:drawing>
      </w:r>
    </w:p>
    <w:p w14:paraId="591716E7" w14:textId="77777777" w:rsidR="00254997" w:rsidRPr="0000535A" w:rsidRDefault="00254997" w:rsidP="0000535A">
      <w:pPr>
        <w:spacing w:after="120"/>
        <w:rPr>
          <w:highlight w:val="yellow"/>
        </w:rPr>
      </w:pPr>
    </w:p>
    <w:p w14:paraId="04DCD8F0" w14:textId="77777777" w:rsidR="00C04A9D" w:rsidRDefault="00C04A9D">
      <w:pPr>
        <w:rPr>
          <w:rFonts w:ascii="Arial" w:hAnsi="Arial"/>
          <w:sz w:val="22"/>
          <w:szCs w:val="20"/>
          <w:lang w:eastAsia="en-US"/>
        </w:rPr>
      </w:pPr>
      <w:r>
        <w:br w:type="page"/>
      </w:r>
    </w:p>
    <w:p w14:paraId="482BDC88" w14:textId="41A30FBD" w:rsidR="00CD4C46" w:rsidRPr="00893DC4" w:rsidRDefault="00CD4C46" w:rsidP="00CD4C46">
      <w:pPr>
        <w:pStyle w:val="Heading2"/>
      </w:pPr>
      <w:bookmarkStart w:id="58" w:name="_Approving_Requests_to"/>
      <w:bookmarkStart w:id="59" w:name="_Toc200036011"/>
      <w:bookmarkEnd w:id="58"/>
      <w:r w:rsidRPr="00893DC4">
        <w:lastRenderedPageBreak/>
        <w:t xml:space="preserve">Approving </w:t>
      </w:r>
      <w:r w:rsidR="006C440E" w:rsidRPr="00893DC4">
        <w:t>R</w:t>
      </w:r>
      <w:r w:rsidRPr="00893DC4">
        <w:t>equest</w:t>
      </w:r>
      <w:r w:rsidR="006C440E" w:rsidRPr="00893DC4">
        <w:t>s</w:t>
      </w:r>
      <w:r w:rsidRPr="00893DC4">
        <w:t xml:space="preserve"> to </w:t>
      </w:r>
      <w:r w:rsidR="006C440E" w:rsidRPr="00893DC4">
        <w:t>C</w:t>
      </w:r>
      <w:r w:rsidRPr="00893DC4">
        <w:t xml:space="preserve">ancel or </w:t>
      </w:r>
      <w:r w:rsidR="006C440E" w:rsidRPr="00893DC4">
        <w:t>C</w:t>
      </w:r>
      <w:r w:rsidRPr="00893DC4">
        <w:t xml:space="preserve">lose an </w:t>
      </w:r>
      <w:r w:rsidR="006C440E" w:rsidRPr="00893DC4">
        <w:t>End of Tenancy</w:t>
      </w:r>
      <w:bookmarkEnd w:id="59"/>
      <w:r w:rsidR="006C440E" w:rsidRPr="00893DC4">
        <w:t xml:space="preserve"> </w:t>
      </w:r>
    </w:p>
    <w:p w14:paraId="54DB1324" w14:textId="77777777" w:rsidR="003418E6" w:rsidRPr="005759BE" w:rsidRDefault="006C440E" w:rsidP="003418E6">
      <w:pPr>
        <w:spacing w:after="240"/>
        <w:rPr>
          <w:rFonts w:asciiTheme="minorHAnsi" w:hAnsiTheme="minorHAnsi" w:cstheme="minorHAnsi"/>
          <w:noProof/>
          <w:sz w:val="22"/>
          <w:szCs w:val="22"/>
        </w:rPr>
      </w:pPr>
      <w:r>
        <w:rPr>
          <w:rFonts w:asciiTheme="minorHAnsi" w:hAnsiTheme="minorHAnsi" w:cstheme="minorHAnsi"/>
          <w:noProof/>
          <w:sz w:val="22"/>
          <w:szCs w:val="22"/>
        </w:rPr>
        <w:t xml:space="preserve">Once </w:t>
      </w:r>
      <w:r w:rsidR="007365DE" w:rsidRPr="00544CB5">
        <w:rPr>
          <w:rFonts w:asciiTheme="minorHAnsi" w:hAnsiTheme="minorHAnsi" w:cstheme="minorHAnsi"/>
          <w:noProof/>
          <w:sz w:val="22"/>
          <w:szCs w:val="22"/>
        </w:rPr>
        <w:t xml:space="preserve">the initial </w:t>
      </w:r>
      <w:r w:rsidR="007365DE" w:rsidRPr="00975909">
        <w:rPr>
          <w:rFonts w:asciiTheme="minorHAnsi" w:hAnsiTheme="minorHAnsi" w:cstheme="minorHAnsi"/>
          <w:i/>
          <w:iCs/>
          <w:noProof/>
          <w:sz w:val="22"/>
          <w:szCs w:val="22"/>
        </w:rPr>
        <w:t>Receive Notice</w:t>
      </w:r>
      <w:r w:rsidR="007365DE" w:rsidRPr="00975909">
        <w:rPr>
          <w:rFonts w:asciiTheme="minorHAnsi" w:hAnsiTheme="minorHAnsi" w:cstheme="minorHAnsi"/>
          <w:noProof/>
          <w:sz w:val="22"/>
          <w:szCs w:val="22"/>
        </w:rPr>
        <w:t xml:space="preserve"> </w:t>
      </w:r>
      <w:r w:rsidR="007365DE" w:rsidRPr="00544CB5">
        <w:rPr>
          <w:rFonts w:asciiTheme="minorHAnsi" w:hAnsiTheme="minorHAnsi" w:cstheme="minorHAnsi"/>
          <w:noProof/>
          <w:sz w:val="22"/>
          <w:szCs w:val="22"/>
        </w:rPr>
        <w:t>phase is complete</w:t>
      </w:r>
      <w:r w:rsidR="002931E5">
        <w:rPr>
          <w:rFonts w:asciiTheme="minorHAnsi" w:hAnsiTheme="minorHAnsi" w:cstheme="minorHAnsi"/>
          <w:noProof/>
          <w:sz w:val="22"/>
          <w:szCs w:val="22"/>
        </w:rPr>
        <w:t xml:space="preserve">, the </w:t>
      </w:r>
      <w:r>
        <w:rPr>
          <w:rFonts w:asciiTheme="minorHAnsi" w:hAnsiTheme="minorHAnsi" w:cstheme="minorHAnsi"/>
          <w:noProof/>
          <w:sz w:val="22"/>
          <w:szCs w:val="22"/>
        </w:rPr>
        <w:t>End of Tenancy</w:t>
      </w:r>
      <w:r w:rsidR="002931E5">
        <w:rPr>
          <w:rFonts w:asciiTheme="minorHAnsi" w:hAnsiTheme="minorHAnsi" w:cstheme="minorHAnsi"/>
          <w:noProof/>
          <w:sz w:val="22"/>
          <w:szCs w:val="22"/>
        </w:rPr>
        <w:t xml:space="preserve"> owner </w:t>
      </w:r>
      <w:r>
        <w:rPr>
          <w:rFonts w:asciiTheme="minorHAnsi" w:hAnsiTheme="minorHAnsi" w:cstheme="minorHAnsi"/>
          <w:noProof/>
          <w:sz w:val="22"/>
          <w:szCs w:val="22"/>
        </w:rPr>
        <w:t xml:space="preserve">will be required to </w:t>
      </w:r>
      <w:r w:rsidRPr="00975909">
        <w:rPr>
          <w:rFonts w:asciiTheme="minorHAnsi" w:hAnsiTheme="minorHAnsi" w:cstheme="minorHAnsi"/>
          <w:b/>
          <w:bCs/>
          <w:noProof/>
          <w:color w:val="65BCAB" w:themeColor="accent2"/>
          <w:sz w:val="22"/>
          <w:szCs w:val="22"/>
        </w:rPr>
        <w:t>approve</w:t>
      </w:r>
      <w:r w:rsidRPr="00975909">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 xml:space="preserve">any requests from other users to </w:t>
      </w:r>
      <w:r w:rsidRPr="006C440E">
        <w:rPr>
          <w:rFonts w:asciiTheme="minorHAnsi" w:hAnsiTheme="minorHAnsi" w:cstheme="minorHAnsi"/>
          <w:b/>
          <w:bCs/>
          <w:noProof/>
          <w:color w:val="65BCAB" w:themeColor="accent2"/>
          <w:sz w:val="22"/>
          <w:szCs w:val="22"/>
        </w:rPr>
        <w:t>cancel or close</w:t>
      </w:r>
      <w:r w:rsidRPr="006C440E">
        <w:rPr>
          <w:rFonts w:asciiTheme="minorHAnsi" w:hAnsiTheme="minorHAnsi" w:cstheme="minorHAnsi"/>
          <w:noProof/>
          <w:color w:val="65BCAB" w:themeColor="accent2"/>
          <w:sz w:val="22"/>
          <w:szCs w:val="22"/>
        </w:rPr>
        <w:t xml:space="preserve"> </w:t>
      </w:r>
      <w:r>
        <w:rPr>
          <w:rFonts w:asciiTheme="minorHAnsi" w:hAnsiTheme="minorHAnsi" w:cstheme="minorHAnsi"/>
          <w:noProof/>
          <w:sz w:val="22"/>
          <w:szCs w:val="22"/>
        </w:rPr>
        <w:t>an End of Tenancy that is in progress.</w:t>
      </w:r>
      <w:r w:rsidR="007365DE">
        <w:rPr>
          <w:rFonts w:asciiTheme="minorHAnsi" w:hAnsiTheme="minorHAnsi" w:cstheme="minorHAnsi"/>
          <w:noProof/>
          <w:sz w:val="22"/>
          <w:szCs w:val="22"/>
        </w:rPr>
        <w:t xml:space="preserve"> </w:t>
      </w:r>
      <w:r w:rsidR="003418E6" w:rsidRPr="005759BE">
        <w:rPr>
          <w:rFonts w:asciiTheme="minorHAnsi" w:hAnsiTheme="minorHAnsi" w:cstheme="minorHAnsi"/>
          <w:noProof/>
          <w:sz w:val="22"/>
          <w:szCs w:val="22"/>
        </w:rPr>
        <w:t xml:space="preserve">See </w:t>
      </w:r>
      <w:hyperlink w:anchor="_Cancel_or_Close" w:history="1">
        <w:r w:rsidR="003418E6" w:rsidRPr="005759BE">
          <w:rPr>
            <w:rStyle w:val="Hyperlink"/>
            <w:rFonts w:asciiTheme="minorHAnsi" w:hAnsiTheme="minorHAnsi" w:cstheme="minorHAnsi"/>
            <w:noProof/>
            <w:color w:val="008ACB" w:themeColor="accent6" w:themeTint="BF"/>
            <w:sz w:val="22"/>
            <w:szCs w:val="22"/>
          </w:rPr>
          <w:t>Cancel or Close an End of Tenancy</w:t>
        </w:r>
      </w:hyperlink>
      <w:r w:rsidR="003418E6" w:rsidRPr="005759BE">
        <w:rPr>
          <w:rFonts w:asciiTheme="minorHAnsi" w:hAnsiTheme="minorHAnsi" w:cstheme="minorHAnsi"/>
          <w:noProof/>
          <w:color w:val="008ACB" w:themeColor="accent6" w:themeTint="BF"/>
          <w:sz w:val="22"/>
          <w:szCs w:val="22"/>
        </w:rPr>
        <w:t xml:space="preserve"> </w:t>
      </w:r>
      <w:r w:rsidR="003418E6" w:rsidRPr="003A04D7">
        <w:rPr>
          <w:rFonts w:asciiTheme="minorHAnsi" w:hAnsiTheme="minorHAnsi" w:cstheme="minorHAnsi"/>
          <w:noProof/>
          <w:sz w:val="22"/>
          <w:szCs w:val="22"/>
        </w:rPr>
        <w:t>for more detail about this process</w:t>
      </w:r>
      <w:r w:rsidR="003418E6" w:rsidRPr="005759BE">
        <w:rPr>
          <w:rFonts w:asciiTheme="minorHAnsi" w:hAnsiTheme="minorHAnsi" w:cstheme="minorHAnsi"/>
          <w:noProof/>
          <w:sz w:val="22"/>
          <w:szCs w:val="22"/>
        </w:rPr>
        <w:t>.</w:t>
      </w:r>
    </w:p>
    <w:p w14:paraId="34927E94" w14:textId="256E8A13" w:rsidR="007365DE" w:rsidRPr="00F243BA" w:rsidRDefault="00F243BA" w:rsidP="002106EB">
      <w:pPr>
        <w:pStyle w:val="ListParagraph"/>
        <w:numPr>
          <w:ilvl w:val="0"/>
          <w:numId w:val="62"/>
        </w:numPr>
        <w:spacing w:after="240"/>
      </w:pPr>
      <w:r>
        <w:rPr>
          <w:rFonts w:asciiTheme="minorHAnsi" w:hAnsiTheme="minorHAnsi" w:cstheme="minorHAnsi"/>
          <w:noProof/>
        </w:rPr>
        <w:t>In addition to</w:t>
      </w:r>
      <w:r w:rsidR="00AB528F">
        <w:rPr>
          <w:rFonts w:asciiTheme="minorHAnsi" w:hAnsiTheme="minorHAnsi" w:cstheme="minorHAnsi"/>
          <w:noProof/>
        </w:rPr>
        <w:t xml:space="preserve"> receiving </w:t>
      </w:r>
      <w:r>
        <w:rPr>
          <w:rFonts w:asciiTheme="minorHAnsi" w:hAnsiTheme="minorHAnsi" w:cstheme="minorHAnsi"/>
          <w:noProof/>
        </w:rPr>
        <w:t>email notification</w:t>
      </w:r>
      <w:r w:rsidR="00AB528F">
        <w:rPr>
          <w:rFonts w:asciiTheme="minorHAnsi" w:hAnsiTheme="minorHAnsi" w:cstheme="minorHAnsi"/>
          <w:noProof/>
        </w:rPr>
        <w:t>s</w:t>
      </w:r>
      <w:r>
        <w:rPr>
          <w:rFonts w:asciiTheme="minorHAnsi" w:hAnsiTheme="minorHAnsi" w:cstheme="minorHAnsi"/>
          <w:noProof/>
        </w:rPr>
        <w:t xml:space="preserve">, you can </w:t>
      </w:r>
      <w:r w:rsidR="00EB4C3A">
        <w:rPr>
          <w:rFonts w:asciiTheme="minorHAnsi" w:hAnsiTheme="minorHAnsi" w:cstheme="minorHAnsi"/>
          <w:noProof/>
        </w:rPr>
        <w:t>access</w:t>
      </w:r>
      <w:r w:rsidR="003F4EDC" w:rsidRPr="00F243BA">
        <w:rPr>
          <w:rFonts w:asciiTheme="minorHAnsi" w:hAnsiTheme="minorHAnsi" w:cstheme="minorHAnsi"/>
          <w:noProof/>
        </w:rPr>
        <w:t xml:space="preserve"> a list of </w:t>
      </w:r>
      <w:r w:rsidRPr="00F243BA">
        <w:rPr>
          <w:rFonts w:asciiTheme="minorHAnsi" w:hAnsiTheme="minorHAnsi" w:cstheme="minorHAnsi"/>
          <w:noProof/>
        </w:rPr>
        <w:t xml:space="preserve">requests </w:t>
      </w:r>
      <w:r w:rsidR="00AC31B0">
        <w:rPr>
          <w:rFonts w:asciiTheme="minorHAnsi" w:hAnsiTheme="minorHAnsi" w:cstheme="minorHAnsi"/>
          <w:noProof/>
        </w:rPr>
        <w:t xml:space="preserve">requiring your </w:t>
      </w:r>
      <w:r w:rsidR="003F4EDC" w:rsidRPr="00F243BA">
        <w:rPr>
          <w:rFonts w:asciiTheme="minorHAnsi" w:hAnsiTheme="minorHAnsi" w:cstheme="minorHAnsi"/>
          <w:noProof/>
        </w:rPr>
        <w:t>approv</w:t>
      </w:r>
      <w:r w:rsidRPr="00F243BA">
        <w:rPr>
          <w:rFonts w:asciiTheme="minorHAnsi" w:hAnsiTheme="minorHAnsi" w:cstheme="minorHAnsi"/>
          <w:noProof/>
        </w:rPr>
        <w:t>al</w:t>
      </w:r>
      <w:r w:rsidR="003F4EDC" w:rsidRPr="00F243BA">
        <w:rPr>
          <w:rFonts w:asciiTheme="minorHAnsi" w:hAnsiTheme="minorHAnsi" w:cstheme="minorHAnsi"/>
          <w:noProof/>
        </w:rPr>
        <w:t xml:space="preserve"> on the</w:t>
      </w:r>
      <w:r w:rsidR="00EB4C3A">
        <w:rPr>
          <w:rFonts w:asciiTheme="minorHAnsi" w:hAnsiTheme="minorHAnsi" w:cstheme="minorHAnsi"/>
          <w:noProof/>
        </w:rPr>
        <w:t xml:space="preserve"> Salesforce</w:t>
      </w:r>
      <w:r w:rsidR="003F4EDC" w:rsidRPr="00F243BA">
        <w:rPr>
          <w:rFonts w:asciiTheme="minorHAnsi" w:hAnsiTheme="minorHAnsi" w:cstheme="minorHAnsi"/>
          <w:noProof/>
        </w:rPr>
        <w:t xml:space="preserve"> </w:t>
      </w:r>
      <w:r w:rsidR="003F4EDC" w:rsidRPr="00AC31B0">
        <w:rPr>
          <w:rFonts w:asciiTheme="minorHAnsi" w:hAnsiTheme="minorHAnsi" w:cstheme="minorHAnsi"/>
          <w:b/>
          <w:bCs/>
          <w:noProof/>
          <w:color w:val="65BCAB" w:themeColor="accent2"/>
        </w:rPr>
        <w:t>Home</w:t>
      </w:r>
      <w:r w:rsidR="003F4EDC" w:rsidRPr="00AC31B0">
        <w:rPr>
          <w:rFonts w:asciiTheme="minorHAnsi" w:hAnsiTheme="minorHAnsi" w:cstheme="minorHAnsi"/>
          <w:noProof/>
          <w:color w:val="65BCAB" w:themeColor="accent2"/>
        </w:rPr>
        <w:t xml:space="preserve"> </w:t>
      </w:r>
      <w:r w:rsidR="003F4EDC" w:rsidRPr="00EB4C3A">
        <w:rPr>
          <w:rFonts w:asciiTheme="minorHAnsi" w:hAnsiTheme="minorHAnsi" w:cstheme="minorHAnsi"/>
          <w:b/>
          <w:bCs/>
          <w:noProof/>
          <w:color w:val="65BCAB" w:themeColor="accent2"/>
        </w:rPr>
        <w:t>page</w:t>
      </w:r>
      <w:r w:rsidR="003F4EDC" w:rsidRPr="00F243BA">
        <w:rPr>
          <w:rFonts w:asciiTheme="minorHAnsi" w:hAnsiTheme="minorHAnsi" w:cstheme="minorHAnsi"/>
          <w:noProof/>
        </w:rPr>
        <w:t xml:space="preserve">: </w:t>
      </w:r>
    </w:p>
    <w:p w14:paraId="012089A1" w14:textId="7F9D6DC6" w:rsidR="007365DE" w:rsidRPr="00F243BA" w:rsidRDefault="00D35098" w:rsidP="00D35098">
      <w:pPr>
        <w:spacing w:after="240"/>
        <w:ind w:left="720"/>
        <w:rPr>
          <w:highlight w:val="yellow"/>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658309" behindDoc="0" locked="0" layoutInCell="1" allowOverlap="1" wp14:anchorId="3C026DE5" wp14:editId="4090D226">
                <wp:simplePos x="0" y="0"/>
                <wp:positionH relativeFrom="column">
                  <wp:posOffset>4489330</wp:posOffset>
                </wp:positionH>
                <wp:positionV relativeFrom="paragraph">
                  <wp:posOffset>390321</wp:posOffset>
                </wp:positionV>
                <wp:extent cx="1581785" cy="826135"/>
                <wp:effectExtent l="38100" t="38100" r="113665" b="450215"/>
                <wp:wrapNone/>
                <wp:docPr id="582559314" name="Speech Bubble: Rectangle 2"/>
                <wp:cNvGraphicFramePr/>
                <a:graphic xmlns:a="http://schemas.openxmlformats.org/drawingml/2006/main">
                  <a:graphicData uri="http://schemas.microsoft.com/office/word/2010/wordprocessingShape">
                    <wps:wsp>
                      <wps:cNvSpPr/>
                      <wps:spPr>
                        <a:xfrm>
                          <a:off x="0" y="0"/>
                          <a:ext cx="1581785" cy="826135"/>
                        </a:xfrm>
                        <a:prstGeom prst="wedgeRectCallout">
                          <a:avLst>
                            <a:gd name="adj1" fmla="val 20030"/>
                            <a:gd name="adj2" fmla="val 90704"/>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EB69873" w14:textId="29EC2307" w:rsidR="004C157B" w:rsidRDefault="004C157B" w:rsidP="004C157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Or select 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 xml:space="preserve">Approval Requests </w:t>
                            </w:r>
                            <w:r>
                              <w:rPr>
                                <w:rStyle w:val="IntenseEmphasis"/>
                                <w:rFonts w:ascii="Arial" w:hAnsi="Arial" w:cs="Arial"/>
                                <w:i w:val="0"/>
                                <w:iCs w:val="0"/>
                                <w:color w:val="313435" w:themeColor="accent5" w:themeShade="80"/>
                              </w:rPr>
                              <w:t xml:space="preserve">menu option to </w:t>
                            </w:r>
                            <w:r w:rsidR="00D35098">
                              <w:rPr>
                                <w:rStyle w:val="IntenseEmphasis"/>
                                <w:rFonts w:ascii="Arial" w:hAnsi="Arial" w:cs="Arial"/>
                                <w:i w:val="0"/>
                                <w:iCs w:val="0"/>
                                <w:color w:val="313435" w:themeColor="accent5" w:themeShade="80"/>
                              </w:rPr>
                              <w:t>access</w:t>
                            </w:r>
                            <w:r>
                              <w:rPr>
                                <w:rStyle w:val="IntenseEmphasis"/>
                                <w:rFonts w:ascii="Arial" w:hAnsi="Arial" w:cs="Arial"/>
                                <w:i w:val="0"/>
                                <w:iCs w:val="0"/>
                                <w:color w:val="313435" w:themeColor="accent5" w:themeShade="80"/>
                              </w:rPr>
                              <w:t xml:space="preserve"> a list of </w:t>
                            </w:r>
                            <w:r w:rsidR="00D35098">
                              <w:rPr>
                                <w:rStyle w:val="IntenseEmphasis"/>
                                <w:rFonts w:ascii="Arial" w:hAnsi="Arial" w:cs="Arial"/>
                                <w:i w:val="0"/>
                                <w:iCs w:val="0"/>
                                <w:color w:val="313435" w:themeColor="accent5" w:themeShade="80"/>
                              </w:rPr>
                              <w:t xml:space="preserve">outstanding requests.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026DE5" id="_x0000_s1096" type="#_x0000_t61" style="position:absolute;left:0;text-align:left;margin-left:353.5pt;margin-top:30.75pt;width:124.55pt;height:65.05pt;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" adj="15126,30392" fillcolor="white [3212]" strokecolor="#7f7f7f [1612]" strokeweight=".25pt">
                <v:shadow on="t" color="black" opacity="26214f" origin="-.5,-.5" offset=".74836mm,.74836mm"/>
                <v:textbox>
                  <w:txbxContent>
                    <w:p w14:paraId="1EB69873" w14:textId="29EC2307" w:rsidR="004C157B" w:rsidRDefault="004C157B" w:rsidP="004C157B">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Or select the</w:t>
                      </w:r>
                      <w:r w:rsidRPr="00203B6F">
                        <w:rPr>
                          <w:rStyle w:val="IntenseEmphasis"/>
                          <w:rFonts w:ascii="Arial" w:hAnsi="Arial" w:cs="Arial"/>
                          <w:b/>
                          <w:bCs/>
                          <w:i w:val="0"/>
                          <w:iCs w:val="0"/>
                          <w:color w:val="313435" w:themeColor="accent5" w:themeShade="80"/>
                        </w:rPr>
                        <w:t xml:space="preserve"> </w:t>
                      </w:r>
                      <w:r>
                        <w:rPr>
                          <w:rStyle w:val="IntenseEmphasis"/>
                          <w:rFonts w:ascii="Arial" w:hAnsi="Arial" w:cs="Arial"/>
                          <w:b/>
                          <w:bCs/>
                          <w:i w:val="0"/>
                          <w:iCs w:val="0"/>
                        </w:rPr>
                        <w:t xml:space="preserve">Approval Requests </w:t>
                      </w:r>
                      <w:r>
                        <w:rPr>
                          <w:rStyle w:val="IntenseEmphasis"/>
                          <w:rFonts w:ascii="Arial" w:hAnsi="Arial" w:cs="Arial"/>
                          <w:i w:val="0"/>
                          <w:iCs w:val="0"/>
                          <w:color w:val="313435" w:themeColor="accent5" w:themeShade="80"/>
                        </w:rPr>
                        <w:t xml:space="preserve">menu option to </w:t>
                      </w:r>
                      <w:r w:rsidR="00D35098">
                        <w:rPr>
                          <w:rStyle w:val="IntenseEmphasis"/>
                          <w:rFonts w:ascii="Arial" w:hAnsi="Arial" w:cs="Arial"/>
                          <w:i w:val="0"/>
                          <w:iCs w:val="0"/>
                          <w:color w:val="313435" w:themeColor="accent5" w:themeShade="80"/>
                        </w:rPr>
                        <w:t>access</w:t>
                      </w:r>
                      <w:r>
                        <w:rPr>
                          <w:rStyle w:val="IntenseEmphasis"/>
                          <w:rFonts w:ascii="Arial" w:hAnsi="Arial" w:cs="Arial"/>
                          <w:i w:val="0"/>
                          <w:iCs w:val="0"/>
                          <w:color w:val="313435" w:themeColor="accent5" w:themeShade="80"/>
                        </w:rPr>
                        <w:t xml:space="preserve"> a list of </w:t>
                      </w:r>
                      <w:r w:rsidR="00D35098">
                        <w:rPr>
                          <w:rStyle w:val="IntenseEmphasis"/>
                          <w:rFonts w:ascii="Arial" w:hAnsi="Arial" w:cs="Arial"/>
                          <w:i w:val="0"/>
                          <w:iCs w:val="0"/>
                          <w:color w:val="313435" w:themeColor="accent5" w:themeShade="80"/>
                        </w:rPr>
                        <w:t xml:space="preserve">outstanding requests. </w:t>
                      </w:r>
                    </w:p>
                  </w:txbxContent>
                </v:textbox>
              </v:shape>
            </w:pict>
          </mc:Fallback>
        </mc:AlternateContent>
      </w:r>
      <w:r w:rsidR="007365DE" w:rsidRPr="007365DE">
        <w:rPr>
          <w:noProof/>
        </w:rPr>
        <w:drawing>
          <wp:inline distT="0" distB="0" distL="0" distR="0" wp14:anchorId="02056787" wp14:editId="5FCFF899">
            <wp:extent cx="3812875" cy="811052"/>
            <wp:effectExtent l="0" t="0" r="0" b="8255"/>
            <wp:docPr id="171799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92777" name=""/>
                    <pic:cNvPicPr/>
                  </pic:nvPicPr>
                  <pic:blipFill>
                    <a:blip r:embed="rId57"/>
                    <a:stretch>
                      <a:fillRect/>
                    </a:stretch>
                  </pic:blipFill>
                  <pic:spPr>
                    <a:xfrm>
                      <a:off x="0" y="0"/>
                      <a:ext cx="3864264" cy="821983"/>
                    </a:xfrm>
                    <a:prstGeom prst="rect">
                      <a:avLst/>
                    </a:prstGeom>
                  </pic:spPr>
                </pic:pic>
              </a:graphicData>
            </a:graphic>
          </wp:inline>
        </w:drawing>
      </w:r>
    </w:p>
    <w:p w14:paraId="7E123B6C" w14:textId="4E905B52" w:rsidR="004C157B" w:rsidRPr="004C157B" w:rsidRDefault="004C157B" w:rsidP="004C157B">
      <w:pPr>
        <w:spacing w:after="240"/>
        <w:rPr>
          <w:rFonts w:asciiTheme="minorHAnsi" w:hAnsiTheme="minorHAnsi" w:cstheme="minorHAnsi"/>
          <w:noProof/>
        </w:rPr>
      </w:pPr>
    </w:p>
    <w:p w14:paraId="75F1251F" w14:textId="5D316842" w:rsidR="00C15209" w:rsidRPr="00C15209" w:rsidRDefault="00EB4C3A" w:rsidP="003418E6">
      <w:pPr>
        <w:spacing w:after="480"/>
        <w:ind w:left="-992"/>
        <w:rPr>
          <w:rFonts w:asciiTheme="minorHAnsi" w:hAnsiTheme="minorHAnsi" w:cstheme="minorHAnsi"/>
          <w:noProof/>
          <w:sz w:val="22"/>
          <w:szCs w:val="22"/>
        </w:rPr>
      </w:pPr>
      <w:r w:rsidRPr="00B0761D">
        <w:rPr>
          <w:rFonts w:asciiTheme="minorHAnsi" w:hAnsiTheme="minorHAnsi" w:cstheme="minorHAnsi"/>
          <w:noProof/>
          <w:sz w:val="16"/>
          <w:szCs w:val="16"/>
          <w:lang w:val="en-US"/>
        </w:rPr>
        <mc:AlternateContent>
          <mc:Choice Requires="wps">
            <w:drawing>
              <wp:anchor distT="0" distB="0" distL="114300" distR="114300" simplePos="0" relativeHeight="251658310" behindDoc="0" locked="0" layoutInCell="1" allowOverlap="1" wp14:anchorId="2FA5B282" wp14:editId="200A067D">
                <wp:simplePos x="0" y="0"/>
                <wp:positionH relativeFrom="column">
                  <wp:posOffset>5003322</wp:posOffset>
                </wp:positionH>
                <wp:positionV relativeFrom="paragraph">
                  <wp:posOffset>817113</wp:posOffset>
                </wp:positionV>
                <wp:extent cx="1400870" cy="439420"/>
                <wp:effectExtent l="38100" t="228600" r="123190" b="113030"/>
                <wp:wrapNone/>
                <wp:docPr id="145287578" name="Speech Bubble: Rectangle 2"/>
                <wp:cNvGraphicFramePr/>
                <a:graphic xmlns:a="http://schemas.openxmlformats.org/drawingml/2006/main">
                  <a:graphicData uri="http://schemas.microsoft.com/office/word/2010/wordprocessingShape">
                    <wps:wsp>
                      <wps:cNvSpPr/>
                      <wps:spPr>
                        <a:xfrm>
                          <a:off x="0" y="0"/>
                          <a:ext cx="1400870" cy="439420"/>
                        </a:xfrm>
                        <a:prstGeom prst="wedgeRectCallout">
                          <a:avLst>
                            <a:gd name="adj1" fmla="val 5692"/>
                            <a:gd name="adj2" fmla="val -92668"/>
                          </a:avLst>
                        </a:prstGeom>
                        <a:solidFill>
                          <a:schemeClr val="bg1"/>
                        </a:solidFill>
                        <a:ln w="3175">
                          <a:solidFill>
                            <a:schemeClr val="bg1">
                              <a:lumMod val="50000"/>
                            </a:schemeClr>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AAC6FBF" w14:textId="7F39D0FB" w:rsidR="00D35098" w:rsidRDefault="00D35098" w:rsidP="00D3509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Approve or </w:t>
                            </w:r>
                            <w:r w:rsidRPr="00577747">
                              <w:rPr>
                                <w:rStyle w:val="IntenseEmphasis"/>
                                <w:rFonts w:ascii="Arial" w:hAnsi="Arial" w:cs="Arial"/>
                                <w:i w:val="0"/>
                                <w:iCs w:val="0"/>
                                <w:color w:val="313435" w:themeColor="accent5" w:themeShade="80"/>
                                <w:lang w:val="en-GB"/>
                              </w:rPr>
                              <w:t>Reject</w:t>
                            </w:r>
                            <w:r>
                              <w:rPr>
                                <w:rStyle w:val="IntenseEmphasis"/>
                                <w:rFonts w:ascii="Arial" w:hAnsi="Arial" w:cs="Arial"/>
                                <w:i w:val="0"/>
                                <w:iCs w:val="0"/>
                                <w:color w:val="313435" w:themeColor="accent5" w:themeShade="80"/>
                              </w:rPr>
                              <w:t xml:space="preserve"> the request.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A5B282" id="_x0000_s1097" type="#_x0000_t61" style="position:absolute;left:0;text-align:left;margin-left:393.95pt;margin-top:64.35pt;width:110.3pt;height:34.6pt;z-index:251658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" adj="12029,-9216" fillcolor="white [3212]" strokecolor="#7f7f7f [1612]" strokeweight=".25pt">
                <v:shadow on="t" color="black" opacity="26214f" origin="-.5,-.5" offset=".74836mm,.74836mm"/>
                <v:textbox>
                  <w:txbxContent>
                    <w:p w14:paraId="7AAC6FBF" w14:textId="7F39D0FB" w:rsidR="00D35098" w:rsidRDefault="00D35098" w:rsidP="00D35098">
                      <w:pPr>
                        <w:pStyle w:val="CommentText"/>
                        <w:spacing w:after="0" w:line="240" w:lineRule="auto"/>
                        <w:ind w:left="0"/>
                        <w:rPr>
                          <w:rStyle w:val="IntenseEmphasis"/>
                          <w:rFonts w:ascii="Arial" w:hAnsi="Arial" w:cs="Arial"/>
                          <w:i w:val="0"/>
                          <w:iCs w:val="0"/>
                          <w:color w:val="313435" w:themeColor="accent5" w:themeShade="80"/>
                        </w:rPr>
                      </w:pPr>
                      <w:r>
                        <w:rPr>
                          <w:rStyle w:val="IntenseEmphasis"/>
                          <w:rFonts w:ascii="Arial" w:hAnsi="Arial" w:cs="Arial"/>
                          <w:i w:val="0"/>
                          <w:iCs w:val="0"/>
                          <w:color w:val="313435" w:themeColor="accent5" w:themeShade="80"/>
                        </w:rPr>
                        <w:t xml:space="preserve">Approve or </w:t>
                      </w:r>
                      <w:r w:rsidRPr="00577747">
                        <w:rPr>
                          <w:rStyle w:val="IntenseEmphasis"/>
                          <w:rFonts w:ascii="Arial" w:hAnsi="Arial" w:cs="Arial"/>
                          <w:i w:val="0"/>
                          <w:iCs w:val="0"/>
                          <w:color w:val="313435" w:themeColor="accent5" w:themeShade="80"/>
                          <w:lang w:val="en-GB"/>
                        </w:rPr>
                        <w:t>Reject</w:t>
                      </w:r>
                      <w:r>
                        <w:rPr>
                          <w:rStyle w:val="IntenseEmphasis"/>
                          <w:rFonts w:ascii="Arial" w:hAnsi="Arial" w:cs="Arial"/>
                          <w:i w:val="0"/>
                          <w:iCs w:val="0"/>
                          <w:color w:val="313435" w:themeColor="accent5" w:themeShade="80"/>
                        </w:rPr>
                        <w:t xml:space="preserve"> the request.</w:t>
                      </w:r>
                    </w:p>
                  </w:txbxContent>
                </v:textbox>
              </v:shape>
            </w:pict>
          </mc:Fallback>
        </mc:AlternateContent>
      </w:r>
      <w:r w:rsidR="006F0833">
        <w:rPr>
          <w:noProof/>
        </w:rPr>
        <mc:AlternateContent>
          <mc:Choice Requires="wps">
            <w:drawing>
              <wp:anchor distT="0" distB="0" distL="114300" distR="114300" simplePos="0" relativeHeight="251658308" behindDoc="0" locked="0" layoutInCell="1" allowOverlap="1" wp14:anchorId="74E9A785" wp14:editId="13300239">
                <wp:simplePos x="0" y="0"/>
                <wp:positionH relativeFrom="column">
                  <wp:posOffset>5304419</wp:posOffset>
                </wp:positionH>
                <wp:positionV relativeFrom="paragraph">
                  <wp:posOffset>450850</wp:posOffset>
                </wp:positionV>
                <wp:extent cx="768038" cy="224287"/>
                <wp:effectExtent l="0" t="0" r="13335" b="23495"/>
                <wp:wrapNone/>
                <wp:docPr id="1889060084" name="Rectangle 3"/>
                <wp:cNvGraphicFramePr/>
                <a:graphic xmlns:a="http://schemas.openxmlformats.org/drawingml/2006/main">
                  <a:graphicData uri="http://schemas.microsoft.com/office/word/2010/wordprocessingShape">
                    <wps:wsp>
                      <wps:cNvSpPr/>
                      <wps:spPr>
                        <a:xfrm>
                          <a:off x="0" y="0"/>
                          <a:ext cx="768038" cy="224287"/>
                        </a:xfrm>
                        <a:prstGeom prst="rect">
                          <a:avLst/>
                        </a:prstGeom>
                        <a:noFill/>
                        <a:ln w="19050">
                          <a:solidFill>
                            <a:srgbClr val="E16A2F"/>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svg="http://schemas.microsoft.com/office/drawing/2016/SVG/main" xmlns:a14="http://schemas.microsoft.com/office/drawing/2010/main" xmlns:pic="http://schemas.openxmlformats.org/drawingml/2006/picture" xmlns:a="http://schemas.openxmlformats.org/drawingml/2006/main">
            <w:pict>
              <v:rect id="Rectangle 3" style="position:absolute;margin-left:417.65pt;margin-top:35.5pt;width:60.5pt;height:17.65pt;z-index:2516583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e16a2f" strokeweight="1.5pt" w14:anchorId="1FDB694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"/>
            </w:pict>
          </mc:Fallback>
        </mc:AlternateContent>
      </w:r>
      <w:r w:rsidR="004C157B" w:rsidRPr="004C157B">
        <w:rPr>
          <w:rFonts w:asciiTheme="minorHAnsi" w:hAnsiTheme="minorHAnsi" w:cstheme="minorHAnsi"/>
          <w:noProof/>
          <w:sz w:val="22"/>
          <w:szCs w:val="22"/>
        </w:rPr>
        <w:drawing>
          <wp:inline distT="0" distB="0" distL="0" distR="0" wp14:anchorId="438EDEB4" wp14:editId="7A7437FF">
            <wp:extent cx="7139635" cy="1966451"/>
            <wp:effectExtent l="0" t="0" r="4445" b="0"/>
            <wp:docPr id="18603980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98082" name="Picture 1" descr="A screenshot of a computer&#10;&#10;Description automatically generated"/>
                    <pic:cNvPicPr/>
                  </pic:nvPicPr>
                  <pic:blipFill>
                    <a:blip r:embed="rId58"/>
                    <a:stretch>
                      <a:fillRect/>
                    </a:stretch>
                  </pic:blipFill>
                  <pic:spPr>
                    <a:xfrm>
                      <a:off x="0" y="0"/>
                      <a:ext cx="7167388" cy="1974095"/>
                    </a:xfrm>
                    <a:prstGeom prst="rect">
                      <a:avLst/>
                    </a:prstGeom>
                  </pic:spPr>
                </pic:pic>
              </a:graphicData>
            </a:graphic>
          </wp:inline>
        </w:drawing>
      </w:r>
      <w:r w:rsidR="00C15209" w:rsidRPr="00C15209">
        <w:rPr>
          <w:rFonts w:asciiTheme="minorHAnsi" w:hAnsiTheme="minorHAnsi" w:cstheme="minorHAnsi"/>
          <w:noProof/>
          <w:sz w:val="22"/>
          <w:szCs w:val="22"/>
        </w:rPr>
        <w:t xml:space="preserve"> </w:t>
      </w:r>
    </w:p>
    <w:p w14:paraId="59EDF715" w14:textId="1906B7C6" w:rsidR="00D35098" w:rsidRDefault="00D35098" w:rsidP="00D35098">
      <w:pPr>
        <w:pStyle w:val="ListParagraph"/>
        <w:numPr>
          <w:ilvl w:val="0"/>
          <w:numId w:val="59"/>
        </w:numPr>
        <w:spacing w:after="240"/>
        <w:ind w:left="714" w:hanging="357"/>
        <w:contextualSpacing w:val="0"/>
        <w:rPr>
          <w:rFonts w:asciiTheme="minorHAnsi" w:hAnsiTheme="minorHAnsi" w:cstheme="minorHAnsi"/>
          <w:noProof/>
        </w:rPr>
      </w:pPr>
      <w:r>
        <w:rPr>
          <w:rFonts w:asciiTheme="minorHAnsi" w:hAnsiTheme="minorHAnsi" w:cstheme="minorHAnsi"/>
          <w:noProof/>
        </w:rPr>
        <w:t xml:space="preserve">On </w:t>
      </w:r>
      <w:r w:rsidRPr="007D4D2A">
        <w:rPr>
          <w:rFonts w:asciiTheme="minorHAnsi" w:hAnsiTheme="minorHAnsi" w:cstheme="minorHAnsi"/>
          <w:b/>
          <w:bCs/>
          <w:noProof/>
          <w:color w:val="65BCAB" w:themeColor="accent2"/>
        </w:rPr>
        <w:t>approving</w:t>
      </w:r>
      <w:r w:rsidRPr="007D4D2A">
        <w:rPr>
          <w:rFonts w:asciiTheme="minorHAnsi" w:hAnsiTheme="minorHAnsi" w:cstheme="minorHAnsi"/>
          <w:noProof/>
          <w:color w:val="65BCAB" w:themeColor="accent2"/>
        </w:rPr>
        <w:t xml:space="preserve"> </w:t>
      </w:r>
      <w:r>
        <w:rPr>
          <w:rFonts w:asciiTheme="minorHAnsi" w:hAnsiTheme="minorHAnsi" w:cstheme="minorHAnsi"/>
          <w:noProof/>
        </w:rPr>
        <w:t xml:space="preserve">a request, the </w:t>
      </w:r>
      <w:r w:rsidRPr="009C0FCB">
        <w:rPr>
          <w:rFonts w:asciiTheme="minorHAnsi" w:hAnsiTheme="minorHAnsi" w:cstheme="minorHAnsi"/>
          <w:noProof/>
        </w:rPr>
        <w:t xml:space="preserve">End of Tenancy </w:t>
      </w:r>
      <w:r>
        <w:rPr>
          <w:rFonts w:asciiTheme="minorHAnsi" w:hAnsiTheme="minorHAnsi" w:cstheme="minorHAnsi"/>
          <w:noProof/>
        </w:rPr>
        <w:t xml:space="preserve">will be immediately closed and </w:t>
      </w:r>
      <w:r w:rsidRPr="009C0FCB">
        <w:rPr>
          <w:rFonts w:asciiTheme="minorHAnsi" w:hAnsiTheme="minorHAnsi" w:cstheme="minorHAnsi"/>
          <w:noProof/>
        </w:rPr>
        <w:t>remaining</w:t>
      </w:r>
      <w:r>
        <w:rPr>
          <w:rFonts w:asciiTheme="minorHAnsi" w:hAnsiTheme="minorHAnsi" w:cstheme="minorHAnsi"/>
          <w:noProof/>
        </w:rPr>
        <w:t xml:space="preserve"> </w:t>
      </w:r>
      <w:r w:rsidRPr="009C0FCB">
        <w:rPr>
          <w:rFonts w:asciiTheme="minorHAnsi" w:hAnsiTheme="minorHAnsi" w:cstheme="minorHAnsi"/>
          <w:noProof/>
        </w:rPr>
        <w:t>tasks will no longer appear in team</w:t>
      </w:r>
      <w:r>
        <w:rPr>
          <w:rFonts w:asciiTheme="minorHAnsi" w:hAnsiTheme="minorHAnsi" w:cstheme="minorHAnsi"/>
          <w:noProof/>
        </w:rPr>
        <w:t>/</w:t>
      </w:r>
      <w:r w:rsidRPr="009C0FCB">
        <w:rPr>
          <w:rFonts w:asciiTheme="minorHAnsi" w:hAnsiTheme="minorHAnsi" w:cstheme="minorHAnsi"/>
          <w:noProof/>
        </w:rPr>
        <w:t>user task lists.</w:t>
      </w:r>
      <w:r>
        <w:rPr>
          <w:rFonts w:asciiTheme="minorHAnsi" w:hAnsiTheme="minorHAnsi" w:cstheme="minorHAnsi"/>
          <w:noProof/>
        </w:rPr>
        <w:t xml:space="preserve"> </w:t>
      </w:r>
    </w:p>
    <w:p w14:paraId="78AC6752" w14:textId="6FE9083D" w:rsidR="00D35098" w:rsidRDefault="00D35098" w:rsidP="00D35098">
      <w:pPr>
        <w:pStyle w:val="ListParagraph"/>
        <w:numPr>
          <w:ilvl w:val="0"/>
          <w:numId w:val="59"/>
        </w:numPr>
        <w:spacing w:after="240"/>
        <w:ind w:left="714" w:hanging="357"/>
        <w:contextualSpacing w:val="0"/>
        <w:rPr>
          <w:rFonts w:asciiTheme="minorHAnsi" w:hAnsiTheme="minorHAnsi" w:cstheme="minorHAnsi"/>
          <w:noProof/>
        </w:rPr>
      </w:pPr>
      <w:r>
        <w:rPr>
          <w:rFonts w:asciiTheme="minorHAnsi" w:hAnsiTheme="minorHAnsi" w:cstheme="minorHAnsi"/>
          <w:noProof/>
        </w:rPr>
        <w:t xml:space="preserve">On </w:t>
      </w:r>
      <w:r w:rsidRPr="007D4D2A">
        <w:rPr>
          <w:rFonts w:asciiTheme="minorHAnsi" w:hAnsiTheme="minorHAnsi" w:cstheme="minorHAnsi"/>
          <w:b/>
          <w:bCs/>
          <w:noProof/>
          <w:color w:val="65BCAB" w:themeColor="accent2"/>
        </w:rPr>
        <w:t>rejecting</w:t>
      </w:r>
      <w:r w:rsidRPr="007D4D2A">
        <w:rPr>
          <w:rFonts w:asciiTheme="minorHAnsi" w:hAnsiTheme="minorHAnsi" w:cstheme="minorHAnsi"/>
          <w:noProof/>
          <w:color w:val="65BCAB" w:themeColor="accent2"/>
        </w:rPr>
        <w:t xml:space="preserve"> </w:t>
      </w:r>
      <w:r>
        <w:rPr>
          <w:rFonts w:asciiTheme="minorHAnsi" w:hAnsiTheme="minorHAnsi" w:cstheme="minorHAnsi"/>
          <w:noProof/>
        </w:rPr>
        <w:t>a request, the End of Tenancy will be set back to active and teams will be able to continue working on the tasks.</w:t>
      </w:r>
    </w:p>
    <w:p w14:paraId="7AB459B6" w14:textId="513F65C0" w:rsidR="00EF740F" w:rsidRDefault="00EF740F" w:rsidP="002106EB">
      <w:pPr>
        <w:pStyle w:val="ListParagraph"/>
        <w:numPr>
          <w:ilvl w:val="0"/>
          <w:numId w:val="59"/>
        </w:numPr>
        <w:spacing w:after="240"/>
        <w:contextualSpacing w:val="0"/>
        <w:rPr>
          <w:rFonts w:asciiTheme="minorHAnsi" w:hAnsiTheme="minorHAnsi" w:cstheme="minorHAnsi"/>
          <w:noProof/>
        </w:rPr>
      </w:pPr>
      <w:r w:rsidRPr="00F243BA">
        <w:rPr>
          <w:rFonts w:asciiTheme="minorHAnsi" w:hAnsiTheme="minorHAnsi" w:cstheme="minorHAnsi"/>
          <w:noProof/>
        </w:rPr>
        <w:t>The person who submitted the request will be automatically notified</w:t>
      </w:r>
      <w:r w:rsidR="00C15209">
        <w:rPr>
          <w:rFonts w:asciiTheme="minorHAnsi" w:hAnsiTheme="minorHAnsi" w:cstheme="minorHAnsi"/>
          <w:noProof/>
        </w:rPr>
        <w:t xml:space="preserve"> of the approval</w:t>
      </w:r>
      <w:r w:rsidR="007D4D2A">
        <w:rPr>
          <w:rFonts w:asciiTheme="minorHAnsi" w:hAnsiTheme="minorHAnsi" w:cstheme="minorHAnsi"/>
          <w:noProof/>
        </w:rPr>
        <w:t xml:space="preserve"> or </w:t>
      </w:r>
      <w:r w:rsidR="00C15209">
        <w:rPr>
          <w:rFonts w:asciiTheme="minorHAnsi" w:hAnsiTheme="minorHAnsi" w:cstheme="minorHAnsi"/>
          <w:noProof/>
        </w:rPr>
        <w:t>rejection</w:t>
      </w:r>
      <w:r w:rsidRPr="00F243BA">
        <w:rPr>
          <w:rFonts w:asciiTheme="minorHAnsi" w:hAnsiTheme="minorHAnsi" w:cstheme="minorHAnsi"/>
          <w:noProof/>
        </w:rPr>
        <w:t xml:space="preserve">. </w:t>
      </w:r>
    </w:p>
    <w:p w14:paraId="2B389263" w14:textId="59E08F6E" w:rsidR="00CD4C46" w:rsidRPr="007A4458" w:rsidRDefault="00CD4C46" w:rsidP="00CD4C46">
      <w:bookmarkStart w:id="60" w:name="_Delivery_Approach"/>
      <w:bookmarkStart w:id="61" w:name="_UAT"/>
      <w:bookmarkStart w:id="62" w:name="_Support"/>
      <w:bookmarkStart w:id="63" w:name="_Cost_and_Timelines"/>
      <w:bookmarkStart w:id="64" w:name="_Extension_of_Service"/>
      <w:bookmarkEnd w:id="60"/>
      <w:bookmarkEnd w:id="61"/>
      <w:bookmarkEnd w:id="62"/>
      <w:bookmarkEnd w:id="63"/>
      <w:bookmarkEnd w:id="64"/>
    </w:p>
    <w:p w14:paraId="40A69BA5" w14:textId="00F7AEE1" w:rsidR="00CD4C46" w:rsidRDefault="00CD4C46" w:rsidP="006066D9">
      <w:pPr>
        <w:rPr>
          <w:rFonts w:asciiTheme="minorHAnsi" w:hAnsiTheme="minorHAnsi" w:cstheme="minorHAnsi"/>
          <w:noProof/>
          <w:sz w:val="22"/>
          <w:szCs w:val="22"/>
        </w:rPr>
      </w:pPr>
    </w:p>
    <w:p w14:paraId="5F70601A" w14:textId="179C4988" w:rsidR="00D644FB" w:rsidRDefault="00D644FB" w:rsidP="006066D9">
      <w:pPr>
        <w:rPr>
          <w:rFonts w:asciiTheme="minorHAnsi" w:hAnsiTheme="minorHAnsi" w:cstheme="minorHAnsi"/>
          <w:noProof/>
          <w:sz w:val="22"/>
          <w:szCs w:val="22"/>
        </w:rPr>
      </w:pPr>
    </w:p>
    <w:p w14:paraId="45CBF38B" w14:textId="6B0E7D7F" w:rsidR="0018332F" w:rsidRPr="00CD4C46" w:rsidRDefault="0018332F" w:rsidP="0018332F">
      <w:pPr>
        <w:spacing w:after="240"/>
        <w:rPr>
          <w:rFonts w:asciiTheme="minorHAnsi" w:hAnsiTheme="minorHAnsi" w:cstheme="minorHAnsi"/>
          <w:noProof/>
          <w:sz w:val="22"/>
          <w:szCs w:val="22"/>
        </w:rPr>
      </w:pPr>
    </w:p>
    <w:p w14:paraId="41412CF8" w14:textId="77777777" w:rsidR="00D644FB" w:rsidRPr="006066D9" w:rsidRDefault="00D644FB" w:rsidP="006066D9">
      <w:pPr>
        <w:rPr>
          <w:rFonts w:asciiTheme="minorHAnsi" w:hAnsiTheme="minorHAnsi" w:cstheme="minorHAnsi"/>
          <w:noProof/>
          <w:sz w:val="22"/>
          <w:szCs w:val="22"/>
        </w:rPr>
      </w:pPr>
    </w:p>
    <w:sectPr w:rsidR="00D644FB" w:rsidRPr="006066D9" w:rsidSect="00907C9E">
      <w:headerReference w:type="default" r:id="rId59"/>
      <w:footerReference w:type="default" r:id="rId60"/>
      <w:headerReference w:type="first" r:id="rId61"/>
      <w:footerReference w:type="first" r:id="rId62"/>
      <w:type w:val="continuous"/>
      <w:pgSz w:w="11900" w:h="16820"/>
      <w:pgMar w:top="1440" w:right="1100" w:bottom="1334"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D35F2" w14:textId="77777777" w:rsidR="006C1CE7" w:rsidRDefault="006C1CE7" w:rsidP="000C2943">
      <w:r>
        <w:separator/>
      </w:r>
    </w:p>
    <w:p w14:paraId="3E0B83D8" w14:textId="77777777" w:rsidR="006C1CE7" w:rsidRDefault="006C1CE7"/>
  </w:endnote>
  <w:endnote w:type="continuationSeparator" w:id="0">
    <w:p w14:paraId="22DC2F4A" w14:textId="77777777" w:rsidR="006C1CE7" w:rsidRDefault="006C1CE7" w:rsidP="000C2943">
      <w:r>
        <w:continuationSeparator/>
      </w:r>
    </w:p>
    <w:p w14:paraId="740EF1BC" w14:textId="77777777" w:rsidR="006C1CE7" w:rsidRDefault="006C1CE7"/>
  </w:endnote>
  <w:endnote w:type="continuationNotice" w:id="1">
    <w:p w14:paraId="0D61C886" w14:textId="77777777" w:rsidR="006C1CE7" w:rsidRDefault="006C1C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Minion Pro">
    <w:altName w:val="Cambria"/>
    <w:panose1 w:val="00000000000000000000"/>
    <w:charset w:val="00"/>
    <w:family w:val="roman"/>
    <w:notTrueType/>
    <w:pitch w:val="variable"/>
    <w:sig w:usb0="E00002AF" w:usb1="5000607B" w:usb2="00000000" w:usb3="00000000" w:csb0="0000009F" w:csb1="00000000"/>
  </w:font>
  <w:font w:name="MS PGothic">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774764"/>
      <w:docPartObj>
        <w:docPartGallery w:val="Page Numbers (Bottom of Page)"/>
        <w:docPartUnique/>
      </w:docPartObj>
    </w:sdtPr>
    <w:sdtEndPr>
      <w:rPr>
        <w:color w:val="7F7F7F" w:themeColor="background1" w:themeShade="7F"/>
        <w:spacing w:val="60"/>
      </w:rPr>
    </w:sdtEndPr>
    <w:sdtContent>
      <w:p w14:paraId="75E1D7D3" w14:textId="0FAF2CBC" w:rsidR="009865C3" w:rsidRDefault="009865C3">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B73492A" w14:textId="77777777" w:rsidR="00C95DB2" w:rsidRDefault="00C95DB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13516" w14:textId="77777777" w:rsidR="007C49A9" w:rsidRDefault="007C49A9" w:rsidP="006037A3">
    <w:pPr>
      <w:pStyle w:val="Footer"/>
      <w:tabs>
        <w:tab w:val="clear" w:pos="4513"/>
        <w:tab w:val="clear" w:pos="9026"/>
        <w:tab w:val="left" w:pos="1296"/>
      </w:tabs>
    </w:pPr>
    <w:r>
      <w:rPr>
        <w:noProof/>
      </w:rPr>
      <mc:AlternateContent>
        <mc:Choice Requires="wps">
          <w:drawing>
            <wp:anchor distT="0" distB="0" distL="114300" distR="114300" simplePos="0" relativeHeight="251658242" behindDoc="0" locked="1" layoutInCell="1" allowOverlap="1" wp14:anchorId="12355F11" wp14:editId="248CC653">
              <wp:simplePos x="0" y="0"/>
              <wp:positionH relativeFrom="page">
                <wp:posOffset>924560</wp:posOffset>
              </wp:positionH>
              <wp:positionV relativeFrom="page">
                <wp:posOffset>9875520</wp:posOffset>
              </wp:positionV>
              <wp:extent cx="2377440" cy="402590"/>
              <wp:effectExtent l="0" t="0" r="0" b="3810"/>
              <wp:wrapNone/>
              <wp:docPr id="12" name="Text Box 12"/>
              <wp:cNvGraphicFramePr/>
              <a:graphic xmlns:a="http://schemas.openxmlformats.org/drawingml/2006/main">
                <a:graphicData uri="http://schemas.microsoft.com/office/word/2010/wordprocessingShape">
                  <wps:wsp>
                    <wps:cNvSpPr txBox="1"/>
                    <wps:spPr>
                      <a:xfrm>
                        <a:off x="0" y="0"/>
                        <a:ext cx="2377440" cy="402590"/>
                      </a:xfrm>
                      <a:prstGeom prst="rect">
                        <a:avLst/>
                      </a:prstGeom>
                      <a:noFill/>
                      <a:ln w="6350">
                        <a:noFill/>
                      </a:ln>
                    </wps:spPr>
                    <wps:txbx>
                      <w:txbxContent>
                        <w:p w14:paraId="6C1FAFA2" w14:textId="77777777" w:rsidR="007C49A9" w:rsidRPr="005C1ADA" w:rsidRDefault="007C49A9" w:rsidP="009E3D06">
                          <w:pPr>
                            <w:pStyle w:val="GraingerRegisteredOffice"/>
                          </w:pPr>
                          <w:r w:rsidRPr="005C1ADA">
                            <w:t>Grainger plc, Registered in England. No: 125575.</w:t>
                          </w:r>
                        </w:p>
                        <w:p w14:paraId="16A1BB0A" w14:textId="77777777" w:rsidR="007C49A9" w:rsidRPr="005C1ADA" w:rsidRDefault="007C49A9" w:rsidP="009E3D06">
                          <w:pPr>
                            <w:pStyle w:val="GraingerRegisteredOffice"/>
                          </w:pPr>
                          <w:r w:rsidRPr="005C1ADA">
                            <w:t xml:space="preserve">Registered office: Citygate, St James’ Boulevard, </w:t>
                          </w:r>
                          <w:r w:rsidRPr="005C1ADA">
                            <w:br/>
                            <w:t>Newcastle upon Tyne, UK, NE1 4JE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2355F11" id="_x0000_t202" coordsize="21600,21600" o:spt="202" path="m,l,21600r21600,l21600,xe">
              <v:stroke joinstyle="miter"/>
              <v:path gradientshapeok="t" o:connecttype="rect"/>
            </v:shapetype>
            <v:shape id="Text Box 12" o:spid="_x0000_s1098" type="#_x0000_t202" style="position:absolute;margin-left:72.8pt;margin-top:777.6pt;width:187.2pt;height:31.7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" filled="f" stroked="f" strokeweight=".5pt">
              <v:textbox inset="0,0,0,0">
                <w:txbxContent>
                  <w:p w14:paraId="6C1FAFA2" w14:textId="77777777" w:rsidR="007C49A9" w:rsidRPr="005C1ADA" w:rsidRDefault="007C49A9" w:rsidP="009E3D06">
                    <w:pPr>
                      <w:pStyle w:val="GraingerRegisteredOffice"/>
                    </w:pPr>
                    <w:r w:rsidRPr="005C1ADA">
                      <w:t>Grainger plc, Registered in England. No: 125575.</w:t>
                    </w:r>
                  </w:p>
                  <w:p w14:paraId="16A1BB0A" w14:textId="77777777" w:rsidR="007C49A9" w:rsidRPr="005C1ADA" w:rsidRDefault="007C49A9" w:rsidP="009E3D06">
                    <w:pPr>
                      <w:pStyle w:val="GraingerRegisteredOffice"/>
                    </w:pPr>
                    <w:r w:rsidRPr="005C1ADA">
                      <w:t xml:space="preserve">Registered office: Citygate, St James’ Boulevard, </w:t>
                    </w:r>
                    <w:r w:rsidRPr="005C1ADA">
                      <w:br/>
                      <w:t>Newcastle upon Tyne, UK, NE1 4JE</w:t>
                    </w:r>
                  </w:p>
                </w:txbxContent>
              </v:textbox>
              <w10:wrap anchorx="page"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F815F" w14:textId="77777777" w:rsidR="006C1CE7" w:rsidRDefault="006C1CE7" w:rsidP="000C2943">
      <w:r>
        <w:separator/>
      </w:r>
    </w:p>
    <w:p w14:paraId="37930DF3" w14:textId="77777777" w:rsidR="006C1CE7" w:rsidRDefault="006C1CE7"/>
  </w:footnote>
  <w:footnote w:type="continuationSeparator" w:id="0">
    <w:p w14:paraId="33AFA777" w14:textId="77777777" w:rsidR="006C1CE7" w:rsidRDefault="006C1CE7" w:rsidP="000C2943">
      <w:r>
        <w:continuationSeparator/>
      </w:r>
    </w:p>
    <w:p w14:paraId="74B8581E" w14:textId="77777777" w:rsidR="006C1CE7" w:rsidRDefault="006C1CE7"/>
  </w:footnote>
  <w:footnote w:type="continuationNotice" w:id="1">
    <w:p w14:paraId="6F59CDD9" w14:textId="77777777" w:rsidR="006C1CE7" w:rsidRDefault="006C1CE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6A8DA" w14:textId="543C9B3E" w:rsidR="003F49F0" w:rsidRPr="003F49F0" w:rsidRDefault="00472DD5" w:rsidP="003F49F0">
    <w:pPr>
      <w:rPr>
        <w:rFonts w:asciiTheme="minorHAnsi" w:hAnsiTheme="minorHAnsi" w:cstheme="minorHAnsi"/>
        <w:b/>
        <w:sz w:val="22"/>
        <w:szCs w:val="22"/>
      </w:rPr>
    </w:pPr>
    <w:r>
      <w:rPr>
        <w:rFonts w:asciiTheme="minorHAnsi" w:hAnsiTheme="minorHAnsi" w:cstheme="minorHAnsi"/>
        <w:b/>
        <w:sz w:val="22"/>
        <w:szCs w:val="22"/>
      </w:rPr>
      <w:t>U</w:t>
    </w:r>
    <w:r w:rsidR="003F49F0" w:rsidRPr="003F49F0">
      <w:rPr>
        <w:rFonts w:asciiTheme="minorHAnsi" w:hAnsiTheme="minorHAnsi" w:cstheme="minorHAnsi"/>
        <w:b/>
        <w:sz w:val="22"/>
        <w:szCs w:val="22"/>
      </w:rPr>
      <w:t>SER GUIDE (</w:t>
    </w:r>
    <w:r w:rsidR="00CD4C46">
      <w:rPr>
        <w:rFonts w:asciiTheme="minorHAnsi" w:hAnsiTheme="minorHAnsi" w:cstheme="minorHAnsi"/>
        <w:b/>
        <w:sz w:val="22"/>
        <w:szCs w:val="22"/>
      </w:rPr>
      <w:t>SALESFORCE END OF TENANCY</w:t>
    </w:r>
    <w:r w:rsidR="003F49F0" w:rsidRPr="003F49F0">
      <w:rPr>
        <w:rFonts w:asciiTheme="minorHAnsi" w:hAnsiTheme="minorHAnsi" w:cstheme="minorHAnsi"/>
        <w:b/>
        <w:sz w:val="22"/>
        <w:szCs w:val="22"/>
      </w:rPr>
      <w:t>)</w:t>
    </w:r>
  </w:p>
  <w:p w14:paraId="3299C65A" w14:textId="77777777" w:rsidR="007C49A9" w:rsidRDefault="007C49A9">
    <w:pPr>
      <w:pStyle w:val="Header"/>
    </w:pPr>
    <w:r>
      <w:rPr>
        <w:noProof/>
      </w:rPr>
      <w:drawing>
        <wp:anchor distT="0" distB="0" distL="114300" distR="114300" simplePos="0" relativeHeight="251658240" behindDoc="0" locked="1" layoutInCell="1" allowOverlap="1" wp14:anchorId="53D1FF58" wp14:editId="3A3DAC82">
          <wp:simplePos x="0" y="0"/>
          <wp:positionH relativeFrom="page">
            <wp:posOffset>5234305</wp:posOffset>
          </wp:positionH>
          <wp:positionV relativeFrom="page">
            <wp:posOffset>417195</wp:posOffset>
          </wp:positionV>
          <wp:extent cx="1583690" cy="316230"/>
          <wp:effectExtent l="0" t="0" r="3810" b="1270"/>
          <wp:wrapNone/>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p w14:paraId="6DF7876A" w14:textId="77777777" w:rsidR="00C95DB2" w:rsidRDefault="00C95DB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A7D78" w14:textId="77777777" w:rsidR="007C49A9" w:rsidRDefault="00C67125">
    <w:pPr>
      <w:pStyle w:val="Header"/>
    </w:pPr>
    <w:r>
      <w:rPr>
        <w:noProof/>
      </w:rPr>
      <w:drawing>
        <wp:anchor distT="0" distB="0" distL="114300" distR="114300" simplePos="0" relativeHeight="251658243" behindDoc="1" locked="1" layoutInCell="1" allowOverlap="1" wp14:anchorId="3DCF12E8" wp14:editId="6D7632C7">
          <wp:simplePos x="0" y="0"/>
          <wp:positionH relativeFrom="page">
            <wp:posOffset>0</wp:posOffset>
          </wp:positionH>
          <wp:positionV relativeFrom="page">
            <wp:posOffset>13970</wp:posOffset>
          </wp:positionV>
          <wp:extent cx="7554595" cy="10687685"/>
          <wp:effectExtent l="0" t="0" r="0" b="0"/>
          <wp:wrapNone/>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54595" cy="10687685"/>
                  </a:xfrm>
                  <a:prstGeom prst="rect">
                    <a:avLst/>
                  </a:prstGeom>
                </pic:spPr>
              </pic:pic>
            </a:graphicData>
          </a:graphic>
          <wp14:sizeRelH relativeFrom="margin">
            <wp14:pctWidth>0</wp14:pctWidth>
          </wp14:sizeRelH>
          <wp14:sizeRelV relativeFrom="margin">
            <wp14:pctHeight>0</wp14:pctHeight>
          </wp14:sizeRelV>
        </wp:anchor>
      </w:drawing>
    </w:r>
    <w:r w:rsidR="007C49A9">
      <w:rPr>
        <w:noProof/>
      </w:rPr>
      <w:drawing>
        <wp:anchor distT="0" distB="0" distL="114300" distR="114300" simplePos="0" relativeHeight="251658241" behindDoc="0" locked="1" layoutInCell="1" allowOverlap="1" wp14:anchorId="63BC52E8" wp14:editId="4AC5680C">
          <wp:simplePos x="0" y="0"/>
          <wp:positionH relativeFrom="page">
            <wp:posOffset>5234305</wp:posOffset>
          </wp:positionH>
          <wp:positionV relativeFrom="page">
            <wp:posOffset>417195</wp:posOffset>
          </wp:positionV>
          <wp:extent cx="1583690" cy="316230"/>
          <wp:effectExtent l="0" t="0" r="3810" b="1270"/>
          <wp:wrapNone/>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583690" cy="3162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112B"/>
    <w:multiLevelType w:val="multilevel"/>
    <w:tmpl w:val="6C20973C"/>
    <w:styleLink w:val="CurrentList41"/>
    <w:lvl w:ilvl="0">
      <w:start w:val="1"/>
      <w:numFmt w:val="decimal"/>
      <w:lvlText w:val="%1."/>
      <w:lvlJc w:val="left"/>
      <w:pPr>
        <w:ind w:left="1531" w:hanging="567"/>
      </w:pPr>
      <w:rPr>
        <w:rFonts w:ascii="Arial" w:hAnsi="Arial" w:hint="default"/>
        <w:b w:val="0"/>
        <w:i w:val="0"/>
        <w:color w:val="25646A"/>
        <w:sz w:val="22"/>
      </w:rPr>
    </w:lvl>
    <w:lvl w:ilvl="1">
      <w:start w:val="1"/>
      <w:numFmt w:val="decimal"/>
      <w:lvlText w:val="%1.%2."/>
      <w:lvlJc w:val="left"/>
      <w:pPr>
        <w:tabs>
          <w:tab w:val="num" w:pos="2495"/>
        </w:tabs>
        <w:ind w:left="1928" w:hanging="397"/>
      </w:pPr>
      <w:rPr>
        <w:rFonts w:ascii="Arial" w:hAnsi="Arial" w:hint="default"/>
        <w:b w:val="0"/>
        <w:i w:val="0"/>
        <w:color w:val="25646A"/>
        <w:sz w:val="22"/>
      </w:rPr>
    </w:lvl>
    <w:lvl w:ilvl="2">
      <w:start w:val="1"/>
      <w:numFmt w:val="decimal"/>
      <w:lvlText w:val="%1.%2.%3."/>
      <w:lvlJc w:val="left"/>
      <w:pPr>
        <w:ind w:left="2325" w:hanging="397"/>
      </w:pPr>
      <w:rPr>
        <w:rFonts w:ascii="Arial" w:hAnsi="Arial" w:hint="default"/>
        <w:b w:val="0"/>
        <w:i w:val="0"/>
        <w:color w:val="25646A"/>
        <w:sz w:val="22"/>
      </w:rPr>
    </w:lvl>
    <w:lvl w:ilvl="3">
      <w:start w:val="1"/>
      <w:numFmt w:val="decimal"/>
      <w:lvlText w:val="%1.%2.%3.%4."/>
      <w:lvlJc w:val="left"/>
      <w:pPr>
        <w:ind w:left="3969" w:hanging="737"/>
      </w:pPr>
      <w:rPr>
        <w:rFonts w:ascii="Arial" w:hAnsi="Arial" w:hint="default"/>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 w15:restartNumberingAfterBreak="0">
    <w:nsid w:val="084B4F69"/>
    <w:multiLevelType w:val="multilevel"/>
    <w:tmpl w:val="10CA637E"/>
    <w:styleLink w:val="CurrentList6"/>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6D7B99"/>
    <w:multiLevelType w:val="multilevel"/>
    <w:tmpl w:val="D4C2A9EA"/>
    <w:styleLink w:val="CurrentList10"/>
    <w:lvl w:ilvl="0">
      <w:start w:val="1"/>
      <w:numFmt w:val="decimal"/>
      <w:lvlText w:val="%1."/>
      <w:lvlJc w:val="left"/>
      <w:pPr>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2C5B5E"/>
    <w:multiLevelType w:val="singleLevel"/>
    <w:tmpl w:val="98626CA2"/>
    <w:lvl w:ilvl="0">
      <w:start w:val="1"/>
      <w:numFmt w:val="decimal"/>
      <w:pStyle w:val="ReferenceNumber"/>
      <w:lvlText w:val="[Ref. %1]"/>
      <w:lvlJc w:val="left"/>
      <w:pPr>
        <w:tabs>
          <w:tab w:val="num" w:pos="1571"/>
        </w:tabs>
        <w:ind w:left="1211" w:hanging="360"/>
      </w:pPr>
      <w:rPr>
        <w:rFonts w:ascii="Garamond" w:hAnsi="Garamond"/>
        <w:b w:val="0"/>
        <w:i w:val="0"/>
        <w:sz w:val="20"/>
      </w:rPr>
    </w:lvl>
  </w:abstractNum>
  <w:abstractNum w:abstractNumId="4" w15:restartNumberingAfterBreak="0">
    <w:nsid w:val="0C1530A8"/>
    <w:multiLevelType w:val="multilevel"/>
    <w:tmpl w:val="0F1291A6"/>
    <w:styleLink w:val="CurrentList45"/>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268" w:hanging="624"/>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 w15:restartNumberingAfterBreak="0">
    <w:nsid w:val="0D2F7ED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0D4546D7"/>
    <w:multiLevelType w:val="multilevel"/>
    <w:tmpl w:val="08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DA92D66"/>
    <w:multiLevelType w:val="multilevel"/>
    <w:tmpl w:val="D892D2B4"/>
    <w:lvl w:ilvl="0">
      <w:start w:val="1"/>
      <w:numFmt w:val="decimal"/>
      <w:pStyle w:val="GraingerNumberbullets"/>
      <w:lvlText w:val="%1."/>
      <w:lvlJc w:val="left"/>
      <w:pPr>
        <w:ind w:left="397" w:hanging="397"/>
      </w:pPr>
      <w:rPr>
        <w:rFonts w:ascii="Arial" w:hAnsi="Arial" w:hint="default"/>
        <w:b w:val="0"/>
        <w:i w:val="0"/>
        <w:color w:val="25646A"/>
        <w:sz w:val="22"/>
      </w:rPr>
    </w:lvl>
    <w:lvl w:ilvl="1">
      <w:start w:val="1"/>
      <w:numFmt w:val="decimal"/>
      <w:lvlText w:val="%1.%2."/>
      <w:lvlJc w:val="left"/>
      <w:pPr>
        <w:tabs>
          <w:tab w:val="num" w:pos="1531"/>
        </w:tabs>
        <w:ind w:left="1021" w:hanging="624"/>
      </w:pPr>
      <w:rPr>
        <w:rFonts w:ascii="Arial" w:hAnsi="Arial" w:hint="default"/>
        <w:b w:val="0"/>
        <w:i w:val="0"/>
        <w:color w:val="25646A"/>
        <w:sz w:val="22"/>
      </w:rPr>
    </w:lvl>
    <w:lvl w:ilvl="2">
      <w:start w:val="1"/>
      <w:numFmt w:val="decimal"/>
      <w:lvlText w:val="%1.%2.%3."/>
      <w:lvlJc w:val="left"/>
      <w:pPr>
        <w:ind w:left="1644" w:hanging="623"/>
      </w:pPr>
      <w:rPr>
        <w:rFonts w:ascii="Arial" w:hAnsi="Arial" w:hint="default"/>
        <w:b w:val="0"/>
        <w:i w:val="0"/>
        <w:color w:val="25646A"/>
        <w:sz w:val="22"/>
      </w:rPr>
    </w:lvl>
    <w:lvl w:ilvl="3">
      <w:start w:val="1"/>
      <w:numFmt w:val="decimal"/>
      <w:lvlText w:val="%1.%2.%3.%4."/>
      <w:lvlJc w:val="left"/>
      <w:pPr>
        <w:ind w:left="3005" w:hanging="737"/>
      </w:pPr>
      <w:rPr>
        <w:rFonts w:ascii="Arial" w:hAnsi="Arial" w:hint="default"/>
        <w:b w:val="0"/>
        <w:i w:val="0"/>
        <w:color w:val="25646A"/>
        <w:sz w:val="22"/>
      </w:rPr>
    </w:lvl>
    <w:lvl w:ilvl="4">
      <w:start w:val="1"/>
      <w:numFmt w:val="decimal"/>
      <w:lvlText w:val="%1.%2.%3.%4.%5."/>
      <w:lvlJc w:val="left"/>
      <w:pPr>
        <w:ind w:left="2551" w:hanging="396"/>
      </w:pPr>
      <w:rPr>
        <w:rFonts w:hint="default"/>
      </w:rPr>
    </w:lvl>
    <w:lvl w:ilvl="5">
      <w:start w:val="1"/>
      <w:numFmt w:val="decimal"/>
      <w:lvlText w:val="%1.%2.%3.%4.%5.%6."/>
      <w:lvlJc w:val="left"/>
      <w:pPr>
        <w:ind w:left="3303" w:hanging="936"/>
      </w:pPr>
      <w:rPr>
        <w:rFonts w:hint="default"/>
      </w:rPr>
    </w:lvl>
    <w:lvl w:ilvl="6">
      <w:start w:val="1"/>
      <w:numFmt w:val="decimal"/>
      <w:lvlText w:val="%1.%2.%3.%4.%5.%6.%7."/>
      <w:lvlJc w:val="left"/>
      <w:pPr>
        <w:ind w:left="3807" w:hanging="1080"/>
      </w:pPr>
      <w:rPr>
        <w:rFonts w:hint="default"/>
      </w:rPr>
    </w:lvl>
    <w:lvl w:ilvl="7">
      <w:start w:val="1"/>
      <w:numFmt w:val="decimal"/>
      <w:lvlText w:val="%1.%2.%3.%4.%5.%6.%7.%8."/>
      <w:lvlJc w:val="left"/>
      <w:pPr>
        <w:ind w:left="4311" w:hanging="1224"/>
      </w:pPr>
      <w:rPr>
        <w:rFonts w:hint="default"/>
      </w:rPr>
    </w:lvl>
    <w:lvl w:ilvl="8">
      <w:start w:val="1"/>
      <w:numFmt w:val="decimal"/>
      <w:lvlText w:val="%1.%2.%3.%4.%5.%6.%7.%8.%9."/>
      <w:lvlJc w:val="left"/>
      <w:pPr>
        <w:ind w:left="4887" w:hanging="1440"/>
      </w:pPr>
      <w:rPr>
        <w:rFonts w:hint="default"/>
      </w:rPr>
    </w:lvl>
  </w:abstractNum>
  <w:abstractNum w:abstractNumId="8" w15:restartNumberingAfterBreak="0">
    <w:nsid w:val="11976EE6"/>
    <w:multiLevelType w:val="multilevel"/>
    <w:tmpl w:val="A484E498"/>
    <w:styleLink w:val="CurrentList48"/>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9" w15:restartNumberingAfterBreak="0">
    <w:nsid w:val="11B205B7"/>
    <w:multiLevelType w:val="hybridMultilevel"/>
    <w:tmpl w:val="DB2E13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31C414E"/>
    <w:multiLevelType w:val="multilevel"/>
    <w:tmpl w:val="B4E896C6"/>
    <w:styleLink w:val="CurrentList27"/>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11" w15:restartNumberingAfterBreak="0">
    <w:nsid w:val="156162F4"/>
    <w:multiLevelType w:val="multilevel"/>
    <w:tmpl w:val="C80ABCC6"/>
    <w:styleLink w:val="CurrentList32"/>
    <w:lvl w:ilvl="0">
      <w:start w:val="1"/>
      <w:numFmt w:val="bullet"/>
      <w:lvlText w:val=""/>
      <w:lvlJc w:val="left"/>
      <w:pPr>
        <w:ind w:left="794" w:hanging="397"/>
      </w:pPr>
      <w:rPr>
        <w:rFonts w:ascii="Symbol" w:hAnsi="Symbol" w:hint="default"/>
        <w:b/>
        <w:i w:val="0"/>
        <w:color w:val="246369" w:themeColor="accent1"/>
        <w:sz w:val="22"/>
      </w:rPr>
    </w:lvl>
    <w:lvl w:ilvl="1">
      <w:start w:val="1"/>
      <w:numFmt w:val="bullet"/>
      <w:lvlRestart w:val="0"/>
      <w:lvlText w:val=""/>
      <w:lvlJc w:val="left"/>
      <w:pPr>
        <w:ind w:left="1191" w:hanging="397"/>
      </w:pPr>
      <w:rPr>
        <w:rFonts w:ascii="Symbol" w:hAnsi="Symbo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2705" w:hanging="397"/>
      </w:pPr>
      <w:rPr>
        <w:rFonts w:ascii="Symbol" w:hAnsi="Symbol" w:hint="default"/>
        <w:b w:val="0"/>
        <w:i w:val="0"/>
        <w:color w:val="25646A"/>
        <w:sz w:val="22"/>
      </w:rPr>
    </w:lvl>
    <w:lvl w:ilvl="4">
      <w:start w:val="1"/>
      <w:numFmt w:val="decimal"/>
      <w:lvlText w:val="%1.%2.%3.%4.%5."/>
      <w:lvlJc w:val="left"/>
      <w:pPr>
        <w:ind w:left="3107" w:hanging="396"/>
      </w:pPr>
      <w:rPr>
        <w:rFonts w:hint="default"/>
      </w:rPr>
    </w:lvl>
    <w:lvl w:ilvl="5">
      <w:start w:val="1"/>
      <w:numFmt w:val="decimal"/>
      <w:lvlText w:val="%1.%2.%3.%4.%5.%6."/>
      <w:lvlJc w:val="left"/>
      <w:pPr>
        <w:ind w:left="3859" w:hanging="936"/>
      </w:pPr>
      <w:rPr>
        <w:rFonts w:hint="default"/>
      </w:rPr>
    </w:lvl>
    <w:lvl w:ilvl="6">
      <w:start w:val="1"/>
      <w:numFmt w:val="decimal"/>
      <w:lvlText w:val="%1.%2.%3.%4.%5.%6.%7."/>
      <w:lvlJc w:val="left"/>
      <w:pPr>
        <w:ind w:left="4363" w:hanging="1080"/>
      </w:pPr>
      <w:rPr>
        <w:rFonts w:hint="default"/>
      </w:rPr>
    </w:lvl>
    <w:lvl w:ilvl="7">
      <w:start w:val="1"/>
      <w:numFmt w:val="decimal"/>
      <w:lvlText w:val="%1.%2.%3.%4.%5.%6.%7.%8."/>
      <w:lvlJc w:val="left"/>
      <w:pPr>
        <w:ind w:left="4867" w:hanging="1224"/>
      </w:pPr>
      <w:rPr>
        <w:rFonts w:hint="default"/>
      </w:rPr>
    </w:lvl>
    <w:lvl w:ilvl="8">
      <w:start w:val="1"/>
      <w:numFmt w:val="decimal"/>
      <w:lvlText w:val="%1.%2.%3.%4.%5.%6.%7.%8.%9."/>
      <w:lvlJc w:val="left"/>
      <w:pPr>
        <w:ind w:left="5443" w:hanging="1440"/>
      </w:pPr>
      <w:rPr>
        <w:rFonts w:hint="default"/>
      </w:rPr>
    </w:lvl>
  </w:abstractNum>
  <w:abstractNum w:abstractNumId="12" w15:restartNumberingAfterBreak="0">
    <w:nsid w:val="172A6558"/>
    <w:multiLevelType w:val="multilevel"/>
    <w:tmpl w:val="B3BE21CA"/>
    <w:styleLink w:val="CurrentList21"/>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13" w15:restartNumberingAfterBreak="0">
    <w:nsid w:val="185F23F8"/>
    <w:multiLevelType w:val="multilevel"/>
    <w:tmpl w:val="63AC4C68"/>
    <w:styleLink w:val="CurrentList43"/>
    <w:lvl w:ilvl="0">
      <w:start w:val="1"/>
      <w:numFmt w:val="decimal"/>
      <w:lvlText w:val="%1."/>
      <w:lvlJc w:val="left"/>
      <w:pPr>
        <w:ind w:left="1361" w:hanging="397"/>
      </w:pPr>
      <w:rPr>
        <w:rFonts w:ascii="Arial" w:hAnsi="Arial" w:hint="default"/>
        <w:b w:val="0"/>
        <w:i w:val="0"/>
        <w:color w:val="25646A"/>
        <w:sz w:val="22"/>
      </w:rPr>
    </w:lvl>
    <w:lvl w:ilvl="1">
      <w:start w:val="1"/>
      <w:numFmt w:val="decimal"/>
      <w:lvlText w:val="%1.%2."/>
      <w:lvlJc w:val="left"/>
      <w:pPr>
        <w:tabs>
          <w:tab w:val="num" w:pos="2495"/>
        </w:tabs>
        <w:ind w:left="1928" w:hanging="397"/>
      </w:pPr>
      <w:rPr>
        <w:rFonts w:ascii="Arial" w:hAnsi="Arial" w:hint="default"/>
        <w:b w:val="0"/>
        <w:i w:val="0"/>
        <w:color w:val="25646A"/>
        <w:sz w:val="22"/>
      </w:rPr>
    </w:lvl>
    <w:lvl w:ilvl="2">
      <w:start w:val="1"/>
      <w:numFmt w:val="decimal"/>
      <w:lvlText w:val="%1.%2.%3."/>
      <w:lvlJc w:val="left"/>
      <w:pPr>
        <w:ind w:left="2325" w:hanging="397"/>
      </w:pPr>
      <w:rPr>
        <w:rFonts w:ascii="Arial" w:hAnsi="Arial" w:hint="default"/>
        <w:b w:val="0"/>
        <w:i w:val="0"/>
        <w:color w:val="25646A"/>
        <w:sz w:val="22"/>
      </w:rPr>
    </w:lvl>
    <w:lvl w:ilvl="3">
      <w:start w:val="1"/>
      <w:numFmt w:val="decimal"/>
      <w:lvlText w:val="%1.%2.%3.%4."/>
      <w:lvlJc w:val="left"/>
      <w:pPr>
        <w:ind w:left="3969" w:hanging="737"/>
      </w:pPr>
      <w:rPr>
        <w:rFonts w:ascii="Arial" w:hAnsi="Arial" w:hint="default"/>
        <w:b w:val="0"/>
        <w:i w:val="0"/>
        <w:color w:val="25646A"/>
        <w:sz w:val="22"/>
      </w:rPr>
    </w:lvl>
    <w:lvl w:ilvl="4">
      <w:start w:val="1"/>
      <w:numFmt w:val="decimal"/>
      <w:lvlText w:val="%1.%2.%3.%4.%5."/>
      <w:lvlJc w:val="left"/>
      <w:pPr>
        <w:ind w:left="3515" w:hanging="396"/>
      </w:pPr>
      <w:rPr>
        <w:rFonts w:hint="default"/>
      </w:rPr>
    </w:lvl>
    <w:lvl w:ilvl="5">
      <w:start w:val="1"/>
      <w:numFmt w:val="decimal"/>
      <w:lvlText w:val="%1.%2.%3.%4.%5.%6."/>
      <w:lvlJc w:val="left"/>
      <w:pPr>
        <w:ind w:left="4267" w:hanging="936"/>
      </w:pPr>
      <w:rPr>
        <w:rFonts w:hint="default"/>
      </w:rPr>
    </w:lvl>
    <w:lvl w:ilvl="6">
      <w:start w:val="1"/>
      <w:numFmt w:val="decimal"/>
      <w:lvlText w:val="%1.%2.%3.%4.%5.%6.%7."/>
      <w:lvlJc w:val="left"/>
      <w:pPr>
        <w:ind w:left="4771" w:hanging="1080"/>
      </w:pPr>
      <w:rPr>
        <w:rFonts w:hint="default"/>
      </w:rPr>
    </w:lvl>
    <w:lvl w:ilvl="7">
      <w:start w:val="1"/>
      <w:numFmt w:val="decimal"/>
      <w:lvlText w:val="%1.%2.%3.%4.%5.%6.%7.%8."/>
      <w:lvlJc w:val="left"/>
      <w:pPr>
        <w:ind w:left="5275" w:hanging="1224"/>
      </w:pPr>
      <w:rPr>
        <w:rFonts w:hint="default"/>
      </w:rPr>
    </w:lvl>
    <w:lvl w:ilvl="8">
      <w:start w:val="1"/>
      <w:numFmt w:val="decimal"/>
      <w:lvlText w:val="%1.%2.%3.%4.%5.%6.%7.%8.%9."/>
      <w:lvlJc w:val="left"/>
      <w:pPr>
        <w:ind w:left="5851" w:hanging="1440"/>
      </w:pPr>
      <w:rPr>
        <w:rFonts w:hint="default"/>
      </w:rPr>
    </w:lvl>
  </w:abstractNum>
  <w:abstractNum w:abstractNumId="14" w15:restartNumberingAfterBreak="0">
    <w:nsid w:val="18FE1048"/>
    <w:multiLevelType w:val="hybridMultilevel"/>
    <w:tmpl w:val="7ED4F4C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B79164E"/>
    <w:multiLevelType w:val="multilevel"/>
    <w:tmpl w:val="7BB0AD94"/>
    <w:styleLink w:val="CurrentList17"/>
    <w:lvl w:ilvl="0">
      <w:start w:val="1"/>
      <w:numFmt w:val="decimal"/>
      <w:lvlText w:val="%1."/>
      <w:lvlJc w:val="left"/>
      <w:pPr>
        <w:tabs>
          <w:tab w:val="num" w:pos="397"/>
        </w:tabs>
        <w:ind w:left="397" w:hanging="397"/>
      </w:pPr>
      <w:rPr>
        <w:rFonts w:ascii="Arial" w:hAnsi="Arial" w:hint="default"/>
        <w:b w:val="0"/>
        <w:i w:val="0"/>
        <w:color w:val="25646A"/>
        <w:sz w:val="22"/>
      </w:rPr>
    </w:lvl>
    <w:lvl w:ilvl="1">
      <w:start w:val="1"/>
      <w:numFmt w:val="decimal"/>
      <w:lvlText w:val="%1.%2."/>
      <w:lvlJc w:val="left"/>
      <w:pPr>
        <w:tabs>
          <w:tab w:val="num" w:pos="964"/>
        </w:tabs>
        <w:ind w:left="964" w:hanging="567"/>
      </w:pPr>
      <w:rPr>
        <w:rFonts w:ascii="Arial" w:hAnsi="Arial" w:hint="default"/>
        <w:b w:val="0"/>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D964D11"/>
    <w:multiLevelType w:val="multilevel"/>
    <w:tmpl w:val="B126A2B4"/>
    <w:lvl w:ilvl="0">
      <w:start w:val="1"/>
      <w:numFmt w:val="bullet"/>
      <w:pStyle w:val="GraingerBullets"/>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17" w15:restartNumberingAfterBreak="0">
    <w:nsid w:val="1F7628C0"/>
    <w:multiLevelType w:val="hybridMultilevel"/>
    <w:tmpl w:val="15E44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9D3BEC"/>
    <w:multiLevelType w:val="multilevel"/>
    <w:tmpl w:val="53CE7676"/>
    <w:styleLink w:val="CurrentList51"/>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19" w15:restartNumberingAfterBreak="0">
    <w:nsid w:val="27604831"/>
    <w:multiLevelType w:val="multilevel"/>
    <w:tmpl w:val="44B42DAC"/>
    <w:styleLink w:val="CurrentList8"/>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28660068"/>
    <w:multiLevelType w:val="multilevel"/>
    <w:tmpl w:val="E2009AFE"/>
    <w:styleLink w:val="CurrentList28"/>
    <w:lvl w:ilvl="0">
      <w:start w:val="1"/>
      <w:numFmt w:val="bullet"/>
      <w:lvlText w:val=""/>
      <w:lvlJc w:val="left"/>
      <w:pPr>
        <w:ind w:left="868" w:hanging="397"/>
      </w:pPr>
      <w:rPr>
        <w:rFonts w:ascii="Symbol" w:hAnsi="Symbol" w:hint="default"/>
        <w:b/>
        <w:i w:val="0"/>
        <w:color w:val="25646A"/>
        <w:sz w:val="22"/>
      </w:rPr>
    </w:lvl>
    <w:lvl w:ilvl="1">
      <w:start w:val="1"/>
      <w:numFmt w:val="bullet"/>
      <w:lvlRestart w:val="0"/>
      <w:lvlText w:val=""/>
      <w:lvlJc w:val="left"/>
      <w:pPr>
        <w:tabs>
          <w:tab w:val="num" w:pos="-2628"/>
        </w:tabs>
        <w:ind w:left="-2628" w:hanging="397"/>
      </w:pPr>
      <w:rPr>
        <w:rFonts w:ascii="Symbol" w:hAnsi="Symbol" w:hint="default"/>
        <w:b w:val="0"/>
        <w:i w:val="0"/>
        <w:color w:val="25646A"/>
        <w:sz w:val="22"/>
      </w:rPr>
    </w:lvl>
    <w:lvl w:ilvl="2">
      <w:start w:val="1"/>
      <w:numFmt w:val="bullet"/>
      <w:lvlRestart w:val="0"/>
      <w:lvlText w:val=""/>
      <w:lvlJc w:val="left"/>
      <w:pPr>
        <w:tabs>
          <w:tab w:val="num" w:pos="1662"/>
        </w:tabs>
        <w:ind w:left="1662" w:hanging="397"/>
      </w:pPr>
      <w:rPr>
        <w:rFonts w:ascii="Symbol" w:hAnsi="Symbol" w:hint="default"/>
        <w:b w:val="0"/>
        <w:i w:val="0"/>
        <w:color w:val="25646A"/>
        <w:sz w:val="22"/>
      </w:rPr>
    </w:lvl>
    <w:lvl w:ilvl="3">
      <w:start w:val="1"/>
      <w:numFmt w:val="bullet"/>
      <w:lvlRestart w:val="0"/>
      <w:lvlText w:val=""/>
      <w:lvlJc w:val="left"/>
      <w:pPr>
        <w:ind w:left="2059" w:hanging="397"/>
      </w:pPr>
      <w:rPr>
        <w:rFonts w:ascii="Symbol" w:hAnsi="Symbol" w:hint="default"/>
        <w:b w:val="0"/>
        <w:i w:val="0"/>
        <w:color w:val="25646A"/>
        <w:sz w:val="22"/>
      </w:rPr>
    </w:lvl>
    <w:lvl w:ilvl="4">
      <w:start w:val="1"/>
      <w:numFmt w:val="decimal"/>
      <w:lvlText w:val="%1.%2.%3.%4.%5."/>
      <w:lvlJc w:val="left"/>
      <w:pPr>
        <w:ind w:left="2461" w:hanging="396"/>
      </w:pPr>
      <w:rPr>
        <w:rFonts w:hint="default"/>
      </w:rPr>
    </w:lvl>
    <w:lvl w:ilvl="5">
      <w:start w:val="1"/>
      <w:numFmt w:val="decimal"/>
      <w:lvlText w:val="%1.%2.%3.%4.%5.%6."/>
      <w:lvlJc w:val="left"/>
      <w:pPr>
        <w:ind w:left="3213" w:hanging="936"/>
      </w:pPr>
      <w:rPr>
        <w:rFonts w:hint="default"/>
      </w:rPr>
    </w:lvl>
    <w:lvl w:ilvl="6">
      <w:start w:val="1"/>
      <w:numFmt w:val="decimal"/>
      <w:lvlText w:val="%1.%2.%3.%4.%5.%6.%7."/>
      <w:lvlJc w:val="left"/>
      <w:pPr>
        <w:ind w:left="3717" w:hanging="1080"/>
      </w:pPr>
      <w:rPr>
        <w:rFonts w:hint="default"/>
      </w:rPr>
    </w:lvl>
    <w:lvl w:ilvl="7">
      <w:start w:val="1"/>
      <w:numFmt w:val="decimal"/>
      <w:lvlText w:val="%1.%2.%3.%4.%5.%6.%7.%8."/>
      <w:lvlJc w:val="left"/>
      <w:pPr>
        <w:ind w:left="4221" w:hanging="1224"/>
      </w:pPr>
      <w:rPr>
        <w:rFonts w:hint="default"/>
      </w:rPr>
    </w:lvl>
    <w:lvl w:ilvl="8">
      <w:start w:val="1"/>
      <w:numFmt w:val="decimal"/>
      <w:lvlText w:val="%1.%2.%3.%4.%5.%6.%7.%8.%9."/>
      <w:lvlJc w:val="left"/>
      <w:pPr>
        <w:ind w:left="4797" w:hanging="1440"/>
      </w:pPr>
      <w:rPr>
        <w:rFonts w:hint="default"/>
      </w:rPr>
    </w:lvl>
  </w:abstractNum>
  <w:abstractNum w:abstractNumId="21" w15:restartNumberingAfterBreak="0">
    <w:nsid w:val="28864FBD"/>
    <w:multiLevelType w:val="multilevel"/>
    <w:tmpl w:val="6CDA7318"/>
    <w:styleLink w:val="CurrentList40"/>
    <w:lvl w:ilvl="0">
      <w:start w:val="1"/>
      <w:numFmt w:val="decimal"/>
      <w:lvlText w:val="%1."/>
      <w:lvlJc w:val="left"/>
      <w:pPr>
        <w:ind w:left="1117" w:hanging="397"/>
      </w:pPr>
      <w:rPr>
        <w:rFonts w:ascii="Arial" w:hAnsi="Arial" w:hint="default"/>
        <w:b w:val="0"/>
        <w:i w:val="0"/>
        <w:color w:val="25646A"/>
        <w:sz w:val="22"/>
      </w:rPr>
    </w:lvl>
    <w:lvl w:ilvl="1">
      <w:start w:val="1"/>
      <w:numFmt w:val="decimal"/>
      <w:lvlText w:val="%1.%2."/>
      <w:lvlJc w:val="left"/>
      <w:pPr>
        <w:tabs>
          <w:tab w:val="num" w:pos="1684"/>
        </w:tabs>
        <w:ind w:left="1684" w:hanging="567"/>
      </w:pPr>
      <w:rPr>
        <w:rFonts w:ascii="Arial" w:hAnsi="Arial" w:hint="default"/>
        <w:b w:val="0"/>
        <w:i w:val="0"/>
        <w:color w:val="25646A"/>
        <w:sz w:val="22"/>
      </w:rPr>
    </w:lvl>
    <w:lvl w:ilvl="2">
      <w:start w:val="1"/>
      <w:numFmt w:val="decimal"/>
      <w:lvlText w:val="%1.%2.%3."/>
      <w:lvlJc w:val="left"/>
      <w:pPr>
        <w:ind w:left="2421" w:hanging="737"/>
      </w:pPr>
      <w:rPr>
        <w:rFonts w:ascii="Arial" w:hAnsi="Arial" w:hint="default"/>
        <w:b w:val="0"/>
        <w:i w:val="0"/>
        <w:color w:val="25646A"/>
        <w:sz w:val="22"/>
      </w:rPr>
    </w:lvl>
    <w:lvl w:ilvl="3">
      <w:start w:val="1"/>
      <w:numFmt w:val="decimal"/>
      <w:lvlText w:val="%1.%2.%3.%4."/>
      <w:lvlJc w:val="left"/>
      <w:pPr>
        <w:ind w:left="3158" w:hanging="737"/>
      </w:pPr>
      <w:rPr>
        <w:rFonts w:ascii="Arial" w:hAnsi="Arial" w:hint="default"/>
        <w:b w:val="0"/>
        <w:i w:val="0"/>
        <w:color w:val="25646A"/>
        <w:sz w:val="22"/>
      </w:rPr>
    </w:lvl>
    <w:lvl w:ilvl="4">
      <w:start w:val="1"/>
      <w:numFmt w:val="decimal"/>
      <w:lvlText w:val="%1.%2.%3.%4.%5."/>
      <w:lvlJc w:val="left"/>
      <w:pPr>
        <w:ind w:left="2704" w:hanging="396"/>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22" w15:restartNumberingAfterBreak="0">
    <w:nsid w:val="2E786C0D"/>
    <w:multiLevelType w:val="multilevel"/>
    <w:tmpl w:val="1FDEED72"/>
    <w:styleLink w:val="CurrentList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2EAF374A"/>
    <w:multiLevelType w:val="multilevel"/>
    <w:tmpl w:val="77EE69BC"/>
    <w:styleLink w:val="CurrentList5"/>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EE25BFE"/>
    <w:multiLevelType w:val="multilevel"/>
    <w:tmpl w:val="B0B8F4D6"/>
    <w:lvl w:ilvl="0">
      <w:start w:val="1"/>
      <w:numFmt w:val="bullet"/>
      <w:pStyle w:val="GraingerTableBullets"/>
      <w:lvlText w:val=""/>
      <w:lvlJc w:val="left"/>
      <w:pPr>
        <w:ind w:left="170" w:hanging="170"/>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25" w15:restartNumberingAfterBreak="0">
    <w:nsid w:val="30AF6483"/>
    <w:multiLevelType w:val="multilevel"/>
    <w:tmpl w:val="F07ECD5E"/>
    <w:styleLink w:val="CurrentList13"/>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28F4430"/>
    <w:multiLevelType w:val="hybridMultilevel"/>
    <w:tmpl w:val="F07ECD5E"/>
    <w:lvl w:ilvl="0" w:tplc="13863CE8">
      <w:start w:val="1"/>
      <w:numFmt w:val="lowerLetter"/>
      <w:pStyle w:val="GraingerLetterBullets"/>
      <w:lvlText w:val="%1."/>
      <w:lvlJc w:val="left"/>
      <w:pPr>
        <w:ind w:left="360" w:hanging="360"/>
      </w:pPr>
      <w:rPr>
        <w:rFonts w:ascii="Arial" w:hAnsi="Arial" w:hint="default"/>
        <w:b w:val="0"/>
        <w:i w:val="0"/>
        <w:color w:val="246369" w:themeColor="accent1"/>
        <w:sz w:val="2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32F04C28"/>
    <w:multiLevelType w:val="multilevel"/>
    <w:tmpl w:val="01A2FCEA"/>
    <w:styleLink w:val="CurrentList42"/>
    <w:lvl w:ilvl="0">
      <w:start w:val="1"/>
      <w:numFmt w:val="bullet"/>
      <w:lvlText w:val=""/>
      <w:lvlJc w:val="left"/>
      <w:pPr>
        <w:ind w:left="4273" w:hanging="397"/>
      </w:pPr>
      <w:rPr>
        <w:rFonts w:ascii="Symbol" w:hAnsi="Symbol" w:hint="default"/>
        <w:b/>
        <w:i w:val="0"/>
        <w:color w:val="246369" w:themeColor="accent1"/>
        <w:sz w:val="22"/>
      </w:rPr>
    </w:lvl>
    <w:lvl w:ilvl="1">
      <w:start w:val="1"/>
      <w:numFmt w:val="bullet"/>
      <w:lvlRestart w:val="0"/>
      <w:lvlText w:val=""/>
      <w:lvlJc w:val="left"/>
      <w:pPr>
        <w:ind w:left="4670" w:hanging="397"/>
      </w:pPr>
      <w:rPr>
        <w:rFonts w:ascii="Symbol" w:hAnsi="Symbol" w:hint="default"/>
        <w:b w:val="0"/>
        <w:i w:val="0"/>
        <w:color w:val="25646A"/>
        <w:sz w:val="22"/>
      </w:rPr>
    </w:lvl>
    <w:lvl w:ilvl="2">
      <w:start w:val="1"/>
      <w:numFmt w:val="bullet"/>
      <w:lvlRestart w:val="0"/>
      <w:lvlText w:val=""/>
      <w:lvlJc w:val="left"/>
      <w:pPr>
        <w:ind w:left="5067" w:hanging="397"/>
      </w:pPr>
      <w:rPr>
        <w:rFonts w:ascii="Symbol" w:hAnsi="Symbol" w:hint="default"/>
        <w:b w:val="0"/>
        <w:i w:val="0"/>
        <w:color w:val="25646A"/>
        <w:sz w:val="22"/>
      </w:rPr>
    </w:lvl>
    <w:lvl w:ilvl="3">
      <w:start w:val="1"/>
      <w:numFmt w:val="bullet"/>
      <w:lvlRestart w:val="0"/>
      <w:lvlText w:val=""/>
      <w:lvlJc w:val="left"/>
      <w:pPr>
        <w:ind w:left="6201" w:hanging="397"/>
      </w:pPr>
      <w:rPr>
        <w:rFonts w:ascii="Symbol" w:hAnsi="Symbol" w:hint="default"/>
        <w:b w:val="0"/>
        <w:i w:val="0"/>
        <w:color w:val="25646A"/>
        <w:sz w:val="22"/>
      </w:rPr>
    </w:lvl>
    <w:lvl w:ilvl="4">
      <w:start w:val="1"/>
      <w:numFmt w:val="decimal"/>
      <w:lvlText w:val="%1.%2.%3.%4.%5."/>
      <w:lvlJc w:val="left"/>
      <w:pPr>
        <w:ind w:left="7153" w:hanging="396"/>
      </w:pPr>
      <w:rPr>
        <w:rFonts w:hint="default"/>
      </w:rPr>
    </w:lvl>
    <w:lvl w:ilvl="5">
      <w:start w:val="1"/>
      <w:numFmt w:val="decimal"/>
      <w:lvlText w:val="%1.%2.%3.%4.%5.%6."/>
      <w:lvlJc w:val="left"/>
      <w:pPr>
        <w:ind w:left="7905" w:hanging="936"/>
      </w:pPr>
      <w:rPr>
        <w:rFonts w:hint="default"/>
      </w:rPr>
    </w:lvl>
    <w:lvl w:ilvl="6">
      <w:start w:val="1"/>
      <w:numFmt w:val="decimal"/>
      <w:lvlText w:val="%1.%2.%3.%4.%5.%6.%7."/>
      <w:lvlJc w:val="left"/>
      <w:pPr>
        <w:ind w:left="8409" w:hanging="1080"/>
      </w:pPr>
      <w:rPr>
        <w:rFonts w:hint="default"/>
      </w:rPr>
    </w:lvl>
    <w:lvl w:ilvl="7">
      <w:start w:val="1"/>
      <w:numFmt w:val="decimal"/>
      <w:lvlText w:val="%1.%2.%3.%4.%5.%6.%7.%8."/>
      <w:lvlJc w:val="left"/>
      <w:pPr>
        <w:ind w:left="8913" w:hanging="1224"/>
      </w:pPr>
      <w:rPr>
        <w:rFonts w:hint="default"/>
      </w:rPr>
    </w:lvl>
    <w:lvl w:ilvl="8">
      <w:start w:val="1"/>
      <w:numFmt w:val="decimal"/>
      <w:lvlText w:val="%1.%2.%3.%4.%5.%6.%7.%8.%9."/>
      <w:lvlJc w:val="left"/>
      <w:pPr>
        <w:ind w:left="9489" w:hanging="1440"/>
      </w:pPr>
      <w:rPr>
        <w:rFonts w:hint="default"/>
      </w:rPr>
    </w:lvl>
  </w:abstractNum>
  <w:abstractNum w:abstractNumId="28" w15:restartNumberingAfterBreak="0">
    <w:nsid w:val="3962331B"/>
    <w:multiLevelType w:val="multilevel"/>
    <w:tmpl w:val="77EE69BC"/>
    <w:styleLink w:val="CurrentList4"/>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3BEB661E"/>
    <w:multiLevelType w:val="multilevel"/>
    <w:tmpl w:val="B3BE21CA"/>
    <w:styleLink w:val="CurrentList22"/>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30" w15:restartNumberingAfterBreak="0">
    <w:nsid w:val="3C831AFA"/>
    <w:multiLevelType w:val="multilevel"/>
    <w:tmpl w:val="F9E20AB8"/>
    <w:styleLink w:val="CurrentList14"/>
    <w:lvl w:ilvl="0">
      <w:start w:val="1"/>
      <w:numFmt w:val="decimal"/>
      <w:lvlText w:val="%1."/>
      <w:lvlJc w:val="left"/>
      <w:pPr>
        <w:ind w:left="714" w:hanging="357"/>
      </w:pPr>
      <w:rPr>
        <w:rFonts w:ascii="Arial" w:hAnsi="Arial" w:hint="default"/>
        <w:b w:val="0"/>
        <w:i w:val="0"/>
        <w:color w:val="65BCAC"/>
        <w:sz w:val="22"/>
      </w:rPr>
    </w:lvl>
    <w:lvl w:ilvl="1">
      <w:start w:val="1"/>
      <w:numFmt w:val="decimal"/>
      <w:lvlText w:val="%1.%2."/>
      <w:lvlJc w:val="left"/>
      <w:pPr>
        <w:ind w:left="1069" w:hanging="355"/>
      </w:pPr>
      <w:rPr>
        <w:rFonts w:ascii="Arial" w:hAnsi="Arial" w:hint="default"/>
        <w:b w:val="0"/>
        <w:i w:val="0"/>
        <w:color w:val="65BCAC"/>
        <w:sz w:val="22"/>
      </w:rPr>
    </w:lvl>
    <w:lvl w:ilvl="2">
      <w:start w:val="1"/>
      <w:numFmt w:val="decimal"/>
      <w:lvlText w:val="%1.%2.%3."/>
      <w:lvlJc w:val="left"/>
      <w:pPr>
        <w:ind w:left="1429" w:hanging="360"/>
      </w:pPr>
      <w:rPr>
        <w:rFonts w:ascii="Arial" w:hAnsi="Arial" w:hint="default"/>
        <w:b w:val="0"/>
        <w:i w:val="0"/>
        <w:color w:val="65BCAC"/>
        <w:sz w:val="22"/>
      </w:rPr>
    </w:lvl>
    <w:lvl w:ilvl="3">
      <w:start w:val="1"/>
      <w:numFmt w:val="decimal"/>
      <w:lvlText w:val="%1.%2.%3.%4."/>
      <w:lvlJc w:val="left"/>
      <w:pPr>
        <w:tabs>
          <w:tab w:val="num" w:pos="2123"/>
        </w:tabs>
        <w:ind w:left="1789" w:hanging="357"/>
      </w:pPr>
      <w:rPr>
        <w:rFonts w:ascii="Arial" w:hAnsi="Arial" w:hint="default"/>
        <w:b w:val="0"/>
        <w:i w:val="0"/>
        <w:color w:val="65BCAC"/>
        <w:sz w:val="22"/>
      </w:rPr>
    </w:lvl>
    <w:lvl w:ilvl="4">
      <w:start w:val="1"/>
      <w:numFmt w:val="decimal"/>
      <w:lvlText w:val="%1.%2.%3.%4.%5."/>
      <w:lvlJc w:val="left"/>
      <w:pPr>
        <w:ind w:left="2629" w:hanging="792"/>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31" w15:restartNumberingAfterBreak="0">
    <w:nsid w:val="44C03689"/>
    <w:multiLevelType w:val="multilevel"/>
    <w:tmpl w:val="451210FC"/>
    <w:styleLink w:val="CurrentList29"/>
    <w:lvl w:ilvl="0">
      <w:start w:val="1"/>
      <w:numFmt w:val="bullet"/>
      <w:lvlText w:val=""/>
      <w:lvlJc w:val="left"/>
      <w:pPr>
        <w:ind w:left="794" w:hanging="397"/>
      </w:pPr>
      <w:rPr>
        <w:rFonts w:ascii="Symbol" w:hAnsi="Symbol" w:hint="default"/>
        <w:b/>
        <w:i w:val="0"/>
        <w:color w:val="25646A"/>
        <w:sz w:val="22"/>
      </w:rPr>
    </w:lvl>
    <w:lvl w:ilvl="1">
      <w:start w:val="1"/>
      <w:numFmt w:val="bullet"/>
      <w:lvlRestart w:val="0"/>
      <w:lvlText w:val=""/>
      <w:lvlJc w:val="left"/>
      <w:pPr>
        <w:ind w:left="1191" w:hanging="397"/>
      </w:pPr>
      <w:rPr>
        <w:rFonts w:ascii="Arial" w:hAnsi="Arial" w:hint="default"/>
        <w:b w:val="0"/>
        <w:i w:val="0"/>
        <w:color w:val="25646A"/>
        <w:sz w:val="22"/>
      </w:rPr>
    </w:lvl>
    <w:lvl w:ilvl="2">
      <w:start w:val="1"/>
      <w:numFmt w:val="bullet"/>
      <w:lvlRestart w:val="0"/>
      <w:lvlText w:val=""/>
      <w:lvlJc w:val="left"/>
      <w:pPr>
        <w:tabs>
          <w:tab w:val="num" w:pos="1588"/>
        </w:tabs>
        <w:ind w:left="1588" w:hanging="397"/>
      </w:pPr>
      <w:rPr>
        <w:rFonts w:ascii="Symbol" w:hAnsi="Symbol" w:hint="default"/>
        <w:b w:val="0"/>
        <w:i w:val="0"/>
        <w:color w:val="25646A"/>
        <w:sz w:val="22"/>
      </w:rPr>
    </w:lvl>
    <w:lvl w:ilvl="3">
      <w:start w:val="1"/>
      <w:numFmt w:val="bullet"/>
      <w:lvlRestart w:val="0"/>
      <w:lvlText w:val=""/>
      <w:lvlJc w:val="left"/>
      <w:pPr>
        <w:ind w:left="1985" w:hanging="397"/>
      </w:pPr>
      <w:rPr>
        <w:rFonts w:ascii="Symbol" w:hAnsi="Symbo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2" w15:restartNumberingAfterBreak="0">
    <w:nsid w:val="465F711D"/>
    <w:multiLevelType w:val="multilevel"/>
    <w:tmpl w:val="35C40A2E"/>
    <w:styleLink w:val="CurrentList26"/>
    <w:lvl w:ilvl="0">
      <w:start w:val="1"/>
      <w:numFmt w:val="decimal"/>
      <w:lvlText w:val="%1."/>
      <w:lvlJc w:val="left"/>
      <w:pPr>
        <w:tabs>
          <w:tab w:val="num" w:pos="800"/>
        </w:tabs>
        <w:ind w:left="800" w:hanging="397"/>
      </w:pPr>
      <w:rPr>
        <w:rFonts w:ascii="Arial" w:hAnsi="Arial" w:hint="default"/>
        <w:b w:val="0"/>
        <w:i w:val="0"/>
        <w:color w:val="25646A"/>
        <w:sz w:val="22"/>
      </w:rPr>
    </w:lvl>
    <w:lvl w:ilvl="1">
      <w:start w:val="1"/>
      <w:numFmt w:val="decimal"/>
      <w:lvlText w:val="%1.%2."/>
      <w:lvlJc w:val="left"/>
      <w:pPr>
        <w:tabs>
          <w:tab w:val="num" w:pos="1367"/>
        </w:tabs>
        <w:ind w:left="1367" w:hanging="567"/>
      </w:pPr>
      <w:rPr>
        <w:rFonts w:ascii="Arial" w:hAnsi="Arial" w:hint="default"/>
        <w:b w:val="0"/>
        <w:i w:val="0"/>
        <w:color w:val="25646A"/>
        <w:sz w:val="22"/>
      </w:rPr>
    </w:lvl>
    <w:lvl w:ilvl="2">
      <w:start w:val="1"/>
      <w:numFmt w:val="decimal"/>
      <w:lvlText w:val="%1.%2.%3."/>
      <w:lvlJc w:val="left"/>
      <w:pPr>
        <w:ind w:left="2104" w:hanging="737"/>
      </w:pPr>
      <w:rPr>
        <w:rFonts w:ascii="Arial" w:hAnsi="Arial" w:hint="default"/>
        <w:b w:val="0"/>
        <w:i w:val="0"/>
        <w:color w:val="25646A"/>
        <w:sz w:val="22"/>
      </w:rPr>
    </w:lvl>
    <w:lvl w:ilvl="3">
      <w:start w:val="1"/>
      <w:numFmt w:val="decimal"/>
      <w:lvlText w:val="%1.%2.%3.%4."/>
      <w:lvlJc w:val="left"/>
      <w:pPr>
        <w:ind w:left="2841" w:hanging="737"/>
      </w:pPr>
      <w:rPr>
        <w:rFonts w:ascii="Arial" w:hAnsi="Arial" w:hint="default"/>
        <w:b w:val="0"/>
        <w:i w:val="0"/>
        <w:color w:val="25646A"/>
        <w:sz w:val="22"/>
      </w:rPr>
    </w:lvl>
    <w:lvl w:ilvl="4">
      <w:start w:val="1"/>
      <w:numFmt w:val="decimal"/>
      <w:lvlText w:val="%1.%2.%3.%4.%5."/>
      <w:lvlJc w:val="left"/>
      <w:pPr>
        <w:ind w:left="2387" w:hanging="396"/>
      </w:pPr>
      <w:rPr>
        <w:rFonts w:hint="default"/>
      </w:rPr>
    </w:lvl>
    <w:lvl w:ilvl="5">
      <w:start w:val="1"/>
      <w:numFmt w:val="decimal"/>
      <w:lvlText w:val="%1.%2.%3.%4.%5.%6."/>
      <w:lvlJc w:val="left"/>
      <w:pPr>
        <w:ind w:left="3139" w:hanging="936"/>
      </w:pPr>
      <w:rPr>
        <w:rFonts w:hint="default"/>
      </w:rPr>
    </w:lvl>
    <w:lvl w:ilvl="6">
      <w:start w:val="1"/>
      <w:numFmt w:val="decimal"/>
      <w:lvlText w:val="%1.%2.%3.%4.%5.%6.%7."/>
      <w:lvlJc w:val="left"/>
      <w:pPr>
        <w:ind w:left="3643" w:hanging="1080"/>
      </w:pPr>
      <w:rPr>
        <w:rFonts w:hint="default"/>
      </w:rPr>
    </w:lvl>
    <w:lvl w:ilvl="7">
      <w:start w:val="1"/>
      <w:numFmt w:val="decimal"/>
      <w:lvlText w:val="%1.%2.%3.%4.%5.%6.%7.%8."/>
      <w:lvlJc w:val="left"/>
      <w:pPr>
        <w:ind w:left="4147" w:hanging="1224"/>
      </w:pPr>
      <w:rPr>
        <w:rFonts w:hint="default"/>
      </w:rPr>
    </w:lvl>
    <w:lvl w:ilvl="8">
      <w:start w:val="1"/>
      <w:numFmt w:val="decimal"/>
      <w:lvlText w:val="%1.%2.%3.%4.%5.%6.%7.%8.%9."/>
      <w:lvlJc w:val="left"/>
      <w:pPr>
        <w:ind w:left="4723" w:hanging="1440"/>
      </w:pPr>
      <w:rPr>
        <w:rFonts w:hint="default"/>
      </w:rPr>
    </w:lvl>
  </w:abstractNum>
  <w:abstractNum w:abstractNumId="33" w15:restartNumberingAfterBreak="0">
    <w:nsid w:val="46AC027A"/>
    <w:multiLevelType w:val="multilevel"/>
    <w:tmpl w:val="16FE5B22"/>
    <w:styleLink w:val="CurrentList47"/>
    <w:lvl w:ilvl="0">
      <w:start w:val="1"/>
      <w:numFmt w:val="bullet"/>
      <w:lvlText w:val=""/>
      <w:lvlJc w:val="left"/>
      <w:pPr>
        <w:ind w:left="1514" w:hanging="397"/>
      </w:pPr>
      <w:rPr>
        <w:rFonts w:ascii="Symbol" w:hAnsi="Symbol" w:hint="default"/>
        <w:b/>
        <w:i w:val="0"/>
        <w:color w:val="246369" w:themeColor="accent1"/>
        <w:sz w:val="22"/>
      </w:rPr>
    </w:lvl>
    <w:lvl w:ilvl="1">
      <w:start w:val="1"/>
      <w:numFmt w:val="bullet"/>
      <w:lvlRestart w:val="0"/>
      <w:lvlText w:val=""/>
      <w:lvlJc w:val="left"/>
      <w:pPr>
        <w:ind w:left="1911" w:hanging="397"/>
      </w:pPr>
      <w:rPr>
        <w:rFonts w:ascii="Symbol" w:hAnsi="Symbol" w:hint="default"/>
        <w:b w:val="0"/>
        <w:i w:val="0"/>
        <w:color w:val="25646A"/>
        <w:sz w:val="22"/>
      </w:rPr>
    </w:lvl>
    <w:lvl w:ilvl="2">
      <w:start w:val="1"/>
      <w:numFmt w:val="bullet"/>
      <w:lvlRestart w:val="0"/>
      <w:lvlText w:val=""/>
      <w:lvlJc w:val="left"/>
      <w:pPr>
        <w:ind w:left="2648" w:hanging="397"/>
      </w:pPr>
      <w:rPr>
        <w:rFonts w:ascii="Symbol" w:hAnsi="Symbol" w:hint="default"/>
        <w:b w:val="0"/>
        <w:i w:val="0"/>
        <w:color w:val="25646A"/>
        <w:sz w:val="22"/>
      </w:rPr>
    </w:lvl>
    <w:lvl w:ilvl="3">
      <w:start w:val="1"/>
      <w:numFmt w:val="bullet"/>
      <w:lvlRestart w:val="0"/>
      <w:lvlText w:val=""/>
      <w:lvlJc w:val="left"/>
      <w:pPr>
        <w:ind w:left="3725" w:hanging="73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34" w15:restartNumberingAfterBreak="0">
    <w:nsid w:val="46C361EA"/>
    <w:multiLevelType w:val="hybridMultilevel"/>
    <w:tmpl w:val="76063CA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88E3974"/>
    <w:multiLevelType w:val="multilevel"/>
    <w:tmpl w:val="42C4A6E2"/>
    <w:styleLink w:val="CurrentList37"/>
    <w:lvl w:ilvl="0">
      <w:start w:val="1"/>
      <w:numFmt w:val="bullet"/>
      <w:lvlText w:val=""/>
      <w:lvlJc w:val="left"/>
      <w:pPr>
        <w:ind w:left="927" w:hanging="567"/>
      </w:pPr>
      <w:rPr>
        <w:rFonts w:ascii="Symbol" w:hAnsi="Symbol" w:hint="default"/>
        <w:b/>
        <w:i w:val="0"/>
        <w:color w:val="246369" w:themeColor="accent1"/>
        <w:sz w:val="22"/>
      </w:rPr>
    </w:lvl>
    <w:lvl w:ilvl="1">
      <w:start w:val="1"/>
      <w:numFmt w:val="bullet"/>
      <w:lvlRestart w:val="0"/>
      <w:lvlText w:val=""/>
      <w:lvlJc w:val="left"/>
      <w:pPr>
        <w:ind w:left="1494" w:hanging="567"/>
      </w:pPr>
      <w:rPr>
        <w:rFonts w:ascii="Symbol" w:hAnsi="Symbol" w:hint="default"/>
        <w:b w:val="0"/>
        <w:i w:val="0"/>
        <w:color w:val="25646A"/>
        <w:sz w:val="22"/>
      </w:rPr>
    </w:lvl>
    <w:lvl w:ilvl="2">
      <w:start w:val="1"/>
      <w:numFmt w:val="bullet"/>
      <w:lvlRestart w:val="0"/>
      <w:lvlText w:val=""/>
      <w:lvlJc w:val="left"/>
      <w:pPr>
        <w:ind w:left="2288" w:hanging="397"/>
      </w:pPr>
      <w:rPr>
        <w:rFonts w:ascii="Symbol" w:hAnsi="Symbol" w:hint="default"/>
        <w:b w:val="0"/>
        <w:i w:val="0"/>
        <w:color w:val="25646A"/>
        <w:sz w:val="22"/>
      </w:rPr>
    </w:lvl>
    <w:lvl w:ilvl="3">
      <w:start w:val="1"/>
      <w:numFmt w:val="bullet"/>
      <w:lvlRestart w:val="0"/>
      <w:lvlText w:val=""/>
      <w:lvlJc w:val="left"/>
      <w:pPr>
        <w:ind w:left="2685" w:hanging="397"/>
      </w:pPr>
      <w:rPr>
        <w:rFonts w:ascii="Symbol" w:hAnsi="Symbol" w:hint="default"/>
        <w:b w:val="0"/>
        <w:i w:val="0"/>
        <w:color w:val="25646A"/>
        <w:sz w:val="22"/>
      </w:rPr>
    </w:lvl>
    <w:lvl w:ilvl="4">
      <w:start w:val="1"/>
      <w:numFmt w:val="decimal"/>
      <w:lvlText w:val="%1.%2.%3.%4.%5."/>
      <w:lvlJc w:val="left"/>
      <w:pPr>
        <w:ind w:left="3637" w:hanging="396"/>
      </w:pPr>
      <w:rPr>
        <w:rFonts w:hint="default"/>
      </w:rPr>
    </w:lvl>
    <w:lvl w:ilvl="5">
      <w:start w:val="1"/>
      <w:numFmt w:val="decimal"/>
      <w:lvlText w:val="%1.%2.%3.%4.%5.%6."/>
      <w:lvlJc w:val="left"/>
      <w:pPr>
        <w:ind w:left="4389" w:hanging="936"/>
      </w:pPr>
      <w:rPr>
        <w:rFonts w:hint="default"/>
      </w:rPr>
    </w:lvl>
    <w:lvl w:ilvl="6">
      <w:start w:val="1"/>
      <w:numFmt w:val="decimal"/>
      <w:lvlText w:val="%1.%2.%3.%4.%5.%6.%7."/>
      <w:lvlJc w:val="left"/>
      <w:pPr>
        <w:ind w:left="4893" w:hanging="1080"/>
      </w:pPr>
      <w:rPr>
        <w:rFonts w:hint="default"/>
      </w:rPr>
    </w:lvl>
    <w:lvl w:ilvl="7">
      <w:start w:val="1"/>
      <w:numFmt w:val="decimal"/>
      <w:lvlText w:val="%1.%2.%3.%4.%5.%6.%7.%8."/>
      <w:lvlJc w:val="left"/>
      <w:pPr>
        <w:ind w:left="5397" w:hanging="1224"/>
      </w:pPr>
      <w:rPr>
        <w:rFonts w:hint="default"/>
      </w:rPr>
    </w:lvl>
    <w:lvl w:ilvl="8">
      <w:start w:val="1"/>
      <w:numFmt w:val="decimal"/>
      <w:lvlText w:val="%1.%2.%3.%4.%5.%6.%7.%8.%9."/>
      <w:lvlJc w:val="left"/>
      <w:pPr>
        <w:ind w:left="5973" w:hanging="1440"/>
      </w:pPr>
      <w:rPr>
        <w:rFonts w:hint="default"/>
      </w:rPr>
    </w:lvl>
  </w:abstractNum>
  <w:abstractNum w:abstractNumId="36" w15:restartNumberingAfterBreak="0">
    <w:nsid w:val="4D613512"/>
    <w:multiLevelType w:val="multilevel"/>
    <w:tmpl w:val="35266930"/>
    <w:styleLink w:val="CurrentList39"/>
    <w:lvl w:ilvl="0">
      <w:start w:val="1"/>
      <w:numFmt w:val="bullet"/>
      <w:lvlText w:val=""/>
      <w:lvlJc w:val="left"/>
      <w:pPr>
        <w:ind w:left="1191" w:hanging="397"/>
      </w:pPr>
      <w:rPr>
        <w:rFonts w:ascii="Symbol" w:hAnsi="Symbol" w:hint="default"/>
        <w:b/>
        <w:i w:val="0"/>
        <w:color w:val="246369" w:themeColor="accent1"/>
        <w:sz w:val="22"/>
      </w:rPr>
    </w:lvl>
    <w:lvl w:ilvl="1">
      <w:start w:val="1"/>
      <w:numFmt w:val="bullet"/>
      <w:lvlRestart w:val="0"/>
      <w:lvlText w:val=""/>
      <w:lvlJc w:val="left"/>
      <w:pPr>
        <w:ind w:left="1588" w:hanging="397"/>
      </w:pPr>
      <w:rPr>
        <w:rFonts w:ascii="Symbol" w:hAnsi="Symbol" w:hint="default"/>
        <w:b w:val="0"/>
        <w:i w:val="0"/>
        <w:color w:val="25646A"/>
        <w:sz w:val="22"/>
      </w:rPr>
    </w:lvl>
    <w:lvl w:ilvl="2">
      <w:start w:val="1"/>
      <w:numFmt w:val="bullet"/>
      <w:lvlRestart w:val="0"/>
      <w:lvlText w:val=""/>
      <w:lvlJc w:val="left"/>
      <w:pPr>
        <w:ind w:left="1985" w:hanging="397"/>
      </w:pPr>
      <w:rPr>
        <w:rFonts w:ascii="Symbol" w:hAnsi="Symbol" w:hint="default"/>
        <w:b w:val="0"/>
        <w:i w:val="0"/>
        <w:color w:val="25646A"/>
        <w:sz w:val="22"/>
      </w:rPr>
    </w:lvl>
    <w:lvl w:ilvl="3">
      <w:start w:val="1"/>
      <w:numFmt w:val="bullet"/>
      <w:lvlRestart w:val="0"/>
      <w:lvlText w:val=""/>
      <w:lvlJc w:val="left"/>
      <w:pPr>
        <w:ind w:left="3119" w:hanging="397"/>
      </w:pPr>
      <w:rPr>
        <w:rFonts w:ascii="Symbol" w:hAnsi="Symbol" w:hint="default"/>
        <w:b w:val="0"/>
        <w:i w:val="0"/>
        <w:color w:val="25646A"/>
        <w:sz w:val="22"/>
      </w:rPr>
    </w:lvl>
    <w:lvl w:ilvl="4">
      <w:start w:val="1"/>
      <w:numFmt w:val="decimal"/>
      <w:lvlText w:val="%1.%2.%3.%4.%5."/>
      <w:lvlJc w:val="left"/>
      <w:pPr>
        <w:ind w:left="4071" w:hanging="396"/>
      </w:pPr>
      <w:rPr>
        <w:rFonts w:hint="default"/>
      </w:rPr>
    </w:lvl>
    <w:lvl w:ilvl="5">
      <w:start w:val="1"/>
      <w:numFmt w:val="decimal"/>
      <w:lvlText w:val="%1.%2.%3.%4.%5.%6."/>
      <w:lvlJc w:val="left"/>
      <w:pPr>
        <w:ind w:left="4823" w:hanging="936"/>
      </w:pPr>
      <w:rPr>
        <w:rFonts w:hint="default"/>
      </w:rPr>
    </w:lvl>
    <w:lvl w:ilvl="6">
      <w:start w:val="1"/>
      <w:numFmt w:val="decimal"/>
      <w:lvlText w:val="%1.%2.%3.%4.%5.%6.%7."/>
      <w:lvlJc w:val="left"/>
      <w:pPr>
        <w:ind w:left="5327" w:hanging="1080"/>
      </w:pPr>
      <w:rPr>
        <w:rFonts w:hint="default"/>
      </w:rPr>
    </w:lvl>
    <w:lvl w:ilvl="7">
      <w:start w:val="1"/>
      <w:numFmt w:val="decimal"/>
      <w:lvlText w:val="%1.%2.%3.%4.%5.%6.%7.%8."/>
      <w:lvlJc w:val="left"/>
      <w:pPr>
        <w:ind w:left="5831" w:hanging="1224"/>
      </w:pPr>
      <w:rPr>
        <w:rFonts w:hint="default"/>
      </w:rPr>
    </w:lvl>
    <w:lvl w:ilvl="8">
      <w:start w:val="1"/>
      <w:numFmt w:val="decimal"/>
      <w:lvlText w:val="%1.%2.%3.%4.%5.%6.%7.%8.%9."/>
      <w:lvlJc w:val="left"/>
      <w:pPr>
        <w:ind w:left="6407" w:hanging="1440"/>
      </w:pPr>
      <w:rPr>
        <w:rFonts w:hint="default"/>
      </w:rPr>
    </w:lvl>
  </w:abstractNum>
  <w:abstractNum w:abstractNumId="37" w15:restartNumberingAfterBreak="0">
    <w:nsid w:val="4ED879CF"/>
    <w:multiLevelType w:val="multilevel"/>
    <w:tmpl w:val="8356EC04"/>
    <w:styleLink w:val="CurrentList18"/>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Text w:val="%1.%2."/>
      <w:lvlJc w:val="left"/>
      <w:pPr>
        <w:tabs>
          <w:tab w:val="num" w:pos="1361"/>
        </w:tabs>
        <w:ind w:left="1361" w:hanging="567"/>
      </w:pPr>
      <w:rPr>
        <w:rFonts w:ascii="Arial" w:hAnsi="Arial" w:hint="default"/>
        <w:b w:val="0"/>
        <w:i w:val="0"/>
        <w:color w:val="25646A"/>
        <w:sz w:val="22"/>
      </w:rPr>
    </w:lvl>
    <w:lvl w:ilvl="2">
      <w:start w:val="1"/>
      <w:numFmt w:val="decimal"/>
      <w:lvlText w:val="%1.%2.%3."/>
      <w:lvlJc w:val="left"/>
      <w:pPr>
        <w:ind w:left="2098" w:hanging="737"/>
      </w:pPr>
      <w:rPr>
        <w:rFonts w:ascii="Arial" w:hAnsi="Arial" w:hint="default"/>
        <w:b w:val="0"/>
        <w:i w:val="0"/>
        <w:color w:val="25646A"/>
        <w:sz w:val="22"/>
      </w:rPr>
    </w:lvl>
    <w:lvl w:ilvl="3">
      <w:start w:val="1"/>
      <w:numFmt w:val="decimal"/>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38" w15:restartNumberingAfterBreak="0">
    <w:nsid w:val="4FE8454C"/>
    <w:multiLevelType w:val="multilevel"/>
    <w:tmpl w:val="B30EA624"/>
    <w:lvl w:ilvl="0">
      <w:start w:val="1"/>
      <w:numFmt w:val="decimal"/>
      <w:pStyle w:val="GraingerNumberbulletsbold"/>
      <w:lvlText w:val="%1."/>
      <w:lvlJc w:val="left"/>
      <w:pPr>
        <w:tabs>
          <w:tab w:val="num" w:pos="397"/>
        </w:tabs>
        <w:ind w:left="397" w:hanging="397"/>
      </w:pPr>
      <w:rPr>
        <w:rFonts w:ascii="Arial" w:hAnsi="Arial" w:hint="default"/>
        <w:b/>
        <w:i w:val="0"/>
        <w:color w:val="25646A"/>
        <w:sz w:val="22"/>
      </w:rPr>
    </w:lvl>
    <w:lvl w:ilvl="1">
      <w:start w:val="1"/>
      <w:numFmt w:val="decimal"/>
      <w:lvlText w:val="%1.%2."/>
      <w:lvlJc w:val="left"/>
      <w:pPr>
        <w:ind w:left="964" w:hanging="567"/>
      </w:pPr>
      <w:rPr>
        <w:rFonts w:ascii="Arial" w:hAnsi="Arial" w:hint="default"/>
        <w:b/>
        <w:i w:val="0"/>
        <w:color w:val="25646A"/>
        <w:sz w:val="22"/>
      </w:rPr>
    </w:lvl>
    <w:lvl w:ilvl="2">
      <w:start w:val="1"/>
      <w:numFmt w:val="decimal"/>
      <w:lvlText w:val="%1.%2.%3."/>
      <w:lvlJc w:val="left"/>
      <w:pPr>
        <w:ind w:left="1701" w:hanging="737"/>
      </w:pPr>
      <w:rPr>
        <w:rFonts w:ascii="Arial" w:hAnsi="Arial" w:hint="default"/>
        <w:b w:val="0"/>
        <w:i w:val="0"/>
        <w:color w:val="25646A"/>
        <w:sz w:val="22"/>
      </w:rPr>
    </w:lvl>
    <w:lvl w:ilvl="3">
      <w:start w:val="1"/>
      <w:numFmt w:val="decimal"/>
      <w:lvlText w:val="%1.%2.%3.%4."/>
      <w:lvlJc w:val="left"/>
      <w:pPr>
        <w:ind w:left="2438" w:hanging="737"/>
      </w:pPr>
      <w:rPr>
        <w:rFonts w:ascii="Arial" w:hAnsi="Arial" w:hint="default"/>
        <w:b w:val="0"/>
        <w:i w:val="0"/>
        <w:color w:val="25646A"/>
        <w:sz w:val="22"/>
      </w:rPr>
    </w:lvl>
    <w:lvl w:ilvl="4">
      <w:start w:val="1"/>
      <w:numFmt w:val="decimal"/>
      <w:lvlText w:val="%1.%2.%3.%4.%5."/>
      <w:lvlJc w:val="left"/>
      <w:pPr>
        <w:ind w:left="1984" w:hanging="396"/>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9" w15:restartNumberingAfterBreak="0">
    <w:nsid w:val="52030B5F"/>
    <w:multiLevelType w:val="multilevel"/>
    <w:tmpl w:val="03C4B2D8"/>
    <w:styleLink w:val="CurrentList11"/>
    <w:lvl w:ilvl="0">
      <w:start w:val="1"/>
      <w:numFmt w:val="decimal"/>
      <w:lvlText w:val="%1."/>
      <w:lvlJc w:val="left"/>
      <w:pPr>
        <w:tabs>
          <w:tab w:val="num" w:pos="794"/>
        </w:tabs>
        <w:ind w:left="794" w:hanging="397"/>
      </w:pPr>
      <w:rPr>
        <w:rFonts w:hint="default"/>
        <w:color w:val="65BCAB" w:themeColor="accent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5262478C"/>
    <w:multiLevelType w:val="multilevel"/>
    <w:tmpl w:val="2FDEC6EE"/>
    <w:lvl w:ilvl="0">
      <w:start w:val="1"/>
      <w:numFmt w:val="decimal"/>
      <w:pStyle w:val="Heading1"/>
      <w:lvlText w:val="%1."/>
      <w:lvlJc w:val="left"/>
      <w:pPr>
        <w:tabs>
          <w:tab w:val="num" w:pos="720"/>
        </w:tabs>
        <w:ind w:left="720" w:hanging="720"/>
      </w:pPr>
      <w:rPr>
        <w:rFonts w:cs="Times New Roman"/>
        <w:u w:val="none"/>
      </w:rPr>
    </w:lvl>
    <w:lvl w:ilvl="1">
      <w:start w:val="1"/>
      <w:numFmt w:val="decimal"/>
      <w:pStyle w:val="Heading2"/>
      <w:lvlText w:val="%1.%2"/>
      <w:lvlJc w:val="left"/>
      <w:pPr>
        <w:tabs>
          <w:tab w:val="num" w:pos="720"/>
        </w:tabs>
        <w:ind w:left="720" w:hanging="720"/>
      </w:pPr>
      <w:rPr>
        <w:rFonts w:cs="Times New Roman"/>
        <w:u w:val="none"/>
      </w:rPr>
    </w:lvl>
    <w:lvl w:ilvl="2">
      <w:start w:val="1"/>
      <w:numFmt w:val="lowerLetter"/>
      <w:pStyle w:val="Heading3"/>
      <w:lvlText w:val="(%3)"/>
      <w:lvlJc w:val="left"/>
      <w:pPr>
        <w:tabs>
          <w:tab w:val="num" w:pos="1440"/>
        </w:tabs>
        <w:ind w:left="1440" w:hanging="720"/>
      </w:pPr>
      <w:rPr>
        <w:rFonts w:cs="Times New Roman"/>
        <w:u w:val="none"/>
      </w:rPr>
    </w:lvl>
    <w:lvl w:ilvl="3">
      <w:start w:val="1"/>
      <w:numFmt w:val="lowerRoman"/>
      <w:pStyle w:val="Heading4"/>
      <w:lvlText w:val="(%4)"/>
      <w:lvlJc w:val="left"/>
      <w:pPr>
        <w:tabs>
          <w:tab w:val="num" w:pos="2160"/>
        </w:tabs>
        <w:ind w:left="2160" w:hanging="720"/>
      </w:pPr>
      <w:rPr>
        <w:rFonts w:cs="Times New Roman"/>
        <w:u w:val="none"/>
      </w:rPr>
    </w:lvl>
    <w:lvl w:ilvl="4">
      <w:start w:val="1"/>
      <w:numFmt w:val="decimal"/>
      <w:pStyle w:val="Heading5"/>
      <w:lvlText w:val="(%5)"/>
      <w:lvlJc w:val="left"/>
      <w:pPr>
        <w:tabs>
          <w:tab w:val="num" w:pos="2880"/>
        </w:tabs>
        <w:ind w:left="2880" w:hanging="720"/>
      </w:pPr>
      <w:rPr>
        <w:rFonts w:cs="Times New Roman"/>
        <w:u w:val="none"/>
      </w:rPr>
    </w:lvl>
    <w:lvl w:ilvl="5">
      <w:start w:val="1"/>
      <w:numFmt w:val="upperLetter"/>
      <w:pStyle w:val="Heading6"/>
      <w:lvlText w:val="(%6)"/>
      <w:lvlJc w:val="left"/>
      <w:pPr>
        <w:tabs>
          <w:tab w:val="num" w:pos="3600"/>
        </w:tabs>
        <w:ind w:left="3600" w:hanging="720"/>
      </w:pPr>
      <w:rPr>
        <w:rFonts w:cs="Times New Roman"/>
        <w:u w:val="none"/>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41" w15:restartNumberingAfterBreak="0">
    <w:nsid w:val="52D27E57"/>
    <w:multiLevelType w:val="multilevel"/>
    <w:tmpl w:val="91A2872C"/>
    <w:styleLink w:val="CurrentList7"/>
    <w:lvl w:ilvl="0">
      <w:start w:val="1"/>
      <w:numFmt w:val="lowerLetter"/>
      <w:lvlText w:val="%1."/>
      <w:lvlJc w:val="left"/>
      <w:pPr>
        <w:ind w:left="720" w:hanging="360"/>
      </w:pPr>
      <w:rPr>
        <w:rFonts w:ascii="Arial" w:hAnsi="Arial" w:hint="default"/>
        <w:b w:val="0"/>
        <w:i w:val="0"/>
        <w:color w:val="246369" w:themeColor="accent1"/>
        <w:sz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3C446DB"/>
    <w:multiLevelType w:val="multilevel"/>
    <w:tmpl w:val="97B0C7B2"/>
    <w:styleLink w:val="CurrentList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5560057C"/>
    <w:multiLevelType w:val="multilevel"/>
    <w:tmpl w:val="0809001D"/>
    <w:styleLink w:val="CurrentList1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4" w15:restartNumberingAfterBreak="0">
    <w:nsid w:val="573557DE"/>
    <w:multiLevelType w:val="multilevel"/>
    <w:tmpl w:val="B28878C6"/>
    <w:styleLink w:val="CurrentList23"/>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45" w15:restartNumberingAfterBreak="0">
    <w:nsid w:val="575179EA"/>
    <w:multiLevelType w:val="multilevel"/>
    <w:tmpl w:val="F07ECD5E"/>
    <w:styleLink w:val="CurrentList16"/>
    <w:lvl w:ilvl="0">
      <w:start w:val="1"/>
      <w:numFmt w:val="lowerLetter"/>
      <w:lvlText w:val="%1."/>
      <w:lvlJc w:val="left"/>
      <w:pPr>
        <w:ind w:left="360" w:hanging="360"/>
      </w:pPr>
      <w:rPr>
        <w:rFonts w:ascii="Arial" w:hAnsi="Arial" w:hint="default"/>
        <w:b w:val="0"/>
        <w:i w:val="0"/>
        <w:color w:val="246369" w:themeColor="accent1"/>
        <w:sz w:val="2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6" w15:restartNumberingAfterBreak="0">
    <w:nsid w:val="5BE94B1C"/>
    <w:multiLevelType w:val="multilevel"/>
    <w:tmpl w:val="1D7EE438"/>
    <w:styleLink w:val="CurrentList34"/>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abstractNum w:abstractNumId="47" w15:restartNumberingAfterBreak="0">
    <w:nsid w:val="5E1F1FA5"/>
    <w:multiLevelType w:val="multilevel"/>
    <w:tmpl w:val="ED14CC6C"/>
    <w:styleLink w:val="CurrentList31"/>
    <w:lvl w:ilvl="0">
      <w:start w:val="1"/>
      <w:numFmt w:val="bullet"/>
      <w:lvlText w:val=""/>
      <w:lvlJc w:val="left"/>
      <w:pPr>
        <w:ind w:left="1235" w:hanging="397"/>
      </w:pPr>
      <w:rPr>
        <w:rFonts w:ascii="Symbol" w:hAnsi="Symbol" w:hint="default"/>
        <w:b/>
        <w:i w:val="0"/>
        <w:color w:val="246369" w:themeColor="accent1"/>
        <w:sz w:val="22"/>
      </w:rPr>
    </w:lvl>
    <w:lvl w:ilvl="1">
      <w:start w:val="1"/>
      <w:numFmt w:val="bullet"/>
      <w:lvlRestart w:val="0"/>
      <w:lvlText w:val=""/>
      <w:lvlJc w:val="left"/>
      <w:pPr>
        <w:ind w:left="2352" w:hanging="397"/>
      </w:pPr>
      <w:rPr>
        <w:rFonts w:ascii="Symbol" w:hAnsi="Symbol" w:hint="default"/>
        <w:b w:val="0"/>
        <w:i w:val="0"/>
        <w:color w:val="25646A"/>
        <w:sz w:val="22"/>
      </w:rPr>
    </w:lvl>
    <w:lvl w:ilvl="2">
      <w:start w:val="1"/>
      <w:numFmt w:val="bullet"/>
      <w:lvlRestart w:val="0"/>
      <w:lvlText w:val=""/>
      <w:lvlJc w:val="left"/>
      <w:pPr>
        <w:tabs>
          <w:tab w:val="num" w:pos="2749"/>
        </w:tabs>
        <w:ind w:left="2749" w:hanging="397"/>
      </w:pPr>
      <w:rPr>
        <w:rFonts w:ascii="Symbol" w:hAnsi="Symbol" w:hint="default"/>
        <w:b w:val="0"/>
        <w:i w:val="0"/>
        <w:color w:val="25646A"/>
        <w:sz w:val="22"/>
      </w:rPr>
    </w:lvl>
    <w:lvl w:ilvl="3">
      <w:start w:val="1"/>
      <w:numFmt w:val="bullet"/>
      <w:lvlRestart w:val="0"/>
      <w:lvlText w:val=""/>
      <w:lvlJc w:val="left"/>
      <w:pPr>
        <w:ind w:left="3146" w:hanging="397"/>
      </w:pPr>
      <w:rPr>
        <w:rFonts w:ascii="Symbol" w:hAnsi="Symbol" w:hint="default"/>
        <w:b w:val="0"/>
        <w:i w:val="0"/>
        <w:color w:val="25646A"/>
        <w:sz w:val="22"/>
      </w:rPr>
    </w:lvl>
    <w:lvl w:ilvl="4">
      <w:start w:val="1"/>
      <w:numFmt w:val="decimal"/>
      <w:lvlText w:val="%1.%2.%3.%4.%5."/>
      <w:lvlJc w:val="left"/>
      <w:pPr>
        <w:ind w:left="3548" w:hanging="396"/>
      </w:pPr>
      <w:rPr>
        <w:rFonts w:hint="default"/>
      </w:rPr>
    </w:lvl>
    <w:lvl w:ilvl="5">
      <w:start w:val="1"/>
      <w:numFmt w:val="decimal"/>
      <w:lvlText w:val="%1.%2.%3.%4.%5.%6."/>
      <w:lvlJc w:val="left"/>
      <w:pPr>
        <w:ind w:left="4300" w:hanging="936"/>
      </w:pPr>
      <w:rPr>
        <w:rFonts w:hint="default"/>
      </w:rPr>
    </w:lvl>
    <w:lvl w:ilvl="6">
      <w:start w:val="1"/>
      <w:numFmt w:val="decimal"/>
      <w:lvlText w:val="%1.%2.%3.%4.%5.%6.%7."/>
      <w:lvlJc w:val="left"/>
      <w:pPr>
        <w:ind w:left="4804" w:hanging="1080"/>
      </w:pPr>
      <w:rPr>
        <w:rFonts w:hint="default"/>
      </w:rPr>
    </w:lvl>
    <w:lvl w:ilvl="7">
      <w:start w:val="1"/>
      <w:numFmt w:val="decimal"/>
      <w:lvlText w:val="%1.%2.%3.%4.%5.%6.%7.%8."/>
      <w:lvlJc w:val="left"/>
      <w:pPr>
        <w:ind w:left="5308" w:hanging="1224"/>
      </w:pPr>
      <w:rPr>
        <w:rFonts w:hint="default"/>
      </w:rPr>
    </w:lvl>
    <w:lvl w:ilvl="8">
      <w:start w:val="1"/>
      <w:numFmt w:val="decimal"/>
      <w:lvlText w:val="%1.%2.%3.%4.%5.%6.%7.%8.%9."/>
      <w:lvlJc w:val="left"/>
      <w:pPr>
        <w:ind w:left="5884" w:hanging="1440"/>
      </w:pPr>
      <w:rPr>
        <w:rFonts w:hint="default"/>
      </w:rPr>
    </w:lvl>
  </w:abstractNum>
  <w:abstractNum w:abstractNumId="48" w15:restartNumberingAfterBreak="0">
    <w:nsid w:val="63A45153"/>
    <w:multiLevelType w:val="multilevel"/>
    <w:tmpl w:val="74B487EA"/>
    <w:styleLink w:val="CurrentList19"/>
    <w:lvl w:ilvl="0">
      <w:start w:val="1"/>
      <w:numFmt w:val="decimal"/>
      <w:lvlText w:val="%1."/>
      <w:lvlJc w:val="left"/>
      <w:pPr>
        <w:tabs>
          <w:tab w:val="num" w:pos="794"/>
        </w:tabs>
        <w:ind w:left="794" w:hanging="397"/>
      </w:pPr>
      <w:rPr>
        <w:rFonts w:ascii="Arial" w:hAnsi="Arial" w:hint="default"/>
        <w:b w:val="0"/>
        <w:i w:val="0"/>
        <w:color w:val="25646A"/>
        <w:sz w:val="22"/>
      </w:rPr>
    </w:lvl>
    <w:lvl w:ilvl="1">
      <w:start w:val="1"/>
      <w:numFmt w:val="decimal"/>
      <w:lvlRestart w:val="0"/>
      <w:lvlText w:val="%1.%2."/>
      <w:lvlJc w:val="left"/>
      <w:pPr>
        <w:tabs>
          <w:tab w:val="num" w:pos="1361"/>
        </w:tabs>
        <w:ind w:left="1361" w:hanging="567"/>
      </w:pPr>
      <w:rPr>
        <w:rFonts w:ascii="Arial" w:hAnsi="Arial" w:hint="default"/>
        <w:b w:val="0"/>
        <w:i w:val="0"/>
        <w:color w:val="25646A"/>
        <w:sz w:val="22"/>
      </w:rPr>
    </w:lvl>
    <w:lvl w:ilvl="2">
      <w:start w:val="1"/>
      <w:numFmt w:val="decimal"/>
      <w:lvlRestart w:val="0"/>
      <w:lvlText w:val="%1.%2.%3."/>
      <w:lvlJc w:val="left"/>
      <w:pPr>
        <w:ind w:left="2098" w:hanging="737"/>
      </w:pPr>
      <w:rPr>
        <w:rFonts w:ascii="Arial" w:hAnsi="Arial" w:hint="default"/>
        <w:b w:val="0"/>
        <w:i w:val="0"/>
        <w:color w:val="25646A"/>
        <w:sz w:val="22"/>
      </w:rPr>
    </w:lvl>
    <w:lvl w:ilvl="3">
      <w:start w:val="1"/>
      <w:numFmt w:val="decimal"/>
      <w:lvlRestart w:val="0"/>
      <w:lvlText w:val="%1.%2.%3.%4."/>
      <w:lvlJc w:val="left"/>
      <w:pPr>
        <w:ind w:left="2835" w:hanging="737"/>
      </w:pPr>
      <w:rPr>
        <w:rFonts w:ascii="Arial" w:hAnsi="Arial" w:hint="default"/>
        <w:b w:val="0"/>
        <w:i w:val="0"/>
        <w:color w:val="25646A"/>
        <w:sz w:val="22"/>
      </w:rPr>
    </w:lvl>
    <w:lvl w:ilvl="4">
      <w:start w:val="1"/>
      <w:numFmt w:val="decimal"/>
      <w:lvlText w:val="%1.%2.%3.%4.%5."/>
      <w:lvlJc w:val="left"/>
      <w:pPr>
        <w:ind w:left="2381" w:hanging="396"/>
      </w:pPr>
      <w:rPr>
        <w:rFonts w:hint="default"/>
      </w:rPr>
    </w:lvl>
    <w:lvl w:ilvl="5">
      <w:start w:val="1"/>
      <w:numFmt w:val="decimal"/>
      <w:lvlText w:val="%1.%2.%3.%4.%5.%6."/>
      <w:lvlJc w:val="left"/>
      <w:pPr>
        <w:ind w:left="3133" w:hanging="936"/>
      </w:pPr>
      <w:rPr>
        <w:rFonts w:hint="default"/>
      </w:rPr>
    </w:lvl>
    <w:lvl w:ilvl="6">
      <w:start w:val="1"/>
      <w:numFmt w:val="decimal"/>
      <w:lvlText w:val="%1.%2.%3.%4.%5.%6.%7."/>
      <w:lvlJc w:val="left"/>
      <w:pPr>
        <w:ind w:left="3637" w:hanging="1080"/>
      </w:pPr>
      <w:rPr>
        <w:rFonts w:hint="default"/>
      </w:rPr>
    </w:lvl>
    <w:lvl w:ilvl="7">
      <w:start w:val="1"/>
      <w:numFmt w:val="decimal"/>
      <w:lvlText w:val="%1.%2.%3.%4.%5.%6.%7.%8."/>
      <w:lvlJc w:val="left"/>
      <w:pPr>
        <w:ind w:left="4141" w:hanging="1224"/>
      </w:pPr>
      <w:rPr>
        <w:rFonts w:hint="default"/>
      </w:rPr>
    </w:lvl>
    <w:lvl w:ilvl="8">
      <w:start w:val="1"/>
      <w:numFmt w:val="decimal"/>
      <w:lvlText w:val="%1.%2.%3.%4.%5.%6.%7.%8.%9."/>
      <w:lvlJc w:val="left"/>
      <w:pPr>
        <w:ind w:left="4717" w:hanging="1440"/>
      </w:pPr>
      <w:rPr>
        <w:rFonts w:hint="default"/>
      </w:rPr>
    </w:lvl>
  </w:abstractNum>
  <w:abstractNum w:abstractNumId="49" w15:restartNumberingAfterBreak="0">
    <w:nsid w:val="6541322C"/>
    <w:multiLevelType w:val="multilevel"/>
    <w:tmpl w:val="B4E896C6"/>
    <w:styleLink w:val="CurrentList24"/>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50" w15:restartNumberingAfterBreak="0">
    <w:nsid w:val="66BC1285"/>
    <w:multiLevelType w:val="multilevel"/>
    <w:tmpl w:val="3724EE4A"/>
    <w:styleLink w:val="CurrentList38"/>
    <w:lvl w:ilvl="0">
      <w:start w:val="1"/>
      <w:numFmt w:val="decimal"/>
      <w:lvlText w:val="%1."/>
      <w:lvlJc w:val="left"/>
      <w:pPr>
        <w:ind w:left="360" w:hanging="360"/>
      </w:pPr>
      <w:rPr>
        <w:rFonts w:hint="default"/>
      </w:rPr>
    </w:lvl>
    <w:lvl w:ilvl="1">
      <w:start w:val="1"/>
      <w:numFmt w:val="decimal"/>
      <w:isLgl/>
      <w:lvlText w:val="%1.%2"/>
      <w:lvlJc w:val="left"/>
      <w:pPr>
        <w:ind w:left="797" w:hanging="400"/>
      </w:pPr>
      <w:rPr>
        <w:rFonts w:hint="default"/>
      </w:rPr>
    </w:lvl>
    <w:lvl w:ilvl="2">
      <w:start w:val="1"/>
      <w:numFmt w:val="decimal"/>
      <w:isLgl/>
      <w:lvlText w:val="%1.%2.%3"/>
      <w:lvlJc w:val="left"/>
      <w:pPr>
        <w:ind w:left="1514" w:hanging="720"/>
      </w:pPr>
      <w:rPr>
        <w:rFonts w:hint="default"/>
      </w:rPr>
    </w:lvl>
    <w:lvl w:ilvl="3">
      <w:start w:val="1"/>
      <w:numFmt w:val="decimal"/>
      <w:isLgl/>
      <w:lvlText w:val="%1.%2.%3.%4"/>
      <w:lvlJc w:val="left"/>
      <w:pPr>
        <w:ind w:left="1911" w:hanging="720"/>
      </w:pPr>
      <w:rPr>
        <w:rFonts w:hint="default"/>
      </w:rPr>
    </w:lvl>
    <w:lvl w:ilvl="4">
      <w:start w:val="1"/>
      <w:numFmt w:val="decimal"/>
      <w:isLgl/>
      <w:lvlText w:val="%1.%2.%3.%4.%5"/>
      <w:lvlJc w:val="left"/>
      <w:pPr>
        <w:ind w:left="2668" w:hanging="1080"/>
      </w:pPr>
      <w:rPr>
        <w:rFonts w:hint="default"/>
      </w:rPr>
    </w:lvl>
    <w:lvl w:ilvl="5">
      <w:start w:val="1"/>
      <w:numFmt w:val="decimal"/>
      <w:isLgl/>
      <w:lvlText w:val="%1.%2.%3.%4.%5.%6"/>
      <w:lvlJc w:val="left"/>
      <w:pPr>
        <w:ind w:left="3065" w:hanging="1080"/>
      </w:pPr>
      <w:rPr>
        <w:rFonts w:hint="default"/>
      </w:rPr>
    </w:lvl>
    <w:lvl w:ilvl="6">
      <w:start w:val="1"/>
      <w:numFmt w:val="decimal"/>
      <w:isLgl/>
      <w:lvlText w:val="%1.%2.%3.%4.%5.%6.%7"/>
      <w:lvlJc w:val="left"/>
      <w:pPr>
        <w:ind w:left="3822" w:hanging="1440"/>
      </w:pPr>
      <w:rPr>
        <w:rFonts w:hint="default"/>
      </w:rPr>
    </w:lvl>
    <w:lvl w:ilvl="7">
      <w:start w:val="1"/>
      <w:numFmt w:val="decimal"/>
      <w:isLgl/>
      <w:lvlText w:val="%1.%2.%3.%4.%5.%6.%7.%8"/>
      <w:lvlJc w:val="left"/>
      <w:pPr>
        <w:ind w:left="4219" w:hanging="1440"/>
      </w:pPr>
      <w:rPr>
        <w:rFonts w:hint="default"/>
      </w:rPr>
    </w:lvl>
    <w:lvl w:ilvl="8">
      <w:start w:val="1"/>
      <w:numFmt w:val="decimal"/>
      <w:isLgl/>
      <w:lvlText w:val="%1.%2.%3.%4.%5.%6.%7.%8.%9"/>
      <w:lvlJc w:val="left"/>
      <w:pPr>
        <w:ind w:left="4976" w:hanging="1800"/>
      </w:pPr>
      <w:rPr>
        <w:rFonts w:hint="default"/>
      </w:rPr>
    </w:lvl>
  </w:abstractNum>
  <w:abstractNum w:abstractNumId="51" w15:restartNumberingAfterBreak="0">
    <w:nsid w:val="68EC7ADC"/>
    <w:multiLevelType w:val="multilevel"/>
    <w:tmpl w:val="E12E2126"/>
    <w:styleLink w:val="CurrentList50"/>
    <w:lvl w:ilvl="0">
      <w:start w:val="1"/>
      <w:numFmt w:val="bullet"/>
      <w:lvlText w:val=""/>
      <w:lvlJc w:val="left"/>
      <w:pPr>
        <w:ind w:left="397" w:hanging="397"/>
      </w:pPr>
      <w:rPr>
        <w:rFonts w:ascii="Symbol" w:hAnsi="Symbol" w:hint="default"/>
        <w:b/>
        <w:i w:val="0"/>
        <w:color w:val="25646A"/>
        <w:sz w:val="22"/>
      </w:rPr>
    </w:lvl>
    <w:lvl w:ilvl="1">
      <w:start w:val="1"/>
      <w:numFmt w:val="bullet"/>
      <w:lvlRestart w:val="0"/>
      <w:lvlText w:val=""/>
      <w:lvlJc w:val="left"/>
      <w:pPr>
        <w:ind w:left="794" w:hanging="397"/>
      </w:pPr>
      <w:rPr>
        <w:rFonts w:ascii="Symbol" w:hAnsi="Symbol" w:hint="default"/>
        <w:b w:val="0"/>
        <w:i w:val="0"/>
        <w:color w:val="25646A"/>
        <w:sz w:val="22"/>
      </w:rPr>
    </w:lvl>
    <w:lvl w:ilvl="2">
      <w:start w:val="1"/>
      <w:numFmt w:val="bullet"/>
      <w:lvlRestart w:val="0"/>
      <w:lvlText w:val=""/>
      <w:lvlJc w:val="left"/>
      <w:pPr>
        <w:ind w:left="1191" w:hanging="397"/>
      </w:pPr>
      <w:rPr>
        <w:rFonts w:ascii="Symbol" w:hAnsi="Symbol" w:hint="default"/>
        <w:b w:val="0"/>
        <w:i w:val="0"/>
        <w:color w:val="25646A"/>
        <w:sz w:val="22"/>
      </w:rPr>
    </w:lvl>
    <w:lvl w:ilvl="3">
      <w:start w:val="1"/>
      <w:numFmt w:val="bullet"/>
      <w:lvlRestart w:val="0"/>
      <w:lvlText w:val=""/>
      <w:lvlJc w:val="left"/>
      <w:pPr>
        <w:ind w:left="1588" w:hanging="397"/>
      </w:pPr>
      <w:rPr>
        <w:rFonts w:ascii="Symbol" w:hAnsi="Symbol" w:hint="default"/>
        <w:b w:val="0"/>
        <w:i w:val="0"/>
        <w:color w:val="25646A"/>
        <w:sz w:val="22"/>
      </w:rPr>
    </w:lvl>
    <w:lvl w:ilvl="4">
      <w:start w:val="1"/>
      <w:numFmt w:val="decimal"/>
      <w:lvlText w:val="%1.%2.%3.%4.%5."/>
      <w:lvlJc w:val="left"/>
      <w:pPr>
        <w:ind w:left="3260" w:hanging="396"/>
      </w:pPr>
      <w:rPr>
        <w:rFonts w:hint="default"/>
      </w:rPr>
    </w:lvl>
    <w:lvl w:ilvl="5">
      <w:start w:val="1"/>
      <w:numFmt w:val="decimal"/>
      <w:lvlText w:val="%1.%2.%3.%4.%5.%6."/>
      <w:lvlJc w:val="left"/>
      <w:pPr>
        <w:ind w:left="4012" w:hanging="936"/>
      </w:pPr>
      <w:rPr>
        <w:rFonts w:hint="default"/>
      </w:rPr>
    </w:lvl>
    <w:lvl w:ilvl="6">
      <w:start w:val="1"/>
      <w:numFmt w:val="decimal"/>
      <w:lvlText w:val="%1.%2.%3.%4.%5.%6.%7."/>
      <w:lvlJc w:val="left"/>
      <w:pPr>
        <w:ind w:left="4516" w:hanging="1080"/>
      </w:pPr>
      <w:rPr>
        <w:rFonts w:hint="default"/>
      </w:rPr>
    </w:lvl>
    <w:lvl w:ilvl="7">
      <w:start w:val="1"/>
      <w:numFmt w:val="decimal"/>
      <w:lvlText w:val="%1.%2.%3.%4.%5.%6.%7.%8."/>
      <w:lvlJc w:val="left"/>
      <w:pPr>
        <w:ind w:left="5020" w:hanging="1224"/>
      </w:pPr>
      <w:rPr>
        <w:rFonts w:hint="default"/>
      </w:rPr>
    </w:lvl>
    <w:lvl w:ilvl="8">
      <w:start w:val="1"/>
      <w:numFmt w:val="decimal"/>
      <w:lvlText w:val="%1.%2.%3.%4.%5.%6.%7.%8.%9."/>
      <w:lvlJc w:val="left"/>
      <w:pPr>
        <w:ind w:left="5596" w:hanging="1440"/>
      </w:pPr>
      <w:rPr>
        <w:rFonts w:hint="default"/>
      </w:rPr>
    </w:lvl>
  </w:abstractNum>
  <w:abstractNum w:abstractNumId="52" w15:restartNumberingAfterBreak="0">
    <w:nsid w:val="6B39399B"/>
    <w:multiLevelType w:val="hybridMultilevel"/>
    <w:tmpl w:val="6C6CC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124252"/>
    <w:multiLevelType w:val="multilevel"/>
    <w:tmpl w:val="6A325642"/>
    <w:styleLink w:val="CurrentList35"/>
    <w:lvl w:ilvl="0">
      <w:start w:val="1"/>
      <w:numFmt w:val="bullet"/>
      <w:lvlText w:val=""/>
      <w:lvlJc w:val="left"/>
      <w:pPr>
        <w:ind w:left="799" w:hanging="567"/>
      </w:pPr>
      <w:rPr>
        <w:rFonts w:ascii="Symbol" w:hAnsi="Symbol" w:hint="default"/>
        <w:b/>
        <w:i w:val="0"/>
        <w:color w:val="246369" w:themeColor="accent1"/>
        <w:sz w:val="22"/>
      </w:rPr>
    </w:lvl>
    <w:lvl w:ilvl="1">
      <w:start w:val="1"/>
      <w:numFmt w:val="bullet"/>
      <w:lvlRestart w:val="0"/>
      <w:lvlText w:val=""/>
      <w:lvlJc w:val="left"/>
      <w:pPr>
        <w:ind w:left="1196" w:hanging="397"/>
      </w:pPr>
      <w:rPr>
        <w:rFonts w:ascii="Symbol" w:hAnsi="Symbol" w:hint="default"/>
        <w:b w:val="0"/>
        <w:i w:val="0"/>
        <w:color w:val="25646A"/>
        <w:sz w:val="22"/>
      </w:rPr>
    </w:lvl>
    <w:lvl w:ilvl="2">
      <w:start w:val="1"/>
      <w:numFmt w:val="bullet"/>
      <w:lvlRestart w:val="0"/>
      <w:lvlText w:val=""/>
      <w:lvlJc w:val="left"/>
      <w:pPr>
        <w:ind w:left="1593" w:hanging="397"/>
      </w:pPr>
      <w:rPr>
        <w:rFonts w:ascii="Symbol" w:hAnsi="Symbol" w:hint="default"/>
        <w:b w:val="0"/>
        <w:i w:val="0"/>
        <w:color w:val="25646A"/>
        <w:sz w:val="22"/>
      </w:rPr>
    </w:lvl>
    <w:lvl w:ilvl="3">
      <w:start w:val="1"/>
      <w:numFmt w:val="bullet"/>
      <w:lvlRestart w:val="0"/>
      <w:lvlText w:val=""/>
      <w:lvlJc w:val="left"/>
      <w:pPr>
        <w:ind w:left="1990" w:hanging="397"/>
      </w:pPr>
      <w:rPr>
        <w:rFonts w:ascii="Symbol" w:hAnsi="Symbol" w:hint="default"/>
        <w:b w:val="0"/>
        <w:i w:val="0"/>
        <w:color w:val="25646A"/>
        <w:sz w:val="22"/>
      </w:rPr>
    </w:lvl>
    <w:lvl w:ilvl="4">
      <w:start w:val="1"/>
      <w:numFmt w:val="decimal"/>
      <w:lvlText w:val="%1.%2.%3.%4.%5."/>
      <w:lvlJc w:val="left"/>
      <w:pPr>
        <w:ind w:left="2942" w:hanging="396"/>
      </w:pPr>
      <w:rPr>
        <w:rFonts w:hint="default"/>
      </w:rPr>
    </w:lvl>
    <w:lvl w:ilvl="5">
      <w:start w:val="1"/>
      <w:numFmt w:val="decimal"/>
      <w:lvlText w:val="%1.%2.%3.%4.%5.%6."/>
      <w:lvlJc w:val="left"/>
      <w:pPr>
        <w:ind w:left="3694" w:hanging="936"/>
      </w:pPr>
      <w:rPr>
        <w:rFonts w:hint="default"/>
      </w:rPr>
    </w:lvl>
    <w:lvl w:ilvl="6">
      <w:start w:val="1"/>
      <w:numFmt w:val="decimal"/>
      <w:lvlText w:val="%1.%2.%3.%4.%5.%6.%7."/>
      <w:lvlJc w:val="left"/>
      <w:pPr>
        <w:ind w:left="4198" w:hanging="1080"/>
      </w:pPr>
      <w:rPr>
        <w:rFonts w:hint="default"/>
      </w:rPr>
    </w:lvl>
    <w:lvl w:ilvl="7">
      <w:start w:val="1"/>
      <w:numFmt w:val="decimal"/>
      <w:lvlText w:val="%1.%2.%3.%4.%5.%6.%7.%8."/>
      <w:lvlJc w:val="left"/>
      <w:pPr>
        <w:ind w:left="4702" w:hanging="1224"/>
      </w:pPr>
      <w:rPr>
        <w:rFonts w:hint="default"/>
      </w:rPr>
    </w:lvl>
    <w:lvl w:ilvl="8">
      <w:start w:val="1"/>
      <w:numFmt w:val="decimal"/>
      <w:lvlText w:val="%1.%2.%3.%4.%5.%6.%7.%8.%9."/>
      <w:lvlJc w:val="left"/>
      <w:pPr>
        <w:ind w:left="5278" w:hanging="1440"/>
      </w:pPr>
      <w:rPr>
        <w:rFonts w:hint="default"/>
      </w:rPr>
    </w:lvl>
  </w:abstractNum>
  <w:abstractNum w:abstractNumId="54" w15:restartNumberingAfterBreak="0">
    <w:nsid w:val="721C629A"/>
    <w:multiLevelType w:val="multilevel"/>
    <w:tmpl w:val="9080E614"/>
    <w:styleLink w:val="CurrentList44"/>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021" w:hanging="624"/>
      </w:pPr>
      <w:rPr>
        <w:rFonts w:ascii="Symbol" w:hAnsi="Symbol" w:hint="default"/>
        <w:b w:val="0"/>
        <w:i w:val="0"/>
        <w:color w:val="25646A"/>
        <w:sz w:val="22"/>
      </w:rPr>
    </w:lvl>
    <w:lvl w:ilvl="2">
      <w:start w:val="1"/>
      <w:numFmt w:val="bullet"/>
      <w:lvlRestart w:val="0"/>
      <w:lvlText w:val=""/>
      <w:lvlJc w:val="left"/>
      <w:pPr>
        <w:ind w:left="1644" w:hanging="623"/>
      </w:pPr>
      <w:rPr>
        <w:rFonts w:ascii="Symbol" w:hAnsi="Symbol" w:hint="default"/>
        <w:b w:val="0"/>
        <w:i w:val="0"/>
        <w:color w:val="25646A"/>
        <w:sz w:val="22"/>
      </w:rPr>
    </w:lvl>
    <w:lvl w:ilvl="3">
      <w:start w:val="1"/>
      <w:numFmt w:val="bullet"/>
      <w:lvlRestart w:val="0"/>
      <w:lvlText w:val=""/>
      <w:lvlJc w:val="left"/>
      <w:pPr>
        <w:ind w:left="2325" w:hanging="39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5" w15:restartNumberingAfterBreak="0">
    <w:nsid w:val="74D14A10"/>
    <w:multiLevelType w:val="multilevel"/>
    <w:tmpl w:val="BD420682"/>
    <w:styleLink w:val="CurrentList46"/>
    <w:lvl w:ilvl="0">
      <w:start w:val="1"/>
      <w:numFmt w:val="bullet"/>
      <w:lvlText w:val=""/>
      <w:lvlJc w:val="left"/>
      <w:pPr>
        <w:ind w:left="397" w:hanging="397"/>
      </w:pPr>
      <w:rPr>
        <w:rFonts w:ascii="Symbol" w:hAnsi="Symbol" w:hint="default"/>
        <w:b/>
        <w:i w:val="0"/>
        <w:color w:val="246369" w:themeColor="accent1"/>
        <w:sz w:val="22"/>
      </w:rPr>
    </w:lvl>
    <w:lvl w:ilvl="1">
      <w:start w:val="1"/>
      <w:numFmt w:val="bullet"/>
      <w:lvlRestart w:val="0"/>
      <w:lvlText w:val=""/>
      <w:lvlJc w:val="left"/>
      <w:pPr>
        <w:ind w:left="1134" w:hanging="737"/>
      </w:pPr>
      <w:rPr>
        <w:rFonts w:ascii="Symbol" w:hAnsi="Symbol" w:hint="default"/>
        <w:b w:val="0"/>
        <w:i w:val="0"/>
        <w:color w:val="25646A"/>
        <w:sz w:val="22"/>
      </w:rPr>
    </w:lvl>
    <w:lvl w:ilvl="2">
      <w:start w:val="1"/>
      <w:numFmt w:val="bullet"/>
      <w:lvlRestart w:val="0"/>
      <w:lvlText w:val=""/>
      <w:lvlJc w:val="left"/>
      <w:pPr>
        <w:ind w:left="1871" w:hanging="737"/>
      </w:pPr>
      <w:rPr>
        <w:rFonts w:ascii="Symbol" w:hAnsi="Symbol" w:hint="default"/>
        <w:b w:val="0"/>
        <w:i w:val="0"/>
        <w:color w:val="25646A"/>
        <w:sz w:val="22"/>
      </w:rPr>
    </w:lvl>
    <w:lvl w:ilvl="3">
      <w:start w:val="1"/>
      <w:numFmt w:val="bullet"/>
      <w:lvlRestart w:val="0"/>
      <w:lvlText w:val=""/>
      <w:lvlJc w:val="left"/>
      <w:pPr>
        <w:ind w:left="2608" w:hanging="737"/>
      </w:pPr>
      <w:rPr>
        <w:rFonts w:ascii="Symbol" w:hAnsi="Symbol" w:hint="default"/>
        <w:b w:val="0"/>
        <w:i w:val="0"/>
        <w:color w:val="25646A"/>
        <w:sz w:val="22"/>
      </w:rPr>
    </w:lvl>
    <w:lvl w:ilvl="4">
      <w:start w:val="1"/>
      <w:numFmt w:val="decimal"/>
      <w:lvlText w:val="%1.%2.%3.%4.%5."/>
      <w:lvlJc w:val="left"/>
      <w:pPr>
        <w:ind w:left="3277" w:hanging="396"/>
      </w:pPr>
      <w:rPr>
        <w:rFonts w:hint="default"/>
      </w:rPr>
    </w:lvl>
    <w:lvl w:ilvl="5">
      <w:start w:val="1"/>
      <w:numFmt w:val="decimal"/>
      <w:lvlText w:val="%1.%2.%3.%4.%5.%6."/>
      <w:lvlJc w:val="left"/>
      <w:pPr>
        <w:ind w:left="4029" w:hanging="936"/>
      </w:pPr>
      <w:rPr>
        <w:rFonts w:hint="default"/>
      </w:rPr>
    </w:lvl>
    <w:lvl w:ilvl="6">
      <w:start w:val="1"/>
      <w:numFmt w:val="decimal"/>
      <w:lvlText w:val="%1.%2.%3.%4.%5.%6.%7."/>
      <w:lvlJc w:val="left"/>
      <w:pPr>
        <w:ind w:left="4533" w:hanging="1080"/>
      </w:pPr>
      <w:rPr>
        <w:rFonts w:hint="default"/>
      </w:rPr>
    </w:lvl>
    <w:lvl w:ilvl="7">
      <w:start w:val="1"/>
      <w:numFmt w:val="decimal"/>
      <w:lvlText w:val="%1.%2.%3.%4.%5.%6.%7.%8."/>
      <w:lvlJc w:val="left"/>
      <w:pPr>
        <w:ind w:left="5037" w:hanging="1224"/>
      </w:pPr>
      <w:rPr>
        <w:rFonts w:hint="default"/>
      </w:rPr>
    </w:lvl>
    <w:lvl w:ilvl="8">
      <w:start w:val="1"/>
      <w:numFmt w:val="decimal"/>
      <w:lvlText w:val="%1.%2.%3.%4.%5.%6.%7.%8.%9."/>
      <w:lvlJc w:val="left"/>
      <w:pPr>
        <w:ind w:left="5613" w:hanging="1440"/>
      </w:pPr>
      <w:rPr>
        <w:rFonts w:hint="default"/>
      </w:rPr>
    </w:lvl>
  </w:abstractNum>
  <w:abstractNum w:abstractNumId="56" w15:restartNumberingAfterBreak="0">
    <w:nsid w:val="75D07ADC"/>
    <w:multiLevelType w:val="multilevel"/>
    <w:tmpl w:val="B4E896C6"/>
    <w:styleLink w:val="CurrentList25"/>
    <w:lvl w:ilvl="0">
      <w:start w:val="1"/>
      <w:numFmt w:val="bullet"/>
      <w:lvlText w:val=""/>
      <w:lvlJc w:val="left"/>
      <w:pPr>
        <w:ind w:left="4744" w:hanging="397"/>
      </w:pPr>
      <w:rPr>
        <w:rFonts w:ascii="Symbol" w:hAnsi="Symbol" w:hint="default"/>
        <w:b/>
        <w:i w:val="0"/>
        <w:color w:val="25646A"/>
        <w:sz w:val="22"/>
      </w:rPr>
    </w:lvl>
    <w:lvl w:ilvl="1">
      <w:start w:val="1"/>
      <w:numFmt w:val="bullet"/>
      <w:lvlRestart w:val="0"/>
      <w:lvlText w:val=""/>
      <w:lvlJc w:val="left"/>
      <w:pPr>
        <w:tabs>
          <w:tab w:val="num" w:pos="1248"/>
        </w:tabs>
        <w:ind w:left="1248" w:hanging="397"/>
      </w:pPr>
      <w:rPr>
        <w:rFonts w:ascii="Symbol" w:hAnsi="Symbol" w:hint="default"/>
        <w:b w:val="0"/>
        <w:i w:val="0"/>
        <w:color w:val="25646A"/>
        <w:sz w:val="22"/>
      </w:rPr>
    </w:lvl>
    <w:lvl w:ilvl="2">
      <w:start w:val="1"/>
      <w:numFmt w:val="bullet"/>
      <w:lvlRestart w:val="0"/>
      <w:lvlText w:val=""/>
      <w:lvlJc w:val="left"/>
      <w:pPr>
        <w:tabs>
          <w:tab w:val="num" w:pos="5538"/>
        </w:tabs>
        <w:ind w:left="5538" w:hanging="397"/>
      </w:pPr>
      <w:rPr>
        <w:rFonts w:ascii="Symbol" w:hAnsi="Symbol" w:hint="default"/>
        <w:b w:val="0"/>
        <w:i w:val="0"/>
        <w:color w:val="25646A"/>
        <w:sz w:val="22"/>
      </w:rPr>
    </w:lvl>
    <w:lvl w:ilvl="3">
      <w:start w:val="1"/>
      <w:numFmt w:val="bullet"/>
      <w:lvlRestart w:val="0"/>
      <w:lvlText w:val=""/>
      <w:lvlJc w:val="left"/>
      <w:pPr>
        <w:ind w:left="5935" w:hanging="397"/>
      </w:pPr>
      <w:rPr>
        <w:rFonts w:ascii="Symbol" w:hAnsi="Symbol" w:hint="default"/>
        <w:b w:val="0"/>
        <w:i w:val="0"/>
        <w:color w:val="25646A"/>
        <w:sz w:val="22"/>
      </w:rPr>
    </w:lvl>
    <w:lvl w:ilvl="4">
      <w:start w:val="1"/>
      <w:numFmt w:val="decimal"/>
      <w:lvlText w:val="%1.%2.%3.%4.%5."/>
      <w:lvlJc w:val="left"/>
      <w:pPr>
        <w:ind w:left="6337" w:hanging="396"/>
      </w:pPr>
      <w:rPr>
        <w:rFonts w:hint="default"/>
      </w:rPr>
    </w:lvl>
    <w:lvl w:ilvl="5">
      <w:start w:val="1"/>
      <w:numFmt w:val="decimal"/>
      <w:lvlText w:val="%1.%2.%3.%4.%5.%6."/>
      <w:lvlJc w:val="left"/>
      <w:pPr>
        <w:ind w:left="7089" w:hanging="936"/>
      </w:pPr>
      <w:rPr>
        <w:rFonts w:hint="default"/>
      </w:rPr>
    </w:lvl>
    <w:lvl w:ilvl="6">
      <w:start w:val="1"/>
      <w:numFmt w:val="decimal"/>
      <w:lvlText w:val="%1.%2.%3.%4.%5.%6.%7."/>
      <w:lvlJc w:val="left"/>
      <w:pPr>
        <w:ind w:left="7593" w:hanging="1080"/>
      </w:pPr>
      <w:rPr>
        <w:rFonts w:hint="default"/>
      </w:rPr>
    </w:lvl>
    <w:lvl w:ilvl="7">
      <w:start w:val="1"/>
      <w:numFmt w:val="decimal"/>
      <w:lvlText w:val="%1.%2.%3.%4.%5.%6.%7.%8."/>
      <w:lvlJc w:val="left"/>
      <w:pPr>
        <w:ind w:left="8097" w:hanging="1224"/>
      </w:pPr>
      <w:rPr>
        <w:rFonts w:hint="default"/>
      </w:rPr>
    </w:lvl>
    <w:lvl w:ilvl="8">
      <w:start w:val="1"/>
      <w:numFmt w:val="decimal"/>
      <w:lvlText w:val="%1.%2.%3.%4.%5.%6.%7.%8.%9."/>
      <w:lvlJc w:val="left"/>
      <w:pPr>
        <w:ind w:left="8673" w:hanging="1440"/>
      </w:pPr>
      <w:rPr>
        <w:rFonts w:hint="default"/>
      </w:rPr>
    </w:lvl>
  </w:abstractNum>
  <w:abstractNum w:abstractNumId="57" w15:restartNumberingAfterBreak="0">
    <w:nsid w:val="761848BE"/>
    <w:multiLevelType w:val="multilevel"/>
    <w:tmpl w:val="65A61B5C"/>
    <w:styleLink w:val="CurrentList36"/>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8" w15:restartNumberingAfterBreak="0">
    <w:nsid w:val="768A56D1"/>
    <w:multiLevelType w:val="hybridMultilevel"/>
    <w:tmpl w:val="BF1058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8B22037"/>
    <w:multiLevelType w:val="multilevel"/>
    <w:tmpl w:val="DE7A7B0A"/>
    <w:styleLink w:val="CurrentList30"/>
    <w:lvl w:ilvl="0">
      <w:start w:val="1"/>
      <w:numFmt w:val="bullet"/>
      <w:lvlText w:val=""/>
      <w:lvlJc w:val="left"/>
      <w:pPr>
        <w:ind w:left="1117" w:hanging="397"/>
      </w:pPr>
      <w:rPr>
        <w:rFonts w:ascii="Symbol" w:hAnsi="Symbol" w:hint="default"/>
        <w:b/>
        <w:i w:val="0"/>
        <w:color w:val="25646A"/>
        <w:sz w:val="22"/>
      </w:rPr>
    </w:lvl>
    <w:lvl w:ilvl="1">
      <w:start w:val="1"/>
      <w:numFmt w:val="bullet"/>
      <w:lvlRestart w:val="0"/>
      <w:lvlText w:val=""/>
      <w:lvlJc w:val="left"/>
      <w:pPr>
        <w:ind w:left="1514" w:hanging="397"/>
      </w:pPr>
      <w:rPr>
        <w:rFonts w:ascii="Symbol" w:hAnsi="Symbol" w:hint="default"/>
        <w:b w:val="0"/>
        <w:i w:val="0"/>
        <w:color w:val="25646A"/>
        <w:sz w:val="22"/>
      </w:rPr>
    </w:lvl>
    <w:lvl w:ilvl="2">
      <w:start w:val="1"/>
      <w:numFmt w:val="bullet"/>
      <w:lvlRestart w:val="0"/>
      <w:lvlText w:val=""/>
      <w:lvlJc w:val="left"/>
      <w:pPr>
        <w:tabs>
          <w:tab w:val="num" w:pos="1911"/>
        </w:tabs>
        <w:ind w:left="1911" w:hanging="397"/>
      </w:pPr>
      <w:rPr>
        <w:rFonts w:ascii="Symbol" w:hAnsi="Symbol" w:hint="default"/>
        <w:b w:val="0"/>
        <w:i w:val="0"/>
        <w:color w:val="25646A"/>
        <w:sz w:val="22"/>
      </w:rPr>
    </w:lvl>
    <w:lvl w:ilvl="3">
      <w:start w:val="1"/>
      <w:numFmt w:val="bullet"/>
      <w:lvlRestart w:val="0"/>
      <w:lvlText w:val=""/>
      <w:lvlJc w:val="left"/>
      <w:pPr>
        <w:ind w:left="2308" w:hanging="397"/>
      </w:pPr>
      <w:rPr>
        <w:rFonts w:ascii="Symbol" w:hAnsi="Symbol" w:hint="default"/>
        <w:b w:val="0"/>
        <w:i w:val="0"/>
        <w:color w:val="25646A"/>
        <w:sz w:val="22"/>
      </w:rPr>
    </w:lvl>
    <w:lvl w:ilvl="4">
      <w:start w:val="1"/>
      <w:numFmt w:val="decimal"/>
      <w:lvlText w:val="%1.%2.%3.%4.%5."/>
      <w:lvlJc w:val="left"/>
      <w:pPr>
        <w:ind w:left="2710" w:hanging="396"/>
      </w:pPr>
      <w:rPr>
        <w:rFonts w:hint="default"/>
      </w:rPr>
    </w:lvl>
    <w:lvl w:ilvl="5">
      <w:start w:val="1"/>
      <w:numFmt w:val="decimal"/>
      <w:lvlText w:val="%1.%2.%3.%4.%5.%6."/>
      <w:lvlJc w:val="left"/>
      <w:pPr>
        <w:ind w:left="3462" w:hanging="936"/>
      </w:pPr>
      <w:rPr>
        <w:rFonts w:hint="default"/>
      </w:rPr>
    </w:lvl>
    <w:lvl w:ilvl="6">
      <w:start w:val="1"/>
      <w:numFmt w:val="decimal"/>
      <w:lvlText w:val="%1.%2.%3.%4.%5.%6.%7."/>
      <w:lvlJc w:val="left"/>
      <w:pPr>
        <w:ind w:left="3966" w:hanging="1080"/>
      </w:pPr>
      <w:rPr>
        <w:rFonts w:hint="default"/>
      </w:rPr>
    </w:lvl>
    <w:lvl w:ilvl="7">
      <w:start w:val="1"/>
      <w:numFmt w:val="decimal"/>
      <w:lvlText w:val="%1.%2.%3.%4.%5.%6.%7.%8."/>
      <w:lvlJc w:val="left"/>
      <w:pPr>
        <w:ind w:left="4470" w:hanging="1224"/>
      </w:pPr>
      <w:rPr>
        <w:rFonts w:hint="default"/>
      </w:rPr>
    </w:lvl>
    <w:lvl w:ilvl="8">
      <w:start w:val="1"/>
      <w:numFmt w:val="decimal"/>
      <w:lvlText w:val="%1.%2.%3.%4.%5.%6.%7.%8.%9."/>
      <w:lvlJc w:val="left"/>
      <w:pPr>
        <w:ind w:left="5046" w:hanging="1440"/>
      </w:pPr>
      <w:rPr>
        <w:rFonts w:hint="default"/>
      </w:rPr>
    </w:lvl>
  </w:abstractNum>
  <w:abstractNum w:abstractNumId="60" w15:restartNumberingAfterBreak="0">
    <w:nsid w:val="78FD4E59"/>
    <w:multiLevelType w:val="multilevel"/>
    <w:tmpl w:val="B126A2B4"/>
    <w:styleLink w:val="CurrentList49"/>
    <w:lvl w:ilvl="0">
      <w:start w:val="1"/>
      <w:numFmt w:val="bullet"/>
      <w:lvlText w:val=""/>
      <w:lvlJc w:val="left"/>
      <w:pPr>
        <w:ind w:left="1531" w:hanging="39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2722" w:hanging="397"/>
      </w:pPr>
      <w:rPr>
        <w:rFonts w:ascii="Symbol" w:hAnsi="Symbol" w:hint="default"/>
        <w:b w:val="0"/>
        <w:i w:val="0"/>
        <w:color w:val="25646A"/>
        <w:sz w:val="22"/>
      </w:rPr>
    </w:lvl>
    <w:lvl w:ilvl="4">
      <w:start w:val="1"/>
      <w:numFmt w:val="decimal"/>
      <w:lvlText w:val="%1.%2.%3.%4.%5."/>
      <w:lvlJc w:val="left"/>
      <w:pPr>
        <w:ind w:left="4394" w:hanging="396"/>
      </w:pPr>
      <w:rPr>
        <w:rFonts w:hint="default"/>
      </w:rPr>
    </w:lvl>
    <w:lvl w:ilvl="5">
      <w:start w:val="1"/>
      <w:numFmt w:val="decimal"/>
      <w:lvlText w:val="%1.%2.%3.%4.%5.%6."/>
      <w:lvlJc w:val="left"/>
      <w:pPr>
        <w:ind w:left="5146" w:hanging="936"/>
      </w:pPr>
      <w:rPr>
        <w:rFonts w:hint="default"/>
      </w:rPr>
    </w:lvl>
    <w:lvl w:ilvl="6">
      <w:start w:val="1"/>
      <w:numFmt w:val="decimal"/>
      <w:lvlText w:val="%1.%2.%3.%4.%5.%6.%7."/>
      <w:lvlJc w:val="left"/>
      <w:pPr>
        <w:ind w:left="5650" w:hanging="1080"/>
      </w:pPr>
      <w:rPr>
        <w:rFonts w:hint="default"/>
      </w:rPr>
    </w:lvl>
    <w:lvl w:ilvl="7">
      <w:start w:val="1"/>
      <w:numFmt w:val="decimal"/>
      <w:lvlText w:val="%1.%2.%3.%4.%5.%6.%7.%8."/>
      <w:lvlJc w:val="left"/>
      <w:pPr>
        <w:ind w:left="6154" w:hanging="1224"/>
      </w:pPr>
      <w:rPr>
        <w:rFonts w:hint="default"/>
      </w:rPr>
    </w:lvl>
    <w:lvl w:ilvl="8">
      <w:start w:val="1"/>
      <w:numFmt w:val="decimal"/>
      <w:lvlText w:val="%1.%2.%3.%4.%5.%6.%7.%8.%9."/>
      <w:lvlJc w:val="left"/>
      <w:pPr>
        <w:ind w:left="6730" w:hanging="1440"/>
      </w:pPr>
      <w:rPr>
        <w:rFonts w:hint="default"/>
      </w:rPr>
    </w:lvl>
  </w:abstractNum>
  <w:abstractNum w:abstractNumId="61" w15:restartNumberingAfterBreak="0">
    <w:nsid w:val="794E7F5B"/>
    <w:multiLevelType w:val="multilevel"/>
    <w:tmpl w:val="08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 w15:restartNumberingAfterBreak="0">
    <w:nsid w:val="7A001F78"/>
    <w:multiLevelType w:val="hybridMultilevel"/>
    <w:tmpl w:val="F084A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B0D7034"/>
    <w:multiLevelType w:val="multilevel"/>
    <w:tmpl w:val="B3BE21CA"/>
    <w:styleLink w:val="CurrentList20"/>
    <w:lvl w:ilvl="0">
      <w:start w:val="1"/>
      <w:numFmt w:val="bullet"/>
      <w:lvlText w:val=""/>
      <w:lvlJc w:val="left"/>
      <w:pPr>
        <w:ind w:left="3438" w:hanging="360"/>
      </w:pPr>
      <w:rPr>
        <w:rFonts w:ascii="Symbol" w:hAnsi="Symbol" w:hint="default"/>
        <w:color w:val="246369" w:themeColor="accent1"/>
      </w:rPr>
    </w:lvl>
    <w:lvl w:ilvl="1">
      <w:start w:val="1"/>
      <w:numFmt w:val="bullet"/>
      <w:lvlText w:val="o"/>
      <w:lvlJc w:val="left"/>
      <w:pPr>
        <w:ind w:left="2431" w:hanging="360"/>
      </w:pPr>
      <w:rPr>
        <w:rFonts w:ascii="Courier New" w:hAnsi="Courier New" w:hint="default"/>
      </w:rPr>
    </w:lvl>
    <w:lvl w:ilvl="2">
      <w:start w:val="1"/>
      <w:numFmt w:val="bullet"/>
      <w:lvlText w:val=""/>
      <w:lvlJc w:val="left"/>
      <w:pPr>
        <w:ind w:left="3151" w:hanging="360"/>
      </w:pPr>
      <w:rPr>
        <w:rFonts w:ascii="Wingdings" w:hAnsi="Wingdings" w:hint="default"/>
      </w:rPr>
    </w:lvl>
    <w:lvl w:ilvl="3">
      <w:start w:val="1"/>
      <w:numFmt w:val="bullet"/>
      <w:lvlText w:val=""/>
      <w:lvlJc w:val="left"/>
      <w:pPr>
        <w:ind w:left="3871" w:hanging="360"/>
      </w:pPr>
      <w:rPr>
        <w:rFonts w:ascii="Symbol" w:hAnsi="Symbol" w:hint="default"/>
      </w:rPr>
    </w:lvl>
    <w:lvl w:ilvl="4">
      <w:start w:val="1"/>
      <w:numFmt w:val="bullet"/>
      <w:lvlText w:val="o"/>
      <w:lvlJc w:val="left"/>
      <w:pPr>
        <w:ind w:left="4591" w:hanging="360"/>
      </w:pPr>
      <w:rPr>
        <w:rFonts w:ascii="Courier New" w:hAnsi="Courier New" w:hint="default"/>
      </w:rPr>
    </w:lvl>
    <w:lvl w:ilvl="5">
      <w:start w:val="1"/>
      <w:numFmt w:val="bullet"/>
      <w:lvlText w:val=""/>
      <w:lvlJc w:val="left"/>
      <w:pPr>
        <w:ind w:left="5311" w:hanging="360"/>
      </w:pPr>
      <w:rPr>
        <w:rFonts w:ascii="Wingdings" w:hAnsi="Wingdings" w:hint="default"/>
      </w:rPr>
    </w:lvl>
    <w:lvl w:ilvl="6">
      <w:start w:val="1"/>
      <w:numFmt w:val="bullet"/>
      <w:lvlText w:val=""/>
      <w:lvlJc w:val="left"/>
      <w:pPr>
        <w:ind w:left="6031" w:hanging="360"/>
      </w:pPr>
      <w:rPr>
        <w:rFonts w:ascii="Symbol" w:hAnsi="Symbol" w:hint="default"/>
      </w:rPr>
    </w:lvl>
    <w:lvl w:ilvl="7">
      <w:start w:val="1"/>
      <w:numFmt w:val="bullet"/>
      <w:lvlText w:val="o"/>
      <w:lvlJc w:val="left"/>
      <w:pPr>
        <w:ind w:left="6751" w:hanging="360"/>
      </w:pPr>
      <w:rPr>
        <w:rFonts w:ascii="Courier New" w:hAnsi="Courier New" w:hint="default"/>
      </w:rPr>
    </w:lvl>
    <w:lvl w:ilvl="8">
      <w:start w:val="1"/>
      <w:numFmt w:val="bullet"/>
      <w:lvlText w:val=""/>
      <w:lvlJc w:val="left"/>
      <w:pPr>
        <w:ind w:left="7471" w:hanging="360"/>
      </w:pPr>
      <w:rPr>
        <w:rFonts w:ascii="Wingdings" w:hAnsi="Wingdings" w:hint="default"/>
      </w:rPr>
    </w:lvl>
  </w:abstractNum>
  <w:abstractNum w:abstractNumId="64" w15:restartNumberingAfterBreak="0">
    <w:nsid w:val="7E1C3E14"/>
    <w:multiLevelType w:val="multilevel"/>
    <w:tmpl w:val="D4D82496"/>
    <w:styleLink w:val="CurrentList33"/>
    <w:lvl w:ilvl="0">
      <w:start w:val="1"/>
      <w:numFmt w:val="bullet"/>
      <w:lvlText w:val=""/>
      <w:lvlJc w:val="left"/>
      <w:pPr>
        <w:ind w:left="1531" w:hanging="567"/>
      </w:pPr>
      <w:rPr>
        <w:rFonts w:ascii="Symbol" w:hAnsi="Symbol" w:hint="default"/>
        <w:b/>
        <w:i w:val="0"/>
        <w:color w:val="246369" w:themeColor="accent1"/>
        <w:sz w:val="22"/>
      </w:rPr>
    </w:lvl>
    <w:lvl w:ilvl="1">
      <w:start w:val="1"/>
      <w:numFmt w:val="bullet"/>
      <w:lvlRestart w:val="0"/>
      <w:lvlText w:val=""/>
      <w:lvlJc w:val="left"/>
      <w:pPr>
        <w:ind w:left="1928" w:hanging="397"/>
      </w:pPr>
      <w:rPr>
        <w:rFonts w:ascii="Symbol" w:hAnsi="Symbol" w:hint="default"/>
        <w:b w:val="0"/>
        <w:i w:val="0"/>
        <w:color w:val="25646A"/>
        <w:sz w:val="22"/>
      </w:rPr>
    </w:lvl>
    <w:lvl w:ilvl="2">
      <w:start w:val="1"/>
      <w:numFmt w:val="bullet"/>
      <w:lvlRestart w:val="0"/>
      <w:lvlText w:val=""/>
      <w:lvlJc w:val="left"/>
      <w:pPr>
        <w:ind w:left="2325" w:hanging="397"/>
      </w:pPr>
      <w:rPr>
        <w:rFonts w:ascii="Symbol" w:hAnsi="Symbol" w:hint="default"/>
        <w:b w:val="0"/>
        <w:i w:val="0"/>
        <w:color w:val="25646A"/>
        <w:sz w:val="22"/>
      </w:rPr>
    </w:lvl>
    <w:lvl w:ilvl="3">
      <w:start w:val="1"/>
      <w:numFmt w:val="bullet"/>
      <w:lvlRestart w:val="0"/>
      <w:lvlText w:val=""/>
      <w:lvlJc w:val="left"/>
      <w:pPr>
        <w:ind w:left="3272" w:hanging="397"/>
      </w:pPr>
      <w:rPr>
        <w:rFonts w:ascii="Symbol" w:hAnsi="Symbol" w:hint="default"/>
        <w:b w:val="0"/>
        <w:i w:val="0"/>
        <w:color w:val="25646A"/>
        <w:sz w:val="22"/>
      </w:rPr>
    </w:lvl>
    <w:lvl w:ilvl="4">
      <w:start w:val="1"/>
      <w:numFmt w:val="decimal"/>
      <w:lvlText w:val="%1.%2.%3.%4.%5."/>
      <w:lvlJc w:val="left"/>
      <w:pPr>
        <w:ind w:left="3674" w:hanging="396"/>
      </w:pPr>
      <w:rPr>
        <w:rFonts w:hint="default"/>
      </w:rPr>
    </w:lvl>
    <w:lvl w:ilvl="5">
      <w:start w:val="1"/>
      <w:numFmt w:val="decimal"/>
      <w:lvlText w:val="%1.%2.%3.%4.%5.%6."/>
      <w:lvlJc w:val="left"/>
      <w:pPr>
        <w:ind w:left="4426" w:hanging="936"/>
      </w:pPr>
      <w:rPr>
        <w:rFonts w:hint="default"/>
      </w:rPr>
    </w:lvl>
    <w:lvl w:ilvl="6">
      <w:start w:val="1"/>
      <w:numFmt w:val="decimal"/>
      <w:lvlText w:val="%1.%2.%3.%4.%5.%6.%7."/>
      <w:lvlJc w:val="left"/>
      <w:pPr>
        <w:ind w:left="4930" w:hanging="1080"/>
      </w:pPr>
      <w:rPr>
        <w:rFonts w:hint="default"/>
      </w:rPr>
    </w:lvl>
    <w:lvl w:ilvl="7">
      <w:start w:val="1"/>
      <w:numFmt w:val="decimal"/>
      <w:lvlText w:val="%1.%2.%3.%4.%5.%6.%7.%8."/>
      <w:lvlJc w:val="left"/>
      <w:pPr>
        <w:ind w:left="5434" w:hanging="1224"/>
      </w:pPr>
      <w:rPr>
        <w:rFonts w:hint="default"/>
      </w:rPr>
    </w:lvl>
    <w:lvl w:ilvl="8">
      <w:start w:val="1"/>
      <w:numFmt w:val="decimal"/>
      <w:lvlText w:val="%1.%2.%3.%4.%5.%6.%7.%8.%9."/>
      <w:lvlJc w:val="left"/>
      <w:pPr>
        <w:ind w:left="6010" w:hanging="1440"/>
      </w:pPr>
      <w:rPr>
        <w:rFonts w:hint="default"/>
      </w:rPr>
    </w:lvl>
  </w:abstractNum>
  <w:num w:numId="1" w16cid:durableId="219364153">
    <w:abstractNumId w:val="16"/>
  </w:num>
  <w:num w:numId="2" w16cid:durableId="96340761">
    <w:abstractNumId w:val="42"/>
  </w:num>
  <w:num w:numId="3" w16cid:durableId="927038755">
    <w:abstractNumId w:val="61"/>
  </w:num>
  <w:num w:numId="4" w16cid:durableId="1929384964">
    <w:abstractNumId w:val="6"/>
  </w:num>
  <w:num w:numId="5" w16cid:durableId="1045838689">
    <w:abstractNumId w:val="28"/>
  </w:num>
  <w:num w:numId="6" w16cid:durableId="1227838422">
    <w:abstractNumId w:val="23"/>
  </w:num>
  <w:num w:numId="7" w16cid:durableId="1105155869">
    <w:abstractNumId w:val="1"/>
  </w:num>
  <w:num w:numId="8" w16cid:durableId="713309116">
    <w:abstractNumId w:val="26"/>
  </w:num>
  <w:num w:numId="9" w16cid:durableId="328140196">
    <w:abstractNumId w:val="41"/>
  </w:num>
  <w:num w:numId="10" w16cid:durableId="1022122843">
    <w:abstractNumId w:val="19"/>
  </w:num>
  <w:num w:numId="11" w16cid:durableId="72432427">
    <w:abstractNumId w:val="22"/>
  </w:num>
  <w:num w:numId="12" w16cid:durableId="2044597272">
    <w:abstractNumId w:val="2"/>
  </w:num>
  <w:num w:numId="13" w16cid:durableId="1627203264">
    <w:abstractNumId w:val="39"/>
  </w:num>
  <w:num w:numId="14" w16cid:durableId="905606734">
    <w:abstractNumId w:val="43"/>
  </w:num>
  <w:num w:numId="15" w16cid:durableId="877276247">
    <w:abstractNumId w:val="25"/>
  </w:num>
  <w:num w:numId="16" w16cid:durableId="386730598">
    <w:abstractNumId w:val="7"/>
  </w:num>
  <w:num w:numId="17" w16cid:durableId="795149276">
    <w:abstractNumId w:val="30"/>
  </w:num>
  <w:num w:numId="18" w16cid:durableId="333722637">
    <w:abstractNumId w:val="5"/>
  </w:num>
  <w:num w:numId="19" w16cid:durableId="1469785307">
    <w:abstractNumId w:val="45"/>
  </w:num>
  <w:num w:numId="20" w16cid:durableId="1440679629">
    <w:abstractNumId w:val="15"/>
  </w:num>
  <w:num w:numId="21" w16cid:durableId="131674163">
    <w:abstractNumId w:val="38"/>
  </w:num>
  <w:num w:numId="22" w16cid:durableId="1141918996">
    <w:abstractNumId w:val="37"/>
  </w:num>
  <w:num w:numId="23" w16cid:durableId="901906720">
    <w:abstractNumId w:val="48"/>
  </w:num>
  <w:num w:numId="24" w16cid:durableId="1416703637">
    <w:abstractNumId w:val="63"/>
  </w:num>
  <w:num w:numId="25" w16cid:durableId="1072392757">
    <w:abstractNumId w:val="12"/>
  </w:num>
  <w:num w:numId="26" w16cid:durableId="1282035004">
    <w:abstractNumId w:val="29"/>
  </w:num>
  <w:num w:numId="27" w16cid:durableId="823201733">
    <w:abstractNumId w:val="44"/>
  </w:num>
  <w:num w:numId="28" w16cid:durableId="211384531">
    <w:abstractNumId w:val="49"/>
  </w:num>
  <w:num w:numId="29" w16cid:durableId="715934371">
    <w:abstractNumId w:val="56"/>
  </w:num>
  <w:num w:numId="30" w16cid:durableId="751127727">
    <w:abstractNumId w:val="32"/>
  </w:num>
  <w:num w:numId="31" w16cid:durableId="78211932">
    <w:abstractNumId w:val="10"/>
  </w:num>
  <w:num w:numId="32" w16cid:durableId="1432093368">
    <w:abstractNumId w:val="20"/>
  </w:num>
  <w:num w:numId="33" w16cid:durableId="1972249518">
    <w:abstractNumId w:val="31"/>
  </w:num>
  <w:num w:numId="34" w16cid:durableId="421924429">
    <w:abstractNumId w:val="59"/>
  </w:num>
  <w:num w:numId="35" w16cid:durableId="917594820">
    <w:abstractNumId w:val="47"/>
  </w:num>
  <w:num w:numId="36" w16cid:durableId="1734234492">
    <w:abstractNumId w:val="11"/>
  </w:num>
  <w:num w:numId="37" w16cid:durableId="1050038164">
    <w:abstractNumId w:val="64"/>
  </w:num>
  <w:num w:numId="38" w16cid:durableId="802189932">
    <w:abstractNumId w:val="46"/>
  </w:num>
  <w:num w:numId="39" w16cid:durableId="18969362">
    <w:abstractNumId w:val="53"/>
  </w:num>
  <w:num w:numId="40" w16cid:durableId="211888365">
    <w:abstractNumId w:val="40"/>
  </w:num>
  <w:num w:numId="41" w16cid:durableId="1682970393">
    <w:abstractNumId w:val="57"/>
  </w:num>
  <w:num w:numId="42" w16cid:durableId="1167985586">
    <w:abstractNumId w:val="35"/>
  </w:num>
  <w:num w:numId="43" w16cid:durableId="615059650">
    <w:abstractNumId w:val="50"/>
  </w:num>
  <w:num w:numId="44" w16cid:durableId="665936969">
    <w:abstractNumId w:val="36"/>
  </w:num>
  <w:num w:numId="45" w16cid:durableId="1009331936">
    <w:abstractNumId w:val="21"/>
  </w:num>
  <w:num w:numId="46" w16cid:durableId="1642268279">
    <w:abstractNumId w:val="0"/>
  </w:num>
  <w:num w:numId="47" w16cid:durableId="1827697240">
    <w:abstractNumId w:val="27"/>
  </w:num>
  <w:num w:numId="48" w16cid:durableId="430051645">
    <w:abstractNumId w:val="13"/>
  </w:num>
  <w:num w:numId="49" w16cid:durableId="2119786258">
    <w:abstractNumId w:val="54"/>
  </w:num>
  <w:num w:numId="50" w16cid:durableId="1605727743">
    <w:abstractNumId w:val="4"/>
  </w:num>
  <w:num w:numId="51" w16cid:durableId="393742022">
    <w:abstractNumId w:val="55"/>
  </w:num>
  <w:num w:numId="52" w16cid:durableId="646201152">
    <w:abstractNumId w:val="33"/>
  </w:num>
  <w:num w:numId="53" w16cid:durableId="1107307574">
    <w:abstractNumId w:val="8"/>
  </w:num>
  <w:num w:numId="54" w16cid:durableId="2061709640">
    <w:abstractNumId w:val="60"/>
  </w:num>
  <w:num w:numId="55" w16cid:durableId="12732284">
    <w:abstractNumId w:val="24"/>
  </w:num>
  <w:num w:numId="56" w16cid:durableId="320692453">
    <w:abstractNumId w:val="51"/>
  </w:num>
  <w:num w:numId="57" w16cid:durableId="472455762">
    <w:abstractNumId w:val="18"/>
  </w:num>
  <w:num w:numId="58" w16cid:durableId="1716079623">
    <w:abstractNumId w:val="3"/>
  </w:num>
  <w:num w:numId="59" w16cid:durableId="1807044662">
    <w:abstractNumId w:val="58"/>
  </w:num>
  <w:num w:numId="60" w16cid:durableId="1021859288">
    <w:abstractNumId w:val="62"/>
  </w:num>
  <w:num w:numId="61" w16cid:durableId="1143884880">
    <w:abstractNumId w:val="52"/>
  </w:num>
  <w:num w:numId="62" w16cid:durableId="393044795">
    <w:abstractNumId w:val="17"/>
  </w:num>
  <w:num w:numId="63" w16cid:durableId="1110704249">
    <w:abstractNumId w:val="34"/>
  </w:num>
  <w:num w:numId="64" w16cid:durableId="1353385724">
    <w:abstractNumId w:val="9"/>
  </w:num>
  <w:num w:numId="65" w16cid:durableId="332031203">
    <w:abstractNumId w:val="14"/>
  </w:num>
  <w:num w:numId="66" w16cid:durableId="449907328">
    <w:abstractNumId w:val="40"/>
  </w:num>
  <w:numIdMacAtCleanup w:val="6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ki Papenfus">
    <w15:presenceInfo w15:providerId="AD" w15:userId="S::npapenfus@openboxsoftware.com::2a405823-0c8b-419b-afb6-8159926c2e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trackRevisions/>
  <w:documentProtection w:edit="forms" w:enforcement="0"/>
  <w:defaultTabStop w:val="720"/>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0A4"/>
    <w:rsid w:val="00000CB8"/>
    <w:rsid w:val="00001847"/>
    <w:rsid w:val="000018F0"/>
    <w:rsid w:val="00001E4E"/>
    <w:rsid w:val="00003A5F"/>
    <w:rsid w:val="00004B78"/>
    <w:rsid w:val="00004EFF"/>
    <w:rsid w:val="0000535A"/>
    <w:rsid w:val="000065E5"/>
    <w:rsid w:val="00006E1B"/>
    <w:rsid w:val="00010E2A"/>
    <w:rsid w:val="00014B2B"/>
    <w:rsid w:val="00015F5E"/>
    <w:rsid w:val="00025719"/>
    <w:rsid w:val="0003086E"/>
    <w:rsid w:val="00030B6F"/>
    <w:rsid w:val="00030FA7"/>
    <w:rsid w:val="00031ABB"/>
    <w:rsid w:val="00042821"/>
    <w:rsid w:val="00046535"/>
    <w:rsid w:val="00047496"/>
    <w:rsid w:val="00054883"/>
    <w:rsid w:val="00054D11"/>
    <w:rsid w:val="00055F1B"/>
    <w:rsid w:val="00062826"/>
    <w:rsid w:val="000630A4"/>
    <w:rsid w:val="00063412"/>
    <w:rsid w:val="00064403"/>
    <w:rsid w:val="00072896"/>
    <w:rsid w:val="00072E61"/>
    <w:rsid w:val="00074348"/>
    <w:rsid w:val="00074746"/>
    <w:rsid w:val="000757BD"/>
    <w:rsid w:val="00076F33"/>
    <w:rsid w:val="00080DA7"/>
    <w:rsid w:val="00086A56"/>
    <w:rsid w:val="0009155D"/>
    <w:rsid w:val="00093D34"/>
    <w:rsid w:val="00094856"/>
    <w:rsid w:val="00094D71"/>
    <w:rsid w:val="00095DD2"/>
    <w:rsid w:val="00095E83"/>
    <w:rsid w:val="000968DA"/>
    <w:rsid w:val="000A0017"/>
    <w:rsid w:val="000A071E"/>
    <w:rsid w:val="000A1BF8"/>
    <w:rsid w:val="000A62D0"/>
    <w:rsid w:val="000A6CC5"/>
    <w:rsid w:val="000A78A0"/>
    <w:rsid w:val="000B09B4"/>
    <w:rsid w:val="000B159D"/>
    <w:rsid w:val="000B1FA7"/>
    <w:rsid w:val="000B3B0B"/>
    <w:rsid w:val="000B412D"/>
    <w:rsid w:val="000B58E2"/>
    <w:rsid w:val="000B6E6B"/>
    <w:rsid w:val="000C2943"/>
    <w:rsid w:val="000C2C75"/>
    <w:rsid w:val="000C3327"/>
    <w:rsid w:val="000C5AA8"/>
    <w:rsid w:val="000C5D10"/>
    <w:rsid w:val="000C6D75"/>
    <w:rsid w:val="000D0210"/>
    <w:rsid w:val="000D37AE"/>
    <w:rsid w:val="000D4B56"/>
    <w:rsid w:val="000D5178"/>
    <w:rsid w:val="000D5D49"/>
    <w:rsid w:val="000D723B"/>
    <w:rsid w:val="000E08CB"/>
    <w:rsid w:val="000E4DA6"/>
    <w:rsid w:val="000E7DB3"/>
    <w:rsid w:val="000F1CD0"/>
    <w:rsid w:val="000F3ACF"/>
    <w:rsid w:val="000F541C"/>
    <w:rsid w:val="000F54F3"/>
    <w:rsid w:val="001068EE"/>
    <w:rsid w:val="00107773"/>
    <w:rsid w:val="00107CE0"/>
    <w:rsid w:val="00107D8F"/>
    <w:rsid w:val="00111BED"/>
    <w:rsid w:val="0011440C"/>
    <w:rsid w:val="0011529E"/>
    <w:rsid w:val="0011552C"/>
    <w:rsid w:val="00125FA7"/>
    <w:rsid w:val="00130D33"/>
    <w:rsid w:val="001314B3"/>
    <w:rsid w:val="0013311F"/>
    <w:rsid w:val="00135A57"/>
    <w:rsid w:val="001402FF"/>
    <w:rsid w:val="00140CB9"/>
    <w:rsid w:val="00141FC2"/>
    <w:rsid w:val="00147EE5"/>
    <w:rsid w:val="00152A27"/>
    <w:rsid w:val="00153AF8"/>
    <w:rsid w:val="0015522C"/>
    <w:rsid w:val="00160804"/>
    <w:rsid w:val="00162530"/>
    <w:rsid w:val="00173AF5"/>
    <w:rsid w:val="00180E4F"/>
    <w:rsid w:val="001821E7"/>
    <w:rsid w:val="0018332F"/>
    <w:rsid w:val="001842B6"/>
    <w:rsid w:val="00185B1D"/>
    <w:rsid w:val="0018743C"/>
    <w:rsid w:val="001877F5"/>
    <w:rsid w:val="00187F0D"/>
    <w:rsid w:val="00191CF9"/>
    <w:rsid w:val="0019625C"/>
    <w:rsid w:val="00196987"/>
    <w:rsid w:val="00197EB6"/>
    <w:rsid w:val="001A37BD"/>
    <w:rsid w:val="001A46D0"/>
    <w:rsid w:val="001A4EA0"/>
    <w:rsid w:val="001A68EE"/>
    <w:rsid w:val="001A7C59"/>
    <w:rsid w:val="001B2485"/>
    <w:rsid w:val="001B2FEA"/>
    <w:rsid w:val="001C2F0B"/>
    <w:rsid w:val="001C3D62"/>
    <w:rsid w:val="001C4531"/>
    <w:rsid w:val="001C5F38"/>
    <w:rsid w:val="001C73BF"/>
    <w:rsid w:val="001D0184"/>
    <w:rsid w:val="001D252D"/>
    <w:rsid w:val="001D29D6"/>
    <w:rsid w:val="001D377D"/>
    <w:rsid w:val="001D59DC"/>
    <w:rsid w:val="001E0488"/>
    <w:rsid w:val="001E0859"/>
    <w:rsid w:val="001E4FA1"/>
    <w:rsid w:val="001F49FF"/>
    <w:rsid w:val="001F57E2"/>
    <w:rsid w:val="002012CC"/>
    <w:rsid w:val="00201E95"/>
    <w:rsid w:val="00203B6F"/>
    <w:rsid w:val="002073D0"/>
    <w:rsid w:val="002106EB"/>
    <w:rsid w:val="002107CF"/>
    <w:rsid w:val="00210B51"/>
    <w:rsid w:val="0021260C"/>
    <w:rsid w:val="00215373"/>
    <w:rsid w:val="00220E18"/>
    <w:rsid w:val="002219F2"/>
    <w:rsid w:val="002257FB"/>
    <w:rsid w:val="00226560"/>
    <w:rsid w:val="00230AD4"/>
    <w:rsid w:val="002314C4"/>
    <w:rsid w:val="002319F3"/>
    <w:rsid w:val="00234276"/>
    <w:rsid w:val="00235E7C"/>
    <w:rsid w:val="0023666B"/>
    <w:rsid w:val="00237049"/>
    <w:rsid w:val="0023738A"/>
    <w:rsid w:val="002378FA"/>
    <w:rsid w:val="0024156F"/>
    <w:rsid w:val="00241957"/>
    <w:rsid w:val="0024222E"/>
    <w:rsid w:val="00245877"/>
    <w:rsid w:val="00245E20"/>
    <w:rsid w:val="00246852"/>
    <w:rsid w:val="00247B5D"/>
    <w:rsid w:val="00250030"/>
    <w:rsid w:val="0025059F"/>
    <w:rsid w:val="00254997"/>
    <w:rsid w:val="00255805"/>
    <w:rsid w:val="0025771D"/>
    <w:rsid w:val="00257AD6"/>
    <w:rsid w:val="00260573"/>
    <w:rsid w:val="00261392"/>
    <w:rsid w:val="0026164F"/>
    <w:rsid w:val="00261EE9"/>
    <w:rsid w:val="00263FE3"/>
    <w:rsid w:val="00267144"/>
    <w:rsid w:val="00267503"/>
    <w:rsid w:val="002803BF"/>
    <w:rsid w:val="00282E80"/>
    <w:rsid w:val="00290151"/>
    <w:rsid w:val="00290CEE"/>
    <w:rsid w:val="0029161D"/>
    <w:rsid w:val="002931E5"/>
    <w:rsid w:val="002A353B"/>
    <w:rsid w:val="002A363B"/>
    <w:rsid w:val="002B41F3"/>
    <w:rsid w:val="002B4B53"/>
    <w:rsid w:val="002B6F88"/>
    <w:rsid w:val="002C4AEE"/>
    <w:rsid w:val="002C5E73"/>
    <w:rsid w:val="002C673A"/>
    <w:rsid w:val="002C717F"/>
    <w:rsid w:val="002C7239"/>
    <w:rsid w:val="002C7888"/>
    <w:rsid w:val="002D1303"/>
    <w:rsid w:val="002D1C70"/>
    <w:rsid w:val="002D6DC6"/>
    <w:rsid w:val="002E0867"/>
    <w:rsid w:val="002E4CD0"/>
    <w:rsid w:val="002E70B7"/>
    <w:rsid w:val="002F188E"/>
    <w:rsid w:val="002F1A65"/>
    <w:rsid w:val="002F29AE"/>
    <w:rsid w:val="002F2D3A"/>
    <w:rsid w:val="002F2ED4"/>
    <w:rsid w:val="002F471C"/>
    <w:rsid w:val="002F7FEA"/>
    <w:rsid w:val="0030017E"/>
    <w:rsid w:val="0030077E"/>
    <w:rsid w:val="00303E60"/>
    <w:rsid w:val="00304845"/>
    <w:rsid w:val="00306185"/>
    <w:rsid w:val="00310167"/>
    <w:rsid w:val="003117F8"/>
    <w:rsid w:val="003135FE"/>
    <w:rsid w:val="003155D9"/>
    <w:rsid w:val="0032005F"/>
    <w:rsid w:val="00320445"/>
    <w:rsid w:val="003215F8"/>
    <w:rsid w:val="00322C0D"/>
    <w:rsid w:val="0033173F"/>
    <w:rsid w:val="0033184C"/>
    <w:rsid w:val="00331D09"/>
    <w:rsid w:val="0033384B"/>
    <w:rsid w:val="003418E6"/>
    <w:rsid w:val="00343B7A"/>
    <w:rsid w:val="00352592"/>
    <w:rsid w:val="0035489F"/>
    <w:rsid w:val="00355271"/>
    <w:rsid w:val="003553D3"/>
    <w:rsid w:val="003575D5"/>
    <w:rsid w:val="00357978"/>
    <w:rsid w:val="00357ABD"/>
    <w:rsid w:val="003616F4"/>
    <w:rsid w:val="00362AF7"/>
    <w:rsid w:val="003632B1"/>
    <w:rsid w:val="00365A57"/>
    <w:rsid w:val="003670D9"/>
    <w:rsid w:val="00367FC3"/>
    <w:rsid w:val="003714FA"/>
    <w:rsid w:val="00374A0A"/>
    <w:rsid w:val="0038211A"/>
    <w:rsid w:val="0038610A"/>
    <w:rsid w:val="00392EFE"/>
    <w:rsid w:val="003A04D7"/>
    <w:rsid w:val="003A08DB"/>
    <w:rsid w:val="003A187C"/>
    <w:rsid w:val="003A1A1A"/>
    <w:rsid w:val="003A4D63"/>
    <w:rsid w:val="003A4E1B"/>
    <w:rsid w:val="003A62E1"/>
    <w:rsid w:val="003B085B"/>
    <w:rsid w:val="003B0C71"/>
    <w:rsid w:val="003C0C4E"/>
    <w:rsid w:val="003C156B"/>
    <w:rsid w:val="003C15AB"/>
    <w:rsid w:val="003C7CD5"/>
    <w:rsid w:val="003D018C"/>
    <w:rsid w:val="003D23EE"/>
    <w:rsid w:val="003D5697"/>
    <w:rsid w:val="003D60FF"/>
    <w:rsid w:val="003E1B39"/>
    <w:rsid w:val="003E1BC4"/>
    <w:rsid w:val="003E27ED"/>
    <w:rsid w:val="003E2D97"/>
    <w:rsid w:val="003E3094"/>
    <w:rsid w:val="003E3DD8"/>
    <w:rsid w:val="003E50EF"/>
    <w:rsid w:val="003E5858"/>
    <w:rsid w:val="003E71D3"/>
    <w:rsid w:val="003F1C3A"/>
    <w:rsid w:val="003F3B52"/>
    <w:rsid w:val="003F3CD1"/>
    <w:rsid w:val="003F3CDB"/>
    <w:rsid w:val="003F49F0"/>
    <w:rsid w:val="003F4EDC"/>
    <w:rsid w:val="00400BE8"/>
    <w:rsid w:val="0040487B"/>
    <w:rsid w:val="004052EE"/>
    <w:rsid w:val="0040788E"/>
    <w:rsid w:val="00407A35"/>
    <w:rsid w:val="00410B0A"/>
    <w:rsid w:val="00411BF2"/>
    <w:rsid w:val="004139B9"/>
    <w:rsid w:val="00414AFB"/>
    <w:rsid w:val="004171BF"/>
    <w:rsid w:val="0042078D"/>
    <w:rsid w:val="0042127F"/>
    <w:rsid w:val="00423B8A"/>
    <w:rsid w:val="00423FCC"/>
    <w:rsid w:val="00426251"/>
    <w:rsid w:val="0043187D"/>
    <w:rsid w:val="00432052"/>
    <w:rsid w:val="00432D52"/>
    <w:rsid w:val="00433B05"/>
    <w:rsid w:val="004351B9"/>
    <w:rsid w:val="00435F70"/>
    <w:rsid w:val="004378A0"/>
    <w:rsid w:val="00441621"/>
    <w:rsid w:val="004425E0"/>
    <w:rsid w:val="00443706"/>
    <w:rsid w:val="004444D4"/>
    <w:rsid w:val="00444C6A"/>
    <w:rsid w:val="00446602"/>
    <w:rsid w:val="004474C5"/>
    <w:rsid w:val="00451461"/>
    <w:rsid w:val="00452939"/>
    <w:rsid w:val="00452E29"/>
    <w:rsid w:val="00461EAD"/>
    <w:rsid w:val="00462437"/>
    <w:rsid w:val="0046566D"/>
    <w:rsid w:val="00467C42"/>
    <w:rsid w:val="00470064"/>
    <w:rsid w:val="00470EB8"/>
    <w:rsid w:val="00471A97"/>
    <w:rsid w:val="00472DD5"/>
    <w:rsid w:val="00473719"/>
    <w:rsid w:val="00473E55"/>
    <w:rsid w:val="004760ED"/>
    <w:rsid w:val="00477587"/>
    <w:rsid w:val="004816BC"/>
    <w:rsid w:val="004849C3"/>
    <w:rsid w:val="00485223"/>
    <w:rsid w:val="00485DFF"/>
    <w:rsid w:val="004927CD"/>
    <w:rsid w:val="00492B29"/>
    <w:rsid w:val="004A1E18"/>
    <w:rsid w:val="004A35B8"/>
    <w:rsid w:val="004A5152"/>
    <w:rsid w:val="004A68DE"/>
    <w:rsid w:val="004B3955"/>
    <w:rsid w:val="004B62C8"/>
    <w:rsid w:val="004B7738"/>
    <w:rsid w:val="004C058D"/>
    <w:rsid w:val="004C157B"/>
    <w:rsid w:val="004C2C93"/>
    <w:rsid w:val="004C30D7"/>
    <w:rsid w:val="004C48CE"/>
    <w:rsid w:val="004C4E8B"/>
    <w:rsid w:val="004C57E3"/>
    <w:rsid w:val="004C591F"/>
    <w:rsid w:val="004C6BAE"/>
    <w:rsid w:val="004D2A05"/>
    <w:rsid w:val="004D4305"/>
    <w:rsid w:val="004D5AD8"/>
    <w:rsid w:val="004D5B11"/>
    <w:rsid w:val="004D7C49"/>
    <w:rsid w:val="004D7CAA"/>
    <w:rsid w:val="004E0C03"/>
    <w:rsid w:val="004E6547"/>
    <w:rsid w:val="004E710C"/>
    <w:rsid w:val="004F3A71"/>
    <w:rsid w:val="004F4E6D"/>
    <w:rsid w:val="004F526D"/>
    <w:rsid w:val="004F59ED"/>
    <w:rsid w:val="005012B2"/>
    <w:rsid w:val="005033E5"/>
    <w:rsid w:val="00504FDD"/>
    <w:rsid w:val="00506B10"/>
    <w:rsid w:val="0051036E"/>
    <w:rsid w:val="00510D79"/>
    <w:rsid w:val="00511124"/>
    <w:rsid w:val="00514D79"/>
    <w:rsid w:val="0052119E"/>
    <w:rsid w:val="00524CC0"/>
    <w:rsid w:val="0052550C"/>
    <w:rsid w:val="005276FA"/>
    <w:rsid w:val="00527D26"/>
    <w:rsid w:val="00530B05"/>
    <w:rsid w:val="00534C47"/>
    <w:rsid w:val="0054171B"/>
    <w:rsid w:val="00544CB5"/>
    <w:rsid w:val="005461A8"/>
    <w:rsid w:val="00553804"/>
    <w:rsid w:val="00560C3B"/>
    <w:rsid w:val="005620E5"/>
    <w:rsid w:val="00562A87"/>
    <w:rsid w:val="0056477B"/>
    <w:rsid w:val="005647EF"/>
    <w:rsid w:val="0056730D"/>
    <w:rsid w:val="00571348"/>
    <w:rsid w:val="005713BD"/>
    <w:rsid w:val="005745D5"/>
    <w:rsid w:val="005759BE"/>
    <w:rsid w:val="00577229"/>
    <w:rsid w:val="00577747"/>
    <w:rsid w:val="0058333C"/>
    <w:rsid w:val="0058604E"/>
    <w:rsid w:val="00587168"/>
    <w:rsid w:val="00590437"/>
    <w:rsid w:val="0059095D"/>
    <w:rsid w:val="005979A4"/>
    <w:rsid w:val="005A15A6"/>
    <w:rsid w:val="005A2C7D"/>
    <w:rsid w:val="005A415A"/>
    <w:rsid w:val="005A63F3"/>
    <w:rsid w:val="005A70F3"/>
    <w:rsid w:val="005B1D7C"/>
    <w:rsid w:val="005B60A6"/>
    <w:rsid w:val="005B6968"/>
    <w:rsid w:val="005C0D45"/>
    <w:rsid w:val="005C11F8"/>
    <w:rsid w:val="005C1ADA"/>
    <w:rsid w:val="005C489D"/>
    <w:rsid w:val="005C65C3"/>
    <w:rsid w:val="005C78D7"/>
    <w:rsid w:val="005C7C98"/>
    <w:rsid w:val="005D137F"/>
    <w:rsid w:val="005D372C"/>
    <w:rsid w:val="005D408C"/>
    <w:rsid w:val="005D5E7B"/>
    <w:rsid w:val="005D6447"/>
    <w:rsid w:val="005D6B10"/>
    <w:rsid w:val="005D7526"/>
    <w:rsid w:val="005D7F5E"/>
    <w:rsid w:val="005E010B"/>
    <w:rsid w:val="005E2458"/>
    <w:rsid w:val="005E2673"/>
    <w:rsid w:val="005E580D"/>
    <w:rsid w:val="005F0D97"/>
    <w:rsid w:val="005F220A"/>
    <w:rsid w:val="005F4646"/>
    <w:rsid w:val="006037A3"/>
    <w:rsid w:val="006056E3"/>
    <w:rsid w:val="006066D9"/>
    <w:rsid w:val="006108B1"/>
    <w:rsid w:val="0061096F"/>
    <w:rsid w:val="00611901"/>
    <w:rsid w:val="0061209E"/>
    <w:rsid w:val="006137D5"/>
    <w:rsid w:val="006138A6"/>
    <w:rsid w:val="00614B8E"/>
    <w:rsid w:val="00615919"/>
    <w:rsid w:val="00622893"/>
    <w:rsid w:val="00622E85"/>
    <w:rsid w:val="006239BE"/>
    <w:rsid w:val="006243DC"/>
    <w:rsid w:val="0063013A"/>
    <w:rsid w:val="00630EBD"/>
    <w:rsid w:val="00632026"/>
    <w:rsid w:val="00633EA5"/>
    <w:rsid w:val="00637CAF"/>
    <w:rsid w:val="00641B85"/>
    <w:rsid w:val="00642B97"/>
    <w:rsid w:val="00642BE4"/>
    <w:rsid w:val="00644639"/>
    <w:rsid w:val="006453D0"/>
    <w:rsid w:val="0064638A"/>
    <w:rsid w:val="00646E49"/>
    <w:rsid w:val="0065157C"/>
    <w:rsid w:val="00651FCB"/>
    <w:rsid w:val="00656F6A"/>
    <w:rsid w:val="00657C76"/>
    <w:rsid w:val="00660AEF"/>
    <w:rsid w:val="00665592"/>
    <w:rsid w:val="00665B14"/>
    <w:rsid w:val="00671DC0"/>
    <w:rsid w:val="00673B77"/>
    <w:rsid w:val="006746FE"/>
    <w:rsid w:val="00675282"/>
    <w:rsid w:val="00675865"/>
    <w:rsid w:val="00676048"/>
    <w:rsid w:val="006773EF"/>
    <w:rsid w:val="006802D4"/>
    <w:rsid w:val="00683EC9"/>
    <w:rsid w:val="00687C1D"/>
    <w:rsid w:val="00687C4A"/>
    <w:rsid w:val="006909AC"/>
    <w:rsid w:val="00693413"/>
    <w:rsid w:val="0069447D"/>
    <w:rsid w:val="00695245"/>
    <w:rsid w:val="006964DB"/>
    <w:rsid w:val="0069706A"/>
    <w:rsid w:val="0069788B"/>
    <w:rsid w:val="006A0BC5"/>
    <w:rsid w:val="006A1A92"/>
    <w:rsid w:val="006A1BAD"/>
    <w:rsid w:val="006A3F28"/>
    <w:rsid w:val="006A4F50"/>
    <w:rsid w:val="006B1209"/>
    <w:rsid w:val="006B3497"/>
    <w:rsid w:val="006B5339"/>
    <w:rsid w:val="006B64D6"/>
    <w:rsid w:val="006C00CE"/>
    <w:rsid w:val="006C03E0"/>
    <w:rsid w:val="006C06DE"/>
    <w:rsid w:val="006C1CE7"/>
    <w:rsid w:val="006C200E"/>
    <w:rsid w:val="006C3E04"/>
    <w:rsid w:val="006C440E"/>
    <w:rsid w:val="006C4461"/>
    <w:rsid w:val="006C5537"/>
    <w:rsid w:val="006C6EAD"/>
    <w:rsid w:val="006D07EB"/>
    <w:rsid w:val="006D18A5"/>
    <w:rsid w:val="006D1A9F"/>
    <w:rsid w:val="006D1ACB"/>
    <w:rsid w:val="006D5792"/>
    <w:rsid w:val="006D6AE5"/>
    <w:rsid w:val="006E036C"/>
    <w:rsid w:val="006E2FA9"/>
    <w:rsid w:val="006E758E"/>
    <w:rsid w:val="006E7C4A"/>
    <w:rsid w:val="006F0833"/>
    <w:rsid w:val="006F4E84"/>
    <w:rsid w:val="006F553D"/>
    <w:rsid w:val="007029E4"/>
    <w:rsid w:val="00703CA1"/>
    <w:rsid w:val="0070592B"/>
    <w:rsid w:val="00714346"/>
    <w:rsid w:val="00717899"/>
    <w:rsid w:val="0072238C"/>
    <w:rsid w:val="00722FDD"/>
    <w:rsid w:val="00723B1E"/>
    <w:rsid w:val="007244CB"/>
    <w:rsid w:val="007308A1"/>
    <w:rsid w:val="0073222D"/>
    <w:rsid w:val="00732678"/>
    <w:rsid w:val="0073414F"/>
    <w:rsid w:val="00734FB9"/>
    <w:rsid w:val="007365DE"/>
    <w:rsid w:val="00744753"/>
    <w:rsid w:val="0076195C"/>
    <w:rsid w:val="007623D1"/>
    <w:rsid w:val="00764B74"/>
    <w:rsid w:val="007662D6"/>
    <w:rsid w:val="0076727A"/>
    <w:rsid w:val="00773805"/>
    <w:rsid w:val="00773A3F"/>
    <w:rsid w:val="0077460F"/>
    <w:rsid w:val="00774A99"/>
    <w:rsid w:val="007762E1"/>
    <w:rsid w:val="00782CAB"/>
    <w:rsid w:val="0078443A"/>
    <w:rsid w:val="00784BBF"/>
    <w:rsid w:val="007909A7"/>
    <w:rsid w:val="00790D12"/>
    <w:rsid w:val="00792CBC"/>
    <w:rsid w:val="007A0C33"/>
    <w:rsid w:val="007A58F3"/>
    <w:rsid w:val="007A67B0"/>
    <w:rsid w:val="007A7222"/>
    <w:rsid w:val="007B26BB"/>
    <w:rsid w:val="007B2EE3"/>
    <w:rsid w:val="007B3828"/>
    <w:rsid w:val="007B5E1F"/>
    <w:rsid w:val="007C1142"/>
    <w:rsid w:val="007C2C58"/>
    <w:rsid w:val="007C32BE"/>
    <w:rsid w:val="007C38AC"/>
    <w:rsid w:val="007C3EA1"/>
    <w:rsid w:val="007C49A9"/>
    <w:rsid w:val="007C7F76"/>
    <w:rsid w:val="007D0126"/>
    <w:rsid w:val="007D4D2A"/>
    <w:rsid w:val="007E7F36"/>
    <w:rsid w:val="007F0867"/>
    <w:rsid w:val="007F1D2A"/>
    <w:rsid w:val="007F4C1C"/>
    <w:rsid w:val="007F72D5"/>
    <w:rsid w:val="00801493"/>
    <w:rsid w:val="00804DA7"/>
    <w:rsid w:val="00805DCA"/>
    <w:rsid w:val="0080750B"/>
    <w:rsid w:val="00807BB4"/>
    <w:rsid w:val="00810599"/>
    <w:rsid w:val="00820BAE"/>
    <w:rsid w:val="00821655"/>
    <w:rsid w:val="00824A93"/>
    <w:rsid w:val="008257AA"/>
    <w:rsid w:val="00827FEF"/>
    <w:rsid w:val="00834AEA"/>
    <w:rsid w:val="0083561C"/>
    <w:rsid w:val="0084177E"/>
    <w:rsid w:val="00843DB4"/>
    <w:rsid w:val="00844AA2"/>
    <w:rsid w:val="00845EB1"/>
    <w:rsid w:val="00850AF6"/>
    <w:rsid w:val="00850DD8"/>
    <w:rsid w:val="00852047"/>
    <w:rsid w:val="00853A04"/>
    <w:rsid w:val="00854E6E"/>
    <w:rsid w:val="0086028E"/>
    <w:rsid w:val="00861BEA"/>
    <w:rsid w:val="008639AD"/>
    <w:rsid w:val="008646E3"/>
    <w:rsid w:val="008651A5"/>
    <w:rsid w:val="0086643D"/>
    <w:rsid w:val="008816B6"/>
    <w:rsid w:val="008825AB"/>
    <w:rsid w:val="00883E94"/>
    <w:rsid w:val="008841E1"/>
    <w:rsid w:val="008907E7"/>
    <w:rsid w:val="00890C74"/>
    <w:rsid w:val="008912BB"/>
    <w:rsid w:val="00891FDE"/>
    <w:rsid w:val="00893DC4"/>
    <w:rsid w:val="0089786D"/>
    <w:rsid w:val="008A0EF1"/>
    <w:rsid w:val="008A269E"/>
    <w:rsid w:val="008A541F"/>
    <w:rsid w:val="008B2EB9"/>
    <w:rsid w:val="008B3305"/>
    <w:rsid w:val="008B5C25"/>
    <w:rsid w:val="008B6904"/>
    <w:rsid w:val="008B7E1E"/>
    <w:rsid w:val="008C2D9F"/>
    <w:rsid w:val="008C3B6D"/>
    <w:rsid w:val="008C4288"/>
    <w:rsid w:val="008C442D"/>
    <w:rsid w:val="008C5616"/>
    <w:rsid w:val="008D055F"/>
    <w:rsid w:val="008D092D"/>
    <w:rsid w:val="008D2360"/>
    <w:rsid w:val="008D4A33"/>
    <w:rsid w:val="008D5CA3"/>
    <w:rsid w:val="008D65ED"/>
    <w:rsid w:val="008D6D59"/>
    <w:rsid w:val="008E03AC"/>
    <w:rsid w:val="008F297C"/>
    <w:rsid w:val="00901694"/>
    <w:rsid w:val="009017AF"/>
    <w:rsid w:val="00901F15"/>
    <w:rsid w:val="00903BF9"/>
    <w:rsid w:val="00903DDE"/>
    <w:rsid w:val="00905793"/>
    <w:rsid w:val="0090665D"/>
    <w:rsid w:val="0090749D"/>
    <w:rsid w:val="00907C9E"/>
    <w:rsid w:val="00907D57"/>
    <w:rsid w:val="0092179C"/>
    <w:rsid w:val="00923229"/>
    <w:rsid w:val="00923936"/>
    <w:rsid w:val="009255EE"/>
    <w:rsid w:val="009262CA"/>
    <w:rsid w:val="0093304E"/>
    <w:rsid w:val="009345C9"/>
    <w:rsid w:val="00935C25"/>
    <w:rsid w:val="00936B7F"/>
    <w:rsid w:val="009373AD"/>
    <w:rsid w:val="00944308"/>
    <w:rsid w:val="00952494"/>
    <w:rsid w:val="0095417A"/>
    <w:rsid w:val="0095426E"/>
    <w:rsid w:val="009553F4"/>
    <w:rsid w:val="00960D4B"/>
    <w:rsid w:val="00961D4C"/>
    <w:rsid w:val="00962486"/>
    <w:rsid w:val="00964EFB"/>
    <w:rsid w:val="00964F43"/>
    <w:rsid w:val="0096733C"/>
    <w:rsid w:val="009677D8"/>
    <w:rsid w:val="00970777"/>
    <w:rsid w:val="00971006"/>
    <w:rsid w:val="00975909"/>
    <w:rsid w:val="009765EF"/>
    <w:rsid w:val="00984BE1"/>
    <w:rsid w:val="009865C3"/>
    <w:rsid w:val="00990290"/>
    <w:rsid w:val="00993F21"/>
    <w:rsid w:val="009941D0"/>
    <w:rsid w:val="009951E6"/>
    <w:rsid w:val="0099580C"/>
    <w:rsid w:val="009959E3"/>
    <w:rsid w:val="009A015A"/>
    <w:rsid w:val="009A1C51"/>
    <w:rsid w:val="009A318F"/>
    <w:rsid w:val="009A35FE"/>
    <w:rsid w:val="009A4807"/>
    <w:rsid w:val="009A4F5F"/>
    <w:rsid w:val="009B0A45"/>
    <w:rsid w:val="009B2343"/>
    <w:rsid w:val="009B6D84"/>
    <w:rsid w:val="009B7541"/>
    <w:rsid w:val="009C0FCB"/>
    <w:rsid w:val="009C123F"/>
    <w:rsid w:val="009C2F6B"/>
    <w:rsid w:val="009C5CEC"/>
    <w:rsid w:val="009D03A6"/>
    <w:rsid w:val="009D11AF"/>
    <w:rsid w:val="009D122A"/>
    <w:rsid w:val="009D3337"/>
    <w:rsid w:val="009D6300"/>
    <w:rsid w:val="009D673C"/>
    <w:rsid w:val="009D6C55"/>
    <w:rsid w:val="009E0DC3"/>
    <w:rsid w:val="009E1475"/>
    <w:rsid w:val="009E220E"/>
    <w:rsid w:val="009E3A49"/>
    <w:rsid w:val="009E3D06"/>
    <w:rsid w:val="009E4921"/>
    <w:rsid w:val="009E76D2"/>
    <w:rsid w:val="009E7B42"/>
    <w:rsid w:val="009F1972"/>
    <w:rsid w:val="009F1F4D"/>
    <w:rsid w:val="009F319B"/>
    <w:rsid w:val="009F3851"/>
    <w:rsid w:val="009F7FA3"/>
    <w:rsid w:val="00A00132"/>
    <w:rsid w:val="00A03E61"/>
    <w:rsid w:val="00A04AF8"/>
    <w:rsid w:val="00A06103"/>
    <w:rsid w:val="00A07D36"/>
    <w:rsid w:val="00A11593"/>
    <w:rsid w:val="00A11FF5"/>
    <w:rsid w:val="00A15EBB"/>
    <w:rsid w:val="00A170A1"/>
    <w:rsid w:val="00A17D9E"/>
    <w:rsid w:val="00A210AD"/>
    <w:rsid w:val="00A241C4"/>
    <w:rsid w:val="00A2701B"/>
    <w:rsid w:val="00A35D02"/>
    <w:rsid w:val="00A403EB"/>
    <w:rsid w:val="00A453C8"/>
    <w:rsid w:val="00A47669"/>
    <w:rsid w:val="00A47DDA"/>
    <w:rsid w:val="00A53650"/>
    <w:rsid w:val="00A56658"/>
    <w:rsid w:val="00A56A67"/>
    <w:rsid w:val="00A61F15"/>
    <w:rsid w:val="00A6384E"/>
    <w:rsid w:val="00A64186"/>
    <w:rsid w:val="00A669A0"/>
    <w:rsid w:val="00A737AB"/>
    <w:rsid w:val="00A751EB"/>
    <w:rsid w:val="00A8031F"/>
    <w:rsid w:val="00A806F5"/>
    <w:rsid w:val="00A80A9A"/>
    <w:rsid w:val="00A819F0"/>
    <w:rsid w:val="00A831BB"/>
    <w:rsid w:val="00A83CA4"/>
    <w:rsid w:val="00A84419"/>
    <w:rsid w:val="00A924DF"/>
    <w:rsid w:val="00A92A72"/>
    <w:rsid w:val="00A93D15"/>
    <w:rsid w:val="00A94719"/>
    <w:rsid w:val="00A94764"/>
    <w:rsid w:val="00A974E6"/>
    <w:rsid w:val="00A977E9"/>
    <w:rsid w:val="00A97E43"/>
    <w:rsid w:val="00AB167A"/>
    <w:rsid w:val="00AB520A"/>
    <w:rsid w:val="00AB528F"/>
    <w:rsid w:val="00AB6B0A"/>
    <w:rsid w:val="00AB6E0E"/>
    <w:rsid w:val="00AC0CFA"/>
    <w:rsid w:val="00AC1D68"/>
    <w:rsid w:val="00AC31B0"/>
    <w:rsid w:val="00AC58D9"/>
    <w:rsid w:val="00AD02D6"/>
    <w:rsid w:val="00AD1CE2"/>
    <w:rsid w:val="00AD3385"/>
    <w:rsid w:val="00AD3EC0"/>
    <w:rsid w:val="00AD4BC5"/>
    <w:rsid w:val="00AD5A88"/>
    <w:rsid w:val="00AD7597"/>
    <w:rsid w:val="00AE09E9"/>
    <w:rsid w:val="00AE1C54"/>
    <w:rsid w:val="00AE3857"/>
    <w:rsid w:val="00AE68FD"/>
    <w:rsid w:val="00AF46F0"/>
    <w:rsid w:val="00AF76FC"/>
    <w:rsid w:val="00AF7DFB"/>
    <w:rsid w:val="00B00F7F"/>
    <w:rsid w:val="00B035F6"/>
    <w:rsid w:val="00B043C7"/>
    <w:rsid w:val="00B05CA0"/>
    <w:rsid w:val="00B0761D"/>
    <w:rsid w:val="00B10463"/>
    <w:rsid w:val="00B14240"/>
    <w:rsid w:val="00B15541"/>
    <w:rsid w:val="00B15E79"/>
    <w:rsid w:val="00B16795"/>
    <w:rsid w:val="00B32A33"/>
    <w:rsid w:val="00B330B8"/>
    <w:rsid w:val="00B339C6"/>
    <w:rsid w:val="00B34619"/>
    <w:rsid w:val="00B35D04"/>
    <w:rsid w:val="00B4131F"/>
    <w:rsid w:val="00B4294D"/>
    <w:rsid w:val="00B42DF6"/>
    <w:rsid w:val="00B4377A"/>
    <w:rsid w:val="00B457C0"/>
    <w:rsid w:val="00B47FC8"/>
    <w:rsid w:val="00B51930"/>
    <w:rsid w:val="00B5443A"/>
    <w:rsid w:val="00B57206"/>
    <w:rsid w:val="00B60347"/>
    <w:rsid w:val="00B64BDE"/>
    <w:rsid w:val="00B65A1C"/>
    <w:rsid w:val="00B67210"/>
    <w:rsid w:val="00B675D3"/>
    <w:rsid w:val="00B720A3"/>
    <w:rsid w:val="00B729C1"/>
    <w:rsid w:val="00B72F72"/>
    <w:rsid w:val="00B75635"/>
    <w:rsid w:val="00B80678"/>
    <w:rsid w:val="00B828CE"/>
    <w:rsid w:val="00B844C0"/>
    <w:rsid w:val="00B85501"/>
    <w:rsid w:val="00B85696"/>
    <w:rsid w:val="00B8586E"/>
    <w:rsid w:val="00B8747C"/>
    <w:rsid w:val="00B92D49"/>
    <w:rsid w:val="00B94770"/>
    <w:rsid w:val="00B95315"/>
    <w:rsid w:val="00BA0DAC"/>
    <w:rsid w:val="00BA5C93"/>
    <w:rsid w:val="00BA77B4"/>
    <w:rsid w:val="00BB08D0"/>
    <w:rsid w:val="00BB0E5F"/>
    <w:rsid w:val="00BB2E9C"/>
    <w:rsid w:val="00BB391A"/>
    <w:rsid w:val="00BB598C"/>
    <w:rsid w:val="00BB6B21"/>
    <w:rsid w:val="00BC09FB"/>
    <w:rsid w:val="00BC13D7"/>
    <w:rsid w:val="00BC56B1"/>
    <w:rsid w:val="00BC7EB9"/>
    <w:rsid w:val="00BD2C76"/>
    <w:rsid w:val="00BD34C2"/>
    <w:rsid w:val="00BD4D68"/>
    <w:rsid w:val="00BD799A"/>
    <w:rsid w:val="00BE2B88"/>
    <w:rsid w:val="00BE4FFC"/>
    <w:rsid w:val="00BE6B91"/>
    <w:rsid w:val="00BE6CCF"/>
    <w:rsid w:val="00BE7B49"/>
    <w:rsid w:val="00BF209E"/>
    <w:rsid w:val="00BF31C8"/>
    <w:rsid w:val="00BF4626"/>
    <w:rsid w:val="00BF4C57"/>
    <w:rsid w:val="00BF5DA9"/>
    <w:rsid w:val="00BF73CB"/>
    <w:rsid w:val="00BF799F"/>
    <w:rsid w:val="00C04A9D"/>
    <w:rsid w:val="00C04F6D"/>
    <w:rsid w:val="00C07866"/>
    <w:rsid w:val="00C13E00"/>
    <w:rsid w:val="00C15209"/>
    <w:rsid w:val="00C2177C"/>
    <w:rsid w:val="00C217CE"/>
    <w:rsid w:val="00C220BE"/>
    <w:rsid w:val="00C22F23"/>
    <w:rsid w:val="00C237EF"/>
    <w:rsid w:val="00C25D7F"/>
    <w:rsid w:val="00C27F27"/>
    <w:rsid w:val="00C31BAD"/>
    <w:rsid w:val="00C332A9"/>
    <w:rsid w:val="00C35612"/>
    <w:rsid w:val="00C3587E"/>
    <w:rsid w:val="00C41730"/>
    <w:rsid w:val="00C446B8"/>
    <w:rsid w:val="00C5139B"/>
    <w:rsid w:val="00C51504"/>
    <w:rsid w:val="00C52F23"/>
    <w:rsid w:val="00C532F9"/>
    <w:rsid w:val="00C53677"/>
    <w:rsid w:val="00C54AF4"/>
    <w:rsid w:val="00C63482"/>
    <w:rsid w:val="00C64A7C"/>
    <w:rsid w:val="00C65597"/>
    <w:rsid w:val="00C67125"/>
    <w:rsid w:val="00C7204C"/>
    <w:rsid w:val="00C721C2"/>
    <w:rsid w:val="00C72E9E"/>
    <w:rsid w:val="00C73918"/>
    <w:rsid w:val="00C75CE6"/>
    <w:rsid w:val="00C80116"/>
    <w:rsid w:val="00C806C2"/>
    <w:rsid w:val="00C8071C"/>
    <w:rsid w:val="00C807DB"/>
    <w:rsid w:val="00C80D98"/>
    <w:rsid w:val="00C81884"/>
    <w:rsid w:val="00C81CF4"/>
    <w:rsid w:val="00C84F48"/>
    <w:rsid w:val="00C86F18"/>
    <w:rsid w:val="00C92A0F"/>
    <w:rsid w:val="00C93D0E"/>
    <w:rsid w:val="00C9472A"/>
    <w:rsid w:val="00C95DB2"/>
    <w:rsid w:val="00C9732D"/>
    <w:rsid w:val="00CA10B4"/>
    <w:rsid w:val="00CA1155"/>
    <w:rsid w:val="00CA1E6B"/>
    <w:rsid w:val="00CA227C"/>
    <w:rsid w:val="00CA2ACD"/>
    <w:rsid w:val="00CA6F1B"/>
    <w:rsid w:val="00CA7ED2"/>
    <w:rsid w:val="00CB0103"/>
    <w:rsid w:val="00CB22D9"/>
    <w:rsid w:val="00CB3281"/>
    <w:rsid w:val="00CB4D48"/>
    <w:rsid w:val="00CB6562"/>
    <w:rsid w:val="00CB6A6C"/>
    <w:rsid w:val="00CC0583"/>
    <w:rsid w:val="00CC1BE8"/>
    <w:rsid w:val="00CC5E1D"/>
    <w:rsid w:val="00CC6EC2"/>
    <w:rsid w:val="00CD370E"/>
    <w:rsid w:val="00CD4A94"/>
    <w:rsid w:val="00CD4C46"/>
    <w:rsid w:val="00CE0B51"/>
    <w:rsid w:val="00CE28F4"/>
    <w:rsid w:val="00CE3AB2"/>
    <w:rsid w:val="00CE4DB8"/>
    <w:rsid w:val="00CF00BD"/>
    <w:rsid w:val="00CF15C0"/>
    <w:rsid w:val="00CF4B84"/>
    <w:rsid w:val="00CF4D5D"/>
    <w:rsid w:val="00D00C8F"/>
    <w:rsid w:val="00D00CAA"/>
    <w:rsid w:val="00D012E2"/>
    <w:rsid w:val="00D03E7E"/>
    <w:rsid w:val="00D04A4E"/>
    <w:rsid w:val="00D11BFF"/>
    <w:rsid w:val="00D1684C"/>
    <w:rsid w:val="00D17F7A"/>
    <w:rsid w:val="00D237DB"/>
    <w:rsid w:val="00D2528F"/>
    <w:rsid w:val="00D25870"/>
    <w:rsid w:val="00D25ED0"/>
    <w:rsid w:val="00D26FAC"/>
    <w:rsid w:val="00D27C03"/>
    <w:rsid w:val="00D34FB5"/>
    <w:rsid w:val="00D35098"/>
    <w:rsid w:val="00D41008"/>
    <w:rsid w:val="00D43005"/>
    <w:rsid w:val="00D43679"/>
    <w:rsid w:val="00D4445B"/>
    <w:rsid w:val="00D46AE7"/>
    <w:rsid w:val="00D47801"/>
    <w:rsid w:val="00D5043D"/>
    <w:rsid w:val="00D53622"/>
    <w:rsid w:val="00D54494"/>
    <w:rsid w:val="00D562E5"/>
    <w:rsid w:val="00D61CE8"/>
    <w:rsid w:val="00D632C1"/>
    <w:rsid w:val="00D639C5"/>
    <w:rsid w:val="00D63E7F"/>
    <w:rsid w:val="00D644FB"/>
    <w:rsid w:val="00D71ED4"/>
    <w:rsid w:val="00D7203E"/>
    <w:rsid w:val="00D7227E"/>
    <w:rsid w:val="00D728C1"/>
    <w:rsid w:val="00D7455D"/>
    <w:rsid w:val="00D77926"/>
    <w:rsid w:val="00D814B6"/>
    <w:rsid w:val="00D81B6F"/>
    <w:rsid w:val="00D8366D"/>
    <w:rsid w:val="00D91382"/>
    <w:rsid w:val="00D92A73"/>
    <w:rsid w:val="00D941A4"/>
    <w:rsid w:val="00D94D7A"/>
    <w:rsid w:val="00D95015"/>
    <w:rsid w:val="00D97674"/>
    <w:rsid w:val="00DA0D1D"/>
    <w:rsid w:val="00DA1F02"/>
    <w:rsid w:val="00DA3350"/>
    <w:rsid w:val="00DA3961"/>
    <w:rsid w:val="00DA514C"/>
    <w:rsid w:val="00DA6B31"/>
    <w:rsid w:val="00DB0827"/>
    <w:rsid w:val="00DB5916"/>
    <w:rsid w:val="00DC11D4"/>
    <w:rsid w:val="00DC18CE"/>
    <w:rsid w:val="00DC5F89"/>
    <w:rsid w:val="00DC72C4"/>
    <w:rsid w:val="00DD15F9"/>
    <w:rsid w:val="00DD360F"/>
    <w:rsid w:val="00DD56D6"/>
    <w:rsid w:val="00DD78A7"/>
    <w:rsid w:val="00DF029F"/>
    <w:rsid w:val="00E000C9"/>
    <w:rsid w:val="00E038C8"/>
    <w:rsid w:val="00E0395B"/>
    <w:rsid w:val="00E0731F"/>
    <w:rsid w:val="00E1392E"/>
    <w:rsid w:val="00E13D86"/>
    <w:rsid w:val="00E15971"/>
    <w:rsid w:val="00E16224"/>
    <w:rsid w:val="00E17ACC"/>
    <w:rsid w:val="00E21A89"/>
    <w:rsid w:val="00E22C76"/>
    <w:rsid w:val="00E23BDE"/>
    <w:rsid w:val="00E2514C"/>
    <w:rsid w:val="00E257A1"/>
    <w:rsid w:val="00E26865"/>
    <w:rsid w:val="00E32A9A"/>
    <w:rsid w:val="00E3319F"/>
    <w:rsid w:val="00E35103"/>
    <w:rsid w:val="00E37108"/>
    <w:rsid w:val="00E40D38"/>
    <w:rsid w:val="00E41605"/>
    <w:rsid w:val="00E4200E"/>
    <w:rsid w:val="00E42617"/>
    <w:rsid w:val="00E42FC7"/>
    <w:rsid w:val="00E44C33"/>
    <w:rsid w:val="00E450C0"/>
    <w:rsid w:val="00E458B7"/>
    <w:rsid w:val="00E45E38"/>
    <w:rsid w:val="00E470C8"/>
    <w:rsid w:val="00E47DAE"/>
    <w:rsid w:val="00E5023B"/>
    <w:rsid w:val="00E502CB"/>
    <w:rsid w:val="00E51730"/>
    <w:rsid w:val="00E518CA"/>
    <w:rsid w:val="00E55BA7"/>
    <w:rsid w:val="00E618EE"/>
    <w:rsid w:val="00E65817"/>
    <w:rsid w:val="00E67AA0"/>
    <w:rsid w:val="00E67E7B"/>
    <w:rsid w:val="00E727C0"/>
    <w:rsid w:val="00E7457C"/>
    <w:rsid w:val="00E74DE0"/>
    <w:rsid w:val="00E80311"/>
    <w:rsid w:val="00E80B52"/>
    <w:rsid w:val="00E820F5"/>
    <w:rsid w:val="00E8278A"/>
    <w:rsid w:val="00E82DF9"/>
    <w:rsid w:val="00E834EC"/>
    <w:rsid w:val="00E857B8"/>
    <w:rsid w:val="00E90313"/>
    <w:rsid w:val="00E90852"/>
    <w:rsid w:val="00E934D9"/>
    <w:rsid w:val="00EA1F05"/>
    <w:rsid w:val="00EA3720"/>
    <w:rsid w:val="00EA39A0"/>
    <w:rsid w:val="00EA55C7"/>
    <w:rsid w:val="00EA59BA"/>
    <w:rsid w:val="00EA64AE"/>
    <w:rsid w:val="00EA7154"/>
    <w:rsid w:val="00EB2E43"/>
    <w:rsid w:val="00EB4C3A"/>
    <w:rsid w:val="00EB4F2F"/>
    <w:rsid w:val="00EB5EE4"/>
    <w:rsid w:val="00ED09E2"/>
    <w:rsid w:val="00ED16D4"/>
    <w:rsid w:val="00ED330C"/>
    <w:rsid w:val="00ED64EB"/>
    <w:rsid w:val="00EE2429"/>
    <w:rsid w:val="00EE2E9C"/>
    <w:rsid w:val="00EE51B1"/>
    <w:rsid w:val="00EE5604"/>
    <w:rsid w:val="00EF0582"/>
    <w:rsid w:val="00EF740F"/>
    <w:rsid w:val="00F0592F"/>
    <w:rsid w:val="00F06D72"/>
    <w:rsid w:val="00F16378"/>
    <w:rsid w:val="00F16DF9"/>
    <w:rsid w:val="00F171ED"/>
    <w:rsid w:val="00F173AA"/>
    <w:rsid w:val="00F17E34"/>
    <w:rsid w:val="00F2086A"/>
    <w:rsid w:val="00F243BA"/>
    <w:rsid w:val="00F27416"/>
    <w:rsid w:val="00F2798F"/>
    <w:rsid w:val="00F30DE3"/>
    <w:rsid w:val="00F35289"/>
    <w:rsid w:val="00F4042B"/>
    <w:rsid w:val="00F43378"/>
    <w:rsid w:val="00F463BA"/>
    <w:rsid w:val="00F46F57"/>
    <w:rsid w:val="00F47FFC"/>
    <w:rsid w:val="00F51445"/>
    <w:rsid w:val="00F51AE2"/>
    <w:rsid w:val="00F56428"/>
    <w:rsid w:val="00F61135"/>
    <w:rsid w:val="00F61F48"/>
    <w:rsid w:val="00F61F5B"/>
    <w:rsid w:val="00F65658"/>
    <w:rsid w:val="00F7020D"/>
    <w:rsid w:val="00F74D74"/>
    <w:rsid w:val="00F7508E"/>
    <w:rsid w:val="00F80BBA"/>
    <w:rsid w:val="00F8218D"/>
    <w:rsid w:val="00F86A41"/>
    <w:rsid w:val="00F87A18"/>
    <w:rsid w:val="00F95892"/>
    <w:rsid w:val="00F959F9"/>
    <w:rsid w:val="00F96087"/>
    <w:rsid w:val="00F97884"/>
    <w:rsid w:val="00F97BD3"/>
    <w:rsid w:val="00F97CC0"/>
    <w:rsid w:val="00FA0E8F"/>
    <w:rsid w:val="00FA110E"/>
    <w:rsid w:val="00FA1B07"/>
    <w:rsid w:val="00FA347A"/>
    <w:rsid w:val="00FA4701"/>
    <w:rsid w:val="00FA5492"/>
    <w:rsid w:val="00FA60F9"/>
    <w:rsid w:val="00FA64A5"/>
    <w:rsid w:val="00FA7345"/>
    <w:rsid w:val="00FA7B7E"/>
    <w:rsid w:val="00FB0D70"/>
    <w:rsid w:val="00FB24E8"/>
    <w:rsid w:val="00FB2D7D"/>
    <w:rsid w:val="00FB45C6"/>
    <w:rsid w:val="00FB61CF"/>
    <w:rsid w:val="00FB61ED"/>
    <w:rsid w:val="00FB71EB"/>
    <w:rsid w:val="00FB766C"/>
    <w:rsid w:val="00FB7C5C"/>
    <w:rsid w:val="00FC08ED"/>
    <w:rsid w:val="00FC09E4"/>
    <w:rsid w:val="00FC1944"/>
    <w:rsid w:val="00FC43C3"/>
    <w:rsid w:val="00FC52E6"/>
    <w:rsid w:val="00FC669F"/>
    <w:rsid w:val="00FD340E"/>
    <w:rsid w:val="00FD3937"/>
    <w:rsid w:val="00FD493A"/>
    <w:rsid w:val="00FD7334"/>
    <w:rsid w:val="00FE164B"/>
    <w:rsid w:val="00FE2025"/>
    <w:rsid w:val="00FE3659"/>
    <w:rsid w:val="00FE4740"/>
    <w:rsid w:val="00FE6543"/>
    <w:rsid w:val="00FF1175"/>
    <w:rsid w:val="00FF1799"/>
    <w:rsid w:val="00FF1E4A"/>
    <w:rsid w:val="00FF2048"/>
    <w:rsid w:val="00FF5FE0"/>
    <w:rsid w:val="035ABC20"/>
    <w:rsid w:val="45C79B42"/>
    <w:rsid w:val="4F178A8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B3ACB"/>
  <w15:chartTrackingRefBased/>
  <w15:docId w15:val="{1D4996DB-15DD-E144-8C77-4B049B82E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717F"/>
    <w:rPr>
      <w:rFonts w:ascii="Times New Roman" w:eastAsia="Times New Roman" w:hAnsi="Times New Roman" w:cs="Times New Roman"/>
      <w:lang w:eastAsia="en-GB"/>
    </w:rPr>
  </w:style>
  <w:style w:type="paragraph" w:styleId="Heading1">
    <w:name w:val="heading 1"/>
    <w:basedOn w:val="Normal"/>
    <w:link w:val="Heading1Char"/>
    <w:qFormat/>
    <w:rsid w:val="0056477B"/>
    <w:pPr>
      <w:numPr>
        <w:numId w:val="40"/>
      </w:numPr>
      <w:overflowPunct w:val="0"/>
      <w:autoSpaceDE w:val="0"/>
      <w:autoSpaceDN w:val="0"/>
      <w:adjustRightInd w:val="0"/>
      <w:spacing w:after="240"/>
      <w:textAlignment w:val="baseline"/>
      <w:outlineLvl w:val="0"/>
    </w:pPr>
    <w:rPr>
      <w:rFonts w:ascii="Arial" w:hAnsi="Arial"/>
      <w:kern w:val="28"/>
      <w:sz w:val="22"/>
      <w:szCs w:val="20"/>
      <w:lang w:eastAsia="en-US"/>
    </w:rPr>
  </w:style>
  <w:style w:type="paragraph" w:styleId="Heading2">
    <w:name w:val="heading 2"/>
    <w:basedOn w:val="Normal"/>
    <w:link w:val="Heading2Char"/>
    <w:qFormat/>
    <w:rsid w:val="0056477B"/>
    <w:pPr>
      <w:numPr>
        <w:ilvl w:val="1"/>
        <w:numId w:val="40"/>
      </w:numPr>
      <w:overflowPunct w:val="0"/>
      <w:autoSpaceDE w:val="0"/>
      <w:autoSpaceDN w:val="0"/>
      <w:adjustRightInd w:val="0"/>
      <w:spacing w:after="240"/>
      <w:textAlignment w:val="baseline"/>
      <w:outlineLvl w:val="1"/>
    </w:pPr>
    <w:rPr>
      <w:rFonts w:ascii="Arial" w:hAnsi="Arial"/>
      <w:sz w:val="22"/>
      <w:szCs w:val="20"/>
      <w:lang w:eastAsia="en-US"/>
    </w:rPr>
  </w:style>
  <w:style w:type="paragraph" w:styleId="Heading3">
    <w:name w:val="heading 3"/>
    <w:basedOn w:val="Normal"/>
    <w:link w:val="Heading3Char"/>
    <w:qFormat/>
    <w:rsid w:val="0056477B"/>
    <w:pPr>
      <w:numPr>
        <w:ilvl w:val="2"/>
        <w:numId w:val="40"/>
      </w:numPr>
      <w:overflowPunct w:val="0"/>
      <w:autoSpaceDE w:val="0"/>
      <w:autoSpaceDN w:val="0"/>
      <w:adjustRightInd w:val="0"/>
      <w:spacing w:after="240"/>
      <w:textAlignment w:val="baseline"/>
      <w:outlineLvl w:val="2"/>
    </w:pPr>
    <w:rPr>
      <w:rFonts w:ascii="Arial" w:hAnsi="Arial"/>
      <w:sz w:val="22"/>
      <w:szCs w:val="20"/>
      <w:lang w:eastAsia="en-US"/>
    </w:rPr>
  </w:style>
  <w:style w:type="paragraph" w:styleId="Heading4">
    <w:name w:val="heading 4"/>
    <w:basedOn w:val="Normal"/>
    <w:link w:val="Heading4Char"/>
    <w:qFormat/>
    <w:rsid w:val="0056477B"/>
    <w:pPr>
      <w:keepNext/>
      <w:numPr>
        <w:ilvl w:val="3"/>
        <w:numId w:val="40"/>
      </w:numPr>
      <w:overflowPunct w:val="0"/>
      <w:autoSpaceDE w:val="0"/>
      <w:autoSpaceDN w:val="0"/>
      <w:adjustRightInd w:val="0"/>
      <w:spacing w:after="240"/>
      <w:textAlignment w:val="baseline"/>
      <w:outlineLvl w:val="3"/>
    </w:pPr>
    <w:rPr>
      <w:rFonts w:ascii="Arial" w:hAnsi="Arial"/>
      <w:sz w:val="22"/>
      <w:szCs w:val="20"/>
      <w:lang w:eastAsia="en-US"/>
    </w:rPr>
  </w:style>
  <w:style w:type="paragraph" w:styleId="Heading5">
    <w:name w:val="heading 5"/>
    <w:basedOn w:val="Normal"/>
    <w:link w:val="Heading5Char"/>
    <w:qFormat/>
    <w:rsid w:val="0056477B"/>
    <w:pPr>
      <w:numPr>
        <w:ilvl w:val="4"/>
        <w:numId w:val="40"/>
      </w:numPr>
      <w:overflowPunct w:val="0"/>
      <w:autoSpaceDE w:val="0"/>
      <w:autoSpaceDN w:val="0"/>
      <w:adjustRightInd w:val="0"/>
      <w:spacing w:after="240"/>
      <w:textAlignment w:val="baseline"/>
      <w:outlineLvl w:val="4"/>
    </w:pPr>
    <w:rPr>
      <w:rFonts w:ascii="Arial" w:hAnsi="Arial"/>
      <w:sz w:val="22"/>
      <w:szCs w:val="20"/>
      <w:lang w:eastAsia="en-US"/>
    </w:rPr>
  </w:style>
  <w:style w:type="paragraph" w:styleId="Heading6">
    <w:name w:val="heading 6"/>
    <w:basedOn w:val="Normal"/>
    <w:link w:val="Heading6Char"/>
    <w:qFormat/>
    <w:rsid w:val="0056477B"/>
    <w:pPr>
      <w:numPr>
        <w:ilvl w:val="5"/>
        <w:numId w:val="40"/>
      </w:numPr>
      <w:overflowPunct w:val="0"/>
      <w:autoSpaceDE w:val="0"/>
      <w:autoSpaceDN w:val="0"/>
      <w:adjustRightInd w:val="0"/>
      <w:spacing w:after="240"/>
      <w:textAlignment w:val="baseline"/>
      <w:outlineLvl w:val="5"/>
    </w:pPr>
    <w:rPr>
      <w:rFonts w:ascii="Arial" w:hAnsi="Arial"/>
      <w:sz w:val="22"/>
      <w:szCs w:val="20"/>
      <w:lang w:eastAsia="en-US"/>
    </w:rPr>
  </w:style>
  <w:style w:type="paragraph" w:styleId="Heading7">
    <w:name w:val="heading 7"/>
    <w:basedOn w:val="Normal"/>
    <w:next w:val="Normal"/>
    <w:link w:val="Heading7Char"/>
    <w:uiPriority w:val="99"/>
    <w:semiHidden/>
    <w:unhideWhenUsed/>
    <w:qFormat/>
    <w:rsid w:val="00B85696"/>
    <w:pPr>
      <w:tabs>
        <w:tab w:val="num" w:pos="1296"/>
      </w:tabs>
      <w:spacing w:before="240" w:after="60"/>
      <w:ind w:left="1296" w:hanging="1296"/>
      <w:jc w:val="both"/>
      <w:outlineLvl w:val="6"/>
    </w:pPr>
    <w:rPr>
      <w:rFonts w:eastAsia="Times"/>
      <w:lang w:eastAsia="en-US"/>
    </w:rPr>
  </w:style>
  <w:style w:type="paragraph" w:styleId="Heading8">
    <w:name w:val="heading 8"/>
    <w:basedOn w:val="Normal"/>
    <w:next w:val="Normal"/>
    <w:link w:val="Heading8Char"/>
    <w:uiPriority w:val="99"/>
    <w:semiHidden/>
    <w:unhideWhenUsed/>
    <w:qFormat/>
    <w:rsid w:val="00B85696"/>
    <w:pPr>
      <w:tabs>
        <w:tab w:val="num" w:pos="1440"/>
      </w:tabs>
      <w:spacing w:before="240" w:after="60"/>
      <w:ind w:left="1440" w:hanging="1440"/>
      <w:jc w:val="both"/>
      <w:outlineLvl w:val="7"/>
    </w:pPr>
    <w:rPr>
      <w:rFonts w:eastAsia="Times"/>
      <w:i/>
      <w:iCs/>
      <w:lang w:eastAsia="en-US"/>
    </w:rPr>
  </w:style>
  <w:style w:type="paragraph" w:styleId="Heading9">
    <w:name w:val="heading 9"/>
    <w:basedOn w:val="Normal"/>
    <w:next w:val="Normal"/>
    <w:link w:val="Heading9Char"/>
    <w:uiPriority w:val="99"/>
    <w:semiHidden/>
    <w:unhideWhenUsed/>
    <w:qFormat/>
    <w:rsid w:val="00B85696"/>
    <w:pPr>
      <w:tabs>
        <w:tab w:val="num" w:pos="1584"/>
      </w:tabs>
      <w:spacing w:before="240" w:after="60"/>
      <w:ind w:left="1584" w:hanging="1584"/>
      <w:jc w:val="both"/>
      <w:outlineLvl w:val="8"/>
    </w:pPr>
    <w:rPr>
      <w:rFonts w:ascii="Arial" w:eastAsia="Times" w:hAnsi="Arial" w:cs="Arial"/>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ingerText">
    <w:name w:val="Grainger | Text"/>
    <w:basedOn w:val="Normal"/>
    <w:qFormat/>
    <w:rsid w:val="007F1D2A"/>
    <w:pPr>
      <w:tabs>
        <w:tab w:val="left" w:pos="397"/>
        <w:tab w:val="left" w:pos="1134"/>
        <w:tab w:val="left" w:pos="1871"/>
        <w:tab w:val="left" w:pos="2608"/>
      </w:tabs>
    </w:pPr>
    <w:rPr>
      <w:rFonts w:ascii="Arial" w:eastAsiaTheme="minorHAnsi" w:hAnsi="Arial"/>
      <w:iCs/>
      <w:sz w:val="22"/>
      <w:szCs w:val="22"/>
    </w:rPr>
  </w:style>
  <w:style w:type="paragraph" w:customStyle="1" w:styleId="GraingerBoldtext">
    <w:name w:val="Grainger | Bold text"/>
    <w:basedOn w:val="GraingerText"/>
    <w:qFormat/>
    <w:rsid w:val="00DD15F9"/>
    <w:rPr>
      <w:b/>
    </w:rPr>
  </w:style>
  <w:style w:type="paragraph" w:styleId="Header">
    <w:name w:val="header"/>
    <w:basedOn w:val="Normal"/>
    <w:link w:val="Head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HeaderChar">
    <w:name w:val="Header Char"/>
    <w:basedOn w:val="DefaultParagraphFont"/>
    <w:link w:val="Header"/>
    <w:uiPriority w:val="99"/>
    <w:rsid w:val="000C2943"/>
    <w:rPr>
      <w:rFonts w:ascii="Arial" w:hAnsi="Arial" w:cs="Times New Roman (Body CS)"/>
      <w:color w:val="004565" w:themeColor="text1"/>
      <w:sz w:val="20"/>
    </w:rPr>
  </w:style>
  <w:style w:type="paragraph" w:styleId="Footer">
    <w:name w:val="footer"/>
    <w:basedOn w:val="Normal"/>
    <w:link w:val="FooterChar"/>
    <w:uiPriority w:val="99"/>
    <w:unhideWhenUsed/>
    <w:rsid w:val="000C2943"/>
    <w:pPr>
      <w:tabs>
        <w:tab w:val="center" w:pos="4513"/>
        <w:tab w:val="right" w:pos="9026"/>
      </w:tabs>
      <w:spacing w:line="276" w:lineRule="auto"/>
    </w:pPr>
    <w:rPr>
      <w:rFonts w:ascii="Calibri" w:hAnsi="Calibri"/>
      <w:sz w:val="22"/>
      <w:szCs w:val="22"/>
    </w:rPr>
  </w:style>
  <w:style w:type="character" w:customStyle="1" w:styleId="FooterChar">
    <w:name w:val="Footer Char"/>
    <w:basedOn w:val="DefaultParagraphFont"/>
    <w:link w:val="Footer"/>
    <w:uiPriority w:val="99"/>
    <w:rsid w:val="000C2943"/>
    <w:rPr>
      <w:rFonts w:ascii="Arial" w:hAnsi="Arial" w:cs="Times New Roman (Body CS)"/>
      <w:color w:val="004565" w:themeColor="text1"/>
      <w:sz w:val="20"/>
    </w:rPr>
  </w:style>
  <w:style w:type="paragraph" w:customStyle="1" w:styleId="GraingerAddressHeader">
    <w:name w:val="Grainger | Address Header"/>
    <w:basedOn w:val="GraingerText"/>
    <w:autoRedefine/>
    <w:qFormat/>
    <w:rsid w:val="003E3094"/>
    <w:pPr>
      <w:spacing w:after="120"/>
      <w:jc w:val="right"/>
    </w:pPr>
    <w:rPr>
      <w:b/>
      <w:color w:val="246369" w:themeColor="text2"/>
      <w:sz w:val="17"/>
    </w:rPr>
  </w:style>
  <w:style w:type="paragraph" w:customStyle="1" w:styleId="GraingerAddressText">
    <w:name w:val="Grainger | Address Text"/>
    <w:basedOn w:val="GraingerAddressHeader"/>
    <w:autoRedefine/>
    <w:qFormat/>
    <w:rsid w:val="003E3094"/>
    <w:rPr>
      <w:b w:val="0"/>
      <w:color w:val="000000"/>
    </w:rPr>
  </w:style>
  <w:style w:type="paragraph" w:customStyle="1" w:styleId="GraingerAddresswebsite">
    <w:name w:val="Grainger | Address website"/>
    <w:basedOn w:val="GraingerAddressText"/>
    <w:autoRedefine/>
    <w:qFormat/>
    <w:rsid w:val="003E3094"/>
    <w:rPr>
      <w:color w:val="246369" w:themeColor="text2"/>
    </w:rPr>
  </w:style>
  <w:style w:type="character" w:customStyle="1" w:styleId="GraingerPrefixes">
    <w:name w:val="Grainger | Prefixes"/>
    <w:basedOn w:val="DefaultParagraphFont"/>
    <w:uiPriority w:val="1"/>
    <w:qFormat/>
    <w:rsid w:val="003E3094"/>
    <w:rPr>
      <w:rFonts w:ascii="Arial" w:hAnsi="Arial"/>
      <w:b w:val="0"/>
      <w:i w:val="0"/>
      <w:color w:val="246369" w:themeColor="text2"/>
      <w:sz w:val="17"/>
    </w:rPr>
  </w:style>
  <w:style w:type="paragraph" w:customStyle="1" w:styleId="GraingerRegisteredOffice">
    <w:name w:val="Grainger | Registered Office"/>
    <w:basedOn w:val="GraingerText"/>
    <w:autoRedefine/>
    <w:qFormat/>
    <w:rsid w:val="00A80A9A"/>
    <w:rPr>
      <w:color w:val="62696A" w:themeColor="accent5"/>
      <w:sz w:val="16"/>
    </w:rPr>
  </w:style>
  <w:style w:type="paragraph" w:customStyle="1" w:styleId="BasicParagraph">
    <w:name w:val="[Basic Paragraph]"/>
    <w:basedOn w:val="Normal"/>
    <w:uiPriority w:val="99"/>
    <w:rsid w:val="00320445"/>
    <w:pPr>
      <w:autoSpaceDE w:val="0"/>
      <w:autoSpaceDN w:val="0"/>
      <w:adjustRightInd w:val="0"/>
      <w:spacing w:line="288" w:lineRule="auto"/>
      <w:textAlignment w:val="center"/>
    </w:pPr>
    <w:rPr>
      <w:rFonts w:ascii="Minion Pro" w:eastAsiaTheme="minorHAnsi" w:hAnsi="Minion Pro" w:cs="Minion Pro"/>
      <w:color w:val="000000"/>
      <w:lang w:eastAsia="en-US"/>
    </w:rPr>
  </w:style>
  <w:style w:type="paragraph" w:customStyle="1" w:styleId="GraingerSubsidiarytext">
    <w:name w:val="Grainger | Subsidiary text"/>
    <w:basedOn w:val="GraingerText"/>
    <w:autoRedefine/>
    <w:qFormat/>
    <w:rsid w:val="000C2C75"/>
    <w:pPr>
      <w:jc w:val="right"/>
    </w:pPr>
    <w:rPr>
      <w:b/>
      <w:color w:val="000000"/>
      <w:sz w:val="17"/>
    </w:rPr>
  </w:style>
  <w:style w:type="paragraph" w:customStyle="1" w:styleId="GraingerTextItalic">
    <w:name w:val="Grainger | Text Italic"/>
    <w:basedOn w:val="GraingerText"/>
    <w:qFormat/>
    <w:rsid w:val="00B85696"/>
    <w:pPr>
      <w:spacing w:after="60"/>
    </w:pPr>
    <w:rPr>
      <w:i/>
      <w:color w:val="000000"/>
    </w:rPr>
  </w:style>
  <w:style w:type="table" w:styleId="TableGrid">
    <w:name w:val="Table Grid"/>
    <w:basedOn w:val="TableNormal"/>
    <w:uiPriority w:val="39"/>
    <w:rsid w:val="00F51A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aingerCoverTitleWhite">
    <w:name w:val="Grainger | Cover Title | White"/>
    <w:basedOn w:val="GraingerText"/>
    <w:autoRedefine/>
    <w:qFormat/>
    <w:rsid w:val="007C38AC"/>
    <w:rPr>
      <w:color w:val="246369" w:themeColor="accent1"/>
      <w:sz w:val="72"/>
      <w:szCs w:val="72"/>
      <w:lang w:eastAsia="en-US"/>
    </w:rPr>
  </w:style>
  <w:style w:type="paragraph" w:customStyle="1" w:styleId="GraingerCoverTitleTeal">
    <w:name w:val="Grainger | Cover Title | Teal"/>
    <w:basedOn w:val="GraingerCoverTitleWhite"/>
    <w:autoRedefine/>
    <w:qFormat/>
    <w:rsid w:val="00B4294D"/>
    <w:rPr>
      <w:color w:val="65BCAB" w:themeColor="accent2"/>
    </w:rPr>
  </w:style>
  <w:style w:type="paragraph" w:customStyle="1" w:styleId="GraingerCoverSub-headsTeal">
    <w:name w:val="Grainger | Cover Sub-heads | Teal"/>
    <w:basedOn w:val="BasicParagraph"/>
    <w:autoRedefine/>
    <w:qFormat/>
    <w:rsid w:val="0090665D"/>
    <w:pPr>
      <w:tabs>
        <w:tab w:val="left" w:pos="320"/>
        <w:tab w:val="right" w:pos="9580"/>
      </w:tabs>
      <w:suppressAutoHyphens/>
    </w:pPr>
    <w:rPr>
      <w:rFonts w:ascii="Arial" w:hAnsi="Arial" w:cs="Arial"/>
      <w:color w:val="246369" w:themeColor="accent1"/>
      <w:sz w:val="32"/>
      <w:szCs w:val="32"/>
    </w:rPr>
  </w:style>
  <w:style w:type="paragraph" w:customStyle="1" w:styleId="ReferenceNumber">
    <w:name w:val="Reference_Number"/>
    <w:basedOn w:val="Normal"/>
    <w:uiPriority w:val="99"/>
    <w:rsid w:val="00B85696"/>
    <w:pPr>
      <w:numPr>
        <w:numId w:val="58"/>
      </w:numPr>
      <w:spacing w:before="60" w:after="60"/>
      <w:jc w:val="center"/>
    </w:pPr>
    <w:rPr>
      <w:rFonts w:ascii="Garamond" w:hAnsi="Garamond"/>
      <w:sz w:val="20"/>
      <w:szCs w:val="20"/>
      <w:lang w:eastAsia="en-US"/>
    </w:rPr>
  </w:style>
  <w:style w:type="paragraph" w:customStyle="1" w:styleId="GraingerTableheadingsWhite">
    <w:name w:val="Grainger | Table headings White"/>
    <w:basedOn w:val="GraingerText"/>
    <w:qFormat/>
    <w:rsid w:val="00D53622"/>
    <w:pPr>
      <w:adjustRightInd w:val="0"/>
      <w:snapToGrid w:val="0"/>
    </w:pPr>
    <w:rPr>
      <w:b/>
      <w:color w:val="FFFFFF" w:themeColor="background1"/>
      <w:sz w:val="16"/>
    </w:rPr>
  </w:style>
  <w:style w:type="paragraph" w:customStyle="1" w:styleId="GraingerBullets">
    <w:name w:val="Grainger | Bullets"/>
    <w:basedOn w:val="GraingerText"/>
    <w:rsid w:val="000968DA"/>
    <w:pPr>
      <w:numPr>
        <w:numId w:val="1"/>
      </w:numPr>
      <w:tabs>
        <w:tab w:val="clear" w:pos="1134"/>
        <w:tab w:val="clear" w:pos="1871"/>
        <w:tab w:val="clear" w:pos="2608"/>
        <w:tab w:val="left" w:pos="794"/>
        <w:tab w:val="left" w:pos="1191"/>
      </w:tabs>
      <w:spacing w:before="120"/>
      <w:ind w:left="397"/>
    </w:pPr>
  </w:style>
  <w:style w:type="paragraph" w:customStyle="1" w:styleId="GraingerBoldTextTealRule">
    <w:name w:val="Grainger | Bold Text | Teal | Rule"/>
    <w:basedOn w:val="GraingerBoldtext"/>
    <w:qFormat/>
    <w:rsid w:val="00485DFF"/>
    <w:pPr>
      <w:pBdr>
        <w:bottom w:val="single" w:sz="4" w:space="4" w:color="AEAFB2" w:themeColor="background2"/>
      </w:pBdr>
    </w:pPr>
    <w:rPr>
      <w:color w:val="246369" w:themeColor="accent1"/>
    </w:rPr>
  </w:style>
  <w:style w:type="character" w:styleId="PageNumber">
    <w:name w:val="page number"/>
    <w:basedOn w:val="DefaultParagraphFont"/>
    <w:uiPriority w:val="99"/>
    <w:semiHidden/>
    <w:unhideWhenUsed/>
    <w:rsid w:val="008C3B6D"/>
  </w:style>
  <w:style w:type="paragraph" w:customStyle="1" w:styleId="GraingerPagenumbers">
    <w:name w:val="Grainger | Page numbers"/>
    <w:basedOn w:val="Footer"/>
    <w:autoRedefine/>
    <w:qFormat/>
    <w:rsid w:val="004F3A71"/>
    <w:pPr>
      <w:framePr w:wrap="none" w:vAnchor="text" w:hAnchor="margin" w:xAlign="center" w:y="1"/>
      <w:jc w:val="center"/>
    </w:pPr>
    <w:rPr>
      <w:rFonts w:ascii="Arial" w:hAnsi="Arial" w:cs="Arial"/>
      <w:color w:val="AEAFB2" w:themeColor="background2"/>
      <w:sz w:val="18"/>
    </w:rPr>
  </w:style>
  <w:style w:type="paragraph" w:customStyle="1" w:styleId="GraingerBoldTextTeal">
    <w:name w:val="Grainger | Bold Text | Teal"/>
    <w:basedOn w:val="GraingerBoldTextTealRule"/>
    <w:qFormat/>
    <w:rsid w:val="000968DA"/>
    <w:pPr>
      <w:pBdr>
        <w:bottom w:val="none" w:sz="0" w:space="0" w:color="auto"/>
      </w:pBdr>
      <w:tabs>
        <w:tab w:val="left" w:pos="1814"/>
      </w:tabs>
    </w:pPr>
    <w:rPr>
      <w:lang w:eastAsia="en-US"/>
    </w:rPr>
  </w:style>
  <w:style w:type="paragraph" w:customStyle="1" w:styleId="NoParagraphStyle">
    <w:name w:val="[No Paragraph Style]"/>
    <w:autoRedefine/>
    <w:qFormat/>
    <w:rsid w:val="00F27416"/>
    <w:pPr>
      <w:autoSpaceDE w:val="0"/>
      <w:autoSpaceDN w:val="0"/>
      <w:adjustRightInd w:val="0"/>
      <w:spacing w:line="288" w:lineRule="auto"/>
      <w:ind w:left="-709"/>
      <w:textAlignment w:val="center"/>
    </w:pPr>
    <w:rPr>
      <w:rFonts w:ascii="Minion Pro" w:hAnsi="Minion Pro" w:cs="Minion Pro"/>
      <w:color w:val="000000"/>
    </w:rPr>
  </w:style>
  <w:style w:type="numbering" w:customStyle="1" w:styleId="CurrentList49">
    <w:name w:val="Current List49"/>
    <w:uiPriority w:val="99"/>
    <w:rsid w:val="00EA39A0"/>
    <w:pPr>
      <w:numPr>
        <w:numId w:val="54"/>
      </w:numPr>
    </w:pPr>
  </w:style>
  <w:style w:type="paragraph" w:customStyle="1" w:styleId="Default">
    <w:name w:val="Default"/>
    <w:rsid w:val="00834AEA"/>
    <w:pPr>
      <w:autoSpaceDE w:val="0"/>
      <w:autoSpaceDN w:val="0"/>
      <w:adjustRightInd w:val="0"/>
    </w:pPr>
    <w:rPr>
      <w:rFonts w:ascii="Arial" w:hAnsi="Arial" w:cs="Arial"/>
      <w:color w:val="000000"/>
    </w:rPr>
  </w:style>
  <w:style w:type="numbering" w:customStyle="1" w:styleId="CurrentList50">
    <w:name w:val="Current List50"/>
    <w:uiPriority w:val="99"/>
    <w:rsid w:val="00EA39A0"/>
    <w:pPr>
      <w:numPr>
        <w:numId w:val="56"/>
      </w:numPr>
    </w:pPr>
  </w:style>
  <w:style w:type="paragraph" w:styleId="ListParagraph">
    <w:name w:val="List Paragraph"/>
    <w:basedOn w:val="Normal"/>
    <w:uiPriority w:val="34"/>
    <w:qFormat/>
    <w:rsid w:val="00BB0E5F"/>
    <w:pPr>
      <w:spacing w:after="200" w:line="276" w:lineRule="auto"/>
      <w:ind w:left="720"/>
      <w:contextualSpacing/>
    </w:pPr>
    <w:rPr>
      <w:rFonts w:ascii="Calibri" w:hAnsi="Calibri"/>
      <w:sz w:val="22"/>
      <w:szCs w:val="22"/>
    </w:rPr>
  </w:style>
  <w:style w:type="numbering" w:customStyle="1" w:styleId="CurrentList51">
    <w:name w:val="Current List51"/>
    <w:uiPriority w:val="99"/>
    <w:rsid w:val="00EA39A0"/>
    <w:pPr>
      <w:numPr>
        <w:numId w:val="57"/>
      </w:numPr>
    </w:pPr>
  </w:style>
  <w:style w:type="numbering" w:customStyle="1" w:styleId="CurrentList20">
    <w:name w:val="Current List20"/>
    <w:uiPriority w:val="99"/>
    <w:rsid w:val="007623D1"/>
    <w:pPr>
      <w:numPr>
        <w:numId w:val="24"/>
      </w:numPr>
    </w:pPr>
  </w:style>
  <w:style w:type="numbering" w:customStyle="1" w:styleId="CurrentList21">
    <w:name w:val="Current List21"/>
    <w:uiPriority w:val="99"/>
    <w:rsid w:val="007623D1"/>
    <w:pPr>
      <w:numPr>
        <w:numId w:val="25"/>
      </w:numPr>
    </w:pPr>
  </w:style>
  <w:style w:type="numbering" w:customStyle="1" w:styleId="CurrentList22">
    <w:name w:val="Current List22"/>
    <w:uiPriority w:val="99"/>
    <w:rsid w:val="007623D1"/>
    <w:pPr>
      <w:numPr>
        <w:numId w:val="26"/>
      </w:numPr>
    </w:pPr>
  </w:style>
  <w:style w:type="character" w:customStyle="1" w:styleId="Heading7Char">
    <w:name w:val="Heading 7 Char"/>
    <w:basedOn w:val="DefaultParagraphFont"/>
    <w:link w:val="Heading7"/>
    <w:uiPriority w:val="99"/>
    <w:semiHidden/>
    <w:rsid w:val="00B85696"/>
    <w:rPr>
      <w:rFonts w:ascii="Times New Roman" w:eastAsia="Times" w:hAnsi="Times New Roman" w:cs="Times New Roman"/>
    </w:rPr>
  </w:style>
  <w:style w:type="paragraph" w:customStyle="1" w:styleId="GraingerTextIndented">
    <w:name w:val="Grainger | Text Indented"/>
    <w:basedOn w:val="GraingerText"/>
    <w:qFormat/>
    <w:rsid w:val="00055F1B"/>
    <w:pPr>
      <w:ind w:left="737" w:hanging="737"/>
    </w:pPr>
  </w:style>
  <w:style w:type="paragraph" w:customStyle="1" w:styleId="GraingerLetterBullets">
    <w:name w:val="Grainger | Letter Bullets"/>
    <w:basedOn w:val="GraingerText"/>
    <w:autoRedefine/>
    <w:qFormat/>
    <w:rsid w:val="001402FF"/>
    <w:pPr>
      <w:numPr>
        <w:numId w:val="8"/>
      </w:numPr>
      <w:spacing w:before="120" w:after="120"/>
    </w:pPr>
    <w:rPr>
      <w:lang w:eastAsia="en-US"/>
    </w:rPr>
  </w:style>
  <w:style w:type="numbering" w:customStyle="1" w:styleId="CurrentList1">
    <w:name w:val="Current List1"/>
    <w:uiPriority w:val="99"/>
    <w:rsid w:val="00EA7154"/>
    <w:pPr>
      <w:numPr>
        <w:numId w:val="2"/>
      </w:numPr>
    </w:pPr>
  </w:style>
  <w:style w:type="numbering" w:customStyle="1" w:styleId="CurrentList4">
    <w:name w:val="Current List4"/>
    <w:uiPriority w:val="99"/>
    <w:rsid w:val="001402FF"/>
    <w:pPr>
      <w:numPr>
        <w:numId w:val="5"/>
      </w:numPr>
    </w:pPr>
  </w:style>
  <w:style w:type="numbering" w:customStyle="1" w:styleId="CurrentList2">
    <w:name w:val="Current List2"/>
    <w:uiPriority w:val="99"/>
    <w:rsid w:val="00EA7154"/>
    <w:pPr>
      <w:numPr>
        <w:numId w:val="3"/>
      </w:numPr>
    </w:pPr>
  </w:style>
  <w:style w:type="numbering" w:customStyle="1" w:styleId="CurrentList3">
    <w:name w:val="Current List3"/>
    <w:uiPriority w:val="99"/>
    <w:rsid w:val="00EA7154"/>
    <w:pPr>
      <w:numPr>
        <w:numId w:val="4"/>
      </w:numPr>
    </w:pPr>
  </w:style>
  <w:style w:type="numbering" w:customStyle="1" w:styleId="CurrentList5">
    <w:name w:val="Current List5"/>
    <w:uiPriority w:val="99"/>
    <w:rsid w:val="001402FF"/>
    <w:pPr>
      <w:numPr>
        <w:numId w:val="6"/>
      </w:numPr>
    </w:pPr>
  </w:style>
  <w:style w:type="numbering" w:customStyle="1" w:styleId="CurrentList6">
    <w:name w:val="Current List6"/>
    <w:uiPriority w:val="99"/>
    <w:rsid w:val="001402FF"/>
    <w:pPr>
      <w:numPr>
        <w:numId w:val="7"/>
      </w:numPr>
    </w:pPr>
  </w:style>
  <w:style w:type="numbering" w:customStyle="1" w:styleId="CurrentList7">
    <w:name w:val="Current List7"/>
    <w:uiPriority w:val="99"/>
    <w:rsid w:val="001402FF"/>
    <w:pPr>
      <w:numPr>
        <w:numId w:val="9"/>
      </w:numPr>
    </w:pPr>
  </w:style>
  <w:style w:type="paragraph" w:customStyle="1" w:styleId="GraingerNumberbullets">
    <w:name w:val="Grainger | Number bullets"/>
    <w:basedOn w:val="Normal"/>
    <w:qFormat/>
    <w:rsid w:val="00C52F23"/>
    <w:pPr>
      <w:numPr>
        <w:numId w:val="16"/>
      </w:numPr>
      <w:tabs>
        <w:tab w:val="left" w:pos="397"/>
        <w:tab w:val="left" w:pos="1021"/>
        <w:tab w:val="left" w:pos="1644"/>
      </w:tabs>
      <w:spacing w:after="120"/>
    </w:pPr>
    <w:rPr>
      <w:rFonts w:asciiTheme="minorHAnsi" w:hAnsiTheme="minorHAnsi"/>
      <w:sz w:val="22"/>
      <w:szCs w:val="22"/>
    </w:rPr>
  </w:style>
  <w:style w:type="character" w:styleId="Hyperlink">
    <w:name w:val="Hyperlink"/>
    <w:basedOn w:val="DefaultParagraphFont"/>
    <w:uiPriority w:val="99"/>
    <w:unhideWhenUsed/>
    <w:rsid w:val="00054D11"/>
    <w:rPr>
      <w:color w:val="65BCAC"/>
      <w:u w:val="single"/>
    </w:rPr>
  </w:style>
  <w:style w:type="numbering" w:customStyle="1" w:styleId="CurrentList8">
    <w:name w:val="Current List8"/>
    <w:uiPriority w:val="99"/>
    <w:rsid w:val="00A819F0"/>
    <w:pPr>
      <w:numPr>
        <w:numId w:val="10"/>
      </w:numPr>
    </w:pPr>
  </w:style>
  <w:style w:type="numbering" w:customStyle="1" w:styleId="CurrentList9">
    <w:name w:val="Current List9"/>
    <w:uiPriority w:val="99"/>
    <w:rsid w:val="00A819F0"/>
    <w:pPr>
      <w:numPr>
        <w:numId w:val="11"/>
      </w:numPr>
    </w:pPr>
  </w:style>
  <w:style w:type="character" w:styleId="UnresolvedMention">
    <w:name w:val="Unresolved Mention"/>
    <w:basedOn w:val="DefaultParagraphFont"/>
    <w:uiPriority w:val="99"/>
    <w:semiHidden/>
    <w:unhideWhenUsed/>
    <w:rsid w:val="00A819F0"/>
    <w:rPr>
      <w:color w:val="605E5C"/>
      <w:shd w:val="clear" w:color="auto" w:fill="E1DFDD"/>
    </w:rPr>
  </w:style>
  <w:style w:type="character" w:styleId="FollowedHyperlink">
    <w:name w:val="FollowedHyperlink"/>
    <w:basedOn w:val="DefaultParagraphFont"/>
    <w:uiPriority w:val="99"/>
    <w:semiHidden/>
    <w:unhideWhenUsed/>
    <w:rsid w:val="0029161D"/>
    <w:rPr>
      <w:color w:val="62696A" w:themeColor="followedHyperlink"/>
      <w:u w:val="single"/>
    </w:rPr>
  </w:style>
  <w:style w:type="numbering" w:customStyle="1" w:styleId="CurrentList10">
    <w:name w:val="Current List10"/>
    <w:uiPriority w:val="99"/>
    <w:rsid w:val="00A819F0"/>
    <w:pPr>
      <w:numPr>
        <w:numId w:val="12"/>
      </w:numPr>
    </w:pPr>
  </w:style>
  <w:style w:type="numbering" w:customStyle="1" w:styleId="CurrentList11">
    <w:name w:val="Current List11"/>
    <w:uiPriority w:val="99"/>
    <w:rsid w:val="00A819F0"/>
    <w:pPr>
      <w:numPr>
        <w:numId w:val="13"/>
      </w:numPr>
    </w:pPr>
  </w:style>
  <w:style w:type="numbering" w:customStyle="1" w:styleId="CurrentList12">
    <w:name w:val="Current List12"/>
    <w:uiPriority w:val="99"/>
    <w:rsid w:val="0029161D"/>
    <w:pPr>
      <w:numPr>
        <w:numId w:val="14"/>
      </w:numPr>
    </w:pPr>
  </w:style>
  <w:style w:type="numbering" w:customStyle="1" w:styleId="CurrentList13">
    <w:name w:val="Current List13"/>
    <w:uiPriority w:val="99"/>
    <w:rsid w:val="0029161D"/>
    <w:pPr>
      <w:numPr>
        <w:numId w:val="15"/>
      </w:numPr>
    </w:pPr>
  </w:style>
  <w:style w:type="numbering" w:customStyle="1" w:styleId="CurrentList14">
    <w:name w:val="Current List14"/>
    <w:uiPriority w:val="99"/>
    <w:rsid w:val="00F61135"/>
    <w:pPr>
      <w:numPr>
        <w:numId w:val="17"/>
      </w:numPr>
    </w:pPr>
  </w:style>
  <w:style w:type="numbering" w:customStyle="1" w:styleId="CurrentList15">
    <w:name w:val="Current List15"/>
    <w:uiPriority w:val="99"/>
    <w:rsid w:val="00EB4F2F"/>
    <w:pPr>
      <w:numPr>
        <w:numId w:val="18"/>
      </w:numPr>
    </w:pPr>
  </w:style>
  <w:style w:type="numbering" w:customStyle="1" w:styleId="CurrentList16">
    <w:name w:val="Current List16"/>
    <w:uiPriority w:val="99"/>
    <w:rsid w:val="003E3DD8"/>
    <w:pPr>
      <w:numPr>
        <w:numId w:val="19"/>
      </w:numPr>
    </w:pPr>
  </w:style>
  <w:style w:type="paragraph" w:customStyle="1" w:styleId="GraingerNumberbulletsbold">
    <w:name w:val="Grainger | Number bullets | bold"/>
    <w:basedOn w:val="GraingerNumberbullets"/>
    <w:qFormat/>
    <w:rsid w:val="00B15541"/>
    <w:pPr>
      <w:numPr>
        <w:numId w:val="21"/>
      </w:numPr>
      <w:tabs>
        <w:tab w:val="clear" w:pos="397"/>
      </w:tabs>
    </w:pPr>
    <w:rPr>
      <w:b/>
      <w:color w:val="25646A"/>
    </w:rPr>
  </w:style>
  <w:style w:type="numbering" w:customStyle="1" w:styleId="CurrentList17">
    <w:name w:val="Current List17"/>
    <w:uiPriority w:val="99"/>
    <w:rsid w:val="007C38AC"/>
    <w:pPr>
      <w:numPr>
        <w:numId w:val="20"/>
      </w:numPr>
    </w:pPr>
  </w:style>
  <w:style w:type="numbering" w:customStyle="1" w:styleId="CurrentList18">
    <w:name w:val="Current List18"/>
    <w:uiPriority w:val="99"/>
    <w:rsid w:val="007C38AC"/>
    <w:pPr>
      <w:numPr>
        <w:numId w:val="22"/>
      </w:numPr>
    </w:pPr>
  </w:style>
  <w:style w:type="numbering" w:customStyle="1" w:styleId="CurrentList19">
    <w:name w:val="Current List19"/>
    <w:uiPriority w:val="99"/>
    <w:rsid w:val="00054D11"/>
    <w:pPr>
      <w:numPr>
        <w:numId w:val="23"/>
      </w:numPr>
    </w:pPr>
  </w:style>
  <w:style w:type="paragraph" w:customStyle="1" w:styleId="GraingerTableBullets">
    <w:name w:val="Grainger | Table Bullets"/>
    <w:basedOn w:val="GraingerBullets"/>
    <w:qFormat/>
    <w:rsid w:val="00EA39A0"/>
    <w:pPr>
      <w:numPr>
        <w:numId w:val="55"/>
      </w:numPr>
      <w:tabs>
        <w:tab w:val="left" w:pos="170"/>
      </w:tabs>
      <w:spacing w:before="0" w:after="60"/>
    </w:pPr>
  </w:style>
  <w:style w:type="paragraph" w:customStyle="1" w:styleId="GraingerCoverSub-headsOrange">
    <w:name w:val="Grainger | Cover Sub-heads | Orange"/>
    <w:basedOn w:val="GraingerCoverSub-headsTeal"/>
    <w:autoRedefine/>
    <w:qFormat/>
    <w:rsid w:val="00AC58D9"/>
    <w:rPr>
      <w:color w:val="E16A2F" w:themeColor="accent3"/>
    </w:rPr>
  </w:style>
  <w:style w:type="character" w:customStyle="1" w:styleId="Heading8Char">
    <w:name w:val="Heading 8 Char"/>
    <w:basedOn w:val="DefaultParagraphFont"/>
    <w:link w:val="Heading8"/>
    <w:uiPriority w:val="99"/>
    <w:semiHidden/>
    <w:rsid w:val="00B85696"/>
    <w:rPr>
      <w:rFonts w:ascii="Times New Roman" w:eastAsia="Times" w:hAnsi="Times New Roman" w:cs="Times New Roman"/>
      <w:i/>
      <w:iCs/>
    </w:rPr>
  </w:style>
  <w:style w:type="numbering" w:customStyle="1" w:styleId="CurrentList23">
    <w:name w:val="Current List23"/>
    <w:uiPriority w:val="99"/>
    <w:rsid w:val="00B15541"/>
    <w:pPr>
      <w:numPr>
        <w:numId w:val="27"/>
      </w:numPr>
    </w:pPr>
  </w:style>
  <w:style w:type="numbering" w:customStyle="1" w:styleId="CurrentList24">
    <w:name w:val="Current List24"/>
    <w:uiPriority w:val="99"/>
    <w:rsid w:val="00B15541"/>
    <w:pPr>
      <w:numPr>
        <w:numId w:val="28"/>
      </w:numPr>
    </w:pPr>
  </w:style>
  <w:style w:type="numbering" w:customStyle="1" w:styleId="CurrentList25">
    <w:name w:val="Current List25"/>
    <w:uiPriority w:val="99"/>
    <w:rsid w:val="006E036C"/>
    <w:pPr>
      <w:numPr>
        <w:numId w:val="29"/>
      </w:numPr>
    </w:pPr>
  </w:style>
  <w:style w:type="character" w:customStyle="1" w:styleId="Heading9Char">
    <w:name w:val="Heading 9 Char"/>
    <w:basedOn w:val="DefaultParagraphFont"/>
    <w:link w:val="Heading9"/>
    <w:uiPriority w:val="99"/>
    <w:semiHidden/>
    <w:rsid w:val="00B85696"/>
    <w:rPr>
      <w:rFonts w:ascii="Arial" w:eastAsia="Times" w:hAnsi="Arial" w:cs="Arial"/>
      <w:sz w:val="22"/>
      <w:szCs w:val="22"/>
    </w:rPr>
  </w:style>
  <w:style w:type="paragraph" w:customStyle="1" w:styleId="GraingerTextTeal">
    <w:name w:val="Grainger | Text | Teal"/>
    <w:basedOn w:val="GraingerTextIndented"/>
    <w:qFormat/>
    <w:rsid w:val="000968DA"/>
    <w:pPr>
      <w:ind w:left="0" w:firstLine="0"/>
    </w:pPr>
    <w:rPr>
      <w:color w:val="246369" w:themeColor="accent1"/>
    </w:rPr>
  </w:style>
  <w:style w:type="numbering" w:customStyle="1" w:styleId="CurrentList26">
    <w:name w:val="Current List26"/>
    <w:uiPriority w:val="99"/>
    <w:rsid w:val="000E08CB"/>
    <w:pPr>
      <w:numPr>
        <w:numId w:val="30"/>
      </w:numPr>
    </w:pPr>
  </w:style>
  <w:style w:type="numbering" w:customStyle="1" w:styleId="CurrentList27">
    <w:name w:val="Current List27"/>
    <w:uiPriority w:val="99"/>
    <w:rsid w:val="009E3D06"/>
    <w:pPr>
      <w:numPr>
        <w:numId w:val="31"/>
      </w:numPr>
    </w:pPr>
  </w:style>
  <w:style w:type="numbering" w:customStyle="1" w:styleId="CurrentList28">
    <w:name w:val="Current List28"/>
    <w:uiPriority w:val="99"/>
    <w:rsid w:val="009E3D06"/>
    <w:pPr>
      <w:numPr>
        <w:numId w:val="32"/>
      </w:numPr>
    </w:pPr>
  </w:style>
  <w:style w:type="numbering" w:customStyle="1" w:styleId="CurrentList29">
    <w:name w:val="Current List29"/>
    <w:uiPriority w:val="99"/>
    <w:rsid w:val="009E3D06"/>
    <w:pPr>
      <w:numPr>
        <w:numId w:val="33"/>
      </w:numPr>
    </w:pPr>
  </w:style>
  <w:style w:type="numbering" w:customStyle="1" w:styleId="CurrentList30">
    <w:name w:val="Current List30"/>
    <w:uiPriority w:val="99"/>
    <w:rsid w:val="00D53622"/>
    <w:pPr>
      <w:numPr>
        <w:numId w:val="34"/>
      </w:numPr>
    </w:pPr>
  </w:style>
  <w:style w:type="character" w:customStyle="1" w:styleId="Heading1Char">
    <w:name w:val="Heading 1 Char"/>
    <w:basedOn w:val="DefaultParagraphFont"/>
    <w:link w:val="Heading1"/>
    <w:rsid w:val="0056477B"/>
    <w:rPr>
      <w:rFonts w:ascii="Arial" w:eastAsia="Times New Roman" w:hAnsi="Arial" w:cs="Times New Roman"/>
      <w:kern w:val="28"/>
      <w:sz w:val="22"/>
      <w:szCs w:val="20"/>
    </w:rPr>
  </w:style>
  <w:style w:type="numbering" w:customStyle="1" w:styleId="CurrentList31">
    <w:name w:val="Current List31"/>
    <w:uiPriority w:val="99"/>
    <w:rsid w:val="00E4200E"/>
    <w:pPr>
      <w:numPr>
        <w:numId w:val="35"/>
      </w:numPr>
    </w:pPr>
  </w:style>
  <w:style w:type="numbering" w:customStyle="1" w:styleId="CurrentList32">
    <w:name w:val="Current List32"/>
    <w:uiPriority w:val="99"/>
    <w:rsid w:val="00642BE4"/>
    <w:pPr>
      <w:numPr>
        <w:numId w:val="36"/>
      </w:numPr>
    </w:pPr>
  </w:style>
  <w:style w:type="numbering" w:customStyle="1" w:styleId="CurrentList33">
    <w:name w:val="Current List33"/>
    <w:uiPriority w:val="99"/>
    <w:rsid w:val="00E21A89"/>
    <w:pPr>
      <w:numPr>
        <w:numId w:val="37"/>
      </w:numPr>
    </w:pPr>
  </w:style>
  <w:style w:type="numbering" w:customStyle="1" w:styleId="CurrentList34">
    <w:name w:val="Current List34"/>
    <w:uiPriority w:val="99"/>
    <w:rsid w:val="00E21A89"/>
    <w:pPr>
      <w:numPr>
        <w:numId w:val="38"/>
      </w:numPr>
    </w:pPr>
  </w:style>
  <w:style w:type="numbering" w:customStyle="1" w:styleId="CurrentList35">
    <w:name w:val="Current List35"/>
    <w:uiPriority w:val="99"/>
    <w:rsid w:val="00BB2E9C"/>
    <w:pPr>
      <w:numPr>
        <w:numId w:val="39"/>
      </w:numPr>
    </w:pPr>
  </w:style>
  <w:style w:type="character" w:customStyle="1" w:styleId="Heading2Char">
    <w:name w:val="Heading 2 Char"/>
    <w:basedOn w:val="DefaultParagraphFont"/>
    <w:link w:val="Heading2"/>
    <w:rsid w:val="0056477B"/>
    <w:rPr>
      <w:rFonts w:ascii="Arial" w:eastAsia="Times New Roman" w:hAnsi="Arial" w:cs="Times New Roman"/>
      <w:sz w:val="22"/>
      <w:szCs w:val="20"/>
    </w:rPr>
  </w:style>
  <w:style w:type="character" w:customStyle="1" w:styleId="Heading3Char">
    <w:name w:val="Heading 3 Char"/>
    <w:basedOn w:val="DefaultParagraphFont"/>
    <w:link w:val="Heading3"/>
    <w:rsid w:val="0056477B"/>
    <w:rPr>
      <w:rFonts w:ascii="Arial" w:eastAsia="Times New Roman" w:hAnsi="Arial" w:cs="Times New Roman"/>
      <w:sz w:val="22"/>
      <w:szCs w:val="20"/>
    </w:rPr>
  </w:style>
  <w:style w:type="character" w:customStyle="1" w:styleId="Heading4Char">
    <w:name w:val="Heading 4 Char"/>
    <w:basedOn w:val="DefaultParagraphFont"/>
    <w:link w:val="Heading4"/>
    <w:rsid w:val="0056477B"/>
    <w:rPr>
      <w:rFonts w:ascii="Arial" w:eastAsia="Times New Roman" w:hAnsi="Arial" w:cs="Times New Roman"/>
      <w:sz w:val="22"/>
      <w:szCs w:val="20"/>
    </w:rPr>
  </w:style>
  <w:style w:type="character" w:customStyle="1" w:styleId="Heading5Char">
    <w:name w:val="Heading 5 Char"/>
    <w:basedOn w:val="DefaultParagraphFont"/>
    <w:link w:val="Heading5"/>
    <w:rsid w:val="0056477B"/>
    <w:rPr>
      <w:rFonts w:ascii="Arial" w:eastAsia="Times New Roman" w:hAnsi="Arial" w:cs="Times New Roman"/>
      <w:sz w:val="22"/>
      <w:szCs w:val="20"/>
    </w:rPr>
  </w:style>
  <w:style w:type="character" w:customStyle="1" w:styleId="Heading6Char">
    <w:name w:val="Heading 6 Char"/>
    <w:basedOn w:val="DefaultParagraphFont"/>
    <w:link w:val="Heading6"/>
    <w:rsid w:val="0056477B"/>
    <w:rPr>
      <w:rFonts w:ascii="Arial" w:eastAsia="Times New Roman" w:hAnsi="Arial" w:cs="Times New Roman"/>
      <w:sz w:val="22"/>
      <w:szCs w:val="20"/>
    </w:rPr>
  </w:style>
  <w:style w:type="numbering" w:customStyle="1" w:styleId="CurrentList36">
    <w:name w:val="Current List36"/>
    <w:uiPriority w:val="99"/>
    <w:rsid w:val="00AD1CE2"/>
    <w:pPr>
      <w:numPr>
        <w:numId w:val="41"/>
      </w:numPr>
    </w:pPr>
  </w:style>
  <w:style w:type="numbering" w:customStyle="1" w:styleId="CurrentList37">
    <w:name w:val="Current List37"/>
    <w:uiPriority w:val="99"/>
    <w:rsid w:val="00C721C2"/>
    <w:pPr>
      <w:numPr>
        <w:numId w:val="42"/>
      </w:numPr>
    </w:pPr>
  </w:style>
  <w:style w:type="numbering" w:customStyle="1" w:styleId="CurrentList38">
    <w:name w:val="Current List38"/>
    <w:uiPriority w:val="99"/>
    <w:rsid w:val="00485DFF"/>
    <w:pPr>
      <w:numPr>
        <w:numId w:val="43"/>
      </w:numPr>
    </w:pPr>
  </w:style>
  <w:style w:type="numbering" w:customStyle="1" w:styleId="CurrentList39">
    <w:name w:val="Current List39"/>
    <w:uiPriority w:val="99"/>
    <w:rsid w:val="00BF4C57"/>
    <w:pPr>
      <w:numPr>
        <w:numId w:val="44"/>
      </w:numPr>
    </w:pPr>
  </w:style>
  <w:style w:type="numbering" w:customStyle="1" w:styleId="CurrentList40">
    <w:name w:val="Current List40"/>
    <w:uiPriority w:val="99"/>
    <w:rsid w:val="00E80311"/>
    <w:pPr>
      <w:numPr>
        <w:numId w:val="45"/>
      </w:numPr>
    </w:pPr>
  </w:style>
  <w:style w:type="numbering" w:customStyle="1" w:styleId="CurrentList41">
    <w:name w:val="Current List41"/>
    <w:uiPriority w:val="99"/>
    <w:rsid w:val="0070592B"/>
    <w:pPr>
      <w:numPr>
        <w:numId w:val="46"/>
      </w:numPr>
    </w:pPr>
  </w:style>
  <w:style w:type="numbering" w:customStyle="1" w:styleId="CurrentList42">
    <w:name w:val="Current List42"/>
    <w:uiPriority w:val="99"/>
    <w:rsid w:val="00C52F23"/>
    <w:pPr>
      <w:numPr>
        <w:numId w:val="47"/>
      </w:numPr>
    </w:pPr>
  </w:style>
  <w:style w:type="numbering" w:customStyle="1" w:styleId="CurrentList43">
    <w:name w:val="Current List43"/>
    <w:uiPriority w:val="99"/>
    <w:rsid w:val="00C52F23"/>
    <w:pPr>
      <w:numPr>
        <w:numId w:val="48"/>
      </w:numPr>
    </w:pPr>
  </w:style>
  <w:style w:type="numbering" w:customStyle="1" w:styleId="CurrentList44">
    <w:name w:val="Current List44"/>
    <w:uiPriority w:val="99"/>
    <w:rsid w:val="00B60347"/>
    <w:pPr>
      <w:numPr>
        <w:numId w:val="49"/>
      </w:numPr>
    </w:pPr>
  </w:style>
  <w:style w:type="numbering" w:customStyle="1" w:styleId="CurrentList45">
    <w:name w:val="Current List45"/>
    <w:uiPriority w:val="99"/>
    <w:rsid w:val="007F1D2A"/>
    <w:pPr>
      <w:numPr>
        <w:numId w:val="50"/>
      </w:numPr>
    </w:pPr>
  </w:style>
  <w:style w:type="numbering" w:customStyle="1" w:styleId="CurrentList46">
    <w:name w:val="Current List46"/>
    <w:uiPriority w:val="99"/>
    <w:rsid w:val="007F1D2A"/>
    <w:pPr>
      <w:numPr>
        <w:numId w:val="51"/>
      </w:numPr>
    </w:pPr>
  </w:style>
  <w:style w:type="numbering" w:customStyle="1" w:styleId="CurrentList47">
    <w:name w:val="Current List47"/>
    <w:uiPriority w:val="99"/>
    <w:rsid w:val="007F1D2A"/>
    <w:pPr>
      <w:numPr>
        <w:numId w:val="52"/>
      </w:numPr>
    </w:pPr>
  </w:style>
  <w:style w:type="numbering" w:customStyle="1" w:styleId="CurrentList48">
    <w:name w:val="Current List48"/>
    <w:uiPriority w:val="99"/>
    <w:rsid w:val="007F1D2A"/>
    <w:pPr>
      <w:numPr>
        <w:numId w:val="53"/>
      </w:numPr>
    </w:pPr>
  </w:style>
  <w:style w:type="paragraph" w:styleId="TOC1">
    <w:name w:val="toc 1"/>
    <w:basedOn w:val="Normal"/>
    <w:next w:val="Normal"/>
    <w:autoRedefine/>
    <w:uiPriority w:val="39"/>
    <w:unhideWhenUsed/>
    <w:rsid w:val="00B10463"/>
    <w:pPr>
      <w:tabs>
        <w:tab w:val="left" w:pos="480"/>
        <w:tab w:val="right" w:leader="dot" w:pos="9350"/>
      </w:tabs>
      <w:spacing w:before="120" w:after="120"/>
      <w:jc w:val="both"/>
    </w:pPr>
    <w:rPr>
      <w:rFonts w:ascii="Arial" w:eastAsia="Times" w:hAnsi="Arial"/>
      <w:sz w:val="22"/>
      <w:szCs w:val="20"/>
      <w:lang w:eastAsia="en-US"/>
    </w:rPr>
  </w:style>
  <w:style w:type="paragraph" w:styleId="TOCHeading">
    <w:name w:val="TOC Heading"/>
    <w:basedOn w:val="Heading1"/>
    <w:next w:val="Normal"/>
    <w:uiPriority w:val="39"/>
    <w:unhideWhenUsed/>
    <w:qFormat/>
    <w:rsid w:val="00BC09FB"/>
    <w:pPr>
      <w:keepNext/>
      <w:keepLines/>
      <w:numPr>
        <w:numId w:val="0"/>
      </w:numPr>
      <w:overflowPunct/>
      <w:autoSpaceDE/>
      <w:autoSpaceDN/>
      <w:adjustRightInd/>
      <w:spacing w:before="240" w:after="0" w:line="259" w:lineRule="auto"/>
      <w:textAlignment w:val="auto"/>
      <w:outlineLvl w:val="9"/>
    </w:pPr>
    <w:rPr>
      <w:rFonts w:asciiTheme="majorHAnsi" w:eastAsiaTheme="majorEastAsia" w:hAnsiTheme="majorHAnsi" w:cstheme="majorBidi"/>
      <w:color w:val="1B494E" w:themeColor="accent1" w:themeShade="BF"/>
      <w:kern w:val="0"/>
      <w:sz w:val="32"/>
      <w:szCs w:val="32"/>
      <w:lang w:val="en-US"/>
    </w:rPr>
  </w:style>
  <w:style w:type="paragraph" w:styleId="TOC3">
    <w:name w:val="toc 3"/>
    <w:basedOn w:val="Normal"/>
    <w:next w:val="Normal"/>
    <w:autoRedefine/>
    <w:uiPriority w:val="39"/>
    <w:unhideWhenUsed/>
    <w:rsid w:val="00BC09FB"/>
    <w:pPr>
      <w:spacing w:after="100"/>
      <w:ind w:left="480"/>
    </w:pPr>
  </w:style>
  <w:style w:type="paragraph" w:styleId="TOC2">
    <w:name w:val="toc 2"/>
    <w:basedOn w:val="Normal"/>
    <w:next w:val="Normal"/>
    <w:autoRedefine/>
    <w:uiPriority w:val="39"/>
    <w:unhideWhenUsed/>
    <w:rsid w:val="009D673C"/>
    <w:pPr>
      <w:spacing w:after="100"/>
      <w:ind w:left="240"/>
    </w:pPr>
  </w:style>
  <w:style w:type="paragraph" w:styleId="CommentText">
    <w:name w:val="annotation text"/>
    <w:basedOn w:val="Normal"/>
    <w:link w:val="CommentTextChar"/>
    <w:qFormat/>
    <w:rsid w:val="00CD4C46"/>
    <w:pPr>
      <w:spacing w:after="180" w:line="300" w:lineRule="atLeast"/>
      <w:ind w:left="709"/>
    </w:pPr>
    <w:rPr>
      <w:sz w:val="20"/>
      <w:szCs w:val="20"/>
      <w:lang w:val="en-US" w:eastAsia="en-US"/>
    </w:rPr>
  </w:style>
  <w:style w:type="character" w:customStyle="1" w:styleId="CommentTextChar">
    <w:name w:val="Comment Text Char"/>
    <w:basedOn w:val="DefaultParagraphFont"/>
    <w:link w:val="CommentText"/>
    <w:rsid w:val="00CD4C46"/>
    <w:rPr>
      <w:rFonts w:ascii="Times New Roman" w:eastAsia="Times New Roman" w:hAnsi="Times New Roman" w:cs="Times New Roman"/>
      <w:sz w:val="20"/>
      <w:szCs w:val="20"/>
      <w:lang w:val="en-US"/>
    </w:rPr>
  </w:style>
  <w:style w:type="paragraph" w:styleId="NormalIndent">
    <w:name w:val="Normal Indent"/>
    <w:aliases w:val="Normal Indent Char Char,Normal Indent Char Char1 Char Char Char Char Char Char Char Char Char Char Char Char Char Char Char Char,Normal Indent Char1 Char1 Char Char Char Char Char Char Char Char Char Char Char Char Char Char Char Char Char"/>
    <w:basedOn w:val="Normal"/>
    <w:link w:val="NormalIndentChar"/>
    <w:rsid w:val="00CD4C46"/>
    <w:pPr>
      <w:spacing w:after="180" w:line="300" w:lineRule="atLeast"/>
      <w:ind w:left="709"/>
    </w:pPr>
    <w:rPr>
      <w:rFonts w:ascii="Verdana" w:hAnsi="Verdana"/>
      <w:sz w:val="20"/>
      <w:szCs w:val="20"/>
      <w:lang w:val="en-US" w:eastAsia="en-US"/>
    </w:rPr>
  </w:style>
  <w:style w:type="character" w:customStyle="1" w:styleId="NormalIndentChar">
    <w:name w:val="Normal Indent Char"/>
    <w:aliases w:val="Normal Indent Char Char Char,Normal Indent Char Char1 Char Char Char Char Char Char Char Char Char Char Char Char Char Char Char Char Char"/>
    <w:basedOn w:val="DefaultParagraphFont"/>
    <w:link w:val="NormalIndent"/>
    <w:rsid w:val="00CD4C46"/>
    <w:rPr>
      <w:rFonts w:ascii="Verdana" w:eastAsia="Times New Roman" w:hAnsi="Verdana" w:cs="Times New Roman"/>
      <w:sz w:val="20"/>
      <w:szCs w:val="20"/>
      <w:lang w:val="en-US"/>
    </w:rPr>
  </w:style>
  <w:style w:type="character" w:styleId="IntenseEmphasis">
    <w:name w:val="Intense Emphasis"/>
    <w:basedOn w:val="DefaultParagraphFont"/>
    <w:uiPriority w:val="21"/>
    <w:qFormat/>
    <w:rsid w:val="00CD4C46"/>
    <w:rPr>
      <w:i/>
      <w:iCs/>
      <w:color w:val="246369" w:themeColor="accent1"/>
    </w:rPr>
  </w:style>
  <w:style w:type="paragraph" w:styleId="NormalWeb">
    <w:name w:val="Normal (Web)"/>
    <w:basedOn w:val="Normal"/>
    <w:uiPriority w:val="99"/>
    <w:unhideWhenUsed/>
    <w:rsid w:val="00901F15"/>
    <w:pPr>
      <w:spacing w:before="100" w:beforeAutospacing="1" w:after="100" w:afterAutospacing="1"/>
    </w:pPr>
  </w:style>
  <w:style w:type="character" w:styleId="Emphasis">
    <w:name w:val="Emphasis"/>
    <w:basedOn w:val="DefaultParagraphFont"/>
    <w:uiPriority w:val="20"/>
    <w:qFormat/>
    <w:rsid w:val="00901F15"/>
    <w:rPr>
      <w:i/>
      <w:iCs/>
    </w:rPr>
  </w:style>
  <w:style w:type="character" w:styleId="Strong">
    <w:name w:val="Strong"/>
    <w:basedOn w:val="DefaultParagraphFont"/>
    <w:uiPriority w:val="22"/>
    <w:qFormat/>
    <w:rsid w:val="00901F15"/>
    <w:rPr>
      <w:b/>
      <w:bCs/>
    </w:rPr>
  </w:style>
  <w:style w:type="paragraph" w:styleId="Revision">
    <w:name w:val="Revision"/>
    <w:hidden/>
    <w:uiPriority w:val="99"/>
    <w:semiHidden/>
    <w:rsid w:val="00A07D36"/>
    <w:rPr>
      <w:rFonts w:ascii="Times New Roman" w:eastAsia="Times New Roman" w:hAnsi="Times New Roman" w:cs="Times New Roman"/>
      <w:lang w:eastAsia="en-GB"/>
    </w:rPr>
  </w:style>
  <w:style w:type="character" w:styleId="CommentReference">
    <w:name w:val="annotation reference"/>
    <w:basedOn w:val="DefaultParagraphFont"/>
    <w:uiPriority w:val="99"/>
    <w:semiHidden/>
    <w:unhideWhenUsed/>
    <w:rsid w:val="0025771D"/>
    <w:rPr>
      <w:sz w:val="16"/>
      <w:szCs w:val="16"/>
    </w:rPr>
  </w:style>
  <w:style w:type="paragraph" w:styleId="CommentSubject">
    <w:name w:val="annotation subject"/>
    <w:basedOn w:val="CommentText"/>
    <w:next w:val="CommentText"/>
    <w:link w:val="CommentSubjectChar"/>
    <w:uiPriority w:val="99"/>
    <w:semiHidden/>
    <w:unhideWhenUsed/>
    <w:rsid w:val="0025771D"/>
    <w:pPr>
      <w:spacing w:after="0" w:line="240" w:lineRule="auto"/>
      <w:ind w:left="0"/>
    </w:pPr>
    <w:rPr>
      <w:b/>
      <w:bCs/>
      <w:lang w:val="en-GB" w:eastAsia="en-GB"/>
    </w:rPr>
  </w:style>
  <w:style w:type="character" w:customStyle="1" w:styleId="CommentSubjectChar">
    <w:name w:val="Comment Subject Char"/>
    <w:basedOn w:val="CommentTextChar"/>
    <w:link w:val="CommentSubject"/>
    <w:uiPriority w:val="99"/>
    <w:semiHidden/>
    <w:rsid w:val="0025771D"/>
    <w:rPr>
      <w:rFonts w:ascii="Times New Roman" w:eastAsia="Times New Roman" w:hAnsi="Times New Roman" w:cs="Times New Roman"/>
      <w:b/>
      <w:bCs/>
      <w:sz w:val="20"/>
      <w:szCs w:val="20"/>
      <w:lang w:val="en-US"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195687">
      <w:bodyDiv w:val="1"/>
      <w:marLeft w:val="0"/>
      <w:marRight w:val="0"/>
      <w:marTop w:val="0"/>
      <w:marBottom w:val="0"/>
      <w:divBdr>
        <w:top w:val="none" w:sz="0" w:space="0" w:color="auto"/>
        <w:left w:val="none" w:sz="0" w:space="0" w:color="auto"/>
        <w:bottom w:val="none" w:sz="0" w:space="0" w:color="auto"/>
        <w:right w:val="none" w:sz="0" w:space="0" w:color="auto"/>
      </w:divBdr>
    </w:div>
    <w:div w:id="359747550">
      <w:bodyDiv w:val="1"/>
      <w:marLeft w:val="0"/>
      <w:marRight w:val="0"/>
      <w:marTop w:val="0"/>
      <w:marBottom w:val="0"/>
      <w:divBdr>
        <w:top w:val="none" w:sz="0" w:space="0" w:color="auto"/>
        <w:left w:val="none" w:sz="0" w:space="0" w:color="auto"/>
        <w:bottom w:val="none" w:sz="0" w:space="0" w:color="auto"/>
        <w:right w:val="none" w:sz="0" w:space="0" w:color="auto"/>
      </w:divBdr>
    </w:div>
    <w:div w:id="520631847">
      <w:bodyDiv w:val="1"/>
      <w:marLeft w:val="0"/>
      <w:marRight w:val="0"/>
      <w:marTop w:val="0"/>
      <w:marBottom w:val="0"/>
      <w:divBdr>
        <w:top w:val="none" w:sz="0" w:space="0" w:color="auto"/>
        <w:left w:val="none" w:sz="0" w:space="0" w:color="auto"/>
        <w:bottom w:val="none" w:sz="0" w:space="0" w:color="auto"/>
        <w:right w:val="none" w:sz="0" w:space="0" w:color="auto"/>
      </w:divBdr>
    </w:div>
    <w:div w:id="529757307">
      <w:bodyDiv w:val="1"/>
      <w:marLeft w:val="0"/>
      <w:marRight w:val="0"/>
      <w:marTop w:val="0"/>
      <w:marBottom w:val="0"/>
      <w:divBdr>
        <w:top w:val="none" w:sz="0" w:space="0" w:color="auto"/>
        <w:left w:val="none" w:sz="0" w:space="0" w:color="auto"/>
        <w:bottom w:val="none" w:sz="0" w:space="0" w:color="auto"/>
        <w:right w:val="none" w:sz="0" w:space="0" w:color="auto"/>
      </w:divBdr>
    </w:div>
    <w:div w:id="621226297">
      <w:bodyDiv w:val="1"/>
      <w:marLeft w:val="0"/>
      <w:marRight w:val="0"/>
      <w:marTop w:val="0"/>
      <w:marBottom w:val="0"/>
      <w:divBdr>
        <w:top w:val="none" w:sz="0" w:space="0" w:color="auto"/>
        <w:left w:val="none" w:sz="0" w:space="0" w:color="auto"/>
        <w:bottom w:val="none" w:sz="0" w:space="0" w:color="auto"/>
        <w:right w:val="none" w:sz="0" w:space="0" w:color="auto"/>
      </w:divBdr>
    </w:div>
    <w:div w:id="800882183">
      <w:bodyDiv w:val="1"/>
      <w:marLeft w:val="0"/>
      <w:marRight w:val="0"/>
      <w:marTop w:val="0"/>
      <w:marBottom w:val="0"/>
      <w:divBdr>
        <w:top w:val="none" w:sz="0" w:space="0" w:color="auto"/>
        <w:left w:val="none" w:sz="0" w:space="0" w:color="auto"/>
        <w:bottom w:val="none" w:sz="0" w:space="0" w:color="auto"/>
        <w:right w:val="none" w:sz="0" w:space="0" w:color="auto"/>
      </w:divBdr>
    </w:div>
    <w:div w:id="1095324340">
      <w:bodyDiv w:val="1"/>
      <w:marLeft w:val="0"/>
      <w:marRight w:val="0"/>
      <w:marTop w:val="0"/>
      <w:marBottom w:val="0"/>
      <w:divBdr>
        <w:top w:val="none" w:sz="0" w:space="0" w:color="auto"/>
        <w:left w:val="none" w:sz="0" w:space="0" w:color="auto"/>
        <w:bottom w:val="none" w:sz="0" w:space="0" w:color="auto"/>
        <w:right w:val="none" w:sz="0" w:space="0" w:color="auto"/>
      </w:divBdr>
      <w:divsChild>
        <w:div w:id="2119566452">
          <w:marLeft w:val="0"/>
          <w:marRight w:val="0"/>
          <w:marTop w:val="1080"/>
          <w:marBottom w:val="0"/>
          <w:divBdr>
            <w:top w:val="none" w:sz="0" w:space="0" w:color="auto"/>
            <w:left w:val="none" w:sz="0" w:space="0" w:color="auto"/>
            <w:bottom w:val="none" w:sz="0" w:space="0" w:color="auto"/>
            <w:right w:val="none" w:sz="0" w:space="0" w:color="auto"/>
          </w:divBdr>
          <w:divsChild>
            <w:div w:id="268002778">
              <w:marLeft w:val="0"/>
              <w:marRight w:val="0"/>
              <w:marTop w:val="0"/>
              <w:marBottom w:val="0"/>
              <w:divBdr>
                <w:top w:val="none" w:sz="0" w:space="0" w:color="auto"/>
                <w:left w:val="none" w:sz="0" w:space="0" w:color="auto"/>
                <w:bottom w:val="none" w:sz="0" w:space="0" w:color="auto"/>
                <w:right w:val="none" w:sz="0" w:space="0" w:color="auto"/>
              </w:divBdr>
              <w:divsChild>
                <w:div w:id="924455032">
                  <w:marLeft w:val="0"/>
                  <w:marRight w:val="0"/>
                  <w:marTop w:val="0"/>
                  <w:marBottom w:val="0"/>
                  <w:divBdr>
                    <w:top w:val="none" w:sz="0" w:space="0" w:color="auto"/>
                    <w:left w:val="none" w:sz="0" w:space="0" w:color="auto"/>
                    <w:bottom w:val="single" w:sz="18" w:space="27" w:color="D3DBE4"/>
                    <w:right w:val="none" w:sz="0" w:space="0" w:color="auto"/>
                  </w:divBdr>
                  <w:divsChild>
                    <w:div w:id="177420643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9728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358533">
          <w:marLeft w:val="0"/>
          <w:marRight w:val="0"/>
          <w:marTop w:val="1080"/>
          <w:marBottom w:val="0"/>
          <w:divBdr>
            <w:top w:val="none" w:sz="0" w:space="0" w:color="auto"/>
            <w:left w:val="none" w:sz="0" w:space="0" w:color="auto"/>
            <w:bottom w:val="none" w:sz="0" w:space="0" w:color="auto"/>
            <w:right w:val="none" w:sz="0" w:space="0" w:color="auto"/>
          </w:divBdr>
        </w:div>
        <w:div w:id="1451707618">
          <w:marLeft w:val="0"/>
          <w:marRight w:val="0"/>
          <w:marTop w:val="0"/>
          <w:marBottom w:val="0"/>
          <w:divBdr>
            <w:top w:val="none" w:sz="0" w:space="0" w:color="auto"/>
            <w:left w:val="none" w:sz="0" w:space="0" w:color="auto"/>
            <w:bottom w:val="none" w:sz="0" w:space="0" w:color="auto"/>
            <w:right w:val="none" w:sz="0" w:space="0" w:color="auto"/>
          </w:divBdr>
          <w:divsChild>
            <w:div w:id="832141399">
              <w:marLeft w:val="0"/>
              <w:marRight w:val="0"/>
              <w:marTop w:val="2340"/>
              <w:marBottom w:val="0"/>
              <w:divBdr>
                <w:top w:val="none" w:sz="0" w:space="0" w:color="auto"/>
                <w:left w:val="none" w:sz="0" w:space="0" w:color="auto"/>
                <w:bottom w:val="none" w:sz="0" w:space="0" w:color="auto"/>
                <w:right w:val="none" w:sz="0" w:space="0" w:color="auto"/>
              </w:divBdr>
            </w:div>
          </w:divsChild>
        </w:div>
        <w:div w:id="1567371480">
          <w:marLeft w:val="0"/>
          <w:marRight w:val="0"/>
          <w:marTop w:val="0"/>
          <w:marBottom w:val="0"/>
          <w:divBdr>
            <w:top w:val="none" w:sz="0" w:space="0" w:color="auto"/>
            <w:left w:val="none" w:sz="0" w:space="0" w:color="auto"/>
            <w:bottom w:val="none" w:sz="0" w:space="0" w:color="auto"/>
            <w:right w:val="none" w:sz="0" w:space="0" w:color="auto"/>
          </w:divBdr>
          <w:divsChild>
            <w:div w:id="1054310234">
              <w:marLeft w:val="0"/>
              <w:marRight w:val="0"/>
              <w:marTop w:val="0"/>
              <w:marBottom w:val="0"/>
              <w:divBdr>
                <w:top w:val="none" w:sz="0" w:space="0" w:color="auto"/>
                <w:left w:val="none" w:sz="0" w:space="0" w:color="auto"/>
                <w:bottom w:val="none" w:sz="0" w:space="0" w:color="auto"/>
                <w:right w:val="none" w:sz="0" w:space="0" w:color="auto"/>
              </w:divBdr>
              <w:divsChild>
                <w:div w:id="301153132">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749377530">
          <w:marLeft w:val="0"/>
          <w:marRight w:val="0"/>
          <w:marTop w:val="0"/>
          <w:marBottom w:val="0"/>
          <w:divBdr>
            <w:top w:val="none" w:sz="0" w:space="0" w:color="auto"/>
            <w:left w:val="none" w:sz="0" w:space="0" w:color="auto"/>
            <w:bottom w:val="none" w:sz="0" w:space="0" w:color="auto"/>
            <w:right w:val="none" w:sz="0" w:space="0" w:color="auto"/>
          </w:divBdr>
          <w:divsChild>
            <w:div w:id="1608197859">
              <w:marLeft w:val="0"/>
              <w:marRight w:val="0"/>
              <w:marTop w:val="2340"/>
              <w:marBottom w:val="0"/>
              <w:divBdr>
                <w:top w:val="none" w:sz="0" w:space="0" w:color="auto"/>
                <w:left w:val="none" w:sz="0" w:space="0" w:color="auto"/>
                <w:bottom w:val="none" w:sz="0" w:space="0" w:color="auto"/>
                <w:right w:val="none" w:sz="0" w:space="0" w:color="auto"/>
              </w:divBdr>
            </w:div>
          </w:divsChild>
        </w:div>
        <w:div w:id="338117580">
          <w:marLeft w:val="0"/>
          <w:marRight w:val="0"/>
          <w:marTop w:val="0"/>
          <w:marBottom w:val="0"/>
          <w:divBdr>
            <w:top w:val="none" w:sz="0" w:space="0" w:color="auto"/>
            <w:left w:val="none" w:sz="0" w:space="0" w:color="auto"/>
            <w:bottom w:val="none" w:sz="0" w:space="0" w:color="auto"/>
            <w:right w:val="none" w:sz="0" w:space="0" w:color="auto"/>
          </w:divBdr>
          <w:divsChild>
            <w:div w:id="765731779">
              <w:marLeft w:val="0"/>
              <w:marRight w:val="0"/>
              <w:marTop w:val="0"/>
              <w:marBottom w:val="0"/>
              <w:divBdr>
                <w:top w:val="none" w:sz="0" w:space="0" w:color="auto"/>
                <w:left w:val="none" w:sz="0" w:space="0" w:color="auto"/>
                <w:bottom w:val="none" w:sz="0" w:space="0" w:color="auto"/>
                <w:right w:val="none" w:sz="0" w:space="0" w:color="auto"/>
              </w:divBdr>
              <w:divsChild>
                <w:div w:id="1455975574">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617717353">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032217305">
          <w:marLeft w:val="0"/>
          <w:marRight w:val="0"/>
          <w:marTop w:val="0"/>
          <w:marBottom w:val="0"/>
          <w:divBdr>
            <w:top w:val="none" w:sz="0" w:space="0" w:color="auto"/>
            <w:left w:val="none" w:sz="0" w:space="0" w:color="auto"/>
            <w:bottom w:val="none" w:sz="0" w:space="0" w:color="auto"/>
            <w:right w:val="none" w:sz="0" w:space="0" w:color="auto"/>
          </w:divBdr>
          <w:divsChild>
            <w:div w:id="125853295">
              <w:marLeft w:val="0"/>
              <w:marRight w:val="0"/>
              <w:marTop w:val="2340"/>
              <w:marBottom w:val="0"/>
              <w:divBdr>
                <w:top w:val="none" w:sz="0" w:space="0" w:color="auto"/>
                <w:left w:val="none" w:sz="0" w:space="0" w:color="auto"/>
                <w:bottom w:val="none" w:sz="0" w:space="0" w:color="auto"/>
                <w:right w:val="none" w:sz="0" w:space="0" w:color="auto"/>
              </w:divBdr>
            </w:div>
          </w:divsChild>
        </w:div>
        <w:div w:id="1040593489">
          <w:marLeft w:val="0"/>
          <w:marRight w:val="0"/>
          <w:marTop w:val="0"/>
          <w:marBottom w:val="0"/>
          <w:divBdr>
            <w:top w:val="none" w:sz="0" w:space="0" w:color="auto"/>
            <w:left w:val="none" w:sz="0" w:space="0" w:color="auto"/>
            <w:bottom w:val="none" w:sz="0" w:space="0" w:color="auto"/>
            <w:right w:val="none" w:sz="0" w:space="0" w:color="auto"/>
          </w:divBdr>
          <w:divsChild>
            <w:div w:id="1622684654">
              <w:marLeft w:val="0"/>
              <w:marRight w:val="0"/>
              <w:marTop w:val="0"/>
              <w:marBottom w:val="0"/>
              <w:divBdr>
                <w:top w:val="none" w:sz="0" w:space="0" w:color="auto"/>
                <w:left w:val="none" w:sz="0" w:space="0" w:color="auto"/>
                <w:bottom w:val="none" w:sz="0" w:space="0" w:color="auto"/>
                <w:right w:val="none" w:sz="0" w:space="0" w:color="auto"/>
              </w:divBdr>
              <w:divsChild>
                <w:div w:id="14216004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2135442626">
          <w:marLeft w:val="0"/>
          <w:marRight w:val="0"/>
          <w:marTop w:val="0"/>
          <w:marBottom w:val="0"/>
          <w:divBdr>
            <w:top w:val="none" w:sz="0" w:space="0" w:color="auto"/>
            <w:left w:val="none" w:sz="0" w:space="0" w:color="auto"/>
            <w:bottom w:val="none" w:sz="0" w:space="0" w:color="auto"/>
            <w:right w:val="none" w:sz="0" w:space="0" w:color="auto"/>
          </w:divBdr>
          <w:divsChild>
            <w:div w:id="2004359176">
              <w:marLeft w:val="0"/>
              <w:marRight w:val="0"/>
              <w:marTop w:val="2340"/>
              <w:marBottom w:val="0"/>
              <w:divBdr>
                <w:top w:val="none" w:sz="0" w:space="0" w:color="auto"/>
                <w:left w:val="none" w:sz="0" w:space="0" w:color="auto"/>
                <w:bottom w:val="none" w:sz="0" w:space="0" w:color="auto"/>
                <w:right w:val="none" w:sz="0" w:space="0" w:color="auto"/>
              </w:divBdr>
            </w:div>
          </w:divsChild>
        </w:div>
        <w:div w:id="2007242704">
          <w:marLeft w:val="0"/>
          <w:marRight w:val="0"/>
          <w:marTop w:val="0"/>
          <w:marBottom w:val="0"/>
          <w:divBdr>
            <w:top w:val="none" w:sz="0" w:space="0" w:color="auto"/>
            <w:left w:val="none" w:sz="0" w:space="0" w:color="auto"/>
            <w:bottom w:val="none" w:sz="0" w:space="0" w:color="auto"/>
            <w:right w:val="none" w:sz="0" w:space="0" w:color="auto"/>
          </w:divBdr>
          <w:divsChild>
            <w:div w:id="1886288154">
              <w:marLeft w:val="0"/>
              <w:marRight w:val="0"/>
              <w:marTop w:val="0"/>
              <w:marBottom w:val="0"/>
              <w:divBdr>
                <w:top w:val="none" w:sz="0" w:space="0" w:color="auto"/>
                <w:left w:val="none" w:sz="0" w:space="0" w:color="auto"/>
                <w:bottom w:val="none" w:sz="0" w:space="0" w:color="auto"/>
                <w:right w:val="none" w:sz="0" w:space="0" w:color="auto"/>
              </w:divBdr>
              <w:divsChild>
                <w:div w:id="1709984722">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598171819">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63375581">
          <w:marLeft w:val="0"/>
          <w:marRight w:val="0"/>
          <w:marTop w:val="0"/>
          <w:marBottom w:val="0"/>
          <w:divBdr>
            <w:top w:val="none" w:sz="0" w:space="0" w:color="auto"/>
            <w:left w:val="none" w:sz="0" w:space="0" w:color="auto"/>
            <w:bottom w:val="none" w:sz="0" w:space="0" w:color="auto"/>
            <w:right w:val="none" w:sz="0" w:space="0" w:color="auto"/>
          </w:divBdr>
          <w:divsChild>
            <w:div w:id="540674109">
              <w:marLeft w:val="0"/>
              <w:marRight w:val="0"/>
              <w:marTop w:val="2340"/>
              <w:marBottom w:val="0"/>
              <w:divBdr>
                <w:top w:val="none" w:sz="0" w:space="0" w:color="auto"/>
                <w:left w:val="none" w:sz="0" w:space="0" w:color="auto"/>
                <w:bottom w:val="none" w:sz="0" w:space="0" w:color="auto"/>
                <w:right w:val="none" w:sz="0" w:space="0" w:color="auto"/>
              </w:divBdr>
            </w:div>
          </w:divsChild>
        </w:div>
        <w:div w:id="1216967100">
          <w:marLeft w:val="0"/>
          <w:marRight w:val="0"/>
          <w:marTop w:val="0"/>
          <w:marBottom w:val="0"/>
          <w:divBdr>
            <w:top w:val="none" w:sz="0" w:space="0" w:color="auto"/>
            <w:left w:val="none" w:sz="0" w:space="0" w:color="auto"/>
            <w:bottom w:val="none" w:sz="0" w:space="0" w:color="auto"/>
            <w:right w:val="none" w:sz="0" w:space="0" w:color="auto"/>
          </w:divBdr>
          <w:divsChild>
            <w:div w:id="342438384">
              <w:marLeft w:val="0"/>
              <w:marRight w:val="0"/>
              <w:marTop w:val="0"/>
              <w:marBottom w:val="0"/>
              <w:divBdr>
                <w:top w:val="none" w:sz="0" w:space="0" w:color="auto"/>
                <w:left w:val="none" w:sz="0" w:space="0" w:color="auto"/>
                <w:bottom w:val="none" w:sz="0" w:space="0" w:color="auto"/>
                <w:right w:val="none" w:sz="0" w:space="0" w:color="auto"/>
              </w:divBdr>
            </w:div>
          </w:divsChild>
        </w:div>
        <w:div w:id="2004235268">
          <w:marLeft w:val="0"/>
          <w:marRight w:val="0"/>
          <w:marTop w:val="0"/>
          <w:marBottom w:val="0"/>
          <w:divBdr>
            <w:top w:val="none" w:sz="0" w:space="0" w:color="auto"/>
            <w:left w:val="none" w:sz="0" w:space="0" w:color="auto"/>
            <w:bottom w:val="none" w:sz="0" w:space="0" w:color="auto"/>
            <w:right w:val="none" w:sz="0" w:space="0" w:color="auto"/>
          </w:divBdr>
          <w:divsChild>
            <w:div w:id="1799178271">
              <w:marLeft w:val="0"/>
              <w:marRight w:val="0"/>
              <w:marTop w:val="2340"/>
              <w:marBottom w:val="0"/>
              <w:divBdr>
                <w:top w:val="none" w:sz="0" w:space="0" w:color="auto"/>
                <w:left w:val="none" w:sz="0" w:space="0" w:color="auto"/>
                <w:bottom w:val="none" w:sz="0" w:space="0" w:color="auto"/>
                <w:right w:val="none" w:sz="0" w:space="0" w:color="auto"/>
              </w:divBdr>
            </w:div>
          </w:divsChild>
        </w:div>
        <w:div w:id="681514182">
          <w:marLeft w:val="0"/>
          <w:marRight w:val="0"/>
          <w:marTop w:val="0"/>
          <w:marBottom w:val="0"/>
          <w:divBdr>
            <w:top w:val="none" w:sz="0" w:space="0" w:color="auto"/>
            <w:left w:val="none" w:sz="0" w:space="0" w:color="auto"/>
            <w:bottom w:val="none" w:sz="0" w:space="0" w:color="auto"/>
            <w:right w:val="none" w:sz="0" w:space="0" w:color="auto"/>
          </w:divBdr>
          <w:divsChild>
            <w:div w:id="1730304354">
              <w:marLeft w:val="0"/>
              <w:marRight w:val="0"/>
              <w:marTop w:val="0"/>
              <w:marBottom w:val="0"/>
              <w:divBdr>
                <w:top w:val="none" w:sz="0" w:space="0" w:color="auto"/>
                <w:left w:val="none" w:sz="0" w:space="0" w:color="auto"/>
                <w:bottom w:val="none" w:sz="0" w:space="0" w:color="auto"/>
                <w:right w:val="none" w:sz="0" w:space="0" w:color="auto"/>
              </w:divBdr>
              <w:divsChild>
                <w:div w:id="465200916">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13459113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1398019760">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421026436">
          <w:marLeft w:val="0"/>
          <w:marRight w:val="0"/>
          <w:marTop w:val="0"/>
          <w:marBottom w:val="0"/>
          <w:divBdr>
            <w:top w:val="none" w:sz="0" w:space="0" w:color="auto"/>
            <w:left w:val="none" w:sz="0" w:space="0" w:color="auto"/>
            <w:bottom w:val="none" w:sz="0" w:space="0" w:color="auto"/>
            <w:right w:val="none" w:sz="0" w:space="0" w:color="auto"/>
          </w:divBdr>
          <w:divsChild>
            <w:div w:id="106778208">
              <w:marLeft w:val="0"/>
              <w:marRight w:val="0"/>
              <w:marTop w:val="2340"/>
              <w:marBottom w:val="0"/>
              <w:divBdr>
                <w:top w:val="none" w:sz="0" w:space="0" w:color="auto"/>
                <w:left w:val="none" w:sz="0" w:space="0" w:color="auto"/>
                <w:bottom w:val="none" w:sz="0" w:space="0" w:color="auto"/>
                <w:right w:val="none" w:sz="0" w:space="0" w:color="auto"/>
              </w:divBdr>
            </w:div>
          </w:divsChild>
        </w:div>
        <w:div w:id="675612891">
          <w:marLeft w:val="0"/>
          <w:marRight w:val="0"/>
          <w:marTop w:val="0"/>
          <w:marBottom w:val="0"/>
          <w:divBdr>
            <w:top w:val="none" w:sz="0" w:space="0" w:color="auto"/>
            <w:left w:val="none" w:sz="0" w:space="0" w:color="auto"/>
            <w:bottom w:val="none" w:sz="0" w:space="0" w:color="auto"/>
            <w:right w:val="none" w:sz="0" w:space="0" w:color="auto"/>
          </w:divBdr>
          <w:divsChild>
            <w:div w:id="1736925939">
              <w:marLeft w:val="0"/>
              <w:marRight w:val="0"/>
              <w:marTop w:val="0"/>
              <w:marBottom w:val="0"/>
              <w:divBdr>
                <w:top w:val="none" w:sz="0" w:space="0" w:color="auto"/>
                <w:left w:val="none" w:sz="0" w:space="0" w:color="auto"/>
                <w:bottom w:val="none" w:sz="0" w:space="0" w:color="auto"/>
                <w:right w:val="none" w:sz="0" w:space="0" w:color="auto"/>
              </w:divBdr>
            </w:div>
          </w:divsChild>
        </w:div>
        <w:div w:id="1440953488">
          <w:marLeft w:val="0"/>
          <w:marRight w:val="0"/>
          <w:marTop w:val="0"/>
          <w:marBottom w:val="0"/>
          <w:divBdr>
            <w:top w:val="none" w:sz="0" w:space="0" w:color="auto"/>
            <w:left w:val="none" w:sz="0" w:space="0" w:color="auto"/>
            <w:bottom w:val="none" w:sz="0" w:space="0" w:color="auto"/>
            <w:right w:val="none" w:sz="0" w:space="0" w:color="auto"/>
          </w:divBdr>
          <w:divsChild>
            <w:div w:id="1191993139">
              <w:marLeft w:val="0"/>
              <w:marRight w:val="0"/>
              <w:marTop w:val="2340"/>
              <w:marBottom w:val="0"/>
              <w:divBdr>
                <w:top w:val="none" w:sz="0" w:space="0" w:color="auto"/>
                <w:left w:val="none" w:sz="0" w:space="0" w:color="auto"/>
                <w:bottom w:val="none" w:sz="0" w:space="0" w:color="auto"/>
                <w:right w:val="none" w:sz="0" w:space="0" w:color="auto"/>
              </w:divBdr>
            </w:div>
          </w:divsChild>
        </w:div>
        <w:div w:id="248857121">
          <w:marLeft w:val="0"/>
          <w:marRight w:val="0"/>
          <w:marTop w:val="0"/>
          <w:marBottom w:val="0"/>
          <w:divBdr>
            <w:top w:val="none" w:sz="0" w:space="0" w:color="auto"/>
            <w:left w:val="none" w:sz="0" w:space="0" w:color="auto"/>
            <w:bottom w:val="none" w:sz="0" w:space="0" w:color="auto"/>
            <w:right w:val="none" w:sz="0" w:space="0" w:color="auto"/>
          </w:divBdr>
          <w:divsChild>
            <w:div w:id="117918035">
              <w:marLeft w:val="0"/>
              <w:marRight w:val="0"/>
              <w:marTop w:val="0"/>
              <w:marBottom w:val="0"/>
              <w:divBdr>
                <w:top w:val="none" w:sz="0" w:space="0" w:color="auto"/>
                <w:left w:val="none" w:sz="0" w:space="0" w:color="auto"/>
                <w:bottom w:val="none" w:sz="0" w:space="0" w:color="auto"/>
                <w:right w:val="none" w:sz="0" w:space="0" w:color="auto"/>
              </w:divBdr>
            </w:div>
          </w:divsChild>
        </w:div>
        <w:div w:id="291987421">
          <w:marLeft w:val="0"/>
          <w:marRight w:val="0"/>
          <w:marTop w:val="0"/>
          <w:marBottom w:val="0"/>
          <w:divBdr>
            <w:top w:val="none" w:sz="0" w:space="0" w:color="auto"/>
            <w:left w:val="none" w:sz="0" w:space="0" w:color="auto"/>
            <w:bottom w:val="none" w:sz="0" w:space="0" w:color="auto"/>
            <w:right w:val="none" w:sz="0" w:space="0" w:color="auto"/>
          </w:divBdr>
          <w:divsChild>
            <w:div w:id="2098936373">
              <w:marLeft w:val="0"/>
              <w:marRight w:val="0"/>
              <w:marTop w:val="2340"/>
              <w:marBottom w:val="0"/>
              <w:divBdr>
                <w:top w:val="none" w:sz="0" w:space="0" w:color="auto"/>
                <w:left w:val="none" w:sz="0" w:space="0" w:color="auto"/>
                <w:bottom w:val="none" w:sz="0" w:space="0" w:color="auto"/>
                <w:right w:val="none" w:sz="0" w:space="0" w:color="auto"/>
              </w:divBdr>
            </w:div>
          </w:divsChild>
        </w:div>
        <w:div w:id="986327092">
          <w:marLeft w:val="0"/>
          <w:marRight w:val="0"/>
          <w:marTop w:val="0"/>
          <w:marBottom w:val="0"/>
          <w:divBdr>
            <w:top w:val="none" w:sz="0" w:space="0" w:color="auto"/>
            <w:left w:val="none" w:sz="0" w:space="0" w:color="auto"/>
            <w:bottom w:val="none" w:sz="0" w:space="0" w:color="auto"/>
            <w:right w:val="none" w:sz="0" w:space="0" w:color="auto"/>
          </w:divBdr>
          <w:divsChild>
            <w:div w:id="417869505">
              <w:marLeft w:val="0"/>
              <w:marRight w:val="0"/>
              <w:marTop w:val="0"/>
              <w:marBottom w:val="0"/>
              <w:divBdr>
                <w:top w:val="none" w:sz="0" w:space="0" w:color="auto"/>
                <w:left w:val="none" w:sz="0" w:space="0" w:color="auto"/>
                <w:bottom w:val="none" w:sz="0" w:space="0" w:color="auto"/>
                <w:right w:val="none" w:sz="0" w:space="0" w:color="auto"/>
              </w:divBdr>
              <w:divsChild>
                <w:div w:id="117830405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893274768">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81422815">
                  <w:blockQuote w:val="1"/>
                  <w:marLeft w:val="720"/>
                  <w:marRight w:val="0"/>
                  <w:marTop w:val="100"/>
                  <w:marBottom w:val="100"/>
                  <w:divBdr>
                    <w:top w:val="none" w:sz="0" w:space="0" w:color="auto"/>
                    <w:left w:val="single" w:sz="36" w:space="17" w:color="7B8898"/>
                    <w:bottom w:val="none" w:sz="0" w:space="0" w:color="auto"/>
                    <w:right w:val="none" w:sz="0" w:space="0" w:color="auto"/>
                  </w:divBdr>
                </w:div>
                <w:div w:id="250697631">
                  <w:blockQuote w:val="1"/>
                  <w:marLeft w:val="720"/>
                  <w:marRight w:val="0"/>
                  <w:marTop w:val="100"/>
                  <w:marBottom w:val="100"/>
                  <w:divBdr>
                    <w:top w:val="none" w:sz="0" w:space="0" w:color="auto"/>
                    <w:left w:val="single" w:sz="36" w:space="17" w:color="7B8898"/>
                    <w:bottom w:val="none" w:sz="0" w:space="0" w:color="auto"/>
                    <w:right w:val="none" w:sz="0" w:space="0" w:color="auto"/>
                  </w:divBdr>
                </w:div>
              </w:divsChild>
            </w:div>
          </w:divsChild>
        </w:div>
        <w:div w:id="1385325052">
          <w:marLeft w:val="0"/>
          <w:marRight w:val="0"/>
          <w:marTop w:val="0"/>
          <w:marBottom w:val="0"/>
          <w:divBdr>
            <w:top w:val="none" w:sz="0" w:space="0" w:color="auto"/>
            <w:left w:val="none" w:sz="0" w:space="0" w:color="auto"/>
            <w:bottom w:val="none" w:sz="0" w:space="0" w:color="auto"/>
            <w:right w:val="none" w:sz="0" w:space="0" w:color="auto"/>
          </w:divBdr>
          <w:divsChild>
            <w:div w:id="1827630636">
              <w:marLeft w:val="0"/>
              <w:marRight w:val="0"/>
              <w:marTop w:val="0"/>
              <w:marBottom w:val="0"/>
              <w:divBdr>
                <w:top w:val="none" w:sz="0" w:space="0" w:color="auto"/>
                <w:left w:val="none" w:sz="0" w:space="0" w:color="auto"/>
                <w:bottom w:val="none" w:sz="0" w:space="0" w:color="auto"/>
                <w:right w:val="none" w:sz="0" w:space="0" w:color="auto"/>
              </w:divBdr>
            </w:div>
            <w:div w:id="1800343480">
              <w:marLeft w:val="0"/>
              <w:marRight w:val="0"/>
              <w:marTop w:val="0"/>
              <w:marBottom w:val="0"/>
              <w:divBdr>
                <w:top w:val="none" w:sz="0" w:space="0" w:color="auto"/>
                <w:left w:val="none" w:sz="0" w:space="0" w:color="auto"/>
                <w:bottom w:val="none" w:sz="0" w:space="0" w:color="auto"/>
                <w:right w:val="none" w:sz="0" w:space="0" w:color="auto"/>
              </w:divBdr>
            </w:div>
            <w:div w:id="1088231363">
              <w:marLeft w:val="0"/>
              <w:marRight w:val="0"/>
              <w:marTop w:val="0"/>
              <w:marBottom w:val="0"/>
              <w:divBdr>
                <w:top w:val="none" w:sz="0" w:space="0" w:color="auto"/>
                <w:left w:val="none" w:sz="0" w:space="0" w:color="auto"/>
                <w:bottom w:val="none" w:sz="0" w:space="0" w:color="auto"/>
                <w:right w:val="none" w:sz="0" w:space="0" w:color="auto"/>
              </w:divBdr>
            </w:div>
            <w:div w:id="39867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315214">
      <w:bodyDiv w:val="1"/>
      <w:marLeft w:val="0"/>
      <w:marRight w:val="0"/>
      <w:marTop w:val="0"/>
      <w:marBottom w:val="0"/>
      <w:divBdr>
        <w:top w:val="none" w:sz="0" w:space="0" w:color="auto"/>
        <w:left w:val="none" w:sz="0" w:space="0" w:color="auto"/>
        <w:bottom w:val="none" w:sz="0" w:space="0" w:color="auto"/>
        <w:right w:val="none" w:sz="0" w:space="0" w:color="auto"/>
      </w:divBdr>
    </w:div>
    <w:div w:id="1473981813">
      <w:bodyDiv w:val="1"/>
      <w:marLeft w:val="0"/>
      <w:marRight w:val="0"/>
      <w:marTop w:val="0"/>
      <w:marBottom w:val="0"/>
      <w:divBdr>
        <w:top w:val="none" w:sz="0" w:space="0" w:color="auto"/>
        <w:left w:val="none" w:sz="0" w:space="0" w:color="auto"/>
        <w:bottom w:val="none" w:sz="0" w:space="0" w:color="auto"/>
        <w:right w:val="none" w:sz="0" w:space="0" w:color="auto"/>
      </w:divBdr>
    </w:div>
    <w:div w:id="1562013283">
      <w:bodyDiv w:val="1"/>
      <w:marLeft w:val="0"/>
      <w:marRight w:val="0"/>
      <w:marTop w:val="0"/>
      <w:marBottom w:val="0"/>
      <w:divBdr>
        <w:top w:val="none" w:sz="0" w:space="0" w:color="auto"/>
        <w:left w:val="none" w:sz="0" w:space="0" w:color="auto"/>
        <w:bottom w:val="none" w:sz="0" w:space="0" w:color="auto"/>
        <w:right w:val="none" w:sz="0" w:space="0" w:color="auto"/>
      </w:divBdr>
    </w:div>
    <w:div w:id="160630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sv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_Task_Statuses_1"/><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5" Type="http://schemas.openxmlformats.org/officeDocument/2006/relationships/customXml" Target="../customXml/item5.xml"/><Relationship Id="rId61" Type="http://schemas.openxmlformats.org/officeDocument/2006/relationships/header" Target="header2.xm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microsoft.com/office/2011/relationships/people" Target="people.xml"/><Relationship Id="rId8" Type="http://schemas.openxmlformats.org/officeDocument/2006/relationships/settings" Target="settings.xml"/><Relationship Id="rId51" Type="http://schemas.openxmlformats.org/officeDocument/2006/relationships/image" Target="media/image39.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svg"/><Relationship Id="rId25" Type="http://schemas.openxmlformats.org/officeDocument/2006/relationships/image" Target="media/image14.sv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4.png"/><Relationship Id="rId59" Type="http://schemas.openxmlformats.org/officeDocument/2006/relationships/header" Target="header1.xml"/><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footer" Target="footer1.xml"/><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s>
</file>

<file path=word/_rels/header1.xml.rels><?xml version="1.0" encoding="UTF-8" standalone="yes"?>
<Relationships xmlns="http://schemas.openxmlformats.org/package/2006/relationships"><Relationship Id="rId2" Type="http://schemas.openxmlformats.org/officeDocument/2006/relationships/image" Target="media/image48.svg"/><Relationship Id="rId1" Type="http://schemas.openxmlformats.org/officeDocument/2006/relationships/image" Target="media/image47.png"/></Relationships>
</file>

<file path=word/_rels/header2.xml.rels><?xml version="1.0" encoding="UTF-8" standalone="yes"?>
<Relationships xmlns="http://schemas.openxmlformats.org/package/2006/relationships"><Relationship Id="rId3" Type="http://schemas.openxmlformats.org/officeDocument/2006/relationships/image" Target="media/image47.png"/><Relationship Id="rId2" Type="http://schemas.openxmlformats.org/officeDocument/2006/relationships/image" Target="media/image50.svg"/><Relationship Id="rId1" Type="http://schemas.openxmlformats.org/officeDocument/2006/relationships/image" Target="media/image49.png"/><Relationship Id="rId4" Type="http://schemas.openxmlformats.org/officeDocument/2006/relationships/image" Target="media/image48.svg"/></Relationships>
</file>

<file path=word/theme/theme1.xml><?xml version="1.0" encoding="utf-8"?>
<a:theme xmlns:a="http://schemas.openxmlformats.org/drawingml/2006/main" name="Office Theme">
  <a:themeElements>
    <a:clrScheme name="Grainger">
      <a:dk1>
        <a:srgbClr val="004565"/>
      </a:dk1>
      <a:lt1>
        <a:srgbClr val="FFFFFF"/>
      </a:lt1>
      <a:dk2>
        <a:srgbClr val="246369"/>
      </a:dk2>
      <a:lt2>
        <a:srgbClr val="AEAFB2"/>
      </a:lt2>
      <a:accent1>
        <a:srgbClr val="246369"/>
      </a:accent1>
      <a:accent2>
        <a:srgbClr val="65BCAB"/>
      </a:accent2>
      <a:accent3>
        <a:srgbClr val="E16A2F"/>
      </a:accent3>
      <a:accent4>
        <a:srgbClr val="B2DAD6"/>
      </a:accent4>
      <a:accent5>
        <a:srgbClr val="62696A"/>
      </a:accent5>
      <a:accent6>
        <a:srgbClr val="004565"/>
      </a:accent6>
      <a:hlink>
        <a:srgbClr val="65BCAB"/>
      </a:hlink>
      <a:folHlink>
        <a:srgbClr val="62696A"/>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mso-contentType ?>
<SharedContentType xmlns="Microsoft.SharePoint.Taxonomy.ContentTypeSync" SourceId="5676dd91-060c-4b71-810a-dbdca5582071" ContentTypeId="0x010100B16301FA1C2D5E4DB9305F31D037531D020703" PreviousValue="fals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9C8CB-F577-4A2D-94C3-BEFC9FE39230}">
  <ds:schemaRefs>
    <ds:schemaRef ds:uri="http://schemas.microsoft.com/sharepoint/v3/contenttype/forms"/>
  </ds:schemaRefs>
</ds:datastoreItem>
</file>

<file path=customXml/itemProps2.xml><?xml version="1.0" encoding="utf-8"?>
<ds:datastoreItem xmlns:ds="http://schemas.openxmlformats.org/officeDocument/2006/customXml" ds:itemID="{A5B230D7-2E28-45D4-85BE-C7B850E3FA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fbd5dc-7a64-4097-8396-87f6c90b21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239F62-4FA7-407B-AD30-6D8DB96F2DD1}">
  <ds:schemaRefs>
    <ds:schemaRef ds:uri="http://schemas.microsoft.com/office/2006/metadata/properties"/>
    <ds:schemaRef ds:uri="http://schemas.microsoft.com/office/infopath/2007/PartnerControls"/>
    <ds:schemaRef ds:uri="1ffbd5dc-7a64-4097-8396-87f6c90b212f"/>
  </ds:schemaRefs>
</ds:datastoreItem>
</file>

<file path=customXml/itemProps4.xml><?xml version="1.0" encoding="utf-8"?>
<ds:datastoreItem xmlns:ds="http://schemas.openxmlformats.org/officeDocument/2006/customXml" ds:itemID="{646AE6B4-2849-4840-B22F-1DF1B246054B}">
  <ds:schemaRefs>
    <ds:schemaRef ds:uri="Microsoft.SharePoint.Taxonomy.ContentTypeSync"/>
  </ds:schemaRefs>
</ds:datastoreItem>
</file>

<file path=customXml/itemProps5.xml><?xml version="1.0" encoding="utf-8"?>
<ds:datastoreItem xmlns:ds="http://schemas.openxmlformats.org/officeDocument/2006/customXml" ds:itemID="{43C560BA-3FC2-4024-9BC3-0708DD4C3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24</Pages>
  <Words>2236</Words>
  <Characters>12751</Characters>
  <Application>Microsoft Office Word</Application>
  <DocSecurity>0</DocSecurity>
  <Lines>106</Lines>
  <Paragraphs>29</Paragraphs>
  <ScaleCrop>false</ScaleCrop>
  <Company/>
  <LinksUpToDate>false</LinksUpToDate>
  <CharactersWithSpaces>14958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Nikki Papenfus</cp:lastModifiedBy>
  <cp:revision>40</cp:revision>
  <cp:lastPrinted>2023-12-12T17:37:00Z</cp:lastPrinted>
  <dcterms:created xsi:type="dcterms:W3CDTF">2025-02-18T14:18:00Z</dcterms:created>
  <dcterms:modified xsi:type="dcterms:W3CDTF">2025-08-22T15:08:00Z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0x010100B16301FA1C2D5E4DB9305F31D037531D02070300B4E123A7400DE24C83BA9D1BFCD12C10</vt:lpwstr>
  </property>
  <property fmtid="{D5CDD505-2E9C-101B-9397-08002B2CF9AE}" pid="3" name="Project Document Type">
    <vt:lpwstr>4;#Generic Project Document|258c2ed6-b93b-4ffe-8901-a23f2dc98ec9</vt:lpwstr>
  </property>
  <property fmtid="{D5CDD505-2E9C-101B-9397-08002B2CF9AE}" pid="4" name="Division">
    <vt:lpwstr>5;#Enterprise Solutions|08c57b01-67e8-4a4f-abc6-ffb3392ace7f</vt:lpwstr>
  </property>
  <property fmtid="{D5CDD505-2E9C-101B-9397-08002B2CF9AE}" pid="5" name="Client">
    <vt:lpwstr>6;#Grainger PLC|a74f1cb5-e995-4f9e-8521-6d52e2c6bf08</vt:lpwstr>
  </property>
  <property fmtid="{D5CDD505-2E9C-101B-9397-08002B2CF9AE}" pid="6" name="Client Project">
    <vt:lpwstr/>
  </property>
  <property fmtid="{D5CDD505-2E9C-101B-9397-08002B2CF9AE}" pid="7" name="MediaServiceImageTags">
    <vt:lpwstr/>
  </property>
  <property fmtid="{D5CDD505-2E9C-101B-9397-08002B2CF9AE}" pid="8" name="Project_x0020_Document_x0020_Type">
    <vt:lpwstr>4;#Generic Project Document|258c2ed6-b93b-4ffe-8901-a23f2dc98ec9</vt:lpwstr>
  </property>
  <property fmtid="{D5CDD505-2E9C-101B-9397-08002B2CF9AE}" pid="9" name="Client_x0020_Project">
    <vt:lpwstr/>
  </property>
  <property fmtid="{D5CDD505-2E9C-101B-9397-08002B2CF9AE}" pid="10" name="lcf76f155ced4ddcb4097134ff3c332f">
    <vt:lpwstr/>
  </property>
</Properties>
</file>