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8D05AD" w14:textId="77777777" w:rsidR="001B29B6" w:rsidRPr="00171210" w:rsidRDefault="001B29B6" w:rsidP="001B29B6">
      <w:pPr>
        <w:pStyle w:val="NormalIndent"/>
        <w:ind w:left="0"/>
        <w:rPr>
          <w:noProof/>
          <w:lang w:val="en-GB"/>
        </w:rPr>
      </w:pPr>
    </w:p>
    <w:p w14:paraId="011F8675" w14:textId="77777777" w:rsidR="001B29B6" w:rsidRPr="00171210" w:rsidRDefault="001B29B6" w:rsidP="001B29B6">
      <w:pPr>
        <w:pStyle w:val="NormalIndent"/>
        <w:ind w:left="0"/>
        <w:rPr>
          <w:noProof/>
          <w:lang w:val="en-GB"/>
        </w:rPr>
      </w:pPr>
    </w:p>
    <w:p w14:paraId="3175EA5B" w14:textId="77777777" w:rsidR="001B29B6" w:rsidRPr="00171210" w:rsidRDefault="001B29B6" w:rsidP="001B29B6">
      <w:pPr>
        <w:pStyle w:val="NormalIndent"/>
        <w:ind w:left="0"/>
        <w:rPr>
          <w:noProof/>
          <w:lang w:val="en-GB"/>
        </w:rPr>
      </w:pPr>
    </w:p>
    <w:p w14:paraId="13AC7337" w14:textId="77777777" w:rsidR="001B29B6" w:rsidRPr="00171210" w:rsidRDefault="001B29B6" w:rsidP="001B29B6">
      <w:pPr>
        <w:pStyle w:val="NormalIndent"/>
        <w:ind w:left="0"/>
        <w:rPr>
          <w:noProof/>
          <w:lang w:val="en-GB"/>
        </w:rPr>
      </w:pPr>
    </w:p>
    <w:p w14:paraId="59CCAEE7" w14:textId="77777777" w:rsidR="001B29B6" w:rsidRPr="00171210" w:rsidRDefault="001B29B6" w:rsidP="001B29B6">
      <w:pPr>
        <w:pStyle w:val="NormalIndent"/>
        <w:ind w:left="0"/>
        <w:rPr>
          <w:noProof/>
          <w:lang w:val="en-GB"/>
        </w:rPr>
      </w:pPr>
    </w:p>
    <w:p w14:paraId="1C5EB2AB" w14:textId="77777777" w:rsidR="001B29B6" w:rsidRPr="00171210" w:rsidRDefault="001B29B6" w:rsidP="001B29B6">
      <w:pPr>
        <w:pStyle w:val="NormalIndent"/>
        <w:ind w:left="0"/>
        <w:rPr>
          <w:noProof/>
          <w:lang w:val="en-GB"/>
        </w:rPr>
      </w:pPr>
    </w:p>
    <w:p w14:paraId="77F904B6" w14:textId="77777777" w:rsidR="001B29B6" w:rsidRPr="00171210" w:rsidRDefault="001B29B6" w:rsidP="001B29B6">
      <w:pPr>
        <w:pStyle w:val="NormalIndent"/>
        <w:ind w:left="0"/>
        <w:rPr>
          <w:noProof/>
          <w:lang w:val="en-GB"/>
        </w:rPr>
      </w:pPr>
    </w:p>
    <w:p w14:paraId="2736BBF8" w14:textId="77777777" w:rsidR="001B29B6" w:rsidRPr="00171210" w:rsidRDefault="001B29B6" w:rsidP="001B29B6">
      <w:pPr>
        <w:pStyle w:val="NormalIndent"/>
        <w:spacing w:after="0"/>
        <w:ind w:left="0"/>
        <w:rPr>
          <w:rFonts w:cs="Arial"/>
          <w:noProof/>
          <w:color w:val="7F7F7F" w:themeColor="text1" w:themeTint="80"/>
          <w:sz w:val="44"/>
          <w:lang w:val="en-GB"/>
        </w:rPr>
      </w:pPr>
      <w:r w:rsidRPr="00171210">
        <w:rPr>
          <w:rFonts w:cs="Arial"/>
          <w:noProof/>
          <w:color w:val="7F7F7F" w:themeColor="text1" w:themeTint="80"/>
          <w:sz w:val="44"/>
          <w:lang w:val="en-GB"/>
        </w:rPr>
        <w:fldChar w:fldCharType="begin"/>
      </w:r>
      <w:r w:rsidRPr="00171210">
        <w:rPr>
          <w:rFonts w:cs="Arial"/>
          <w:noProof/>
          <w:color w:val="7F7F7F" w:themeColor="text1" w:themeTint="80"/>
          <w:sz w:val="44"/>
          <w:lang w:val="en-GB"/>
        </w:rPr>
        <w:instrText xml:space="preserve"> SUBJECT  \* FirstCap  \* MERGEFORMAT </w:instrText>
      </w:r>
      <w:r w:rsidRPr="00171210">
        <w:rPr>
          <w:rFonts w:cs="Arial"/>
          <w:noProof/>
          <w:color w:val="7F7F7F" w:themeColor="text1" w:themeTint="80"/>
          <w:sz w:val="44"/>
          <w:lang w:val="en-GB"/>
        </w:rPr>
        <w:fldChar w:fldCharType="separate"/>
      </w:r>
      <w:r>
        <w:rPr>
          <w:rFonts w:cs="Arial"/>
          <w:noProof/>
          <w:color w:val="7F7F7F" w:themeColor="text1" w:themeTint="80"/>
          <w:sz w:val="44"/>
          <w:lang w:val="en-GB"/>
        </w:rPr>
        <w:t>Statement of Work</w:t>
      </w:r>
      <w:r w:rsidRPr="00171210">
        <w:rPr>
          <w:rFonts w:cs="Arial"/>
          <w:noProof/>
          <w:color w:val="7F7F7F" w:themeColor="text1" w:themeTint="80"/>
          <w:sz w:val="44"/>
          <w:lang w:val="en-GB"/>
        </w:rPr>
        <w:fldChar w:fldCharType="end"/>
      </w:r>
      <w:r w:rsidRPr="00171210">
        <w:rPr>
          <w:rFonts w:cs="Arial"/>
          <w:noProof/>
          <w:color w:val="7F7F7F" w:themeColor="text1" w:themeTint="80"/>
          <w:sz w:val="44"/>
          <w:lang w:val="en-GB"/>
        </w:rPr>
        <w:t xml:space="preserve"> </w:t>
      </w:r>
    </w:p>
    <w:p w14:paraId="79D5EAB0" w14:textId="77777777" w:rsidR="001B29B6" w:rsidRPr="00171210" w:rsidRDefault="001B29B6" w:rsidP="001B29B6">
      <w:pPr>
        <w:pStyle w:val="NormalIndent"/>
        <w:ind w:left="0"/>
        <w:rPr>
          <w:rFonts w:cs="Arial"/>
          <w:noProof/>
          <w:sz w:val="32"/>
          <w:lang w:val="en-GB"/>
        </w:rPr>
      </w:pPr>
      <w:r w:rsidRPr="00171210">
        <w:rPr>
          <w:noProof/>
          <w:lang w:val="en-GB" w:eastAsia="en-ZA"/>
        </w:rPr>
        <mc:AlternateContent>
          <mc:Choice Requires="wpg">
            <w:drawing>
              <wp:anchor distT="0" distB="0" distL="114300" distR="114300" simplePos="0" relativeHeight="251659264" behindDoc="1" locked="0" layoutInCell="1" allowOverlap="1" wp14:anchorId="6AC63F42" wp14:editId="5275B14D">
                <wp:simplePos x="0" y="0"/>
                <wp:positionH relativeFrom="page">
                  <wp:posOffset>1357630</wp:posOffset>
                </wp:positionH>
                <wp:positionV relativeFrom="page">
                  <wp:posOffset>3638550</wp:posOffset>
                </wp:positionV>
                <wp:extent cx="3838575" cy="133350"/>
                <wp:effectExtent l="0" t="0" r="47625" b="0"/>
                <wp:wrapNone/>
                <wp:docPr id="47254989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81773961"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810248" id="Group 2" o:spid="_x0000_s1026" style="position:absolute;margin-left:106.9pt;margin-top:286.5pt;width:302.25pt;height:10.5pt;z-index:-251657216;mso-position-horizontal-relative:page;mso-position-vertical-relative:page" coordorigin="9631,5450" coordsize="170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">
                <v:shape id="Freeform 91" o:spid="_x0000_s1027" style="position:absolute;left:9631;top:5450;width:1704;height:2;visibility:visible;mso-wrap-style:square;v-text-anchor:top" coordsize="170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" path="m,l1705,e" filled="f" strokecolor="#bdd626" strokeweight="2pt">
                  <v:path arrowok="t" o:connecttype="custom" o:connectlocs="0,0;1705,0" o:connectangles="0,0"/>
                </v:shape>
                <w10:wrap anchorx="page" anchory="page"/>
              </v:group>
            </w:pict>
          </mc:Fallback>
        </mc:AlternateContent>
      </w:r>
    </w:p>
    <w:p w14:paraId="1E995AB9" w14:textId="77777777" w:rsidR="001B29B6" w:rsidRPr="00171210" w:rsidRDefault="001B29B6" w:rsidP="001B29B6">
      <w:pPr>
        <w:pStyle w:val="NormalIndent"/>
        <w:spacing w:before="300" w:after="0"/>
        <w:ind w:left="0"/>
        <w:rPr>
          <w:b/>
          <w:caps/>
          <w:color w:val="808080"/>
          <w:sz w:val="22"/>
          <w:lang w:val="en-GB"/>
        </w:rPr>
      </w:pPr>
      <w:r w:rsidRPr="00171210">
        <w:rPr>
          <w:b/>
          <w:caps/>
          <w:color w:val="808080"/>
          <w:sz w:val="22"/>
          <w:lang w:val="en-GB"/>
        </w:rPr>
        <w:fldChar w:fldCharType="begin"/>
      </w:r>
      <w:r w:rsidRPr="00171210">
        <w:rPr>
          <w:b/>
          <w:caps/>
          <w:color w:val="808080"/>
          <w:sz w:val="22"/>
          <w:lang w:val="en-GB"/>
        </w:rPr>
        <w:instrText xml:space="preserve"> DOCPROPERTY  Category  \* MERGEFORMAT </w:instrText>
      </w:r>
      <w:r w:rsidRPr="00171210">
        <w:rPr>
          <w:b/>
          <w:caps/>
          <w:color w:val="808080"/>
          <w:sz w:val="22"/>
          <w:lang w:val="en-GB"/>
        </w:rPr>
        <w:fldChar w:fldCharType="separate"/>
      </w:r>
      <w:r>
        <w:rPr>
          <w:b/>
          <w:caps/>
          <w:color w:val="808080"/>
          <w:sz w:val="22"/>
          <w:lang w:val="en-GB"/>
        </w:rPr>
        <w:t>Grainger</w:t>
      </w:r>
      <w:r w:rsidRPr="00171210">
        <w:rPr>
          <w:b/>
          <w:caps/>
          <w:color w:val="808080"/>
          <w:sz w:val="22"/>
          <w:lang w:val="en-GB"/>
        </w:rPr>
        <w:fldChar w:fldCharType="end"/>
      </w:r>
      <w:r>
        <w:rPr>
          <w:b/>
          <w:caps/>
          <w:color w:val="808080"/>
          <w:sz w:val="22"/>
          <w:lang w:val="en-GB"/>
        </w:rPr>
        <w:t xml:space="preserve"> plc</w:t>
      </w:r>
    </w:p>
    <w:p w14:paraId="7C3A3D8D" w14:textId="77777777" w:rsidR="001B29B6" w:rsidRPr="00171210" w:rsidRDefault="001B29B6" w:rsidP="001B29B6">
      <w:pPr>
        <w:pStyle w:val="NormalIndent"/>
        <w:spacing w:after="0"/>
        <w:ind w:left="0"/>
        <w:rPr>
          <w:caps/>
          <w:color w:val="808080"/>
          <w:sz w:val="22"/>
          <w:lang w:val="en-GB"/>
        </w:rPr>
      </w:pPr>
      <w:r w:rsidRPr="00171210">
        <w:rPr>
          <w:caps/>
          <w:color w:val="808080"/>
          <w:sz w:val="22"/>
          <w:lang w:val="en-GB"/>
        </w:rPr>
        <w:fldChar w:fldCharType="begin"/>
      </w:r>
      <w:r w:rsidRPr="00171210">
        <w:rPr>
          <w:caps/>
          <w:color w:val="808080"/>
          <w:sz w:val="22"/>
          <w:lang w:val="en-GB"/>
        </w:rPr>
        <w:instrText xml:space="preserve"> DOCPROPERTY  Title  \* MERGEFORMAT </w:instrText>
      </w:r>
      <w:r w:rsidRPr="00171210">
        <w:rPr>
          <w:caps/>
          <w:color w:val="808080"/>
          <w:sz w:val="22"/>
          <w:lang w:val="en-GB"/>
        </w:rPr>
        <w:fldChar w:fldCharType="separate"/>
      </w:r>
      <w:r>
        <w:rPr>
          <w:caps/>
          <w:color w:val="808080"/>
          <w:sz w:val="22"/>
          <w:lang w:val="en-GB"/>
        </w:rPr>
        <w:t>Lead Pro Replacement</w:t>
      </w:r>
      <w:r w:rsidRPr="00171210">
        <w:rPr>
          <w:caps/>
          <w:color w:val="808080"/>
          <w:sz w:val="22"/>
          <w:lang w:val="en-GB"/>
        </w:rPr>
        <w:fldChar w:fldCharType="end"/>
      </w:r>
      <w:r w:rsidRPr="00171210">
        <w:rPr>
          <w:caps/>
          <w:color w:val="808080"/>
          <w:sz w:val="22"/>
          <w:lang w:val="en-GB"/>
        </w:rPr>
        <w:t xml:space="preserve"> </w:t>
      </w:r>
    </w:p>
    <w:p w14:paraId="61583BF6" w14:textId="77777777" w:rsidR="001B29B6" w:rsidRPr="00171210" w:rsidRDefault="001B29B6" w:rsidP="001B29B6">
      <w:pPr>
        <w:pStyle w:val="NormalIndent"/>
        <w:ind w:left="0"/>
        <w:rPr>
          <w:lang w:val="en-GB"/>
        </w:rPr>
      </w:pPr>
    </w:p>
    <w:p w14:paraId="1101423C" w14:textId="77777777" w:rsidR="001B29B6" w:rsidRPr="00171210" w:rsidRDefault="001B29B6" w:rsidP="001B29B6">
      <w:pPr>
        <w:pStyle w:val="NormalIndent"/>
        <w:ind w:left="0"/>
        <w:rPr>
          <w:lang w:val="en-GB"/>
        </w:rPr>
      </w:pPr>
      <w:r w:rsidRPr="00171210">
        <w:rPr>
          <w:lang w:val="en-GB"/>
        </w:rPr>
        <w:tab/>
      </w:r>
    </w:p>
    <w:p w14:paraId="7856A08E" w14:textId="77777777" w:rsidR="001B29B6" w:rsidRPr="00171210" w:rsidRDefault="001B29B6" w:rsidP="001B29B6">
      <w:pPr>
        <w:pStyle w:val="NormalIndent"/>
        <w:ind w:left="0"/>
        <w:rPr>
          <w:lang w:val="en-GB"/>
        </w:rPr>
      </w:pPr>
    </w:p>
    <w:p w14:paraId="2E5A6099" w14:textId="77777777" w:rsidR="001B29B6" w:rsidRPr="00171210" w:rsidRDefault="001B29B6" w:rsidP="001B29B6">
      <w:pPr>
        <w:pStyle w:val="NormalIndent"/>
        <w:ind w:left="0"/>
        <w:rPr>
          <w:lang w:val="en-GB"/>
        </w:rPr>
      </w:pPr>
    </w:p>
    <w:p w14:paraId="5C388E8B" w14:textId="77777777" w:rsidR="001B29B6" w:rsidRPr="00171210" w:rsidRDefault="001B29B6" w:rsidP="001B29B6">
      <w:pPr>
        <w:spacing w:after="0" w:line="240" w:lineRule="atLeast"/>
        <w:jc w:val="right"/>
        <w:rPr>
          <w:i/>
          <w:color w:val="808080"/>
          <w:sz w:val="22"/>
          <w:szCs w:val="22"/>
          <w:lang w:val="en-GB"/>
        </w:rPr>
      </w:pPr>
    </w:p>
    <w:p w14:paraId="00C156D9" w14:textId="77777777" w:rsidR="001B29B6" w:rsidRPr="00171210" w:rsidRDefault="001B29B6" w:rsidP="001B29B6">
      <w:pPr>
        <w:spacing w:after="0" w:line="240" w:lineRule="atLeast"/>
        <w:jc w:val="right"/>
        <w:rPr>
          <w:i/>
          <w:color w:val="808080"/>
          <w:sz w:val="22"/>
          <w:szCs w:val="22"/>
          <w:lang w:val="en-GB"/>
        </w:rPr>
      </w:pPr>
    </w:p>
    <w:p w14:paraId="142D68F9" w14:textId="77777777" w:rsidR="001B29B6" w:rsidRPr="00171210" w:rsidRDefault="001B29B6" w:rsidP="001B29B6">
      <w:pPr>
        <w:spacing w:after="0" w:line="240" w:lineRule="atLeast"/>
        <w:jc w:val="right"/>
        <w:rPr>
          <w:i/>
          <w:color w:val="808080"/>
          <w:sz w:val="22"/>
          <w:szCs w:val="22"/>
          <w:lang w:val="en-GB"/>
        </w:rPr>
      </w:pPr>
    </w:p>
    <w:p w14:paraId="2D20DD65" w14:textId="77777777" w:rsidR="001B29B6" w:rsidRPr="00171210" w:rsidRDefault="001B29B6" w:rsidP="001B29B6">
      <w:pPr>
        <w:spacing w:after="0" w:line="240" w:lineRule="atLeast"/>
        <w:jc w:val="right"/>
        <w:rPr>
          <w:i/>
          <w:color w:val="808080"/>
          <w:sz w:val="22"/>
          <w:szCs w:val="22"/>
          <w:lang w:val="en-GB"/>
        </w:rPr>
      </w:pPr>
    </w:p>
    <w:p w14:paraId="60DA2EDD" w14:textId="77777777" w:rsidR="001B29B6" w:rsidRPr="00171210" w:rsidRDefault="001B29B6" w:rsidP="001B29B6">
      <w:pPr>
        <w:spacing w:after="0" w:line="240" w:lineRule="atLeast"/>
        <w:jc w:val="right"/>
        <w:rPr>
          <w:i/>
          <w:color w:val="808080"/>
          <w:sz w:val="22"/>
          <w:szCs w:val="22"/>
          <w:lang w:val="en-GB"/>
        </w:rPr>
      </w:pPr>
    </w:p>
    <w:p w14:paraId="2D44BB33" w14:textId="77777777" w:rsidR="001B29B6" w:rsidRPr="00171210" w:rsidRDefault="001B29B6" w:rsidP="001B29B6">
      <w:pPr>
        <w:spacing w:after="0" w:line="240" w:lineRule="atLeast"/>
        <w:jc w:val="right"/>
        <w:rPr>
          <w:i/>
          <w:color w:val="808080"/>
          <w:sz w:val="22"/>
          <w:szCs w:val="22"/>
          <w:lang w:val="en-GB"/>
        </w:rPr>
      </w:pPr>
    </w:p>
    <w:p w14:paraId="40CE6CC4" w14:textId="77777777" w:rsidR="001B29B6" w:rsidRPr="00171210" w:rsidRDefault="001B29B6" w:rsidP="001B29B6">
      <w:pPr>
        <w:spacing w:after="0" w:line="240" w:lineRule="atLeast"/>
        <w:jc w:val="right"/>
        <w:rPr>
          <w:i/>
          <w:color w:val="808080"/>
          <w:sz w:val="22"/>
          <w:szCs w:val="22"/>
          <w:lang w:val="en-GB"/>
        </w:rPr>
      </w:pPr>
    </w:p>
    <w:p w14:paraId="4A2F81DB" w14:textId="77777777" w:rsidR="001B29B6" w:rsidRPr="00171210" w:rsidRDefault="001B29B6" w:rsidP="001B29B6">
      <w:pPr>
        <w:spacing w:after="0" w:line="240" w:lineRule="atLeast"/>
        <w:jc w:val="right"/>
        <w:rPr>
          <w:i/>
          <w:color w:val="808080"/>
          <w:sz w:val="22"/>
          <w:szCs w:val="22"/>
          <w:lang w:val="en-GB"/>
        </w:rPr>
      </w:pPr>
    </w:p>
    <w:p w14:paraId="1B95828E" w14:textId="77777777" w:rsidR="001B29B6" w:rsidRPr="00171210" w:rsidRDefault="001B29B6" w:rsidP="001B29B6">
      <w:pPr>
        <w:spacing w:after="0" w:line="240" w:lineRule="atLeast"/>
        <w:jc w:val="right"/>
        <w:rPr>
          <w:i/>
          <w:color w:val="808080"/>
          <w:sz w:val="22"/>
          <w:szCs w:val="22"/>
          <w:lang w:val="en-GB"/>
        </w:rPr>
      </w:pPr>
    </w:p>
    <w:p w14:paraId="51BE4CD0" w14:textId="77777777" w:rsidR="001B29B6" w:rsidRPr="00171210" w:rsidRDefault="001B29B6" w:rsidP="001B29B6">
      <w:pPr>
        <w:spacing w:after="0" w:line="240" w:lineRule="atLeast"/>
        <w:jc w:val="right"/>
        <w:rPr>
          <w:i/>
          <w:color w:val="808080"/>
          <w:sz w:val="22"/>
          <w:szCs w:val="22"/>
          <w:lang w:val="en-GB"/>
        </w:rPr>
      </w:pPr>
    </w:p>
    <w:p w14:paraId="0C95AF7E" w14:textId="77777777" w:rsidR="001B29B6" w:rsidRPr="00171210" w:rsidRDefault="001B29B6" w:rsidP="001B29B6">
      <w:pPr>
        <w:spacing w:after="0" w:line="240" w:lineRule="atLeast"/>
        <w:jc w:val="right"/>
        <w:rPr>
          <w:i/>
          <w:color w:val="808080"/>
          <w:sz w:val="22"/>
          <w:szCs w:val="22"/>
          <w:lang w:val="en-GB"/>
        </w:rPr>
      </w:pPr>
    </w:p>
    <w:p w14:paraId="657A25C6" w14:textId="77777777" w:rsidR="001B29B6" w:rsidRPr="00171210" w:rsidRDefault="001B29B6" w:rsidP="001B29B6">
      <w:pPr>
        <w:spacing w:after="0" w:line="240" w:lineRule="atLeast"/>
        <w:jc w:val="right"/>
        <w:rPr>
          <w:i/>
          <w:color w:val="808080"/>
          <w:sz w:val="22"/>
          <w:szCs w:val="22"/>
          <w:lang w:val="en-GB"/>
        </w:rPr>
      </w:pPr>
    </w:p>
    <w:p w14:paraId="1A081531" w14:textId="77777777" w:rsidR="001B29B6" w:rsidRPr="00171210" w:rsidRDefault="001B29B6" w:rsidP="001B29B6">
      <w:pPr>
        <w:spacing w:after="0" w:line="240" w:lineRule="atLeast"/>
        <w:jc w:val="right"/>
        <w:rPr>
          <w:i/>
          <w:color w:val="808080"/>
          <w:sz w:val="22"/>
          <w:szCs w:val="22"/>
          <w:lang w:val="en-GB"/>
        </w:rPr>
      </w:pPr>
    </w:p>
    <w:p w14:paraId="4321C0BB" w14:textId="77777777" w:rsidR="001B29B6" w:rsidRPr="00171210" w:rsidRDefault="001B29B6" w:rsidP="001B29B6">
      <w:pPr>
        <w:spacing w:after="0" w:line="240" w:lineRule="atLeast"/>
        <w:jc w:val="right"/>
        <w:rPr>
          <w:i/>
          <w:color w:val="808080"/>
          <w:sz w:val="22"/>
          <w:szCs w:val="22"/>
          <w:lang w:val="en-GB"/>
        </w:rPr>
      </w:pPr>
    </w:p>
    <w:p w14:paraId="00EBAE2A" w14:textId="77777777" w:rsidR="001B29B6" w:rsidRPr="00171210" w:rsidRDefault="001B29B6" w:rsidP="001B29B6">
      <w:pPr>
        <w:spacing w:after="0" w:line="240" w:lineRule="atLeast"/>
        <w:jc w:val="right"/>
        <w:rPr>
          <w:i/>
          <w:color w:val="808080"/>
          <w:sz w:val="22"/>
          <w:szCs w:val="22"/>
          <w:lang w:val="en-GB"/>
        </w:rPr>
      </w:pPr>
      <w:r w:rsidRPr="00171210">
        <w:rPr>
          <w:i/>
          <w:color w:val="808080"/>
          <w:sz w:val="22"/>
          <w:szCs w:val="22"/>
          <w:lang w:val="en-GB"/>
        </w:rPr>
        <w:fldChar w:fldCharType="begin"/>
      </w:r>
      <w:r w:rsidRPr="00171210">
        <w:rPr>
          <w:i/>
          <w:color w:val="808080"/>
          <w:sz w:val="22"/>
          <w:szCs w:val="22"/>
          <w:lang w:val="en-GB"/>
        </w:rPr>
        <w:instrText xml:space="preserve"> DOCPROPERTY  Manager  \* MERGEFORMAT </w:instrText>
      </w:r>
      <w:r w:rsidRPr="00171210">
        <w:rPr>
          <w:i/>
          <w:color w:val="808080"/>
          <w:sz w:val="22"/>
          <w:szCs w:val="22"/>
          <w:lang w:val="en-GB"/>
        </w:rPr>
        <w:fldChar w:fldCharType="separate"/>
      </w:r>
      <w:r>
        <w:rPr>
          <w:i/>
          <w:color w:val="808080"/>
          <w:sz w:val="22"/>
          <w:szCs w:val="22"/>
          <w:lang w:val="en-GB"/>
        </w:rPr>
        <w:t>Version 1.0</w:t>
      </w:r>
      <w:r w:rsidRPr="00171210">
        <w:rPr>
          <w:i/>
          <w:color w:val="808080"/>
          <w:sz w:val="22"/>
          <w:szCs w:val="22"/>
          <w:lang w:val="en-GB"/>
        </w:rPr>
        <w:fldChar w:fldCharType="end"/>
      </w:r>
    </w:p>
    <w:p w14:paraId="6C8527C5" w14:textId="77777777" w:rsidR="001B29B6" w:rsidRPr="00171210" w:rsidRDefault="001B29B6" w:rsidP="001B29B6">
      <w:pPr>
        <w:spacing w:after="0" w:line="240" w:lineRule="atLeast"/>
        <w:jc w:val="right"/>
        <w:rPr>
          <w:i/>
          <w:color w:val="808080"/>
          <w:sz w:val="22"/>
          <w:szCs w:val="22"/>
          <w:lang w:val="en-GB"/>
        </w:rPr>
      </w:pPr>
      <w:r w:rsidRPr="00171210">
        <w:rPr>
          <w:i/>
          <w:color w:val="808080"/>
          <w:sz w:val="22"/>
          <w:szCs w:val="22"/>
          <w:lang w:val="en-GB"/>
        </w:rPr>
        <w:tab/>
      </w:r>
      <w:r w:rsidRPr="00171210">
        <w:rPr>
          <w:i/>
          <w:color w:val="808080"/>
          <w:sz w:val="22"/>
          <w:szCs w:val="22"/>
          <w:lang w:val="en-GB"/>
        </w:rPr>
        <w:tab/>
      </w:r>
      <w:r w:rsidRPr="00171210">
        <w:rPr>
          <w:i/>
          <w:color w:val="808080"/>
          <w:sz w:val="22"/>
          <w:szCs w:val="22"/>
          <w:lang w:val="en-GB"/>
        </w:rPr>
        <w:fldChar w:fldCharType="begin"/>
      </w:r>
      <w:r w:rsidRPr="00171210">
        <w:rPr>
          <w:i/>
          <w:color w:val="808080"/>
          <w:sz w:val="22"/>
          <w:szCs w:val="22"/>
          <w:lang w:val="en-GB"/>
        </w:rPr>
        <w:instrText xml:space="preserve"> DOCPROPERTY  LastSavedTime \@ "MMMM d, yyyy" \* MERGEFORMAT </w:instrText>
      </w:r>
      <w:r w:rsidRPr="00171210">
        <w:rPr>
          <w:i/>
          <w:color w:val="808080"/>
          <w:sz w:val="22"/>
          <w:szCs w:val="22"/>
          <w:lang w:val="en-GB"/>
        </w:rPr>
        <w:fldChar w:fldCharType="separate"/>
      </w:r>
      <w:r>
        <w:rPr>
          <w:i/>
          <w:color w:val="808080"/>
          <w:sz w:val="22"/>
          <w:szCs w:val="22"/>
          <w:lang w:val="en-GB"/>
        </w:rPr>
        <w:t>April 5, 2024</w:t>
      </w:r>
      <w:r w:rsidRPr="00171210">
        <w:rPr>
          <w:i/>
          <w:color w:val="808080"/>
          <w:sz w:val="22"/>
          <w:szCs w:val="22"/>
          <w:lang w:val="en-GB"/>
        </w:rPr>
        <w:fldChar w:fldCharType="end"/>
      </w:r>
    </w:p>
    <w:p w14:paraId="4B539858" w14:textId="77777777" w:rsidR="001B29B6" w:rsidRPr="00171210" w:rsidRDefault="001B29B6" w:rsidP="001B29B6">
      <w:pPr>
        <w:rPr>
          <w:rFonts w:cs="Arial"/>
          <w:lang w:val="en-GB"/>
        </w:rPr>
      </w:pPr>
      <w:r w:rsidRPr="00171210">
        <w:rPr>
          <w:lang w:val="en-GB"/>
        </w:rPr>
        <w:br w:type="page"/>
      </w:r>
    </w:p>
    <w:p w14:paraId="61083CDC" w14:textId="77777777" w:rsidR="001B29B6" w:rsidRPr="00171210" w:rsidRDefault="001B29B6" w:rsidP="001B29B6">
      <w:pPr>
        <w:widowControl w:val="0"/>
        <w:tabs>
          <w:tab w:val="left" w:pos="426"/>
          <w:tab w:val="left" w:pos="709"/>
          <w:tab w:val="left" w:pos="993"/>
        </w:tabs>
        <w:adjustRightInd w:val="0"/>
        <w:textAlignment w:val="baseline"/>
        <w:rPr>
          <w:color w:val="7F7F7F" w:themeColor="text1" w:themeTint="80"/>
          <w:sz w:val="36"/>
          <w:lang w:val="en-GB"/>
        </w:rPr>
      </w:pPr>
      <w:bookmarkStart w:id="0" w:name="_Toc158191525"/>
      <w:r w:rsidRPr="00171210">
        <w:rPr>
          <w:color w:val="7F7F7F" w:themeColor="text1" w:themeTint="80"/>
          <w:sz w:val="36"/>
          <w:lang w:val="en-GB"/>
        </w:rPr>
        <w:lastRenderedPageBreak/>
        <w:t>Contents</w:t>
      </w:r>
    </w:p>
    <w:p w14:paraId="1413BC69" w14:textId="77777777" w:rsidR="001B29B6" w:rsidRDefault="001B29B6" w:rsidP="001B29B6">
      <w:pPr>
        <w:pStyle w:val="TOC1"/>
        <w:tabs>
          <w:tab w:val="left" w:pos="400"/>
          <w:tab w:val="right" w:leader="dot" w:pos="9396"/>
        </w:tabs>
        <w:rPr>
          <w:rFonts w:eastAsiaTheme="minorEastAsia" w:cstheme="minorBidi"/>
          <w:b/>
          <w:bCs/>
          <w:i/>
          <w:iCs/>
        </w:rPr>
      </w:pPr>
      <w:r w:rsidRPr="00171210">
        <w:rPr>
          <w:rFonts w:asciiTheme="minorHAnsi" w:hAnsiTheme="minorHAnsi" w:cstheme="minorHAnsi"/>
          <w:b/>
          <w:bCs/>
          <w:i/>
          <w:iCs/>
          <w:sz w:val="24"/>
        </w:rPr>
        <w:fldChar w:fldCharType="begin"/>
      </w:r>
      <w:r w:rsidRPr="00171210">
        <w:instrText xml:space="preserve"> TOC \o "1-2" \h \z \u </w:instrText>
      </w:r>
      <w:r w:rsidRPr="00171210">
        <w:rPr>
          <w:rFonts w:asciiTheme="minorHAnsi" w:hAnsiTheme="minorHAnsi" w:cstheme="minorHAnsi"/>
          <w:b/>
          <w:bCs/>
          <w:i/>
          <w:iCs/>
          <w:sz w:val="24"/>
        </w:rPr>
        <w:fldChar w:fldCharType="separate"/>
      </w:r>
      <w:hyperlink w:anchor="_Toc182508867" w:history="1">
        <w:r w:rsidRPr="00D53753">
          <w:rPr>
            <w:rStyle w:val="Hyperlink"/>
          </w:rPr>
          <w:t>1</w:t>
        </w:r>
        <w:r>
          <w:rPr>
            <w:rFonts w:eastAsiaTheme="minorEastAsia" w:cstheme="minorBidi"/>
          </w:rPr>
          <w:tab/>
        </w:r>
        <w:r w:rsidRPr="00D53753">
          <w:rPr>
            <w:rStyle w:val="Hyperlink"/>
          </w:rPr>
          <w:t>Statement of Work</w:t>
        </w:r>
        <w:r>
          <w:rPr>
            <w:webHidden/>
          </w:rPr>
          <w:tab/>
        </w:r>
        <w:r>
          <w:rPr>
            <w:webHidden/>
          </w:rPr>
          <w:fldChar w:fldCharType="begin"/>
        </w:r>
        <w:r>
          <w:rPr>
            <w:webHidden/>
          </w:rPr>
          <w:instrText xml:space="preserve"> PAGEREF _Toc182508867 \h </w:instrText>
        </w:r>
        <w:r>
          <w:rPr>
            <w:webHidden/>
          </w:rPr>
        </w:r>
        <w:r>
          <w:rPr>
            <w:webHidden/>
          </w:rPr>
          <w:fldChar w:fldCharType="separate"/>
        </w:r>
        <w:r>
          <w:rPr>
            <w:webHidden/>
          </w:rPr>
          <w:t>3</w:t>
        </w:r>
        <w:r>
          <w:rPr>
            <w:webHidden/>
          </w:rPr>
          <w:fldChar w:fldCharType="end"/>
        </w:r>
      </w:hyperlink>
    </w:p>
    <w:p w14:paraId="542FBE9E" w14:textId="77777777" w:rsidR="001B29B6" w:rsidRDefault="001B29B6" w:rsidP="001B29B6">
      <w:pPr>
        <w:pStyle w:val="TOC2"/>
        <w:tabs>
          <w:tab w:val="left" w:pos="800"/>
          <w:tab w:val="right" w:leader="dot" w:pos="9396"/>
        </w:tabs>
        <w:ind w:left="0"/>
        <w:rPr>
          <w:b/>
          <w:bCs/>
          <w:noProof/>
          <w:sz w:val="24"/>
          <w:szCs w:val="24"/>
        </w:rPr>
      </w:pPr>
      <w:hyperlink w:anchor="_Toc182508868" w:history="1">
        <w:r w:rsidRPr="00D53753">
          <w:rPr>
            <w:rStyle w:val="Hyperlink"/>
            <w:noProof/>
            <w:lang w:val="en-GB"/>
          </w:rPr>
          <w:t>1.1</w:t>
        </w:r>
        <w:r>
          <w:rPr>
            <w:noProof/>
            <w:sz w:val="24"/>
            <w:szCs w:val="24"/>
          </w:rPr>
          <w:tab/>
        </w:r>
        <w:r w:rsidRPr="00D53753">
          <w:rPr>
            <w:rStyle w:val="Hyperlink"/>
            <w:noProof/>
            <w:lang w:val="en-GB"/>
          </w:rPr>
          <w:t>Overview</w:t>
        </w:r>
        <w:r>
          <w:rPr>
            <w:noProof/>
            <w:webHidden/>
          </w:rPr>
          <w:tab/>
        </w:r>
        <w:r>
          <w:rPr>
            <w:noProof/>
            <w:webHidden/>
          </w:rPr>
          <w:fldChar w:fldCharType="begin"/>
        </w:r>
        <w:r>
          <w:rPr>
            <w:noProof/>
            <w:webHidden/>
          </w:rPr>
          <w:instrText xml:space="preserve"> PAGEREF _Toc182508868 \h </w:instrText>
        </w:r>
        <w:r>
          <w:rPr>
            <w:noProof/>
            <w:webHidden/>
          </w:rPr>
        </w:r>
        <w:r>
          <w:rPr>
            <w:noProof/>
            <w:webHidden/>
          </w:rPr>
          <w:fldChar w:fldCharType="separate"/>
        </w:r>
        <w:r>
          <w:rPr>
            <w:noProof/>
            <w:webHidden/>
          </w:rPr>
          <w:t>3</w:t>
        </w:r>
        <w:r>
          <w:rPr>
            <w:noProof/>
            <w:webHidden/>
          </w:rPr>
          <w:fldChar w:fldCharType="end"/>
        </w:r>
      </w:hyperlink>
    </w:p>
    <w:p w14:paraId="46B08F43" w14:textId="77777777" w:rsidR="001B29B6" w:rsidRDefault="001B29B6" w:rsidP="001B29B6">
      <w:pPr>
        <w:pStyle w:val="TOC2"/>
        <w:tabs>
          <w:tab w:val="left" w:pos="800"/>
          <w:tab w:val="right" w:leader="dot" w:pos="9396"/>
        </w:tabs>
        <w:ind w:left="0"/>
        <w:rPr>
          <w:b/>
          <w:bCs/>
          <w:noProof/>
          <w:sz w:val="24"/>
          <w:szCs w:val="24"/>
        </w:rPr>
      </w:pPr>
      <w:hyperlink w:anchor="_Toc182508869" w:history="1">
        <w:r w:rsidRPr="00D53753">
          <w:rPr>
            <w:rStyle w:val="Hyperlink"/>
            <w:noProof/>
            <w:lang w:val="en-GB"/>
          </w:rPr>
          <w:t>1.2</w:t>
        </w:r>
        <w:r>
          <w:rPr>
            <w:noProof/>
            <w:sz w:val="24"/>
            <w:szCs w:val="24"/>
          </w:rPr>
          <w:tab/>
        </w:r>
        <w:r w:rsidRPr="00D53753">
          <w:rPr>
            <w:rStyle w:val="Hyperlink"/>
            <w:noProof/>
            <w:lang w:val="en-GB"/>
          </w:rPr>
          <w:t>Objectives</w:t>
        </w:r>
        <w:r>
          <w:rPr>
            <w:noProof/>
            <w:webHidden/>
          </w:rPr>
          <w:tab/>
        </w:r>
        <w:r>
          <w:rPr>
            <w:noProof/>
            <w:webHidden/>
          </w:rPr>
          <w:fldChar w:fldCharType="begin"/>
        </w:r>
        <w:r>
          <w:rPr>
            <w:noProof/>
            <w:webHidden/>
          </w:rPr>
          <w:instrText xml:space="preserve"> PAGEREF _Toc182508869 \h </w:instrText>
        </w:r>
        <w:r>
          <w:rPr>
            <w:noProof/>
            <w:webHidden/>
          </w:rPr>
        </w:r>
        <w:r>
          <w:rPr>
            <w:noProof/>
            <w:webHidden/>
          </w:rPr>
          <w:fldChar w:fldCharType="separate"/>
        </w:r>
        <w:r>
          <w:rPr>
            <w:noProof/>
            <w:webHidden/>
          </w:rPr>
          <w:t>3</w:t>
        </w:r>
        <w:r>
          <w:rPr>
            <w:noProof/>
            <w:webHidden/>
          </w:rPr>
          <w:fldChar w:fldCharType="end"/>
        </w:r>
      </w:hyperlink>
    </w:p>
    <w:p w14:paraId="7E74CB56" w14:textId="77777777" w:rsidR="001B29B6" w:rsidRDefault="001B29B6" w:rsidP="001B29B6">
      <w:pPr>
        <w:pStyle w:val="TOC2"/>
        <w:tabs>
          <w:tab w:val="left" w:pos="800"/>
          <w:tab w:val="right" w:leader="dot" w:pos="9396"/>
        </w:tabs>
        <w:ind w:left="0"/>
        <w:rPr>
          <w:b/>
          <w:bCs/>
          <w:noProof/>
          <w:sz w:val="24"/>
          <w:szCs w:val="24"/>
        </w:rPr>
      </w:pPr>
      <w:hyperlink w:anchor="_Toc182508870" w:history="1">
        <w:r w:rsidRPr="00D53753">
          <w:rPr>
            <w:rStyle w:val="Hyperlink"/>
            <w:noProof/>
            <w:lang w:val="en-GB"/>
          </w:rPr>
          <w:t>1.3</w:t>
        </w:r>
        <w:r>
          <w:rPr>
            <w:noProof/>
            <w:sz w:val="24"/>
            <w:szCs w:val="24"/>
          </w:rPr>
          <w:tab/>
        </w:r>
        <w:r w:rsidRPr="00D53753">
          <w:rPr>
            <w:rStyle w:val="Hyperlink"/>
            <w:noProof/>
            <w:lang w:val="en-GB"/>
          </w:rPr>
          <w:t>Delivery Approach</w:t>
        </w:r>
        <w:r>
          <w:rPr>
            <w:noProof/>
            <w:webHidden/>
          </w:rPr>
          <w:tab/>
        </w:r>
        <w:r>
          <w:rPr>
            <w:noProof/>
            <w:webHidden/>
          </w:rPr>
          <w:fldChar w:fldCharType="begin"/>
        </w:r>
        <w:r>
          <w:rPr>
            <w:noProof/>
            <w:webHidden/>
          </w:rPr>
          <w:instrText xml:space="preserve"> PAGEREF _Toc182508870 \h </w:instrText>
        </w:r>
        <w:r>
          <w:rPr>
            <w:noProof/>
            <w:webHidden/>
          </w:rPr>
        </w:r>
        <w:r>
          <w:rPr>
            <w:noProof/>
            <w:webHidden/>
          </w:rPr>
          <w:fldChar w:fldCharType="separate"/>
        </w:r>
        <w:r>
          <w:rPr>
            <w:noProof/>
            <w:webHidden/>
          </w:rPr>
          <w:t>4</w:t>
        </w:r>
        <w:r>
          <w:rPr>
            <w:noProof/>
            <w:webHidden/>
          </w:rPr>
          <w:fldChar w:fldCharType="end"/>
        </w:r>
      </w:hyperlink>
    </w:p>
    <w:p w14:paraId="61A9A5D1" w14:textId="77777777" w:rsidR="001B29B6" w:rsidRDefault="001B29B6" w:rsidP="001B29B6">
      <w:pPr>
        <w:pStyle w:val="TOC2"/>
        <w:tabs>
          <w:tab w:val="left" w:pos="800"/>
          <w:tab w:val="right" w:leader="dot" w:pos="9396"/>
        </w:tabs>
        <w:ind w:left="0"/>
        <w:rPr>
          <w:b/>
          <w:bCs/>
          <w:noProof/>
          <w:sz w:val="24"/>
          <w:szCs w:val="24"/>
        </w:rPr>
      </w:pPr>
      <w:hyperlink w:anchor="_Toc182508871" w:history="1">
        <w:r w:rsidRPr="00D53753">
          <w:rPr>
            <w:rStyle w:val="Hyperlink"/>
            <w:noProof/>
            <w:lang w:val="en-GB"/>
          </w:rPr>
          <w:t>1.4</w:t>
        </w:r>
        <w:r>
          <w:rPr>
            <w:noProof/>
            <w:sz w:val="24"/>
            <w:szCs w:val="24"/>
          </w:rPr>
          <w:tab/>
        </w:r>
        <w:r w:rsidRPr="00D53753">
          <w:rPr>
            <w:rStyle w:val="Hyperlink"/>
            <w:noProof/>
            <w:lang w:val="en-GB"/>
          </w:rPr>
          <w:t>Responsibilities</w:t>
        </w:r>
        <w:r>
          <w:rPr>
            <w:noProof/>
            <w:webHidden/>
          </w:rPr>
          <w:tab/>
        </w:r>
        <w:r>
          <w:rPr>
            <w:noProof/>
            <w:webHidden/>
          </w:rPr>
          <w:fldChar w:fldCharType="begin"/>
        </w:r>
        <w:r>
          <w:rPr>
            <w:noProof/>
            <w:webHidden/>
          </w:rPr>
          <w:instrText xml:space="preserve"> PAGEREF _Toc182508871 \h </w:instrText>
        </w:r>
        <w:r>
          <w:rPr>
            <w:noProof/>
            <w:webHidden/>
          </w:rPr>
        </w:r>
        <w:r>
          <w:rPr>
            <w:noProof/>
            <w:webHidden/>
          </w:rPr>
          <w:fldChar w:fldCharType="separate"/>
        </w:r>
        <w:r>
          <w:rPr>
            <w:noProof/>
            <w:webHidden/>
          </w:rPr>
          <w:t>4</w:t>
        </w:r>
        <w:r>
          <w:rPr>
            <w:noProof/>
            <w:webHidden/>
          </w:rPr>
          <w:fldChar w:fldCharType="end"/>
        </w:r>
      </w:hyperlink>
    </w:p>
    <w:p w14:paraId="444B1B44" w14:textId="77777777" w:rsidR="001B29B6" w:rsidRDefault="001B29B6" w:rsidP="001B29B6">
      <w:pPr>
        <w:pStyle w:val="TOC2"/>
        <w:tabs>
          <w:tab w:val="left" w:pos="800"/>
          <w:tab w:val="right" w:leader="dot" w:pos="9396"/>
        </w:tabs>
        <w:ind w:left="0"/>
        <w:rPr>
          <w:b/>
          <w:bCs/>
          <w:noProof/>
          <w:sz w:val="24"/>
          <w:szCs w:val="24"/>
        </w:rPr>
      </w:pPr>
      <w:hyperlink w:anchor="_Toc182508872" w:history="1">
        <w:r w:rsidRPr="00D53753">
          <w:rPr>
            <w:rStyle w:val="Hyperlink"/>
            <w:noProof/>
            <w:lang w:val="en-GB"/>
          </w:rPr>
          <w:t>1.5</w:t>
        </w:r>
        <w:r>
          <w:rPr>
            <w:noProof/>
            <w:sz w:val="24"/>
            <w:szCs w:val="24"/>
          </w:rPr>
          <w:tab/>
        </w:r>
        <w:r w:rsidRPr="00D53753">
          <w:rPr>
            <w:rStyle w:val="Hyperlink"/>
            <w:noProof/>
            <w:lang w:val="en-GB"/>
          </w:rPr>
          <w:t>Availability</w:t>
        </w:r>
        <w:r>
          <w:rPr>
            <w:noProof/>
            <w:webHidden/>
          </w:rPr>
          <w:tab/>
        </w:r>
        <w:r>
          <w:rPr>
            <w:noProof/>
            <w:webHidden/>
          </w:rPr>
          <w:fldChar w:fldCharType="begin"/>
        </w:r>
        <w:r>
          <w:rPr>
            <w:noProof/>
            <w:webHidden/>
          </w:rPr>
          <w:instrText xml:space="preserve"> PAGEREF _Toc182508872 \h </w:instrText>
        </w:r>
        <w:r>
          <w:rPr>
            <w:noProof/>
            <w:webHidden/>
          </w:rPr>
        </w:r>
        <w:r>
          <w:rPr>
            <w:noProof/>
            <w:webHidden/>
          </w:rPr>
          <w:fldChar w:fldCharType="separate"/>
        </w:r>
        <w:r>
          <w:rPr>
            <w:noProof/>
            <w:webHidden/>
          </w:rPr>
          <w:t>5</w:t>
        </w:r>
        <w:r>
          <w:rPr>
            <w:noProof/>
            <w:webHidden/>
          </w:rPr>
          <w:fldChar w:fldCharType="end"/>
        </w:r>
      </w:hyperlink>
    </w:p>
    <w:p w14:paraId="1061DF77" w14:textId="77777777" w:rsidR="001B29B6" w:rsidRDefault="001B29B6" w:rsidP="001B29B6">
      <w:pPr>
        <w:pStyle w:val="TOC2"/>
        <w:tabs>
          <w:tab w:val="left" w:pos="800"/>
          <w:tab w:val="right" w:leader="dot" w:pos="9396"/>
        </w:tabs>
        <w:ind w:left="0"/>
        <w:rPr>
          <w:b/>
          <w:bCs/>
          <w:noProof/>
          <w:sz w:val="24"/>
          <w:szCs w:val="24"/>
        </w:rPr>
      </w:pPr>
      <w:hyperlink w:anchor="_Toc182508873" w:history="1">
        <w:r w:rsidRPr="00D53753">
          <w:rPr>
            <w:rStyle w:val="Hyperlink"/>
            <w:noProof/>
            <w:lang w:val="en-GB"/>
          </w:rPr>
          <w:t>1.6</w:t>
        </w:r>
        <w:r>
          <w:rPr>
            <w:noProof/>
            <w:sz w:val="24"/>
            <w:szCs w:val="24"/>
          </w:rPr>
          <w:tab/>
        </w:r>
        <w:r w:rsidRPr="00D53753">
          <w:rPr>
            <w:rStyle w:val="Hyperlink"/>
            <w:noProof/>
            <w:lang w:val="en-GB"/>
          </w:rPr>
          <w:t>References</w:t>
        </w:r>
        <w:r>
          <w:rPr>
            <w:noProof/>
            <w:webHidden/>
          </w:rPr>
          <w:tab/>
        </w:r>
        <w:r>
          <w:rPr>
            <w:noProof/>
            <w:webHidden/>
          </w:rPr>
          <w:fldChar w:fldCharType="begin"/>
        </w:r>
        <w:r>
          <w:rPr>
            <w:noProof/>
            <w:webHidden/>
          </w:rPr>
          <w:instrText xml:space="preserve"> PAGEREF _Toc182508873 \h </w:instrText>
        </w:r>
        <w:r>
          <w:rPr>
            <w:noProof/>
            <w:webHidden/>
          </w:rPr>
        </w:r>
        <w:r>
          <w:rPr>
            <w:noProof/>
            <w:webHidden/>
          </w:rPr>
          <w:fldChar w:fldCharType="separate"/>
        </w:r>
        <w:r>
          <w:rPr>
            <w:noProof/>
            <w:webHidden/>
          </w:rPr>
          <w:t>6</w:t>
        </w:r>
        <w:r>
          <w:rPr>
            <w:noProof/>
            <w:webHidden/>
          </w:rPr>
          <w:fldChar w:fldCharType="end"/>
        </w:r>
      </w:hyperlink>
    </w:p>
    <w:p w14:paraId="15C690F4" w14:textId="77777777" w:rsidR="001B29B6" w:rsidRDefault="001B29B6" w:rsidP="001B29B6">
      <w:pPr>
        <w:pStyle w:val="TOC1"/>
        <w:tabs>
          <w:tab w:val="left" w:pos="400"/>
          <w:tab w:val="right" w:leader="dot" w:pos="9396"/>
        </w:tabs>
        <w:rPr>
          <w:rFonts w:eastAsiaTheme="minorEastAsia" w:cstheme="minorBidi"/>
          <w:b/>
          <w:bCs/>
          <w:i/>
          <w:iCs/>
        </w:rPr>
      </w:pPr>
      <w:hyperlink w:anchor="_Toc182508874" w:history="1">
        <w:r w:rsidRPr="00D53753">
          <w:rPr>
            <w:rStyle w:val="Hyperlink"/>
          </w:rPr>
          <w:t>2</w:t>
        </w:r>
        <w:r>
          <w:rPr>
            <w:rFonts w:eastAsiaTheme="minorEastAsia" w:cstheme="minorBidi"/>
          </w:rPr>
          <w:tab/>
        </w:r>
        <w:r w:rsidRPr="00D53753">
          <w:rPr>
            <w:rStyle w:val="Hyperlink"/>
          </w:rPr>
          <w:t>Project Risks, Assumptions &amp; Exclusions</w:t>
        </w:r>
        <w:r>
          <w:rPr>
            <w:webHidden/>
          </w:rPr>
          <w:tab/>
        </w:r>
        <w:r>
          <w:rPr>
            <w:webHidden/>
          </w:rPr>
          <w:fldChar w:fldCharType="begin"/>
        </w:r>
        <w:r>
          <w:rPr>
            <w:webHidden/>
          </w:rPr>
          <w:instrText xml:space="preserve"> PAGEREF _Toc182508874 \h </w:instrText>
        </w:r>
        <w:r>
          <w:rPr>
            <w:webHidden/>
          </w:rPr>
        </w:r>
        <w:r>
          <w:rPr>
            <w:webHidden/>
          </w:rPr>
          <w:fldChar w:fldCharType="separate"/>
        </w:r>
        <w:r>
          <w:rPr>
            <w:webHidden/>
          </w:rPr>
          <w:t>7</w:t>
        </w:r>
        <w:r>
          <w:rPr>
            <w:webHidden/>
          </w:rPr>
          <w:fldChar w:fldCharType="end"/>
        </w:r>
      </w:hyperlink>
    </w:p>
    <w:p w14:paraId="7DB3A75F" w14:textId="77777777" w:rsidR="001B29B6" w:rsidRDefault="001B29B6" w:rsidP="001B29B6">
      <w:pPr>
        <w:pStyle w:val="TOC2"/>
        <w:tabs>
          <w:tab w:val="left" w:pos="800"/>
          <w:tab w:val="right" w:leader="dot" w:pos="9396"/>
        </w:tabs>
        <w:ind w:left="0"/>
        <w:rPr>
          <w:b/>
          <w:bCs/>
          <w:noProof/>
          <w:sz w:val="24"/>
          <w:szCs w:val="24"/>
        </w:rPr>
      </w:pPr>
      <w:hyperlink w:anchor="_Toc182508875" w:history="1">
        <w:r w:rsidRPr="00D53753">
          <w:rPr>
            <w:rStyle w:val="Hyperlink"/>
            <w:noProof/>
            <w:lang w:val="en-GB"/>
          </w:rPr>
          <w:t>2.1</w:t>
        </w:r>
        <w:r>
          <w:rPr>
            <w:noProof/>
            <w:sz w:val="24"/>
            <w:szCs w:val="24"/>
          </w:rPr>
          <w:tab/>
        </w:r>
        <w:r w:rsidRPr="00D53753">
          <w:rPr>
            <w:rStyle w:val="Hyperlink"/>
            <w:noProof/>
            <w:lang w:val="en-GB"/>
          </w:rPr>
          <w:t>Risks</w:t>
        </w:r>
        <w:r>
          <w:rPr>
            <w:noProof/>
            <w:webHidden/>
          </w:rPr>
          <w:tab/>
        </w:r>
        <w:r>
          <w:rPr>
            <w:noProof/>
            <w:webHidden/>
          </w:rPr>
          <w:fldChar w:fldCharType="begin"/>
        </w:r>
        <w:r>
          <w:rPr>
            <w:noProof/>
            <w:webHidden/>
          </w:rPr>
          <w:instrText xml:space="preserve"> PAGEREF _Toc182508875 \h </w:instrText>
        </w:r>
        <w:r>
          <w:rPr>
            <w:noProof/>
            <w:webHidden/>
          </w:rPr>
        </w:r>
        <w:r>
          <w:rPr>
            <w:noProof/>
            <w:webHidden/>
          </w:rPr>
          <w:fldChar w:fldCharType="separate"/>
        </w:r>
        <w:r>
          <w:rPr>
            <w:noProof/>
            <w:webHidden/>
          </w:rPr>
          <w:t>7</w:t>
        </w:r>
        <w:r>
          <w:rPr>
            <w:noProof/>
            <w:webHidden/>
          </w:rPr>
          <w:fldChar w:fldCharType="end"/>
        </w:r>
      </w:hyperlink>
    </w:p>
    <w:p w14:paraId="7028D355" w14:textId="77777777" w:rsidR="001B29B6" w:rsidRDefault="001B29B6" w:rsidP="001B29B6">
      <w:pPr>
        <w:pStyle w:val="TOC2"/>
        <w:tabs>
          <w:tab w:val="left" w:pos="800"/>
          <w:tab w:val="right" w:leader="dot" w:pos="9396"/>
        </w:tabs>
        <w:ind w:left="0"/>
        <w:rPr>
          <w:b/>
          <w:bCs/>
          <w:noProof/>
          <w:sz w:val="24"/>
          <w:szCs w:val="24"/>
        </w:rPr>
      </w:pPr>
      <w:hyperlink w:anchor="_Toc182508876" w:history="1">
        <w:r w:rsidRPr="00D53753">
          <w:rPr>
            <w:rStyle w:val="Hyperlink"/>
            <w:noProof/>
            <w:lang w:val="en-GB"/>
          </w:rPr>
          <w:t>2.2</w:t>
        </w:r>
        <w:r>
          <w:rPr>
            <w:noProof/>
            <w:sz w:val="24"/>
            <w:szCs w:val="24"/>
          </w:rPr>
          <w:tab/>
        </w:r>
        <w:r w:rsidRPr="00D53753">
          <w:rPr>
            <w:rStyle w:val="Hyperlink"/>
            <w:noProof/>
            <w:lang w:val="en-GB"/>
          </w:rPr>
          <w:t>Assumptions</w:t>
        </w:r>
        <w:r>
          <w:rPr>
            <w:noProof/>
            <w:webHidden/>
          </w:rPr>
          <w:tab/>
        </w:r>
        <w:r>
          <w:rPr>
            <w:noProof/>
            <w:webHidden/>
          </w:rPr>
          <w:fldChar w:fldCharType="begin"/>
        </w:r>
        <w:r>
          <w:rPr>
            <w:noProof/>
            <w:webHidden/>
          </w:rPr>
          <w:instrText xml:space="preserve"> PAGEREF _Toc182508876 \h </w:instrText>
        </w:r>
        <w:r>
          <w:rPr>
            <w:noProof/>
            <w:webHidden/>
          </w:rPr>
        </w:r>
        <w:r>
          <w:rPr>
            <w:noProof/>
            <w:webHidden/>
          </w:rPr>
          <w:fldChar w:fldCharType="separate"/>
        </w:r>
        <w:r>
          <w:rPr>
            <w:noProof/>
            <w:webHidden/>
          </w:rPr>
          <w:t>7</w:t>
        </w:r>
        <w:r>
          <w:rPr>
            <w:noProof/>
            <w:webHidden/>
          </w:rPr>
          <w:fldChar w:fldCharType="end"/>
        </w:r>
      </w:hyperlink>
    </w:p>
    <w:p w14:paraId="69404C67" w14:textId="77777777" w:rsidR="001B29B6" w:rsidRDefault="001B29B6" w:rsidP="001B29B6">
      <w:pPr>
        <w:pStyle w:val="TOC2"/>
        <w:tabs>
          <w:tab w:val="left" w:pos="800"/>
          <w:tab w:val="right" w:leader="dot" w:pos="9396"/>
        </w:tabs>
        <w:ind w:left="0"/>
        <w:rPr>
          <w:b/>
          <w:bCs/>
          <w:noProof/>
          <w:sz w:val="24"/>
          <w:szCs w:val="24"/>
        </w:rPr>
      </w:pPr>
      <w:hyperlink w:anchor="_Toc182508877" w:history="1">
        <w:r w:rsidRPr="00D53753">
          <w:rPr>
            <w:rStyle w:val="Hyperlink"/>
            <w:noProof/>
            <w:lang w:val="en-GB"/>
          </w:rPr>
          <w:t>2.3</w:t>
        </w:r>
        <w:r>
          <w:rPr>
            <w:noProof/>
            <w:sz w:val="24"/>
            <w:szCs w:val="24"/>
          </w:rPr>
          <w:tab/>
        </w:r>
        <w:r w:rsidRPr="00D53753">
          <w:rPr>
            <w:rStyle w:val="Hyperlink"/>
            <w:noProof/>
            <w:lang w:val="en-GB"/>
          </w:rPr>
          <w:t>Exclusions</w:t>
        </w:r>
        <w:r>
          <w:rPr>
            <w:noProof/>
            <w:webHidden/>
          </w:rPr>
          <w:tab/>
        </w:r>
        <w:r>
          <w:rPr>
            <w:noProof/>
            <w:webHidden/>
          </w:rPr>
          <w:fldChar w:fldCharType="begin"/>
        </w:r>
        <w:r>
          <w:rPr>
            <w:noProof/>
            <w:webHidden/>
          </w:rPr>
          <w:instrText xml:space="preserve"> PAGEREF _Toc182508877 \h </w:instrText>
        </w:r>
        <w:r>
          <w:rPr>
            <w:noProof/>
            <w:webHidden/>
          </w:rPr>
        </w:r>
        <w:r>
          <w:rPr>
            <w:noProof/>
            <w:webHidden/>
          </w:rPr>
          <w:fldChar w:fldCharType="separate"/>
        </w:r>
        <w:r>
          <w:rPr>
            <w:noProof/>
            <w:webHidden/>
          </w:rPr>
          <w:t>8</w:t>
        </w:r>
        <w:r>
          <w:rPr>
            <w:noProof/>
            <w:webHidden/>
          </w:rPr>
          <w:fldChar w:fldCharType="end"/>
        </w:r>
      </w:hyperlink>
    </w:p>
    <w:p w14:paraId="62BFF43E" w14:textId="77777777" w:rsidR="001B29B6" w:rsidRDefault="001B29B6" w:rsidP="001B29B6">
      <w:pPr>
        <w:pStyle w:val="TOC1"/>
        <w:tabs>
          <w:tab w:val="left" w:pos="400"/>
          <w:tab w:val="right" w:leader="dot" w:pos="9396"/>
        </w:tabs>
        <w:rPr>
          <w:rFonts w:eastAsiaTheme="minorEastAsia" w:cstheme="minorBidi"/>
          <w:b/>
          <w:bCs/>
          <w:i/>
          <w:iCs/>
        </w:rPr>
      </w:pPr>
      <w:hyperlink w:anchor="_Toc182508878" w:history="1">
        <w:r w:rsidRPr="00D53753">
          <w:rPr>
            <w:rStyle w:val="Hyperlink"/>
          </w:rPr>
          <w:t>3</w:t>
        </w:r>
        <w:r>
          <w:rPr>
            <w:rFonts w:eastAsiaTheme="minorEastAsia" w:cstheme="minorBidi"/>
          </w:rPr>
          <w:tab/>
        </w:r>
        <w:r w:rsidRPr="00D53753">
          <w:rPr>
            <w:rStyle w:val="Hyperlink"/>
          </w:rPr>
          <w:t>Cost and Timelines</w:t>
        </w:r>
        <w:r>
          <w:rPr>
            <w:webHidden/>
          </w:rPr>
          <w:tab/>
        </w:r>
        <w:r>
          <w:rPr>
            <w:webHidden/>
          </w:rPr>
          <w:fldChar w:fldCharType="begin"/>
        </w:r>
        <w:r>
          <w:rPr>
            <w:webHidden/>
          </w:rPr>
          <w:instrText xml:space="preserve"> PAGEREF _Toc182508878 \h </w:instrText>
        </w:r>
        <w:r>
          <w:rPr>
            <w:webHidden/>
          </w:rPr>
        </w:r>
        <w:r>
          <w:rPr>
            <w:webHidden/>
          </w:rPr>
          <w:fldChar w:fldCharType="separate"/>
        </w:r>
        <w:r>
          <w:rPr>
            <w:webHidden/>
          </w:rPr>
          <w:t>9</w:t>
        </w:r>
        <w:r>
          <w:rPr>
            <w:webHidden/>
          </w:rPr>
          <w:fldChar w:fldCharType="end"/>
        </w:r>
      </w:hyperlink>
    </w:p>
    <w:p w14:paraId="7909CCC8" w14:textId="77777777" w:rsidR="001B29B6" w:rsidRDefault="001B29B6" w:rsidP="001B29B6">
      <w:pPr>
        <w:pStyle w:val="TOC1"/>
        <w:tabs>
          <w:tab w:val="left" w:pos="400"/>
          <w:tab w:val="right" w:leader="dot" w:pos="9396"/>
        </w:tabs>
        <w:rPr>
          <w:rFonts w:eastAsiaTheme="minorEastAsia" w:cstheme="minorBidi"/>
          <w:b/>
          <w:bCs/>
          <w:i/>
          <w:iCs/>
        </w:rPr>
      </w:pPr>
      <w:hyperlink w:anchor="_Toc182508879" w:history="1">
        <w:r w:rsidRPr="00D53753">
          <w:rPr>
            <w:rStyle w:val="Hyperlink"/>
          </w:rPr>
          <w:t>4</w:t>
        </w:r>
        <w:r>
          <w:rPr>
            <w:rFonts w:eastAsiaTheme="minorEastAsia" w:cstheme="minorBidi"/>
          </w:rPr>
          <w:tab/>
        </w:r>
        <w:r w:rsidRPr="00D53753">
          <w:rPr>
            <w:rStyle w:val="Hyperlink"/>
          </w:rPr>
          <w:t>Acceptance</w:t>
        </w:r>
        <w:r>
          <w:rPr>
            <w:webHidden/>
          </w:rPr>
          <w:tab/>
        </w:r>
        <w:r>
          <w:rPr>
            <w:webHidden/>
          </w:rPr>
          <w:fldChar w:fldCharType="begin"/>
        </w:r>
        <w:r>
          <w:rPr>
            <w:webHidden/>
          </w:rPr>
          <w:instrText xml:space="preserve"> PAGEREF _Toc182508879 \h </w:instrText>
        </w:r>
        <w:r>
          <w:rPr>
            <w:webHidden/>
          </w:rPr>
        </w:r>
        <w:r>
          <w:rPr>
            <w:webHidden/>
          </w:rPr>
          <w:fldChar w:fldCharType="separate"/>
        </w:r>
        <w:r>
          <w:rPr>
            <w:webHidden/>
          </w:rPr>
          <w:t>11</w:t>
        </w:r>
        <w:r>
          <w:rPr>
            <w:webHidden/>
          </w:rPr>
          <w:fldChar w:fldCharType="end"/>
        </w:r>
      </w:hyperlink>
    </w:p>
    <w:p w14:paraId="080201D5" w14:textId="77777777" w:rsidR="001B29B6" w:rsidRPr="00171210" w:rsidRDefault="001B29B6" w:rsidP="001B29B6">
      <w:pPr>
        <w:widowControl w:val="0"/>
        <w:tabs>
          <w:tab w:val="left" w:pos="426"/>
          <w:tab w:val="left" w:pos="709"/>
          <w:tab w:val="left" w:pos="993"/>
        </w:tabs>
        <w:adjustRightInd w:val="0"/>
        <w:textAlignment w:val="baseline"/>
        <w:rPr>
          <w:ins w:id="1" w:author="Microsoft Word" w:date="2024-02-08T05:36:00Z"/>
          <w:color w:val="7F7F7F" w:themeColor="text1" w:themeTint="80"/>
          <w:sz w:val="36"/>
          <w:lang w:val="en-GB"/>
        </w:rPr>
      </w:pPr>
      <w:r w:rsidRPr="00171210">
        <w:rPr>
          <w:lang w:val="en-GB"/>
        </w:rPr>
        <w:fldChar w:fldCharType="end"/>
      </w:r>
    </w:p>
    <w:p w14:paraId="500CEE84" w14:textId="77777777" w:rsidR="001B29B6" w:rsidRPr="00171210" w:rsidRDefault="001B29B6" w:rsidP="00EE6BEE">
      <w:pPr>
        <w:pStyle w:val="Heading1"/>
        <w:rPr>
          <w:lang w:val="en-GB"/>
        </w:rPr>
      </w:pPr>
      <w:bookmarkStart w:id="2" w:name="_Toc182508867"/>
      <w:r w:rsidRPr="00171210">
        <w:rPr>
          <w:lang w:val="en-GB"/>
        </w:rPr>
        <w:t>Statement of Work</w:t>
      </w:r>
      <w:bookmarkEnd w:id="0"/>
      <w:bookmarkEnd w:id="2"/>
      <w:r w:rsidRPr="00171210">
        <w:rPr>
          <w:lang w:val="en-GB"/>
        </w:rPr>
        <w:t xml:space="preserve"> </w:t>
      </w:r>
    </w:p>
    <w:p w14:paraId="1B272941" w14:textId="77777777" w:rsidR="001B29B6" w:rsidRPr="00171210" w:rsidRDefault="001B29B6" w:rsidP="00EE6BEE">
      <w:pPr>
        <w:pStyle w:val="Heading2"/>
        <w:rPr>
          <w:lang w:val="en-GB"/>
        </w:rPr>
      </w:pPr>
      <w:bookmarkStart w:id="3" w:name="_Toc158191526"/>
      <w:bookmarkStart w:id="4" w:name="_Toc182508868"/>
      <w:r w:rsidRPr="00171210">
        <w:rPr>
          <w:lang w:val="en-GB"/>
        </w:rPr>
        <w:t>Overview</w:t>
      </w:r>
      <w:bookmarkEnd w:id="3"/>
      <w:bookmarkEnd w:id="4"/>
      <w:r w:rsidRPr="00171210">
        <w:rPr>
          <w:lang w:val="en-GB"/>
        </w:rPr>
        <w:t xml:space="preserve"> </w:t>
      </w:r>
    </w:p>
    <w:p w14:paraId="48665A49" w14:textId="77777777" w:rsidR="001B29B6" w:rsidRDefault="001B29B6" w:rsidP="001B29B6">
      <w:pPr>
        <w:pStyle w:val="NormalIndent"/>
        <w:ind w:left="0"/>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Pr>
          <w:lang w:val="en-GB"/>
        </w:rPr>
        <w:t>Grainger</w:t>
      </w:r>
      <w:r w:rsidRPr="00171210">
        <w:rPr>
          <w:lang w:val="en-GB"/>
        </w:rPr>
        <w:fldChar w:fldCharType="end"/>
      </w:r>
      <w:r>
        <w:rPr>
          <w:lang w:val="en-GB"/>
        </w:rPr>
        <w:t xml:space="preserve"> has recently had some audit findings from PwC highlighting the potential non-compliance with GDPR regulations relating to personally identifiable information (PII) for individuals who were either unsuccessful prospective tenants or are no longer active tenants. This data is held in the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Pr>
          <w:lang w:val="en-GB"/>
        </w:rPr>
        <w:t>Grainger</w:t>
      </w:r>
      <w:r w:rsidRPr="00171210">
        <w:rPr>
          <w:lang w:val="en-GB"/>
        </w:rPr>
        <w:fldChar w:fldCharType="end"/>
      </w:r>
      <w:r>
        <w:rPr>
          <w:lang w:val="en-GB"/>
        </w:rPr>
        <w:t xml:space="preserve"> Salesforce org on Lead and Contact records respectively.  </w:t>
      </w:r>
    </w:p>
    <w:p w14:paraId="19A27ACA" w14:textId="77777777" w:rsidR="001B29B6" w:rsidRDefault="001B29B6" w:rsidP="001B29B6">
      <w:pPr>
        <w:pStyle w:val="NormalIndent"/>
        <w:ind w:left="0"/>
        <w:rPr>
          <w:lang w:val="en-GB"/>
        </w:rPr>
      </w:pPr>
      <w:proofErr w:type="gramStart"/>
      <w:r>
        <w:rPr>
          <w:lang w:val="en-GB"/>
        </w:rPr>
        <w:t>In order to</w:t>
      </w:r>
      <w:proofErr w:type="gramEnd"/>
      <w:r>
        <w:rPr>
          <w:lang w:val="en-GB"/>
        </w:rPr>
        <w:t xml:space="preserve"> remediate this, Open Box is proposing to develop an automated process within Salesforce that will anonymise the relevant Lead and Contact records, thereby removing the PII data while retaining the records themselves for use in reporting that isn’t reliant on valid PII data (historical trends, volumes, conversion rates etc.)</w:t>
      </w:r>
    </w:p>
    <w:p w14:paraId="094D49D0" w14:textId="77777777" w:rsidR="001B29B6" w:rsidRPr="00171210" w:rsidRDefault="001B29B6" w:rsidP="001B29B6">
      <w:pPr>
        <w:pStyle w:val="Heading2"/>
        <w:numPr>
          <w:ilvl w:val="1"/>
          <w:numId w:val="0"/>
        </w:numPr>
        <w:rPr>
          <w:lang w:val="en-GB"/>
        </w:rPr>
      </w:pPr>
      <w:bookmarkStart w:id="5" w:name="_Project_Objectives"/>
      <w:bookmarkStart w:id="6" w:name="_Project_Objectives_1"/>
      <w:bookmarkStart w:id="7" w:name="_Objectives"/>
      <w:bookmarkStart w:id="8" w:name="_Delivery_Approach"/>
      <w:bookmarkStart w:id="9" w:name="_Toc158191527"/>
      <w:bookmarkStart w:id="10" w:name="_Toc182508869"/>
      <w:bookmarkStart w:id="11" w:name="_Toc158191528"/>
      <w:bookmarkEnd w:id="5"/>
      <w:bookmarkEnd w:id="6"/>
      <w:bookmarkEnd w:id="7"/>
      <w:bookmarkEnd w:id="8"/>
      <w:r w:rsidRPr="00171210">
        <w:rPr>
          <w:lang w:val="en-GB"/>
        </w:rPr>
        <w:t>Objectives</w:t>
      </w:r>
      <w:bookmarkEnd w:id="9"/>
      <w:bookmarkEnd w:id="10"/>
    </w:p>
    <w:p w14:paraId="75156D67" w14:textId="77777777" w:rsidR="001B29B6" w:rsidRPr="00171210" w:rsidRDefault="001B29B6" w:rsidP="001B29B6">
      <w:pPr>
        <w:pStyle w:val="NormalIndent"/>
        <w:ind w:left="0"/>
        <w:rPr>
          <w:lang w:val="en-GB"/>
        </w:rPr>
      </w:pPr>
      <w:r w:rsidRPr="00171210">
        <w:rPr>
          <w:lang w:val="en-GB"/>
        </w:rPr>
        <w:t>The objectives of this project are to:</w:t>
      </w:r>
    </w:p>
    <w:p w14:paraId="5212F523" w14:textId="77777777" w:rsidR="001B29B6" w:rsidRPr="00171210" w:rsidRDefault="001B29B6" w:rsidP="001B29B6">
      <w:pPr>
        <w:pStyle w:val="NormalIndent"/>
        <w:numPr>
          <w:ilvl w:val="0"/>
          <w:numId w:val="24"/>
        </w:numPr>
        <w:jc w:val="both"/>
        <w:rPr>
          <w:lang w:val="en-GB"/>
        </w:rPr>
      </w:pPr>
      <w:r w:rsidRPr="00171210">
        <w:rPr>
          <w:lang w:val="en-GB"/>
        </w:rPr>
        <w:t xml:space="preserve">Conduct sufficient upfront analysis </w:t>
      </w:r>
      <w:proofErr w:type="gramStart"/>
      <w:r w:rsidRPr="00171210">
        <w:rPr>
          <w:lang w:val="en-GB"/>
        </w:rPr>
        <w:t>in order for</w:t>
      </w:r>
      <w:proofErr w:type="gramEnd"/>
      <w:r w:rsidRPr="00171210">
        <w:rPr>
          <w:lang w:val="en-GB"/>
        </w:rPr>
        <w:t xml:space="preserve"> Open Box to be in a position to commence development. </w:t>
      </w:r>
    </w:p>
    <w:p w14:paraId="3C532F22" w14:textId="77777777" w:rsidR="001B29B6" w:rsidRPr="00171210" w:rsidRDefault="001B29B6" w:rsidP="001B29B6">
      <w:pPr>
        <w:pStyle w:val="NormalIndent"/>
        <w:numPr>
          <w:ilvl w:val="1"/>
          <w:numId w:val="24"/>
        </w:numPr>
        <w:jc w:val="both"/>
        <w:rPr>
          <w:lang w:val="en-GB"/>
        </w:rPr>
      </w:pPr>
      <w:r w:rsidRPr="00171210">
        <w:rPr>
          <w:lang w:val="en-GB"/>
        </w:rPr>
        <w:t>Document the solution requirements and outcomes to be delivered in an initial, prioritized project backlog.</w:t>
      </w:r>
    </w:p>
    <w:p w14:paraId="5E440903" w14:textId="77777777" w:rsidR="001B29B6" w:rsidRPr="00171210" w:rsidRDefault="001B29B6" w:rsidP="001B29B6">
      <w:pPr>
        <w:pStyle w:val="NormalIndent"/>
        <w:numPr>
          <w:ilvl w:val="1"/>
          <w:numId w:val="24"/>
        </w:numPr>
        <w:jc w:val="both"/>
        <w:rPr>
          <w:lang w:val="en-GB"/>
        </w:rPr>
      </w:pPr>
      <w:r w:rsidRPr="00171210">
        <w:rPr>
          <w:lang w:val="en-GB"/>
        </w:rPr>
        <w:t>Write user stories, with detailed acceptance criteria, for the features that are anticipated to be addressed first. Acceptance criteria will be reviewed and agreed with Grainger.</w:t>
      </w:r>
    </w:p>
    <w:p w14:paraId="731A93E0" w14:textId="77777777" w:rsidR="001B29B6" w:rsidRPr="00171210" w:rsidRDefault="001B29B6" w:rsidP="001B29B6">
      <w:pPr>
        <w:pStyle w:val="NormalIndent"/>
        <w:numPr>
          <w:ilvl w:val="0"/>
          <w:numId w:val="24"/>
        </w:numPr>
        <w:jc w:val="both"/>
        <w:rPr>
          <w:lang w:val="en-GB"/>
        </w:rPr>
      </w:pPr>
      <w:r w:rsidRPr="00171210">
        <w:rPr>
          <w:lang w:val="en-GB"/>
        </w:rPr>
        <w:t>After initial analysis, provide a revised forecast of the estimated effort, cost &amp; timeline required to deliver the project backlog.</w:t>
      </w:r>
    </w:p>
    <w:p w14:paraId="5DA7E5C5" w14:textId="77777777" w:rsidR="001B29B6" w:rsidRPr="00171210" w:rsidRDefault="001B29B6" w:rsidP="001B29B6">
      <w:pPr>
        <w:pStyle w:val="NormalIndent"/>
        <w:numPr>
          <w:ilvl w:val="0"/>
          <w:numId w:val="24"/>
        </w:numPr>
        <w:rPr>
          <w:lang w:val="en-GB"/>
        </w:rPr>
      </w:pPr>
      <w:r w:rsidRPr="00171210">
        <w:rPr>
          <w:lang w:val="en-GB"/>
        </w:rPr>
        <w:t>Deliver the following solution:</w:t>
      </w:r>
    </w:p>
    <w:p w14:paraId="0D2697E7" w14:textId="77777777" w:rsidR="001B29B6" w:rsidRDefault="001B29B6" w:rsidP="001B29B6">
      <w:pPr>
        <w:pStyle w:val="NormalIndent"/>
        <w:numPr>
          <w:ilvl w:val="1"/>
          <w:numId w:val="24"/>
        </w:numPr>
        <w:jc w:val="both"/>
        <w:rPr>
          <w:lang w:val="en-GB"/>
        </w:rPr>
      </w:pPr>
      <w:r>
        <w:rPr>
          <w:lang w:val="en-GB"/>
        </w:rPr>
        <w:lastRenderedPageBreak/>
        <w:t xml:space="preserve">Develop a scheduled Apex batch job that will run </w:t>
      </w:r>
      <w:proofErr w:type="gramStart"/>
      <w:r>
        <w:rPr>
          <w:lang w:val="en-GB"/>
        </w:rPr>
        <w:t>on a daily basis</w:t>
      </w:r>
      <w:proofErr w:type="gramEnd"/>
      <w:r>
        <w:rPr>
          <w:lang w:val="en-GB"/>
        </w:rPr>
        <w:t xml:space="preserve"> in the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Pr>
          <w:lang w:val="en-GB"/>
        </w:rPr>
        <w:t>Grainger</w:t>
      </w:r>
      <w:r w:rsidRPr="00171210">
        <w:rPr>
          <w:lang w:val="en-GB"/>
        </w:rPr>
        <w:fldChar w:fldCharType="end"/>
      </w:r>
      <w:r>
        <w:rPr>
          <w:lang w:val="en-GB"/>
        </w:rPr>
        <w:t xml:space="preserve"> Salesforce org to:</w:t>
      </w:r>
    </w:p>
    <w:p w14:paraId="1C9E2A86" w14:textId="77777777" w:rsidR="001B29B6" w:rsidRDefault="001B29B6" w:rsidP="001B29B6">
      <w:pPr>
        <w:pStyle w:val="NormalIndent"/>
        <w:numPr>
          <w:ilvl w:val="2"/>
          <w:numId w:val="24"/>
        </w:numPr>
        <w:jc w:val="both"/>
        <w:rPr>
          <w:lang w:val="en-GB"/>
        </w:rPr>
      </w:pPr>
      <w:r>
        <w:rPr>
          <w:lang w:val="en-GB"/>
        </w:rPr>
        <w:t>Use configurable selection criteria to identify all Lead and Contact records for which PII data must be anonymised (e.g. all Leads created more than 360 days ago that were not successfully converted).</w:t>
      </w:r>
    </w:p>
    <w:p w14:paraId="7AD21398" w14:textId="77777777" w:rsidR="001B29B6" w:rsidRDefault="001B29B6" w:rsidP="001B29B6">
      <w:pPr>
        <w:pStyle w:val="NormalIndent"/>
        <w:numPr>
          <w:ilvl w:val="2"/>
          <w:numId w:val="24"/>
        </w:numPr>
        <w:jc w:val="both"/>
        <w:rPr>
          <w:lang w:val="en-GB"/>
        </w:rPr>
      </w:pPr>
      <w:bookmarkStart w:id="12" w:name="_Ref163232926"/>
      <w:r>
        <w:rPr>
          <w:lang w:val="en-GB"/>
        </w:rPr>
        <w:t xml:space="preserve">Create </w:t>
      </w:r>
      <w:proofErr w:type="spellStart"/>
      <w:r>
        <w:rPr>
          <w:lang w:val="en-GB"/>
        </w:rPr>
        <w:t>fieldsets</w:t>
      </w:r>
      <w:proofErr w:type="spellEnd"/>
      <w:r>
        <w:rPr>
          <w:lang w:val="en-GB"/>
        </w:rPr>
        <w:t xml:space="preserve"> (or custom metadata types) to hold of all fields which hold PII data on the Lead and Contact objects respectively</w:t>
      </w:r>
      <w:bookmarkEnd w:id="12"/>
      <w:r>
        <w:rPr>
          <w:lang w:val="en-GB"/>
        </w:rPr>
        <w:t>.</w:t>
      </w:r>
    </w:p>
    <w:p w14:paraId="6846A1E8" w14:textId="77777777" w:rsidR="001B29B6" w:rsidRDefault="001B29B6" w:rsidP="001B29B6">
      <w:pPr>
        <w:pStyle w:val="NormalIndent"/>
        <w:numPr>
          <w:ilvl w:val="2"/>
          <w:numId w:val="24"/>
        </w:numPr>
        <w:jc w:val="both"/>
        <w:rPr>
          <w:lang w:val="en-GB"/>
        </w:rPr>
      </w:pPr>
      <w:r>
        <w:rPr>
          <w:lang w:val="en-GB"/>
        </w:rPr>
        <w:t xml:space="preserve">For each identified record, update each PII designated field (as per </w:t>
      </w:r>
      <w:r>
        <w:rPr>
          <w:lang w:val="en-GB"/>
        </w:rPr>
        <w:fldChar w:fldCharType="begin"/>
      </w:r>
      <w:r>
        <w:rPr>
          <w:lang w:val="en-GB"/>
        </w:rPr>
        <w:instrText xml:space="preserve"> REF _Ref163232926 \r \h </w:instrText>
      </w:r>
      <w:r>
        <w:rPr>
          <w:lang w:val="en-GB"/>
        </w:rPr>
      </w:r>
      <w:r>
        <w:rPr>
          <w:lang w:val="en-GB"/>
        </w:rPr>
        <w:fldChar w:fldCharType="separate"/>
      </w:r>
      <w:r>
        <w:rPr>
          <w:lang w:val="en-GB"/>
        </w:rPr>
        <w:t>ii</w:t>
      </w:r>
      <w:r>
        <w:rPr>
          <w:lang w:val="en-GB"/>
        </w:rPr>
        <w:fldChar w:fldCharType="end"/>
      </w:r>
      <w:r>
        <w:rPr>
          <w:lang w:val="en-GB"/>
        </w:rPr>
        <w:t xml:space="preserve"> above) with an anonymised value.  The anonymised value will be unrelated to the original value of the field (i.e. it will be truly anonymous rather than pseudo anonymous).</w:t>
      </w:r>
    </w:p>
    <w:p w14:paraId="78BE2C80" w14:textId="77777777" w:rsidR="001B29B6" w:rsidRDefault="001B29B6" w:rsidP="001B29B6">
      <w:pPr>
        <w:pStyle w:val="NormalIndent"/>
        <w:numPr>
          <w:ilvl w:val="2"/>
          <w:numId w:val="24"/>
        </w:numPr>
        <w:jc w:val="both"/>
        <w:rPr>
          <w:lang w:val="en-GB"/>
        </w:rPr>
      </w:pPr>
      <w:r>
        <w:rPr>
          <w:lang w:val="en-GB"/>
        </w:rPr>
        <w:t>For each identified record, delete the field audit history records that may contain PII data (e.g. field audit history records showing change of email address)</w:t>
      </w:r>
    </w:p>
    <w:p w14:paraId="32BE27EE" w14:textId="77777777" w:rsidR="001B29B6" w:rsidRPr="00171210" w:rsidRDefault="001B29B6" w:rsidP="001B29B6">
      <w:pPr>
        <w:pStyle w:val="NormalIndent"/>
        <w:keepNext/>
        <w:ind w:left="0"/>
        <w:rPr>
          <w:lang w:val="en-GB"/>
        </w:rPr>
      </w:pPr>
    </w:p>
    <w:p w14:paraId="440EB1D9" w14:textId="77777777" w:rsidR="001B29B6" w:rsidRPr="00171210" w:rsidRDefault="001B29B6" w:rsidP="001B29B6">
      <w:pPr>
        <w:pStyle w:val="Heading2"/>
        <w:numPr>
          <w:ilvl w:val="1"/>
          <w:numId w:val="0"/>
        </w:numPr>
        <w:rPr>
          <w:lang w:val="en-GB"/>
        </w:rPr>
      </w:pPr>
      <w:bookmarkStart w:id="13" w:name="_Toc182508870"/>
      <w:r w:rsidRPr="00171210">
        <w:rPr>
          <w:lang w:val="en-GB"/>
        </w:rPr>
        <w:t>Delivery Approach</w:t>
      </w:r>
      <w:bookmarkEnd w:id="11"/>
      <w:bookmarkEnd w:id="13"/>
    </w:p>
    <w:p w14:paraId="02C9AA40" w14:textId="77777777" w:rsidR="001B29B6" w:rsidRPr="00171210" w:rsidRDefault="001B29B6" w:rsidP="001B29B6">
      <w:pPr>
        <w:pStyle w:val="NormalIndent"/>
        <w:ind w:left="0"/>
        <w:rPr>
          <w:lang w:val="en-GB"/>
        </w:rPr>
      </w:pPr>
      <w:r w:rsidRPr="00171210">
        <w:rPr>
          <w:lang w:val="en-GB"/>
        </w:rPr>
        <w:t xml:space="preserve">Due to </w:t>
      </w:r>
      <w:r>
        <w:rPr>
          <w:lang w:val="en-GB"/>
        </w:rPr>
        <w:t>a relatively well defined and small scope</w:t>
      </w:r>
      <w:r w:rsidRPr="00171210">
        <w:rPr>
          <w:lang w:val="en-GB"/>
        </w:rPr>
        <w:t>, the delivery approach will be based on the Kanban agile framework where features will be analy</w:t>
      </w:r>
      <w:r>
        <w:rPr>
          <w:lang w:val="en-GB"/>
        </w:rPr>
        <w:t>s</w:t>
      </w:r>
      <w:r w:rsidRPr="00171210">
        <w:rPr>
          <w:lang w:val="en-GB"/>
        </w:rPr>
        <w:t xml:space="preserve">ed, developed, tested and delivered continuously throughout the project. </w:t>
      </w:r>
    </w:p>
    <w:p w14:paraId="0D95199E" w14:textId="77777777" w:rsidR="001B29B6" w:rsidRPr="00171210" w:rsidRDefault="001B29B6" w:rsidP="001B29B6">
      <w:pPr>
        <w:pStyle w:val="NormalIndent"/>
        <w:ind w:left="0"/>
        <w:rPr>
          <w:lang w:val="en-GB"/>
        </w:rPr>
      </w:pPr>
      <w:r w:rsidRPr="00171210">
        <w:rPr>
          <w:lang w:val="en-GB"/>
        </w:rPr>
        <w:t xml:space="preserve">A backlog will be maintained to track outcomes to be delivered and indicate priority of these outcomes relative to each other. The backlog will be a living artifact that will evolve as Open Box and </w:t>
      </w:r>
      <w:r w:rsidRPr="00171210">
        <w:rPr>
          <w:lang w:val="en-GB"/>
        </w:rPr>
        <w:fldChar w:fldCharType="begin"/>
      </w:r>
      <w:r w:rsidRPr="00171210">
        <w:rPr>
          <w:lang w:val="en-GB"/>
        </w:rPr>
        <w:instrText>DOCPROPERTY  Category  \* MERGEFORMAT</w:instrText>
      </w:r>
      <w:r w:rsidRPr="00171210">
        <w:rPr>
          <w:lang w:val="en-GB"/>
        </w:rPr>
        <w:fldChar w:fldCharType="separate"/>
      </w:r>
      <w:r>
        <w:rPr>
          <w:lang w:val="en-GB"/>
        </w:rPr>
        <w:t>Grainger</w:t>
      </w:r>
      <w:r w:rsidRPr="00171210">
        <w:rPr>
          <w:lang w:val="en-GB"/>
        </w:rPr>
        <w:fldChar w:fldCharType="end"/>
      </w:r>
      <w:r w:rsidRPr="00171210">
        <w:rPr>
          <w:lang w:val="en-GB"/>
        </w:rPr>
        <w:t xml:space="preserve"> collaborate. </w:t>
      </w:r>
      <w:r w:rsidRPr="00171210">
        <w:rPr>
          <w:lang w:val="en-GB"/>
        </w:rPr>
        <w:fldChar w:fldCharType="begin"/>
      </w:r>
      <w:r w:rsidRPr="00171210">
        <w:rPr>
          <w:lang w:val="en-GB"/>
        </w:rPr>
        <w:instrText>DOCPROPERTY  Category  \* MERGEFORMAT</w:instrText>
      </w:r>
      <w:r w:rsidRPr="00171210">
        <w:rPr>
          <w:lang w:val="en-GB"/>
        </w:rPr>
        <w:fldChar w:fldCharType="separate"/>
      </w:r>
      <w:r>
        <w:rPr>
          <w:lang w:val="en-GB"/>
        </w:rPr>
        <w:t>Grainger</w:t>
      </w:r>
      <w:r w:rsidRPr="00171210">
        <w:rPr>
          <w:lang w:val="en-GB"/>
        </w:rPr>
        <w:fldChar w:fldCharType="end"/>
      </w:r>
      <w:r w:rsidRPr="00171210">
        <w:rPr>
          <w:lang w:val="en-GB"/>
        </w:rPr>
        <w:t xml:space="preserve"> stakeholders will have access to the backlog which will serve as the single source of truth with regards to scope.</w:t>
      </w:r>
    </w:p>
    <w:p w14:paraId="2C047701" w14:textId="77777777" w:rsidR="001B29B6" w:rsidRPr="00171210" w:rsidRDefault="001B29B6" w:rsidP="001B29B6">
      <w:pPr>
        <w:pStyle w:val="NormalIndent"/>
        <w:ind w:left="0"/>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Pr>
          <w:lang w:val="en-GB"/>
        </w:rPr>
        <w:t>Grainger</w:t>
      </w:r>
      <w:r w:rsidRPr="00171210">
        <w:rPr>
          <w:lang w:val="en-GB"/>
        </w:rPr>
        <w:fldChar w:fldCharType="end"/>
      </w:r>
      <w:r w:rsidRPr="00171210">
        <w:rPr>
          <w:lang w:val="en-GB"/>
        </w:rPr>
        <w:t xml:space="preserve"> representatives will be required to particulate in backlog refinement, demos and </w:t>
      </w:r>
      <w:proofErr w:type="gramStart"/>
      <w:r w:rsidRPr="00171210">
        <w:rPr>
          <w:lang w:val="en-GB"/>
        </w:rPr>
        <w:t>stand up</w:t>
      </w:r>
      <w:proofErr w:type="gramEnd"/>
      <w:r w:rsidRPr="00171210">
        <w:rPr>
          <w:lang w:val="en-GB"/>
        </w:rPr>
        <w:t xml:space="preserve"> ceremonies.</w:t>
      </w:r>
    </w:p>
    <w:p w14:paraId="4256191C" w14:textId="77777777" w:rsidR="001B29B6" w:rsidRPr="00171210" w:rsidRDefault="001B29B6" w:rsidP="001B29B6">
      <w:pPr>
        <w:pStyle w:val="Heading3"/>
        <w:numPr>
          <w:ilvl w:val="2"/>
          <w:numId w:val="0"/>
        </w:numPr>
        <w:rPr>
          <w:lang w:val="en-GB"/>
        </w:rPr>
      </w:pPr>
      <w:bookmarkStart w:id="14" w:name="_UAT"/>
      <w:bookmarkEnd w:id="14"/>
      <w:r w:rsidRPr="00171210">
        <w:rPr>
          <w:lang w:val="en-GB"/>
        </w:rPr>
        <w:t xml:space="preserve">UAT </w:t>
      </w:r>
    </w:p>
    <w:p w14:paraId="7C0E2667" w14:textId="77777777" w:rsidR="001B29B6" w:rsidRPr="00171210" w:rsidRDefault="001B29B6" w:rsidP="001B29B6">
      <w:pPr>
        <w:pStyle w:val="NormalIndent"/>
        <w:ind w:left="0"/>
        <w:rPr>
          <w:lang w:val="en-GB"/>
        </w:rPr>
      </w:pPr>
      <w:r w:rsidRPr="00171210">
        <w:rPr>
          <w:lang w:val="en-GB"/>
        </w:rPr>
        <w:t xml:space="preserve">Grainger will be responsible for testing the functionality delivered and ensuring that the solution is performing as expected during the UAT period. </w:t>
      </w:r>
    </w:p>
    <w:p w14:paraId="45E43873" w14:textId="77777777" w:rsidR="001B29B6" w:rsidRPr="00171210" w:rsidRDefault="001B29B6" w:rsidP="001B29B6">
      <w:pPr>
        <w:pStyle w:val="NormalIndent"/>
        <w:ind w:left="0"/>
        <w:rPr>
          <w:lang w:val="en-GB"/>
        </w:rPr>
      </w:pPr>
      <w:r w:rsidRPr="00171210">
        <w:rPr>
          <w:lang w:val="en-GB"/>
        </w:rPr>
        <w:t xml:space="preserve">Issues raised will be classified as bugs or enhancements. Bugs will be fixed during the UAT period. Any other enhancements or new requirements will be added to the backlog for future development or addressed by extending the project timelines (by mutual agreement between </w:t>
      </w:r>
      <w:r w:rsidRPr="00171210">
        <w:rPr>
          <w:lang w:val="en-GB"/>
        </w:rPr>
        <w:fldChar w:fldCharType="begin"/>
      </w:r>
      <w:r w:rsidRPr="00171210">
        <w:rPr>
          <w:lang w:val="en-GB"/>
        </w:rPr>
        <w:instrText>DOCPROPERTY  Category  \* MERGEFORMAT</w:instrText>
      </w:r>
      <w:r w:rsidRPr="00171210">
        <w:rPr>
          <w:lang w:val="en-GB"/>
        </w:rPr>
        <w:fldChar w:fldCharType="separate"/>
      </w:r>
      <w:r>
        <w:rPr>
          <w:lang w:val="en-GB"/>
        </w:rPr>
        <w:t>Grainger</w:t>
      </w:r>
      <w:r w:rsidRPr="00171210">
        <w:rPr>
          <w:lang w:val="en-GB"/>
        </w:rPr>
        <w:fldChar w:fldCharType="end"/>
      </w:r>
      <w:r>
        <w:rPr>
          <w:lang w:val="en-GB"/>
        </w:rPr>
        <w:t xml:space="preserve"> </w:t>
      </w:r>
      <w:r w:rsidRPr="00171210">
        <w:rPr>
          <w:lang w:val="en-GB"/>
        </w:rPr>
        <w:t xml:space="preserve">and Open Box). </w:t>
      </w:r>
    </w:p>
    <w:p w14:paraId="5F56775B" w14:textId="77777777" w:rsidR="001B29B6" w:rsidRPr="00171210" w:rsidRDefault="001B29B6" w:rsidP="001B29B6">
      <w:pPr>
        <w:pStyle w:val="Heading3"/>
        <w:numPr>
          <w:ilvl w:val="2"/>
          <w:numId w:val="0"/>
        </w:numPr>
        <w:rPr>
          <w:lang w:val="en-GB"/>
        </w:rPr>
      </w:pPr>
      <w:bookmarkStart w:id="15" w:name="_Support"/>
      <w:bookmarkEnd w:id="15"/>
      <w:r w:rsidRPr="00171210">
        <w:rPr>
          <w:lang w:val="en-GB"/>
        </w:rPr>
        <w:t>Support</w:t>
      </w:r>
    </w:p>
    <w:p w14:paraId="132DC743" w14:textId="77777777" w:rsidR="001B29B6" w:rsidRPr="00171210" w:rsidRDefault="001B29B6" w:rsidP="001B29B6">
      <w:pPr>
        <w:pStyle w:val="NormalIndent"/>
        <w:ind w:left="0"/>
        <w:rPr>
          <w:lang w:val="en-GB"/>
        </w:rPr>
      </w:pPr>
      <w:r w:rsidRPr="00171210">
        <w:rPr>
          <w:lang w:val="en-GB"/>
        </w:rPr>
        <w:t>Open Box will provide hypercare support for 10 working days immediately following the production deployment.</w:t>
      </w:r>
    </w:p>
    <w:p w14:paraId="5E4209B7" w14:textId="77777777" w:rsidR="001B29B6" w:rsidRPr="00171210" w:rsidRDefault="001B29B6" w:rsidP="001B29B6">
      <w:pPr>
        <w:pStyle w:val="Heading2"/>
        <w:numPr>
          <w:ilvl w:val="1"/>
          <w:numId w:val="0"/>
        </w:numPr>
        <w:rPr>
          <w:lang w:val="en-GB"/>
        </w:rPr>
      </w:pPr>
      <w:bookmarkStart w:id="16" w:name="_Toc158191529"/>
      <w:bookmarkStart w:id="17" w:name="_Toc182508871"/>
      <w:r w:rsidRPr="00171210">
        <w:rPr>
          <w:lang w:val="en-GB"/>
        </w:rPr>
        <w:lastRenderedPageBreak/>
        <w:t>Responsibilities</w:t>
      </w:r>
      <w:bookmarkEnd w:id="16"/>
      <w:bookmarkEnd w:id="17"/>
    </w:p>
    <w:p w14:paraId="267B8A0C" w14:textId="77777777" w:rsidR="001B29B6" w:rsidRPr="00171210" w:rsidRDefault="001B29B6" w:rsidP="001B29B6">
      <w:pPr>
        <w:pStyle w:val="NormalIndent"/>
        <w:numPr>
          <w:ilvl w:val="0"/>
          <w:numId w:val="22"/>
        </w:numPr>
        <w:jc w:val="both"/>
        <w:rPr>
          <w:lang w:val="en-GB"/>
        </w:rPr>
      </w:pPr>
      <w:r w:rsidRPr="00171210">
        <w:rPr>
          <w:lang w:val="en-GB"/>
        </w:rPr>
        <w:t>Open Box will be responsible for:</w:t>
      </w:r>
    </w:p>
    <w:p w14:paraId="6C6BBCA8" w14:textId="77777777" w:rsidR="001B29B6" w:rsidRPr="00171210" w:rsidRDefault="001B29B6" w:rsidP="001B29B6">
      <w:pPr>
        <w:pStyle w:val="NormalIndent"/>
        <w:numPr>
          <w:ilvl w:val="1"/>
          <w:numId w:val="22"/>
        </w:numPr>
        <w:jc w:val="both"/>
        <w:rPr>
          <w:lang w:val="en-GB"/>
        </w:rPr>
      </w:pPr>
      <w:r w:rsidRPr="00171210">
        <w:rPr>
          <w:lang w:val="en-GB"/>
        </w:rPr>
        <w:t xml:space="preserve">Providing the services described in the project </w:t>
      </w:r>
      <w:hyperlink w:anchor="_Project_Objectives" w:history="1">
        <w:r w:rsidRPr="00171210">
          <w:rPr>
            <w:rStyle w:val="Hyperlink"/>
            <w:lang w:val="en-GB"/>
          </w:rPr>
          <w:t>Objectives</w:t>
        </w:r>
      </w:hyperlink>
      <w:r w:rsidRPr="00171210">
        <w:rPr>
          <w:lang w:val="en-GB"/>
        </w:rPr>
        <w:t>.</w:t>
      </w:r>
    </w:p>
    <w:p w14:paraId="7C31721D" w14:textId="77777777" w:rsidR="001B29B6" w:rsidRPr="00171210" w:rsidRDefault="001B29B6" w:rsidP="001B29B6">
      <w:pPr>
        <w:pStyle w:val="NormalIndent"/>
        <w:numPr>
          <w:ilvl w:val="1"/>
          <w:numId w:val="22"/>
        </w:numPr>
        <w:jc w:val="both"/>
        <w:rPr>
          <w:lang w:val="en-GB"/>
        </w:rPr>
      </w:pPr>
      <w:r w:rsidRPr="00171210">
        <w:rPr>
          <w:lang w:val="en-GB"/>
        </w:rPr>
        <w:t xml:space="preserve">Delivering a progress report to </w:t>
      </w:r>
      <w:r w:rsidRPr="00171210">
        <w:rPr>
          <w:lang w:val="en-GB"/>
        </w:rPr>
        <w:fldChar w:fldCharType="begin"/>
      </w:r>
      <w:r w:rsidRPr="00171210">
        <w:rPr>
          <w:lang w:val="en-GB"/>
        </w:rPr>
        <w:instrText>DOCPROPERTY  Category  \* MERGEFORMAT</w:instrText>
      </w:r>
      <w:r w:rsidRPr="00171210">
        <w:rPr>
          <w:lang w:val="en-GB"/>
        </w:rPr>
        <w:fldChar w:fldCharType="separate"/>
      </w:r>
      <w:r>
        <w:rPr>
          <w:lang w:val="en-GB"/>
        </w:rPr>
        <w:t>Grainger</w:t>
      </w:r>
      <w:r w:rsidRPr="00171210">
        <w:rPr>
          <w:lang w:val="en-GB"/>
        </w:rPr>
        <w:fldChar w:fldCharType="end"/>
      </w:r>
      <w:r w:rsidRPr="00171210">
        <w:rPr>
          <w:lang w:val="en-GB"/>
        </w:rPr>
        <w:t xml:space="preserve"> on a regular basis that will include:</w:t>
      </w:r>
    </w:p>
    <w:p w14:paraId="0FF3B0C2" w14:textId="77777777" w:rsidR="001B29B6" w:rsidRPr="00171210" w:rsidRDefault="001B29B6" w:rsidP="001B29B6">
      <w:pPr>
        <w:pStyle w:val="NormalIndent"/>
        <w:numPr>
          <w:ilvl w:val="2"/>
          <w:numId w:val="22"/>
        </w:numPr>
        <w:jc w:val="both"/>
        <w:rPr>
          <w:lang w:val="en-GB"/>
        </w:rPr>
      </w:pPr>
      <w:r w:rsidRPr="00171210">
        <w:rPr>
          <w:lang w:val="en-GB"/>
        </w:rPr>
        <w:t>General status update &amp; project health</w:t>
      </w:r>
    </w:p>
    <w:p w14:paraId="12D0BD73" w14:textId="77777777" w:rsidR="001B29B6" w:rsidRPr="00171210" w:rsidRDefault="001B29B6" w:rsidP="001B29B6">
      <w:pPr>
        <w:pStyle w:val="NormalIndent"/>
        <w:numPr>
          <w:ilvl w:val="2"/>
          <w:numId w:val="22"/>
        </w:numPr>
        <w:jc w:val="both"/>
        <w:rPr>
          <w:lang w:val="en-GB"/>
        </w:rPr>
      </w:pPr>
      <w:r w:rsidRPr="00171210">
        <w:rPr>
          <w:lang w:val="en-GB"/>
        </w:rPr>
        <w:t>Project risks</w:t>
      </w:r>
    </w:p>
    <w:p w14:paraId="6D009661" w14:textId="77777777" w:rsidR="001B29B6" w:rsidRPr="00171210" w:rsidRDefault="001B29B6" w:rsidP="001B29B6">
      <w:pPr>
        <w:pStyle w:val="NormalIndent"/>
        <w:numPr>
          <w:ilvl w:val="2"/>
          <w:numId w:val="22"/>
        </w:numPr>
        <w:jc w:val="both"/>
        <w:rPr>
          <w:lang w:val="en-GB"/>
        </w:rPr>
      </w:pPr>
      <w:r w:rsidRPr="00171210">
        <w:rPr>
          <w:lang w:val="en-GB"/>
        </w:rPr>
        <w:t>Milestones and timelines</w:t>
      </w:r>
    </w:p>
    <w:p w14:paraId="4A95EA85" w14:textId="77777777" w:rsidR="001B29B6" w:rsidRDefault="001B29B6" w:rsidP="001B29B6">
      <w:pPr>
        <w:pStyle w:val="NormalIndent"/>
        <w:numPr>
          <w:ilvl w:val="2"/>
          <w:numId w:val="22"/>
        </w:numPr>
        <w:jc w:val="both"/>
        <w:rPr>
          <w:lang w:val="en-GB"/>
        </w:rPr>
      </w:pPr>
      <w:r w:rsidRPr="00171210">
        <w:rPr>
          <w:lang w:val="en-GB"/>
        </w:rPr>
        <w:t>Any significant changes to project scope, cost, or timeline forecasts.</w:t>
      </w:r>
    </w:p>
    <w:p w14:paraId="7452BDB7" w14:textId="77777777" w:rsidR="001B29B6" w:rsidRPr="00171210" w:rsidRDefault="001B29B6" w:rsidP="001B29B6">
      <w:pPr>
        <w:pStyle w:val="NormalIndent"/>
        <w:numPr>
          <w:ilvl w:val="1"/>
          <w:numId w:val="22"/>
        </w:numPr>
        <w:jc w:val="both"/>
        <w:rPr>
          <w:lang w:val="en-GB"/>
        </w:rPr>
      </w:pPr>
      <w:r>
        <w:rPr>
          <w:lang w:val="en-GB"/>
        </w:rPr>
        <w:t xml:space="preserve">Updating the EOT user manual to incorporate changes made to the EOT process as part of this project. </w:t>
      </w:r>
    </w:p>
    <w:p w14:paraId="254507AC" w14:textId="77777777" w:rsidR="001B29B6" w:rsidRPr="00171210" w:rsidRDefault="001B29B6" w:rsidP="001B29B6">
      <w:pPr>
        <w:pStyle w:val="NormalIndent"/>
        <w:numPr>
          <w:ilvl w:val="0"/>
          <w:numId w:val="22"/>
        </w:numPr>
        <w:jc w:val="both"/>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Pr>
          <w:lang w:val="en-GB"/>
        </w:rPr>
        <w:t>Grainger</w:t>
      </w:r>
      <w:r w:rsidRPr="00171210">
        <w:rPr>
          <w:lang w:val="en-GB"/>
        </w:rPr>
        <w:fldChar w:fldCharType="end"/>
      </w:r>
      <w:r w:rsidRPr="00171210">
        <w:rPr>
          <w:lang w:val="en-GB"/>
        </w:rPr>
        <w:t xml:space="preserve"> will be responsible for:</w:t>
      </w:r>
    </w:p>
    <w:p w14:paraId="6444246E" w14:textId="77777777" w:rsidR="001B29B6" w:rsidRPr="00171210" w:rsidRDefault="001B29B6" w:rsidP="001B29B6">
      <w:pPr>
        <w:pStyle w:val="NormalIndent"/>
        <w:numPr>
          <w:ilvl w:val="1"/>
          <w:numId w:val="22"/>
        </w:numPr>
        <w:jc w:val="both"/>
        <w:rPr>
          <w:lang w:val="en-GB"/>
        </w:rPr>
      </w:pPr>
      <w:r w:rsidRPr="00171210">
        <w:rPr>
          <w:lang w:val="en-GB"/>
        </w:rPr>
        <w:t xml:space="preserve">Making key personnel and stakeholders available throughout the project lifecycle, including participation in the activities detailed in the </w:t>
      </w:r>
      <w:hyperlink w:anchor="_Delivery_Approach" w:history="1">
        <w:r w:rsidRPr="00171210">
          <w:rPr>
            <w:rStyle w:val="Hyperlink"/>
            <w:lang w:val="en-GB"/>
          </w:rPr>
          <w:t>Delivery Approach</w:t>
        </w:r>
      </w:hyperlink>
      <w:r w:rsidRPr="00171210">
        <w:rPr>
          <w:lang w:val="en-GB"/>
        </w:rPr>
        <w:t xml:space="preserve">.  </w:t>
      </w:r>
    </w:p>
    <w:p w14:paraId="25366CB9" w14:textId="77777777" w:rsidR="001B29B6" w:rsidRPr="00171210" w:rsidRDefault="001B29B6" w:rsidP="001B29B6">
      <w:pPr>
        <w:pStyle w:val="NormalIndent"/>
        <w:numPr>
          <w:ilvl w:val="1"/>
          <w:numId w:val="22"/>
        </w:numPr>
        <w:jc w:val="both"/>
        <w:rPr>
          <w:lang w:val="en-GB"/>
        </w:rPr>
      </w:pPr>
      <w:r w:rsidRPr="00171210">
        <w:rPr>
          <w:lang w:val="en-GB"/>
        </w:rPr>
        <w:t xml:space="preserve">Providing any knowledge required about the </w:t>
      </w:r>
      <w:r>
        <w:rPr>
          <w:lang w:val="en-GB"/>
        </w:rPr>
        <w:t>Axis process and requirements</w:t>
      </w:r>
      <w:r w:rsidRPr="00171210">
        <w:rPr>
          <w:lang w:val="en-GB"/>
        </w:rPr>
        <w:t xml:space="preserve"> </w:t>
      </w:r>
    </w:p>
    <w:p w14:paraId="33F5CA1A" w14:textId="77777777" w:rsidR="001B29B6" w:rsidRPr="00171210" w:rsidRDefault="001B29B6" w:rsidP="001B29B6">
      <w:pPr>
        <w:pStyle w:val="NormalIndent"/>
        <w:numPr>
          <w:ilvl w:val="1"/>
          <w:numId w:val="22"/>
        </w:numPr>
        <w:jc w:val="both"/>
        <w:rPr>
          <w:lang w:val="en-GB"/>
        </w:rPr>
      </w:pPr>
      <w:bookmarkStart w:id="18" w:name="_Toc503519388"/>
      <w:bookmarkStart w:id="19" w:name="_Toc8822603"/>
      <w:bookmarkStart w:id="20" w:name="_Toc8822601"/>
      <w:bookmarkStart w:id="21" w:name="_Toc3896690"/>
      <w:r w:rsidRPr="00171210">
        <w:rPr>
          <w:lang w:val="en-GB"/>
        </w:rPr>
        <w:t>Ensuring there are no other projects planned or in operation that may hinder this project.</w:t>
      </w:r>
    </w:p>
    <w:p w14:paraId="77571990" w14:textId="77777777" w:rsidR="001B29B6" w:rsidRPr="00171210" w:rsidRDefault="001B29B6" w:rsidP="001B29B6">
      <w:pPr>
        <w:pStyle w:val="NormalIndent"/>
        <w:numPr>
          <w:ilvl w:val="0"/>
          <w:numId w:val="22"/>
        </w:numPr>
        <w:jc w:val="both"/>
        <w:rPr>
          <w:lang w:val="en-GB"/>
        </w:rPr>
      </w:pPr>
      <w:bookmarkStart w:id="22" w:name="_Toc158191530"/>
      <w:r>
        <w:rPr>
          <w:lang w:val="en-GB"/>
        </w:rPr>
        <w:t>Axis</w:t>
      </w:r>
      <w:r w:rsidRPr="00171210">
        <w:rPr>
          <w:lang w:val="en-GB"/>
        </w:rPr>
        <w:t xml:space="preserve"> will be responsible for:</w:t>
      </w:r>
    </w:p>
    <w:p w14:paraId="637CAC83" w14:textId="77777777" w:rsidR="001B29B6" w:rsidRPr="00171210" w:rsidRDefault="001B29B6" w:rsidP="001B29B6">
      <w:pPr>
        <w:pStyle w:val="NormalIndent"/>
        <w:numPr>
          <w:ilvl w:val="1"/>
          <w:numId w:val="22"/>
        </w:numPr>
        <w:jc w:val="both"/>
        <w:rPr>
          <w:lang w:val="en-GB"/>
        </w:rPr>
      </w:pPr>
      <w:r>
        <w:rPr>
          <w:lang w:val="en-GB"/>
        </w:rPr>
        <w:t>Making key personnel available to answer process questions and participate in testing where required (e.g. end-to-end testing of Case management functionality)</w:t>
      </w:r>
    </w:p>
    <w:p w14:paraId="40F2F987" w14:textId="77777777" w:rsidR="001B29B6" w:rsidRPr="00171210" w:rsidRDefault="001B29B6" w:rsidP="001B29B6">
      <w:pPr>
        <w:pStyle w:val="Heading2"/>
        <w:numPr>
          <w:ilvl w:val="1"/>
          <w:numId w:val="0"/>
        </w:numPr>
        <w:rPr>
          <w:lang w:val="en-GB"/>
        </w:rPr>
      </w:pPr>
      <w:bookmarkStart w:id="23" w:name="_Toc182508872"/>
      <w:r w:rsidRPr="00171210">
        <w:rPr>
          <w:lang w:val="en-GB"/>
        </w:rPr>
        <w:t>Availability</w:t>
      </w:r>
      <w:bookmarkEnd w:id="18"/>
      <w:bookmarkEnd w:id="19"/>
      <w:bookmarkEnd w:id="22"/>
      <w:bookmarkEnd w:id="23"/>
    </w:p>
    <w:p w14:paraId="445B8503" w14:textId="77777777" w:rsidR="001B29B6" w:rsidRPr="00171210" w:rsidRDefault="001B29B6" w:rsidP="001B29B6">
      <w:pPr>
        <w:pStyle w:val="NormalIndent"/>
        <w:numPr>
          <w:ilvl w:val="0"/>
          <w:numId w:val="27"/>
        </w:numPr>
        <w:jc w:val="both"/>
        <w:rPr>
          <w:lang w:val="en-GB"/>
        </w:rPr>
      </w:pPr>
      <w:r w:rsidRPr="00171210">
        <w:rPr>
          <w:lang w:val="en-GB"/>
        </w:rPr>
        <w:t>Open Box resources will be contactable and available for meetings via conference calls/video conferences:</w:t>
      </w:r>
    </w:p>
    <w:p w14:paraId="060A9D2F" w14:textId="77777777" w:rsidR="001B29B6" w:rsidRPr="00171210" w:rsidRDefault="001B29B6" w:rsidP="001B29B6">
      <w:pPr>
        <w:pStyle w:val="NormalIndent"/>
        <w:numPr>
          <w:ilvl w:val="0"/>
          <w:numId w:val="26"/>
        </w:numPr>
        <w:jc w:val="both"/>
        <w:rPr>
          <w:lang w:val="en-GB"/>
        </w:rPr>
      </w:pPr>
      <w:r w:rsidRPr="00171210">
        <w:rPr>
          <w:lang w:val="en-GB"/>
        </w:rPr>
        <w:t>Monday to Friday 9am – 6pm South African time (GMT +02:00) which currently corresponds to 7am – 4pm (GMT), excluding public holidays.</w:t>
      </w:r>
    </w:p>
    <w:p w14:paraId="603CC66D" w14:textId="77777777" w:rsidR="001B29B6" w:rsidRPr="00171210" w:rsidRDefault="001B29B6" w:rsidP="001B29B6">
      <w:pPr>
        <w:pStyle w:val="NormalIndent"/>
        <w:numPr>
          <w:ilvl w:val="0"/>
          <w:numId w:val="27"/>
        </w:numPr>
        <w:jc w:val="both"/>
        <w:rPr>
          <w:lang w:val="en-GB"/>
        </w:rPr>
      </w:pPr>
      <w:r w:rsidRPr="00171210">
        <w:rPr>
          <w:lang w:val="en-GB"/>
        </w:rPr>
        <w:t>A defined escalation path will be provided to the agreed project manager should urgent assistance be required outside of these times.</w:t>
      </w:r>
    </w:p>
    <w:p w14:paraId="16951FD6" w14:textId="77777777" w:rsidR="001B29B6" w:rsidRPr="00171210" w:rsidRDefault="001B29B6" w:rsidP="001B29B6">
      <w:pPr>
        <w:pStyle w:val="NormalIndent"/>
        <w:numPr>
          <w:ilvl w:val="0"/>
          <w:numId w:val="27"/>
        </w:numPr>
        <w:jc w:val="both"/>
        <w:rPr>
          <w:lang w:val="en-GB"/>
        </w:rPr>
      </w:pPr>
      <w:r w:rsidRPr="00171210">
        <w:rPr>
          <w:lang w:val="en-GB"/>
        </w:rPr>
        <w:t>All work will be completed by Open Box offsite.</w:t>
      </w:r>
    </w:p>
    <w:p w14:paraId="71F31F38" w14:textId="77777777" w:rsidR="001B29B6" w:rsidRPr="00171210" w:rsidRDefault="001B29B6" w:rsidP="001B29B6">
      <w:pPr>
        <w:pStyle w:val="NormalIndent"/>
        <w:numPr>
          <w:ilvl w:val="1"/>
          <w:numId w:val="27"/>
        </w:numPr>
        <w:jc w:val="both"/>
        <w:rPr>
          <w:lang w:val="en-GB"/>
        </w:rPr>
      </w:pPr>
      <w:r w:rsidRPr="00171210">
        <w:rPr>
          <w:lang w:val="en-GB"/>
        </w:rPr>
        <w:t xml:space="preserve">It is not expected that the project will require Open Box resources on-site. Where onsite personnel are required, all reasonable expenses for travel and subsistence shall be reimbursed by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Pr>
          <w:lang w:val="en-GB"/>
        </w:rPr>
        <w:t>Grainger</w:t>
      </w:r>
      <w:r w:rsidRPr="00171210">
        <w:rPr>
          <w:lang w:val="en-GB"/>
        </w:rPr>
        <w:fldChar w:fldCharType="end"/>
      </w:r>
      <w:r w:rsidRPr="00171210">
        <w:rPr>
          <w:lang w:val="en-GB"/>
        </w:rPr>
        <w:t xml:space="preserve">. Open Box shall </w:t>
      </w:r>
      <w:r w:rsidRPr="00171210">
        <w:rPr>
          <w:lang w:val="en-GB"/>
        </w:rPr>
        <w:lastRenderedPageBreak/>
        <w:t xml:space="preserve">not bill any mark-up or administration fee for any such expenses. Approval for expenses shall be obtained from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Pr>
          <w:lang w:val="en-GB"/>
        </w:rPr>
        <w:t>Grainger</w:t>
      </w:r>
      <w:r w:rsidRPr="00171210">
        <w:rPr>
          <w:lang w:val="en-GB"/>
        </w:rPr>
        <w:fldChar w:fldCharType="end"/>
      </w:r>
      <w:r w:rsidRPr="00171210">
        <w:rPr>
          <w:lang w:val="en-GB"/>
        </w:rPr>
        <w:t xml:space="preserve"> prior to being incurred.</w:t>
      </w:r>
    </w:p>
    <w:p w14:paraId="17019651" w14:textId="77777777" w:rsidR="001B29B6" w:rsidRPr="00171210" w:rsidRDefault="001B29B6" w:rsidP="001B29B6">
      <w:pPr>
        <w:pStyle w:val="Heading2"/>
        <w:numPr>
          <w:ilvl w:val="1"/>
          <w:numId w:val="0"/>
        </w:numPr>
        <w:rPr>
          <w:lang w:val="en-GB"/>
        </w:rPr>
      </w:pPr>
      <w:bookmarkStart w:id="24" w:name="_Toc158191531"/>
      <w:bookmarkStart w:id="25" w:name="_Toc182508873"/>
      <w:r w:rsidRPr="00171210">
        <w:rPr>
          <w:lang w:val="en-GB"/>
        </w:rPr>
        <w:t>References</w:t>
      </w:r>
      <w:bookmarkEnd w:id="20"/>
      <w:bookmarkEnd w:id="24"/>
      <w:bookmarkEnd w:id="25"/>
    </w:p>
    <w:p w14:paraId="32F0555A" w14:textId="77777777" w:rsidR="001B29B6" w:rsidRPr="00171210" w:rsidRDefault="001B29B6" w:rsidP="001B29B6">
      <w:pPr>
        <w:pStyle w:val="NormalIndent"/>
        <w:numPr>
          <w:ilvl w:val="0"/>
          <w:numId w:val="25"/>
        </w:numPr>
        <w:jc w:val="both"/>
        <w:rPr>
          <w:lang w:val="en-GB"/>
        </w:rPr>
      </w:pPr>
      <w:r w:rsidRPr="00171210">
        <w:rPr>
          <w:lang w:val="en-GB"/>
        </w:rPr>
        <w:t xml:space="preserve">Grainger, Open Box meeting: </w:t>
      </w:r>
      <w:r>
        <w:rPr>
          <w:lang w:val="en-GB"/>
        </w:rPr>
        <w:t>Data / GDPR</w:t>
      </w:r>
      <w:r w:rsidRPr="00171210">
        <w:rPr>
          <w:lang w:val="en-GB"/>
        </w:rPr>
        <w:t xml:space="preserve"> (Wednesday, </w:t>
      </w:r>
      <w:r>
        <w:rPr>
          <w:lang w:val="en-GB"/>
        </w:rPr>
        <w:t>3</w:t>
      </w:r>
      <w:r w:rsidRPr="00171210">
        <w:rPr>
          <w:lang w:val="en-GB"/>
        </w:rPr>
        <w:t xml:space="preserve"> </w:t>
      </w:r>
      <w:r>
        <w:rPr>
          <w:lang w:val="en-GB"/>
        </w:rPr>
        <w:t>April</w:t>
      </w:r>
      <w:r w:rsidRPr="00171210">
        <w:rPr>
          <w:lang w:val="en-GB"/>
        </w:rPr>
        <w:t xml:space="preserve"> 2024)</w:t>
      </w:r>
    </w:p>
    <w:p w14:paraId="490732D0" w14:textId="77777777" w:rsidR="001B29B6" w:rsidRPr="00171210" w:rsidRDefault="001B29B6" w:rsidP="001B29B6">
      <w:pPr>
        <w:pStyle w:val="Heading1"/>
        <w:numPr>
          <w:ilvl w:val="0"/>
          <w:numId w:val="0"/>
        </w:numPr>
        <w:rPr>
          <w:lang w:val="en-GB"/>
        </w:rPr>
      </w:pPr>
      <w:bookmarkStart w:id="26" w:name="_Toc158191532"/>
      <w:bookmarkStart w:id="27" w:name="_Toc182508874"/>
      <w:bookmarkEnd w:id="21"/>
      <w:r w:rsidRPr="00171210">
        <w:rPr>
          <w:lang w:val="en-GB"/>
        </w:rPr>
        <w:t>Project Risks, Assumptions &amp; Exclusions</w:t>
      </w:r>
      <w:bookmarkEnd w:id="26"/>
      <w:bookmarkEnd w:id="27"/>
      <w:r w:rsidRPr="00171210">
        <w:rPr>
          <w:lang w:val="en-GB"/>
        </w:rPr>
        <w:t xml:space="preserve"> </w:t>
      </w:r>
    </w:p>
    <w:p w14:paraId="34353C97" w14:textId="77777777" w:rsidR="001B29B6" w:rsidRDefault="001B29B6" w:rsidP="001B29B6">
      <w:pPr>
        <w:pStyle w:val="Heading2"/>
        <w:numPr>
          <w:ilvl w:val="1"/>
          <w:numId w:val="0"/>
        </w:numPr>
        <w:rPr>
          <w:lang w:val="en-GB"/>
        </w:rPr>
      </w:pPr>
      <w:bookmarkStart w:id="28" w:name="_Toc158191533"/>
      <w:bookmarkStart w:id="29" w:name="_Toc182508875"/>
      <w:bookmarkStart w:id="30" w:name="_Toc8822605"/>
      <w:r w:rsidRPr="00171210">
        <w:rPr>
          <w:lang w:val="en-GB"/>
        </w:rPr>
        <w:t>Risks</w:t>
      </w:r>
      <w:bookmarkEnd w:id="28"/>
      <w:bookmarkEnd w:id="29"/>
    </w:p>
    <w:p w14:paraId="79623D53" w14:textId="77777777" w:rsidR="001B29B6" w:rsidRPr="002723FE" w:rsidRDefault="001B29B6" w:rsidP="001B29B6">
      <w:pPr>
        <w:pStyle w:val="NormalIndent"/>
        <w:ind w:left="0"/>
        <w:rPr>
          <w:lang w:val="en-GB"/>
        </w:rPr>
      </w:pPr>
      <w:r>
        <w:rPr>
          <w:lang w:val="en-GB"/>
        </w:rPr>
        <w:t xml:space="preserve">Open Box is not a GDPR specialist and work done for this project does not provide any guarantee that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Pr>
          <w:lang w:val="en-GB"/>
        </w:rPr>
        <w:t>Grainger</w:t>
      </w:r>
      <w:r w:rsidRPr="00171210">
        <w:rPr>
          <w:lang w:val="en-GB"/>
        </w:rPr>
        <w:fldChar w:fldCharType="end"/>
      </w:r>
      <w:r>
        <w:rPr>
          <w:lang w:val="en-GB"/>
        </w:rPr>
        <w:t xml:space="preserve"> will be GDPR-compliant on completion of this project.</w:t>
      </w:r>
    </w:p>
    <w:p w14:paraId="48D79C80" w14:textId="77777777" w:rsidR="001B29B6" w:rsidRPr="00171210" w:rsidRDefault="001B29B6" w:rsidP="001B29B6">
      <w:pPr>
        <w:pStyle w:val="Heading2"/>
        <w:numPr>
          <w:ilvl w:val="1"/>
          <w:numId w:val="0"/>
        </w:numPr>
        <w:rPr>
          <w:lang w:val="en-GB"/>
        </w:rPr>
      </w:pPr>
      <w:bookmarkStart w:id="31" w:name="_Toc158191534"/>
      <w:bookmarkStart w:id="32" w:name="_Toc182508876"/>
      <w:r w:rsidRPr="00171210">
        <w:rPr>
          <w:lang w:val="en-GB"/>
        </w:rPr>
        <w:t>Assumptions</w:t>
      </w:r>
      <w:bookmarkEnd w:id="30"/>
      <w:bookmarkEnd w:id="31"/>
      <w:bookmarkEnd w:id="32"/>
    </w:p>
    <w:p w14:paraId="129BC460" w14:textId="77777777" w:rsidR="001B29B6" w:rsidRPr="00171210" w:rsidRDefault="001B29B6" w:rsidP="001B29B6">
      <w:pPr>
        <w:pStyle w:val="NormalIndent"/>
        <w:ind w:left="0"/>
        <w:rPr>
          <w:lang w:val="en-GB"/>
        </w:rPr>
      </w:pPr>
      <w:r w:rsidRPr="00171210">
        <w:rPr>
          <w:lang w:val="en-GB"/>
        </w:rPr>
        <w:t>The following assumptions have been made; incorrect assumptions may affect cost and timelines.</w:t>
      </w:r>
    </w:p>
    <w:bookmarkStart w:id="33" w:name="_Toc8822606"/>
    <w:p w14:paraId="7CC96399" w14:textId="77777777" w:rsidR="001B29B6" w:rsidRDefault="001B29B6" w:rsidP="001B29B6">
      <w:pPr>
        <w:pStyle w:val="NormalIndent"/>
        <w:numPr>
          <w:ilvl w:val="0"/>
          <w:numId w:val="28"/>
        </w:numPr>
        <w:jc w:val="both"/>
        <w:rPr>
          <w:lang w:val="en-GB"/>
        </w:rPr>
      </w:pP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Pr>
          <w:lang w:val="en-GB"/>
        </w:rPr>
        <w:t>Grainger</w:t>
      </w:r>
      <w:r w:rsidRPr="00171210">
        <w:rPr>
          <w:lang w:val="en-GB"/>
        </w:rPr>
        <w:fldChar w:fldCharType="end"/>
      </w:r>
      <w:r w:rsidRPr="00171210">
        <w:rPr>
          <w:lang w:val="en-GB"/>
        </w:rPr>
        <w:t xml:space="preserve"> </w:t>
      </w:r>
      <w:r>
        <w:rPr>
          <w:lang w:val="en-GB"/>
        </w:rPr>
        <w:t>is aware that there are existing solutions that provide out of the box functionality to deliver the functionality being developed as part of this project. For example:</w:t>
      </w:r>
    </w:p>
    <w:p w14:paraId="54FEE4C9" w14:textId="77777777" w:rsidR="001B29B6" w:rsidRDefault="001B29B6" w:rsidP="001B29B6">
      <w:pPr>
        <w:pStyle w:val="NormalIndent"/>
        <w:numPr>
          <w:ilvl w:val="3"/>
          <w:numId w:val="22"/>
        </w:numPr>
        <w:jc w:val="both"/>
        <w:rPr>
          <w:lang w:val="en-GB"/>
        </w:rPr>
      </w:pPr>
      <w:hyperlink r:id="rId12" w:history="1">
        <w:r w:rsidRPr="00E11F65">
          <w:rPr>
            <w:rStyle w:val="Hyperlink"/>
            <w:lang w:val="en-GB"/>
          </w:rPr>
          <w:t>Salesforce Privacy Centre</w:t>
        </w:r>
      </w:hyperlink>
    </w:p>
    <w:p w14:paraId="519BC4C4" w14:textId="77777777" w:rsidR="001B29B6" w:rsidRDefault="001B29B6" w:rsidP="001B29B6">
      <w:pPr>
        <w:pStyle w:val="NormalIndent"/>
        <w:numPr>
          <w:ilvl w:val="3"/>
          <w:numId w:val="22"/>
        </w:numPr>
        <w:jc w:val="both"/>
        <w:rPr>
          <w:lang w:val="en-GB"/>
        </w:rPr>
      </w:pPr>
      <w:hyperlink r:id="rId13" w:history="1">
        <w:r w:rsidRPr="00455D17">
          <w:rPr>
            <w:rStyle w:val="Hyperlink"/>
            <w:lang w:val="en-GB"/>
          </w:rPr>
          <w:t>Cloud Compliance Privacy Centre</w:t>
        </w:r>
      </w:hyperlink>
    </w:p>
    <w:p w14:paraId="5FD8738F" w14:textId="77777777" w:rsidR="001B29B6" w:rsidRDefault="001B29B6" w:rsidP="001B29B6">
      <w:pPr>
        <w:pStyle w:val="NormalIndent"/>
        <w:ind w:left="0"/>
        <w:rPr>
          <w:lang w:val="en-GB"/>
        </w:rPr>
      </w:pPr>
      <w:r w:rsidRPr="00974915">
        <w:rPr>
          <w:lang w:val="en-GB"/>
        </w:rPr>
        <w:t xml:space="preserve">These solutions provide </w:t>
      </w:r>
      <w:proofErr w:type="gramStart"/>
      <w:r w:rsidRPr="00974915">
        <w:rPr>
          <w:lang w:val="en-GB"/>
        </w:rPr>
        <w:t>a number of</w:t>
      </w:r>
      <w:proofErr w:type="gramEnd"/>
      <w:r w:rsidRPr="00974915">
        <w:rPr>
          <w:lang w:val="en-GB"/>
        </w:rPr>
        <w:t xml:space="preserve"> GDPR related features that are out of scope of the functionality to be delivered by this project (e.g. RTBF, communication preference management etc.).  However, they do come with a higher price tag (e.g. list price for Salesforce Privacy Centre is 15% of the annual contract value for the </w:t>
      </w:r>
      <w:r w:rsidRPr="00974915">
        <w:rPr>
          <w:lang w:val="en-GB"/>
        </w:rPr>
        <w:fldChar w:fldCharType="begin"/>
      </w:r>
      <w:r w:rsidRPr="00974915">
        <w:rPr>
          <w:lang w:val="en-GB"/>
        </w:rPr>
        <w:instrText xml:space="preserve"> DOCPROPERTY  Category  \* MERGEFORMAT </w:instrText>
      </w:r>
      <w:r w:rsidRPr="00974915">
        <w:rPr>
          <w:lang w:val="en-GB"/>
        </w:rPr>
        <w:fldChar w:fldCharType="separate"/>
      </w:r>
      <w:r>
        <w:rPr>
          <w:lang w:val="en-GB"/>
        </w:rPr>
        <w:t>Grainger</w:t>
      </w:r>
      <w:r w:rsidRPr="00974915">
        <w:rPr>
          <w:lang w:val="en-GB"/>
        </w:rPr>
        <w:fldChar w:fldCharType="end"/>
      </w:r>
      <w:r w:rsidRPr="00974915">
        <w:rPr>
          <w:lang w:val="en-GB"/>
        </w:rPr>
        <w:t xml:space="preserve"> Salesforce org).  </w:t>
      </w:r>
      <w:r>
        <w:rPr>
          <w:lang w:val="en-GB"/>
        </w:rPr>
        <w:t xml:space="preserve">This project does not include the evaluation of any of these solutions, although they may be of future interest to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Pr>
          <w:lang w:val="en-GB"/>
        </w:rPr>
        <w:t>Grainger</w:t>
      </w:r>
      <w:r w:rsidRPr="00171210">
        <w:rPr>
          <w:lang w:val="en-GB"/>
        </w:rPr>
        <w:fldChar w:fldCharType="end"/>
      </w:r>
      <w:r>
        <w:rPr>
          <w:lang w:val="en-GB"/>
        </w:rPr>
        <w:t xml:space="preserve"> should further GDPR related concerns need to be addressed.</w:t>
      </w:r>
      <w:r w:rsidRPr="00B8407A">
        <w:rPr>
          <w:lang w:val="en-GB"/>
        </w:rPr>
        <w:br w:type="page"/>
      </w:r>
    </w:p>
    <w:p w14:paraId="0DD6256C" w14:textId="77777777" w:rsidR="001B29B6" w:rsidRPr="00171210" w:rsidRDefault="001B29B6" w:rsidP="001B29B6">
      <w:pPr>
        <w:pStyle w:val="Heading2"/>
        <w:numPr>
          <w:ilvl w:val="1"/>
          <w:numId w:val="0"/>
        </w:numPr>
        <w:rPr>
          <w:lang w:val="en-GB"/>
        </w:rPr>
      </w:pPr>
      <w:bookmarkStart w:id="34" w:name="_Toc158191535"/>
      <w:bookmarkStart w:id="35" w:name="_Toc182508877"/>
      <w:r w:rsidRPr="00171210">
        <w:rPr>
          <w:lang w:val="en-GB"/>
        </w:rPr>
        <w:lastRenderedPageBreak/>
        <w:t>Exclusions</w:t>
      </w:r>
      <w:bookmarkEnd w:id="33"/>
      <w:bookmarkEnd w:id="34"/>
      <w:bookmarkEnd w:id="35"/>
      <w:r w:rsidRPr="00171210">
        <w:rPr>
          <w:lang w:val="en-GB"/>
        </w:rPr>
        <w:t xml:space="preserve"> </w:t>
      </w:r>
    </w:p>
    <w:p w14:paraId="6B6645FF" w14:textId="77777777" w:rsidR="001B29B6" w:rsidRDefault="001B29B6" w:rsidP="001B29B6">
      <w:pPr>
        <w:pStyle w:val="NormalIndent"/>
        <w:ind w:left="0"/>
        <w:rPr>
          <w:lang w:val="en-GB" w:eastAsia="en-ZA"/>
        </w:rPr>
      </w:pPr>
      <w:r w:rsidRPr="00171210">
        <w:rPr>
          <w:lang w:val="en-GB" w:eastAsia="en-ZA"/>
        </w:rPr>
        <w:t>The following is not included in the cost or scope of this project:</w:t>
      </w:r>
    </w:p>
    <w:p w14:paraId="4D983675" w14:textId="77777777" w:rsidR="001B29B6" w:rsidRDefault="001B29B6" w:rsidP="001B29B6">
      <w:pPr>
        <w:pStyle w:val="NormalIndent"/>
        <w:numPr>
          <w:ilvl w:val="0"/>
          <w:numId w:val="29"/>
        </w:numPr>
        <w:jc w:val="both"/>
        <w:rPr>
          <w:lang w:val="en-GB"/>
        </w:rPr>
      </w:pPr>
      <w:r>
        <w:rPr>
          <w:lang w:val="en-GB"/>
        </w:rPr>
        <w:t>Remediation of other potential areas of concern for GDPR compliance, for example but not limited to:</w:t>
      </w:r>
    </w:p>
    <w:p w14:paraId="636DF2DB" w14:textId="77777777" w:rsidR="001B29B6" w:rsidRDefault="001B29B6" w:rsidP="001B29B6">
      <w:pPr>
        <w:pStyle w:val="NormalIndent"/>
        <w:numPr>
          <w:ilvl w:val="1"/>
          <w:numId w:val="29"/>
        </w:numPr>
        <w:jc w:val="both"/>
        <w:rPr>
          <w:lang w:val="en-GB"/>
        </w:rPr>
      </w:pPr>
      <w:r>
        <w:rPr>
          <w:lang w:val="en-GB"/>
        </w:rPr>
        <w:t>Right to be forgotten (RTBF) process</w:t>
      </w:r>
    </w:p>
    <w:p w14:paraId="0C0A98EC" w14:textId="77777777" w:rsidR="001B29B6" w:rsidRDefault="001B29B6" w:rsidP="001B29B6">
      <w:pPr>
        <w:pStyle w:val="NormalIndent"/>
        <w:numPr>
          <w:ilvl w:val="1"/>
          <w:numId w:val="29"/>
        </w:numPr>
        <w:jc w:val="both"/>
        <w:rPr>
          <w:lang w:val="en-GB"/>
        </w:rPr>
      </w:pPr>
      <w:r>
        <w:rPr>
          <w:lang w:val="en-GB"/>
        </w:rPr>
        <w:t xml:space="preserve">Data security/visibility within the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Pr>
          <w:lang w:val="en-GB"/>
        </w:rPr>
        <w:t>Grainger</w:t>
      </w:r>
      <w:r w:rsidRPr="00171210">
        <w:rPr>
          <w:lang w:val="en-GB"/>
        </w:rPr>
        <w:fldChar w:fldCharType="end"/>
      </w:r>
      <w:r>
        <w:rPr>
          <w:lang w:val="en-GB"/>
        </w:rPr>
        <w:t xml:space="preserve"> Salesforce org </w:t>
      </w:r>
    </w:p>
    <w:p w14:paraId="0D9955A7" w14:textId="77777777" w:rsidR="001B29B6" w:rsidRDefault="001B29B6" w:rsidP="001B29B6">
      <w:pPr>
        <w:pStyle w:val="NormalIndent"/>
        <w:numPr>
          <w:ilvl w:val="1"/>
          <w:numId w:val="29"/>
        </w:numPr>
        <w:jc w:val="both"/>
        <w:rPr>
          <w:lang w:val="en-GB"/>
        </w:rPr>
      </w:pPr>
      <w:r>
        <w:rPr>
          <w:lang w:val="en-GB"/>
        </w:rPr>
        <w:t>Consent and preference management</w:t>
      </w:r>
    </w:p>
    <w:p w14:paraId="4E7798D2" w14:textId="77777777" w:rsidR="001B29B6" w:rsidRPr="00171210" w:rsidRDefault="001B29B6" w:rsidP="001B29B6">
      <w:pPr>
        <w:pStyle w:val="NormalIndent"/>
        <w:numPr>
          <w:ilvl w:val="1"/>
          <w:numId w:val="29"/>
        </w:numPr>
        <w:jc w:val="both"/>
        <w:rPr>
          <w:lang w:val="en-GB"/>
        </w:rPr>
      </w:pPr>
      <w:r>
        <w:rPr>
          <w:lang w:val="en-GB"/>
        </w:rPr>
        <w:t>Archival of records off the Salesforce platform</w:t>
      </w:r>
    </w:p>
    <w:p w14:paraId="5D2E901F" w14:textId="77777777" w:rsidR="001B29B6" w:rsidRPr="00171210" w:rsidRDefault="001B29B6" w:rsidP="001B29B6">
      <w:pPr>
        <w:pStyle w:val="NormalIndent"/>
        <w:numPr>
          <w:ilvl w:val="0"/>
          <w:numId w:val="29"/>
        </w:numPr>
        <w:jc w:val="both"/>
        <w:rPr>
          <w:lang w:val="en-GB"/>
        </w:rPr>
      </w:pPr>
      <w:r w:rsidRPr="00171210">
        <w:rPr>
          <w:lang w:val="en-GB"/>
        </w:rPr>
        <w:t>Salesforce costs, license fees, subscriptions, or services.</w:t>
      </w:r>
    </w:p>
    <w:p w14:paraId="5E5BDB50" w14:textId="77777777" w:rsidR="001B29B6" w:rsidRPr="00171210" w:rsidRDefault="001B29B6" w:rsidP="001B29B6">
      <w:pPr>
        <w:pStyle w:val="NormalIndent"/>
        <w:numPr>
          <w:ilvl w:val="0"/>
          <w:numId w:val="29"/>
        </w:numPr>
        <w:jc w:val="both"/>
        <w:rPr>
          <w:lang w:val="en-GB"/>
        </w:rPr>
      </w:pPr>
      <w:r w:rsidRPr="00171210">
        <w:rPr>
          <w:lang w:val="en-GB"/>
        </w:rPr>
        <w:t>Hardware and infrastructure.</w:t>
      </w:r>
    </w:p>
    <w:p w14:paraId="04F9750A" w14:textId="77777777" w:rsidR="001B29B6" w:rsidRPr="00171210" w:rsidRDefault="001B29B6" w:rsidP="001B29B6">
      <w:pPr>
        <w:pStyle w:val="NormalIndent"/>
        <w:numPr>
          <w:ilvl w:val="0"/>
          <w:numId w:val="29"/>
        </w:numPr>
        <w:jc w:val="both"/>
        <w:rPr>
          <w:lang w:val="en-GB"/>
        </w:rPr>
      </w:pPr>
      <w:r w:rsidRPr="00171210">
        <w:rPr>
          <w:lang w:val="en-GB"/>
        </w:rPr>
        <w:t>Solution documentation, other than user stories.</w:t>
      </w:r>
    </w:p>
    <w:p w14:paraId="710BC677" w14:textId="77777777" w:rsidR="001B29B6" w:rsidRPr="00171210" w:rsidRDefault="001B29B6" w:rsidP="001B29B6">
      <w:pPr>
        <w:pStyle w:val="NormalIndent"/>
        <w:numPr>
          <w:ilvl w:val="0"/>
          <w:numId w:val="29"/>
        </w:numPr>
        <w:jc w:val="both"/>
        <w:rPr>
          <w:lang w:val="en-GB"/>
        </w:rPr>
      </w:pPr>
      <w:r w:rsidRPr="00171210">
        <w:rPr>
          <w:lang w:val="en-GB"/>
        </w:rPr>
        <w:t xml:space="preserve">End-user training, change management or new / updated training materials. </w:t>
      </w:r>
    </w:p>
    <w:p w14:paraId="6BC9A828" w14:textId="77777777" w:rsidR="001B29B6" w:rsidRPr="00171210" w:rsidRDefault="001B29B6" w:rsidP="001B29B6">
      <w:pPr>
        <w:pStyle w:val="Heading1"/>
        <w:numPr>
          <w:ilvl w:val="0"/>
          <w:numId w:val="0"/>
        </w:numPr>
        <w:rPr>
          <w:lang w:val="en-GB"/>
        </w:rPr>
      </w:pPr>
      <w:bookmarkStart w:id="36" w:name="_Estimated_Cost_and"/>
      <w:bookmarkStart w:id="37" w:name="_Cost_and_Timelines"/>
      <w:bookmarkStart w:id="38" w:name="_Toc158191536"/>
      <w:bookmarkStart w:id="39" w:name="_Ref158286864"/>
      <w:bookmarkStart w:id="40" w:name="_Toc182508878"/>
      <w:bookmarkEnd w:id="36"/>
      <w:bookmarkEnd w:id="37"/>
      <w:r w:rsidRPr="00171210">
        <w:rPr>
          <w:lang w:val="en-GB"/>
        </w:rPr>
        <w:t>Cost and Timelines</w:t>
      </w:r>
      <w:bookmarkEnd w:id="38"/>
      <w:bookmarkEnd w:id="39"/>
      <w:bookmarkEnd w:id="40"/>
      <w:r w:rsidRPr="00171210">
        <w:rPr>
          <w:lang w:val="en-GB"/>
        </w:rPr>
        <w:t xml:space="preserve"> </w:t>
      </w:r>
    </w:p>
    <w:p w14:paraId="3244FA26" w14:textId="77777777" w:rsidR="001B29B6" w:rsidRPr="00171210" w:rsidRDefault="001B29B6" w:rsidP="001B29B6">
      <w:pPr>
        <w:pStyle w:val="NormalIndent"/>
        <w:ind w:left="0"/>
        <w:rPr>
          <w:lang w:val="en-GB"/>
        </w:rPr>
      </w:pPr>
      <w:r w:rsidRPr="00171210">
        <w:rPr>
          <w:lang w:val="en-GB"/>
        </w:rPr>
        <w:t xml:space="preserve">Open Box will provide an agile delivery team to develop, test and deploy the solution on a Time &amp; Materials (T&amp;M) basis at a rate of £120/hour. </w:t>
      </w:r>
    </w:p>
    <w:p w14:paraId="1B3D41C6" w14:textId="77777777" w:rsidR="001B29B6" w:rsidRPr="00171210" w:rsidRDefault="001B29B6" w:rsidP="001B29B6">
      <w:pPr>
        <w:pStyle w:val="NormalIndent"/>
        <w:ind w:left="0"/>
        <w:rPr>
          <w:lang w:val="en-GB"/>
        </w:rPr>
      </w:pPr>
      <w:r w:rsidRPr="00171210">
        <w:rPr>
          <w:lang w:val="en-GB"/>
        </w:rPr>
        <w:t>The team will be staffed to include the following skillsets as required:</w:t>
      </w:r>
    </w:p>
    <w:p w14:paraId="181104BA" w14:textId="77777777" w:rsidR="001B29B6" w:rsidRPr="00171210" w:rsidRDefault="001B29B6" w:rsidP="001B29B6">
      <w:pPr>
        <w:pStyle w:val="NormalIndent"/>
        <w:numPr>
          <w:ilvl w:val="0"/>
          <w:numId w:val="25"/>
        </w:numPr>
        <w:jc w:val="both"/>
        <w:rPr>
          <w:lang w:val="en-GB"/>
        </w:rPr>
      </w:pPr>
      <w:r w:rsidRPr="00171210">
        <w:rPr>
          <w:lang w:val="en-GB"/>
        </w:rPr>
        <w:t>Salesforce Technical Architect</w:t>
      </w:r>
    </w:p>
    <w:p w14:paraId="5FEF0519" w14:textId="77777777" w:rsidR="001B29B6" w:rsidRPr="00171210" w:rsidRDefault="001B29B6" w:rsidP="001B29B6">
      <w:pPr>
        <w:pStyle w:val="NormalIndent"/>
        <w:numPr>
          <w:ilvl w:val="0"/>
          <w:numId w:val="25"/>
        </w:numPr>
        <w:jc w:val="both"/>
        <w:rPr>
          <w:lang w:val="en-GB"/>
        </w:rPr>
      </w:pPr>
      <w:r w:rsidRPr="00171210">
        <w:rPr>
          <w:lang w:val="en-GB"/>
        </w:rPr>
        <w:t>Business Analyst</w:t>
      </w:r>
    </w:p>
    <w:p w14:paraId="6FA36C64" w14:textId="77777777" w:rsidR="001B29B6" w:rsidRPr="00171210" w:rsidRDefault="001B29B6" w:rsidP="001B29B6">
      <w:pPr>
        <w:pStyle w:val="NormalIndent"/>
        <w:numPr>
          <w:ilvl w:val="0"/>
          <w:numId w:val="25"/>
        </w:numPr>
        <w:jc w:val="both"/>
        <w:rPr>
          <w:lang w:val="en-GB"/>
        </w:rPr>
      </w:pPr>
      <w:r w:rsidRPr="00171210">
        <w:rPr>
          <w:lang w:val="en-GB"/>
        </w:rPr>
        <w:t>Developers</w:t>
      </w:r>
    </w:p>
    <w:p w14:paraId="6B823023" w14:textId="77777777" w:rsidR="001B29B6" w:rsidRPr="00171210" w:rsidRDefault="001B29B6" w:rsidP="001B29B6">
      <w:pPr>
        <w:pStyle w:val="NormalIndent"/>
        <w:numPr>
          <w:ilvl w:val="0"/>
          <w:numId w:val="25"/>
        </w:numPr>
        <w:jc w:val="both"/>
        <w:rPr>
          <w:lang w:val="en-GB"/>
        </w:rPr>
      </w:pPr>
      <w:r w:rsidRPr="00171210">
        <w:rPr>
          <w:lang w:val="en-GB"/>
        </w:rPr>
        <w:t xml:space="preserve">Quality Assurer </w:t>
      </w:r>
    </w:p>
    <w:p w14:paraId="7C7D99A2" w14:textId="77777777" w:rsidR="001B29B6" w:rsidRPr="00171210" w:rsidRDefault="001B29B6" w:rsidP="001B29B6">
      <w:pPr>
        <w:pStyle w:val="NormalIndent"/>
        <w:numPr>
          <w:ilvl w:val="0"/>
          <w:numId w:val="25"/>
        </w:numPr>
        <w:jc w:val="both"/>
        <w:rPr>
          <w:lang w:val="en-GB"/>
        </w:rPr>
      </w:pPr>
      <w:r w:rsidRPr="00171210">
        <w:rPr>
          <w:lang w:val="en-GB"/>
        </w:rPr>
        <w:t>Project Manager</w:t>
      </w:r>
    </w:p>
    <w:p w14:paraId="797BE3D8" w14:textId="77777777" w:rsidR="001B29B6" w:rsidRPr="00171210" w:rsidRDefault="001B29B6" w:rsidP="001B29B6">
      <w:pPr>
        <w:pStyle w:val="NormalIndent"/>
        <w:ind w:left="0"/>
        <w:rPr>
          <w:lang w:val="en-GB"/>
        </w:rPr>
      </w:pPr>
    </w:p>
    <w:p w14:paraId="20E0C963" w14:textId="77777777" w:rsidR="001B29B6" w:rsidRDefault="001B29B6" w:rsidP="001B29B6">
      <w:pPr>
        <w:pStyle w:val="NormalIndent"/>
        <w:ind w:left="0"/>
        <w:rPr>
          <w:lang w:val="en-GB"/>
        </w:rPr>
      </w:pPr>
      <w:r w:rsidRPr="00171210">
        <w:rPr>
          <w:lang w:val="en-GB"/>
        </w:rPr>
        <w:t>The estimated effort and costs per phase are shown in the table below:</w:t>
      </w:r>
    </w:p>
    <w:tbl>
      <w:tblPr>
        <w:tblW w:w="7522" w:type="dxa"/>
        <w:tblInd w:w="832" w:type="dxa"/>
        <w:tblLook w:val="04A0" w:firstRow="1" w:lastRow="0" w:firstColumn="1" w:lastColumn="0" w:noHBand="0" w:noVBand="1"/>
      </w:tblPr>
      <w:tblGrid>
        <w:gridCol w:w="2097"/>
        <w:gridCol w:w="1456"/>
        <w:gridCol w:w="1984"/>
        <w:gridCol w:w="1985"/>
      </w:tblGrid>
      <w:tr w:rsidR="001B29B6" w:rsidRPr="001E69E9" w14:paraId="76720FF3" w14:textId="77777777" w:rsidTr="00AF253B">
        <w:trPr>
          <w:trHeight w:val="580"/>
        </w:trPr>
        <w:tc>
          <w:tcPr>
            <w:tcW w:w="2097" w:type="dxa"/>
            <w:tcBorders>
              <w:top w:val="single" w:sz="8" w:space="0" w:color="auto"/>
              <w:left w:val="single" w:sz="8" w:space="0" w:color="auto"/>
              <w:bottom w:val="single" w:sz="8" w:space="0" w:color="auto"/>
              <w:right w:val="single" w:sz="8" w:space="0" w:color="auto"/>
            </w:tcBorders>
            <w:shd w:val="clear" w:color="000000" w:fill="92D050"/>
            <w:noWrap/>
            <w:vAlign w:val="center"/>
            <w:hideMark/>
          </w:tcPr>
          <w:p w14:paraId="6A9A8E70" w14:textId="77777777" w:rsidR="001B29B6" w:rsidRPr="001E69E9" w:rsidRDefault="001B29B6" w:rsidP="00AF253B">
            <w:pPr>
              <w:spacing w:after="0" w:line="240" w:lineRule="auto"/>
              <w:rPr>
                <w:b/>
                <w:bCs/>
                <w:color w:val="000000"/>
              </w:rPr>
            </w:pPr>
            <w:r w:rsidRPr="001E69E9">
              <w:rPr>
                <w:b/>
                <w:bCs/>
                <w:color w:val="000000"/>
              </w:rPr>
              <w:t>Phase</w:t>
            </w:r>
          </w:p>
        </w:tc>
        <w:tc>
          <w:tcPr>
            <w:tcW w:w="1456" w:type="dxa"/>
            <w:tcBorders>
              <w:top w:val="single" w:sz="8" w:space="0" w:color="auto"/>
              <w:left w:val="nil"/>
              <w:bottom w:val="single" w:sz="8" w:space="0" w:color="auto"/>
              <w:right w:val="single" w:sz="8" w:space="0" w:color="auto"/>
            </w:tcBorders>
            <w:shd w:val="clear" w:color="000000" w:fill="92D050"/>
            <w:noWrap/>
            <w:vAlign w:val="center"/>
            <w:hideMark/>
          </w:tcPr>
          <w:p w14:paraId="465756B9" w14:textId="77777777" w:rsidR="001B29B6" w:rsidRPr="001E69E9" w:rsidRDefault="001B29B6" w:rsidP="00AF253B">
            <w:pPr>
              <w:spacing w:after="0" w:line="240" w:lineRule="auto"/>
              <w:jc w:val="center"/>
              <w:rPr>
                <w:b/>
                <w:bCs/>
                <w:color w:val="000000"/>
              </w:rPr>
            </w:pPr>
            <w:r w:rsidRPr="001E69E9">
              <w:rPr>
                <w:b/>
                <w:bCs/>
                <w:color w:val="000000"/>
              </w:rPr>
              <w:t>Hours</w:t>
            </w:r>
          </w:p>
        </w:tc>
        <w:tc>
          <w:tcPr>
            <w:tcW w:w="1984" w:type="dxa"/>
            <w:tcBorders>
              <w:top w:val="single" w:sz="8" w:space="0" w:color="auto"/>
              <w:left w:val="nil"/>
              <w:bottom w:val="single" w:sz="8" w:space="0" w:color="auto"/>
              <w:right w:val="single" w:sz="8" w:space="0" w:color="auto"/>
            </w:tcBorders>
            <w:shd w:val="clear" w:color="000000" w:fill="92D050"/>
            <w:noWrap/>
            <w:vAlign w:val="center"/>
            <w:hideMark/>
          </w:tcPr>
          <w:p w14:paraId="1FA6D099" w14:textId="77777777" w:rsidR="001B29B6" w:rsidRPr="001E69E9" w:rsidRDefault="001B29B6" w:rsidP="00AF253B">
            <w:pPr>
              <w:spacing w:after="0" w:line="240" w:lineRule="auto"/>
              <w:rPr>
                <w:b/>
                <w:bCs/>
                <w:color w:val="000000"/>
              </w:rPr>
            </w:pPr>
            <w:r w:rsidRPr="001E69E9">
              <w:rPr>
                <w:b/>
                <w:bCs/>
                <w:color w:val="000000"/>
              </w:rPr>
              <w:t>Lower Bound</w:t>
            </w:r>
          </w:p>
        </w:tc>
        <w:tc>
          <w:tcPr>
            <w:tcW w:w="1985" w:type="dxa"/>
            <w:tcBorders>
              <w:top w:val="single" w:sz="8" w:space="0" w:color="auto"/>
              <w:left w:val="nil"/>
              <w:bottom w:val="single" w:sz="8" w:space="0" w:color="auto"/>
              <w:right w:val="single" w:sz="8" w:space="0" w:color="auto"/>
            </w:tcBorders>
            <w:shd w:val="clear" w:color="000000" w:fill="92D050"/>
            <w:noWrap/>
            <w:vAlign w:val="center"/>
            <w:hideMark/>
          </w:tcPr>
          <w:p w14:paraId="5D9D4BCE" w14:textId="77777777" w:rsidR="001B29B6" w:rsidRPr="001E69E9" w:rsidRDefault="001B29B6" w:rsidP="00AF253B">
            <w:pPr>
              <w:spacing w:after="0" w:line="240" w:lineRule="auto"/>
              <w:rPr>
                <w:b/>
                <w:bCs/>
                <w:color w:val="000000"/>
              </w:rPr>
            </w:pPr>
            <w:r w:rsidRPr="001E69E9">
              <w:rPr>
                <w:b/>
                <w:bCs/>
                <w:color w:val="000000"/>
              </w:rPr>
              <w:t>Upper Bound</w:t>
            </w:r>
          </w:p>
        </w:tc>
      </w:tr>
      <w:tr w:rsidR="001B29B6" w:rsidRPr="001E69E9" w14:paraId="1CC3F9DB" w14:textId="77777777" w:rsidTr="00AF253B">
        <w:trPr>
          <w:trHeight w:val="340"/>
        </w:trPr>
        <w:tc>
          <w:tcPr>
            <w:tcW w:w="2097" w:type="dxa"/>
            <w:tcBorders>
              <w:top w:val="nil"/>
              <w:left w:val="single" w:sz="8" w:space="0" w:color="auto"/>
              <w:bottom w:val="single" w:sz="8" w:space="0" w:color="auto"/>
              <w:right w:val="single" w:sz="8" w:space="0" w:color="auto"/>
            </w:tcBorders>
            <w:shd w:val="clear" w:color="auto" w:fill="auto"/>
            <w:noWrap/>
            <w:vAlign w:val="center"/>
            <w:hideMark/>
          </w:tcPr>
          <w:p w14:paraId="10DACF9F" w14:textId="77777777" w:rsidR="001B29B6" w:rsidRPr="001E69E9" w:rsidRDefault="001B29B6" w:rsidP="00AF253B">
            <w:pPr>
              <w:spacing w:after="0" w:line="240" w:lineRule="auto"/>
              <w:rPr>
                <w:color w:val="000000"/>
              </w:rPr>
            </w:pPr>
            <w:r w:rsidRPr="001E69E9">
              <w:rPr>
                <w:color w:val="000000"/>
              </w:rPr>
              <w:t>Analysis</w:t>
            </w:r>
          </w:p>
        </w:tc>
        <w:tc>
          <w:tcPr>
            <w:tcW w:w="1456" w:type="dxa"/>
            <w:tcBorders>
              <w:top w:val="nil"/>
              <w:left w:val="nil"/>
              <w:bottom w:val="single" w:sz="8" w:space="0" w:color="auto"/>
              <w:right w:val="single" w:sz="8" w:space="0" w:color="auto"/>
            </w:tcBorders>
            <w:shd w:val="clear" w:color="auto" w:fill="auto"/>
            <w:noWrap/>
            <w:vAlign w:val="center"/>
            <w:hideMark/>
          </w:tcPr>
          <w:p w14:paraId="355BC148" w14:textId="77777777" w:rsidR="001B29B6" w:rsidRPr="001E69E9" w:rsidRDefault="001B29B6" w:rsidP="00AF253B">
            <w:pPr>
              <w:spacing w:after="0" w:line="240" w:lineRule="auto"/>
              <w:jc w:val="center"/>
              <w:rPr>
                <w:color w:val="000000"/>
              </w:rPr>
            </w:pPr>
            <w:r w:rsidRPr="001E69E9">
              <w:rPr>
                <w:color w:val="000000"/>
              </w:rPr>
              <w:t>8-10</w:t>
            </w:r>
          </w:p>
        </w:tc>
        <w:tc>
          <w:tcPr>
            <w:tcW w:w="1984" w:type="dxa"/>
            <w:tcBorders>
              <w:top w:val="nil"/>
              <w:left w:val="nil"/>
              <w:bottom w:val="single" w:sz="8" w:space="0" w:color="auto"/>
              <w:right w:val="single" w:sz="8" w:space="0" w:color="auto"/>
            </w:tcBorders>
            <w:shd w:val="clear" w:color="auto" w:fill="auto"/>
            <w:noWrap/>
            <w:vAlign w:val="center"/>
            <w:hideMark/>
          </w:tcPr>
          <w:p w14:paraId="1C12BBAE" w14:textId="77777777" w:rsidR="001B29B6" w:rsidRPr="001E69E9" w:rsidRDefault="001B29B6" w:rsidP="00AF253B">
            <w:pPr>
              <w:spacing w:after="0" w:line="240" w:lineRule="auto"/>
              <w:jc w:val="right"/>
              <w:rPr>
                <w:color w:val="000000"/>
              </w:rPr>
            </w:pPr>
            <w:r w:rsidRPr="001E69E9">
              <w:rPr>
                <w:color w:val="000000"/>
              </w:rPr>
              <w:t xml:space="preserve"> £       960 </w:t>
            </w:r>
          </w:p>
        </w:tc>
        <w:tc>
          <w:tcPr>
            <w:tcW w:w="1985" w:type="dxa"/>
            <w:tcBorders>
              <w:top w:val="nil"/>
              <w:left w:val="nil"/>
              <w:bottom w:val="single" w:sz="8" w:space="0" w:color="auto"/>
              <w:right w:val="single" w:sz="8" w:space="0" w:color="auto"/>
            </w:tcBorders>
            <w:shd w:val="clear" w:color="auto" w:fill="auto"/>
            <w:noWrap/>
            <w:vAlign w:val="center"/>
            <w:hideMark/>
          </w:tcPr>
          <w:p w14:paraId="15B6B17E" w14:textId="77777777" w:rsidR="001B29B6" w:rsidRPr="001E69E9" w:rsidRDefault="001B29B6" w:rsidP="00AF253B">
            <w:pPr>
              <w:spacing w:after="0" w:line="240" w:lineRule="auto"/>
              <w:jc w:val="right"/>
              <w:rPr>
                <w:color w:val="000000"/>
              </w:rPr>
            </w:pPr>
            <w:r w:rsidRPr="001E69E9">
              <w:rPr>
                <w:color w:val="000000"/>
              </w:rPr>
              <w:t xml:space="preserve"> £    1,200 </w:t>
            </w:r>
          </w:p>
        </w:tc>
      </w:tr>
      <w:tr w:rsidR="001B29B6" w:rsidRPr="001E69E9" w14:paraId="762FBDC8" w14:textId="77777777" w:rsidTr="00AF253B">
        <w:trPr>
          <w:trHeight w:val="340"/>
        </w:trPr>
        <w:tc>
          <w:tcPr>
            <w:tcW w:w="2097" w:type="dxa"/>
            <w:tcBorders>
              <w:top w:val="nil"/>
              <w:left w:val="single" w:sz="8" w:space="0" w:color="auto"/>
              <w:bottom w:val="single" w:sz="8" w:space="0" w:color="auto"/>
              <w:right w:val="single" w:sz="8" w:space="0" w:color="auto"/>
            </w:tcBorders>
            <w:shd w:val="clear" w:color="auto" w:fill="auto"/>
            <w:noWrap/>
            <w:vAlign w:val="center"/>
            <w:hideMark/>
          </w:tcPr>
          <w:p w14:paraId="2554FA30" w14:textId="77777777" w:rsidR="001B29B6" w:rsidRPr="001E69E9" w:rsidRDefault="001B29B6" w:rsidP="00AF253B">
            <w:pPr>
              <w:spacing w:after="0" w:line="240" w:lineRule="auto"/>
              <w:rPr>
                <w:color w:val="000000"/>
              </w:rPr>
            </w:pPr>
            <w:r w:rsidRPr="001E69E9">
              <w:rPr>
                <w:color w:val="000000"/>
              </w:rPr>
              <w:t>Build</w:t>
            </w:r>
          </w:p>
        </w:tc>
        <w:tc>
          <w:tcPr>
            <w:tcW w:w="1456" w:type="dxa"/>
            <w:tcBorders>
              <w:top w:val="nil"/>
              <w:left w:val="nil"/>
              <w:bottom w:val="single" w:sz="8" w:space="0" w:color="auto"/>
              <w:right w:val="single" w:sz="8" w:space="0" w:color="auto"/>
            </w:tcBorders>
            <w:shd w:val="clear" w:color="auto" w:fill="auto"/>
            <w:noWrap/>
            <w:vAlign w:val="center"/>
            <w:hideMark/>
          </w:tcPr>
          <w:p w14:paraId="480EBCAF" w14:textId="77777777" w:rsidR="001B29B6" w:rsidRPr="001E69E9" w:rsidRDefault="001B29B6" w:rsidP="00AF253B">
            <w:pPr>
              <w:spacing w:after="0" w:line="240" w:lineRule="auto"/>
              <w:jc w:val="center"/>
              <w:rPr>
                <w:color w:val="000000"/>
              </w:rPr>
            </w:pPr>
            <w:r w:rsidRPr="001E69E9">
              <w:rPr>
                <w:color w:val="000000"/>
              </w:rPr>
              <w:t>40 - 48</w:t>
            </w:r>
          </w:p>
        </w:tc>
        <w:tc>
          <w:tcPr>
            <w:tcW w:w="1984" w:type="dxa"/>
            <w:tcBorders>
              <w:top w:val="nil"/>
              <w:left w:val="nil"/>
              <w:bottom w:val="single" w:sz="8" w:space="0" w:color="auto"/>
              <w:right w:val="single" w:sz="8" w:space="0" w:color="auto"/>
            </w:tcBorders>
            <w:shd w:val="clear" w:color="auto" w:fill="auto"/>
            <w:noWrap/>
            <w:vAlign w:val="center"/>
            <w:hideMark/>
          </w:tcPr>
          <w:p w14:paraId="786956B8" w14:textId="77777777" w:rsidR="001B29B6" w:rsidRPr="001E69E9" w:rsidRDefault="001B29B6" w:rsidP="00AF253B">
            <w:pPr>
              <w:spacing w:after="0" w:line="240" w:lineRule="auto"/>
              <w:jc w:val="right"/>
              <w:rPr>
                <w:color w:val="000000"/>
              </w:rPr>
            </w:pPr>
            <w:r w:rsidRPr="001E69E9">
              <w:rPr>
                <w:color w:val="000000"/>
              </w:rPr>
              <w:t xml:space="preserve"> £    4,800 </w:t>
            </w:r>
          </w:p>
        </w:tc>
        <w:tc>
          <w:tcPr>
            <w:tcW w:w="1985" w:type="dxa"/>
            <w:tcBorders>
              <w:top w:val="nil"/>
              <w:left w:val="nil"/>
              <w:bottom w:val="single" w:sz="8" w:space="0" w:color="auto"/>
              <w:right w:val="single" w:sz="8" w:space="0" w:color="auto"/>
            </w:tcBorders>
            <w:shd w:val="clear" w:color="auto" w:fill="auto"/>
            <w:noWrap/>
            <w:vAlign w:val="center"/>
            <w:hideMark/>
          </w:tcPr>
          <w:p w14:paraId="7C30C62E" w14:textId="77777777" w:rsidR="001B29B6" w:rsidRPr="001E69E9" w:rsidRDefault="001B29B6" w:rsidP="00AF253B">
            <w:pPr>
              <w:spacing w:after="0" w:line="240" w:lineRule="auto"/>
              <w:jc w:val="right"/>
              <w:rPr>
                <w:color w:val="000000"/>
              </w:rPr>
            </w:pPr>
            <w:r w:rsidRPr="001E69E9">
              <w:rPr>
                <w:color w:val="000000"/>
              </w:rPr>
              <w:t xml:space="preserve"> £    5,760 </w:t>
            </w:r>
          </w:p>
        </w:tc>
      </w:tr>
      <w:tr w:rsidR="001B29B6" w:rsidRPr="001E69E9" w14:paraId="74D98397" w14:textId="77777777" w:rsidTr="00AF253B">
        <w:trPr>
          <w:trHeight w:val="860"/>
        </w:trPr>
        <w:tc>
          <w:tcPr>
            <w:tcW w:w="2097" w:type="dxa"/>
            <w:tcBorders>
              <w:top w:val="nil"/>
              <w:left w:val="single" w:sz="8" w:space="0" w:color="auto"/>
              <w:bottom w:val="single" w:sz="8" w:space="0" w:color="auto"/>
              <w:right w:val="single" w:sz="8" w:space="0" w:color="auto"/>
            </w:tcBorders>
            <w:shd w:val="clear" w:color="auto" w:fill="auto"/>
            <w:noWrap/>
            <w:vAlign w:val="center"/>
            <w:hideMark/>
          </w:tcPr>
          <w:p w14:paraId="2090913A" w14:textId="77777777" w:rsidR="001B29B6" w:rsidRPr="001E69E9" w:rsidRDefault="001B29B6" w:rsidP="00AF253B">
            <w:pPr>
              <w:spacing w:after="0" w:line="240" w:lineRule="auto"/>
              <w:rPr>
                <w:color w:val="000000"/>
              </w:rPr>
            </w:pPr>
            <w:r w:rsidRPr="001E69E9">
              <w:rPr>
                <w:color w:val="000000"/>
              </w:rPr>
              <w:t>Project Management</w:t>
            </w:r>
          </w:p>
        </w:tc>
        <w:tc>
          <w:tcPr>
            <w:tcW w:w="1456" w:type="dxa"/>
            <w:tcBorders>
              <w:top w:val="nil"/>
              <w:left w:val="nil"/>
              <w:bottom w:val="single" w:sz="8" w:space="0" w:color="auto"/>
              <w:right w:val="single" w:sz="8" w:space="0" w:color="auto"/>
            </w:tcBorders>
            <w:shd w:val="clear" w:color="auto" w:fill="auto"/>
            <w:noWrap/>
            <w:vAlign w:val="center"/>
            <w:hideMark/>
          </w:tcPr>
          <w:p w14:paraId="65202361" w14:textId="77777777" w:rsidR="001B29B6" w:rsidRPr="001E69E9" w:rsidRDefault="001B29B6" w:rsidP="00AF253B">
            <w:pPr>
              <w:spacing w:after="0" w:line="240" w:lineRule="auto"/>
              <w:jc w:val="center"/>
              <w:rPr>
                <w:color w:val="000000"/>
              </w:rPr>
            </w:pPr>
            <w:r w:rsidRPr="001E69E9">
              <w:rPr>
                <w:color w:val="000000"/>
              </w:rPr>
              <w:t>4-5</w:t>
            </w:r>
          </w:p>
        </w:tc>
        <w:tc>
          <w:tcPr>
            <w:tcW w:w="1984" w:type="dxa"/>
            <w:tcBorders>
              <w:top w:val="nil"/>
              <w:left w:val="nil"/>
              <w:bottom w:val="single" w:sz="8" w:space="0" w:color="auto"/>
              <w:right w:val="single" w:sz="8" w:space="0" w:color="auto"/>
            </w:tcBorders>
            <w:shd w:val="clear" w:color="auto" w:fill="auto"/>
            <w:noWrap/>
            <w:vAlign w:val="center"/>
            <w:hideMark/>
          </w:tcPr>
          <w:p w14:paraId="1CFA1AC1" w14:textId="77777777" w:rsidR="001B29B6" w:rsidRPr="001E69E9" w:rsidRDefault="001B29B6" w:rsidP="00AF253B">
            <w:pPr>
              <w:spacing w:after="0" w:line="240" w:lineRule="auto"/>
              <w:jc w:val="right"/>
              <w:rPr>
                <w:color w:val="000000"/>
              </w:rPr>
            </w:pPr>
            <w:r w:rsidRPr="001E69E9">
              <w:rPr>
                <w:color w:val="000000"/>
              </w:rPr>
              <w:t xml:space="preserve"> £       480 </w:t>
            </w:r>
          </w:p>
        </w:tc>
        <w:tc>
          <w:tcPr>
            <w:tcW w:w="1985" w:type="dxa"/>
            <w:tcBorders>
              <w:top w:val="nil"/>
              <w:left w:val="nil"/>
              <w:bottom w:val="single" w:sz="8" w:space="0" w:color="auto"/>
              <w:right w:val="single" w:sz="8" w:space="0" w:color="auto"/>
            </w:tcBorders>
            <w:shd w:val="clear" w:color="auto" w:fill="auto"/>
            <w:noWrap/>
            <w:vAlign w:val="center"/>
            <w:hideMark/>
          </w:tcPr>
          <w:p w14:paraId="41E121C6" w14:textId="77777777" w:rsidR="001B29B6" w:rsidRPr="001E69E9" w:rsidRDefault="001B29B6" w:rsidP="00AF253B">
            <w:pPr>
              <w:spacing w:after="0" w:line="240" w:lineRule="auto"/>
              <w:jc w:val="right"/>
              <w:rPr>
                <w:color w:val="000000"/>
              </w:rPr>
            </w:pPr>
            <w:r w:rsidRPr="001E69E9">
              <w:rPr>
                <w:color w:val="000000"/>
              </w:rPr>
              <w:t xml:space="preserve"> £       600 </w:t>
            </w:r>
          </w:p>
        </w:tc>
      </w:tr>
      <w:tr w:rsidR="001B29B6" w:rsidRPr="001E69E9" w14:paraId="4D59E18F" w14:textId="77777777" w:rsidTr="00AF253B">
        <w:trPr>
          <w:trHeight w:val="340"/>
        </w:trPr>
        <w:tc>
          <w:tcPr>
            <w:tcW w:w="2097" w:type="dxa"/>
            <w:tcBorders>
              <w:top w:val="nil"/>
              <w:left w:val="single" w:sz="8" w:space="0" w:color="auto"/>
              <w:bottom w:val="single" w:sz="8" w:space="0" w:color="auto"/>
              <w:right w:val="single" w:sz="8" w:space="0" w:color="auto"/>
            </w:tcBorders>
            <w:shd w:val="clear" w:color="auto" w:fill="auto"/>
            <w:noWrap/>
            <w:vAlign w:val="center"/>
            <w:hideMark/>
          </w:tcPr>
          <w:p w14:paraId="579A2FD1" w14:textId="77777777" w:rsidR="001B29B6" w:rsidRPr="001E69E9" w:rsidRDefault="001B29B6" w:rsidP="00AF253B">
            <w:pPr>
              <w:spacing w:after="0" w:line="240" w:lineRule="auto"/>
              <w:rPr>
                <w:color w:val="000000"/>
              </w:rPr>
            </w:pPr>
            <w:r w:rsidRPr="001E69E9">
              <w:rPr>
                <w:color w:val="000000"/>
              </w:rPr>
              <w:t>UAT</w:t>
            </w:r>
          </w:p>
        </w:tc>
        <w:tc>
          <w:tcPr>
            <w:tcW w:w="1456" w:type="dxa"/>
            <w:tcBorders>
              <w:top w:val="nil"/>
              <w:left w:val="nil"/>
              <w:bottom w:val="single" w:sz="8" w:space="0" w:color="auto"/>
              <w:right w:val="single" w:sz="8" w:space="0" w:color="auto"/>
            </w:tcBorders>
            <w:shd w:val="clear" w:color="auto" w:fill="auto"/>
            <w:noWrap/>
            <w:vAlign w:val="center"/>
            <w:hideMark/>
          </w:tcPr>
          <w:p w14:paraId="5129376C" w14:textId="77777777" w:rsidR="001B29B6" w:rsidRPr="001E69E9" w:rsidRDefault="001B29B6" w:rsidP="00AF253B">
            <w:pPr>
              <w:spacing w:after="0" w:line="240" w:lineRule="auto"/>
              <w:jc w:val="center"/>
              <w:rPr>
                <w:color w:val="000000"/>
              </w:rPr>
            </w:pPr>
            <w:r w:rsidRPr="001E69E9">
              <w:rPr>
                <w:color w:val="000000"/>
              </w:rPr>
              <w:t>8-10</w:t>
            </w:r>
          </w:p>
        </w:tc>
        <w:tc>
          <w:tcPr>
            <w:tcW w:w="1984" w:type="dxa"/>
            <w:tcBorders>
              <w:top w:val="nil"/>
              <w:left w:val="nil"/>
              <w:bottom w:val="single" w:sz="8" w:space="0" w:color="auto"/>
              <w:right w:val="single" w:sz="8" w:space="0" w:color="auto"/>
            </w:tcBorders>
            <w:shd w:val="clear" w:color="auto" w:fill="auto"/>
            <w:noWrap/>
            <w:vAlign w:val="center"/>
            <w:hideMark/>
          </w:tcPr>
          <w:p w14:paraId="3540038D" w14:textId="77777777" w:rsidR="001B29B6" w:rsidRPr="001E69E9" w:rsidRDefault="001B29B6" w:rsidP="00AF253B">
            <w:pPr>
              <w:spacing w:after="0" w:line="240" w:lineRule="auto"/>
              <w:jc w:val="right"/>
              <w:rPr>
                <w:color w:val="000000"/>
              </w:rPr>
            </w:pPr>
            <w:r w:rsidRPr="001E69E9">
              <w:rPr>
                <w:color w:val="000000"/>
              </w:rPr>
              <w:t xml:space="preserve"> £       960 </w:t>
            </w:r>
          </w:p>
        </w:tc>
        <w:tc>
          <w:tcPr>
            <w:tcW w:w="1985" w:type="dxa"/>
            <w:tcBorders>
              <w:top w:val="nil"/>
              <w:left w:val="nil"/>
              <w:bottom w:val="single" w:sz="8" w:space="0" w:color="auto"/>
              <w:right w:val="single" w:sz="8" w:space="0" w:color="auto"/>
            </w:tcBorders>
            <w:shd w:val="clear" w:color="auto" w:fill="auto"/>
            <w:noWrap/>
            <w:vAlign w:val="center"/>
            <w:hideMark/>
          </w:tcPr>
          <w:p w14:paraId="73D4FF7A" w14:textId="77777777" w:rsidR="001B29B6" w:rsidRPr="001E69E9" w:rsidRDefault="001B29B6" w:rsidP="00AF253B">
            <w:pPr>
              <w:spacing w:after="0" w:line="240" w:lineRule="auto"/>
              <w:jc w:val="right"/>
              <w:rPr>
                <w:color w:val="000000"/>
              </w:rPr>
            </w:pPr>
            <w:r w:rsidRPr="001E69E9">
              <w:rPr>
                <w:color w:val="000000"/>
              </w:rPr>
              <w:t xml:space="preserve"> £    1,200 </w:t>
            </w:r>
          </w:p>
        </w:tc>
      </w:tr>
      <w:tr w:rsidR="001B29B6" w:rsidRPr="001E69E9" w14:paraId="0084B0F9" w14:textId="77777777" w:rsidTr="00AF253B">
        <w:trPr>
          <w:trHeight w:val="340"/>
        </w:trPr>
        <w:tc>
          <w:tcPr>
            <w:tcW w:w="2097" w:type="dxa"/>
            <w:tcBorders>
              <w:top w:val="nil"/>
              <w:left w:val="single" w:sz="8" w:space="0" w:color="auto"/>
              <w:bottom w:val="single" w:sz="8" w:space="0" w:color="auto"/>
              <w:right w:val="single" w:sz="8" w:space="0" w:color="auto"/>
            </w:tcBorders>
            <w:shd w:val="clear" w:color="auto" w:fill="auto"/>
            <w:noWrap/>
            <w:vAlign w:val="center"/>
            <w:hideMark/>
          </w:tcPr>
          <w:p w14:paraId="0C2EF68E" w14:textId="77777777" w:rsidR="001B29B6" w:rsidRPr="001E69E9" w:rsidRDefault="001B29B6" w:rsidP="00AF253B">
            <w:pPr>
              <w:spacing w:after="0" w:line="240" w:lineRule="auto"/>
              <w:rPr>
                <w:color w:val="000000"/>
              </w:rPr>
            </w:pPr>
            <w:r w:rsidRPr="001E69E9">
              <w:rPr>
                <w:color w:val="000000"/>
              </w:rPr>
              <w:t>Production</w:t>
            </w:r>
          </w:p>
        </w:tc>
        <w:tc>
          <w:tcPr>
            <w:tcW w:w="1456" w:type="dxa"/>
            <w:tcBorders>
              <w:top w:val="nil"/>
              <w:left w:val="nil"/>
              <w:bottom w:val="single" w:sz="8" w:space="0" w:color="auto"/>
              <w:right w:val="single" w:sz="8" w:space="0" w:color="auto"/>
            </w:tcBorders>
            <w:shd w:val="clear" w:color="auto" w:fill="auto"/>
            <w:noWrap/>
            <w:vAlign w:val="center"/>
            <w:hideMark/>
          </w:tcPr>
          <w:p w14:paraId="00B563A1" w14:textId="77777777" w:rsidR="001B29B6" w:rsidRPr="001E69E9" w:rsidRDefault="001B29B6" w:rsidP="00AF253B">
            <w:pPr>
              <w:spacing w:after="0" w:line="240" w:lineRule="auto"/>
              <w:jc w:val="center"/>
              <w:rPr>
                <w:color w:val="000000"/>
              </w:rPr>
            </w:pPr>
            <w:r w:rsidRPr="001E69E9">
              <w:rPr>
                <w:color w:val="000000"/>
              </w:rPr>
              <w:t>5 - 6.5</w:t>
            </w:r>
          </w:p>
        </w:tc>
        <w:tc>
          <w:tcPr>
            <w:tcW w:w="1984" w:type="dxa"/>
            <w:tcBorders>
              <w:top w:val="nil"/>
              <w:left w:val="nil"/>
              <w:bottom w:val="single" w:sz="8" w:space="0" w:color="auto"/>
              <w:right w:val="single" w:sz="8" w:space="0" w:color="auto"/>
            </w:tcBorders>
            <w:shd w:val="clear" w:color="auto" w:fill="auto"/>
            <w:noWrap/>
            <w:vAlign w:val="center"/>
            <w:hideMark/>
          </w:tcPr>
          <w:p w14:paraId="49BBDA40" w14:textId="77777777" w:rsidR="001B29B6" w:rsidRPr="001E69E9" w:rsidRDefault="001B29B6" w:rsidP="00AF253B">
            <w:pPr>
              <w:spacing w:after="0" w:line="240" w:lineRule="auto"/>
              <w:jc w:val="right"/>
              <w:rPr>
                <w:color w:val="000000"/>
              </w:rPr>
            </w:pPr>
            <w:r w:rsidRPr="001E69E9">
              <w:rPr>
                <w:color w:val="000000"/>
              </w:rPr>
              <w:t xml:space="preserve"> £       600 </w:t>
            </w:r>
          </w:p>
        </w:tc>
        <w:tc>
          <w:tcPr>
            <w:tcW w:w="1985" w:type="dxa"/>
            <w:tcBorders>
              <w:top w:val="nil"/>
              <w:left w:val="nil"/>
              <w:bottom w:val="single" w:sz="8" w:space="0" w:color="auto"/>
              <w:right w:val="single" w:sz="8" w:space="0" w:color="auto"/>
            </w:tcBorders>
            <w:shd w:val="clear" w:color="auto" w:fill="auto"/>
            <w:noWrap/>
            <w:vAlign w:val="center"/>
            <w:hideMark/>
          </w:tcPr>
          <w:p w14:paraId="46B09D05" w14:textId="77777777" w:rsidR="001B29B6" w:rsidRPr="001E69E9" w:rsidRDefault="001B29B6" w:rsidP="00AF253B">
            <w:pPr>
              <w:spacing w:after="0" w:line="240" w:lineRule="auto"/>
              <w:jc w:val="right"/>
              <w:rPr>
                <w:color w:val="000000"/>
              </w:rPr>
            </w:pPr>
            <w:r w:rsidRPr="001E69E9">
              <w:rPr>
                <w:color w:val="000000"/>
              </w:rPr>
              <w:t xml:space="preserve"> £       780 </w:t>
            </w:r>
          </w:p>
        </w:tc>
      </w:tr>
      <w:tr w:rsidR="001B29B6" w:rsidRPr="001E69E9" w14:paraId="507188D4" w14:textId="77777777" w:rsidTr="00AF253B">
        <w:trPr>
          <w:trHeight w:val="340"/>
        </w:trPr>
        <w:tc>
          <w:tcPr>
            <w:tcW w:w="2097" w:type="dxa"/>
            <w:tcBorders>
              <w:top w:val="nil"/>
              <w:left w:val="single" w:sz="8" w:space="0" w:color="auto"/>
              <w:bottom w:val="double" w:sz="6" w:space="0" w:color="auto"/>
              <w:right w:val="single" w:sz="8" w:space="0" w:color="auto"/>
            </w:tcBorders>
            <w:shd w:val="clear" w:color="000000" w:fill="F2F2F2"/>
            <w:noWrap/>
            <w:vAlign w:val="center"/>
            <w:hideMark/>
          </w:tcPr>
          <w:p w14:paraId="7D85E000" w14:textId="77777777" w:rsidR="001B29B6" w:rsidRPr="001E69E9" w:rsidRDefault="001B29B6" w:rsidP="00AF253B">
            <w:pPr>
              <w:spacing w:after="0" w:line="240" w:lineRule="auto"/>
              <w:rPr>
                <w:b/>
                <w:bCs/>
                <w:color w:val="000000"/>
              </w:rPr>
            </w:pPr>
            <w:r w:rsidRPr="001E69E9">
              <w:rPr>
                <w:b/>
                <w:bCs/>
                <w:color w:val="000000"/>
              </w:rPr>
              <w:lastRenderedPageBreak/>
              <w:t>Total</w:t>
            </w:r>
          </w:p>
        </w:tc>
        <w:tc>
          <w:tcPr>
            <w:tcW w:w="1456" w:type="dxa"/>
            <w:tcBorders>
              <w:top w:val="nil"/>
              <w:left w:val="nil"/>
              <w:bottom w:val="double" w:sz="6" w:space="0" w:color="auto"/>
              <w:right w:val="single" w:sz="8" w:space="0" w:color="auto"/>
            </w:tcBorders>
            <w:shd w:val="clear" w:color="000000" w:fill="F2F2F2"/>
            <w:noWrap/>
            <w:vAlign w:val="center"/>
            <w:hideMark/>
          </w:tcPr>
          <w:p w14:paraId="13EF4BE7" w14:textId="77777777" w:rsidR="001B29B6" w:rsidRPr="001E69E9" w:rsidRDefault="001B29B6" w:rsidP="00AF253B">
            <w:pPr>
              <w:spacing w:after="0" w:line="240" w:lineRule="auto"/>
              <w:jc w:val="center"/>
              <w:rPr>
                <w:b/>
                <w:bCs/>
                <w:color w:val="000000"/>
              </w:rPr>
            </w:pPr>
            <w:r w:rsidRPr="001E69E9">
              <w:rPr>
                <w:b/>
                <w:bCs/>
                <w:color w:val="000000"/>
              </w:rPr>
              <w:t>65 - 80</w:t>
            </w:r>
          </w:p>
        </w:tc>
        <w:tc>
          <w:tcPr>
            <w:tcW w:w="1984" w:type="dxa"/>
            <w:tcBorders>
              <w:top w:val="nil"/>
              <w:left w:val="nil"/>
              <w:bottom w:val="double" w:sz="6" w:space="0" w:color="auto"/>
              <w:right w:val="single" w:sz="8" w:space="0" w:color="auto"/>
            </w:tcBorders>
            <w:shd w:val="clear" w:color="000000" w:fill="F2F2F2"/>
            <w:noWrap/>
            <w:vAlign w:val="center"/>
            <w:hideMark/>
          </w:tcPr>
          <w:p w14:paraId="5E3F8B26" w14:textId="77777777" w:rsidR="001B29B6" w:rsidRPr="001E69E9" w:rsidRDefault="001B29B6" w:rsidP="00AF253B">
            <w:pPr>
              <w:spacing w:after="0" w:line="240" w:lineRule="auto"/>
              <w:jc w:val="right"/>
              <w:rPr>
                <w:b/>
                <w:bCs/>
                <w:color w:val="000000"/>
              </w:rPr>
            </w:pPr>
            <w:r w:rsidRPr="001E69E9">
              <w:rPr>
                <w:b/>
                <w:bCs/>
                <w:color w:val="000000"/>
              </w:rPr>
              <w:t xml:space="preserve"> £     7,800 </w:t>
            </w:r>
          </w:p>
        </w:tc>
        <w:tc>
          <w:tcPr>
            <w:tcW w:w="1985" w:type="dxa"/>
            <w:tcBorders>
              <w:top w:val="nil"/>
              <w:left w:val="nil"/>
              <w:bottom w:val="double" w:sz="6" w:space="0" w:color="auto"/>
              <w:right w:val="single" w:sz="8" w:space="0" w:color="auto"/>
            </w:tcBorders>
            <w:shd w:val="clear" w:color="000000" w:fill="F2F2F2"/>
            <w:noWrap/>
            <w:vAlign w:val="center"/>
            <w:hideMark/>
          </w:tcPr>
          <w:p w14:paraId="46CA0D6A" w14:textId="77777777" w:rsidR="001B29B6" w:rsidRPr="001E69E9" w:rsidRDefault="001B29B6" w:rsidP="00AF253B">
            <w:pPr>
              <w:spacing w:after="0" w:line="240" w:lineRule="auto"/>
              <w:jc w:val="right"/>
              <w:rPr>
                <w:b/>
                <w:bCs/>
                <w:color w:val="000000"/>
              </w:rPr>
            </w:pPr>
            <w:r w:rsidRPr="001E69E9">
              <w:rPr>
                <w:b/>
                <w:bCs/>
                <w:color w:val="000000"/>
              </w:rPr>
              <w:t xml:space="preserve"> £     9,540 </w:t>
            </w:r>
          </w:p>
        </w:tc>
      </w:tr>
    </w:tbl>
    <w:p w14:paraId="2E9B0761" w14:textId="77777777" w:rsidR="001B29B6" w:rsidRDefault="001B29B6" w:rsidP="001B29B6">
      <w:pPr>
        <w:pStyle w:val="NormalIndent"/>
        <w:ind w:left="0"/>
        <w:rPr>
          <w:lang w:val="en-GB"/>
        </w:rPr>
      </w:pPr>
    </w:p>
    <w:p w14:paraId="0C76F054" w14:textId="77777777" w:rsidR="001B29B6" w:rsidRDefault="001B29B6" w:rsidP="001B29B6">
      <w:pPr>
        <w:pStyle w:val="NormalIndent"/>
        <w:ind w:left="0"/>
        <w:rPr>
          <w:lang w:val="en-GB"/>
        </w:rPr>
      </w:pPr>
    </w:p>
    <w:p w14:paraId="49EE830F" w14:textId="77777777" w:rsidR="001B29B6" w:rsidRDefault="001B29B6" w:rsidP="001B29B6">
      <w:pPr>
        <w:spacing w:after="200" w:line="276" w:lineRule="auto"/>
        <w:rPr>
          <w:lang w:val="en-GB"/>
        </w:rPr>
      </w:pPr>
      <w:r>
        <w:rPr>
          <w:lang w:val="en-GB"/>
        </w:rPr>
        <w:br w:type="page"/>
      </w:r>
    </w:p>
    <w:p w14:paraId="5E26A74C" w14:textId="77777777" w:rsidR="001B29B6" w:rsidRPr="00171210" w:rsidRDefault="001B29B6" w:rsidP="001B29B6">
      <w:pPr>
        <w:pStyle w:val="NormalIndent"/>
        <w:ind w:left="0"/>
        <w:rPr>
          <w:lang w:val="en-GB"/>
        </w:rPr>
      </w:pPr>
      <w:r w:rsidRPr="00171210">
        <w:rPr>
          <w:lang w:val="en-GB"/>
        </w:rPr>
        <w:lastRenderedPageBreak/>
        <w:t xml:space="preserve">Assuming a start date </w:t>
      </w:r>
      <w:r>
        <w:rPr>
          <w:lang w:val="en-GB"/>
        </w:rPr>
        <w:t>in week commencing 20</w:t>
      </w:r>
      <w:r w:rsidRPr="00AE4AD4">
        <w:rPr>
          <w:vertAlign w:val="superscript"/>
          <w:lang w:val="en-GB"/>
        </w:rPr>
        <w:t>th</w:t>
      </w:r>
      <w:r>
        <w:rPr>
          <w:lang w:val="en-GB"/>
        </w:rPr>
        <w:t xml:space="preserve"> May</w:t>
      </w:r>
      <w:r w:rsidRPr="00171210">
        <w:rPr>
          <w:lang w:val="en-GB"/>
        </w:rPr>
        <w:t xml:space="preserve"> 2024, the anticipated timeline is shown below:</w:t>
      </w:r>
    </w:p>
    <w:p w14:paraId="0BECE814" w14:textId="77777777" w:rsidR="001B29B6" w:rsidRPr="00171210" w:rsidRDefault="001B29B6" w:rsidP="001B29B6">
      <w:pPr>
        <w:pStyle w:val="NormalIndent"/>
        <w:ind w:left="0"/>
        <w:rPr>
          <w:lang w:val="en-GB"/>
        </w:rPr>
      </w:pPr>
      <w:r w:rsidRPr="00DC01BA">
        <w:rPr>
          <w:noProof/>
          <w:lang w:val="en-GB"/>
        </w:rPr>
        <w:drawing>
          <wp:inline distT="0" distB="0" distL="0" distR="0" wp14:anchorId="081FA739" wp14:editId="415EFDCA">
            <wp:extent cx="5880100" cy="2044700"/>
            <wp:effectExtent l="0" t="0" r="0" b="0"/>
            <wp:docPr id="536091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8072" name=""/>
                    <pic:cNvPicPr/>
                  </pic:nvPicPr>
                  <pic:blipFill>
                    <a:blip r:embed="rId14"/>
                    <a:stretch>
                      <a:fillRect/>
                    </a:stretch>
                  </pic:blipFill>
                  <pic:spPr>
                    <a:xfrm>
                      <a:off x="0" y="0"/>
                      <a:ext cx="5880100" cy="2044700"/>
                    </a:xfrm>
                    <a:prstGeom prst="rect">
                      <a:avLst/>
                    </a:prstGeom>
                  </pic:spPr>
                </pic:pic>
              </a:graphicData>
            </a:graphic>
          </wp:inline>
        </w:drawing>
      </w:r>
    </w:p>
    <w:p w14:paraId="1A8FF619" w14:textId="77777777" w:rsidR="001B29B6" w:rsidRPr="00171210" w:rsidRDefault="001B29B6" w:rsidP="001B29B6">
      <w:pPr>
        <w:pStyle w:val="NormalIndent"/>
        <w:ind w:left="0"/>
        <w:rPr>
          <w:lang w:val="en-GB"/>
        </w:rPr>
      </w:pPr>
      <w:r w:rsidRPr="00171210">
        <w:rPr>
          <w:lang w:val="en-GB"/>
        </w:rPr>
        <w:t xml:space="preserve">The total duration of the project is therefore expected to be </w:t>
      </w:r>
      <w:r>
        <w:rPr>
          <w:lang w:val="en-GB"/>
        </w:rPr>
        <w:t>3</w:t>
      </w:r>
      <w:r w:rsidRPr="00171210">
        <w:rPr>
          <w:lang w:val="en-GB"/>
        </w:rPr>
        <w:t xml:space="preserve"> weeks as well as an additional 2 weeks of hypercare support.</w:t>
      </w:r>
    </w:p>
    <w:p w14:paraId="1FE0E4B7" w14:textId="77777777" w:rsidR="001B29B6" w:rsidRPr="00171210" w:rsidRDefault="001B29B6" w:rsidP="001B29B6">
      <w:pPr>
        <w:pStyle w:val="NormalIndent"/>
        <w:ind w:left="0"/>
        <w:rPr>
          <w:lang w:val="en-GB"/>
        </w:rPr>
      </w:pPr>
      <w:r w:rsidRPr="00171210">
        <w:rPr>
          <w:lang w:val="en-GB"/>
        </w:rPr>
        <w:t>The total cost is therefore estimated to be between £</w:t>
      </w:r>
      <w:r>
        <w:rPr>
          <w:lang w:val="en-GB"/>
        </w:rPr>
        <w:t xml:space="preserve">7 800 and </w:t>
      </w:r>
      <w:r w:rsidRPr="00171210">
        <w:rPr>
          <w:lang w:val="en-GB"/>
        </w:rPr>
        <w:t>£</w:t>
      </w:r>
      <w:r>
        <w:rPr>
          <w:lang w:val="en-GB"/>
        </w:rPr>
        <w:t>9 540.</w:t>
      </w:r>
    </w:p>
    <w:p w14:paraId="11B30CD6" w14:textId="77777777" w:rsidR="001B29B6" w:rsidRPr="00171210" w:rsidRDefault="001B29B6" w:rsidP="001B29B6">
      <w:pPr>
        <w:pStyle w:val="NormalIndent"/>
        <w:ind w:left="0"/>
        <w:rPr>
          <w:lang w:val="en-GB"/>
        </w:rPr>
      </w:pPr>
      <w:r w:rsidRPr="00171210">
        <w:rPr>
          <w:rStyle w:val="normaltextrun1"/>
          <w:lang w:val="en-GB"/>
        </w:rPr>
        <w:t xml:space="preserve">These costs and timelines are forecasts. Any expected variations will be communicated via the weekly project status reports provided by Open Box. </w:t>
      </w:r>
    </w:p>
    <w:p w14:paraId="1D0024BE" w14:textId="77777777" w:rsidR="001B29B6" w:rsidRPr="00171210" w:rsidRDefault="001B29B6" w:rsidP="001B29B6">
      <w:pPr>
        <w:pStyle w:val="NormalIndent"/>
        <w:ind w:left="0"/>
        <w:rPr>
          <w:lang w:val="en-GB"/>
        </w:rPr>
      </w:pPr>
      <w:r w:rsidRPr="00171210">
        <w:rPr>
          <w:lang w:val="en-GB"/>
        </w:rPr>
        <w:t>All amounts are quoted in GBP and exclude VAT, if applicable.</w:t>
      </w:r>
    </w:p>
    <w:p w14:paraId="298E4CF0" w14:textId="77777777" w:rsidR="001B29B6" w:rsidRPr="00171210" w:rsidRDefault="001B29B6" w:rsidP="001B29B6">
      <w:pPr>
        <w:pStyle w:val="NormalIndent"/>
        <w:ind w:left="0"/>
        <w:rPr>
          <w:lang w:val="en-GB"/>
        </w:rPr>
      </w:pPr>
      <w:r w:rsidRPr="00171210">
        <w:rPr>
          <w:lang w:val="en-GB"/>
        </w:rPr>
        <w:t xml:space="preserve">The project cost will be billed monthly, in arrears, up until the completion of the final project phase. Cost will be reported to Grainger on a in the weekly project management report </w:t>
      </w:r>
      <w:proofErr w:type="gramStart"/>
      <w:r w:rsidRPr="00171210">
        <w:rPr>
          <w:lang w:val="en-GB"/>
        </w:rPr>
        <w:t>during the course of</w:t>
      </w:r>
      <w:proofErr w:type="gramEnd"/>
      <w:r w:rsidRPr="00171210">
        <w:rPr>
          <w:lang w:val="en-GB"/>
        </w:rPr>
        <w:t xml:space="preserve"> the project. The cost will not exceed the upper limit of £</w:t>
      </w:r>
      <w:r>
        <w:rPr>
          <w:lang w:val="en-GB"/>
        </w:rPr>
        <w:t xml:space="preserve">9 540 </w:t>
      </w:r>
      <w:r w:rsidRPr="00171210">
        <w:rPr>
          <w:lang w:val="en-GB"/>
        </w:rPr>
        <w:t>without prior consultation.</w:t>
      </w:r>
    </w:p>
    <w:p w14:paraId="532A6AB4" w14:textId="77777777" w:rsidR="001B29B6" w:rsidRPr="00171210" w:rsidRDefault="001B29B6" w:rsidP="001B29B6">
      <w:pPr>
        <w:pStyle w:val="NormalIndent"/>
        <w:ind w:left="0"/>
        <w:rPr>
          <w:lang w:val="en-GB"/>
        </w:rPr>
      </w:pPr>
      <w:bookmarkStart w:id="41" w:name="_Extension_of_Service"/>
      <w:bookmarkEnd w:id="41"/>
      <w:r w:rsidRPr="00171210">
        <w:rPr>
          <w:lang w:val="en-GB" w:eastAsia="en-ZA"/>
        </w:rPr>
        <w:t xml:space="preserve">This quotation is valid for 30 days and is assumed to start on </w:t>
      </w:r>
      <w:r>
        <w:rPr>
          <w:lang w:val="en-GB" w:eastAsia="en-ZA"/>
        </w:rPr>
        <w:t>20</w:t>
      </w:r>
      <w:r w:rsidRPr="00171210">
        <w:rPr>
          <w:vertAlign w:val="superscript"/>
          <w:lang w:val="en-GB" w:eastAsia="en-ZA"/>
        </w:rPr>
        <w:t>th</w:t>
      </w:r>
      <w:r w:rsidRPr="00171210">
        <w:rPr>
          <w:lang w:val="en-GB" w:eastAsia="en-ZA"/>
        </w:rPr>
        <w:t xml:space="preserve"> </w:t>
      </w:r>
      <w:r>
        <w:rPr>
          <w:lang w:val="en-GB" w:eastAsia="en-ZA"/>
        </w:rPr>
        <w:t>May</w:t>
      </w:r>
      <w:r w:rsidRPr="00171210">
        <w:rPr>
          <w:lang w:val="en-GB" w:eastAsia="en-ZA"/>
        </w:rPr>
        <w:t xml:space="preserve"> 2024 or during the following 1-2 weeks, contingent on operational factors.</w:t>
      </w:r>
    </w:p>
    <w:p w14:paraId="1D4C5B3A" w14:textId="77777777" w:rsidR="001B29B6" w:rsidRPr="00171210" w:rsidRDefault="001B29B6" w:rsidP="001B29B6">
      <w:pPr>
        <w:pStyle w:val="NormalIndent"/>
        <w:ind w:left="0"/>
        <w:rPr>
          <w:lang w:val="en-GB"/>
        </w:rPr>
      </w:pPr>
    </w:p>
    <w:p w14:paraId="15547FC3" w14:textId="77777777" w:rsidR="001B29B6" w:rsidRPr="00171210" w:rsidRDefault="001B29B6" w:rsidP="001B29B6">
      <w:pPr>
        <w:pStyle w:val="Heading1"/>
        <w:numPr>
          <w:ilvl w:val="0"/>
          <w:numId w:val="0"/>
        </w:numPr>
        <w:rPr>
          <w:lang w:val="en-GB"/>
        </w:rPr>
      </w:pPr>
      <w:bookmarkStart w:id="42" w:name="_Change_Management"/>
      <w:bookmarkStart w:id="43" w:name="_Toc158191537"/>
      <w:bookmarkStart w:id="44" w:name="_Toc182508879"/>
      <w:bookmarkEnd w:id="42"/>
      <w:r w:rsidRPr="00171210">
        <w:rPr>
          <w:lang w:val="en-GB"/>
        </w:rPr>
        <w:t>Acceptance</w:t>
      </w:r>
      <w:bookmarkEnd w:id="43"/>
      <w:bookmarkEnd w:id="44"/>
    </w:p>
    <w:p w14:paraId="65B61E73" w14:textId="77777777" w:rsidR="001B29B6" w:rsidRPr="00171210" w:rsidRDefault="001B29B6" w:rsidP="001B29B6">
      <w:pPr>
        <w:pStyle w:val="NormalIndent"/>
        <w:ind w:left="0"/>
        <w:rPr>
          <w:lang w:val="en-GB"/>
        </w:rPr>
      </w:pPr>
      <w:r w:rsidRPr="00171210">
        <w:rPr>
          <w:lang w:val="en-GB"/>
        </w:rPr>
        <w:t>The parties hereto, each acting under due and proper authority, have executed this Agreement as of the day, month and year first written below.</w:t>
      </w:r>
    </w:p>
    <w:p w14:paraId="16BB0DFA" w14:textId="77777777" w:rsidR="001B29B6" w:rsidRPr="00171210" w:rsidRDefault="001B29B6" w:rsidP="001B29B6">
      <w:pPr>
        <w:pStyle w:val="NormalIndent"/>
        <w:ind w:left="0"/>
        <w:rPr>
          <w:lang w:val="en-GB"/>
        </w:rPr>
      </w:pPr>
    </w:p>
    <w:p w14:paraId="2113EE63" w14:textId="77777777" w:rsidR="001B29B6" w:rsidRPr="00171210" w:rsidRDefault="001B29B6" w:rsidP="001B29B6">
      <w:pPr>
        <w:pStyle w:val="NormalIndent"/>
        <w:ind w:left="0"/>
        <w:rPr>
          <w:lang w:val="en-GB"/>
        </w:rPr>
      </w:pPr>
      <w:r w:rsidRPr="00171210">
        <w:rPr>
          <w:lang w:val="en-GB"/>
        </w:rPr>
        <w:t>For and on behalf of Open Box Software</w:t>
      </w:r>
      <w:r w:rsidRPr="00171210">
        <w:rPr>
          <w:lang w:val="en-GB"/>
        </w:rPr>
        <w:tab/>
        <w:t xml:space="preserve">For and on behalf of </w:t>
      </w:r>
      <w:r w:rsidRPr="00171210">
        <w:rPr>
          <w:lang w:val="en-GB"/>
        </w:rPr>
        <w:fldChar w:fldCharType="begin"/>
      </w:r>
      <w:r w:rsidRPr="00171210">
        <w:rPr>
          <w:lang w:val="en-GB"/>
        </w:rPr>
        <w:instrText>DOCPROPERTY  Category  \* MERGEFORMAT</w:instrText>
      </w:r>
      <w:r w:rsidRPr="00171210">
        <w:rPr>
          <w:lang w:val="en-GB"/>
        </w:rPr>
        <w:fldChar w:fldCharType="separate"/>
      </w:r>
      <w:r>
        <w:rPr>
          <w:lang w:val="en-GB"/>
        </w:rPr>
        <w:t>Grainger</w:t>
      </w:r>
      <w:r w:rsidRPr="00171210">
        <w:rPr>
          <w:lang w:val="en-GB"/>
        </w:rPr>
        <w:fldChar w:fldCharType="end"/>
      </w:r>
    </w:p>
    <w:p w14:paraId="14AD1925" w14:textId="77777777" w:rsidR="001B29B6" w:rsidRPr="00171210" w:rsidRDefault="001B29B6" w:rsidP="001B29B6">
      <w:pPr>
        <w:pStyle w:val="NormalIndent"/>
        <w:ind w:left="0"/>
        <w:rPr>
          <w:lang w:val="en-GB"/>
        </w:rPr>
      </w:pPr>
    </w:p>
    <w:p w14:paraId="4FAA575D" w14:textId="77777777" w:rsidR="001B29B6" w:rsidRPr="00171210" w:rsidRDefault="001B29B6" w:rsidP="001B29B6">
      <w:pPr>
        <w:pStyle w:val="NormalIndent"/>
        <w:ind w:left="0"/>
        <w:rPr>
          <w:lang w:val="en-GB"/>
        </w:rPr>
      </w:pPr>
    </w:p>
    <w:p w14:paraId="54E66A18" w14:textId="77777777" w:rsidR="001B29B6" w:rsidRPr="00171210" w:rsidRDefault="001B29B6" w:rsidP="001B29B6">
      <w:pPr>
        <w:pStyle w:val="NormalIndent"/>
        <w:tabs>
          <w:tab w:val="left" w:pos="2127"/>
          <w:tab w:val="left" w:pos="5245"/>
        </w:tabs>
        <w:ind w:left="0"/>
        <w:rPr>
          <w:lang w:val="en-GB"/>
        </w:rPr>
      </w:pPr>
      <w:r w:rsidRPr="00171210">
        <w:rPr>
          <w:lang w:val="en-GB"/>
        </w:rPr>
        <w:t>Signature:</w:t>
      </w:r>
      <w:r w:rsidRPr="00171210">
        <w:rPr>
          <w:lang w:val="en-GB"/>
        </w:rPr>
        <w:tab/>
        <w:t>_____________________</w:t>
      </w:r>
      <w:r w:rsidRPr="00171210">
        <w:rPr>
          <w:lang w:val="en-GB"/>
        </w:rPr>
        <w:tab/>
        <w:t>Signature:</w:t>
      </w:r>
      <w:r w:rsidRPr="00171210">
        <w:rPr>
          <w:lang w:val="en-GB"/>
        </w:rPr>
        <w:tab/>
        <w:t>_____________________</w:t>
      </w:r>
    </w:p>
    <w:p w14:paraId="2680F65C" w14:textId="77777777" w:rsidR="001B29B6" w:rsidRPr="00171210" w:rsidRDefault="001B29B6" w:rsidP="001B29B6">
      <w:pPr>
        <w:pStyle w:val="NormalIndent"/>
        <w:tabs>
          <w:tab w:val="left" w:pos="2127"/>
          <w:tab w:val="left" w:pos="5245"/>
        </w:tabs>
        <w:ind w:left="0"/>
        <w:rPr>
          <w:lang w:val="en-GB"/>
        </w:rPr>
      </w:pPr>
      <w:r w:rsidRPr="00171210">
        <w:rPr>
          <w:lang w:val="en-GB"/>
        </w:rPr>
        <w:t>Name:</w:t>
      </w:r>
      <w:r w:rsidRPr="00171210">
        <w:rPr>
          <w:lang w:val="en-GB"/>
        </w:rPr>
        <w:tab/>
      </w:r>
      <w:r w:rsidRPr="00171210">
        <w:rPr>
          <w:rStyle w:val="normaltextrun"/>
          <w:color w:val="000000"/>
          <w:bdr w:val="none" w:sz="0" w:space="0" w:color="auto" w:frame="1"/>
          <w:lang w:val="en-GB"/>
        </w:rPr>
        <w:t>Sam Duncan</w:t>
      </w:r>
      <w:r w:rsidRPr="00171210">
        <w:rPr>
          <w:lang w:val="en-GB"/>
        </w:rPr>
        <w:tab/>
        <w:t>Name:</w:t>
      </w:r>
      <w:r w:rsidRPr="00171210">
        <w:rPr>
          <w:lang w:val="en-GB"/>
        </w:rPr>
        <w:tab/>
      </w:r>
    </w:p>
    <w:p w14:paraId="3C77E085" w14:textId="77777777" w:rsidR="001B29B6" w:rsidRPr="00171210" w:rsidRDefault="001B29B6" w:rsidP="001B29B6">
      <w:pPr>
        <w:pStyle w:val="NormalIndent"/>
        <w:tabs>
          <w:tab w:val="left" w:pos="2127"/>
          <w:tab w:val="left" w:pos="5245"/>
        </w:tabs>
        <w:ind w:left="0"/>
        <w:rPr>
          <w:lang w:val="en-GB"/>
        </w:rPr>
      </w:pPr>
      <w:r w:rsidRPr="00171210">
        <w:rPr>
          <w:lang w:val="en-GB"/>
        </w:rPr>
        <w:lastRenderedPageBreak/>
        <w:t>Position:</w:t>
      </w:r>
      <w:r w:rsidRPr="00171210">
        <w:rPr>
          <w:lang w:val="en-GB"/>
        </w:rPr>
        <w:tab/>
      </w:r>
      <w:r w:rsidRPr="00171210">
        <w:rPr>
          <w:rStyle w:val="normaltextrun"/>
          <w:color w:val="000000"/>
          <w:bdr w:val="none" w:sz="0" w:space="0" w:color="auto" w:frame="1"/>
          <w:lang w:val="en-GB"/>
        </w:rPr>
        <w:t>Salesforce Director</w:t>
      </w:r>
      <w:r w:rsidRPr="00171210">
        <w:rPr>
          <w:lang w:val="en-GB"/>
        </w:rPr>
        <w:tab/>
        <w:t>Position:</w:t>
      </w:r>
      <w:r w:rsidRPr="00171210">
        <w:rPr>
          <w:lang w:val="en-GB"/>
        </w:rPr>
        <w:tab/>
        <w:t xml:space="preserve"> </w:t>
      </w:r>
    </w:p>
    <w:p w14:paraId="5DED1187" w14:textId="77777777" w:rsidR="001B29B6" w:rsidRPr="00171210" w:rsidRDefault="001B29B6" w:rsidP="001B29B6">
      <w:pPr>
        <w:pStyle w:val="NormalIndent"/>
        <w:tabs>
          <w:tab w:val="left" w:pos="2127"/>
          <w:tab w:val="left" w:pos="5245"/>
        </w:tabs>
        <w:ind w:left="0"/>
        <w:rPr>
          <w:lang w:val="en-GB"/>
        </w:rPr>
      </w:pPr>
      <w:r w:rsidRPr="00171210">
        <w:rPr>
          <w:lang w:val="en-GB"/>
        </w:rPr>
        <w:t>Date:</w:t>
      </w:r>
      <w:r w:rsidRPr="00171210">
        <w:rPr>
          <w:lang w:val="en-GB"/>
        </w:rPr>
        <w:tab/>
        <w:t>_____________________</w:t>
      </w:r>
      <w:r w:rsidRPr="00171210">
        <w:rPr>
          <w:lang w:val="en-GB"/>
        </w:rPr>
        <w:tab/>
        <w:t>Date:</w:t>
      </w:r>
      <w:r w:rsidRPr="00171210">
        <w:rPr>
          <w:lang w:val="en-GB"/>
        </w:rPr>
        <w:tab/>
        <w:t>_____________________</w:t>
      </w:r>
    </w:p>
    <w:p w14:paraId="55503E05" w14:textId="77777777" w:rsidR="00040FA2" w:rsidRPr="001B29B6" w:rsidRDefault="00040FA2" w:rsidP="001B29B6"/>
    <w:sectPr w:rsidR="00040FA2" w:rsidRPr="001B29B6" w:rsidSect="009540EA">
      <w:headerReference w:type="default" r:id="rId15"/>
      <w:footerReference w:type="even" r:id="rId16"/>
      <w:footerReference w:type="default" r:id="rId17"/>
      <w:headerReference w:type="first" r:id="rId18"/>
      <w:pgSz w:w="11900" w:h="16820"/>
      <w:pgMar w:top="1440" w:right="1440" w:bottom="1440" w:left="1440" w:header="510" w:footer="2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92751C" w14:textId="77777777" w:rsidR="008C188E" w:rsidRDefault="008C188E" w:rsidP="00C96603">
      <w:pPr>
        <w:spacing w:line="240" w:lineRule="auto"/>
      </w:pPr>
      <w:r>
        <w:separator/>
      </w:r>
    </w:p>
    <w:p w14:paraId="64A38F8E" w14:textId="77777777" w:rsidR="008C188E" w:rsidRDefault="008C188E"/>
    <w:p w14:paraId="71C7395D" w14:textId="77777777" w:rsidR="008C188E" w:rsidRDefault="008C188E"/>
  </w:endnote>
  <w:endnote w:type="continuationSeparator" w:id="0">
    <w:p w14:paraId="6124FBA0" w14:textId="77777777" w:rsidR="008C188E" w:rsidRDefault="008C188E" w:rsidP="00C96603">
      <w:pPr>
        <w:spacing w:line="240" w:lineRule="auto"/>
      </w:pPr>
      <w:r>
        <w:continuationSeparator/>
      </w:r>
    </w:p>
    <w:p w14:paraId="62D61D90" w14:textId="77777777" w:rsidR="008C188E" w:rsidRDefault="008C188E"/>
    <w:p w14:paraId="4B39187F" w14:textId="77777777" w:rsidR="008C188E" w:rsidRDefault="008C188E"/>
  </w:endnote>
  <w:endnote w:type="continuationNotice" w:id="1">
    <w:p w14:paraId="4D8576D7" w14:textId="77777777" w:rsidR="008C188E" w:rsidRDefault="008C18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30323689"/>
      <w:docPartObj>
        <w:docPartGallery w:val="Page Numbers (Bottom of Page)"/>
        <w:docPartUnique/>
      </w:docPartObj>
    </w:sdtPr>
    <w:sdtContent>
      <w:p w14:paraId="4DED5786" w14:textId="77777777" w:rsidR="00FC07D1" w:rsidRDefault="00FC07D1" w:rsidP="00F338A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4393DC" w14:textId="77777777" w:rsidR="00FC07D1" w:rsidRDefault="00FC07D1" w:rsidP="00FC07D1">
    <w:pPr>
      <w:pStyle w:val="Footer"/>
      <w:ind w:right="360"/>
    </w:pPr>
  </w:p>
  <w:p w14:paraId="2C8C3325" w14:textId="77777777" w:rsidR="00001142" w:rsidRDefault="00001142"/>
  <w:p w14:paraId="1992CC37" w14:textId="77777777" w:rsidR="0083530E" w:rsidRDefault="0083530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03034" w14:textId="77777777" w:rsidR="00FC07D1" w:rsidRPr="00464F29" w:rsidRDefault="00FC07D1" w:rsidP="00FC07D1">
    <w:pPr>
      <w:pStyle w:val="Footer"/>
      <w:framePr w:wrap="none" w:vAnchor="text" w:hAnchor="margin" w:xAlign="right" w:y="1"/>
      <w:rPr>
        <w:color w:val="6E7878"/>
        <w:sz w:val="16"/>
        <w:szCs w:val="16"/>
      </w:rPr>
    </w:pPr>
    <w:r w:rsidRPr="00464F29">
      <w:rPr>
        <w:rStyle w:val="PageNumber"/>
        <w:color w:val="6E7878"/>
        <w:kern w:val="0"/>
        <w:sz w:val="16"/>
        <w:szCs w:val="16"/>
        <w:lang w:val="en-US"/>
      </w:rPr>
      <w:t xml:space="preserve">Page </w:t>
    </w:r>
    <w:r w:rsidRPr="00464F29">
      <w:rPr>
        <w:rStyle w:val="PageNumber"/>
        <w:color w:val="6E7878"/>
        <w:kern w:val="0"/>
        <w:sz w:val="16"/>
        <w:szCs w:val="16"/>
        <w:lang w:val="en-US"/>
      </w:rPr>
      <w:fldChar w:fldCharType="begin"/>
    </w:r>
    <w:r w:rsidRPr="00464F29">
      <w:rPr>
        <w:rStyle w:val="PageNumber"/>
        <w:color w:val="6E7878"/>
        <w:kern w:val="0"/>
        <w:sz w:val="16"/>
        <w:szCs w:val="16"/>
        <w:lang w:val="en-US"/>
      </w:rPr>
      <w:instrText xml:space="preserve"> PAGE </w:instrText>
    </w:r>
    <w:r w:rsidRPr="00464F29">
      <w:rPr>
        <w:rStyle w:val="PageNumber"/>
        <w:color w:val="6E7878"/>
        <w:kern w:val="0"/>
        <w:sz w:val="16"/>
        <w:szCs w:val="16"/>
        <w:lang w:val="en-US"/>
      </w:rPr>
      <w:fldChar w:fldCharType="separate"/>
    </w:r>
    <w:r w:rsidRPr="00464F29">
      <w:rPr>
        <w:rStyle w:val="PageNumber"/>
        <w:noProof/>
        <w:color w:val="6E7878"/>
        <w:kern w:val="0"/>
        <w:sz w:val="16"/>
        <w:szCs w:val="16"/>
        <w:lang w:val="en-US"/>
      </w:rPr>
      <w:t>2</w:t>
    </w:r>
    <w:r w:rsidRPr="00464F29">
      <w:rPr>
        <w:rStyle w:val="PageNumber"/>
        <w:color w:val="6E7878"/>
        <w:kern w:val="0"/>
        <w:sz w:val="16"/>
        <w:szCs w:val="16"/>
        <w:lang w:val="en-US"/>
      </w:rPr>
      <w:fldChar w:fldCharType="end"/>
    </w:r>
    <w:r w:rsidRPr="00464F29">
      <w:rPr>
        <w:rStyle w:val="PageNumber"/>
        <w:color w:val="6E7878"/>
        <w:kern w:val="0"/>
        <w:sz w:val="16"/>
        <w:szCs w:val="16"/>
        <w:lang w:val="en-US"/>
      </w:rPr>
      <w:t xml:space="preserve"> of </w:t>
    </w:r>
    <w:r w:rsidRPr="00464F29">
      <w:rPr>
        <w:rStyle w:val="PageNumber"/>
        <w:color w:val="6E7878"/>
        <w:kern w:val="0"/>
        <w:sz w:val="16"/>
        <w:szCs w:val="16"/>
        <w:lang w:val="en-US"/>
      </w:rPr>
      <w:fldChar w:fldCharType="begin"/>
    </w:r>
    <w:r w:rsidRPr="00464F29">
      <w:rPr>
        <w:rStyle w:val="PageNumber"/>
        <w:color w:val="6E7878"/>
        <w:kern w:val="0"/>
        <w:sz w:val="16"/>
        <w:szCs w:val="16"/>
        <w:lang w:val="en-US"/>
      </w:rPr>
      <w:instrText xml:space="preserve"> NUMPAGES </w:instrText>
    </w:r>
    <w:r w:rsidRPr="00464F29">
      <w:rPr>
        <w:rStyle w:val="PageNumber"/>
        <w:color w:val="6E7878"/>
        <w:kern w:val="0"/>
        <w:sz w:val="16"/>
        <w:szCs w:val="16"/>
        <w:lang w:val="en-US"/>
      </w:rPr>
      <w:fldChar w:fldCharType="separate"/>
    </w:r>
    <w:r w:rsidRPr="00464F29">
      <w:rPr>
        <w:rStyle w:val="PageNumber"/>
        <w:noProof/>
        <w:color w:val="6E7878"/>
        <w:kern w:val="0"/>
        <w:sz w:val="16"/>
        <w:szCs w:val="16"/>
        <w:lang w:val="en-US"/>
      </w:rPr>
      <w:t>2</w:t>
    </w:r>
    <w:r w:rsidRPr="00464F29">
      <w:rPr>
        <w:rStyle w:val="PageNumber"/>
        <w:color w:val="6E7878"/>
        <w:kern w:val="0"/>
        <w:sz w:val="16"/>
        <w:szCs w:val="16"/>
        <w:lang w:val="en-US"/>
      </w:rPr>
      <w:fldChar w:fldCharType="end"/>
    </w:r>
  </w:p>
  <w:p w14:paraId="3A660239" w14:textId="020CEA10" w:rsidR="0083530E" w:rsidRPr="00464F29" w:rsidRDefault="00000000" w:rsidP="009970A4">
    <w:pPr>
      <w:pStyle w:val="Footer"/>
      <w:rPr>
        <w:color w:val="6E7878"/>
        <w:sz w:val="16"/>
        <w:szCs w:val="21"/>
      </w:rPr>
    </w:pPr>
    <w:sdt>
      <w:sdtPr>
        <w:rPr>
          <w:color w:val="6E7878"/>
          <w:sz w:val="16"/>
          <w:szCs w:val="21"/>
        </w:rPr>
        <w:alias w:val="Keywords"/>
        <w:tag w:val=""/>
        <w:id w:val="-1258516842"/>
        <w:dataBinding w:prefixMappings="xmlns:ns0='http://purl.org/dc/elements/1.1/' xmlns:ns1='http://schemas.openxmlformats.org/package/2006/metadata/core-properties' " w:xpath="/ns1:coreProperties[1]/ns1:keywords[1]" w:storeItemID="{6C3C8BC8-F283-45AE-878A-BAB7291924A1}"/>
        <w:text/>
      </w:sdtPr>
      <w:sdtContent>
        <w:r w:rsidR="00EA5AFB">
          <w:rPr>
            <w:color w:val="6E7878"/>
            <w:sz w:val="16"/>
            <w:szCs w:val="21"/>
          </w:rPr>
          <w:t>Grainger</w:t>
        </w:r>
      </w:sdtContent>
    </w:sdt>
    <w:r w:rsidR="00FC07D1" w:rsidRPr="00464F29">
      <w:rPr>
        <w:color w:val="6E7878"/>
        <w:sz w:val="16"/>
        <w:szCs w:val="21"/>
      </w:rPr>
      <w:t xml:space="preserve"> </w:t>
    </w:r>
    <w:r w:rsidR="001B29B6">
      <w:rPr>
        <w:color w:val="6E7878"/>
        <w:sz w:val="16"/>
        <w:szCs w:val="21"/>
      </w:rPr>
      <w:t xml:space="preserve">plc </w:t>
    </w:r>
    <w:r w:rsidR="00FC07D1" w:rsidRPr="007C5C91">
      <w:rPr>
        <w:color w:val="6E7878"/>
        <w:sz w:val="16"/>
        <w:szCs w:val="21"/>
      </w:rPr>
      <w:t>|</w:t>
    </w:r>
    <w:r w:rsidR="00235009" w:rsidRPr="007C5C91">
      <w:rPr>
        <w:color w:val="6E7878"/>
        <w:sz w:val="16"/>
        <w:szCs w:val="21"/>
      </w:rPr>
      <w:t xml:space="preserve"> </w:t>
    </w:r>
    <w:r w:rsidR="007C5C91" w:rsidRPr="007C5C91">
      <w:rPr>
        <w:color w:val="6E7878"/>
        <w:sz w:val="16"/>
        <w:szCs w:val="21"/>
      </w:rPr>
      <w:fldChar w:fldCharType="begin"/>
    </w:r>
    <w:r w:rsidR="007C5C91" w:rsidRPr="007C5C91">
      <w:rPr>
        <w:color w:val="6E7878"/>
        <w:sz w:val="16"/>
        <w:szCs w:val="21"/>
      </w:rPr>
      <w:instrText xml:space="preserve"> SUBJECT  \* MERGEFORMAT </w:instrText>
    </w:r>
    <w:r w:rsidR="007C5C91" w:rsidRPr="007C5C91">
      <w:rPr>
        <w:color w:val="6E7878"/>
        <w:sz w:val="16"/>
        <w:szCs w:val="21"/>
      </w:rPr>
      <w:fldChar w:fldCharType="separate"/>
    </w:r>
    <w:proofErr w:type="spellStart"/>
    <w:r w:rsidR="007C5C91" w:rsidRPr="007C5C91">
      <w:rPr>
        <w:color w:val="6E7878"/>
        <w:sz w:val="16"/>
        <w:szCs w:val="21"/>
      </w:rPr>
      <w:t>LeadPro</w:t>
    </w:r>
    <w:proofErr w:type="spellEnd"/>
    <w:r w:rsidR="007C5C91" w:rsidRPr="007C5C91">
      <w:rPr>
        <w:color w:val="6E7878"/>
        <w:sz w:val="16"/>
        <w:szCs w:val="21"/>
      </w:rPr>
      <w:t xml:space="preserve"> Replacement</w:t>
    </w:r>
    <w:r w:rsidR="007C5C91" w:rsidRPr="007C5C91">
      <w:rPr>
        <w:color w:val="6E7878"/>
        <w:sz w:val="16"/>
        <w:szCs w:val="21"/>
      </w:rPr>
      <w:fldChar w:fldCharType="end"/>
    </w:r>
  </w:p>
  <w:p w14:paraId="76701B8C" w14:textId="77777777" w:rsidR="009970A4" w:rsidRPr="00464F29" w:rsidRDefault="009970A4" w:rsidP="009970A4">
    <w:pPr>
      <w:pStyle w:val="Footer"/>
      <w:rPr>
        <w:color w:val="6E7878"/>
        <w:sz w:val="16"/>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EFAF3F" w14:textId="77777777" w:rsidR="008C188E" w:rsidRDefault="008C188E" w:rsidP="00C96603">
      <w:pPr>
        <w:spacing w:line="240" w:lineRule="auto"/>
      </w:pPr>
      <w:r>
        <w:separator/>
      </w:r>
    </w:p>
    <w:p w14:paraId="5422BF87" w14:textId="77777777" w:rsidR="008C188E" w:rsidRDefault="008C188E"/>
    <w:p w14:paraId="541A8E5C" w14:textId="77777777" w:rsidR="008C188E" w:rsidRDefault="008C188E"/>
  </w:footnote>
  <w:footnote w:type="continuationSeparator" w:id="0">
    <w:p w14:paraId="7F409E84" w14:textId="77777777" w:rsidR="008C188E" w:rsidRDefault="008C188E" w:rsidP="00C96603">
      <w:pPr>
        <w:spacing w:line="240" w:lineRule="auto"/>
      </w:pPr>
      <w:r>
        <w:continuationSeparator/>
      </w:r>
    </w:p>
    <w:p w14:paraId="6D0E1FD7" w14:textId="77777777" w:rsidR="008C188E" w:rsidRDefault="008C188E"/>
    <w:p w14:paraId="51E87EE7" w14:textId="77777777" w:rsidR="008C188E" w:rsidRDefault="008C188E"/>
  </w:footnote>
  <w:footnote w:type="continuationNotice" w:id="1">
    <w:p w14:paraId="008E6B87" w14:textId="77777777" w:rsidR="008C188E" w:rsidRDefault="008C18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F3DF2" w14:textId="77777777" w:rsidR="00FC07D1" w:rsidRDefault="00FC07D1">
    <w:pPr>
      <w:pStyle w:val="Header"/>
    </w:pPr>
    <w:r>
      <w:rPr>
        <w:noProof/>
      </w:rPr>
      <w:drawing>
        <wp:anchor distT="0" distB="0" distL="114300" distR="114300" simplePos="0" relativeHeight="251658241" behindDoc="0" locked="0" layoutInCell="1" allowOverlap="1" wp14:anchorId="5F5D38D6" wp14:editId="165A4C6D">
          <wp:simplePos x="0" y="0"/>
          <wp:positionH relativeFrom="column">
            <wp:posOffset>5243830</wp:posOffset>
          </wp:positionH>
          <wp:positionV relativeFrom="paragraph">
            <wp:posOffset>-97790</wp:posOffset>
          </wp:positionV>
          <wp:extent cx="1170305" cy="362628"/>
          <wp:effectExtent l="0" t="0" r="0" b="5715"/>
          <wp:wrapNone/>
          <wp:docPr id="8423113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1832" name="Graphic 100882183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70305" cy="362628"/>
                  </a:xfrm>
                  <a:prstGeom prst="rect">
                    <a:avLst/>
                  </a:prstGeom>
                </pic:spPr>
              </pic:pic>
            </a:graphicData>
          </a:graphic>
          <wp14:sizeRelH relativeFrom="page">
            <wp14:pctWidth>0</wp14:pctWidth>
          </wp14:sizeRelH>
          <wp14:sizeRelV relativeFrom="page">
            <wp14:pctHeight>0</wp14:pctHeight>
          </wp14:sizeRelV>
        </wp:anchor>
      </w:drawing>
    </w:r>
  </w:p>
  <w:p w14:paraId="6BC83A63" w14:textId="77777777" w:rsidR="0083530E" w:rsidRDefault="0083530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DD5951" w14:textId="77777777" w:rsidR="009E1AEF" w:rsidRDefault="009E1AEF">
    <w:pPr>
      <w:pStyle w:val="Header"/>
    </w:pPr>
    <w:r>
      <w:rPr>
        <w:noProof/>
      </w:rPr>
      <mc:AlternateContent>
        <mc:Choice Requires="wpg">
          <w:drawing>
            <wp:anchor distT="0" distB="0" distL="114300" distR="114300" simplePos="0" relativeHeight="251658240" behindDoc="0" locked="0" layoutInCell="1" allowOverlap="1" wp14:anchorId="2132AD8B" wp14:editId="30386CF6">
              <wp:simplePos x="0" y="0"/>
              <wp:positionH relativeFrom="column">
                <wp:posOffset>-900752</wp:posOffset>
              </wp:positionH>
              <wp:positionV relativeFrom="paragraph">
                <wp:posOffset>-678692</wp:posOffset>
              </wp:positionV>
              <wp:extent cx="7797165" cy="11020425"/>
              <wp:effectExtent l="0" t="0" r="0" b="9525"/>
              <wp:wrapNone/>
              <wp:docPr id="941061804" name="Group 1"/>
              <wp:cNvGraphicFramePr/>
              <a:graphic xmlns:a="http://schemas.openxmlformats.org/drawingml/2006/main">
                <a:graphicData uri="http://schemas.microsoft.com/office/word/2010/wordprocessingGroup">
                  <wpg:wgp>
                    <wpg:cNvGrpSpPr/>
                    <wpg:grpSpPr>
                      <a:xfrm>
                        <a:off x="0" y="0"/>
                        <a:ext cx="7797165" cy="11020425"/>
                        <a:chOff x="0" y="0"/>
                        <a:chExt cx="7797165" cy="11020425"/>
                      </a:xfrm>
                    </wpg:grpSpPr>
                    <pic:pic xmlns:pic="http://schemas.openxmlformats.org/drawingml/2006/picture">
                      <pic:nvPicPr>
                        <pic:cNvPr id="442510937" name="Picture 2" descr="A screenshot of a phone&#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97165" cy="11020425"/>
                        </a:xfrm>
                        <a:prstGeom prst="rect">
                          <a:avLst/>
                        </a:prstGeom>
                      </pic:spPr>
                    </pic:pic>
                    <wps:wsp>
                      <wps:cNvPr id="596787231" name="Text Box 2"/>
                      <wps:cNvSpPr txBox="1"/>
                      <wps:spPr>
                        <a:xfrm>
                          <a:off x="1746913" y="10590663"/>
                          <a:ext cx="4023360" cy="295422"/>
                        </a:xfrm>
                        <a:prstGeom prst="rect">
                          <a:avLst/>
                        </a:prstGeom>
                        <a:noFill/>
                        <a:ln w="6350">
                          <a:noFill/>
                        </a:ln>
                      </wps:spPr>
                      <wps:txbx>
                        <w:txbxContent>
                          <w:p w14:paraId="5C09833D" w14:textId="77777777" w:rsidR="009E1AEF" w:rsidRPr="006D1912" w:rsidRDefault="009E1AEF" w:rsidP="009E1AEF">
                            <w:pPr>
                              <w:pStyle w:val="Footer"/>
                              <w:jc w:val="center"/>
                              <w:rPr>
                                <w:b/>
                                <w:bCs/>
                              </w:rPr>
                            </w:pPr>
                            <w:r w:rsidRPr="006D1912">
                              <w:rPr>
                                <w:b/>
                                <w:bCs/>
                                <w:color w:val="FFFFFF"/>
                                <w:sz w:val="21"/>
                                <w:szCs w:val="21"/>
                                <w:lang w:val="en-US"/>
                              </w:rPr>
                              <w:t>There’s always a better way</w:t>
                            </w:r>
                          </w:p>
                          <w:p w14:paraId="73FC9DFD" w14:textId="77777777" w:rsidR="009E1AEF" w:rsidRDefault="009E1AEF" w:rsidP="009E1AE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132AD8B" id="Group 1" o:spid="_x0000_s1026" style="position:absolute;margin-left:-70.95pt;margin-top:-53.45pt;width:613.95pt;height:867.75pt;z-index:251658240" coordsize="77971,11020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woGbRAAAIABJREFU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Cxa8cCAAAA&#13;&#10;AIP8rYexpzgC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CB27VgAAAAAYJC/9TD2FEc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MSuHQsAAAAADPK3Hsae4gg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screenshot of a phone&#10;&#10;Description automatically generated" style="position:absolute;width:77971;height:1102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">
                <v:imagedata r:id="rId2" o:title="A screenshot of a phone&#10;&#10;Description automatically generated"/>
              </v:shape>
              <v:shapetype id="_x0000_t202" coordsize="21600,21600" o:spt="202" path="m,l,21600r21600,l21600,xe">
                <v:stroke joinstyle="miter"/>
                <v:path gradientshapeok="t" o:connecttype="rect"/>
              </v:shapetype>
              <v:shape id="Text Box 2" o:spid="_x0000_s1028" type="#_x0000_t202" style="position:absolute;left:17469;top:105906;width:40233;height:29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" filled="f" stroked="f" strokeweight=".5pt">
                <v:textbox>
                  <w:txbxContent>
                    <w:p w14:paraId="5C09833D" w14:textId="77777777" w:rsidR="009E1AEF" w:rsidRPr="006D1912" w:rsidRDefault="009E1AEF" w:rsidP="009E1AEF">
                      <w:pPr>
                        <w:pStyle w:val="Footer"/>
                        <w:jc w:val="center"/>
                        <w:rPr>
                          <w:b/>
                          <w:bCs/>
                        </w:rPr>
                      </w:pPr>
                      <w:r w:rsidRPr="006D1912">
                        <w:rPr>
                          <w:b/>
                          <w:bCs/>
                          <w:color w:val="FFFFFF"/>
                          <w:sz w:val="21"/>
                          <w:szCs w:val="21"/>
                          <w:lang w:val="en-US"/>
                        </w:rPr>
                        <w:t>There’s always a better way</w:t>
                      </w:r>
                    </w:p>
                    <w:p w14:paraId="73FC9DFD" w14:textId="77777777" w:rsidR="009E1AEF" w:rsidRDefault="009E1AEF" w:rsidP="009E1AEF">
                      <w:pPr>
                        <w:jc w:val="center"/>
                      </w:pPr>
                    </w:p>
                  </w:txbxContent>
                </v:textbox>
              </v:shape>
            </v:group>
          </w:pict>
        </mc:Fallback>
      </mc:AlternateContent>
    </w:r>
    <w:r w:rsidR="009540EA">
      <w:rPr>
        <w:noProof/>
      </w:rPr>
      <w:drawing>
        <wp:anchor distT="0" distB="0" distL="114300" distR="114300" simplePos="0" relativeHeight="251658242" behindDoc="1" locked="0" layoutInCell="1" allowOverlap="1" wp14:anchorId="7FB8ED6F" wp14:editId="7479B3E2">
          <wp:simplePos x="0" y="0"/>
          <wp:positionH relativeFrom="column">
            <wp:posOffset>4468495</wp:posOffset>
          </wp:positionH>
          <wp:positionV relativeFrom="paragraph">
            <wp:posOffset>-64770</wp:posOffset>
          </wp:positionV>
          <wp:extent cx="1881822" cy="583096"/>
          <wp:effectExtent l="0" t="0" r="0" b="1270"/>
          <wp:wrapNone/>
          <wp:docPr id="21001156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1832" name="Graphic 1008821832"/>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881822" cy="58309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A7FFD"/>
    <w:multiLevelType w:val="hybridMultilevel"/>
    <w:tmpl w:val="E04C85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1FA5ADA"/>
    <w:multiLevelType w:val="multilevel"/>
    <w:tmpl w:val="ACE0823E"/>
    <w:name w:val="Body List Style"/>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 w15:restartNumberingAfterBreak="0">
    <w:nsid w:val="12A31991"/>
    <w:multiLevelType w:val="multilevel"/>
    <w:tmpl w:val="B950DDBA"/>
    <w:styleLink w:val="Style1"/>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99105BB"/>
    <w:multiLevelType w:val="hybridMultilevel"/>
    <w:tmpl w:val="A6FEF7DA"/>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4" w15:restartNumberingAfterBreak="0">
    <w:nsid w:val="1B6A6AD0"/>
    <w:multiLevelType w:val="multilevel"/>
    <w:tmpl w:val="CB088F96"/>
    <w:styleLink w:val="CurrentList1"/>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color w:val="BCD727"/>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6" w15:restartNumberingAfterBreak="0">
    <w:nsid w:val="1E525B6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FF06D77"/>
    <w:multiLevelType w:val="multilevel"/>
    <w:tmpl w:val="017AE5F0"/>
    <w:styleLink w:val="CurrentList6"/>
    <w:lvl w:ilvl="0">
      <w:start w:val="1"/>
      <w:numFmt w:val="bullet"/>
      <w:lvlText w:val=""/>
      <w:lvlJc w:val="left"/>
      <w:pPr>
        <w:ind w:left="216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1BB4DD0"/>
    <w:multiLevelType w:val="hybridMultilevel"/>
    <w:tmpl w:val="FA8C89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84D5172"/>
    <w:multiLevelType w:val="multilevel"/>
    <w:tmpl w:val="313EA1DC"/>
    <w:lvl w:ilvl="0">
      <w:start w:val="1"/>
      <w:numFmt w:val="decimal"/>
      <w:pStyle w:val="Level1Heading"/>
      <w:lvlText w:val="%1."/>
      <w:lvlJc w:val="left"/>
      <w:pPr>
        <w:ind w:left="0" w:firstLine="0"/>
      </w:pPr>
    </w:lvl>
    <w:lvl w:ilvl="1">
      <w:start w:val="1"/>
      <w:numFmt w:val="decimal"/>
      <w:pStyle w:val="Level2Heading"/>
      <w:lvlText w:val="%1.%2"/>
      <w:lvlJc w:val="left"/>
      <w:pPr>
        <w:ind w:left="0" w:firstLine="0"/>
      </w:pPr>
    </w:lvl>
    <w:lvl w:ilvl="2">
      <w:start w:val="1"/>
      <w:numFmt w:val="decimal"/>
      <w:pStyle w:val="Level3Heading"/>
      <w:lvlText w:val="%1.%2.%3"/>
      <w:lvlJc w:val="left"/>
      <w:pPr>
        <w:ind w:left="0" w:firstLine="0"/>
      </w:pPr>
      <w:rPr>
        <w:rFonts w:hint="default"/>
      </w:rPr>
    </w:lvl>
    <w:lvl w:ilvl="3">
      <w:start w:val="1"/>
      <w:numFmt w:val="decimal"/>
      <w:pStyle w:val="Level4Heading"/>
      <w:lvlText w:val="%1.%2.%3.%4"/>
      <w:lvlJc w:val="left"/>
      <w:pPr>
        <w:ind w:left="0" w:firstLine="0"/>
      </w:pPr>
      <w:rPr>
        <w:rFonts w:hint="default"/>
      </w:rPr>
    </w:lvl>
    <w:lvl w:ilvl="4">
      <w:start w:val="1"/>
      <w:numFmt w:val="decimal"/>
      <w:pStyle w:val="Level5Heading"/>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2C2B22CE"/>
    <w:multiLevelType w:val="multilevel"/>
    <w:tmpl w:val="1FDA4A6A"/>
    <w:styleLink w:val="1NumberedList1"/>
    <w:lvl w:ilvl="0">
      <w:start w:val="1"/>
      <w:numFmt w:val="decimal"/>
      <w:lvlText w:val="%1."/>
      <w:lvlJc w:val="left"/>
      <w:pPr>
        <w:ind w:left="659" w:hanging="432"/>
      </w:pPr>
      <w:rPr>
        <w:rFonts w:ascii="Verdana" w:hAnsi="Verdana" w:hint="default"/>
        <w:color w:val="000000"/>
        <w:sz w:val="18"/>
      </w:rPr>
    </w:lvl>
    <w:lvl w:ilvl="1">
      <w:start w:val="1"/>
      <w:numFmt w:val="decimal"/>
      <w:lvlText w:val="%1.%2"/>
      <w:lvlJc w:val="left"/>
      <w:pPr>
        <w:ind w:left="803" w:hanging="576"/>
      </w:pPr>
      <w:rPr>
        <w:rFonts w:hint="default"/>
      </w:rPr>
    </w:lvl>
    <w:lvl w:ilvl="2">
      <w:start w:val="1"/>
      <w:numFmt w:val="decimal"/>
      <w:lvlText w:val="%1.%2.%3"/>
      <w:lvlJc w:val="left"/>
      <w:pPr>
        <w:ind w:left="947" w:hanging="720"/>
      </w:pPr>
      <w:rPr>
        <w:rFonts w:hint="default"/>
      </w:rPr>
    </w:lvl>
    <w:lvl w:ilvl="3">
      <w:start w:val="1"/>
      <w:numFmt w:val="decimal"/>
      <w:lvlText w:val="%1.%2.%3.%4"/>
      <w:lvlJc w:val="left"/>
      <w:pPr>
        <w:ind w:left="1091" w:hanging="864"/>
      </w:pPr>
      <w:rPr>
        <w:rFonts w:hint="default"/>
      </w:rPr>
    </w:lvl>
    <w:lvl w:ilvl="4">
      <w:start w:val="1"/>
      <w:numFmt w:val="decimal"/>
      <w:lvlText w:val="%1.%2.%3.%4.%5"/>
      <w:lvlJc w:val="left"/>
      <w:pPr>
        <w:ind w:left="1235" w:hanging="1008"/>
      </w:pPr>
      <w:rPr>
        <w:rFonts w:hint="default"/>
      </w:rPr>
    </w:lvl>
    <w:lvl w:ilvl="5">
      <w:start w:val="1"/>
      <w:numFmt w:val="decimal"/>
      <w:lvlText w:val="%1.%2.%3.%4.%5.%6"/>
      <w:lvlJc w:val="left"/>
      <w:pPr>
        <w:ind w:left="1379" w:hanging="1152"/>
      </w:pPr>
      <w:rPr>
        <w:rFonts w:hint="default"/>
      </w:rPr>
    </w:lvl>
    <w:lvl w:ilvl="6">
      <w:start w:val="1"/>
      <w:numFmt w:val="decimal"/>
      <w:lvlText w:val="%1.%2.%3.%4.%5.%6.%7"/>
      <w:lvlJc w:val="left"/>
      <w:pPr>
        <w:ind w:left="1523" w:hanging="1296"/>
      </w:pPr>
      <w:rPr>
        <w:rFonts w:hint="default"/>
      </w:rPr>
    </w:lvl>
    <w:lvl w:ilvl="7">
      <w:start w:val="1"/>
      <w:numFmt w:val="decimal"/>
      <w:lvlText w:val="%1.%2.%3.%4.%5.%6.%7.%8"/>
      <w:lvlJc w:val="left"/>
      <w:pPr>
        <w:ind w:left="1667" w:hanging="1440"/>
      </w:pPr>
      <w:rPr>
        <w:rFonts w:hint="default"/>
      </w:rPr>
    </w:lvl>
    <w:lvl w:ilvl="8">
      <w:start w:val="1"/>
      <w:numFmt w:val="decimal"/>
      <w:lvlText w:val="%1.%2.%3.%4.%5.%6.%7.%8.%9"/>
      <w:lvlJc w:val="left"/>
      <w:pPr>
        <w:ind w:left="1811" w:hanging="1584"/>
      </w:pPr>
      <w:rPr>
        <w:rFonts w:hint="default"/>
      </w:rPr>
    </w:lvl>
  </w:abstractNum>
  <w:abstractNum w:abstractNumId="12" w15:restartNumberingAfterBreak="0">
    <w:nsid w:val="2EF93B2D"/>
    <w:multiLevelType w:val="multilevel"/>
    <w:tmpl w:val="3FD2DC2C"/>
    <w:styleLink w:val="CurrentList3"/>
    <w:lvl w:ilvl="0">
      <w:start w:val="1"/>
      <w:numFmt w:val="decimal"/>
      <w:lvlText w:val="%1."/>
      <w:lvlJc w:val="left"/>
      <w:pPr>
        <w:ind w:left="2535" w:hanging="360"/>
      </w:pPr>
      <w:rPr>
        <w:rFonts w:hint="default"/>
      </w:rPr>
    </w:lvl>
    <w:lvl w:ilvl="1">
      <w:start w:val="1"/>
      <w:numFmt w:val="decimal"/>
      <w:isLgl/>
      <w:lvlText w:val="%1.%2"/>
      <w:lvlJc w:val="left"/>
      <w:pPr>
        <w:ind w:left="2940" w:hanging="765"/>
      </w:pPr>
      <w:rPr>
        <w:rFonts w:hint="default"/>
      </w:rPr>
    </w:lvl>
    <w:lvl w:ilvl="2">
      <w:start w:val="2"/>
      <w:numFmt w:val="decimal"/>
      <w:isLgl/>
      <w:lvlText w:val="%1.%2.%3"/>
      <w:lvlJc w:val="left"/>
      <w:pPr>
        <w:ind w:left="3255" w:hanging="1080"/>
      </w:pPr>
      <w:rPr>
        <w:rFonts w:hint="default"/>
      </w:rPr>
    </w:lvl>
    <w:lvl w:ilvl="3">
      <w:start w:val="1"/>
      <w:numFmt w:val="decimal"/>
      <w:isLgl/>
      <w:lvlText w:val="%1.%2.%3.%4"/>
      <w:lvlJc w:val="left"/>
      <w:pPr>
        <w:ind w:left="3615" w:hanging="1440"/>
      </w:pPr>
      <w:rPr>
        <w:rFonts w:hint="default"/>
      </w:rPr>
    </w:lvl>
    <w:lvl w:ilvl="4">
      <w:start w:val="1"/>
      <w:numFmt w:val="decimal"/>
      <w:isLgl/>
      <w:lvlText w:val="%1.%2.%3.%4.%5"/>
      <w:lvlJc w:val="left"/>
      <w:pPr>
        <w:ind w:left="3615" w:hanging="1440"/>
      </w:pPr>
      <w:rPr>
        <w:rFonts w:hint="default"/>
      </w:rPr>
    </w:lvl>
    <w:lvl w:ilvl="5">
      <w:start w:val="1"/>
      <w:numFmt w:val="decimal"/>
      <w:isLgl/>
      <w:lvlText w:val="%1.%2.%3.%4.%5.%6"/>
      <w:lvlJc w:val="left"/>
      <w:pPr>
        <w:ind w:left="3975" w:hanging="1800"/>
      </w:pPr>
      <w:rPr>
        <w:rFonts w:hint="default"/>
      </w:rPr>
    </w:lvl>
    <w:lvl w:ilvl="6">
      <w:start w:val="1"/>
      <w:numFmt w:val="decimal"/>
      <w:isLgl/>
      <w:lvlText w:val="%1.%2.%3.%4.%5.%6.%7"/>
      <w:lvlJc w:val="left"/>
      <w:pPr>
        <w:ind w:left="4335" w:hanging="2160"/>
      </w:pPr>
      <w:rPr>
        <w:rFonts w:hint="default"/>
      </w:rPr>
    </w:lvl>
    <w:lvl w:ilvl="7">
      <w:start w:val="1"/>
      <w:numFmt w:val="decimal"/>
      <w:isLgl/>
      <w:lvlText w:val="%1.%2.%3.%4.%5.%6.%7.%8"/>
      <w:lvlJc w:val="left"/>
      <w:pPr>
        <w:ind w:left="4695" w:hanging="2520"/>
      </w:pPr>
      <w:rPr>
        <w:rFonts w:hint="default"/>
      </w:rPr>
    </w:lvl>
    <w:lvl w:ilvl="8">
      <w:start w:val="1"/>
      <w:numFmt w:val="decimal"/>
      <w:isLgl/>
      <w:lvlText w:val="%1.%2.%3.%4.%5.%6.%7.%8.%9"/>
      <w:lvlJc w:val="left"/>
      <w:pPr>
        <w:ind w:left="5055" w:hanging="2880"/>
      </w:pPr>
      <w:rPr>
        <w:rFonts w:hint="default"/>
      </w:rPr>
    </w:lvl>
  </w:abstractNum>
  <w:abstractNum w:abstractNumId="13" w15:restartNumberingAfterBreak="0">
    <w:nsid w:val="33952088"/>
    <w:multiLevelType w:val="hybridMultilevel"/>
    <w:tmpl w:val="71FC5A1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5"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F944663"/>
    <w:multiLevelType w:val="multilevel"/>
    <w:tmpl w:val="E318A9E0"/>
    <w:styleLink w:val="BulletLevel1"/>
    <w:lvl w:ilvl="0">
      <w:start w:val="1"/>
      <w:numFmt w:val="bullet"/>
      <w:lvlText w:val=""/>
      <w:lvlJc w:val="left"/>
      <w:pPr>
        <w:ind w:left="720" w:hanging="360"/>
      </w:pPr>
      <w:rPr>
        <w:rFonts w:ascii="Symbol" w:hAnsi="Symbol" w:hint="default"/>
        <w:color w:val="BCD72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133130C"/>
    <w:multiLevelType w:val="hybridMultilevel"/>
    <w:tmpl w:val="A9A0C8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79D1A51"/>
    <w:multiLevelType w:val="multilevel"/>
    <w:tmpl w:val="FF702E26"/>
    <w:name w:val="Body Bullet Style"/>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B511879"/>
    <w:multiLevelType w:val="multilevel"/>
    <w:tmpl w:val="AE3E13EA"/>
    <w:styleLink w:val="CurrentList7"/>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4F15255E"/>
    <w:multiLevelType w:val="multilevel"/>
    <w:tmpl w:val="107A74A0"/>
    <w:lvl w:ilvl="0">
      <w:start w:val="1"/>
      <w:numFmt w:val="decimal"/>
      <w:pStyle w:val="OBNumberedList"/>
      <w:lvlText w:val="%1."/>
      <w:lvlJc w:val="left"/>
      <w:pPr>
        <w:tabs>
          <w:tab w:val="num" w:pos="964"/>
        </w:tabs>
        <w:ind w:left="964" w:hanging="454"/>
      </w:pPr>
      <w:rPr>
        <w:rFonts w:ascii="Verdana" w:hAnsi="Verdana" w:hint="default"/>
        <w:b w:val="0"/>
        <w:i w:val="0"/>
        <w:color w:val="auto"/>
        <w:sz w:val="20"/>
      </w:rPr>
    </w:lvl>
    <w:lvl w:ilvl="1">
      <w:start w:val="1"/>
      <w:numFmt w:val="lowerLetter"/>
      <w:lvlText w:val="%2."/>
      <w:lvlJc w:val="left"/>
      <w:pPr>
        <w:tabs>
          <w:tab w:val="num" w:pos="1418"/>
        </w:tabs>
        <w:ind w:left="1418" w:hanging="454"/>
      </w:pPr>
      <w:rPr>
        <w:rFonts w:hint="default"/>
      </w:rPr>
    </w:lvl>
    <w:lvl w:ilvl="2">
      <w:start w:val="1"/>
      <w:numFmt w:val="lowerRoman"/>
      <w:lvlText w:val="%3."/>
      <w:lvlJc w:val="left"/>
      <w:pPr>
        <w:tabs>
          <w:tab w:val="num" w:pos="1871"/>
        </w:tabs>
        <w:ind w:left="1871" w:hanging="453"/>
      </w:pPr>
      <w:rPr>
        <w:rFonts w:hint="default"/>
      </w:rPr>
    </w:lvl>
    <w:lvl w:ilvl="3">
      <w:start w:val="1"/>
      <w:numFmt w:val="decimal"/>
      <w:lvlText w:val="%4."/>
      <w:lvlJc w:val="left"/>
      <w:pPr>
        <w:tabs>
          <w:tab w:val="num" w:pos="2325"/>
        </w:tabs>
        <w:ind w:left="2325" w:hanging="45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545D3AE5"/>
    <w:multiLevelType w:val="multilevel"/>
    <w:tmpl w:val="F5B60136"/>
    <w:styleLink w:val="CurrentList4"/>
    <w:lvl w:ilvl="0">
      <w:start w:val="1"/>
      <w:numFmt w:val="decimal"/>
      <w:lvlText w:val="%1"/>
      <w:lvlJc w:val="left"/>
      <w:pPr>
        <w:ind w:left="789" w:hanging="432"/>
      </w:pPr>
      <w:rPr>
        <w:rFonts w:hint="default"/>
      </w:rPr>
    </w:lvl>
    <w:lvl w:ilvl="1">
      <w:start w:val="1"/>
      <w:numFmt w:val="decimal"/>
      <w:lvlText w:val="%1.%2"/>
      <w:lvlJc w:val="left"/>
      <w:pPr>
        <w:ind w:left="933" w:hanging="576"/>
      </w:pPr>
      <w:rPr>
        <w:rFonts w:hint="default"/>
      </w:rPr>
    </w:lvl>
    <w:lvl w:ilvl="2">
      <w:start w:val="1"/>
      <w:numFmt w:val="decimal"/>
      <w:lvlText w:val="%1.%2.%3"/>
      <w:lvlJc w:val="left"/>
      <w:pPr>
        <w:ind w:left="1077" w:hanging="720"/>
      </w:pPr>
      <w:rPr>
        <w:rFonts w:hint="default"/>
      </w:rPr>
    </w:lvl>
    <w:lvl w:ilvl="3">
      <w:start w:val="1"/>
      <w:numFmt w:val="decimal"/>
      <w:lvlText w:val="%1.%2.%3.%4"/>
      <w:lvlJc w:val="left"/>
      <w:pPr>
        <w:ind w:left="1221" w:hanging="864"/>
      </w:pPr>
      <w:rPr>
        <w:rFonts w:hint="default"/>
      </w:rPr>
    </w:lvl>
    <w:lvl w:ilvl="4">
      <w:start w:val="1"/>
      <w:numFmt w:val="decimal"/>
      <w:lvlText w:val="%1.%2.%3.%4.%5"/>
      <w:lvlJc w:val="left"/>
      <w:pPr>
        <w:ind w:left="1365" w:hanging="1008"/>
      </w:pPr>
      <w:rPr>
        <w:rFonts w:hint="default"/>
      </w:rPr>
    </w:lvl>
    <w:lvl w:ilvl="5">
      <w:start w:val="1"/>
      <w:numFmt w:val="decimal"/>
      <w:lvlText w:val="%1.%2.%3.%4.%5.%6"/>
      <w:lvlJc w:val="left"/>
      <w:pPr>
        <w:ind w:left="1509" w:hanging="1152"/>
      </w:pPr>
      <w:rPr>
        <w:rFonts w:hint="default"/>
      </w:rPr>
    </w:lvl>
    <w:lvl w:ilvl="6">
      <w:start w:val="1"/>
      <w:numFmt w:val="decimal"/>
      <w:lvlText w:val="%1.%2.%3.%4.%5.%6.%7"/>
      <w:lvlJc w:val="left"/>
      <w:pPr>
        <w:ind w:left="1653" w:hanging="1296"/>
      </w:pPr>
      <w:rPr>
        <w:rFonts w:hint="default"/>
      </w:rPr>
    </w:lvl>
    <w:lvl w:ilvl="7">
      <w:start w:val="1"/>
      <w:numFmt w:val="decimal"/>
      <w:lvlText w:val="%1.%2.%3.%4.%5.%6.%7.%8"/>
      <w:lvlJc w:val="left"/>
      <w:pPr>
        <w:ind w:left="1797" w:hanging="1440"/>
      </w:pPr>
      <w:rPr>
        <w:rFonts w:hint="default"/>
      </w:rPr>
    </w:lvl>
    <w:lvl w:ilvl="8">
      <w:start w:val="1"/>
      <w:numFmt w:val="decimal"/>
      <w:lvlText w:val="%1.%2.%3.%4.%5.%6.%7.%8.%9"/>
      <w:lvlJc w:val="left"/>
      <w:pPr>
        <w:ind w:left="1941" w:hanging="1584"/>
      </w:pPr>
      <w:rPr>
        <w:rFonts w:hint="default"/>
      </w:rPr>
    </w:lvl>
  </w:abstractNum>
  <w:abstractNum w:abstractNumId="22" w15:restartNumberingAfterBreak="0">
    <w:nsid w:val="58BE472C"/>
    <w:multiLevelType w:val="hybridMultilevel"/>
    <w:tmpl w:val="DCD8C572"/>
    <w:lvl w:ilvl="0" w:tplc="1C090001">
      <w:start w:val="1"/>
      <w:numFmt w:val="bullet"/>
      <w:lvlText w:val=""/>
      <w:lvlJc w:val="left"/>
      <w:pPr>
        <w:ind w:left="613" w:hanging="360"/>
      </w:pPr>
      <w:rPr>
        <w:rFonts w:ascii="Symbol" w:hAnsi="Symbol" w:hint="default"/>
      </w:rPr>
    </w:lvl>
    <w:lvl w:ilvl="1" w:tplc="1C090003" w:tentative="1">
      <w:start w:val="1"/>
      <w:numFmt w:val="bullet"/>
      <w:lvlText w:val="o"/>
      <w:lvlJc w:val="left"/>
      <w:pPr>
        <w:ind w:left="1333" w:hanging="360"/>
      </w:pPr>
      <w:rPr>
        <w:rFonts w:ascii="Courier New" w:hAnsi="Courier New" w:cs="Courier New" w:hint="default"/>
      </w:rPr>
    </w:lvl>
    <w:lvl w:ilvl="2" w:tplc="1C090005" w:tentative="1">
      <w:start w:val="1"/>
      <w:numFmt w:val="bullet"/>
      <w:lvlText w:val=""/>
      <w:lvlJc w:val="left"/>
      <w:pPr>
        <w:ind w:left="2053" w:hanging="360"/>
      </w:pPr>
      <w:rPr>
        <w:rFonts w:ascii="Wingdings" w:hAnsi="Wingdings" w:hint="default"/>
      </w:rPr>
    </w:lvl>
    <w:lvl w:ilvl="3" w:tplc="1C090001" w:tentative="1">
      <w:start w:val="1"/>
      <w:numFmt w:val="bullet"/>
      <w:lvlText w:val=""/>
      <w:lvlJc w:val="left"/>
      <w:pPr>
        <w:ind w:left="2773" w:hanging="360"/>
      </w:pPr>
      <w:rPr>
        <w:rFonts w:ascii="Symbol" w:hAnsi="Symbol" w:hint="default"/>
      </w:rPr>
    </w:lvl>
    <w:lvl w:ilvl="4" w:tplc="1C090003" w:tentative="1">
      <w:start w:val="1"/>
      <w:numFmt w:val="bullet"/>
      <w:lvlText w:val="o"/>
      <w:lvlJc w:val="left"/>
      <w:pPr>
        <w:ind w:left="3493" w:hanging="360"/>
      </w:pPr>
      <w:rPr>
        <w:rFonts w:ascii="Courier New" w:hAnsi="Courier New" w:cs="Courier New" w:hint="default"/>
      </w:rPr>
    </w:lvl>
    <w:lvl w:ilvl="5" w:tplc="1C090005" w:tentative="1">
      <w:start w:val="1"/>
      <w:numFmt w:val="bullet"/>
      <w:lvlText w:val=""/>
      <w:lvlJc w:val="left"/>
      <w:pPr>
        <w:ind w:left="4213" w:hanging="360"/>
      </w:pPr>
      <w:rPr>
        <w:rFonts w:ascii="Wingdings" w:hAnsi="Wingdings" w:hint="default"/>
      </w:rPr>
    </w:lvl>
    <w:lvl w:ilvl="6" w:tplc="1C090001" w:tentative="1">
      <w:start w:val="1"/>
      <w:numFmt w:val="bullet"/>
      <w:lvlText w:val=""/>
      <w:lvlJc w:val="left"/>
      <w:pPr>
        <w:ind w:left="4933" w:hanging="360"/>
      </w:pPr>
      <w:rPr>
        <w:rFonts w:ascii="Symbol" w:hAnsi="Symbol" w:hint="default"/>
      </w:rPr>
    </w:lvl>
    <w:lvl w:ilvl="7" w:tplc="1C090003" w:tentative="1">
      <w:start w:val="1"/>
      <w:numFmt w:val="bullet"/>
      <w:lvlText w:val="o"/>
      <w:lvlJc w:val="left"/>
      <w:pPr>
        <w:ind w:left="5653" w:hanging="360"/>
      </w:pPr>
      <w:rPr>
        <w:rFonts w:ascii="Courier New" w:hAnsi="Courier New" w:cs="Courier New" w:hint="default"/>
      </w:rPr>
    </w:lvl>
    <w:lvl w:ilvl="8" w:tplc="1C090005" w:tentative="1">
      <w:start w:val="1"/>
      <w:numFmt w:val="bullet"/>
      <w:lvlText w:val=""/>
      <w:lvlJc w:val="left"/>
      <w:pPr>
        <w:ind w:left="6373" w:hanging="360"/>
      </w:pPr>
      <w:rPr>
        <w:rFonts w:ascii="Wingdings" w:hAnsi="Wingdings" w:hint="default"/>
      </w:rPr>
    </w:lvl>
  </w:abstractNum>
  <w:abstractNum w:abstractNumId="23"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24" w15:restartNumberingAfterBreak="0">
    <w:nsid w:val="63464172"/>
    <w:multiLevelType w:val="multilevel"/>
    <w:tmpl w:val="492A1CA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64197264"/>
    <w:multiLevelType w:val="hybridMultilevel"/>
    <w:tmpl w:val="65584552"/>
    <w:name w:val="Body Bullet Style"/>
    <w:lvl w:ilvl="0" w:tplc="1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4B7797"/>
    <w:multiLevelType w:val="hybridMultilevel"/>
    <w:tmpl w:val="6CCE97F2"/>
    <w:lvl w:ilvl="0" w:tplc="45C024D6">
      <w:start w:val="2"/>
      <w:numFmt w:val="bullet"/>
      <w:lvlText w:val="-"/>
      <w:lvlJc w:val="left"/>
      <w:pPr>
        <w:ind w:left="720" w:hanging="360"/>
      </w:pPr>
      <w:rPr>
        <w:rFonts w:ascii="Verdana" w:eastAsiaTheme="minorEastAsia"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9CE60A9"/>
    <w:multiLevelType w:val="multilevel"/>
    <w:tmpl w:val="D0282660"/>
    <w:lvl w:ilvl="0">
      <w:start w:val="1"/>
      <w:numFmt w:val="decimal"/>
      <w:lvlText w:val="%1"/>
      <w:lvlJc w:val="left"/>
      <w:pPr>
        <w:ind w:left="380" w:hanging="380"/>
      </w:pPr>
      <w:rPr>
        <w:rFonts w:hint="default"/>
      </w:rPr>
    </w:lvl>
    <w:lvl w:ilvl="1">
      <w:start w:val="1"/>
      <w:numFmt w:val="decimal"/>
      <w:pStyle w:val="Heading-2"/>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27F520F"/>
    <w:multiLevelType w:val="hybridMultilevel"/>
    <w:tmpl w:val="4D2044AE"/>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9" w15:restartNumberingAfterBreak="0">
    <w:nsid w:val="7F6E01B2"/>
    <w:multiLevelType w:val="multilevel"/>
    <w:tmpl w:val="81286CF6"/>
    <w:lvl w:ilvl="0">
      <w:start w:val="1"/>
      <w:numFmt w:val="bullet"/>
      <w:pStyle w:val="OBBulletList"/>
      <w:lvlText w:val=""/>
      <w:lvlJc w:val="left"/>
      <w:pPr>
        <w:tabs>
          <w:tab w:val="num" w:pos="964"/>
        </w:tabs>
        <w:ind w:left="964" w:hanging="454"/>
      </w:pPr>
      <w:rPr>
        <w:rFonts w:ascii="Symbol" w:hAnsi="Symbol" w:hint="default"/>
      </w:rPr>
    </w:lvl>
    <w:lvl w:ilvl="1">
      <w:start w:val="1"/>
      <w:numFmt w:val="bullet"/>
      <w:lvlText w:val="o"/>
      <w:lvlJc w:val="left"/>
      <w:pPr>
        <w:tabs>
          <w:tab w:val="num" w:pos="1418"/>
        </w:tabs>
        <w:ind w:left="1418" w:hanging="454"/>
      </w:pPr>
      <w:rPr>
        <w:rFonts w:ascii="Courier New" w:hAnsi="Courier New" w:hint="default"/>
      </w:rPr>
    </w:lvl>
    <w:lvl w:ilvl="2">
      <w:start w:val="1"/>
      <w:numFmt w:val="bullet"/>
      <w:lvlText w:val=""/>
      <w:lvlJc w:val="left"/>
      <w:pPr>
        <w:tabs>
          <w:tab w:val="num" w:pos="1871"/>
        </w:tabs>
        <w:ind w:left="1871" w:hanging="453"/>
      </w:pPr>
      <w:rPr>
        <w:rFonts w:ascii="Wingdings" w:hAnsi="Wingdings" w:hint="default"/>
      </w:rPr>
    </w:lvl>
    <w:lvl w:ilvl="3">
      <w:start w:val="1"/>
      <w:numFmt w:val="bullet"/>
      <w:lvlText w:val=""/>
      <w:lvlJc w:val="left"/>
      <w:pPr>
        <w:tabs>
          <w:tab w:val="num" w:pos="2325"/>
        </w:tabs>
        <w:ind w:left="2325" w:hanging="454"/>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FA94D04"/>
    <w:multiLevelType w:val="hybridMultilevel"/>
    <w:tmpl w:val="4D2044AE"/>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1" w15:restartNumberingAfterBreak="0">
    <w:nsid w:val="7FD4416C"/>
    <w:multiLevelType w:val="multilevel"/>
    <w:tmpl w:val="2A7ACD8A"/>
    <w:styleLink w:val="CurrentList5"/>
    <w:lvl w:ilvl="0">
      <w:start w:val="1"/>
      <w:numFmt w:val="bullet"/>
      <w:lvlText w:val=""/>
      <w:lvlJc w:val="left"/>
      <w:pPr>
        <w:ind w:left="144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87544214">
    <w:abstractNumId w:val="27"/>
  </w:num>
  <w:num w:numId="2" w16cid:durableId="175191970">
    <w:abstractNumId w:val="2"/>
  </w:num>
  <w:num w:numId="3" w16cid:durableId="1625310424">
    <w:abstractNumId w:val="16"/>
  </w:num>
  <w:num w:numId="4" w16cid:durableId="708383006">
    <w:abstractNumId w:val="24"/>
  </w:num>
  <w:num w:numId="5" w16cid:durableId="446894494">
    <w:abstractNumId w:val="9"/>
  </w:num>
  <w:num w:numId="6" w16cid:durableId="228731689">
    <w:abstractNumId w:val="4"/>
  </w:num>
  <w:num w:numId="7" w16cid:durableId="1323045391">
    <w:abstractNumId w:val="18"/>
  </w:num>
  <w:num w:numId="8" w16cid:durableId="1943568265">
    <w:abstractNumId w:val="12"/>
  </w:num>
  <w:num w:numId="9" w16cid:durableId="271976833">
    <w:abstractNumId w:val="21"/>
  </w:num>
  <w:num w:numId="10" w16cid:durableId="297877065">
    <w:abstractNumId w:val="31"/>
  </w:num>
  <w:num w:numId="11" w16cid:durableId="1121219335">
    <w:abstractNumId w:val="7"/>
  </w:num>
  <w:num w:numId="12" w16cid:durableId="430392460">
    <w:abstractNumId w:val="19"/>
  </w:num>
  <w:num w:numId="13" w16cid:durableId="271283140">
    <w:abstractNumId w:val="11"/>
  </w:num>
  <w:num w:numId="14" w16cid:durableId="1230770632">
    <w:abstractNumId w:val="20"/>
  </w:num>
  <w:num w:numId="15" w16cid:durableId="708995435">
    <w:abstractNumId w:val="29"/>
  </w:num>
  <w:num w:numId="16" w16cid:durableId="1946383883">
    <w:abstractNumId w:val="22"/>
  </w:num>
  <w:num w:numId="17" w16cid:durableId="1938056485">
    <w:abstractNumId w:val="0"/>
  </w:num>
  <w:num w:numId="18" w16cid:durableId="1281378869">
    <w:abstractNumId w:val="8"/>
  </w:num>
  <w:num w:numId="19" w16cid:durableId="1947810467">
    <w:abstractNumId w:val="17"/>
  </w:num>
  <w:num w:numId="20" w16cid:durableId="1635213382">
    <w:abstractNumId w:val="26"/>
  </w:num>
  <w:num w:numId="21" w16cid:durableId="1514105917">
    <w:abstractNumId w:val="13"/>
  </w:num>
  <w:num w:numId="22" w16cid:durableId="388649743">
    <w:abstractNumId w:val="10"/>
  </w:num>
  <w:num w:numId="23" w16cid:durableId="883711387">
    <w:abstractNumId w:val="23"/>
  </w:num>
  <w:num w:numId="24" w16cid:durableId="1620867541">
    <w:abstractNumId w:val="14"/>
  </w:num>
  <w:num w:numId="25" w16cid:durableId="1313948597">
    <w:abstractNumId w:val="3"/>
  </w:num>
  <w:num w:numId="26" w16cid:durableId="1650405628">
    <w:abstractNumId w:val="15"/>
  </w:num>
  <w:num w:numId="27" w16cid:durableId="1598949122">
    <w:abstractNumId w:val="5"/>
  </w:num>
  <w:num w:numId="28" w16cid:durableId="1437991045">
    <w:abstractNumId w:val="30"/>
  </w:num>
  <w:num w:numId="29" w16cid:durableId="1057119946">
    <w:abstractNumId w:val="28"/>
  </w:num>
  <w:num w:numId="30" w16cid:durableId="932277135">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U1MTMzMjMyMjI3NDFV0lEKTi0uzszPAykwrAUAZHQNoCwAAAA="/>
  </w:docVars>
  <w:rsids>
    <w:rsidRoot w:val="004C2678"/>
    <w:rsid w:val="00001142"/>
    <w:rsid w:val="0000244D"/>
    <w:rsid w:val="00002A16"/>
    <w:rsid w:val="00003946"/>
    <w:rsid w:val="00005FBE"/>
    <w:rsid w:val="00006EB5"/>
    <w:rsid w:val="00007C33"/>
    <w:rsid w:val="00014298"/>
    <w:rsid w:val="00015C45"/>
    <w:rsid w:val="00016A7B"/>
    <w:rsid w:val="00020C10"/>
    <w:rsid w:val="00022D41"/>
    <w:rsid w:val="00025750"/>
    <w:rsid w:val="00026900"/>
    <w:rsid w:val="00027C25"/>
    <w:rsid w:val="000302C1"/>
    <w:rsid w:val="000304B1"/>
    <w:rsid w:val="00031A56"/>
    <w:rsid w:val="00034EA1"/>
    <w:rsid w:val="00035C84"/>
    <w:rsid w:val="00035DDD"/>
    <w:rsid w:val="00036B9A"/>
    <w:rsid w:val="00037112"/>
    <w:rsid w:val="00037542"/>
    <w:rsid w:val="00037690"/>
    <w:rsid w:val="0004049F"/>
    <w:rsid w:val="0004096A"/>
    <w:rsid w:val="00040FA2"/>
    <w:rsid w:val="0004350E"/>
    <w:rsid w:val="00043714"/>
    <w:rsid w:val="00043B03"/>
    <w:rsid w:val="0004572B"/>
    <w:rsid w:val="00045DD1"/>
    <w:rsid w:val="0004727C"/>
    <w:rsid w:val="00047536"/>
    <w:rsid w:val="00051A52"/>
    <w:rsid w:val="00051D8C"/>
    <w:rsid w:val="00051E50"/>
    <w:rsid w:val="00052C2F"/>
    <w:rsid w:val="000530BD"/>
    <w:rsid w:val="000566AB"/>
    <w:rsid w:val="00057244"/>
    <w:rsid w:val="000604F3"/>
    <w:rsid w:val="00063C2D"/>
    <w:rsid w:val="00063C7F"/>
    <w:rsid w:val="0006469E"/>
    <w:rsid w:val="00064F86"/>
    <w:rsid w:val="00064FA1"/>
    <w:rsid w:val="00065799"/>
    <w:rsid w:val="00065E76"/>
    <w:rsid w:val="000660A2"/>
    <w:rsid w:val="00066450"/>
    <w:rsid w:val="00067AD1"/>
    <w:rsid w:val="00067C5D"/>
    <w:rsid w:val="00067F42"/>
    <w:rsid w:val="000706F2"/>
    <w:rsid w:val="00070784"/>
    <w:rsid w:val="00071DE2"/>
    <w:rsid w:val="00072EEC"/>
    <w:rsid w:val="00073402"/>
    <w:rsid w:val="000734EA"/>
    <w:rsid w:val="00073ACD"/>
    <w:rsid w:val="00077676"/>
    <w:rsid w:val="00080BB5"/>
    <w:rsid w:val="00080C2A"/>
    <w:rsid w:val="00080C5D"/>
    <w:rsid w:val="0008243A"/>
    <w:rsid w:val="0008301B"/>
    <w:rsid w:val="0008378B"/>
    <w:rsid w:val="00084054"/>
    <w:rsid w:val="00084397"/>
    <w:rsid w:val="00085573"/>
    <w:rsid w:val="00085591"/>
    <w:rsid w:val="000871F6"/>
    <w:rsid w:val="00087C1C"/>
    <w:rsid w:val="00092900"/>
    <w:rsid w:val="00092CD3"/>
    <w:rsid w:val="00092ED1"/>
    <w:rsid w:val="000931CF"/>
    <w:rsid w:val="00093CB2"/>
    <w:rsid w:val="0009462C"/>
    <w:rsid w:val="00094C41"/>
    <w:rsid w:val="00094C45"/>
    <w:rsid w:val="000A0DFA"/>
    <w:rsid w:val="000A20EC"/>
    <w:rsid w:val="000A29BB"/>
    <w:rsid w:val="000A34AF"/>
    <w:rsid w:val="000A3665"/>
    <w:rsid w:val="000A397A"/>
    <w:rsid w:val="000A41DD"/>
    <w:rsid w:val="000A4393"/>
    <w:rsid w:val="000A56B5"/>
    <w:rsid w:val="000A5EC6"/>
    <w:rsid w:val="000A6BEB"/>
    <w:rsid w:val="000A74C7"/>
    <w:rsid w:val="000B0F2A"/>
    <w:rsid w:val="000B122D"/>
    <w:rsid w:val="000B1DEC"/>
    <w:rsid w:val="000B2141"/>
    <w:rsid w:val="000B3C5C"/>
    <w:rsid w:val="000B4422"/>
    <w:rsid w:val="000B4F52"/>
    <w:rsid w:val="000B4FA2"/>
    <w:rsid w:val="000B4FC0"/>
    <w:rsid w:val="000B7F6E"/>
    <w:rsid w:val="000C009E"/>
    <w:rsid w:val="000C12AC"/>
    <w:rsid w:val="000C13DB"/>
    <w:rsid w:val="000C707F"/>
    <w:rsid w:val="000D092B"/>
    <w:rsid w:val="000D17CF"/>
    <w:rsid w:val="000D18A6"/>
    <w:rsid w:val="000D1A13"/>
    <w:rsid w:val="000D1C98"/>
    <w:rsid w:val="000D1D0A"/>
    <w:rsid w:val="000D1F4C"/>
    <w:rsid w:val="000D25D3"/>
    <w:rsid w:val="000D2C62"/>
    <w:rsid w:val="000D4A61"/>
    <w:rsid w:val="000D5898"/>
    <w:rsid w:val="000D5DEE"/>
    <w:rsid w:val="000D6B6F"/>
    <w:rsid w:val="000E0AD9"/>
    <w:rsid w:val="000E13D9"/>
    <w:rsid w:val="000E15C4"/>
    <w:rsid w:val="000E2F5D"/>
    <w:rsid w:val="000E5232"/>
    <w:rsid w:val="000F0EED"/>
    <w:rsid w:val="000F0EFA"/>
    <w:rsid w:val="000F1D0F"/>
    <w:rsid w:val="000F3BD4"/>
    <w:rsid w:val="000F4F6D"/>
    <w:rsid w:val="000F5C8A"/>
    <w:rsid w:val="000F65F7"/>
    <w:rsid w:val="000F7E61"/>
    <w:rsid w:val="00103760"/>
    <w:rsid w:val="00104D4A"/>
    <w:rsid w:val="00105604"/>
    <w:rsid w:val="001058B0"/>
    <w:rsid w:val="00105985"/>
    <w:rsid w:val="00105C7A"/>
    <w:rsid w:val="00107039"/>
    <w:rsid w:val="0011163A"/>
    <w:rsid w:val="00111ED2"/>
    <w:rsid w:val="001132D8"/>
    <w:rsid w:val="001136CF"/>
    <w:rsid w:val="00114C82"/>
    <w:rsid w:val="00115A85"/>
    <w:rsid w:val="001166CC"/>
    <w:rsid w:val="00116EF2"/>
    <w:rsid w:val="0011773B"/>
    <w:rsid w:val="00120F0D"/>
    <w:rsid w:val="00124844"/>
    <w:rsid w:val="00124CA3"/>
    <w:rsid w:val="00125E35"/>
    <w:rsid w:val="001266B6"/>
    <w:rsid w:val="00126AF7"/>
    <w:rsid w:val="00127497"/>
    <w:rsid w:val="001306E5"/>
    <w:rsid w:val="00130B58"/>
    <w:rsid w:val="00132E51"/>
    <w:rsid w:val="001371AE"/>
    <w:rsid w:val="001375F7"/>
    <w:rsid w:val="00137CC7"/>
    <w:rsid w:val="00137D6C"/>
    <w:rsid w:val="00140CC4"/>
    <w:rsid w:val="0014126B"/>
    <w:rsid w:val="00141F64"/>
    <w:rsid w:val="001421D1"/>
    <w:rsid w:val="00142895"/>
    <w:rsid w:val="00144190"/>
    <w:rsid w:val="001445FA"/>
    <w:rsid w:val="0014667D"/>
    <w:rsid w:val="0014671B"/>
    <w:rsid w:val="0014742F"/>
    <w:rsid w:val="001479FD"/>
    <w:rsid w:val="001501F9"/>
    <w:rsid w:val="00150628"/>
    <w:rsid w:val="001540A2"/>
    <w:rsid w:val="001541C8"/>
    <w:rsid w:val="001542BC"/>
    <w:rsid w:val="00154A1D"/>
    <w:rsid w:val="00155576"/>
    <w:rsid w:val="001562C7"/>
    <w:rsid w:val="0015638C"/>
    <w:rsid w:val="0015731F"/>
    <w:rsid w:val="001635A9"/>
    <w:rsid w:val="00166AED"/>
    <w:rsid w:val="00166CD1"/>
    <w:rsid w:val="00167F42"/>
    <w:rsid w:val="00170156"/>
    <w:rsid w:val="00170367"/>
    <w:rsid w:val="001717B8"/>
    <w:rsid w:val="00172C7E"/>
    <w:rsid w:val="00175512"/>
    <w:rsid w:val="001756EF"/>
    <w:rsid w:val="001757B2"/>
    <w:rsid w:val="00175893"/>
    <w:rsid w:val="00176903"/>
    <w:rsid w:val="00177464"/>
    <w:rsid w:val="00181A76"/>
    <w:rsid w:val="00181AFD"/>
    <w:rsid w:val="00182CAF"/>
    <w:rsid w:val="00183685"/>
    <w:rsid w:val="00184A77"/>
    <w:rsid w:val="00186C1A"/>
    <w:rsid w:val="00190874"/>
    <w:rsid w:val="00190CA6"/>
    <w:rsid w:val="00190D45"/>
    <w:rsid w:val="00192891"/>
    <w:rsid w:val="00192F39"/>
    <w:rsid w:val="00194200"/>
    <w:rsid w:val="00196BBD"/>
    <w:rsid w:val="00196D42"/>
    <w:rsid w:val="001976E2"/>
    <w:rsid w:val="001A1C0A"/>
    <w:rsid w:val="001A2598"/>
    <w:rsid w:val="001A3D42"/>
    <w:rsid w:val="001A5515"/>
    <w:rsid w:val="001A6DD6"/>
    <w:rsid w:val="001B03D2"/>
    <w:rsid w:val="001B29B6"/>
    <w:rsid w:val="001B329F"/>
    <w:rsid w:val="001B32D6"/>
    <w:rsid w:val="001B4BC1"/>
    <w:rsid w:val="001B4BD4"/>
    <w:rsid w:val="001B7368"/>
    <w:rsid w:val="001B7AF6"/>
    <w:rsid w:val="001C3406"/>
    <w:rsid w:val="001C3C7D"/>
    <w:rsid w:val="001C4CBD"/>
    <w:rsid w:val="001D0A96"/>
    <w:rsid w:val="001D7DB5"/>
    <w:rsid w:val="001E1EB2"/>
    <w:rsid w:val="001E28D8"/>
    <w:rsid w:val="001E326A"/>
    <w:rsid w:val="001E34D8"/>
    <w:rsid w:val="001E3626"/>
    <w:rsid w:val="001E36AF"/>
    <w:rsid w:val="001E3FCB"/>
    <w:rsid w:val="001E442B"/>
    <w:rsid w:val="001E5639"/>
    <w:rsid w:val="001E74B8"/>
    <w:rsid w:val="001E7757"/>
    <w:rsid w:val="001F0A31"/>
    <w:rsid w:val="001F1921"/>
    <w:rsid w:val="001F221E"/>
    <w:rsid w:val="001F3079"/>
    <w:rsid w:val="001F40B2"/>
    <w:rsid w:val="001F4C83"/>
    <w:rsid w:val="001F5576"/>
    <w:rsid w:val="001F72D6"/>
    <w:rsid w:val="00201578"/>
    <w:rsid w:val="00201CDA"/>
    <w:rsid w:val="00202BD0"/>
    <w:rsid w:val="002077F6"/>
    <w:rsid w:val="00207994"/>
    <w:rsid w:val="00213716"/>
    <w:rsid w:val="00215208"/>
    <w:rsid w:val="00215330"/>
    <w:rsid w:val="002157EB"/>
    <w:rsid w:val="00221E28"/>
    <w:rsid w:val="00222A3E"/>
    <w:rsid w:val="0022321E"/>
    <w:rsid w:val="002240CB"/>
    <w:rsid w:val="00224D59"/>
    <w:rsid w:val="00226BB7"/>
    <w:rsid w:val="00226CF7"/>
    <w:rsid w:val="00227495"/>
    <w:rsid w:val="00230BAB"/>
    <w:rsid w:val="00230BDE"/>
    <w:rsid w:val="0023173F"/>
    <w:rsid w:val="0023214F"/>
    <w:rsid w:val="00232B13"/>
    <w:rsid w:val="00233016"/>
    <w:rsid w:val="00233F93"/>
    <w:rsid w:val="0023414D"/>
    <w:rsid w:val="00235009"/>
    <w:rsid w:val="0024053F"/>
    <w:rsid w:val="00241910"/>
    <w:rsid w:val="0024373E"/>
    <w:rsid w:val="00245ADB"/>
    <w:rsid w:val="00247AC7"/>
    <w:rsid w:val="002545AE"/>
    <w:rsid w:val="0025591B"/>
    <w:rsid w:val="0025669B"/>
    <w:rsid w:val="00257F7E"/>
    <w:rsid w:val="002607F5"/>
    <w:rsid w:val="002613E2"/>
    <w:rsid w:val="00262C27"/>
    <w:rsid w:val="00263AED"/>
    <w:rsid w:val="00263C69"/>
    <w:rsid w:val="00263FDD"/>
    <w:rsid w:val="002642B5"/>
    <w:rsid w:val="00267331"/>
    <w:rsid w:val="002709D9"/>
    <w:rsid w:val="00272F40"/>
    <w:rsid w:val="0027450A"/>
    <w:rsid w:val="002748F8"/>
    <w:rsid w:val="00274FB7"/>
    <w:rsid w:val="002753DC"/>
    <w:rsid w:val="00275A21"/>
    <w:rsid w:val="00275A4E"/>
    <w:rsid w:val="00276B9C"/>
    <w:rsid w:val="002776C7"/>
    <w:rsid w:val="00280923"/>
    <w:rsid w:val="0028104A"/>
    <w:rsid w:val="0028280C"/>
    <w:rsid w:val="00282C82"/>
    <w:rsid w:val="00282E78"/>
    <w:rsid w:val="0028374D"/>
    <w:rsid w:val="00283993"/>
    <w:rsid w:val="00286219"/>
    <w:rsid w:val="002874EF"/>
    <w:rsid w:val="00290383"/>
    <w:rsid w:val="00290F8F"/>
    <w:rsid w:val="00291AD9"/>
    <w:rsid w:val="00292368"/>
    <w:rsid w:val="00292C88"/>
    <w:rsid w:val="00292D5F"/>
    <w:rsid w:val="002931F2"/>
    <w:rsid w:val="0029349B"/>
    <w:rsid w:val="00295510"/>
    <w:rsid w:val="00295AE2"/>
    <w:rsid w:val="00296805"/>
    <w:rsid w:val="002A095D"/>
    <w:rsid w:val="002A0DFD"/>
    <w:rsid w:val="002A15A1"/>
    <w:rsid w:val="002A4527"/>
    <w:rsid w:val="002A682D"/>
    <w:rsid w:val="002A73B9"/>
    <w:rsid w:val="002B02E0"/>
    <w:rsid w:val="002B1FCD"/>
    <w:rsid w:val="002B2819"/>
    <w:rsid w:val="002B2AB4"/>
    <w:rsid w:val="002B2B2A"/>
    <w:rsid w:val="002B3F64"/>
    <w:rsid w:val="002B6FD8"/>
    <w:rsid w:val="002B7E9E"/>
    <w:rsid w:val="002C172C"/>
    <w:rsid w:val="002C194C"/>
    <w:rsid w:val="002C24A9"/>
    <w:rsid w:val="002C2CE6"/>
    <w:rsid w:val="002C2D32"/>
    <w:rsid w:val="002C6AE2"/>
    <w:rsid w:val="002C757A"/>
    <w:rsid w:val="002C7978"/>
    <w:rsid w:val="002D37A2"/>
    <w:rsid w:val="002D476A"/>
    <w:rsid w:val="002D54E8"/>
    <w:rsid w:val="002D60D1"/>
    <w:rsid w:val="002D68E5"/>
    <w:rsid w:val="002D7AE8"/>
    <w:rsid w:val="002E2E07"/>
    <w:rsid w:val="002E381F"/>
    <w:rsid w:val="002E3F59"/>
    <w:rsid w:val="002E4624"/>
    <w:rsid w:val="002E46D7"/>
    <w:rsid w:val="002E4D78"/>
    <w:rsid w:val="002E5007"/>
    <w:rsid w:val="002E5BC1"/>
    <w:rsid w:val="002E602E"/>
    <w:rsid w:val="002E693B"/>
    <w:rsid w:val="002E6BA5"/>
    <w:rsid w:val="002E7DE6"/>
    <w:rsid w:val="002F0825"/>
    <w:rsid w:val="002F0D8A"/>
    <w:rsid w:val="002F0DAD"/>
    <w:rsid w:val="002F0F46"/>
    <w:rsid w:val="002F0FF0"/>
    <w:rsid w:val="002F131B"/>
    <w:rsid w:val="002F2C61"/>
    <w:rsid w:val="002F48E7"/>
    <w:rsid w:val="002F4B34"/>
    <w:rsid w:val="002F4BE6"/>
    <w:rsid w:val="002F50DC"/>
    <w:rsid w:val="002F6F02"/>
    <w:rsid w:val="003005FB"/>
    <w:rsid w:val="00302556"/>
    <w:rsid w:val="00302AF8"/>
    <w:rsid w:val="00302C49"/>
    <w:rsid w:val="00303402"/>
    <w:rsid w:val="00303604"/>
    <w:rsid w:val="00304F12"/>
    <w:rsid w:val="00305331"/>
    <w:rsid w:val="00305BCF"/>
    <w:rsid w:val="00305E4D"/>
    <w:rsid w:val="003072F5"/>
    <w:rsid w:val="00307A01"/>
    <w:rsid w:val="00307A7C"/>
    <w:rsid w:val="00310F4C"/>
    <w:rsid w:val="003115ED"/>
    <w:rsid w:val="00313B0F"/>
    <w:rsid w:val="00314312"/>
    <w:rsid w:val="0031438B"/>
    <w:rsid w:val="00314B00"/>
    <w:rsid w:val="00315557"/>
    <w:rsid w:val="00315A20"/>
    <w:rsid w:val="00317C34"/>
    <w:rsid w:val="003207C8"/>
    <w:rsid w:val="003211B4"/>
    <w:rsid w:val="0032138A"/>
    <w:rsid w:val="0032172E"/>
    <w:rsid w:val="0032323D"/>
    <w:rsid w:val="00323A80"/>
    <w:rsid w:val="00323CC9"/>
    <w:rsid w:val="00325B87"/>
    <w:rsid w:val="00326C1A"/>
    <w:rsid w:val="003305A7"/>
    <w:rsid w:val="0033107C"/>
    <w:rsid w:val="00331339"/>
    <w:rsid w:val="00332B7C"/>
    <w:rsid w:val="00333309"/>
    <w:rsid w:val="00333FC2"/>
    <w:rsid w:val="003369DC"/>
    <w:rsid w:val="00337A49"/>
    <w:rsid w:val="00340A30"/>
    <w:rsid w:val="0034360C"/>
    <w:rsid w:val="003436E8"/>
    <w:rsid w:val="00343711"/>
    <w:rsid w:val="00343872"/>
    <w:rsid w:val="00345441"/>
    <w:rsid w:val="003459F3"/>
    <w:rsid w:val="00345CEF"/>
    <w:rsid w:val="003462C7"/>
    <w:rsid w:val="00346BE1"/>
    <w:rsid w:val="00351383"/>
    <w:rsid w:val="0035160B"/>
    <w:rsid w:val="003524B5"/>
    <w:rsid w:val="00354875"/>
    <w:rsid w:val="0035691F"/>
    <w:rsid w:val="003574B5"/>
    <w:rsid w:val="003578A8"/>
    <w:rsid w:val="003628BC"/>
    <w:rsid w:val="0036427B"/>
    <w:rsid w:val="0036461A"/>
    <w:rsid w:val="003647A6"/>
    <w:rsid w:val="00365C07"/>
    <w:rsid w:val="00366724"/>
    <w:rsid w:val="00367CE0"/>
    <w:rsid w:val="00370C6A"/>
    <w:rsid w:val="00371ADF"/>
    <w:rsid w:val="00372008"/>
    <w:rsid w:val="003724D7"/>
    <w:rsid w:val="0037529C"/>
    <w:rsid w:val="00375404"/>
    <w:rsid w:val="00375C56"/>
    <w:rsid w:val="0037628B"/>
    <w:rsid w:val="00376F85"/>
    <w:rsid w:val="003772FC"/>
    <w:rsid w:val="00381958"/>
    <w:rsid w:val="0038415C"/>
    <w:rsid w:val="00384CE5"/>
    <w:rsid w:val="003856B0"/>
    <w:rsid w:val="003857CB"/>
    <w:rsid w:val="00390E7F"/>
    <w:rsid w:val="00391D3A"/>
    <w:rsid w:val="003932D5"/>
    <w:rsid w:val="00394B7F"/>
    <w:rsid w:val="003951B3"/>
    <w:rsid w:val="00395B40"/>
    <w:rsid w:val="00396EDD"/>
    <w:rsid w:val="0039700F"/>
    <w:rsid w:val="00397028"/>
    <w:rsid w:val="00397A28"/>
    <w:rsid w:val="003A1ACA"/>
    <w:rsid w:val="003A269B"/>
    <w:rsid w:val="003A371A"/>
    <w:rsid w:val="003A3C52"/>
    <w:rsid w:val="003A44E8"/>
    <w:rsid w:val="003A6304"/>
    <w:rsid w:val="003A72F1"/>
    <w:rsid w:val="003A7A26"/>
    <w:rsid w:val="003B0223"/>
    <w:rsid w:val="003B0412"/>
    <w:rsid w:val="003B15EA"/>
    <w:rsid w:val="003B19F1"/>
    <w:rsid w:val="003B2516"/>
    <w:rsid w:val="003B2FBF"/>
    <w:rsid w:val="003B45C4"/>
    <w:rsid w:val="003B6FB1"/>
    <w:rsid w:val="003C23FA"/>
    <w:rsid w:val="003C5907"/>
    <w:rsid w:val="003C74CD"/>
    <w:rsid w:val="003C76E5"/>
    <w:rsid w:val="003D0D84"/>
    <w:rsid w:val="003D20B9"/>
    <w:rsid w:val="003D25CD"/>
    <w:rsid w:val="003D549E"/>
    <w:rsid w:val="003D7A63"/>
    <w:rsid w:val="003D7E59"/>
    <w:rsid w:val="003E0846"/>
    <w:rsid w:val="003E4A39"/>
    <w:rsid w:val="003E4CAB"/>
    <w:rsid w:val="003E6EA3"/>
    <w:rsid w:val="003F0321"/>
    <w:rsid w:val="003F15BC"/>
    <w:rsid w:val="003F25FB"/>
    <w:rsid w:val="003F2F1F"/>
    <w:rsid w:val="003F3FA5"/>
    <w:rsid w:val="00401579"/>
    <w:rsid w:val="00401801"/>
    <w:rsid w:val="0040201D"/>
    <w:rsid w:val="0040321B"/>
    <w:rsid w:val="004051F1"/>
    <w:rsid w:val="0040655F"/>
    <w:rsid w:val="00407060"/>
    <w:rsid w:val="00407384"/>
    <w:rsid w:val="004100CD"/>
    <w:rsid w:val="00411620"/>
    <w:rsid w:val="00415947"/>
    <w:rsid w:val="00416135"/>
    <w:rsid w:val="004169E4"/>
    <w:rsid w:val="00416DFD"/>
    <w:rsid w:val="00417CE7"/>
    <w:rsid w:val="00417FE6"/>
    <w:rsid w:val="00420DFB"/>
    <w:rsid w:val="0042121E"/>
    <w:rsid w:val="00421DC6"/>
    <w:rsid w:val="0042265B"/>
    <w:rsid w:val="004239BA"/>
    <w:rsid w:val="00424BB3"/>
    <w:rsid w:val="00427F2D"/>
    <w:rsid w:val="00430330"/>
    <w:rsid w:val="004310D8"/>
    <w:rsid w:val="004313F1"/>
    <w:rsid w:val="0043154F"/>
    <w:rsid w:val="0043490C"/>
    <w:rsid w:val="00437CFD"/>
    <w:rsid w:val="00437F23"/>
    <w:rsid w:val="00437F9B"/>
    <w:rsid w:val="00441966"/>
    <w:rsid w:val="0044305C"/>
    <w:rsid w:val="0044347E"/>
    <w:rsid w:val="00444470"/>
    <w:rsid w:val="00444B2B"/>
    <w:rsid w:val="004457AA"/>
    <w:rsid w:val="00446FB5"/>
    <w:rsid w:val="0045186D"/>
    <w:rsid w:val="0045198E"/>
    <w:rsid w:val="00452519"/>
    <w:rsid w:val="00452B1B"/>
    <w:rsid w:val="00452D69"/>
    <w:rsid w:val="004535EE"/>
    <w:rsid w:val="00455099"/>
    <w:rsid w:val="004607BC"/>
    <w:rsid w:val="00460FEA"/>
    <w:rsid w:val="004643FB"/>
    <w:rsid w:val="00464F29"/>
    <w:rsid w:val="004711BE"/>
    <w:rsid w:val="00472D9B"/>
    <w:rsid w:val="004731C9"/>
    <w:rsid w:val="004738FE"/>
    <w:rsid w:val="00476AF7"/>
    <w:rsid w:val="00480E57"/>
    <w:rsid w:val="004842F9"/>
    <w:rsid w:val="004844AD"/>
    <w:rsid w:val="004847B4"/>
    <w:rsid w:val="00485501"/>
    <w:rsid w:val="00487AD2"/>
    <w:rsid w:val="00487E59"/>
    <w:rsid w:val="00490B92"/>
    <w:rsid w:val="00491A03"/>
    <w:rsid w:val="0049276D"/>
    <w:rsid w:val="00492842"/>
    <w:rsid w:val="004928BF"/>
    <w:rsid w:val="00493C36"/>
    <w:rsid w:val="00493E5D"/>
    <w:rsid w:val="00494624"/>
    <w:rsid w:val="00494889"/>
    <w:rsid w:val="004951EB"/>
    <w:rsid w:val="00496548"/>
    <w:rsid w:val="00496C65"/>
    <w:rsid w:val="00496C8B"/>
    <w:rsid w:val="0049712B"/>
    <w:rsid w:val="00497AF0"/>
    <w:rsid w:val="004A22F0"/>
    <w:rsid w:val="004A26DB"/>
    <w:rsid w:val="004A2914"/>
    <w:rsid w:val="004A4416"/>
    <w:rsid w:val="004A48E1"/>
    <w:rsid w:val="004A5494"/>
    <w:rsid w:val="004A601F"/>
    <w:rsid w:val="004A6CF4"/>
    <w:rsid w:val="004A6F9A"/>
    <w:rsid w:val="004A7261"/>
    <w:rsid w:val="004A7A52"/>
    <w:rsid w:val="004B09B7"/>
    <w:rsid w:val="004B2B9F"/>
    <w:rsid w:val="004B3B1A"/>
    <w:rsid w:val="004B489E"/>
    <w:rsid w:val="004B7654"/>
    <w:rsid w:val="004B7F00"/>
    <w:rsid w:val="004C2678"/>
    <w:rsid w:val="004C2CC9"/>
    <w:rsid w:val="004C2E16"/>
    <w:rsid w:val="004C4965"/>
    <w:rsid w:val="004C4D54"/>
    <w:rsid w:val="004C5A87"/>
    <w:rsid w:val="004C7A22"/>
    <w:rsid w:val="004D017A"/>
    <w:rsid w:val="004D0229"/>
    <w:rsid w:val="004D0DE6"/>
    <w:rsid w:val="004D1571"/>
    <w:rsid w:val="004D257F"/>
    <w:rsid w:val="004D27FE"/>
    <w:rsid w:val="004D3156"/>
    <w:rsid w:val="004D34EE"/>
    <w:rsid w:val="004D428D"/>
    <w:rsid w:val="004D6328"/>
    <w:rsid w:val="004E1791"/>
    <w:rsid w:val="004E2D65"/>
    <w:rsid w:val="004E2F70"/>
    <w:rsid w:val="004E3DD9"/>
    <w:rsid w:val="004E4E09"/>
    <w:rsid w:val="004E5151"/>
    <w:rsid w:val="004E572C"/>
    <w:rsid w:val="004E61BC"/>
    <w:rsid w:val="004E7EE9"/>
    <w:rsid w:val="004F13D5"/>
    <w:rsid w:val="004F378E"/>
    <w:rsid w:val="004F3B64"/>
    <w:rsid w:val="004F4543"/>
    <w:rsid w:val="004F5284"/>
    <w:rsid w:val="004F662F"/>
    <w:rsid w:val="004F6F7A"/>
    <w:rsid w:val="0050025B"/>
    <w:rsid w:val="00500780"/>
    <w:rsid w:val="00500A6E"/>
    <w:rsid w:val="0050306F"/>
    <w:rsid w:val="00503792"/>
    <w:rsid w:val="00503924"/>
    <w:rsid w:val="00503D82"/>
    <w:rsid w:val="00505E75"/>
    <w:rsid w:val="005065C4"/>
    <w:rsid w:val="0050693B"/>
    <w:rsid w:val="005074A2"/>
    <w:rsid w:val="00507833"/>
    <w:rsid w:val="0051054E"/>
    <w:rsid w:val="0051111A"/>
    <w:rsid w:val="005116CC"/>
    <w:rsid w:val="00511BD3"/>
    <w:rsid w:val="005126A7"/>
    <w:rsid w:val="005126F2"/>
    <w:rsid w:val="00512E1B"/>
    <w:rsid w:val="005133E1"/>
    <w:rsid w:val="00513CBE"/>
    <w:rsid w:val="00514ACF"/>
    <w:rsid w:val="00515AAD"/>
    <w:rsid w:val="00515D9C"/>
    <w:rsid w:val="0051659B"/>
    <w:rsid w:val="00516DDF"/>
    <w:rsid w:val="00520E53"/>
    <w:rsid w:val="00522F1C"/>
    <w:rsid w:val="00523479"/>
    <w:rsid w:val="00523991"/>
    <w:rsid w:val="00524112"/>
    <w:rsid w:val="0052526A"/>
    <w:rsid w:val="00526302"/>
    <w:rsid w:val="00527C03"/>
    <w:rsid w:val="005313DD"/>
    <w:rsid w:val="00532FC4"/>
    <w:rsid w:val="0053337E"/>
    <w:rsid w:val="00535A59"/>
    <w:rsid w:val="00535CBE"/>
    <w:rsid w:val="005369F4"/>
    <w:rsid w:val="00541353"/>
    <w:rsid w:val="00543397"/>
    <w:rsid w:val="00543D64"/>
    <w:rsid w:val="00543FD0"/>
    <w:rsid w:val="0054411F"/>
    <w:rsid w:val="005466B1"/>
    <w:rsid w:val="0054707D"/>
    <w:rsid w:val="0054772F"/>
    <w:rsid w:val="00550837"/>
    <w:rsid w:val="0055090B"/>
    <w:rsid w:val="00550DC1"/>
    <w:rsid w:val="00551E42"/>
    <w:rsid w:val="005524E1"/>
    <w:rsid w:val="00552E6F"/>
    <w:rsid w:val="0055330A"/>
    <w:rsid w:val="005539D0"/>
    <w:rsid w:val="00553FFF"/>
    <w:rsid w:val="00555DD8"/>
    <w:rsid w:val="00560413"/>
    <w:rsid w:val="00562091"/>
    <w:rsid w:val="00562442"/>
    <w:rsid w:val="00564E05"/>
    <w:rsid w:val="005656E3"/>
    <w:rsid w:val="00566D04"/>
    <w:rsid w:val="00570969"/>
    <w:rsid w:val="005726BE"/>
    <w:rsid w:val="0057508C"/>
    <w:rsid w:val="0057584D"/>
    <w:rsid w:val="00575E41"/>
    <w:rsid w:val="00576FB3"/>
    <w:rsid w:val="005775A8"/>
    <w:rsid w:val="00580B42"/>
    <w:rsid w:val="00580FCE"/>
    <w:rsid w:val="00583B17"/>
    <w:rsid w:val="0058572D"/>
    <w:rsid w:val="00587C18"/>
    <w:rsid w:val="0059110C"/>
    <w:rsid w:val="00593698"/>
    <w:rsid w:val="0059380F"/>
    <w:rsid w:val="00597C08"/>
    <w:rsid w:val="00597EA6"/>
    <w:rsid w:val="005A0757"/>
    <w:rsid w:val="005A1725"/>
    <w:rsid w:val="005A2C4A"/>
    <w:rsid w:val="005A2C84"/>
    <w:rsid w:val="005A3FC8"/>
    <w:rsid w:val="005A559E"/>
    <w:rsid w:val="005A5FEF"/>
    <w:rsid w:val="005A6071"/>
    <w:rsid w:val="005A67EA"/>
    <w:rsid w:val="005A7C38"/>
    <w:rsid w:val="005A7C84"/>
    <w:rsid w:val="005B169C"/>
    <w:rsid w:val="005B2187"/>
    <w:rsid w:val="005B3984"/>
    <w:rsid w:val="005B3AE5"/>
    <w:rsid w:val="005B4237"/>
    <w:rsid w:val="005B5D56"/>
    <w:rsid w:val="005C1BE0"/>
    <w:rsid w:val="005C26EA"/>
    <w:rsid w:val="005C30C2"/>
    <w:rsid w:val="005C348E"/>
    <w:rsid w:val="005C3EC3"/>
    <w:rsid w:val="005C3EFC"/>
    <w:rsid w:val="005C4759"/>
    <w:rsid w:val="005C6CBB"/>
    <w:rsid w:val="005C7F8A"/>
    <w:rsid w:val="005D093D"/>
    <w:rsid w:val="005D1102"/>
    <w:rsid w:val="005D2982"/>
    <w:rsid w:val="005D4F99"/>
    <w:rsid w:val="005D544A"/>
    <w:rsid w:val="005D5F30"/>
    <w:rsid w:val="005D67DB"/>
    <w:rsid w:val="005D7C40"/>
    <w:rsid w:val="005E1DA7"/>
    <w:rsid w:val="005E1EA7"/>
    <w:rsid w:val="005E24E7"/>
    <w:rsid w:val="005E2636"/>
    <w:rsid w:val="005E48DA"/>
    <w:rsid w:val="005E53D3"/>
    <w:rsid w:val="005E5DF8"/>
    <w:rsid w:val="005E661A"/>
    <w:rsid w:val="005E6D18"/>
    <w:rsid w:val="005E6F7E"/>
    <w:rsid w:val="005F090F"/>
    <w:rsid w:val="005F0D01"/>
    <w:rsid w:val="005F1E92"/>
    <w:rsid w:val="005F2031"/>
    <w:rsid w:val="005F2ADA"/>
    <w:rsid w:val="005F5093"/>
    <w:rsid w:val="005F5BD6"/>
    <w:rsid w:val="005F7348"/>
    <w:rsid w:val="00602082"/>
    <w:rsid w:val="00602136"/>
    <w:rsid w:val="00603F45"/>
    <w:rsid w:val="00605603"/>
    <w:rsid w:val="0060640F"/>
    <w:rsid w:val="0060675D"/>
    <w:rsid w:val="00610AE3"/>
    <w:rsid w:val="00613A1E"/>
    <w:rsid w:val="00613ECD"/>
    <w:rsid w:val="006149D4"/>
    <w:rsid w:val="00616B44"/>
    <w:rsid w:val="00617881"/>
    <w:rsid w:val="0062019F"/>
    <w:rsid w:val="006206EE"/>
    <w:rsid w:val="00621375"/>
    <w:rsid w:val="006226F3"/>
    <w:rsid w:val="0062294B"/>
    <w:rsid w:val="0062305D"/>
    <w:rsid w:val="00623A67"/>
    <w:rsid w:val="00623E3E"/>
    <w:rsid w:val="00625ABD"/>
    <w:rsid w:val="00625E55"/>
    <w:rsid w:val="00625FCF"/>
    <w:rsid w:val="00626106"/>
    <w:rsid w:val="00626463"/>
    <w:rsid w:val="00626F78"/>
    <w:rsid w:val="0062752E"/>
    <w:rsid w:val="00630C35"/>
    <w:rsid w:val="00630DB4"/>
    <w:rsid w:val="00631A15"/>
    <w:rsid w:val="00632355"/>
    <w:rsid w:val="00632570"/>
    <w:rsid w:val="00632687"/>
    <w:rsid w:val="00632716"/>
    <w:rsid w:val="0063423E"/>
    <w:rsid w:val="00634B65"/>
    <w:rsid w:val="00636368"/>
    <w:rsid w:val="00636700"/>
    <w:rsid w:val="00636DE8"/>
    <w:rsid w:val="00637838"/>
    <w:rsid w:val="00640992"/>
    <w:rsid w:val="00643387"/>
    <w:rsid w:val="00643D6B"/>
    <w:rsid w:val="00644304"/>
    <w:rsid w:val="006444C1"/>
    <w:rsid w:val="0064582E"/>
    <w:rsid w:val="00646637"/>
    <w:rsid w:val="00646D89"/>
    <w:rsid w:val="00647C99"/>
    <w:rsid w:val="0065350F"/>
    <w:rsid w:val="0065393C"/>
    <w:rsid w:val="00653E2F"/>
    <w:rsid w:val="00654289"/>
    <w:rsid w:val="00654CE4"/>
    <w:rsid w:val="006552AC"/>
    <w:rsid w:val="006600DA"/>
    <w:rsid w:val="00661217"/>
    <w:rsid w:val="00661317"/>
    <w:rsid w:val="00662470"/>
    <w:rsid w:val="00662D51"/>
    <w:rsid w:val="00664534"/>
    <w:rsid w:val="0066587D"/>
    <w:rsid w:val="0066658E"/>
    <w:rsid w:val="00666757"/>
    <w:rsid w:val="00666E3F"/>
    <w:rsid w:val="00667756"/>
    <w:rsid w:val="00670820"/>
    <w:rsid w:val="00670FC8"/>
    <w:rsid w:val="006714EA"/>
    <w:rsid w:val="006716EA"/>
    <w:rsid w:val="006725CC"/>
    <w:rsid w:val="006754BE"/>
    <w:rsid w:val="00680FFE"/>
    <w:rsid w:val="00681C14"/>
    <w:rsid w:val="00681CD4"/>
    <w:rsid w:val="00682716"/>
    <w:rsid w:val="006852B7"/>
    <w:rsid w:val="006871C8"/>
    <w:rsid w:val="00687746"/>
    <w:rsid w:val="00687AE4"/>
    <w:rsid w:val="00687D56"/>
    <w:rsid w:val="00690272"/>
    <w:rsid w:val="00691854"/>
    <w:rsid w:val="00692050"/>
    <w:rsid w:val="0069210D"/>
    <w:rsid w:val="006949E0"/>
    <w:rsid w:val="0069605F"/>
    <w:rsid w:val="006A0DC7"/>
    <w:rsid w:val="006A25C5"/>
    <w:rsid w:val="006A31A6"/>
    <w:rsid w:val="006A3398"/>
    <w:rsid w:val="006A49E0"/>
    <w:rsid w:val="006A4A2A"/>
    <w:rsid w:val="006A569D"/>
    <w:rsid w:val="006A7973"/>
    <w:rsid w:val="006B0C3D"/>
    <w:rsid w:val="006B18DF"/>
    <w:rsid w:val="006B25D6"/>
    <w:rsid w:val="006B28FE"/>
    <w:rsid w:val="006B524A"/>
    <w:rsid w:val="006B71DE"/>
    <w:rsid w:val="006B74F8"/>
    <w:rsid w:val="006C0946"/>
    <w:rsid w:val="006C0EEF"/>
    <w:rsid w:val="006C1075"/>
    <w:rsid w:val="006C1236"/>
    <w:rsid w:val="006C1844"/>
    <w:rsid w:val="006C1D1F"/>
    <w:rsid w:val="006C21D4"/>
    <w:rsid w:val="006C35AD"/>
    <w:rsid w:val="006C3EF7"/>
    <w:rsid w:val="006C40D3"/>
    <w:rsid w:val="006C425E"/>
    <w:rsid w:val="006C5E4A"/>
    <w:rsid w:val="006C69D0"/>
    <w:rsid w:val="006C6A46"/>
    <w:rsid w:val="006D02E8"/>
    <w:rsid w:val="006D0713"/>
    <w:rsid w:val="006D0A1B"/>
    <w:rsid w:val="006D19E9"/>
    <w:rsid w:val="006D1B2D"/>
    <w:rsid w:val="006D2203"/>
    <w:rsid w:val="006D2301"/>
    <w:rsid w:val="006D34D8"/>
    <w:rsid w:val="006E0A41"/>
    <w:rsid w:val="006E0C96"/>
    <w:rsid w:val="006E113D"/>
    <w:rsid w:val="006E1BBF"/>
    <w:rsid w:val="006E21BD"/>
    <w:rsid w:val="006E32E3"/>
    <w:rsid w:val="006E373B"/>
    <w:rsid w:val="006E41F4"/>
    <w:rsid w:val="006E4DFF"/>
    <w:rsid w:val="006E75BC"/>
    <w:rsid w:val="006F0FB0"/>
    <w:rsid w:val="006F2636"/>
    <w:rsid w:val="006F441C"/>
    <w:rsid w:val="006F76B5"/>
    <w:rsid w:val="00700DF8"/>
    <w:rsid w:val="0070491C"/>
    <w:rsid w:val="00704BE2"/>
    <w:rsid w:val="007061B8"/>
    <w:rsid w:val="00706B90"/>
    <w:rsid w:val="00710186"/>
    <w:rsid w:val="007108B8"/>
    <w:rsid w:val="007118FA"/>
    <w:rsid w:val="00711A5B"/>
    <w:rsid w:val="00712C06"/>
    <w:rsid w:val="00713B9A"/>
    <w:rsid w:val="00714141"/>
    <w:rsid w:val="007144F7"/>
    <w:rsid w:val="00715635"/>
    <w:rsid w:val="00715B01"/>
    <w:rsid w:val="00715D31"/>
    <w:rsid w:val="00716317"/>
    <w:rsid w:val="0071658D"/>
    <w:rsid w:val="00716A8F"/>
    <w:rsid w:val="0072033B"/>
    <w:rsid w:val="0072093D"/>
    <w:rsid w:val="00720AFA"/>
    <w:rsid w:val="007211D5"/>
    <w:rsid w:val="00724122"/>
    <w:rsid w:val="00730748"/>
    <w:rsid w:val="00731131"/>
    <w:rsid w:val="00733918"/>
    <w:rsid w:val="007344DC"/>
    <w:rsid w:val="0073533C"/>
    <w:rsid w:val="007373A9"/>
    <w:rsid w:val="007401E0"/>
    <w:rsid w:val="00742012"/>
    <w:rsid w:val="00743E55"/>
    <w:rsid w:val="0074533B"/>
    <w:rsid w:val="00747379"/>
    <w:rsid w:val="00750D6C"/>
    <w:rsid w:val="0075262A"/>
    <w:rsid w:val="00752FEE"/>
    <w:rsid w:val="007537C9"/>
    <w:rsid w:val="007547F3"/>
    <w:rsid w:val="0075667F"/>
    <w:rsid w:val="007573B3"/>
    <w:rsid w:val="00761840"/>
    <w:rsid w:val="007618BB"/>
    <w:rsid w:val="00762199"/>
    <w:rsid w:val="00762624"/>
    <w:rsid w:val="00762DA5"/>
    <w:rsid w:val="007635F8"/>
    <w:rsid w:val="00763A81"/>
    <w:rsid w:val="00763E55"/>
    <w:rsid w:val="007644AB"/>
    <w:rsid w:val="0076545B"/>
    <w:rsid w:val="007654F3"/>
    <w:rsid w:val="00765A22"/>
    <w:rsid w:val="00766B83"/>
    <w:rsid w:val="007670E9"/>
    <w:rsid w:val="00767D5A"/>
    <w:rsid w:val="007705C7"/>
    <w:rsid w:val="00771069"/>
    <w:rsid w:val="007711FF"/>
    <w:rsid w:val="007732C7"/>
    <w:rsid w:val="00773881"/>
    <w:rsid w:val="00774AAF"/>
    <w:rsid w:val="007750A7"/>
    <w:rsid w:val="0077568C"/>
    <w:rsid w:val="0077583C"/>
    <w:rsid w:val="00775C15"/>
    <w:rsid w:val="00776025"/>
    <w:rsid w:val="007778F6"/>
    <w:rsid w:val="00782EAB"/>
    <w:rsid w:val="007846AB"/>
    <w:rsid w:val="00787338"/>
    <w:rsid w:val="00787821"/>
    <w:rsid w:val="007910A9"/>
    <w:rsid w:val="00793531"/>
    <w:rsid w:val="00793669"/>
    <w:rsid w:val="007936A2"/>
    <w:rsid w:val="0079396B"/>
    <w:rsid w:val="007948F5"/>
    <w:rsid w:val="007963FD"/>
    <w:rsid w:val="00796674"/>
    <w:rsid w:val="007A0551"/>
    <w:rsid w:val="007A0723"/>
    <w:rsid w:val="007A0F4F"/>
    <w:rsid w:val="007A17F2"/>
    <w:rsid w:val="007A18F7"/>
    <w:rsid w:val="007A2206"/>
    <w:rsid w:val="007A7570"/>
    <w:rsid w:val="007A7F9A"/>
    <w:rsid w:val="007B3133"/>
    <w:rsid w:val="007B42B6"/>
    <w:rsid w:val="007B4F3A"/>
    <w:rsid w:val="007B70D7"/>
    <w:rsid w:val="007B7344"/>
    <w:rsid w:val="007C021B"/>
    <w:rsid w:val="007C0F75"/>
    <w:rsid w:val="007C1507"/>
    <w:rsid w:val="007C187A"/>
    <w:rsid w:val="007C2CEB"/>
    <w:rsid w:val="007C4290"/>
    <w:rsid w:val="007C58F4"/>
    <w:rsid w:val="007C5C91"/>
    <w:rsid w:val="007C752D"/>
    <w:rsid w:val="007C79E3"/>
    <w:rsid w:val="007D017F"/>
    <w:rsid w:val="007D27CD"/>
    <w:rsid w:val="007D546B"/>
    <w:rsid w:val="007D68C0"/>
    <w:rsid w:val="007E1191"/>
    <w:rsid w:val="007E26EE"/>
    <w:rsid w:val="007E2939"/>
    <w:rsid w:val="007E2B10"/>
    <w:rsid w:val="007E3539"/>
    <w:rsid w:val="007E4C76"/>
    <w:rsid w:val="007E4F3F"/>
    <w:rsid w:val="007E4FFF"/>
    <w:rsid w:val="007E5975"/>
    <w:rsid w:val="007E5BE3"/>
    <w:rsid w:val="007E6169"/>
    <w:rsid w:val="007E7825"/>
    <w:rsid w:val="007E7C99"/>
    <w:rsid w:val="007F08B7"/>
    <w:rsid w:val="007F1EAF"/>
    <w:rsid w:val="007F3112"/>
    <w:rsid w:val="007F33FE"/>
    <w:rsid w:val="007F3F4B"/>
    <w:rsid w:val="007F4885"/>
    <w:rsid w:val="007F512F"/>
    <w:rsid w:val="007F7116"/>
    <w:rsid w:val="007F7FB0"/>
    <w:rsid w:val="008029EC"/>
    <w:rsid w:val="008030A7"/>
    <w:rsid w:val="008036C7"/>
    <w:rsid w:val="00804901"/>
    <w:rsid w:val="0080491C"/>
    <w:rsid w:val="00804E1F"/>
    <w:rsid w:val="0080578B"/>
    <w:rsid w:val="008078B1"/>
    <w:rsid w:val="0081369A"/>
    <w:rsid w:val="00813E04"/>
    <w:rsid w:val="00815D3D"/>
    <w:rsid w:val="0081687F"/>
    <w:rsid w:val="00817923"/>
    <w:rsid w:val="00820056"/>
    <w:rsid w:val="00822901"/>
    <w:rsid w:val="008234FA"/>
    <w:rsid w:val="008267AE"/>
    <w:rsid w:val="00826AE3"/>
    <w:rsid w:val="00827817"/>
    <w:rsid w:val="00830704"/>
    <w:rsid w:val="00830A1E"/>
    <w:rsid w:val="00830C7C"/>
    <w:rsid w:val="00832CCF"/>
    <w:rsid w:val="00834180"/>
    <w:rsid w:val="00834AA3"/>
    <w:rsid w:val="0083530E"/>
    <w:rsid w:val="00835F67"/>
    <w:rsid w:val="0083664C"/>
    <w:rsid w:val="00844A51"/>
    <w:rsid w:val="00845583"/>
    <w:rsid w:val="0084597F"/>
    <w:rsid w:val="00847044"/>
    <w:rsid w:val="00847AAE"/>
    <w:rsid w:val="00847FAD"/>
    <w:rsid w:val="0085018F"/>
    <w:rsid w:val="00851442"/>
    <w:rsid w:val="008516C8"/>
    <w:rsid w:val="00851DC7"/>
    <w:rsid w:val="0085238D"/>
    <w:rsid w:val="00855550"/>
    <w:rsid w:val="0085561E"/>
    <w:rsid w:val="008556E1"/>
    <w:rsid w:val="00855C4F"/>
    <w:rsid w:val="00856BB1"/>
    <w:rsid w:val="00857D54"/>
    <w:rsid w:val="00860122"/>
    <w:rsid w:val="00860284"/>
    <w:rsid w:val="00861B53"/>
    <w:rsid w:val="00862281"/>
    <w:rsid w:val="00865150"/>
    <w:rsid w:val="008669DC"/>
    <w:rsid w:val="00866C82"/>
    <w:rsid w:val="0086742E"/>
    <w:rsid w:val="00870975"/>
    <w:rsid w:val="00872856"/>
    <w:rsid w:val="00872FDB"/>
    <w:rsid w:val="00874AD4"/>
    <w:rsid w:val="00875F17"/>
    <w:rsid w:val="00875F37"/>
    <w:rsid w:val="00876078"/>
    <w:rsid w:val="00876713"/>
    <w:rsid w:val="008767F0"/>
    <w:rsid w:val="00877117"/>
    <w:rsid w:val="00880496"/>
    <w:rsid w:val="00880563"/>
    <w:rsid w:val="0088104E"/>
    <w:rsid w:val="00881960"/>
    <w:rsid w:val="00882042"/>
    <w:rsid w:val="00882139"/>
    <w:rsid w:val="008826A0"/>
    <w:rsid w:val="00882C27"/>
    <w:rsid w:val="00882FED"/>
    <w:rsid w:val="008836B1"/>
    <w:rsid w:val="008838D2"/>
    <w:rsid w:val="00883D81"/>
    <w:rsid w:val="008841A1"/>
    <w:rsid w:val="008846A7"/>
    <w:rsid w:val="008868C2"/>
    <w:rsid w:val="0088696B"/>
    <w:rsid w:val="008912B3"/>
    <w:rsid w:val="00891EE4"/>
    <w:rsid w:val="00892E8E"/>
    <w:rsid w:val="008934B6"/>
    <w:rsid w:val="00894C95"/>
    <w:rsid w:val="008972C8"/>
    <w:rsid w:val="008A078F"/>
    <w:rsid w:val="008A1DBA"/>
    <w:rsid w:val="008A2282"/>
    <w:rsid w:val="008A2E0D"/>
    <w:rsid w:val="008A314E"/>
    <w:rsid w:val="008A4BF3"/>
    <w:rsid w:val="008A4C1D"/>
    <w:rsid w:val="008A5700"/>
    <w:rsid w:val="008A5ED3"/>
    <w:rsid w:val="008A69EB"/>
    <w:rsid w:val="008B041F"/>
    <w:rsid w:val="008B2478"/>
    <w:rsid w:val="008B3014"/>
    <w:rsid w:val="008B3C64"/>
    <w:rsid w:val="008B3C8B"/>
    <w:rsid w:val="008B4A8D"/>
    <w:rsid w:val="008B64A7"/>
    <w:rsid w:val="008B6778"/>
    <w:rsid w:val="008B69D0"/>
    <w:rsid w:val="008B7837"/>
    <w:rsid w:val="008B7B62"/>
    <w:rsid w:val="008C188E"/>
    <w:rsid w:val="008C192F"/>
    <w:rsid w:val="008C2E51"/>
    <w:rsid w:val="008C3817"/>
    <w:rsid w:val="008C685D"/>
    <w:rsid w:val="008D000E"/>
    <w:rsid w:val="008D17FC"/>
    <w:rsid w:val="008D4379"/>
    <w:rsid w:val="008D49B5"/>
    <w:rsid w:val="008D504F"/>
    <w:rsid w:val="008E0807"/>
    <w:rsid w:val="008E0D70"/>
    <w:rsid w:val="008E0D87"/>
    <w:rsid w:val="008E1C64"/>
    <w:rsid w:val="008E4840"/>
    <w:rsid w:val="008E5286"/>
    <w:rsid w:val="008E5DE9"/>
    <w:rsid w:val="008E5F6C"/>
    <w:rsid w:val="008E6C83"/>
    <w:rsid w:val="008E7C58"/>
    <w:rsid w:val="008F0674"/>
    <w:rsid w:val="008F14C1"/>
    <w:rsid w:val="008F25C0"/>
    <w:rsid w:val="008F2ED6"/>
    <w:rsid w:val="0090032C"/>
    <w:rsid w:val="009020C2"/>
    <w:rsid w:val="00903084"/>
    <w:rsid w:val="00904CEC"/>
    <w:rsid w:val="00905E11"/>
    <w:rsid w:val="00907B71"/>
    <w:rsid w:val="00907C4A"/>
    <w:rsid w:val="00907ECB"/>
    <w:rsid w:val="00911245"/>
    <w:rsid w:val="00911B04"/>
    <w:rsid w:val="00912499"/>
    <w:rsid w:val="00913702"/>
    <w:rsid w:val="00914288"/>
    <w:rsid w:val="00914569"/>
    <w:rsid w:val="009160F3"/>
    <w:rsid w:val="009166C6"/>
    <w:rsid w:val="00917681"/>
    <w:rsid w:val="00917DD9"/>
    <w:rsid w:val="00917F47"/>
    <w:rsid w:val="009223C4"/>
    <w:rsid w:val="00922413"/>
    <w:rsid w:val="0092362F"/>
    <w:rsid w:val="009242F1"/>
    <w:rsid w:val="0092458C"/>
    <w:rsid w:val="00926A56"/>
    <w:rsid w:val="009272BC"/>
    <w:rsid w:val="00930627"/>
    <w:rsid w:val="00930867"/>
    <w:rsid w:val="009328B5"/>
    <w:rsid w:val="0093359D"/>
    <w:rsid w:val="00933F01"/>
    <w:rsid w:val="00935956"/>
    <w:rsid w:val="0094129B"/>
    <w:rsid w:val="00941B79"/>
    <w:rsid w:val="009427E2"/>
    <w:rsid w:val="0094368C"/>
    <w:rsid w:val="00943BCF"/>
    <w:rsid w:val="009469B4"/>
    <w:rsid w:val="009471FF"/>
    <w:rsid w:val="009477FF"/>
    <w:rsid w:val="00947D53"/>
    <w:rsid w:val="009518DF"/>
    <w:rsid w:val="009522AA"/>
    <w:rsid w:val="00952FCE"/>
    <w:rsid w:val="009533F8"/>
    <w:rsid w:val="00953555"/>
    <w:rsid w:val="00953FE8"/>
    <w:rsid w:val="00954052"/>
    <w:rsid w:val="009540EA"/>
    <w:rsid w:val="00960970"/>
    <w:rsid w:val="00962BE1"/>
    <w:rsid w:val="0096565B"/>
    <w:rsid w:val="00967069"/>
    <w:rsid w:val="0097220D"/>
    <w:rsid w:val="009728D8"/>
    <w:rsid w:val="00972CB1"/>
    <w:rsid w:val="00972D77"/>
    <w:rsid w:val="00973D4F"/>
    <w:rsid w:val="00976BE3"/>
    <w:rsid w:val="0097783F"/>
    <w:rsid w:val="0098088F"/>
    <w:rsid w:val="00980F9D"/>
    <w:rsid w:val="00982F28"/>
    <w:rsid w:val="009836AB"/>
    <w:rsid w:val="00984E31"/>
    <w:rsid w:val="00987774"/>
    <w:rsid w:val="0099152D"/>
    <w:rsid w:val="00992484"/>
    <w:rsid w:val="00993589"/>
    <w:rsid w:val="00993BE5"/>
    <w:rsid w:val="00995335"/>
    <w:rsid w:val="009967A4"/>
    <w:rsid w:val="009970A4"/>
    <w:rsid w:val="00997605"/>
    <w:rsid w:val="009976C5"/>
    <w:rsid w:val="009A0009"/>
    <w:rsid w:val="009A004F"/>
    <w:rsid w:val="009A0BFB"/>
    <w:rsid w:val="009A3A06"/>
    <w:rsid w:val="009A43EF"/>
    <w:rsid w:val="009A5E31"/>
    <w:rsid w:val="009A6FF8"/>
    <w:rsid w:val="009B18BD"/>
    <w:rsid w:val="009B2751"/>
    <w:rsid w:val="009B3018"/>
    <w:rsid w:val="009B463E"/>
    <w:rsid w:val="009B4931"/>
    <w:rsid w:val="009B5B8D"/>
    <w:rsid w:val="009B5C21"/>
    <w:rsid w:val="009B61C8"/>
    <w:rsid w:val="009B69BD"/>
    <w:rsid w:val="009C016C"/>
    <w:rsid w:val="009C10A5"/>
    <w:rsid w:val="009C10B6"/>
    <w:rsid w:val="009C29E9"/>
    <w:rsid w:val="009C3BA9"/>
    <w:rsid w:val="009C62A9"/>
    <w:rsid w:val="009C62FA"/>
    <w:rsid w:val="009C78A3"/>
    <w:rsid w:val="009D01F8"/>
    <w:rsid w:val="009D0424"/>
    <w:rsid w:val="009D0CA4"/>
    <w:rsid w:val="009D470B"/>
    <w:rsid w:val="009D5277"/>
    <w:rsid w:val="009D61F5"/>
    <w:rsid w:val="009D7109"/>
    <w:rsid w:val="009D76CB"/>
    <w:rsid w:val="009E04E5"/>
    <w:rsid w:val="009E18EC"/>
    <w:rsid w:val="009E1AEF"/>
    <w:rsid w:val="009E2411"/>
    <w:rsid w:val="009E46AA"/>
    <w:rsid w:val="009E5108"/>
    <w:rsid w:val="009E5126"/>
    <w:rsid w:val="009E618B"/>
    <w:rsid w:val="009E6E30"/>
    <w:rsid w:val="009F0595"/>
    <w:rsid w:val="009F156C"/>
    <w:rsid w:val="009F15EE"/>
    <w:rsid w:val="009F2DD4"/>
    <w:rsid w:val="009F47BF"/>
    <w:rsid w:val="009F4D96"/>
    <w:rsid w:val="009F5264"/>
    <w:rsid w:val="009F62C1"/>
    <w:rsid w:val="009F77B1"/>
    <w:rsid w:val="009F7C6D"/>
    <w:rsid w:val="00A00013"/>
    <w:rsid w:val="00A0537E"/>
    <w:rsid w:val="00A11853"/>
    <w:rsid w:val="00A12AE2"/>
    <w:rsid w:val="00A13C7D"/>
    <w:rsid w:val="00A13F60"/>
    <w:rsid w:val="00A1422F"/>
    <w:rsid w:val="00A15154"/>
    <w:rsid w:val="00A153F9"/>
    <w:rsid w:val="00A15635"/>
    <w:rsid w:val="00A15A1E"/>
    <w:rsid w:val="00A17FA6"/>
    <w:rsid w:val="00A20D68"/>
    <w:rsid w:val="00A20FDE"/>
    <w:rsid w:val="00A2360F"/>
    <w:rsid w:val="00A256E8"/>
    <w:rsid w:val="00A2669C"/>
    <w:rsid w:val="00A267E4"/>
    <w:rsid w:val="00A26EDE"/>
    <w:rsid w:val="00A279B0"/>
    <w:rsid w:val="00A30A3C"/>
    <w:rsid w:val="00A333D6"/>
    <w:rsid w:val="00A35628"/>
    <w:rsid w:val="00A37AAE"/>
    <w:rsid w:val="00A4059E"/>
    <w:rsid w:val="00A40741"/>
    <w:rsid w:val="00A411F4"/>
    <w:rsid w:val="00A41C8B"/>
    <w:rsid w:val="00A42B0F"/>
    <w:rsid w:val="00A4348D"/>
    <w:rsid w:val="00A43DE9"/>
    <w:rsid w:val="00A43E57"/>
    <w:rsid w:val="00A44122"/>
    <w:rsid w:val="00A451C4"/>
    <w:rsid w:val="00A455B8"/>
    <w:rsid w:val="00A45639"/>
    <w:rsid w:val="00A45D54"/>
    <w:rsid w:val="00A45F76"/>
    <w:rsid w:val="00A45FD4"/>
    <w:rsid w:val="00A46ED5"/>
    <w:rsid w:val="00A501FE"/>
    <w:rsid w:val="00A51F91"/>
    <w:rsid w:val="00A51FB6"/>
    <w:rsid w:val="00A521BA"/>
    <w:rsid w:val="00A526C5"/>
    <w:rsid w:val="00A52FE4"/>
    <w:rsid w:val="00A540B9"/>
    <w:rsid w:val="00A570BD"/>
    <w:rsid w:val="00A576BB"/>
    <w:rsid w:val="00A5784C"/>
    <w:rsid w:val="00A607B6"/>
    <w:rsid w:val="00A6284D"/>
    <w:rsid w:val="00A629AE"/>
    <w:rsid w:val="00A637F7"/>
    <w:rsid w:val="00A64479"/>
    <w:rsid w:val="00A646A8"/>
    <w:rsid w:val="00A67BA4"/>
    <w:rsid w:val="00A67F20"/>
    <w:rsid w:val="00A7023E"/>
    <w:rsid w:val="00A70478"/>
    <w:rsid w:val="00A70E32"/>
    <w:rsid w:val="00A71900"/>
    <w:rsid w:val="00A73D29"/>
    <w:rsid w:val="00A74668"/>
    <w:rsid w:val="00A75CAF"/>
    <w:rsid w:val="00A80286"/>
    <w:rsid w:val="00A80334"/>
    <w:rsid w:val="00A8037E"/>
    <w:rsid w:val="00A80FBC"/>
    <w:rsid w:val="00A82415"/>
    <w:rsid w:val="00A825F9"/>
    <w:rsid w:val="00A83ED7"/>
    <w:rsid w:val="00A84576"/>
    <w:rsid w:val="00A8483B"/>
    <w:rsid w:val="00A84C3D"/>
    <w:rsid w:val="00A87377"/>
    <w:rsid w:val="00A87C67"/>
    <w:rsid w:val="00A90791"/>
    <w:rsid w:val="00A926FE"/>
    <w:rsid w:val="00A93E8F"/>
    <w:rsid w:val="00A94AA0"/>
    <w:rsid w:val="00A95317"/>
    <w:rsid w:val="00A9582C"/>
    <w:rsid w:val="00A961DC"/>
    <w:rsid w:val="00A96250"/>
    <w:rsid w:val="00A96890"/>
    <w:rsid w:val="00A96F47"/>
    <w:rsid w:val="00A9795A"/>
    <w:rsid w:val="00AA0A40"/>
    <w:rsid w:val="00AA0D47"/>
    <w:rsid w:val="00AA2253"/>
    <w:rsid w:val="00AA2ADD"/>
    <w:rsid w:val="00AA37E1"/>
    <w:rsid w:val="00AA3B27"/>
    <w:rsid w:val="00AA5133"/>
    <w:rsid w:val="00AA6C1D"/>
    <w:rsid w:val="00AA7A8A"/>
    <w:rsid w:val="00AB01BE"/>
    <w:rsid w:val="00AB09F2"/>
    <w:rsid w:val="00AB0E3C"/>
    <w:rsid w:val="00AB1401"/>
    <w:rsid w:val="00AB1505"/>
    <w:rsid w:val="00AB292A"/>
    <w:rsid w:val="00AB2954"/>
    <w:rsid w:val="00AB29AB"/>
    <w:rsid w:val="00AB518E"/>
    <w:rsid w:val="00AB540F"/>
    <w:rsid w:val="00AB7953"/>
    <w:rsid w:val="00AC07B3"/>
    <w:rsid w:val="00AC0A2B"/>
    <w:rsid w:val="00AC2999"/>
    <w:rsid w:val="00AC2AEB"/>
    <w:rsid w:val="00AC3439"/>
    <w:rsid w:val="00AC5213"/>
    <w:rsid w:val="00AC5F67"/>
    <w:rsid w:val="00AC67F7"/>
    <w:rsid w:val="00AC6931"/>
    <w:rsid w:val="00AC7E34"/>
    <w:rsid w:val="00AC7FD3"/>
    <w:rsid w:val="00AD1739"/>
    <w:rsid w:val="00AD20D3"/>
    <w:rsid w:val="00AD5C85"/>
    <w:rsid w:val="00AD6006"/>
    <w:rsid w:val="00AD627A"/>
    <w:rsid w:val="00AE1350"/>
    <w:rsid w:val="00AE1FA5"/>
    <w:rsid w:val="00AE25F5"/>
    <w:rsid w:val="00AE40FF"/>
    <w:rsid w:val="00AE4378"/>
    <w:rsid w:val="00AE4DD4"/>
    <w:rsid w:val="00AE5026"/>
    <w:rsid w:val="00AE5773"/>
    <w:rsid w:val="00AE63C4"/>
    <w:rsid w:val="00AE68AF"/>
    <w:rsid w:val="00AF117E"/>
    <w:rsid w:val="00AF12D2"/>
    <w:rsid w:val="00AF14A4"/>
    <w:rsid w:val="00AF1CBA"/>
    <w:rsid w:val="00AF242A"/>
    <w:rsid w:val="00AF28EE"/>
    <w:rsid w:val="00AF2FCC"/>
    <w:rsid w:val="00AF3F7E"/>
    <w:rsid w:val="00B0087F"/>
    <w:rsid w:val="00B00EC5"/>
    <w:rsid w:val="00B02184"/>
    <w:rsid w:val="00B04C24"/>
    <w:rsid w:val="00B14A23"/>
    <w:rsid w:val="00B160D1"/>
    <w:rsid w:val="00B16443"/>
    <w:rsid w:val="00B167D8"/>
    <w:rsid w:val="00B16A15"/>
    <w:rsid w:val="00B16B85"/>
    <w:rsid w:val="00B16BFF"/>
    <w:rsid w:val="00B21C40"/>
    <w:rsid w:val="00B22809"/>
    <w:rsid w:val="00B24250"/>
    <w:rsid w:val="00B2481E"/>
    <w:rsid w:val="00B26FA4"/>
    <w:rsid w:val="00B27B4E"/>
    <w:rsid w:val="00B31C67"/>
    <w:rsid w:val="00B3261C"/>
    <w:rsid w:val="00B32665"/>
    <w:rsid w:val="00B353AB"/>
    <w:rsid w:val="00B363CC"/>
    <w:rsid w:val="00B40AAC"/>
    <w:rsid w:val="00B45DCE"/>
    <w:rsid w:val="00B503AB"/>
    <w:rsid w:val="00B50D7F"/>
    <w:rsid w:val="00B51AD1"/>
    <w:rsid w:val="00B54F25"/>
    <w:rsid w:val="00B554D7"/>
    <w:rsid w:val="00B5575D"/>
    <w:rsid w:val="00B55D11"/>
    <w:rsid w:val="00B55D16"/>
    <w:rsid w:val="00B5763A"/>
    <w:rsid w:val="00B60EF5"/>
    <w:rsid w:val="00B62049"/>
    <w:rsid w:val="00B6309B"/>
    <w:rsid w:val="00B636D8"/>
    <w:rsid w:val="00B64BB8"/>
    <w:rsid w:val="00B6578F"/>
    <w:rsid w:val="00B658FB"/>
    <w:rsid w:val="00B66AC4"/>
    <w:rsid w:val="00B679FB"/>
    <w:rsid w:val="00B7228B"/>
    <w:rsid w:val="00B72F61"/>
    <w:rsid w:val="00B72F92"/>
    <w:rsid w:val="00B732E2"/>
    <w:rsid w:val="00B73767"/>
    <w:rsid w:val="00B74060"/>
    <w:rsid w:val="00B74600"/>
    <w:rsid w:val="00B7460C"/>
    <w:rsid w:val="00B74D08"/>
    <w:rsid w:val="00B75DD1"/>
    <w:rsid w:val="00B75EA2"/>
    <w:rsid w:val="00B76B1E"/>
    <w:rsid w:val="00B77C3B"/>
    <w:rsid w:val="00B802BC"/>
    <w:rsid w:val="00B80BAC"/>
    <w:rsid w:val="00B80C76"/>
    <w:rsid w:val="00B81E26"/>
    <w:rsid w:val="00B8284A"/>
    <w:rsid w:val="00B82A10"/>
    <w:rsid w:val="00B835B9"/>
    <w:rsid w:val="00B854B3"/>
    <w:rsid w:val="00B86720"/>
    <w:rsid w:val="00B868D6"/>
    <w:rsid w:val="00B86D88"/>
    <w:rsid w:val="00B87A1F"/>
    <w:rsid w:val="00B905C6"/>
    <w:rsid w:val="00B9225C"/>
    <w:rsid w:val="00B944F1"/>
    <w:rsid w:val="00B96ECD"/>
    <w:rsid w:val="00B96FEE"/>
    <w:rsid w:val="00B97169"/>
    <w:rsid w:val="00B977EA"/>
    <w:rsid w:val="00BA04D7"/>
    <w:rsid w:val="00BA0DCF"/>
    <w:rsid w:val="00BA20EA"/>
    <w:rsid w:val="00BA2526"/>
    <w:rsid w:val="00BA2681"/>
    <w:rsid w:val="00BA2D4A"/>
    <w:rsid w:val="00BA3EEF"/>
    <w:rsid w:val="00BA4CE4"/>
    <w:rsid w:val="00BA726A"/>
    <w:rsid w:val="00BA75A3"/>
    <w:rsid w:val="00BB0216"/>
    <w:rsid w:val="00BB0226"/>
    <w:rsid w:val="00BB05BF"/>
    <w:rsid w:val="00BB1596"/>
    <w:rsid w:val="00BB40C7"/>
    <w:rsid w:val="00BB492E"/>
    <w:rsid w:val="00BB4C9D"/>
    <w:rsid w:val="00BB5043"/>
    <w:rsid w:val="00BB5555"/>
    <w:rsid w:val="00BB55F9"/>
    <w:rsid w:val="00BB7411"/>
    <w:rsid w:val="00BB7506"/>
    <w:rsid w:val="00BC05B5"/>
    <w:rsid w:val="00BC0A33"/>
    <w:rsid w:val="00BC1A4A"/>
    <w:rsid w:val="00BC1CB8"/>
    <w:rsid w:val="00BC35A7"/>
    <w:rsid w:val="00BC3986"/>
    <w:rsid w:val="00BC4260"/>
    <w:rsid w:val="00BD0438"/>
    <w:rsid w:val="00BD07BB"/>
    <w:rsid w:val="00BD1DCB"/>
    <w:rsid w:val="00BD2424"/>
    <w:rsid w:val="00BD38C0"/>
    <w:rsid w:val="00BD5577"/>
    <w:rsid w:val="00BD5AE6"/>
    <w:rsid w:val="00BD63D8"/>
    <w:rsid w:val="00BD70C9"/>
    <w:rsid w:val="00BD75EA"/>
    <w:rsid w:val="00BE0CFB"/>
    <w:rsid w:val="00BE1A36"/>
    <w:rsid w:val="00BE2837"/>
    <w:rsid w:val="00BE4312"/>
    <w:rsid w:val="00BE48CC"/>
    <w:rsid w:val="00BE6E4A"/>
    <w:rsid w:val="00BE7600"/>
    <w:rsid w:val="00BF0943"/>
    <w:rsid w:val="00BF113C"/>
    <w:rsid w:val="00BF17F5"/>
    <w:rsid w:val="00BF29A2"/>
    <w:rsid w:val="00BF391F"/>
    <w:rsid w:val="00C006EF"/>
    <w:rsid w:val="00C00E07"/>
    <w:rsid w:val="00C00E95"/>
    <w:rsid w:val="00C00F09"/>
    <w:rsid w:val="00C0260D"/>
    <w:rsid w:val="00C0337C"/>
    <w:rsid w:val="00C03702"/>
    <w:rsid w:val="00C03CA6"/>
    <w:rsid w:val="00C04945"/>
    <w:rsid w:val="00C068C8"/>
    <w:rsid w:val="00C079D6"/>
    <w:rsid w:val="00C07C85"/>
    <w:rsid w:val="00C10A65"/>
    <w:rsid w:val="00C11191"/>
    <w:rsid w:val="00C13BAE"/>
    <w:rsid w:val="00C16668"/>
    <w:rsid w:val="00C16ABC"/>
    <w:rsid w:val="00C17900"/>
    <w:rsid w:val="00C20C42"/>
    <w:rsid w:val="00C2193C"/>
    <w:rsid w:val="00C2234E"/>
    <w:rsid w:val="00C22EC2"/>
    <w:rsid w:val="00C2318C"/>
    <w:rsid w:val="00C2587D"/>
    <w:rsid w:val="00C2631B"/>
    <w:rsid w:val="00C263CC"/>
    <w:rsid w:val="00C26C4D"/>
    <w:rsid w:val="00C26D46"/>
    <w:rsid w:val="00C30070"/>
    <w:rsid w:val="00C30C7C"/>
    <w:rsid w:val="00C30E09"/>
    <w:rsid w:val="00C30E11"/>
    <w:rsid w:val="00C318F0"/>
    <w:rsid w:val="00C32900"/>
    <w:rsid w:val="00C32909"/>
    <w:rsid w:val="00C331CC"/>
    <w:rsid w:val="00C33B64"/>
    <w:rsid w:val="00C34C2F"/>
    <w:rsid w:val="00C34FC1"/>
    <w:rsid w:val="00C35436"/>
    <w:rsid w:val="00C35D1D"/>
    <w:rsid w:val="00C35EA1"/>
    <w:rsid w:val="00C36A2D"/>
    <w:rsid w:val="00C37046"/>
    <w:rsid w:val="00C376CC"/>
    <w:rsid w:val="00C402B4"/>
    <w:rsid w:val="00C42A71"/>
    <w:rsid w:val="00C4389A"/>
    <w:rsid w:val="00C43E56"/>
    <w:rsid w:val="00C45A7E"/>
    <w:rsid w:val="00C4738F"/>
    <w:rsid w:val="00C51432"/>
    <w:rsid w:val="00C520C4"/>
    <w:rsid w:val="00C52989"/>
    <w:rsid w:val="00C52EBA"/>
    <w:rsid w:val="00C542F4"/>
    <w:rsid w:val="00C567DB"/>
    <w:rsid w:val="00C56D08"/>
    <w:rsid w:val="00C5796F"/>
    <w:rsid w:val="00C606D5"/>
    <w:rsid w:val="00C60707"/>
    <w:rsid w:val="00C60F7D"/>
    <w:rsid w:val="00C61597"/>
    <w:rsid w:val="00C61E9F"/>
    <w:rsid w:val="00C644E8"/>
    <w:rsid w:val="00C64E56"/>
    <w:rsid w:val="00C66268"/>
    <w:rsid w:val="00C66997"/>
    <w:rsid w:val="00C66A9A"/>
    <w:rsid w:val="00C67D2A"/>
    <w:rsid w:val="00C71386"/>
    <w:rsid w:val="00C715C7"/>
    <w:rsid w:val="00C7169D"/>
    <w:rsid w:val="00C72953"/>
    <w:rsid w:val="00C7457F"/>
    <w:rsid w:val="00C758AE"/>
    <w:rsid w:val="00C758F3"/>
    <w:rsid w:val="00C760EE"/>
    <w:rsid w:val="00C76D79"/>
    <w:rsid w:val="00C77E94"/>
    <w:rsid w:val="00C8037F"/>
    <w:rsid w:val="00C8158D"/>
    <w:rsid w:val="00C82B5A"/>
    <w:rsid w:val="00C8520A"/>
    <w:rsid w:val="00C85B17"/>
    <w:rsid w:val="00C874E4"/>
    <w:rsid w:val="00C95729"/>
    <w:rsid w:val="00C95C2D"/>
    <w:rsid w:val="00C95EB8"/>
    <w:rsid w:val="00C965AA"/>
    <w:rsid w:val="00C96603"/>
    <w:rsid w:val="00C96EC2"/>
    <w:rsid w:val="00CA04EB"/>
    <w:rsid w:val="00CA0A3E"/>
    <w:rsid w:val="00CA2477"/>
    <w:rsid w:val="00CA2F91"/>
    <w:rsid w:val="00CA6711"/>
    <w:rsid w:val="00CA693B"/>
    <w:rsid w:val="00CA794F"/>
    <w:rsid w:val="00CB0B93"/>
    <w:rsid w:val="00CB1260"/>
    <w:rsid w:val="00CB27FB"/>
    <w:rsid w:val="00CB2C9F"/>
    <w:rsid w:val="00CB6648"/>
    <w:rsid w:val="00CB6787"/>
    <w:rsid w:val="00CB7901"/>
    <w:rsid w:val="00CC023F"/>
    <w:rsid w:val="00CC0C7F"/>
    <w:rsid w:val="00CC0E21"/>
    <w:rsid w:val="00CC0E5C"/>
    <w:rsid w:val="00CC14EB"/>
    <w:rsid w:val="00CC2CB4"/>
    <w:rsid w:val="00CC3383"/>
    <w:rsid w:val="00CC461E"/>
    <w:rsid w:val="00CC51E7"/>
    <w:rsid w:val="00CC5F5F"/>
    <w:rsid w:val="00CC7791"/>
    <w:rsid w:val="00CD1D5F"/>
    <w:rsid w:val="00CD41F5"/>
    <w:rsid w:val="00CD5E07"/>
    <w:rsid w:val="00CD707E"/>
    <w:rsid w:val="00CD709F"/>
    <w:rsid w:val="00CD7466"/>
    <w:rsid w:val="00CD7657"/>
    <w:rsid w:val="00CD7F84"/>
    <w:rsid w:val="00CE2AD1"/>
    <w:rsid w:val="00CE5354"/>
    <w:rsid w:val="00CE5EBE"/>
    <w:rsid w:val="00CF0943"/>
    <w:rsid w:val="00CF0CF3"/>
    <w:rsid w:val="00CF31D5"/>
    <w:rsid w:val="00CF6153"/>
    <w:rsid w:val="00D00F49"/>
    <w:rsid w:val="00D015F2"/>
    <w:rsid w:val="00D02488"/>
    <w:rsid w:val="00D03069"/>
    <w:rsid w:val="00D03A69"/>
    <w:rsid w:val="00D05316"/>
    <w:rsid w:val="00D05A2B"/>
    <w:rsid w:val="00D07DAF"/>
    <w:rsid w:val="00D07ECE"/>
    <w:rsid w:val="00D13FFE"/>
    <w:rsid w:val="00D1425A"/>
    <w:rsid w:val="00D1461A"/>
    <w:rsid w:val="00D1597D"/>
    <w:rsid w:val="00D16623"/>
    <w:rsid w:val="00D16C60"/>
    <w:rsid w:val="00D20264"/>
    <w:rsid w:val="00D257AF"/>
    <w:rsid w:val="00D26B6F"/>
    <w:rsid w:val="00D303C9"/>
    <w:rsid w:val="00D30442"/>
    <w:rsid w:val="00D30D6E"/>
    <w:rsid w:val="00D31B89"/>
    <w:rsid w:val="00D3332E"/>
    <w:rsid w:val="00D33C90"/>
    <w:rsid w:val="00D351E3"/>
    <w:rsid w:val="00D35302"/>
    <w:rsid w:val="00D3662A"/>
    <w:rsid w:val="00D37813"/>
    <w:rsid w:val="00D37E5C"/>
    <w:rsid w:val="00D4041A"/>
    <w:rsid w:val="00D41801"/>
    <w:rsid w:val="00D43D7B"/>
    <w:rsid w:val="00D44731"/>
    <w:rsid w:val="00D44F06"/>
    <w:rsid w:val="00D44F14"/>
    <w:rsid w:val="00D456A3"/>
    <w:rsid w:val="00D45FC1"/>
    <w:rsid w:val="00D460EA"/>
    <w:rsid w:val="00D46AA8"/>
    <w:rsid w:val="00D47870"/>
    <w:rsid w:val="00D47965"/>
    <w:rsid w:val="00D51994"/>
    <w:rsid w:val="00D52C70"/>
    <w:rsid w:val="00D53169"/>
    <w:rsid w:val="00D53903"/>
    <w:rsid w:val="00D545B8"/>
    <w:rsid w:val="00D554F0"/>
    <w:rsid w:val="00D56BA6"/>
    <w:rsid w:val="00D57926"/>
    <w:rsid w:val="00D57D4D"/>
    <w:rsid w:val="00D6129B"/>
    <w:rsid w:val="00D62C33"/>
    <w:rsid w:val="00D62DBE"/>
    <w:rsid w:val="00D63B58"/>
    <w:rsid w:val="00D640F9"/>
    <w:rsid w:val="00D647BA"/>
    <w:rsid w:val="00D64A57"/>
    <w:rsid w:val="00D64E7E"/>
    <w:rsid w:val="00D6528A"/>
    <w:rsid w:val="00D66B60"/>
    <w:rsid w:val="00D71153"/>
    <w:rsid w:val="00D72546"/>
    <w:rsid w:val="00D72F74"/>
    <w:rsid w:val="00D76744"/>
    <w:rsid w:val="00D773D1"/>
    <w:rsid w:val="00D77730"/>
    <w:rsid w:val="00D81C0D"/>
    <w:rsid w:val="00D8314D"/>
    <w:rsid w:val="00D8437E"/>
    <w:rsid w:val="00D848F1"/>
    <w:rsid w:val="00D8516B"/>
    <w:rsid w:val="00D85B8B"/>
    <w:rsid w:val="00D865CF"/>
    <w:rsid w:val="00D90D35"/>
    <w:rsid w:val="00D90FA9"/>
    <w:rsid w:val="00D9496D"/>
    <w:rsid w:val="00D94D5B"/>
    <w:rsid w:val="00D957D2"/>
    <w:rsid w:val="00D966B4"/>
    <w:rsid w:val="00D967D6"/>
    <w:rsid w:val="00D96CFE"/>
    <w:rsid w:val="00DA12E4"/>
    <w:rsid w:val="00DA1345"/>
    <w:rsid w:val="00DA1609"/>
    <w:rsid w:val="00DA23BF"/>
    <w:rsid w:val="00DA3086"/>
    <w:rsid w:val="00DA4454"/>
    <w:rsid w:val="00DA45DA"/>
    <w:rsid w:val="00DA5DE9"/>
    <w:rsid w:val="00DA5F3F"/>
    <w:rsid w:val="00DA7230"/>
    <w:rsid w:val="00DA7C26"/>
    <w:rsid w:val="00DB0924"/>
    <w:rsid w:val="00DB0FB0"/>
    <w:rsid w:val="00DB1E9D"/>
    <w:rsid w:val="00DB1F64"/>
    <w:rsid w:val="00DB204B"/>
    <w:rsid w:val="00DB2CD5"/>
    <w:rsid w:val="00DB32CD"/>
    <w:rsid w:val="00DB4A02"/>
    <w:rsid w:val="00DB532E"/>
    <w:rsid w:val="00DB5594"/>
    <w:rsid w:val="00DC1D66"/>
    <w:rsid w:val="00DC1FC3"/>
    <w:rsid w:val="00DC27E7"/>
    <w:rsid w:val="00DC312B"/>
    <w:rsid w:val="00DC37BB"/>
    <w:rsid w:val="00DC68C6"/>
    <w:rsid w:val="00DD0128"/>
    <w:rsid w:val="00DD126A"/>
    <w:rsid w:val="00DD18E8"/>
    <w:rsid w:val="00DD1E77"/>
    <w:rsid w:val="00DD4108"/>
    <w:rsid w:val="00DD6E9C"/>
    <w:rsid w:val="00DE0BFD"/>
    <w:rsid w:val="00DE17C9"/>
    <w:rsid w:val="00DE188C"/>
    <w:rsid w:val="00DE3E5C"/>
    <w:rsid w:val="00DE42F4"/>
    <w:rsid w:val="00DE7D76"/>
    <w:rsid w:val="00DE7FEF"/>
    <w:rsid w:val="00DF5614"/>
    <w:rsid w:val="00DF6C8F"/>
    <w:rsid w:val="00E00591"/>
    <w:rsid w:val="00E02597"/>
    <w:rsid w:val="00E03B7E"/>
    <w:rsid w:val="00E043E6"/>
    <w:rsid w:val="00E058C4"/>
    <w:rsid w:val="00E069FB"/>
    <w:rsid w:val="00E1248B"/>
    <w:rsid w:val="00E1381D"/>
    <w:rsid w:val="00E138EF"/>
    <w:rsid w:val="00E1606B"/>
    <w:rsid w:val="00E22531"/>
    <w:rsid w:val="00E229D4"/>
    <w:rsid w:val="00E22D4A"/>
    <w:rsid w:val="00E24306"/>
    <w:rsid w:val="00E24398"/>
    <w:rsid w:val="00E24AD9"/>
    <w:rsid w:val="00E25F9C"/>
    <w:rsid w:val="00E2684F"/>
    <w:rsid w:val="00E27359"/>
    <w:rsid w:val="00E27A46"/>
    <w:rsid w:val="00E27AC5"/>
    <w:rsid w:val="00E35E16"/>
    <w:rsid w:val="00E37387"/>
    <w:rsid w:val="00E374A9"/>
    <w:rsid w:val="00E40FE3"/>
    <w:rsid w:val="00E42829"/>
    <w:rsid w:val="00E42A16"/>
    <w:rsid w:val="00E4306E"/>
    <w:rsid w:val="00E444FB"/>
    <w:rsid w:val="00E44ED4"/>
    <w:rsid w:val="00E45FB2"/>
    <w:rsid w:val="00E46FDC"/>
    <w:rsid w:val="00E507B9"/>
    <w:rsid w:val="00E519EA"/>
    <w:rsid w:val="00E5414A"/>
    <w:rsid w:val="00E54422"/>
    <w:rsid w:val="00E54E0D"/>
    <w:rsid w:val="00E60B65"/>
    <w:rsid w:val="00E60EA6"/>
    <w:rsid w:val="00E630EF"/>
    <w:rsid w:val="00E63889"/>
    <w:rsid w:val="00E63C0C"/>
    <w:rsid w:val="00E63C9A"/>
    <w:rsid w:val="00E65762"/>
    <w:rsid w:val="00E65997"/>
    <w:rsid w:val="00E661D5"/>
    <w:rsid w:val="00E666DE"/>
    <w:rsid w:val="00E67D7D"/>
    <w:rsid w:val="00E70950"/>
    <w:rsid w:val="00E70CF1"/>
    <w:rsid w:val="00E72459"/>
    <w:rsid w:val="00E726FC"/>
    <w:rsid w:val="00E73728"/>
    <w:rsid w:val="00E75210"/>
    <w:rsid w:val="00E7547B"/>
    <w:rsid w:val="00E76FF9"/>
    <w:rsid w:val="00E7794F"/>
    <w:rsid w:val="00E77A63"/>
    <w:rsid w:val="00E80DCB"/>
    <w:rsid w:val="00E81E81"/>
    <w:rsid w:val="00E82C69"/>
    <w:rsid w:val="00E83769"/>
    <w:rsid w:val="00E83967"/>
    <w:rsid w:val="00E84899"/>
    <w:rsid w:val="00E8553F"/>
    <w:rsid w:val="00E85E3A"/>
    <w:rsid w:val="00E87BE7"/>
    <w:rsid w:val="00E93690"/>
    <w:rsid w:val="00E9459A"/>
    <w:rsid w:val="00E94BEE"/>
    <w:rsid w:val="00E96D19"/>
    <w:rsid w:val="00E97561"/>
    <w:rsid w:val="00EA0521"/>
    <w:rsid w:val="00EA0D9D"/>
    <w:rsid w:val="00EA20EB"/>
    <w:rsid w:val="00EA2355"/>
    <w:rsid w:val="00EA3350"/>
    <w:rsid w:val="00EA3788"/>
    <w:rsid w:val="00EA4746"/>
    <w:rsid w:val="00EA4D6A"/>
    <w:rsid w:val="00EA5AFB"/>
    <w:rsid w:val="00EA664A"/>
    <w:rsid w:val="00EA7F58"/>
    <w:rsid w:val="00EA7F9D"/>
    <w:rsid w:val="00EB0EB0"/>
    <w:rsid w:val="00EB2CE5"/>
    <w:rsid w:val="00EB33F9"/>
    <w:rsid w:val="00EB342E"/>
    <w:rsid w:val="00EB77DA"/>
    <w:rsid w:val="00EC4AF2"/>
    <w:rsid w:val="00EC55BD"/>
    <w:rsid w:val="00EC65BC"/>
    <w:rsid w:val="00ED0F5E"/>
    <w:rsid w:val="00ED28B8"/>
    <w:rsid w:val="00ED36CF"/>
    <w:rsid w:val="00ED494B"/>
    <w:rsid w:val="00ED49E2"/>
    <w:rsid w:val="00ED4C4E"/>
    <w:rsid w:val="00ED5BD7"/>
    <w:rsid w:val="00ED677B"/>
    <w:rsid w:val="00ED69D0"/>
    <w:rsid w:val="00EE13E3"/>
    <w:rsid w:val="00EE22F1"/>
    <w:rsid w:val="00EE2D4A"/>
    <w:rsid w:val="00EE323C"/>
    <w:rsid w:val="00EE32A6"/>
    <w:rsid w:val="00EE3399"/>
    <w:rsid w:val="00EE3CC8"/>
    <w:rsid w:val="00EE4CC3"/>
    <w:rsid w:val="00EE666C"/>
    <w:rsid w:val="00EE6BEE"/>
    <w:rsid w:val="00EE7904"/>
    <w:rsid w:val="00EF00C1"/>
    <w:rsid w:val="00EF0155"/>
    <w:rsid w:val="00EF0207"/>
    <w:rsid w:val="00EF070F"/>
    <w:rsid w:val="00EF0BE1"/>
    <w:rsid w:val="00EF11EA"/>
    <w:rsid w:val="00EF1C68"/>
    <w:rsid w:val="00EF2655"/>
    <w:rsid w:val="00EF3522"/>
    <w:rsid w:val="00EF38CE"/>
    <w:rsid w:val="00EF470F"/>
    <w:rsid w:val="00EF4724"/>
    <w:rsid w:val="00EF4CD6"/>
    <w:rsid w:val="00EF6954"/>
    <w:rsid w:val="00EF6DDF"/>
    <w:rsid w:val="00EF7581"/>
    <w:rsid w:val="00F0154B"/>
    <w:rsid w:val="00F028B2"/>
    <w:rsid w:val="00F037CA"/>
    <w:rsid w:val="00F049B9"/>
    <w:rsid w:val="00F05E3B"/>
    <w:rsid w:val="00F0777A"/>
    <w:rsid w:val="00F07A63"/>
    <w:rsid w:val="00F10723"/>
    <w:rsid w:val="00F11F3B"/>
    <w:rsid w:val="00F123E2"/>
    <w:rsid w:val="00F1240C"/>
    <w:rsid w:val="00F12972"/>
    <w:rsid w:val="00F1326B"/>
    <w:rsid w:val="00F1442C"/>
    <w:rsid w:val="00F1474F"/>
    <w:rsid w:val="00F170C0"/>
    <w:rsid w:val="00F17FB6"/>
    <w:rsid w:val="00F202C4"/>
    <w:rsid w:val="00F21379"/>
    <w:rsid w:val="00F23B40"/>
    <w:rsid w:val="00F23CF3"/>
    <w:rsid w:val="00F23D0A"/>
    <w:rsid w:val="00F23E89"/>
    <w:rsid w:val="00F275A7"/>
    <w:rsid w:val="00F27906"/>
    <w:rsid w:val="00F3035E"/>
    <w:rsid w:val="00F30A05"/>
    <w:rsid w:val="00F30AF6"/>
    <w:rsid w:val="00F338A1"/>
    <w:rsid w:val="00F35F20"/>
    <w:rsid w:val="00F36371"/>
    <w:rsid w:val="00F368E2"/>
    <w:rsid w:val="00F44DF3"/>
    <w:rsid w:val="00F4525B"/>
    <w:rsid w:val="00F45F4F"/>
    <w:rsid w:val="00F46100"/>
    <w:rsid w:val="00F518E9"/>
    <w:rsid w:val="00F53092"/>
    <w:rsid w:val="00F54156"/>
    <w:rsid w:val="00F54380"/>
    <w:rsid w:val="00F549A5"/>
    <w:rsid w:val="00F549D5"/>
    <w:rsid w:val="00F54ADB"/>
    <w:rsid w:val="00F568F1"/>
    <w:rsid w:val="00F6088A"/>
    <w:rsid w:val="00F61E20"/>
    <w:rsid w:val="00F61EE2"/>
    <w:rsid w:val="00F642B0"/>
    <w:rsid w:val="00F64BBF"/>
    <w:rsid w:val="00F64D21"/>
    <w:rsid w:val="00F652A5"/>
    <w:rsid w:val="00F65657"/>
    <w:rsid w:val="00F721E0"/>
    <w:rsid w:val="00F72669"/>
    <w:rsid w:val="00F72E5B"/>
    <w:rsid w:val="00F74189"/>
    <w:rsid w:val="00F743FC"/>
    <w:rsid w:val="00F7523A"/>
    <w:rsid w:val="00F75BA8"/>
    <w:rsid w:val="00F77BD2"/>
    <w:rsid w:val="00F77D61"/>
    <w:rsid w:val="00F80515"/>
    <w:rsid w:val="00F80EA9"/>
    <w:rsid w:val="00F81F86"/>
    <w:rsid w:val="00F82FC9"/>
    <w:rsid w:val="00F839BA"/>
    <w:rsid w:val="00F8434B"/>
    <w:rsid w:val="00F8705C"/>
    <w:rsid w:val="00F900E1"/>
    <w:rsid w:val="00F906EA"/>
    <w:rsid w:val="00F90D90"/>
    <w:rsid w:val="00F91B15"/>
    <w:rsid w:val="00F91C9B"/>
    <w:rsid w:val="00F942FE"/>
    <w:rsid w:val="00F945BF"/>
    <w:rsid w:val="00F95CA6"/>
    <w:rsid w:val="00F95D19"/>
    <w:rsid w:val="00F9706E"/>
    <w:rsid w:val="00F978DB"/>
    <w:rsid w:val="00FA3F39"/>
    <w:rsid w:val="00FA4E25"/>
    <w:rsid w:val="00FA56B2"/>
    <w:rsid w:val="00FA599B"/>
    <w:rsid w:val="00FA5E43"/>
    <w:rsid w:val="00FA5FC4"/>
    <w:rsid w:val="00FA6B73"/>
    <w:rsid w:val="00FA710D"/>
    <w:rsid w:val="00FA7FB2"/>
    <w:rsid w:val="00FB0AAB"/>
    <w:rsid w:val="00FB237A"/>
    <w:rsid w:val="00FB2E9B"/>
    <w:rsid w:val="00FB4E9A"/>
    <w:rsid w:val="00FB5048"/>
    <w:rsid w:val="00FC07D1"/>
    <w:rsid w:val="00FC0ADB"/>
    <w:rsid w:val="00FC0B55"/>
    <w:rsid w:val="00FC1184"/>
    <w:rsid w:val="00FC2783"/>
    <w:rsid w:val="00FC5D75"/>
    <w:rsid w:val="00FD0924"/>
    <w:rsid w:val="00FD2E64"/>
    <w:rsid w:val="00FD2F59"/>
    <w:rsid w:val="00FD4B0E"/>
    <w:rsid w:val="00FD5BD1"/>
    <w:rsid w:val="00FD6AA3"/>
    <w:rsid w:val="00FD7F9C"/>
    <w:rsid w:val="00FE1484"/>
    <w:rsid w:val="00FE3063"/>
    <w:rsid w:val="00FE39CD"/>
    <w:rsid w:val="00FE4CC3"/>
    <w:rsid w:val="00FE512E"/>
    <w:rsid w:val="00FE530F"/>
    <w:rsid w:val="00FE5D50"/>
    <w:rsid w:val="00FF2AF4"/>
    <w:rsid w:val="00FF2D80"/>
    <w:rsid w:val="00FF3205"/>
    <w:rsid w:val="00FF3492"/>
    <w:rsid w:val="00FF3D8D"/>
    <w:rsid w:val="00FF5A80"/>
    <w:rsid w:val="00FF5DDC"/>
    <w:rsid w:val="00FF6CB0"/>
    <w:rsid w:val="00FF6EE5"/>
    <w:rsid w:val="00FF73E5"/>
    <w:rsid w:val="00FF7788"/>
    <w:rsid w:val="00FF7A7B"/>
    <w:rsid w:val="046901B6"/>
    <w:rsid w:val="079AABC7"/>
    <w:rsid w:val="0AEB3EB3"/>
    <w:rsid w:val="0C81363C"/>
    <w:rsid w:val="0E72CDC8"/>
    <w:rsid w:val="10128F34"/>
    <w:rsid w:val="10EECEFC"/>
    <w:rsid w:val="11C2E264"/>
    <w:rsid w:val="13C9B98C"/>
    <w:rsid w:val="146A17B8"/>
    <w:rsid w:val="1978896C"/>
    <w:rsid w:val="1C95ECCB"/>
    <w:rsid w:val="1D2C039A"/>
    <w:rsid w:val="2522CF2B"/>
    <w:rsid w:val="2A35A6FC"/>
    <w:rsid w:val="307288C9"/>
    <w:rsid w:val="380E4594"/>
    <w:rsid w:val="384019EF"/>
    <w:rsid w:val="38C47862"/>
    <w:rsid w:val="3BF17639"/>
    <w:rsid w:val="3D621FFF"/>
    <w:rsid w:val="3EFC89DB"/>
    <w:rsid w:val="3FB167EC"/>
    <w:rsid w:val="4180F6C0"/>
    <w:rsid w:val="41AA6299"/>
    <w:rsid w:val="43C0CAB7"/>
    <w:rsid w:val="472BDB5E"/>
    <w:rsid w:val="49ADFD6C"/>
    <w:rsid w:val="4D5601C4"/>
    <w:rsid w:val="4DF7D86A"/>
    <w:rsid w:val="59D30D7F"/>
    <w:rsid w:val="5E139F51"/>
    <w:rsid w:val="5E820D83"/>
    <w:rsid w:val="5FC2658E"/>
    <w:rsid w:val="62299281"/>
    <w:rsid w:val="64B76028"/>
    <w:rsid w:val="67FE39ED"/>
    <w:rsid w:val="681EDC7C"/>
    <w:rsid w:val="685937FF"/>
    <w:rsid w:val="6A7B46DE"/>
    <w:rsid w:val="6C9BBEB3"/>
    <w:rsid w:val="705E8529"/>
    <w:rsid w:val="74481D8B"/>
    <w:rsid w:val="77E38191"/>
    <w:rsid w:val="7A179581"/>
    <w:rsid w:val="7AC8DD8A"/>
    <w:rsid w:val="7C50FDDF"/>
    <w:rsid w:val="7E8EE731"/>
    <w:rsid w:val="7F232A5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5E32E"/>
  <w15:chartTrackingRefBased/>
  <w15:docId w15:val="{6B7FA069-A307-492E-B768-C12D1DF66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Theme="minorHAnsi" w:hAnsi="Verdana" w:cstheme="minorBidi"/>
        <w:kern w:val="2"/>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678"/>
    <w:pPr>
      <w:suppressAutoHyphens/>
      <w:spacing w:after="120" w:line="100" w:lineRule="atLeast"/>
    </w:pPr>
    <w:rPr>
      <w:rFonts w:eastAsiaTheme="minorEastAsia"/>
      <w:sz w:val="18"/>
    </w:rPr>
  </w:style>
  <w:style w:type="paragraph" w:styleId="Heading1">
    <w:name w:val="heading 1"/>
    <w:basedOn w:val="Normal"/>
    <w:next w:val="Normal"/>
    <w:link w:val="Heading1Char"/>
    <w:uiPriority w:val="9"/>
    <w:qFormat/>
    <w:rsid w:val="00914288"/>
    <w:pPr>
      <w:keepNext/>
      <w:keepLines/>
      <w:numPr>
        <w:numId w:val="30"/>
      </w:numPr>
      <w:spacing w:before="360" w:after="80"/>
      <w:outlineLvl w:val="0"/>
    </w:pPr>
    <w:rPr>
      <w:rFonts w:eastAsiaTheme="majorEastAsia" w:cstheme="majorBidi"/>
      <w:color w:val="999999"/>
      <w:sz w:val="36"/>
      <w:szCs w:val="40"/>
    </w:rPr>
  </w:style>
  <w:style w:type="paragraph" w:styleId="Heading2">
    <w:name w:val="heading 2"/>
    <w:basedOn w:val="Normal"/>
    <w:next w:val="Normal"/>
    <w:link w:val="Heading2Char"/>
    <w:autoRedefine/>
    <w:uiPriority w:val="9"/>
    <w:unhideWhenUsed/>
    <w:rsid w:val="005F090F"/>
    <w:pPr>
      <w:keepNext/>
      <w:numPr>
        <w:ilvl w:val="1"/>
        <w:numId w:val="30"/>
      </w:numPr>
      <w:spacing w:after="100"/>
      <w:outlineLvl w:val="1"/>
    </w:pPr>
    <w:rPr>
      <w:rFonts w:eastAsiaTheme="majorEastAsia" w:cstheme="majorBidi"/>
      <w:color w:val="6E7878"/>
      <w:sz w:val="22"/>
      <w:szCs w:val="18"/>
    </w:rPr>
  </w:style>
  <w:style w:type="paragraph" w:styleId="Heading3">
    <w:name w:val="heading 3"/>
    <w:basedOn w:val="Normal"/>
    <w:next w:val="Normal"/>
    <w:link w:val="Heading3Char"/>
    <w:autoRedefine/>
    <w:uiPriority w:val="9"/>
    <w:unhideWhenUsed/>
    <w:rsid w:val="005F090F"/>
    <w:pPr>
      <w:keepNext/>
      <w:numPr>
        <w:ilvl w:val="2"/>
        <w:numId w:val="30"/>
      </w:numPr>
      <w:spacing w:after="100"/>
      <w:outlineLvl w:val="2"/>
    </w:pPr>
    <w:rPr>
      <w:rFonts w:eastAsiaTheme="majorEastAsia" w:cstheme="majorBidi"/>
      <w:color w:val="6E7878"/>
      <w:sz w:val="22"/>
      <w:szCs w:val="18"/>
    </w:rPr>
  </w:style>
  <w:style w:type="paragraph" w:styleId="Heading4">
    <w:name w:val="heading 4"/>
    <w:basedOn w:val="Normal"/>
    <w:next w:val="Normal"/>
    <w:link w:val="Heading4Char"/>
    <w:autoRedefine/>
    <w:uiPriority w:val="9"/>
    <w:unhideWhenUsed/>
    <w:rsid w:val="005F090F"/>
    <w:pPr>
      <w:keepNext/>
      <w:numPr>
        <w:ilvl w:val="3"/>
        <w:numId w:val="30"/>
      </w:numPr>
      <w:spacing w:after="100"/>
      <w:outlineLvl w:val="3"/>
    </w:pPr>
    <w:rPr>
      <w:rFonts w:eastAsiaTheme="majorEastAsia" w:cstheme="majorBidi"/>
      <w:iCs/>
      <w:color w:val="6E7878"/>
      <w:sz w:val="22"/>
      <w:szCs w:val="18"/>
    </w:rPr>
  </w:style>
  <w:style w:type="paragraph" w:styleId="Heading5">
    <w:name w:val="heading 5"/>
    <w:basedOn w:val="Normal"/>
    <w:next w:val="Normal"/>
    <w:link w:val="Heading5Char"/>
    <w:autoRedefine/>
    <w:uiPriority w:val="9"/>
    <w:unhideWhenUsed/>
    <w:rsid w:val="005F090F"/>
    <w:pPr>
      <w:keepNext/>
      <w:numPr>
        <w:ilvl w:val="4"/>
        <w:numId w:val="30"/>
      </w:numPr>
      <w:spacing w:after="100"/>
      <w:outlineLvl w:val="4"/>
    </w:pPr>
    <w:rPr>
      <w:rFonts w:eastAsiaTheme="majorEastAsia" w:cstheme="majorBidi"/>
      <w:color w:val="6E7878"/>
      <w:sz w:val="22"/>
      <w:szCs w:val="18"/>
    </w:rPr>
  </w:style>
  <w:style w:type="paragraph" w:styleId="Heading6">
    <w:name w:val="heading 6"/>
    <w:basedOn w:val="Normal"/>
    <w:next w:val="Normal"/>
    <w:link w:val="Heading6Char"/>
    <w:uiPriority w:val="9"/>
    <w:semiHidden/>
    <w:unhideWhenUsed/>
    <w:qFormat/>
    <w:rsid w:val="00C96603"/>
    <w:pPr>
      <w:keepNext/>
      <w:keepLines/>
      <w:numPr>
        <w:ilvl w:val="5"/>
        <w:numId w:val="30"/>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603"/>
    <w:pPr>
      <w:keepNext/>
      <w:keepLines/>
      <w:numPr>
        <w:ilvl w:val="6"/>
        <w:numId w:val="30"/>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603"/>
    <w:pPr>
      <w:keepNext/>
      <w:keepLines/>
      <w:numPr>
        <w:ilvl w:val="7"/>
        <w:numId w:val="30"/>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603"/>
    <w:pPr>
      <w:keepNext/>
      <w:keepLines/>
      <w:numPr>
        <w:ilvl w:val="8"/>
        <w:numId w:val="30"/>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288"/>
    <w:rPr>
      <w:rFonts w:ascii="Verdana" w:eastAsiaTheme="majorEastAsia" w:hAnsi="Verdana" w:cstheme="majorBidi"/>
      <w:color w:val="999999"/>
      <w:sz w:val="36"/>
      <w:szCs w:val="40"/>
    </w:rPr>
  </w:style>
  <w:style w:type="character" w:customStyle="1" w:styleId="Heading2Char">
    <w:name w:val="Heading 2 Char"/>
    <w:basedOn w:val="DefaultParagraphFont"/>
    <w:link w:val="Heading2"/>
    <w:uiPriority w:val="9"/>
    <w:rsid w:val="005F090F"/>
    <w:rPr>
      <w:rFonts w:eastAsiaTheme="majorEastAsia" w:cstheme="majorBidi"/>
      <w:color w:val="6E7878"/>
      <w:sz w:val="22"/>
      <w:szCs w:val="18"/>
    </w:rPr>
  </w:style>
  <w:style w:type="character" w:customStyle="1" w:styleId="Heading3Char">
    <w:name w:val="Heading 3 Char"/>
    <w:basedOn w:val="DefaultParagraphFont"/>
    <w:link w:val="Heading3"/>
    <w:uiPriority w:val="9"/>
    <w:rsid w:val="005F090F"/>
    <w:rPr>
      <w:rFonts w:ascii="Verdana" w:eastAsiaTheme="majorEastAsia" w:hAnsi="Verdana" w:cstheme="majorBidi"/>
      <w:color w:val="6E7878"/>
      <w:sz w:val="22"/>
      <w:szCs w:val="18"/>
    </w:rPr>
  </w:style>
  <w:style w:type="character" w:customStyle="1" w:styleId="Heading4Char">
    <w:name w:val="Heading 4 Char"/>
    <w:basedOn w:val="DefaultParagraphFont"/>
    <w:link w:val="Heading4"/>
    <w:uiPriority w:val="9"/>
    <w:rsid w:val="005F090F"/>
    <w:rPr>
      <w:rFonts w:ascii="Verdana" w:eastAsiaTheme="majorEastAsia" w:hAnsi="Verdana" w:cstheme="majorBidi"/>
      <w:iCs/>
      <w:color w:val="6E7878"/>
      <w:sz w:val="22"/>
      <w:szCs w:val="18"/>
    </w:rPr>
  </w:style>
  <w:style w:type="character" w:customStyle="1" w:styleId="Heading5Char">
    <w:name w:val="Heading 5 Char"/>
    <w:basedOn w:val="DefaultParagraphFont"/>
    <w:link w:val="Heading5"/>
    <w:rsid w:val="005F090F"/>
    <w:rPr>
      <w:rFonts w:ascii="Verdana" w:eastAsiaTheme="majorEastAsia" w:hAnsi="Verdana" w:cstheme="majorBidi"/>
      <w:color w:val="6E7878"/>
      <w:sz w:val="22"/>
      <w:szCs w:val="18"/>
    </w:rPr>
  </w:style>
  <w:style w:type="character" w:customStyle="1" w:styleId="Heading6Char">
    <w:name w:val="Heading 6 Char"/>
    <w:basedOn w:val="DefaultParagraphFont"/>
    <w:link w:val="Heading6"/>
    <w:uiPriority w:val="9"/>
    <w:semiHidden/>
    <w:rsid w:val="00C96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603"/>
    <w:rPr>
      <w:rFonts w:eastAsiaTheme="majorEastAsia" w:cstheme="majorBidi"/>
      <w:color w:val="272727" w:themeColor="text1" w:themeTint="D8"/>
    </w:rPr>
  </w:style>
  <w:style w:type="paragraph" w:styleId="Title">
    <w:name w:val="Title"/>
    <w:basedOn w:val="Normal"/>
    <w:next w:val="Normal"/>
    <w:link w:val="TitleChar"/>
    <w:uiPriority w:val="10"/>
    <w:rsid w:val="00C96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603"/>
    <w:pPr>
      <w:spacing w:before="160"/>
      <w:jc w:val="center"/>
    </w:pPr>
    <w:rPr>
      <w:i/>
      <w:iCs/>
      <w:color w:val="404040" w:themeColor="text1" w:themeTint="BF"/>
    </w:rPr>
  </w:style>
  <w:style w:type="character" w:customStyle="1" w:styleId="QuoteChar">
    <w:name w:val="Quote Char"/>
    <w:basedOn w:val="DefaultParagraphFont"/>
    <w:link w:val="Quote"/>
    <w:uiPriority w:val="29"/>
    <w:rsid w:val="00C96603"/>
    <w:rPr>
      <w:i/>
      <w:iCs/>
      <w:color w:val="404040" w:themeColor="text1" w:themeTint="BF"/>
    </w:rPr>
  </w:style>
  <w:style w:type="paragraph" w:customStyle="1" w:styleId="Table">
    <w:name w:val="Table"/>
    <w:qFormat/>
    <w:rsid w:val="00A96250"/>
    <w:pPr>
      <w:framePr w:hSpace="180" w:wrap="around" w:vAnchor="text" w:hAnchor="margin" w:y="242"/>
      <w:spacing w:before="40" w:after="120" w:line="240" w:lineRule="auto"/>
      <w:jc w:val="center"/>
    </w:pPr>
    <w:rPr>
      <w:color w:val="000000" w:themeColor="text1"/>
      <w:sz w:val="18"/>
      <w:szCs w:val="22"/>
    </w:rPr>
  </w:style>
  <w:style w:type="character" w:styleId="IntenseEmphasis">
    <w:name w:val="Intense Emphasis"/>
    <w:basedOn w:val="DefaultParagraphFont"/>
    <w:uiPriority w:val="21"/>
    <w:qFormat/>
    <w:rsid w:val="00C96603"/>
    <w:rPr>
      <w:i/>
      <w:iCs/>
      <w:color w:val="727272" w:themeColor="accent1" w:themeShade="BF"/>
    </w:rPr>
  </w:style>
  <w:style w:type="paragraph" w:styleId="IntenseQuote">
    <w:name w:val="Intense Quote"/>
    <w:basedOn w:val="Normal"/>
    <w:next w:val="Normal"/>
    <w:link w:val="IntenseQuoteChar"/>
    <w:uiPriority w:val="30"/>
    <w:qFormat/>
    <w:rsid w:val="00C96603"/>
    <w:pPr>
      <w:pBdr>
        <w:top w:val="single" w:sz="4" w:space="10" w:color="727272" w:themeColor="accent1" w:themeShade="BF"/>
        <w:bottom w:val="single" w:sz="4" w:space="10" w:color="727272" w:themeColor="accent1" w:themeShade="BF"/>
      </w:pBdr>
      <w:spacing w:before="360" w:after="360"/>
      <w:ind w:left="864" w:right="864"/>
      <w:jc w:val="center"/>
    </w:pPr>
    <w:rPr>
      <w:i/>
      <w:iCs/>
      <w:color w:val="727272" w:themeColor="accent1" w:themeShade="BF"/>
    </w:rPr>
  </w:style>
  <w:style w:type="character" w:customStyle="1" w:styleId="IntenseQuoteChar">
    <w:name w:val="Intense Quote Char"/>
    <w:basedOn w:val="DefaultParagraphFont"/>
    <w:link w:val="IntenseQuote"/>
    <w:uiPriority w:val="30"/>
    <w:rsid w:val="00C96603"/>
    <w:rPr>
      <w:i/>
      <w:iCs/>
      <w:color w:val="727272" w:themeColor="accent1" w:themeShade="BF"/>
    </w:rPr>
  </w:style>
  <w:style w:type="character" w:styleId="IntenseReference">
    <w:name w:val="Intense Reference"/>
    <w:basedOn w:val="DefaultParagraphFont"/>
    <w:uiPriority w:val="32"/>
    <w:qFormat/>
    <w:rsid w:val="00C96603"/>
    <w:rPr>
      <w:b/>
      <w:bCs/>
      <w:smallCaps/>
      <w:color w:val="727272" w:themeColor="accent1" w:themeShade="BF"/>
      <w:spacing w:val="5"/>
    </w:rPr>
  </w:style>
  <w:style w:type="paragraph" w:styleId="Header">
    <w:name w:val="header"/>
    <w:basedOn w:val="Normal"/>
    <w:link w:val="HeaderChar"/>
    <w:uiPriority w:val="99"/>
    <w:unhideWhenUsed/>
    <w:rsid w:val="00C96603"/>
    <w:pPr>
      <w:tabs>
        <w:tab w:val="center" w:pos="4680"/>
        <w:tab w:val="right" w:pos="9360"/>
      </w:tabs>
      <w:spacing w:line="240" w:lineRule="auto"/>
    </w:pPr>
  </w:style>
  <w:style w:type="character" w:customStyle="1" w:styleId="HeaderChar">
    <w:name w:val="Header Char"/>
    <w:basedOn w:val="DefaultParagraphFont"/>
    <w:link w:val="Header"/>
    <w:uiPriority w:val="99"/>
    <w:rsid w:val="00C96603"/>
  </w:style>
  <w:style w:type="paragraph" w:styleId="Footer">
    <w:name w:val="footer"/>
    <w:basedOn w:val="Normal"/>
    <w:link w:val="FooterChar"/>
    <w:uiPriority w:val="99"/>
    <w:unhideWhenUsed/>
    <w:rsid w:val="007D27CD"/>
    <w:pPr>
      <w:tabs>
        <w:tab w:val="center" w:pos="4680"/>
        <w:tab w:val="right" w:pos="9360"/>
      </w:tabs>
      <w:spacing w:line="240" w:lineRule="auto"/>
    </w:pPr>
    <w:rPr>
      <w:color w:val="6E7878" w:themeColor="text2"/>
    </w:rPr>
  </w:style>
  <w:style w:type="character" w:customStyle="1" w:styleId="FooterChar">
    <w:name w:val="Footer Char"/>
    <w:basedOn w:val="DefaultParagraphFont"/>
    <w:link w:val="Footer"/>
    <w:uiPriority w:val="99"/>
    <w:rsid w:val="007D27CD"/>
    <w:rPr>
      <w:rFonts w:eastAsiaTheme="minorEastAsia"/>
      <w:color w:val="6E7878" w:themeColor="text2"/>
    </w:rPr>
  </w:style>
  <w:style w:type="paragraph" w:customStyle="1" w:styleId="DocumentTitle">
    <w:name w:val="Document Title"/>
    <w:basedOn w:val="Title"/>
    <w:autoRedefine/>
    <w:qFormat/>
    <w:rsid w:val="007D27CD"/>
    <w:pPr>
      <w:pBdr>
        <w:bottom w:val="single" w:sz="12" w:space="1" w:color="BCD727"/>
      </w:pBdr>
    </w:pPr>
    <w:rPr>
      <w:rFonts w:ascii="Verdana" w:hAnsi="Verdana"/>
      <w:color w:val="6E7878" w:themeColor="text2"/>
      <w:sz w:val="52"/>
      <w:szCs w:val="44"/>
      <w:lang w:val="en-US"/>
    </w:rPr>
  </w:style>
  <w:style w:type="paragraph" w:customStyle="1" w:styleId="ClientName">
    <w:name w:val="Client Name"/>
    <w:basedOn w:val="Subtitle"/>
    <w:qFormat/>
    <w:rsid w:val="007D27CD"/>
    <w:pPr>
      <w:spacing w:after="100"/>
    </w:pPr>
    <w:rPr>
      <w:bCs/>
      <w:color w:val="6E7878" w:themeColor="text2"/>
      <w:szCs w:val="32"/>
      <w:lang w:val="en-US"/>
    </w:rPr>
  </w:style>
  <w:style w:type="paragraph" w:customStyle="1" w:styleId="ProjectName">
    <w:name w:val="Project Name"/>
    <w:basedOn w:val="Subtitle"/>
    <w:qFormat/>
    <w:rsid w:val="007D27CD"/>
    <w:rPr>
      <w:color w:val="6E7878" w:themeColor="text2"/>
      <w:szCs w:val="32"/>
      <w:lang w:val="en-US"/>
    </w:rPr>
  </w:style>
  <w:style w:type="character" w:styleId="PageNumber">
    <w:name w:val="page number"/>
    <w:basedOn w:val="DefaultParagraphFont"/>
    <w:uiPriority w:val="99"/>
    <w:semiHidden/>
    <w:unhideWhenUsed/>
    <w:rsid w:val="007D27CD"/>
    <w:rPr>
      <w:color w:val="6E7878" w:themeColor="text2"/>
    </w:rPr>
  </w:style>
  <w:style w:type="paragraph" w:styleId="TOC1">
    <w:name w:val="toc 1"/>
    <w:basedOn w:val="NoSpacing"/>
    <w:next w:val="NoSpacing"/>
    <w:link w:val="TOC1Char"/>
    <w:autoRedefine/>
    <w:uiPriority w:val="39"/>
    <w:unhideWhenUsed/>
    <w:rsid w:val="00B16A15"/>
    <w:pPr>
      <w:keepLines/>
      <w:tabs>
        <w:tab w:val="left" w:pos="440"/>
        <w:tab w:val="right" w:leader="dot" w:pos="9350"/>
      </w:tabs>
      <w:spacing w:before="20" w:after="100"/>
      <w:contextualSpacing/>
      <w:textboxTightWrap w:val="allLines"/>
    </w:pPr>
    <w:rPr>
      <w:rFonts w:cs="Times New Roman (Body CS)"/>
      <w:noProof/>
      <w:color w:val="6E7878"/>
      <w:sz w:val="22"/>
      <w:lang w:val="en-GB"/>
    </w:rPr>
  </w:style>
  <w:style w:type="character" w:styleId="Hyperlink">
    <w:name w:val="Hyperlink"/>
    <w:basedOn w:val="DefaultParagraphFont"/>
    <w:uiPriority w:val="99"/>
    <w:unhideWhenUsed/>
    <w:rsid w:val="007D27CD"/>
    <w:rPr>
      <w:color w:val="CCCCCC" w:themeColor="accent2"/>
      <w:u w:val="single"/>
    </w:rPr>
  </w:style>
  <w:style w:type="table" w:styleId="TableGrid">
    <w:name w:val="Table Grid"/>
    <w:basedOn w:val="TableNormal"/>
    <w:uiPriority w:val="59"/>
    <w:rsid w:val="002B3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827817"/>
    <w:pPr>
      <w:numPr>
        <w:numId w:val="2"/>
      </w:numPr>
    </w:pPr>
  </w:style>
  <w:style w:type="paragraph" w:styleId="Date">
    <w:name w:val="Date"/>
    <w:basedOn w:val="Normal"/>
    <w:next w:val="Normal"/>
    <w:link w:val="DateChar"/>
    <w:uiPriority w:val="99"/>
    <w:unhideWhenUsed/>
    <w:rsid w:val="007D27CD"/>
    <w:pPr>
      <w:spacing w:before="240"/>
    </w:pPr>
    <w:rPr>
      <w:color w:val="6E7878" w:themeColor="text2"/>
    </w:rPr>
  </w:style>
  <w:style w:type="character" w:customStyle="1" w:styleId="DateChar">
    <w:name w:val="Date Char"/>
    <w:basedOn w:val="DefaultParagraphFont"/>
    <w:link w:val="Date"/>
    <w:uiPriority w:val="99"/>
    <w:rsid w:val="007D27CD"/>
    <w:rPr>
      <w:rFonts w:eastAsiaTheme="minorEastAsia"/>
      <w:color w:val="6E7878" w:themeColor="text2"/>
    </w:rPr>
  </w:style>
  <w:style w:type="paragraph" w:customStyle="1" w:styleId="Heading-2">
    <w:name w:val="Heading- 2"/>
    <w:basedOn w:val="Normal"/>
    <w:rsid w:val="00804E1F"/>
    <w:pPr>
      <w:numPr>
        <w:ilvl w:val="1"/>
        <w:numId w:val="1"/>
      </w:numPr>
      <w:contextualSpacing/>
    </w:pPr>
    <w:rPr>
      <w:b/>
      <w:bCs/>
      <w:color w:val="999999"/>
      <w:szCs w:val="22"/>
    </w:rPr>
  </w:style>
  <w:style w:type="numbering" w:customStyle="1" w:styleId="BulletLevel1">
    <w:name w:val="Bullet Level 1"/>
    <w:uiPriority w:val="99"/>
    <w:rsid w:val="00D66B60"/>
    <w:pPr>
      <w:numPr>
        <w:numId w:val="3"/>
      </w:numPr>
    </w:pPr>
  </w:style>
  <w:style w:type="paragraph" w:customStyle="1" w:styleId="OBNumberedList">
    <w:name w:val="OB Numbered List"/>
    <w:basedOn w:val="ListParagraph"/>
    <w:qFormat/>
    <w:rsid w:val="004C2678"/>
    <w:pPr>
      <w:numPr>
        <w:numId w:val="14"/>
      </w:numPr>
      <w:spacing w:after="100"/>
      <w:contextualSpacing w:val="0"/>
    </w:pPr>
  </w:style>
  <w:style w:type="paragraph" w:customStyle="1" w:styleId="OBBulletList">
    <w:name w:val="OB Bullet List"/>
    <w:basedOn w:val="ListParagraph"/>
    <w:qFormat/>
    <w:rsid w:val="004C2678"/>
    <w:pPr>
      <w:numPr>
        <w:numId w:val="15"/>
      </w:numPr>
      <w:spacing w:after="100"/>
      <w:contextualSpacing w:val="0"/>
    </w:pPr>
    <w:rPr>
      <w:lang w:val="en-US"/>
    </w:rPr>
  </w:style>
  <w:style w:type="paragraph" w:customStyle="1" w:styleId="Level4Heading">
    <w:name w:val="Level 4 Heading"/>
    <w:basedOn w:val="Heading4"/>
    <w:next w:val="Normal"/>
    <w:qFormat/>
    <w:rsid w:val="004C2678"/>
    <w:pPr>
      <w:numPr>
        <w:numId w:val="5"/>
      </w:numPr>
      <w:spacing w:before="240"/>
      <w:ind w:left="1009" w:hanging="1009"/>
    </w:pPr>
    <w:rPr>
      <w:b/>
      <w:color w:val="000000" w:themeColor="text1"/>
      <w:sz w:val="20"/>
    </w:rPr>
  </w:style>
  <w:style w:type="paragraph" w:customStyle="1" w:styleId="Level2Heading">
    <w:name w:val="Level 2 Heading"/>
    <w:basedOn w:val="Heading2"/>
    <w:next w:val="Normal"/>
    <w:qFormat/>
    <w:rsid w:val="004C2678"/>
    <w:pPr>
      <w:numPr>
        <w:numId w:val="5"/>
      </w:numPr>
      <w:spacing w:before="280"/>
      <w:ind w:left="737" w:hanging="737"/>
    </w:pPr>
    <w:rPr>
      <w:b/>
      <w:caps/>
      <w:color w:val="000000" w:themeColor="text1"/>
      <w:sz w:val="20"/>
    </w:rPr>
  </w:style>
  <w:style w:type="paragraph" w:customStyle="1" w:styleId="Level5Heading">
    <w:name w:val="Level 5 Heading"/>
    <w:basedOn w:val="Heading5"/>
    <w:next w:val="Normal"/>
    <w:qFormat/>
    <w:rsid w:val="004C2678"/>
    <w:pPr>
      <w:numPr>
        <w:numId w:val="5"/>
      </w:numPr>
      <w:spacing w:before="240"/>
      <w:ind w:left="1247" w:hanging="1247"/>
    </w:pPr>
    <w:rPr>
      <w:b/>
      <w:color w:val="000000" w:themeColor="text1"/>
      <w:sz w:val="20"/>
    </w:rPr>
  </w:style>
  <w:style w:type="paragraph" w:styleId="TOC2">
    <w:name w:val="toc 2"/>
    <w:basedOn w:val="Normal"/>
    <w:next w:val="Normal"/>
    <w:autoRedefine/>
    <w:uiPriority w:val="39"/>
    <w:unhideWhenUsed/>
    <w:rsid w:val="00892E8E"/>
    <w:pPr>
      <w:spacing w:after="60"/>
      <w:ind w:left="221"/>
    </w:pPr>
  </w:style>
  <w:style w:type="paragraph" w:styleId="TOC3">
    <w:name w:val="toc 3"/>
    <w:basedOn w:val="Normal"/>
    <w:next w:val="Normal"/>
    <w:autoRedefine/>
    <w:uiPriority w:val="39"/>
    <w:unhideWhenUsed/>
    <w:rsid w:val="00892E8E"/>
    <w:pPr>
      <w:spacing w:after="60" w:line="240" w:lineRule="auto"/>
      <w:ind w:left="442"/>
    </w:pPr>
  </w:style>
  <w:style w:type="paragraph" w:styleId="TOC4">
    <w:name w:val="toc 4"/>
    <w:basedOn w:val="Normal"/>
    <w:next w:val="Normal"/>
    <w:autoRedefine/>
    <w:uiPriority w:val="39"/>
    <w:unhideWhenUsed/>
    <w:rsid w:val="00892E8E"/>
    <w:pPr>
      <w:spacing w:after="60" w:line="240" w:lineRule="auto"/>
      <w:ind w:left="658"/>
    </w:pPr>
  </w:style>
  <w:style w:type="paragraph" w:styleId="TOC5">
    <w:name w:val="toc 5"/>
    <w:basedOn w:val="Normal"/>
    <w:next w:val="Normal"/>
    <w:autoRedefine/>
    <w:uiPriority w:val="39"/>
    <w:unhideWhenUsed/>
    <w:rsid w:val="00892E8E"/>
    <w:pPr>
      <w:spacing w:after="60"/>
      <w:ind w:left="879"/>
    </w:pPr>
  </w:style>
  <w:style w:type="table" w:customStyle="1" w:styleId="OBTable">
    <w:name w:val="OB Table"/>
    <w:basedOn w:val="TableNormal"/>
    <w:uiPriority w:val="99"/>
    <w:rsid w:val="004C2678"/>
    <w:pPr>
      <w:spacing w:after="120" w:line="100" w:lineRule="atLeast"/>
    </w:pPr>
    <w:rPr>
      <w:sz w:val="16"/>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cPr>
      <w:shd w:val="clear" w:color="auto" w:fill="auto"/>
      <w:vAlign w:val="center"/>
    </w:tcPr>
    <w:tblStylePr w:type="firstRow">
      <w:pPr>
        <w:jc w:val="left"/>
      </w:pPr>
      <w:rPr>
        <w:rFonts w:ascii="Verdana" w:hAnsi="Verdana"/>
        <w:b w:val="0"/>
        <w:color w:val="FFFFFF" w:themeColor="background1"/>
        <w:sz w:val="1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BCD727"/>
      </w:tcPr>
    </w:tblStylePr>
  </w:style>
  <w:style w:type="paragraph" w:styleId="TOCHeading">
    <w:name w:val="TOC Heading"/>
    <w:basedOn w:val="Heading1"/>
    <w:next w:val="Normal"/>
    <w:uiPriority w:val="39"/>
    <w:unhideWhenUsed/>
    <w:qFormat/>
    <w:rsid w:val="00A11853"/>
    <w:pPr>
      <w:spacing w:before="240" w:after="0" w:line="259" w:lineRule="auto"/>
      <w:outlineLvl w:val="9"/>
    </w:pPr>
    <w:rPr>
      <w:rFonts w:asciiTheme="majorHAnsi" w:hAnsiTheme="majorHAnsi"/>
      <w:color w:val="727272" w:themeColor="accent1" w:themeShade="BF"/>
      <w:kern w:val="0"/>
      <w:sz w:val="32"/>
      <w:szCs w:val="32"/>
      <w:lang w:val="en-US"/>
      <w14:ligatures w14:val="none"/>
    </w:rPr>
  </w:style>
  <w:style w:type="character" w:styleId="PlaceholderText">
    <w:name w:val="Placeholder Text"/>
    <w:basedOn w:val="DefaultParagraphFont"/>
    <w:uiPriority w:val="99"/>
    <w:semiHidden/>
    <w:rsid w:val="00D64E7E"/>
    <w:rPr>
      <w:color w:val="666666"/>
    </w:rPr>
  </w:style>
  <w:style w:type="paragraph" w:customStyle="1" w:styleId="Level1Heading">
    <w:name w:val="Level 1 Heading"/>
    <w:basedOn w:val="Heading1"/>
    <w:next w:val="Normal"/>
    <w:qFormat/>
    <w:rsid w:val="004C2678"/>
    <w:pPr>
      <w:keepLines w:val="0"/>
      <w:pageBreakBefore/>
      <w:numPr>
        <w:numId w:val="5"/>
      </w:numPr>
      <w:spacing w:before="0" w:after="240"/>
      <w:ind w:left="680" w:hanging="680"/>
    </w:pPr>
    <w:rPr>
      <w:b/>
      <w:caps/>
      <w:color w:val="6E7878" w:themeColor="text2"/>
      <w:sz w:val="24"/>
    </w:rPr>
  </w:style>
  <w:style w:type="paragraph" w:customStyle="1" w:styleId="Level3Heading">
    <w:name w:val="Level 3 Heading"/>
    <w:basedOn w:val="Heading3"/>
    <w:next w:val="Normal"/>
    <w:qFormat/>
    <w:rsid w:val="004C2678"/>
    <w:pPr>
      <w:numPr>
        <w:numId w:val="5"/>
      </w:numPr>
      <w:spacing w:before="240"/>
      <w:ind w:left="964" w:hanging="964"/>
    </w:pPr>
    <w:rPr>
      <w:b/>
      <w:color w:val="000000" w:themeColor="text1"/>
      <w:sz w:val="20"/>
    </w:rPr>
  </w:style>
  <w:style w:type="paragraph" w:customStyle="1" w:styleId="TOC">
    <w:name w:val="TOC"/>
    <w:basedOn w:val="Normal"/>
    <w:qFormat/>
    <w:rsid w:val="0004096A"/>
    <w:pPr>
      <w:spacing w:line="240" w:lineRule="auto"/>
    </w:pPr>
    <w:rPr>
      <w:szCs w:val="18"/>
    </w:rPr>
  </w:style>
  <w:style w:type="paragraph" w:styleId="NoSpacing">
    <w:name w:val="No Spacing"/>
    <w:link w:val="NoSpacingChar"/>
    <w:uiPriority w:val="1"/>
    <w:qFormat/>
    <w:rsid w:val="0004096A"/>
    <w:pPr>
      <w:spacing w:after="0" w:line="240" w:lineRule="auto"/>
    </w:pPr>
    <w:rPr>
      <w:color w:val="000000"/>
      <w:sz w:val="18"/>
    </w:rPr>
  </w:style>
  <w:style w:type="character" w:customStyle="1" w:styleId="NoSpacingChar">
    <w:name w:val="No Spacing Char"/>
    <w:basedOn w:val="DefaultParagraphFont"/>
    <w:link w:val="NoSpacing"/>
    <w:uiPriority w:val="1"/>
    <w:rsid w:val="0004096A"/>
    <w:rPr>
      <w:rFonts w:ascii="Verdana" w:hAnsi="Verdana"/>
      <w:color w:val="000000"/>
      <w:sz w:val="18"/>
    </w:rPr>
  </w:style>
  <w:style w:type="character" w:customStyle="1" w:styleId="TOC1Char">
    <w:name w:val="TOC 1 Char"/>
    <w:basedOn w:val="NoSpacingChar"/>
    <w:link w:val="TOC1"/>
    <w:uiPriority w:val="39"/>
    <w:rsid w:val="00B16A15"/>
    <w:rPr>
      <w:rFonts w:ascii="Verdana" w:hAnsi="Verdana" w:cs="Times New Roman (Body CS)"/>
      <w:noProof/>
      <w:color w:val="6E7878"/>
      <w:sz w:val="22"/>
      <w:lang w:val="en-GB"/>
    </w:rPr>
  </w:style>
  <w:style w:type="character" w:styleId="BookTitle">
    <w:name w:val="Book Title"/>
    <w:basedOn w:val="DefaultParagraphFont"/>
    <w:uiPriority w:val="33"/>
    <w:qFormat/>
    <w:rsid w:val="00804E1F"/>
    <w:rPr>
      <w:b/>
      <w:bCs/>
      <w:i/>
      <w:iCs/>
      <w:spacing w:val="5"/>
    </w:rPr>
  </w:style>
  <w:style w:type="numbering" w:customStyle="1" w:styleId="CurrentList1">
    <w:name w:val="Current List1"/>
    <w:uiPriority w:val="99"/>
    <w:rsid w:val="00C30C7C"/>
    <w:pPr>
      <w:numPr>
        <w:numId w:val="6"/>
      </w:numPr>
    </w:pPr>
  </w:style>
  <w:style w:type="numbering" w:customStyle="1" w:styleId="CurrentList2">
    <w:name w:val="Current List2"/>
    <w:uiPriority w:val="99"/>
    <w:rsid w:val="00C30C7C"/>
    <w:pPr>
      <w:numPr>
        <w:numId w:val="7"/>
      </w:numPr>
    </w:pPr>
  </w:style>
  <w:style w:type="paragraph" w:styleId="BodyText">
    <w:name w:val="Body Text"/>
    <w:basedOn w:val="Normal"/>
    <w:link w:val="BodyTextChar"/>
    <w:uiPriority w:val="99"/>
    <w:unhideWhenUsed/>
    <w:qFormat/>
    <w:rsid w:val="00494889"/>
    <w:pPr>
      <w:spacing w:after="100"/>
    </w:pPr>
  </w:style>
  <w:style w:type="character" w:customStyle="1" w:styleId="BodyTextChar">
    <w:name w:val="Body Text Char"/>
    <w:basedOn w:val="DefaultParagraphFont"/>
    <w:link w:val="BodyText"/>
    <w:uiPriority w:val="99"/>
    <w:rsid w:val="00494889"/>
    <w:rPr>
      <w:rFonts w:ascii="Verdana" w:hAnsi="Verdana"/>
      <w:color w:val="000000"/>
      <w:sz w:val="18"/>
    </w:rPr>
  </w:style>
  <w:style w:type="paragraph" w:styleId="BodyText3">
    <w:name w:val="Body Text 3"/>
    <w:basedOn w:val="Normal"/>
    <w:link w:val="BodyText3Char"/>
    <w:uiPriority w:val="99"/>
    <w:unhideWhenUsed/>
    <w:rsid w:val="00034EA1"/>
    <w:rPr>
      <w:sz w:val="16"/>
      <w:szCs w:val="16"/>
    </w:rPr>
  </w:style>
  <w:style w:type="character" w:customStyle="1" w:styleId="BodyText3Char">
    <w:name w:val="Body Text 3 Char"/>
    <w:basedOn w:val="DefaultParagraphFont"/>
    <w:link w:val="BodyText3"/>
    <w:uiPriority w:val="99"/>
    <w:rsid w:val="00034EA1"/>
    <w:rPr>
      <w:rFonts w:ascii="Verdana" w:hAnsi="Verdana"/>
      <w:color w:val="000000"/>
      <w:sz w:val="16"/>
      <w:szCs w:val="16"/>
    </w:rPr>
  </w:style>
  <w:style w:type="paragraph" w:styleId="ListParagraph">
    <w:name w:val="List Paragraph"/>
    <w:basedOn w:val="Normal"/>
    <w:uiPriority w:val="34"/>
    <w:qFormat/>
    <w:rsid w:val="00EF0155"/>
    <w:pPr>
      <w:ind w:left="1162" w:hanging="567"/>
      <w:contextualSpacing/>
    </w:pPr>
  </w:style>
  <w:style w:type="numbering" w:customStyle="1" w:styleId="CurrentList3">
    <w:name w:val="Current List3"/>
    <w:uiPriority w:val="99"/>
    <w:rsid w:val="0044347E"/>
    <w:pPr>
      <w:numPr>
        <w:numId w:val="8"/>
      </w:numPr>
    </w:pPr>
  </w:style>
  <w:style w:type="paragraph" w:styleId="Caption">
    <w:name w:val="caption"/>
    <w:basedOn w:val="Normal"/>
    <w:next w:val="Normal"/>
    <w:uiPriority w:val="35"/>
    <w:unhideWhenUsed/>
    <w:qFormat/>
    <w:rsid w:val="004C2678"/>
    <w:pPr>
      <w:spacing w:before="60" w:line="240" w:lineRule="auto"/>
    </w:pPr>
    <w:rPr>
      <w:i/>
      <w:iCs/>
      <w:color w:val="999999" w:themeColor="accent1"/>
      <w:sz w:val="20"/>
      <w:szCs w:val="18"/>
    </w:rPr>
  </w:style>
  <w:style w:type="numbering" w:customStyle="1" w:styleId="CurrentList4">
    <w:name w:val="Current List4"/>
    <w:uiPriority w:val="99"/>
    <w:rsid w:val="00202BD0"/>
    <w:pPr>
      <w:numPr>
        <w:numId w:val="9"/>
      </w:numPr>
    </w:pPr>
  </w:style>
  <w:style w:type="numbering" w:customStyle="1" w:styleId="CurrentList5">
    <w:name w:val="Current List5"/>
    <w:uiPriority w:val="99"/>
    <w:rsid w:val="00980F9D"/>
    <w:pPr>
      <w:numPr>
        <w:numId w:val="10"/>
      </w:numPr>
    </w:pPr>
  </w:style>
  <w:style w:type="numbering" w:customStyle="1" w:styleId="CurrentList6">
    <w:name w:val="Current List6"/>
    <w:uiPriority w:val="99"/>
    <w:rsid w:val="00980F9D"/>
    <w:pPr>
      <w:numPr>
        <w:numId w:val="11"/>
      </w:numPr>
    </w:pPr>
  </w:style>
  <w:style w:type="numbering" w:customStyle="1" w:styleId="CurrentList7">
    <w:name w:val="Current List7"/>
    <w:uiPriority w:val="99"/>
    <w:rsid w:val="006C0946"/>
    <w:pPr>
      <w:numPr>
        <w:numId w:val="12"/>
      </w:numPr>
    </w:pPr>
  </w:style>
  <w:style w:type="numbering" w:customStyle="1" w:styleId="1NumberedList1">
    <w:name w:val="1. Numbered List 1"/>
    <w:uiPriority w:val="99"/>
    <w:rsid w:val="00AA0A40"/>
    <w:pPr>
      <w:numPr>
        <w:numId w:val="13"/>
      </w:numPr>
    </w:p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9522AA"/>
    <w:pPr>
      <w:suppressAutoHyphens w:val="0"/>
      <w:spacing w:after="180" w:line="300" w:lineRule="atLeast"/>
      <w:ind w:left="709"/>
    </w:pPr>
    <w:rPr>
      <w:rFonts w:eastAsia="Times New Roman" w:cs="Times New Roman"/>
      <w:kern w:val="0"/>
      <w:sz w:val="20"/>
      <w:lang w:val="en-US"/>
      <w14:ligatures w14:val="none"/>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9522AA"/>
    <w:rPr>
      <w:rFonts w:eastAsia="Times New Roman" w:cs="Times New Roman"/>
      <w:kern w:val="0"/>
      <w:lang w:val="en-US"/>
      <w14:ligatures w14:val="none"/>
    </w:rPr>
  </w:style>
  <w:style w:type="paragraph" w:customStyle="1" w:styleId="paragraph">
    <w:name w:val="paragraph"/>
    <w:basedOn w:val="Normal"/>
    <w:rsid w:val="00B16B85"/>
    <w:pPr>
      <w:suppressAutoHyphens w:val="0"/>
      <w:spacing w:before="100" w:beforeAutospacing="1" w:after="100" w:afterAutospacing="1" w:line="240" w:lineRule="auto"/>
    </w:pPr>
    <w:rPr>
      <w:rFonts w:ascii="Times New Roman" w:eastAsia="Times New Roman" w:hAnsi="Times New Roman" w:cs="Times New Roman"/>
      <w:kern w:val="0"/>
      <w:sz w:val="24"/>
      <w:szCs w:val="24"/>
      <w:lang w:val="en-ZA" w:eastAsia="en-ZA"/>
      <w14:ligatures w14:val="none"/>
    </w:rPr>
  </w:style>
  <w:style w:type="character" w:customStyle="1" w:styleId="normaltextrun">
    <w:name w:val="normaltextrun"/>
    <w:basedOn w:val="DefaultParagraphFont"/>
    <w:rsid w:val="00B16B85"/>
  </w:style>
  <w:style w:type="character" w:customStyle="1" w:styleId="eop">
    <w:name w:val="eop"/>
    <w:basedOn w:val="DefaultParagraphFont"/>
    <w:rsid w:val="00B16B85"/>
  </w:style>
  <w:style w:type="character" w:styleId="CommentReference">
    <w:name w:val="annotation reference"/>
    <w:basedOn w:val="DefaultParagraphFont"/>
    <w:uiPriority w:val="99"/>
    <w:semiHidden/>
    <w:unhideWhenUsed/>
    <w:rsid w:val="00E70CF1"/>
    <w:rPr>
      <w:sz w:val="16"/>
      <w:szCs w:val="16"/>
    </w:rPr>
  </w:style>
  <w:style w:type="paragraph" w:styleId="CommentText">
    <w:name w:val="annotation text"/>
    <w:basedOn w:val="Normal"/>
    <w:link w:val="CommentTextChar"/>
    <w:uiPriority w:val="99"/>
    <w:unhideWhenUsed/>
    <w:rsid w:val="00E70CF1"/>
    <w:pPr>
      <w:spacing w:line="240" w:lineRule="auto"/>
    </w:pPr>
    <w:rPr>
      <w:sz w:val="20"/>
    </w:rPr>
  </w:style>
  <w:style w:type="character" w:customStyle="1" w:styleId="CommentTextChar">
    <w:name w:val="Comment Text Char"/>
    <w:basedOn w:val="DefaultParagraphFont"/>
    <w:link w:val="CommentText"/>
    <w:uiPriority w:val="99"/>
    <w:rsid w:val="00E70CF1"/>
    <w:rPr>
      <w:rFonts w:eastAsiaTheme="minorEastAsia"/>
    </w:rPr>
  </w:style>
  <w:style w:type="paragraph" w:styleId="CommentSubject">
    <w:name w:val="annotation subject"/>
    <w:basedOn w:val="CommentText"/>
    <w:next w:val="CommentText"/>
    <w:link w:val="CommentSubjectChar"/>
    <w:uiPriority w:val="99"/>
    <w:semiHidden/>
    <w:unhideWhenUsed/>
    <w:rsid w:val="00E70CF1"/>
    <w:rPr>
      <w:b/>
      <w:bCs/>
    </w:rPr>
  </w:style>
  <w:style w:type="character" w:customStyle="1" w:styleId="CommentSubjectChar">
    <w:name w:val="Comment Subject Char"/>
    <w:basedOn w:val="CommentTextChar"/>
    <w:link w:val="CommentSubject"/>
    <w:uiPriority w:val="99"/>
    <w:semiHidden/>
    <w:rsid w:val="00E70CF1"/>
    <w:rPr>
      <w:rFonts w:eastAsiaTheme="minorEastAsia"/>
      <w:b/>
      <w:bCs/>
    </w:rPr>
  </w:style>
  <w:style w:type="paragraph" w:styleId="Revision">
    <w:name w:val="Revision"/>
    <w:hidden/>
    <w:uiPriority w:val="99"/>
    <w:semiHidden/>
    <w:rsid w:val="00A961DC"/>
    <w:pPr>
      <w:spacing w:after="0" w:line="240" w:lineRule="auto"/>
    </w:pPr>
    <w:rPr>
      <w:rFonts w:eastAsiaTheme="minorEastAsia"/>
      <w:sz w:val="18"/>
    </w:rPr>
  </w:style>
  <w:style w:type="character" w:styleId="Mention">
    <w:name w:val="Mention"/>
    <w:basedOn w:val="DefaultParagraphFont"/>
    <w:uiPriority w:val="99"/>
    <w:unhideWhenUsed/>
    <w:rsid w:val="00ED4C4E"/>
    <w:rPr>
      <w:color w:val="2B579A"/>
      <w:shd w:val="clear" w:color="auto" w:fill="E1DFDD"/>
    </w:rPr>
  </w:style>
  <w:style w:type="numbering" w:customStyle="1" w:styleId="StyleOutlinenumbered">
    <w:name w:val="Style Outline numbered"/>
    <w:basedOn w:val="NoList"/>
    <w:rsid w:val="001B29B6"/>
    <w:pPr>
      <w:numPr>
        <w:numId w:val="23"/>
      </w:numPr>
    </w:pPr>
  </w:style>
  <w:style w:type="character" w:customStyle="1" w:styleId="normaltextrun1">
    <w:name w:val="normaltextrun1"/>
    <w:basedOn w:val="DefaultParagraphFont"/>
    <w:rsid w:val="001B2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appexchange.salesforce.com/appxListingDetail?listingId=a0N3A00000FADZgUAP" TargetMode="External"/><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salesforce.com/products/privacy-center/"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3.svg"/></Relationships>
</file>

<file path=word/theme/theme1.xml><?xml version="1.0" encoding="utf-8"?>
<a:theme xmlns:a="http://schemas.openxmlformats.org/drawingml/2006/main" name="Open Box">
  <a:themeElements>
    <a:clrScheme name="Open Box Colours">
      <a:dk1>
        <a:srgbClr val="000000"/>
      </a:dk1>
      <a:lt1>
        <a:srgbClr val="FFFFFF"/>
      </a:lt1>
      <a:dk2>
        <a:srgbClr val="6E7878"/>
      </a:dk2>
      <a:lt2>
        <a:srgbClr val="ABABAB"/>
      </a:lt2>
      <a:accent1>
        <a:srgbClr val="999999"/>
      </a:accent1>
      <a:accent2>
        <a:srgbClr val="CCCCCC"/>
      </a:accent2>
      <a:accent3>
        <a:srgbClr val="BDD626"/>
      </a:accent3>
      <a:accent4>
        <a:srgbClr val="DEEB93"/>
      </a:accent4>
      <a:accent5>
        <a:srgbClr val="B079A1"/>
      </a:accent5>
      <a:accent6>
        <a:srgbClr val="75B8B2"/>
      </a:accent6>
      <a:hlink>
        <a:srgbClr val="CCCCCC"/>
      </a:hlink>
      <a:folHlink>
        <a:srgbClr val="ABABAB"/>
      </a:folHlink>
    </a:clrScheme>
    <a:fontScheme name="Open Box Font">
      <a:majorFont>
        <a:latin typeface="Aptos Display"/>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Custom Software</TermName>
          <TermId xmlns="http://schemas.microsoft.com/office/infopath/2007/PartnerControls">cecfb662-fc63-4c9e-b6e4-2e3797fe6f4f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4</Value>
      <Value>10</Value>
      <Value>1</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documentManagement>
</p:properties>
</file>

<file path=customXml/itemProps1.xml><?xml version="1.0" encoding="utf-8"?>
<ds:datastoreItem xmlns:ds="http://schemas.openxmlformats.org/officeDocument/2006/customXml" ds:itemID="{0EA2A616-66DB-4E88-B870-B67B2988EA26}">
  <ds:schemaRefs>
    <ds:schemaRef ds:uri="Microsoft.SharePoint.Taxonomy.ContentTypeSync"/>
  </ds:schemaRefs>
</ds:datastoreItem>
</file>

<file path=customXml/itemProps2.xml><?xml version="1.0" encoding="utf-8"?>
<ds:datastoreItem xmlns:ds="http://schemas.openxmlformats.org/officeDocument/2006/customXml" ds:itemID="{10208512-113E-498C-B6E6-42E3AF496D31}">
  <ds:schemaRefs>
    <ds:schemaRef ds:uri="http://schemas.microsoft.com/sharepoint/v3/contenttype/forms"/>
  </ds:schemaRefs>
</ds:datastoreItem>
</file>

<file path=customXml/itemProps3.xml><?xml version="1.0" encoding="utf-8"?>
<ds:datastoreItem xmlns:ds="http://schemas.openxmlformats.org/officeDocument/2006/customXml" ds:itemID="{9512D6F6-9BD9-4C17-AC19-0A0843C83737}"/>
</file>

<file path=customXml/itemProps4.xml><?xml version="1.0" encoding="utf-8"?>
<ds:datastoreItem xmlns:ds="http://schemas.openxmlformats.org/officeDocument/2006/customXml" ds:itemID="{7863D89F-21E0-A848-83F9-DE7DAA9E831B}">
  <ds:schemaRefs>
    <ds:schemaRef ds:uri="http://schemas.openxmlformats.org/officeDocument/2006/bibliography"/>
  </ds:schemaRefs>
</ds:datastoreItem>
</file>

<file path=customXml/itemProps5.xml><?xml version="1.0" encoding="utf-8"?>
<ds:datastoreItem xmlns:ds="http://schemas.openxmlformats.org/officeDocument/2006/customXml" ds:itemID="{86998D4C-D30E-4DA8-A7C0-B720A3F7A12B}">
  <ds:schemaRefs>
    <ds:schemaRef ds:uri="http://schemas.microsoft.com/office/2006/metadata/properties"/>
    <ds:schemaRef ds:uri="http://schemas.microsoft.com/office/infopath/2007/PartnerControls"/>
    <ds:schemaRef ds:uri="1ffbd5dc-7a64-4097-8396-87f6c90b212f"/>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1819</Words>
  <Characters>9628</Characters>
  <Application>Microsoft Office Word</Application>
  <DocSecurity>0</DocSecurity>
  <Lines>310</Lines>
  <Paragraphs>197</Paragraphs>
  <ScaleCrop>false</ScaleCrop>
  <HeadingPairs>
    <vt:vector size="2" baseType="variant">
      <vt:variant>
        <vt:lpstr>Title</vt:lpstr>
      </vt:variant>
      <vt:variant>
        <vt:i4>1</vt:i4>
      </vt:variant>
    </vt:vector>
  </HeadingPairs>
  <TitlesOfParts>
    <vt:vector size="1" baseType="lpstr">
      <vt:lpstr>Statement of Work</vt:lpstr>
    </vt:vector>
  </TitlesOfParts>
  <Manager/>
  <Company>Open Box Software</Company>
  <LinksUpToDate>false</LinksUpToDate>
  <CharactersWithSpaces>11250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subject>LeadPro Replacement</dc:subject>
  <dc:creator>Sam Duncan</dc:creator>
  <cp:keywords>Grainger</cp:keywords>
  <dc:description/>
  <cp:lastModifiedBy>Sam Duncan</cp:lastModifiedBy>
  <cp:revision>10</cp:revision>
  <dcterms:created xsi:type="dcterms:W3CDTF">2024-11-14T18:38:00Z</dcterms:created>
  <dcterms:modified xsi:type="dcterms:W3CDTF">2024-11-14T19:20:00Z</dcterms:modified>
  <cp:category/>
  <cp:contentStatus>Version 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10;#WS Development|77821d6b-8d5b-43e3-be80-585fe7b3d172</vt:lpwstr>
  </property>
  <property fmtid="{D5CDD505-2E9C-101B-9397-08002B2CF9AE}" pid="3" name="Document number">
    <vt:lpwstr>[Version]</vt:lpwstr>
  </property>
  <property fmtid="{D5CDD505-2E9C-101B-9397-08002B2CF9AE}" pid="4" name="ContentTypeId">
    <vt:lpwstr>0x010100B16301FA1C2D5E4DB9305F31D037531D02070300B4E123A7400DE24C83BA9D1BFCD12C10</vt:lpwstr>
  </property>
  <property fmtid="{D5CDD505-2E9C-101B-9397-08002B2CF9AE}" pid="5" name="Project Document Type">
    <vt:lpwstr>4;#Generic Project Document|258c2ed6-b93b-4ffe-8901-a23f2dc98ec9</vt:lpwstr>
  </property>
  <property fmtid="{D5CDD505-2E9C-101B-9397-08002B2CF9AE}" pid="6" name="MediaServiceImageTags">
    <vt:lpwstr/>
  </property>
  <property fmtid="{D5CDD505-2E9C-101B-9397-08002B2CF9AE}" pid="7" name="lcf76f155ced4ddcb4097134ff3c332f">
    <vt:lpwstr/>
  </property>
  <property fmtid="{D5CDD505-2E9C-101B-9397-08002B2CF9AE}" pid="8" name="Project_x0020_Document_x0020_Type">
    <vt:lpwstr>4;#Generic Project Document|258c2ed6-b93b-4ffe-8901-a23f2dc98ec9</vt:lpwstr>
  </property>
  <property fmtid="{D5CDD505-2E9C-101B-9397-08002B2CF9AE}" pid="9" name="Division">
    <vt:lpwstr>1;#Custom Software|cecfb662-fc63-4c9e-b6e4-2e3797fe6f4f</vt:lpwstr>
  </property>
  <property fmtid="{D5CDD505-2E9C-101B-9397-08002B2CF9AE}" pid="10" name="Client Project">
    <vt:lpwstr/>
  </property>
  <property fmtid="{D5CDD505-2E9C-101B-9397-08002B2CF9AE}" pid="11" name="Client_x0020_Project">
    <vt:lpwstr/>
  </property>
</Properties>
</file>