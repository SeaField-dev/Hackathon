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D43C25" w14:textId="6CEE6965" w:rsidR="00996F6E" w:rsidRPr="00171210" w:rsidRDefault="00996F6E" w:rsidP="00186E95">
      <w:pPr>
        <w:pStyle w:val="NormalIndent"/>
        <w:rPr>
          <w:noProof/>
          <w:lang w:val="en-GB"/>
        </w:rPr>
      </w:pPr>
    </w:p>
    <w:p w14:paraId="114E30BE" w14:textId="77777777" w:rsidR="00011C72" w:rsidRPr="00171210" w:rsidRDefault="00011C72" w:rsidP="00186E95">
      <w:pPr>
        <w:pStyle w:val="NormalIndent"/>
        <w:rPr>
          <w:noProof/>
          <w:lang w:val="en-GB"/>
        </w:rPr>
      </w:pPr>
    </w:p>
    <w:p w14:paraId="271436C1" w14:textId="77777777" w:rsidR="00996F6E" w:rsidRPr="00171210" w:rsidRDefault="00996F6E" w:rsidP="00186E95">
      <w:pPr>
        <w:pStyle w:val="NormalIndent"/>
        <w:rPr>
          <w:noProof/>
          <w:lang w:val="en-GB"/>
        </w:rPr>
      </w:pPr>
    </w:p>
    <w:p w14:paraId="4D853F63" w14:textId="77777777" w:rsidR="00996F6E" w:rsidRPr="00171210" w:rsidRDefault="00996F6E" w:rsidP="00186E95">
      <w:pPr>
        <w:pStyle w:val="NormalIndent"/>
        <w:rPr>
          <w:noProof/>
          <w:lang w:val="en-GB"/>
        </w:rPr>
      </w:pPr>
    </w:p>
    <w:p w14:paraId="0BDD986D" w14:textId="77777777" w:rsidR="00996F6E" w:rsidRPr="00171210" w:rsidRDefault="00996F6E" w:rsidP="00186E95">
      <w:pPr>
        <w:pStyle w:val="NormalIndent"/>
        <w:rPr>
          <w:noProof/>
          <w:lang w:val="en-GB"/>
        </w:rPr>
      </w:pPr>
    </w:p>
    <w:p w14:paraId="4F2D50CF" w14:textId="77777777" w:rsidR="002E1380" w:rsidRPr="00171210" w:rsidRDefault="002E1380" w:rsidP="00186E95">
      <w:pPr>
        <w:pStyle w:val="NormalIndent"/>
        <w:rPr>
          <w:noProof/>
          <w:lang w:val="en-GB"/>
        </w:rPr>
      </w:pPr>
    </w:p>
    <w:p w14:paraId="1881EC6B" w14:textId="77777777" w:rsidR="002E1380" w:rsidRPr="00171210" w:rsidRDefault="002E1380" w:rsidP="00186E95">
      <w:pPr>
        <w:pStyle w:val="NormalIndent"/>
        <w:rPr>
          <w:noProof/>
          <w:lang w:val="en-GB"/>
        </w:rPr>
      </w:pPr>
    </w:p>
    <w:p w14:paraId="4B5788D5" w14:textId="40CFCD8A" w:rsidR="002E1380" w:rsidRPr="00171210" w:rsidRDefault="002E1380" w:rsidP="00AB09E6">
      <w:pPr>
        <w:pStyle w:val="NormalIndent"/>
        <w:spacing w:after="0"/>
        <w:jc w:val="left"/>
        <w:rPr>
          <w:rFonts w:cs="Arial"/>
          <w:noProof/>
          <w:color w:val="7F7F7F" w:themeColor="text1" w:themeTint="80"/>
          <w:sz w:val="44"/>
          <w:szCs w:val="20"/>
          <w:lang w:val="en-GB" w:eastAsia="en-US"/>
        </w:rPr>
      </w:pPr>
      <w:r w:rsidRPr="00171210">
        <w:rPr>
          <w:rFonts w:cs="Arial"/>
          <w:noProof/>
          <w:color w:val="7F7F7F" w:themeColor="text1" w:themeTint="80"/>
          <w:sz w:val="44"/>
          <w:szCs w:val="20"/>
          <w:lang w:val="en-GB" w:eastAsia="en-US"/>
        </w:rPr>
        <w:fldChar w:fldCharType="begin"/>
      </w:r>
      <w:r w:rsidRPr="00171210">
        <w:rPr>
          <w:rFonts w:cs="Arial"/>
          <w:noProof/>
          <w:color w:val="7F7F7F" w:themeColor="text1" w:themeTint="80"/>
          <w:sz w:val="44"/>
          <w:szCs w:val="20"/>
          <w:lang w:val="en-GB" w:eastAsia="en-US"/>
        </w:rPr>
        <w:instrText xml:space="preserve"> SUBJECT  \* FirstCap  \* MERGEFORMAT </w:instrText>
      </w:r>
      <w:r w:rsidRPr="00171210">
        <w:rPr>
          <w:rFonts w:cs="Arial"/>
          <w:noProof/>
          <w:color w:val="7F7F7F" w:themeColor="text1" w:themeTint="80"/>
          <w:sz w:val="44"/>
          <w:szCs w:val="20"/>
          <w:lang w:val="en-GB" w:eastAsia="en-US"/>
        </w:rPr>
        <w:fldChar w:fldCharType="separate"/>
      </w:r>
      <w:r w:rsidR="00512F10" w:rsidRPr="00171210">
        <w:rPr>
          <w:rFonts w:cs="Arial"/>
          <w:noProof/>
          <w:color w:val="7F7F7F" w:themeColor="text1" w:themeTint="80"/>
          <w:sz w:val="44"/>
          <w:szCs w:val="20"/>
          <w:lang w:val="en-GB" w:eastAsia="en-US"/>
        </w:rPr>
        <w:t>Statement of Work</w:t>
      </w:r>
      <w:r w:rsidRPr="00171210">
        <w:rPr>
          <w:rFonts w:cs="Arial"/>
          <w:noProof/>
          <w:color w:val="7F7F7F" w:themeColor="text1" w:themeTint="80"/>
          <w:sz w:val="44"/>
          <w:szCs w:val="20"/>
          <w:lang w:val="en-GB" w:eastAsia="en-US"/>
        </w:rPr>
        <w:fldChar w:fldCharType="end"/>
      </w:r>
      <w:r w:rsidRPr="00171210">
        <w:rPr>
          <w:rFonts w:cs="Arial"/>
          <w:noProof/>
          <w:color w:val="7F7F7F" w:themeColor="text1" w:themeTint="80"/>
          <w:sz w:val="44"/>
          <w:szCs w:val="20"/>
          <w:lang w:val="en-GB" w:eastAsia="en-US"/>
        </w:rPr>
        <w:t xml:space="preserve"> </w:t>
      </w:r>
    </w:p>
    <w:p w14:paraId="7829238D" w14:textId="77777777" w:rsidR="002E1380" w:rsidRPr="00171210" w:rsidRDefault="00996F6E" w:rsidP="00186E95">
      <w:pPr>
        <w:pStyle w:val="NormalIndent"/>
        <w:rPr>
          <w:rFonts w:cs="Arial"/>
          <w:noProof/>
          <w:sz w:val="32"/>
          <w:lang w:val="en-GB"/>
        </w:rPr>
      </w:pPr>
      <w:r w:rsidRPr="00171210">
        <w:rPr>
          <w:noProof/>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7A0ADBA5">
              <v:group id="Group 58" style="position:absolute;margin-left:106.9pt;margin-top:286.5pt;width:302.25pt;height:10.5pt;z-index:-251658237;mso-position-horizontal-relative:page;mso-position-vertical-relative:page" coordsize="1704,2" coordorigin="9631,5450" o:spid="_x0000_s1026" w14:anchorId="7B4DC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69F22A33" w:rsidR="002E1380" w:rsidRPr="00171210" w:rsidRDefault="00EA4721" w:rsidP="001F34EF">
      <w:pPr>
        <w:pStyle w:val="NormalIndent"/>
        <w:spacing w:before="300" w:after="0"/>
        <w:jc w:val="left"/>
        <w:rPr>
          <w:b/>
          <w:caps/>
          <w:color w:val="808080"/>
          <w:sz w:val="22"/>
          <w:szCs w:val="20"/>
          <w:lang w:val="en-GB" w:eastAsia="en-US"/>
        </w:rPr>
      </w:pPr>
      <w:r w:rsidRPr="00171210">
        <w:rPr>
          <w:b/>
          <w:caps/>
          <w:color w:val="808080"/>
          <w:sz w:val="22"/>
          <w:szCs w:val="20"/>
          <w:lang w:val="en-GB" w:eastAsia="en-US"/>
        </w:rPr>
        <w:fldChar w:fldCharType="begin"/>
      </w:r>
      <w:r w:rsidRPr="00171210">
        <w:rPr>
          <w:b/>
          <w:caps/>
          <w:color w:val="808080"/>
          <w:sz w:val="22"/>
          <w:szCs w:val="20"/>
          <w:lang w:val="en-GB" w:eastAsia="en-US"/>
        </w:rPr>
        <w:instrText xml:space="preserve"> DOCPROPERTY  Category  \* MERGEFORMAT </w:instrText>
      </w:r>
      <w:r w:rsidRPr="00171210">
        <w:rPr>
          <w:b/>
          <w:caps/>
          <w:color w:val="808080"/>
          <w:sz w:val="22"/>
          <w:szCs w:val="20"/>
          <w:lang w:val="en-GB" w:eastAsia="en-US"/>
        </w:rPr>
        <w:fldChar w:fldCharType="separate"/>
      </w:r>
      <w:r w:rsidR="0006293A">
        <w:rPr>
          <w:b/>
          <w:caps/>
          <w:color w:val="808080"/>
          <w:sz w:val="22"/>
          <w:szCs w:val="20"/>
          <w:lang w:val="en-GB" w:eastAsia="en-US"/>
        </w:rPr>
        <w:t>Grainger PLC</w:t>
      </w:r>
      <w:r w:rsidRPr="00171210">
        <w:rPr>
          <w:b/>
          <w:caps/>
          <w:color w:val="808080"/>
          <w:sz w:val="22"/>
          <w:szCs w:val="20"/>
          <w:lang w:val="en-GB" w:eastAsia="en-US"/>
        </w:rPr>
        <w:fldChar w:fldCharType="end"/>
      </w:r>
    </w:p>
    <w:p w14:paraId="57D80A05" w14:textId="505C0326" w:rsidR="002E1380" w:rsidRPr="00171210" w:rsidRDefault="002E1380" w:rsidP="009242CF">
      <w:pPr>
        <w:pStyle w:val="NormalIndent"/>
        <w:spacing w:after="0"/>
        <w:jc w:val="left"/>
        <w:rPr>
          <w:caps/>
          <w:color w:val="808080"/>
          <w:sz w:val="22"/>
          <w:szCs w:val="20"/>
          <w:lang w:val="en-GB" w:eastAsia="en-US"/>
        </w:rPr>
      </w:pPr>
      <w:r w:rsidRPr="00171210">
        <w:rPr>
          <w:caps/>
          <w:color w:val="808080"/>
          <w:sz w:val="22"/>
          <w:szCs w:val="20"/>
          <w:lang w:val="en-GB" w:eastAsia="en-US"/>
        </w:rPr>
        <w:fldChar w:fldCharType="begin"/>
      </w:r>
      <w:r w:rsidRPr="00171210">
        <w:rPr>
          <w:caps/>
          <w:color w:val="808080"/>
          <w:sz w:val="22"/>
          <w:szCs w:val="20"/>
          <w:lang w:val="en-GB" w:eastAsia="en-US"/>
        </w:rPr>
        <w:instrText xml:space="preserve"> DOCPROPERTY  Title  \* MERGEFORMAT </w:instrText>
      </w:r>
      <w:r w:rsidRPr="00171210">
        <w:rPr>
          <w:caps/>
          <w:color w:val="808080"/>
          <w:sz w:val="22"/>
          <w:szCs w:val="20"/>
          <w:lang w:val="en-GB" w:eastAsia="en-US"/>
        </w:rPr>
        <w:fldChar w:fldCharType="separate"/>
      </w:r>
      <w:r w:rsidR="0006293A">
        <w:rPr>
          <w:caps/>
          <w:color w:val="808080"/>
          <w:sz w:val="22"/>
          <w:szCs w:val="20"/>
          <w:lang w:val="en-GB" w:eastAsia="en-US"/>
        </w:rPr>
        <w:t>UAT Refresh</w:t>
      </w:r>
      <w:r w:rsidRPr="00171210">
        <w:rPr>
          <w:caps/>
          <w:color w:val="808080"/>
          <w:sz w:val="22"/>
          <w:szCs w:val="20"/>
          <w:lang w:val="en-GB" w:eastAsia="en-US"/>
        </w:rPr>
        <w:fldChar w:fldCharType="end"/>
      </w:r>
      <w:r w:rsidRPr="00171210">
        <w:rPr>
          <w:caps/>
          <w:color w:val="808080"/>
          <w:sz w:val="22"/>
          <w:szCs w:val="20"/>
          <w:lang w:val="en-GB" w:eastAsia="en-US"/>
        </w:rPr>
        <w:t xml:space="preserve"> </w:t>
      </w:r>
    </w:p>
    <w:p w14:paraId="4609D2E2" w14:textId="77777777" w:rsidR="002E2B0D" w:rsidRPr="00171210" w:rsidRDefault="002E2B0D" w:rsidP="00186E95">
      <w:pPr>
        <w:pStyle w:val="NormalIndent"/>
        <w:rPr>
          <w:lang w:val="en-GB"/>
        </w:rPr>
      </w:pPr>
    </w:p>
    <w:p w14:paraId="655DA4B4" w14:textId="77777777" w:rsidR="00977AEF" w:rsidRPr="00171210" w:rsidRDefault="00DD35B3" w:rsidP="00186E95">
      <w:pPr>
        <w:pStyle w:val="NormalIndent"/>
        <w:rPr>
          <w:lang w:val="en-GB"/>
        </w:rPr>
      </w:pPr>
      <w:r w:rsidRPr="00171210">
        <w:rPr>
          <w:lang w:val="en-GB"/>
        </w:rPr>
        <w:tab/>
      </w:r>
    </w:p>
    <w:p w14:paraId="54848B1F" w14:textId="77777777" w:rsidR="00977AEF" w:rsidRPr="00171210" w:rsidRDefault="00977AEF" w:rsidP="00186E95">
      <w:pPr>
        <w:pStyle w:val="NormalIndent"/>
        <w:rPr>
          <w:lang w:val="en-GB"/>
        </w:rPr>
      </w:pPr>
    </w:p>
    <w:p w14:paraId="7BD9F628" w14:textId="77777777" w:rsidR="002E1380" w:rsidRPr="00171210" w:rsidRDefault="002E1380" w:rsidP="00186E95">
      <w:pPr>
        <w:pStyle w:val="NormalIndent"/>
        <w:rPr>
          <w:lang w:val="en-GB"/>
        </w:rPr>
      </w:pPr>
    </w:p>
    <w:p w14:paraId="73C54AD3" w14:textId="77777777" w:rsidR="002E1380" w:rsidRPr="00171210" w:rsidRDefault="002E1380" w:rsidP="00195921">
      <w:pPr>
        <w:spacing w:after="0" w:line="240" w:lineRule="atLeast"/>
        <w:jc w:val="right"/>
        <w:rPr>
          <w:i/>
          <w:color w:val="808080"/>
          <w:sz w:val="22"/>
          <w:szCs w:val="22"/>
          <w:lang w:val="en-GB" w:eastAsia="en-US"/>
        </w:rPr>
      </w:pPr>
    </w:p>
    <w:p w14:paraId="72D468E0" w14:textId="77777777" w:rsidR="002E1380" w:rsidRPr="00171210" w:rsidRDefault="002E1380" w:rsidP="00195921">
      <w:pPr>
        <w:spacing w:after="0" w:line="240" w:lineRule="atLeast"/>
        <w:jc w:val="right"/>
        <w:rPr>
          <w:i/>
          <w:color w:val="808080"/>
          <w:sz w:val="22"/>
          <w:szCs w:val="22"/>
          <w:lang w:val="en-GB" w:eastAsia="en-US"/>
        </w:rPr>
      </w:pPr>
    </w:p>
    <w:p w14:paraId="59C84CB0" w14:textId="77777777" w:rsidR="002E1380" w:rsidRPr="00171210" w:rsidRDefault="002E1380" w:rsidP="00195921">
      <w:pPr>
        <w:spacing w:after="0" w:line="240" w:lineRule="atLeast"/>
        <w:jc w:val="right"/>
        <w:rPr>
          <w:i/>
          <w:color w:val="808080"/>
          <w:sz w:val="22"/>
          <w:szCs w:val="22"/>
          <w:lang w:val="en-GB" w:eastAsia="en-US"/>
        </w:rPr>
      </w:pPr>
    </w:p>
    <w:p w14:paraId="7432EAC1" w14:textId="77777777" w:rsidR="002E1380" w:rsidRPr="00171210" w:rsidRDefault="002E1380" w:rsidP="00195921">
      <w:pPr>
        <w:spacing w:after="0" w:line="240" w:lineRule="atLeast"/>
        <w:jc w:val="right"/>
        <w:rPr>
          <w:i/>
          <w:color w:val="808080"/>
          <w:sz w:val="22"/>
          <w:szCs w:val="22"/>
          <w:lang w:val="en-GB" w:eastAsia="en-US"/>
        </w:rPr>
      </w:pPr>
    </w:p>
    <w:p w14:paraId="6064E0C0" w14:textId="61D9FB66" w:rsidR="002E1380" w:rsidRPr="00171210" w:rsidRDefault="002E1380" w:rsidP="00195921">
      <w:pPr>
        <w:spacing w:after="0" w:line="240" w:lineRule="atLeast"/>
        <w:jc w:val="right"/>
        <w:rPr>
          <w:i/>
          <w:color w:val="808080"/>
          <w:sz w:val="22"/>
          <w:szCs w:val="22"/>
          <w:lang w:val="en-GB" w:eastAsia="en-US"/>
        </w:rPr>
      </w:pPr>
    </w:p>
    <w:p w14:paraId="70DE20A0" w14:textId="11779A76" w:rsidR="00195921" w:rsidRPr="00171210" w:rsidRDefault="00195921" w:rsidP="00195921">
      <w:pPr>
        <w:spacing w:after="0" w:line="240" w:lineRule="atLeast"/>
        <w:jc w:val="right"/>
        <w:rPr>
          <w:i/>
          <w:color w:val="808080"/>
          <w:sz w:val="22"/>
          <w:szCs w:val="22"/>
          <w:lang w:val="en-GB" w:eastAsia="en-US"/>
        </w:rPr>
      </w:pPr>
    </w:p>
    <w:p w14:paraId="70ED775C" w14:textId="58755D67" w:rsidR="00195921" w:rsidRPr="00171210" w:rsidRDefault="00195921" w:rsidP="00195921">
      <w:pPr>
        <w:spacing w:after="0" w:line="240" w:lineRule="atLeast"/>
        <w:jc w:val="right"/>
        <w:rPr>
          <w:i/>
          <w:color w:val="808080"/>
          <w:sz w:val="22"/>
          <w:szCs w:val="22"/>
          <w:lang w:val="en-GB" w:eastAsia="en-US"/>
        </w:rPr>
      </w:pPr>
    </w:p>
    <w:p w14:paraId="3153E7D6" w14:textId="2BC3C478" w:rsidR="00195921" w:rsidRPr="00171210" w:rsidRDefault="00195921" w:rsidP="00195921">
      <w:pPr>
        <w:spacing w:after="0" w:line="240" w:lineRule="atLeast"/>
        <w:jc w:val="right"/>
        <w:rPr>
          <w:i/>
          <w:color w:val="808080"/>
          <w:sz w:val="22"/>
          <w:szCs w:val="22"/>
          <w:lang w:val="en-GB" w:eastAsia="en-US"/>
        </w:rPr>
      </w:pPr>
    </w:p>
    <w:p w14:paraId="2A350A24" w14:textId="181C2F1F" w:rsidR="00195921" w:rsidRPr="00171210" w:rsidRDefault="00195921" w:rsidP="00195921">
      <w:pPr>
        <w:spacing w:after="0" w:line="240" w:lineRule="atLeast"/>
        <w:jc w:val="right"/>
        <w:rPr>
          <w:i/>
          <w:color w:val="808080"/>
          <w:sz w:val="22"/>
          <w:szCs w:val="22"/>
          <w:lang w:val="en-GB" w:eastAsia="en-US"/>
        </w:rPr>
      </w:pPr>
    </w:p>
    <w:p w14:paraId="63C15A72" w14:textId="6C6E0844" w:rsidR="00195921" w:rsidRPr="00171210" w:rsidRDefault="00195921" w:rsidP="00195921">
      <w:pPr>
        <w:spacing w:after="0" w:line="240" w:lineRule="atLeast"/>
        <w:jc w:val="right"/>
        <w:rPr>
          <w:i/>
          <w:color w:val="808080"/>
          <w:sz w:val="22"/>
          <w:szCs w:val="22"/>
          <w:lang w:val="en-GB" w:eastAsia="en-US"/>
        </w:rPr>
      </w:pPr>
    </w:p>
    <w:p w14:paraId="190F22A8" w14:textId="77777777" w:rsidR="002E1380" w:rsidRPr="00171210" w:rsidRDefault="002E1380" w:rsidP="00195921">
      <w:pPr>
        <w:spacing w:after="0" w:line="240" w:lineRule="atLeast"/>
        <w:jc w:val="right"/>
        <w:rPr>
          <w:i/>
          <w:color w:val="808080"/>
          <w:sz w:val="22"/>
          <w:szCs w:val="22"/>
          <w:lang w:val="en-GB" w:eastAsia="en-US"/>
        </w:rPr>
      </w:pPr>
    </w:p>
    <w:p w14:paraId="74B15900" w14:textId="77777777" w:rsidR="00977AEF" w:rsidRPr="00171210" w:rsidRDefault="00977AEF" w:rsidP="00195921">
      <w:pPr>
        <w:spacing w:after="0" w:line="240" w:lineRule="atLeast"/>
        <w:jc w:val="right"/>
        <w:rPr>
          <w:i/>
          <w:color w:val="808080"/>
          <w:sz w:val="22"/>
          <w:szCs w:val="22"/>
          <w:lang w:val="en-GB" w:eastAsia="en-US"/>
        </w:rPr>
      </w:pPr>
    </w:p>
    <w:p w14:paraId="52B04A43" w14:textId="77777777" w:rsidR="002E1380" w:rsidRPr="00171210" w:rsidRDefault="002E1380" w:rsidP="00195921">
      <w:pPr>
        <w:spacing w:after="0" w:line="240" w:lineRule="atLeast"/>
        <w:jc w:val="right"/>
        <w:rPr>
          <w:i/>
          <w:color w:val="808080"/>
          <w:sz w:val="22"/>
          <w:szCs w:val="22"/>
          <w:lang w:val="en-GB" w:eastAsia="en-US"/>
        </w:rPr>
      </w:pPr>
    </w:p>
    <w:p w14:paraId="501DD085" w14:textId="7C491BCF" w:rsidR="002E1380" w:rsidRPr="00171210" w:rsidRDefault="002E1380" w:rsidP="00195921">
      <w:pPr>
        <w:spacing w:after="0" w:line="240" w:lineRule="atLeast"/>
        <w:jc w:val="right"/>
        <w:rPr>
          <w:i/>
          <w:color w:val="808080"/>
          <w:sz w:val="22"/>
          <w:szCs w:val="22"/>
          <w:lang w:val="en-GB" w:eastAsia="en-US"/>
        </w:rPr>
      </w:pPr>
    </w:p>
    <w:p w14:paraId="22D5528A" w14:textId="644E47A6" w:rsidR="00DD35B3" w:rsidRPr="00171210" w:rsidRDefault="00DD35B3" w:rsidP="00195921">
      <w:pPr>
        <w:spacing w:after="0" w:line="240" w:lineRule="atLeast"/>
        <w:jc w:val="right"/>
        <w:rPr>
          <w:i/>
          <w:color w:val="808080"/>
          <w:sz w:val="22"/>
          <w:szCs w:val="22"/>
          <w:lang w:val="en-GB" w:eastAsia="en-US"/>
        </w:rPr>
      </w:pP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Manager  \* MERGEFORMAT </w:instrText>
      </w:r>
      <w:r w:rsidRPr="00171210">
        <w:rPr>
          <w:i/>
          <w:color w:val="808080"/>
          <w:sz w:val="22"/>
          <w:szCs w:val="22"/>
          <w:lang w:val="en-GB" w:eastAsia="en-US"/>
        </w:rPr>
        <w:fldChar w:fldCharType="separate"/>
      </w:r>
      <w:r w:rsidR="0089532C">
        <w:rPr>
          <w:i/>
          <w:color w:val="808080"/>
          <w:sz w:val="22"/>
          <w:szCs w:val="22"/>
          <w:lang w:val="en-GB" w:eastAsia="en-US"/>
        </w:rPr>
        <w:t>Version 1.0</w:t>
      </w:r>
      <w:r w:rsidRPr="00171210">
        <w:rPr>
          <w:i/>
          <w:color w:val="808080"/>
          <w:sz w:val="22"/>
          <w:szCs w:val="22"/>
          <w:lang w:val="en-GB" w:eastAsia="en-US"/>
        </w:rPr>
        <w:fldChar w:fldCharType="end"/>
      </w:r>
    </w:p>
    <w:p w14:paraId="6CCC31E6" w14:textId="52FAC61F" w:rsidR="00DD35B3" w:rsidRPr="00171210" w:rsidRDefault="00DD35B3" w:rsidP="00195921">
      <w:pPr>
        <w:spacing w:after="0" w:line="240" w:lineRule="atLeast"/>
        <w:jc w:val="right"/>
        <w:rPr>
          <w:i/>
          <w:color w:val="808080"/>
          <w:sz w:val="22"/>
          <w:szCs w:val="22"/>
          <w:lang w:val="en-GB" w:eastAsia="en-US"/>
        </w:rPr>
      </w:pPr>
      <w:r w:rsidRPr="00171210">
        <w:rPr>
          <w:i/>
          <w:color w:val="808080"/>
          <w:sz w:val="22"/>
          <w:szCs w:val="22"/>
          <w:lang w:val="en-GB" w:eastAsia="en-US"/>
        </w:rPr>
        <w:tab/>
      </w:r>
      <w:r w:rsidRPr="00171210">
        <w:rPr>
          <w:i/>
          <w:color w:val="808080"/>
          <w:sz w:val="22"/>
          <w:szCs w:val="22"/>
          <w:lang w:val="en-GB" w:eastAsia="en-US"/>
        </w:rPr>
        <w:tab/>
      </w: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LastSavedTime \@ "MMMM d, yyyy" \* MERGEFORMAT </w:instrText>
      </w:r>
      <w:r w:rsidRPr="00171210">
        <w:rPr>
          <w:i/>
          <w:color w:val="808080"/>
          <w:sz w:val="22"/>
          <w:szCs w:val="22"/>
          <w:lang w:val="en-GB" w:eastAsia="en-US"/>
        </w:rPr>
        <w:fldChar w:fldCharType="separate"/>
      </w:r>
      <w:r w:rsidR="0089532C">
        <w:rPr>
          <w:i/>
          <w:color w:val="808080"/>
          <w:sz w:val="22"/>
          <w:szCs w:val="22"/>
          <w:lang w:val="en-GB" w:eastAsia="en-US"/>
        </w:rPr>
        <w:t>May , 2024</w:t>
      </w:r>
      <w:r w:rsidRPr="00171210">
        <w:rPr>
          <w:i/>
          <w:color w:val="808080"/>
          <w:sz w:val="22"/>
          <w:szCs w:val="22"/>
          <w:lang w:val="en-GB" w:eastAsia="en-US"/>
        </w:rPr>
        <w:fldChar w:fldCharType="end"/>
      </w:r>
    </w:p>
    <w:p w14:paraId="70A3467A" w14:textId="77777777" w:rsidR="002E1380" w:rsidRPr="00171210" w:rsidRDefault="002E1380" w:rsidP="00186E95">
      <w:pPr>
        <w:rPr>
          <w:rFonts w:cs="Arial"/>
          <w:lang w:val="en-GB"/>
        </w:rPr>
      </w:pPr>
      <w:r w:rsidRPr="00171210">
        <w:rPr>
          <w:lang w:val="en-GB"/>
        </w:rPr>
        <w:br w:type="page"/>
      </w:r>
    </w:p>
    <w:p w14:paraId="7598F4F4" w14:textId="77777777" w:rsidR="00DB2546" w:rsidRPr="00171210" w:rsidRDefault="007F6898" w:rsidP="007F6898">
      <w:pPr>
        <w:widowControl w:val="0"/>
        <w:tabs>
          <w:tab w:val="left" w:pos="426"/>
          <w:tab w:val="left" w:pos="709"/>
          <w:tab w:val="left" w:pos="993"/>
        </w:tabs>
        <w:adjustRightInd w:val="0"/>
        <w:ind w:left="0"/>
        <w:textAlignment w:val="baseline"/>
        <w:rPr>
          <w:color w:val="7F7F7F" w:themeColor="text1" w:themeTint="80"/>
          <w:sz w:val="36"/>
          <w:lang w:val="en-GB"/>
        </w:rPr>
      </w:pPr>
      <w:bookmarkStart w:id="0" w:name="_Toc158191525"/>
      <w:r w:rsidRPr="00171210">
        <w:rPr>
          <w:color w:val="7F7F7F" w:themeColor="text1" w:themeTint="80"/>
          <w:sz w:val="36"/>
          <w:lang w:val="en-GB"/>
        </w:rPr>
        <w:t>Contents</w:t>
      </w:r>
    </w:p>
    <w:p w14:paraId="2F5EDE39" w14:textId="57770C0E" w:rsidR="00D5382A" w:rsidRDefault="007F6898">
      <w:pPr>
        <w:pStyle w:val="TOC1"/>
        <w:tabs>
          <w:tab w:val="left" w:pos="400"/>
          <w:tab w:val="right" w:leader="dot" w:pos="9396"/>
        </w:tabs>
        <w:rPr>
          <w:rFonts w:eastAsiaTheme="minorEastAsia" w:cstheme="minorBidi"/>
          <w:b w:val="0"/>
          <w:bCs w:val="0"/>
          <w:i w:val="0"/>
          <w:iCs w:val="0"/>
          <w:noProof/>
          <w:kern w:val="2"/>
          <w14:ligatures w14:val="standardContextual"/>
        </w:rPr>
      </w:pPr>
      <w:r w:rsidRPr="00171210">
        <w:rPr>
          <w:szCs w:val="20"/>
          <w:lang w:val="en-GB"/>
        </w:rPr>
        <w:fldChar w:fldCharType="begin"/>
      </w:r>
      <w:r w:rsidRPr="00171210">
        <w:rPr>
          <w:lang w:val="en-GB"/>
        </w:rPr>
        <w:instrText xml:space="preserve"> TOC \o "1-2" \h \z \u </w:instrText>
      </w:r>
      <w:r w:rsidRPr="00171210">
        <w:rPr>
          <w:szCs w:val="20"/>
          <w:lang w:val="en-GB"/>
        </w:rPr>
        <w:fldChar w:fldCharType="separate"/>
      </w:r>
      <w:hyperlink w:anchor="_Toc167741597" w:history="1">
        <w:r w:rsidR="00D5382A" w:rsidRPr="00953186">
          <w:rPr>
            <w:rStyle w:val="Hyperlink"/>
            <w:noProof/>
            <w:lang w:val="en-GB"/>
          </w:rPr>
          <w:t>1</w:t>
        </w:r>
        <w:r w:rsidR="00D5382A">
          <w:rPr>
            <w:rFonts w:eastAsiaTheme="minorEastAsia" w:cstheme="minorBidi"/>
            <w:b w:val="0"/>
            <w:bCs w:val="0"/>
            <w:i w:val="0"/>
            <w:iCs w:val="0"/>
            <w:noProof/>
            <w:kern w:val="2"/>
            <w14:ligatures w14:val="standardContextual"/>
          </w:rPr>
          <w:tab/>
        </w:r>
        <w:r w:rsidR="00D5382A" w:rsidRPr="00953186">
          <w:rPr>
            <w:rStyle w:val="Hyperlink"/>
            <w:noProof/>
            <w:lang w:val="en-GB"/>
          </w:rPr>
          <w:t>Statement of Work</w:t>
        </w:r>
        <w:r w:rsidR="00D5382A">
          <w:rPr>
            <w:noProof/>
            <w:webHidden/>
          </w:rPr>
          <w:tab/>
        </w:r>
        <w:r w:rsidR="00D5382A">
          <w:rPr>
            <w:noProof/>
            <w:webHidden/>
          </w:rPr>
          <w:fldChar w:fldCharType="begin"/>
        </w:r>
        <w:r w:rsidR="00D5382A">
          <w:rPr>
            <w:noProof/>
            <w:webHidden/>
          </w:rPr>
          <w:instrText xml:space="preserve"> PAGEREF _Toc167741597 \h </w:instrText>
        </w:r>
        <w:r w:rsidR="00D5382A">
          <w:rPr>
            <w:noProof/>
            <w:webHidden/>
          </w:rPr>
        </w:r>
        <w:r w:rsidR="00D5382A">
          <w:rPr>
            <w:noProof/>
            <w:webHidden/>
          </w:rPr>
          <w:fldChar w:fldCharType="separate"/>
        </w:r>
        <w:r w:rsidR="008C7A19">
          <w:rPr>
            <w:noProof/>
            <w:webHidden/>
          </w:rPr>
          <w:t>3</w:t>
        </w:r>
        <w:r w:rsidR="00D5382A">
          <w:rPr>
            <w:noProof/>
            <w:webHidden/>
          </w:rPr>
          <w:fldChar w:fldCharType="end"/>
        </w:r>
      </w:hyperlink>
    </w:p>
    <w:p w14:paraId="657FF424" w14:textId="2804F5CA" w:rsidR="00D5382A" w:rsidRDefault="00B4014A">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7741598" w:history="1">
        <w:r w:rsidR="00D5382A" w:rsidRPr="00953186">
          <w:rPr>
            <w:rStyle w:val="Hyperlink"/>
            <w:noProof/>
            <w:lang w:val="en-GB"/>
          </w:rPr>
          <w:t>1.1</w:t>
        </w:r>
        <w:r w:rsidR="00D5382A">
          <w:rPr>
            <w:rFonts w:eastAsiaTheme="minorEastAsia" w:cstheme="minorBidi"/>
            <w:b w:val="0"/>
            <w:bCs w:val="0"/>
            <w:noProof/>
            <w:kern w:val="2"/>
            <w:sz w:val="24"/>
            <w:szCs w:val="24"/>
            <w14:ligatures w14:val="standardContextual"/>
          </w:rPr>
          <w:tab/>
        </w:r>
        <w:r w:rsidR="00D5382A" w:rsidRPr="00953186">
          <w:rPr>
            <w:rStyle w:val="Hyperlink"/>
            <w:noProof/>
            <w:lang w:val="en-GB"/>
          </w:rPr>
          <w:t>Overview</w:t>
        </w:r>
        <w:r w:rsidR="00D5382A">
          <w:rPr>
            <w:noProof/>
            <w:webHidden/>
          </w:rPr>
          <w:tab/>
        </w:r>
        <w:r w:rsidR="00D5382A">
          <w:rPr>
            <w:noProof/>
            <w:webHidden/>
          </w:rPr>
          <w:fldChar w:fldCharType="begin"/>
        </w:r>
        <w:r w:rsidR="00D5382A">
          <w:rPr>
            <w:noProof/>
            <w:webHidden/>
          </w:rPr>
          <w:instrText xml:space="preserve"> PAGEREF _Toc167741598 \h </w:instrText>
        </w:r>
        <w:r w:rsidR="00D5382A">
          <w:rPr>
            <w:noProof/>
            <w:webHidden/>
          </w:rPr>
        </w:r>
        <w:r w:rsidR="00D5382A">
          <w:rPr>
            <w:noProof/>
            <w:webHidden/>
          </w:rPr>
          <w:fldChar w:fldCharType="separate"/>
        </w:r>
        <w:r w:rsidR="008C7A19">
          <w:rPr>
            <w:noProof/>
            <w:webHidden/>
          </w:rPr>
          <w:t>3</w:t>
        </w:r>
        <w:r w:rsidR="00D5382A">
          <w:rPr>
            <w:noProof/>
            <w:webHidden/>
          </w:rPr>
          <w:fldChar w:fldCharType="end"/>
        </w:r>
      </w:hyperlink>
    </w:p>
    <w:p w14:paraId="78C5F532" w14:textId="7C3560B6" w:rsidR="00D5382A" w:rsidRDefault="00B4014A">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7741599" w:history="1">
        <w:r w:rsidR="00D5382A" w:rsidRPr="00953186">
          <w:rPr>
            <w:rStyle w:val="Hyperlink"/>
            <w:noProof/>
            <w:lang w:val="en-GB"/>
          </w:rPr>
          <w:t>1.2</w:t>
        </w:r>
        <w:r w:rsidR="00D5382A">
          <w:rPr>
            <w:rFonts w:eastAsiaTheme="minorEastAsia" w:cstheme="minorBidi"/>
            <w:b w:val="0"/>
            <w:bCs w:val="0"/>
            <w:noProof/>
            <w:kern w:val="2"/>
            <w:sz w:val="24"/>
            <w:szCs w:val="24"/>
            <w14:ligatures w14:val="standardContextual"/>
          </w:rPr>
          <w:tab/>
        </w:r>
        <w:r w:rsidR="00D5382A" w:rsidRPr="00953186">
          <w:rPr>
            <w:rStyle w:val="Hyperlink"/>
            <w:noProof/>
            <w:lang w:val="en-GB"/>
          </w:rPr>
          <w:t>Objectives</w:t>
        </w:r>
        <w:r w:rsidR="00D5382A">
          <w:rPr>
            <w:noProof/>
            <w:webHidden/>
          </w:rPr>
          <w:tab/>
        </w:r>
        <w:r w:rsidR="00D5382A">
          <w:rPr>
            <w:noProof/>
            <w:webHidden/>
          </w:rPr>
          <w:fldChar w:fldCharType="begin"/>
        </w:r>
        <w:r w:rsidR="00D5382A">
          <w:rPr>
            <w:noProof/>
            <w:webHidden/>
          </w:rPr>
          <w:instrText xml:space="preserve"> PAGEREF _Toc167741599 \h </w:instrText>
        </w:r>
        <w:r w:rsidR="00D5382A">
          <w:rPr>
            <w:noProof/>
            <w:webHidden/>
          </w:rPr>
        </w:r>
        <w:r w:rsidR="00D5382A">
          <w:rPr>
            <w:noProof/>
            <w:webHidden/>
          </w:rPr>
          <w:fldChar w:fldCharType="separate"/>
        </w:r>
        <w:r w:rsidR="008C7A19">
          <w:rPr>
            <w:noProof/>
            <w:webHidden/>
          </w:rPr>
          <w:t>3</w:t>
        </w:r>
        <w:r w:rsidR="00D5382A">
          <w:rPr>
            <w:noProof/>
            <w:webHidden/>
          </w:rPr>
          <w:fldChar w:fldCharType="end"/>
        </w:r>
      </w:hyperlink>
    </w:p>
    <w:p w14:paraId="5D5C837C" w14:textId="78CEDAAC" w:rsidR="00D5382A" w:rsidRDefault="00B4014A">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7741600" w:history="1">
        <w:r w:rsidR="00D5382A" w:rsidRPr="00953186">
          <w:rPr>
            <w:rStyle w:val="Hyperlink"/>
            <w:noProof/>
            <w:lang w:val="en-GB"/>
          </w:rPr>
          <w:t>1.3</w:t>
        </w:r>
        <w:r w:rsidR="00D5382A">
          <w:rPr>
            <w:rFonts w:eastAsiaTheme="minorEastAsia" w:cstheme="minorBidi"/>
            <w:b w:val="0"/>
            <w:bCs w:val="0"/>
            <w:noProof/>
            <w:kern w:val="2"/>
            <w:sz w:val="24"/>
            <w:szCs w:val="24"/>
            <w14:ligatures w14:val="standardContextual"/>
          </w:rPr>
          <w:tab/>
        </w:r>
        <w:r w:rsidR="00D5382A" w:rsidRPr="00953186">
          <w:rPr>
            <w:rStyle w:val="Hyperlink"/>
            <w:noProof/>
            <w:lang w:val="en-GB"/>
          </w:rPr>
          <w:t>Delivery Approach</w:t>
        </w:r>
        <w:r w:rsidR="00D5382A">
          <w:rPr>
            <w:noProof/>
            <w:webHidden/>
          </w:rPr>
          <w:tab/>
        </w:r>
        <w:r w:rsidR="00D5382A">
          <w:rPr>
            <w:noProof/>
            <w:webHidden/>
          </w:rPr>
          <w:fldChar w:fldCharType="begin"/>
        </w:r>
        <w:r w:rsidR="00D5382A">
          <w:rPr>
            <w:noProof/>
            <w:webHidden/>
          </w:rPr>
          <w:instrText xml:space="preserve"> PAGEREF _Toc167741600 \h </w:instrText>
        </w:r>
        <w:r w:rsidR="00D5382A">
          <w:rPr>
            <w:noProof/>
            <w:webHidden/>
          </w:rPr>
        </w:r>
        <w:r w:rsidR="00D5382A">
          <w:rPr>
            <w:noProof/>
            <w:webHidden/>
          </w:rPr>
          <w:fldChar w:fldCharType="separate"/>
        </w:r>
        <w:r w:rsidR="008C7A19">
          <w:rPr>
            <w:noProof/>
            <w:webHidden/>
          </w:rPr>
          <w:t>4</w:t>
        </w:r>
        <w:r w:rsidR="00D5382A">
          <w:rPr>
            <w:noProof/>
            <w:webHidden/>
          </w:rPr>
          <w:fldChar w:fldCharType="end"/>
        </w:r>
      </w:hyperlink>
    </w:p>
    <w:p w14:paraId="412D23B5" w14:textId="31EBACFB" w:rsidR="00D5382A" w:rsidRDefault="00B4014A">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7741601" w:history="1">
        <w:r w:rsidR="00D5382A" w:rsidRPr="00953186">
          <w:rPr>
            <w:rStyle w:val="Hyperlink"/>
            <w:noProof/>
            <w:lang w:val="en-GB"/>
          </w:rPr>
          <w:t>1.4</w:t>
        </w:r>
        <w:r w:rsidR="00D5382A">
          <w:rPr>
            <w:rFonts w:eastAsiaTheme="minorEastAsia" w:cstheme="minorBidi"/>
            <w:b w:val="0"/>
            <w:bCs w:val="0"/>
            <w:noProof/>
            <w:kern w:val="2"/>
            <w:sz w:val="24"/>
            <w:szCs w:val="24"/>
            <w14:ligatures w14:val="standardContextual"/>
          </w:rPr>
          <w:tab/>
        </w:r>
        <w:r w:rsidR="00D5382A" w:rsidRPr="00953186">
          <w:rPr>
            <w:rStyle w:val="Hyperlink"/>
            <w:noProof/>
            <w:lang w:val="en-GB"/>
          </w:rPr>
          <w:t>Responsibilities</w:t>
        </w:r>
        <w:r w:rsidR="00D5382A">
          <w:rPr>
            <w:noProof/>
            <w:webHidden/>
          </w:rPr>
          <w:tab/>
        </w:r>
        <w:r w:rsidR="00D5382A">
          <w:rPr>
            <w:noProof/>
            <w:webHidden/>
          </w:rPr>
          <w:fldChar w:fldCharType="begin"/>
        </w:r>
        <w:r w:rsidR="00D5382A">
          <w:rPr>
            <w:noProof/>
            <w:webHidden/>
          </w:rPr>
          <w:instrText xml:space="preserve"> PAGEREF _Toc167741601 \h </w:instrText>
        </w:r>
        <w:r w:rsidR="00D5382A">
          <w:rPr>
            <w:noProof/>
            <w:webHidden/>
          </w:rPr>
        </w:r>
        <w:r w:rsidR="00D5382A">
          <w:rPr>
            <w:noProof/>
            <w:webHidden/>
          </w:rPr>
          <w:fldChar w:fldCharType="separate"/>
        </w:r>
        <w:r w:rsidR="008C7A19">
          <w:rPr>
            <w:noProof/>
            <w:webHidden/>
          </w:rPr>
          <w:t>4</w:t>
        </w:r>
        <w:r w:rsidR="00D5382A">
          <w:rPr>
            <w:noProof/>
            <w:webHidden/>
          </w:rPr>
          <w:fldChar w:fldCharType="end"/>
        </w:r>
      </w:hyperlink>
    </w:p>
    <w:p w14:paraId="7BBFB3A9" w14:textId="70BC53DE" w:rsidR="00D5382A" w:rsidRDefault="00B4014A">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7741602" w:history="1">
        <w:r w:rsidR="00D5382A" w:rsidRPr="00953186">
          <w:rPr>
            <w:rStyle w:val="Hyperlink"/>
            <w:noProof/>
            <w:lang w:val="en-GB"/>
          </w:rPr>
          <w:t>1.5</w:t>
        </w:r>
        <w:r w:rsidR="00D5382A">
          <w:rPr>
            <w:rFonts w:eastAsiaTheme="minorEastAsia" w:cstheme="minorBidi"/>
            <w:b w:val="0"/>
            <w:bCs w:val="0"/>
            <w:noProof/>
            <w:kern w:val="2"/>
            <w:sz w:val="24"/>
            <w:szCs w:val="24"/>
            <w14:ligatures w14:val="standardContextual"/>
          </w:rPr>
          <w:tab/>
        </w:r>
        <w:r w:rsidR="00D5382A" w:rsidRPr="00953186">
          <w:rPr>
            <w:rStyle w:val="Hyperlink"/>
            <w:noProof/>
            <w:lang w:val="en-GB"/>
          </w:rPr>
          <w:t>Availability</w:t>
        </w:r>
        <w:r w:rsidR="00D5382A">
          <w:rPr>
            <w:noProof/>
            <w:webHidden/>
          </w:rPr>
          <w:tab/>
        </w:r>
        <w:r w:rsidR="00D5382A">
          <w:rPr>
            <w:noProof/>
            <w:webHidden/>
          </w:rPr>
          <w:fldChar w:fldCharType="begin"/>
        </w:r>
        <w:r w:rsidR="00D5382A">
          <w:rPr>
            <w:noProof/>
            <w:webHidden/>
          </w:rPr>
          <w:instrText xml:space="preserve"> PAGEREF _Toc167741602 \h </w:instrText>
        </w:r>
        <w:r w:rsidR="00D5382A">
          <w:rPr>
            <w:noProof/>
            <w:webHidden/>
          </w:rPr>
        </w:r>
        <w:r w:rsidR="00D5382A">
          <w:rPr>
            <w:noProof/>
            <w:webHidden/>
          </w:rPr>
          <w:fldChar w:fldCharType="separate"/>
        </w:r>
        <w:r w:rsidR="008C7A19">
          <w:rPr>
            <w:noProof/>
            <w:webHidden/>
          </w:rPr>
          <w:t>5</w:t>
        </w:r>
        <w:r w:rsidR="00D5382A">
          <w:rPr>
            <w:noProof/>
            <w:webHidden/>
          </w:rPr>
          <w:fldChar w:fldCharType="end"/>
        </w:r>
      </w:hyperlink>
    </w:p>
    <w:p w14:paraId="045C6398" w14:textId="63C34026" w:rsidR="00D5382A" w:rsidRDefault="00B4014A">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7741603" w:history="1">
        <w:r w:rsidR="00D5382A" w:rsidRPr="00953186">
          <w:rPr>
            <w:rStyle w:val="Hyperlink"/>
            <w:noProof/>
            <w:lang w:val="en-GB"/>
          </w:rPr>
          <w:t>1.6</w:t>
        </w:r>
        <w:r w:rsidR="00D5382A">
          <w:rPr>
            <w:rFonts w:eastAsiaTheme="minorEastAsia" w:cstheme="minorBidi"/>
            <w:b w:val="0"/>
            <w:bCs w:val="0"/>
            <w:noProof/>
            <w:kern w:val="2"/>
            <w:sz w:val="24"/>
            <w:szCs w:val="24"/>
            <w14:ligatures w14:val="standardContextual"/>
          </w:rPr>
          <w:tab/>
        </w:r>
        <w:r w:rsidR="00D5382A" w:rsidRPr="00953186">
          <w:rPr>
            <w:rStyle w:val="Hyperlink"/>
            <w:noProof/>
            <w:lang w:val="en-GB"/>
          </w:rPr>
          <w:t>References</w:t>
        </w:r>
        <w:r w:rsidR="00D5382A">
          <w:rPr>
            <w:noProof/>
            <w:webHidden/>
          </w:rPr>
          <w:tab/>
        </w:r>
        <w:r w:rsidR="00D5382A">
          <w:rPr>
            <w:noProof/>
            <w:webHidden/>
          </w:rPr>
          <w:fldChar w:fldCharType="begin"/>
        </w:r>
        <w:r w:rsidR="00D5382A">
          <w:rPr>
            <w:noProof/>
            <w:webHidden/>
          </w:rPr>
          <w:instrText xml:space="preserve"> PAGEREF _Toc167741603 \h </w:instrText>
        </w:r>
        <w:r w:rsidR="00D5382A">
          <w:rPr>
            <w:noProof/>
            <w:webHidden/>
          </w:rPr>
        </w:r>
        <w:r w:rsidR="00D5382A">
          <w:rPr>
            <w:noProof/>
            <w:webHidden/>
          </w:rPr>
          <w:fldChar w:fldCharType="separate"/>
        </w:r>
        <w:r w:rsidR="008C7A19">
          <w:rPr>
            <w:noProof/>
            <w:webHidden/>
          </w:rPr>
          <w:t>5</w:t>
        </w:r>
        <w:r w:rsidR="00D5382A">
          <w:rPr>
            <w:noProof/>
            <w:webHidden/>
          </w:rPr>
          <w:fldChar w:fldCharType="end"/>
        </w:r>
      </w:hyperlink>
    </w:p>
    <w:p w14:paraId="676561CF" w14:textId="0D14BDAA" w:rsidR="00D5382A" w:rsidRDefault="00B4014A">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67741604" w:history="1">
        <w:r w:rsidR="00D5382A" w:rsidRPr="00953186">
          <w:rPr>
            <w:rStyle w:val="Hyperlink"/>
            <w:noProof/>
            <w:lang w:val="en-GB"/>
          </w:rPr>
          <w:t>2</w:t>
        </w:r>
        <w:r w:rsidR="00D5382A">
          <w:rPr>
            <w:rFonts w:eastAsiaTheme="minorEastAsia" w:cstheme="minorBidi"/>
            <w:b w:val="0"/>
            <w:bCs w:val="0"/>
            <w:i w:val="0"/>
            <w:iCs w:val="0"/>
            <w:noProof/>
            <w:kern w:val="2"/>
            <w14:ligatures w14:val="standardContextual"/>
          </w:rPr>
          <w:tab/>
        </w:r>
        <w:r w:rsidR="00D5382A" w:rsidRPr="00953186">
          <w:rPr>
            <w:rStyle w:val="Hyperlink"/>
            <w:noProof/>
            <w:lang w:val="en-GB"/>
          </w:rPr>
          <w:t>Project Risks, Assumptions &amp; Exclusions</w:t>
        </w:r>
        <w:r w:rsidR="00D5382A">
          <w:rPr>
            <w:noProof/>
            <w:webHidden/>
          </w:rPr>
          <w:tab/>
        </w:r>
        <w:r w:rsidR="00D5382A">
          <w:rPr>
            <w:noProof/>
            <w:webHidden/>
          </w:rPr>
          <w:fldChar w:fldCharType="begin"/>
        </w:r>
        <w:r w:rsidR="00D5382A">
          <w:rPr>
            <w:noProof/>
            <w:webHidden/>
          </w:rPr>
          <w:instrText xml:space="preserve"> PAGEREF _Toc167741604 \h </w:instrText>
        </w:r>
        <w:r w:rsidR="00D5382A">
          <w:rPr>
            <w:noProof/>
            <w:webHidden/>
          </w:rPr>
        </w:r>
        <w:r w:rsidR="00D5382A">
          <w:rPr>
            <w:noProof/>
            <w:webHidden/>
          </w:rPr>
          <w:fldChar w:fldCharType="separate"/>
        </w:r>
        <w:r w:rsidR="008C7A19">
          <w:rPr>
            <w:noProof/>
            <w:webHidden/>
          </w:rPr>
          <w:t>6</w:t>
        </w:r>
        <w:r w:rsidR="00D5382A">
          <w:rPr>
            <w:noProof/>
            <w:webHidden/>
          </w:rPr>
          <w:fldChar w:fldCharType="end"/>
        </w:r>
      </w:hyperlink>
    </w:p>
    <w:p w14:paraId="376626C1" w14:textId="0DBAA2ED" w:rsidR="00D5382A" w:rsidRDefault="00B4014A">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7741605" w:history="1">
        <w:r w:rsidR="00D5382A" w:rsidRPr="00953186">
          <w:rPr>
            <w:rStyle w:val="Hyperlink"/>
            <w:noProof/>
            <w:lang w:val="en-GB"/>
          </w:rPr>
          <w:t>2.1</w:t>
        </w:r>
        <w:r w:rsidR="00D5382A">
          <w:rPr>
            <w:rFonts w:eastAsiaTheme="minorEastAsia" w:cstheme="minorBidi"/>
            <w:b w:val="0"/>
            <w:bCs w:val="0"/>
            <w:noProof/>
            <w:kern w:val="2"/>
            <w:sz w:val="24"/>
            <w:szCs w:val="24"/>
            <w14:ligatures w14:val="standardContextual"/>
          </w:rPr>
          <w:tab/>
        </w:r>
        <w:r w:rsidR="00D5382A" w:rsidRPr="00953186">
          <w:rPr>
            <w:rStyle w:val="Hyperlink"/>
            <w:noProof/>
            <w:lang w:val="en-GB"/>
          </w:rPr>
          <w:t>Risks</w:t>
        </w:r>
        <w:r w:rsidR="00D5382A">
          <w:rPr>
            <w:noProof/>
            <w:webHidden/>
          </w:rPr>
          <w:tab/>
        </w:r>
        <w:r w:rsidR="00D5382A">
          <w:rPr>
            <w:noProof/>
            <w:webHidden/>
          </w:rPr>
          <w:fldChar w:fldCharType="begin"/>
        </w:r>
        <w:r w:rsidR="00D5382A">
          <w:rPr>
            <w:noProof/>
            <w:webHidden/>
          </w:rPr>
          <w:instrText xml:space="preserve"> PAGEREF _Toc167741605 \h </w:instrText>
        </w:r>
        <w:r w:rsidR="00D5382A">
          <w:rPr>
            <w:noProof/>
            <w:webHidden/>
          </w:rPr>
        </w:r>
        <w:r w:rsidR="00D5382A">
          <w:rPr>
            <w:noProof/>
            <w:webHidden/>
          </w:rPr>
          <w:fldChar w:fldCharType="separate"/>
        </w:r>
        <w:r w:rsidR="008C7A19">
          <w:rPr>
            <w:noProof/>
            <w:webHidden/>
          </w:rPr>
          <w:t>6</w:t>
        </w:r>
        <w:r w:rsidR="00D5382A">
          <w:rPr>
            <w:noProof/>
            <w:webHidden/>
          </w:rPr>
          <w:fldChar w:fldCharType="end"/>
        </w:r>
      </w:hyperlink>
    </w:p>
    <w:p w14:paraId="64E98ACF" w14:textId="4079ABEF" w:rsidR="00D5382A" w:rsidRDefault="00B4014A">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7741606" w:history="1">
        <w:r w:rsidR="00D5382A" w:rsidRPr="00953186">
          <w:rPr>
            <w:rStyle w:val="Hyperlink"/>
            <w:noProof/>
            <w:lang w:val="en-GB"/>
          </w:rPr>
          <w:t>2.2</w:t>
        </w:r>
        <w:r w:rsidR="00D5382A">
          <w:rPr>
            <w:rFonts w:eastAsiaTheme="minorEastAsia" w:cstheme="minorBidi"/>
            <w:b w:val="0"/>
            <w:bCs w:val="0"/>
            <w:noProof/>
            <w:kern w:val="2"/>
            <w:sz w:val="24"/>
            <w:szCs w:val="24"/>
            <w14:ligatures w14:val="standardContextual"/>
          </w:rPr>
          <w:tab/>
        </w:r>
        <w:r w:rsidR="00D5382A" w:rsidRPr="00953186">
          <w:rPr>
            <w:rStyle w:val="Hyperlink"/>
            <w:noProof/>
            <w:lang w:val="en-GB"/>
          </w:rPr>
          <w:t>Assumptions</w:t>
        </w:r>
        <w:r w:rsidR="00D5382A">
          <w:rPr>
            <w:noProof/>
            <w:webHidden/>
          </w:rPr>
          <w:tab/>
        </w:r>
        <w:r w:rsidR="00D5382A">
          <w:rPr>
            <w:noProof/>
            <w:webHidden/>
          </w:rPr>
          <w:fldChar w:fldCharType="begin"/>
        </w:r>
        <w:r w:rsidR="00D5382A">
          <w:rPr>
            <w:noProof/>
            <w:webHidden/>
          </w:rPr>
          <w:instrText xml:space="preserve"> PAGEREF _Toc167741606 \h </w:instrText>
        </w:r>
        <w:r w:rsidR="00D5382A">
          <w:rPr>
            <w:noProof/>
            <w:webHidden/>
          </w:rPr>
        </w:r>
        <w:r w:rsidR="00D5382A">
          <w:rPr>
            <w:noProof/>
            <w:webHidden/>
          </w:rPr>
          <w:fldChar w:fldCharType="separate"/>
        </w:r>
        <w:r w:rsidR="008C7A19">
          <w:rPr>
            <w:noProof/>
            <w:webHidden/>
          </w:rPr>
          <w:t>6</w:t>
        </w:r>
        <w:r w:rsidR="00D5382A">
          <w:rPr>
            <w:noProof/>
            <w:webHidden/>
          </w:rPr>
          <w:fldChar w:fldCharType="end"/>
        </w:r>
      </w:hyperlink>
    </w:p>
    <w:p w14:paraId="6E7F1916" w14:textId="7195427F" w:rsidR="00D5382A" w:rsidRDefault="00B4014A">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7741607" w:history="1">
        <w:r w:rsidR="00D5382A" w:rsidRPr="00953186">
          <w:rPr>
            <w:rStyle w:val="Hyperlink"/>
            <w:noProof/>
            <w:lang w:val="en-GB"/>
          </w:rPr>
          <w:t>2.3</w:t>
        </w:r>
        <w:r w:rsidR="00D5382A">
          <w:rPr>
            <w:rFonts w:eastAsiaTheme="minorEastAsia" w:cstheme="minorBidi"/>
            <w:b w:val="0"/>
            <w:bCs w:val="0"/>
            <w:noProof/>
            <w:kern w:val="2"/>
            <w:sz w:val="24"/>
            <w:szCs w:val="24"/>
            <w14:ligatures w14:val="standardContextual"/>
          </w:rPr>
          <w:tab/>
        </w:r>
        <w:r w:rsidR="00D5382A" w:rsidRPr="00953186">
          <w:rPr>
            <w:rStyle w:val="Hyperlink"/>
            <w:noProof/>
            <w:lang w:val="en-GB"/>
          </w:rPr>
          <w:t>Exclusions</w:t>
        </w:r>
        <w:r w:rsidR="00D5382A">
          <w:rPr>
            <w:noProof/>
            <w:webHidden/>
          </w:rPr>
          <w:tab/>
        </w:r>
        <w:r w:rsidR="00D5382A">
          <w:rPr>
            <w:noProof/>
            <w:webHidden/>
          </w:rPr>
          <w:fldChar w:fldCharType="begin"/>
        </w:r>
        <w:r w:rsidR="00D5382A">
          <w:rPr>
            <w:noProof/>
            <w:webHidden/>
          </w:rPr>
          <w:instrText xml:space="preserve"> PAGEREF _Toc167741607 \h </w:instrText>
        </w:r>
        <w:r w:rsidR="00D5382A">
          <w:rPr>
            <w:noProof/>
            <w:webHidden/>
          </w:rPr>
        </w:r>
        <w:r w:rsidR="00D5382A">
          <w:rPr>
            <w:noProof/>
            <w:webHidden/>
          </w:rPr>
          <w:fldChar w:fldCharType="separate"/>
        </w:r>
        <w:r w:rsidR="008C7A19">
          <w:rPr>
            <w:noProof/>
            <w:webHidden/>
          </w:rPr>
          <w:t>8</w:t>
        </w:r>
        <w:r w:rsidR="00D5382A">
          <w:rPr>
            <w:noProof/>
            <w:webHidden/>
          </w:rPr>
          <w:fldChar w:fldCharType="end"/>
        </w:r>
      </w:hyperlink>
    </w:p>
    <w:p w14:paraId="1CF264CB" w14:textId="623C62E8" w:rsidR="00D5382A" w:rsidRDefault="00B4014A">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67741608" w:history="1">
        <w:r w:rsidR="00D5382A" w:rsidRPr="00953186">
          <w:rPr>
            <w:rStyle w:val="Hyperlink"/>
            <w:noProof/>
            <w:lang w:val="en-GB"/>
          </w:rPr>
          <w:t>3</w:t>
        </w:r>
        <w:r w:rsidR="00D5382A">
          <w:rPr>
            <w:rFonts w:eastAsiaTheme="minorEastAsia" w:cstheme="minorBidi"/>
            <w:b w:val="0"/>
            <w:bCs w:val="0"/>
            <w:i w:val="0"/>
            <w:iCs w:val="0"/>
            <w:noProof/>
            <w:kern w:val="2"/>
            <w14:ligatures w14:val="standardContextual"/>
          </w:rPr>
          <w:tab/>
        </w:r>
        <w:r w:rsidR="00D5382A" w:rsidRPr="00953186">
          <w:rPr>
            <w:rStyle w:val="Hyperlink"/>
            <w:noProof/>
            <w:lang w:val="en-GB"/>
          </w:rPr>
          <w:t>Cost and Timelines</w:t>
        </w:r>
        <w:r w:rsidR="00D5382A">
          <w:rPr>
            <w:noProof/>
            <w:webHidden/>
          </w:rPr>
          <w:tab/>
        </w:r>
        <w:r w:rsidR="00D5382A">
          <w:rPr>
            <w:noProof/>
            <w:webHidden/>
          </w:rPr>
          <w:fldChar w:fldCharType="begin"/>
        </w:r>
        <w:r w:rsidR="00D5382A">
          <w:rPr>
            <w:noProof/>
            <w:webHidden/>
          </w:rPr>
          <w:instrText xml:space="preserve"> PAGEREF _Toc167741608 \h </w:instrText>
        </w:r>
        <w:r w:rsidR="00D5382A">
          <w:rPr>
            <w:noProof/>
            <w:webHidden/>
          </w:rPr>
        </w:r>
        <w:r w:rsidR="00D5382A">
          <w:rPr>
            <w:noProof/>
            <w:webHidden/>
          </w:rPr>
          <w:fldChar w:fldCharType="separate"/>
        </w:r>
        <w:r w:rsidR="008C7A19">
          <w:rPr>
            <w:noProof/>
            <w:webHidden/>
          </w:rPr>
          <w:t>9</w:t>
        </w:r>
        <w:r w:rsidR="00D5382A">
          <w:rPr>
            <w:noProof/>
            <w:webHidden/>
          </w:rPr>
          <w:fldChar w:fldCharType="end"/>
        </w:r>
      </w:hyperlink>
    </w:p>
    <w:p w14:paraId="1A1186B5" w14:textId="713992D6" w:rsidR="00D5382A" w:rsidRDefault="00B4014A">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67741609" w:history="1">
        <w:r w:rsidR="00D5382A" w:rsidRPr="00953186">
          <w:rPr>
            <w:rStyle w:val="Hyperlink"/>
            <w:noProof/>
            <w:lang w:val="en-GB"/>
          </w:rPr>
          <w:t>4</w:t>
        </w:r>
        <w:r w:rsidR="00D5382A">
          <w:rPr>
            <w:rFonts w:eastAsiaTheme="minorEastAsia" w:cstheme="minorBidi"/>
            <w:b w:val="0"/>
            <w:bCs w:val="0"/>
            <w:i w:val="0"/>
            <w:iCs w:val="0"/>
            <w:noProof/>
            <w:kern w:val="2"/>
            <w14:ligatures w14:val="standardContextual"/>
          </w:rPr>
          <w:tab/>
        </w:r>
        <w:r w:rsidR="00D5382A" w:rsidRPr="00953186">
          <w:rPr>
            <w:rStyle w:val="Hyperlink"/>
            <w:noProof/>
            <w:lang w:val="en-GB"/>
          </w:rPr>
          <w:t>Acceptance</w:t>
        </w:r>
        <w:r w:rsidR="00D5382A">
          <w:rPr>
            <w:noProof/>
            <w:webHidden/>
          </w:rPr>
          <w:tab/>
        </w:r>
        <w:r w:rsidR="00D5382A">
          <w:rPr>
            <w:noProof/>
            <w:webHidden/>
          </w:rPr>
          <w:fldChar w:fldCharType="begin"/>
        </w:r>
        <w:r w:rsidR="00D5382A">
          <w:rPr>
            <w:noProof/>
            <w:webHidden/>
          </w:rPr>
          <w:instrText xml:space="preserve"> PAGEREF _Toc167741609 \h </w:instrText>
        </w:r>
        <w:r w:rsidR="00D5382A">
          <w:rPr>
            <w:noProof/>
            <w:webHidden/>
          </w:rPr>
        </w:r>
        <w:r w:rsidR="00D5382A">
          <w:rPr>
            <w:noProof/>
            <w:webHidden/>
          </w:rPr>
          <w:fldChar w:fldCharType="separate"/>
        </w:r>
        <w:r w:rsidR="008C7A19">
          <w:rPr>
            <w:noProof/>
            <w:webHidden/>
          </w:rPr>
          <w:t>11</w:t>
        </w:r>
        <w:r w:rsidR="00D5382A">
          <w:rPr>
            <w:noProof/>
            <w:webHidden/>
          </w:rPr>
          <w:fldChar w:fldCharType="end"/>
        </w:r>
      </w:hyperlink>
    </w:p>
    <w:p w14:paraId="2504D0DA" w14:textId="2D6981C1" w:rsidR="00932889" w:rsidRPr="00171210" w:rsidRDefault="007F6898" w:rsidP="007F6898">
      <w:pPr>
        <w:widowControl w:val="0"/>
        <w:tabs>
          <w:tab w:val="left" w:pos="426"/>
          <w:tab w:val="left" w:pos="709"/>
          <w:tab w:val="left" w:pos="993"/>
        </w:tabs>
        <w:adjustRightInd w:val="0"/>
        <w:ind w:left="0"/>
        <w:textAlignment w:val="baseline"/>
        <w:rPr>
          <w:ins w:id="1" w:author="Microsoft Word" w:date="2024-02-08T05:36:00Z"/>
          <w:color w:val="7F7F7F" w:themeColor="text1" w:themeTint="80"/>
          <w:sz w:val="36"/>
          <w:lang w:val="en-GB"/>
        </w:rPr>
      </w:pPr>
      <w:r w:rsidRPr="00171210">
        <w:rPr>
          <w:lang w:val="en-GB"/>
        </w:rPr>
        <w:fldChar w:fldCharType="end"/>
      </w:r>
    </w:p>
    <w:p w14:paraId="0E1C5E24" w14:textId="1729D42C" w:rsidR="003240F5" w:rsidRPr="00171210" w:rsidRDefault="009C16E0" w:rsidP="00B16DA7">
      <w:pPr>
        <w:pStyle w:val="Heading1"/>
        <w:tabs>
          <w:tab w:val="left" w:pos="993"/>
        </w:tabs>
        <w:ind w:left="142"/>
        <w:rPr>
          <w:lang w:val="en-GB"/>
        </w:rPr>
      </w:pPr>
      <w:bookmarkStart w:id="2" w:name="_Toc167741597"/>
      <w:r w:rsidRPr="00171210">
        <w:rPr>
          <w:lang w:val="en-GB"/>
        </w:rPr>
        <w:t>Statement of Work</w:t>
      </w:r>
      <w:bookmarkEnd w:id="0"/>
      <w:bookmarkEnd w:id="2"/>
      <w:r w:rsidRPr="00171210">
        <w:rPr>
          <w:lang w:val="en-GB"/>
        </w:rPr>
        <w:t xml:space="preserve"> </w:t>
      </w:r>
    </w:p>
    <w:p w14:paraId="715436D5" w14:textId="287871F6" w:rsidR="003F7452" w:rsidRPr="00171210" w:rsidRDefault="003F7452" w:rsidP="00B73EB7">
      <w:pPr>
        <w:pStyle w:val="Heading2"/>
        <w:rPr>
          <w:lang w:val="en-GB"/>
        </w:rPr>
      </w:pPr>
      <w:bookmarkStart w:id="3" w:name="_Toc158191526"/>
      <w:bookmarkStart w:id="4" w:name="_Toc167741598"/>
      <w:r w:rsidRPr="00171210">
        <w:rPr>
          <w:lang w:val="en-GB"/>
        </w:rPr>
        <w:t>Overview</w:t>
      </w:r>
      <w:bookmarkEnd w:id="3"/>
      <w:bookmarkEnd w:id="4"/>
      <w:r w:rsidRPr="00171210">
        <w:rPr>
          <w:lang w:val="en-GB"/>
        </w:rPr>
        <w:t xml:space="preserve"> </w:t>
      </w:r>
    </w:p>
    <w:p w14:paraId="53030C73" w14:textId="467D9F17" w:rsidR="00EB2C7C" w:rsidRDefault="00F261E5" w:rsidP="00186E95">
      <w:pPr>
        <w:pStyle w:val="NormalInden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Pr="00171210">
        <w:rPr>
          <w:lang w:val="en-GB"/>
        </w:rPr>
        <w:t>Grainger plc</w:t>
      </w:r>
      <w:r w:rsidRPr="00171210">
        <w:rPr>
          <w:lang w:val="en-GB"/>
        </w:rPr>
        <w:fldChar w:fldCharType="end"/>
      </w:r>
      <w:r>
        <w:rPr>
          <w:lang w:val="en-GB"/>
        </w:rPr>
        <w:t xml:space="preserve"> </w:t>
      </w:r>
      <w:r w:rsidR="002B7A40">
        <w:rPr>
          <w:lang w:val="en-GB"/>
        </w:rPr>
        <w:t xml:space="preserve">maintains various different environments across their various enterprise applications which are used in the development and testing of new functionality.  </w:t>
      </w:r>
      <w:r w:rsidR="00810303">
        <w:rPr>
          <w:lang w:val="en-GB"/>
        </w:rPr>
        <w:t xml:space="preserve">Before being deployed to production, new features must first be </w:t>
      </w:r>
      <w:r w:rsidR="00C37276">
        <w:rPr>
          <w:lang w:val="en-GB"/>
        </w:rPr>
        <w:t>deployed to</w:t>
      </w:r>
      <w:r w:rsidR="00810303">
        <w:rPr>
          <w:lang w:val="en-GB"/>
        </w:rPr>
        <w:t xml:space="preserve"> </w:t>
      </w:r>
      <w:r w:rsidR="00C37276">
        <w:rPr>
          <w:lang w:val="en-GB"/>
        </w:rPr>
        <w:t>and tested in</w:t>
      </w:r>
      <w:r w:rsidR="00810303">
        <w:rPr>
          <w:lang w:val="en-GB"/>
        </w:rPr>
        <w:t xml:space="preserve"> the </w:t>
      </w:r>
      <w:r w:rsidR="00133F39">
        <w:rPr>
          <w:lang w:val="en-GB"/>
        </w:rPr>
        <w:t xml:space="preserve">System Integration Testing (SIT) and User Acceptance Testing (UAT) environments </w:t>
      </w:r>
      <w:r w:rsidR="00C37276">
        <w:rPr>
          <w:lang w:val="en-GB"/>
        </w:rPr>
        <w:t xml:space="preserve">respectively.  </w:t>
      </w:r>
    </w:p>
    <w:p w14:paraId="4DF1E640" w14:textId="5CDB0A15" w:rsidR="00EB2C7C" w:rsidRDefault="00364317" w:rsidP="00186E95">
      <w:pPr>
        <w:pStyle w:val="NormalIndent"/>
        <w:rPr>
          <w:lang w:val="en-GB"/>
        </w:rPr>
      </w:pPr>
      <w:r>
        <w:rPr>
          <w:lang w:val="en-GB"/>
        </w:rPr>
        <w:t xml:space="preserve">Meaningful testing within the SIT and UAT environments requires these </w:t>
      </w:r>
      <w:r w:rsidR="00C443D3">
        <w:rPr>
          <w:lang w:val="en-GB"/>
        </w:rPr>
        <w:t xml:space="preserve">environments to be closely matched to production in terms of configuration </w:t>
      </w:r>
      <w:r w:rsidR="0091453F">
        <w:rPr>
          <w:lang w:val="en-GB"/>
        </w:rPr>
        <w:t xml:space="preserve">and data.  </w:t>
      </w:r>
      <w:r w:rsidR="002302E8">
        <w:rPr>
          <w:lang w:val="en-GB"/>
        </w:rPr>
        <w:t>SIT and UAT</w:t>
      </w:r>
      <w:r w:rsidR="0091453F">
        <w:rPr>
          <w:lang w:val="en-GB"/>
        </w:rPr>
        <w:t xml:space="preserve"> were last refreshed from production </w:t>
      </w:r>
      <w:r w:rsidR="00531B84">
        <w:rPr>
          <w:lang w:val="en-GB"/>
        </w:rPr>
        <w:t xml:space="preserve">many months ago and hence no longer provide suitable </w:t>
      </w:r>
      <w:r w:rsidR="002302E8">
        <w:rPr>
          <w:lang w:val="en-GB"/>
        </w:rPr>
        <w:t xml:space="preserve">environments </w:t>
      </w:r>
      <w:r w:rsidR="00DE605A">
        <w:rPr>
          <w:lang w:val="en-GB"/>
        </w:rPr>
        <w:t>in which new features can be tested and signed off.</w:t>
      </w:r>
    </w:p>
    <w:p w14:paraId="55F14A57" w14:textId="0A4235EC" w:rsidR="005C42F2" w:rsidRDefault="00575201" w:rsidP="00B2263C">
      <w:pPr>
        <w:pStyle w:val="NormalIndent"/>
        <w:rPr>
          <w:lang w:val="en-GB"/>
        </w:rPr>
      </w:pPr>
      <w:r>
        <w:rPr>
          <w:lang w:val="en-GB"/>
        </w:rPr>
        <w:t xml:space="preserve">In order to remediate this, </w:t>
      </w:r>
      <w:r w:rsidR="008A15CD">
        <w:rPr>
          <w:lang w:val="en-GB"/>
        </w:rPr>
        <w:t>Open Box is proposing to</w:t>
      </w:r>
      <w:r w:rsidR="00FF1E56">
        <w:rPr>
          <w:lang w:val="en-GB"/>
        </w:rPr>
        <w:t xml:space="preserve"> </w:t>
      </w:r>
      <w:r w:rsidR="00DE605A">
        <w:rPr>
          <w:lang w:val="en-GB"/>
        </w:rPr>
        <w:t>refresh the SIT and UAT environments</w:t>
      </w:r>
      <w:r w:rsidR="005C42F2">
        <w:rPr>
          <w:lang w:val="en-GB"/>
        </w:rPr>
        <w:t xml:space="preserve"> to bring </w:t>
      </w:r>
      <w:r w:rsidR="00A40CD1">
        <w:rPr>
          <w:lang w:val="en-GB"/>
        </w:rPr>
        <w:t xml:space="preserve">them up to date with the current state of production. The activities required for this refresh will be documented so that future refreshes can be </w:t>
      </w:r>
      <w:r w:rsidR="00162FF5">
        <w:rPr>
          <w:lang w:val="en-GB"/>
        </w:rPr>
        <w:t>easily co-ordinated and planned.</w:t>
      </w:r>
    </w:p>
    <w:p w14:paraId="1AF58B4F" w14:textId="22458A33" w:rsidR="00694719" w:rsidRPr="00171210" w:rsidRDefault="00694719" w:rsidP="00B73EB7">
      <w:pPr>
        <w:pStyle w:val="Heading2"/>
        <w:rPr>
          <w:lang w:val="en-GB"/>
        </w:rPr>
      </w:pPr>
      <w:bookmarkStart w:id="5" w:name="_Project_Objectives"/>
      <w:bookmarkStart w:id="6" w:name="_Project_Objectives_1"/>
      <w:bookmarkStart w:id="7" w:name="_Objectives"/>
      <w:bookmarkStart w:id="8" w:name="_Delivery_Approach"/>
      <w:bookmarkStart w:id="9" w:name="_Toc158191527"/>
      <w:bookmarkStart w:id="10" w:name="_Toc167741599"/>
      <w:bookmarkStart w:id="11" w:name="_Toc158191528"/>
      <w:bookmarkEnd w:id="5"/>
      <w:bookmarkEnd w:id="6"/>
      <w:bookmarkEnd w:id="7"/>
      <w:bookmarkEnd w:id="8"/>
      <w:r w:rsidRPr="00171210">
        <w:rPr>
          <w:lang w:val="en-GB"/>
        </w:rPr>
        <w:t>Objectives</w:t>
      </w:r>
      <w:bookmarkEnd w:id="9"/>
      <w:bookmarkEnd w:id="10"/>
    </w:p>
    <w:p w14:paraId="66BB4E58" w14:textId="77777777" w:rsidR="00694719" w:rsidRPr="00171210" w:rsidRDefault="00694719" w:rsidP="00186E95">
      <w:pPr>
        <w:pStyle w:val="NormalIndent"/>
        <w:rPr>
          <w:lang w:val="en-GB"/>
        </w:rPr>
      </w:pPr>
      <w:r w:rsidRPr="00171210">
        <w:rPr>
          <w:lang w:val="en-GB"/>
        </w:rPr>
        <w:t>The objectives of this project are to:</w:t>
      </w:r>
    </w:p>
    <w:p w14:paraId="267E04D2" w14:textId="77777777" w:rsidR="00A824D3" w:rsidRDefault="00694719" w:rsidP="00186E95">
      <w:pPr>
        <w:pStyle w:val="NormalIndent"/>
        <w:numPr>
          <w:ilvl w:val="0"/>
          <w:numId w:val="9"/>
        </w:numPr>
        <w:rPr>
          <w:lang w:val="en-GB"/>
        </w:rPr>
      </w:pPr>
      <w:r w:rsidRPr="00171210">
        <w:rPr>
          <w:lang w:val="en-GB"/>
        </w:rPr>
        <w:t>Conduct sufficient</w:t>
      </w:r>
      <w:r w:rsidR="00EE6E91" w:rsidRPr="00171210">
        <w:rPr>
          <w:lang w:val="en-GB"/>
        </w:rPr>
        <w:t xml:space="preserve"> upfront</w:t>
      </w:r>
      <w:r w:rsidR="00091120" w:rsidRPr="00171210">
        <w:rPr>
          <w:lang w:val="en-GB"/>
        </w:rPr>
        <w:t xml:space="preserve"> </w:t>
      </w:r>
      <w:r w:rsidRPr="00171210">
        <w:rPr>
          <w:lang w:val="en-GB"/>
        </w:rPr>
        <w:t>analysis</w:t>
      </w:r>
      <w:r w:rsidR="00F043FA">
        <w:rPr>
          <w:lang w:val="en-GB"/>
        </w:rPr>
        <w:t xml:space="preserve"> to</w:t>
      </w:r>
      <w:r w:rsidR="00A824D3">
        <w:rPr>
          <w:lang w:val="en-GB"/>
        </w:rPr>
        <w:t>:</w:t>
      </w:r>
    </w:p>
    <w:p w14:paraId="7D8DDAFD" w14:textId="270B5004" w:rsidR="00F043FA" w:rsidRDefault="00A824D3" w:rsidP="00A824D3">
      <w:pPr>
        <w:pStyle w:val="NormalIndent"/>
        <w:numPr>
          <w:ilvl w:val="1"/>
          <w:numId w:val="9"/>
        </w:numPr>
        <w:rPr>
          <w:lang w:val="en-GB"/>
        </w:rPr>
      </w:pPr>
      <w:r>
        <w:rPr>
          <w:lang w:val="en-GB"/>
        </w:rPr>
        <w:t>I</w:t>
      </w:r>
      <w:r w:rsidR="00F043FA">
        <w:rPr>
          <w:lang w:val="en-GB"/>
        </w:rPr>
        <w:t xml:space="preserve">dentify all </w:t>
      </w:r>
      <w:r w:rsidR="00E865F1">
        <w:rPr>
          <w:lang w:val="en-GB"/>
        </w:rPr>
        <w:t>systems that need to be refreshed/updated as part of the overall environment refresh</w:t>
      </w:r>
      <w:r w:rsidR="0013657F">
        <w:rPr>
          <w:lang w:val="en-GB"/>
        </w:rPr>
        <w:t>.</w:t>
      </w:r>
    </w:p>
    <w:p w14:paraId="1F270F9F" w14:textId="138A520A" w:rsidR="00A824D3" w:rsidRDefault="00A824D3" w:rsidP="00A824D3">
      <w:pPr>
        <w:pStyle w:val="NormalIndent"/>
        <w:numPr>
          <w:ilvl w:val="1"/>
          <w:numId w:val="9"/>
        </w:numPr>
        <w:rPr>
          <w:lang w:val="en-GB"/>
        </w:rPr>
      </w:pPr>
      <w:r>
        <w:rPr>
          <w:lang w:val="en-GB"/>
        </w:rPr>
        <w:t xml:space="preserve">Document the tasks </w:t>
      </w:r>
      <w:r w:rsidR="006C13BA">
        <w:rPr>
          <w:lang w:val="en-GB"/>
        </w:rPr>
        <w:t>and sequencing required across all above systems.</w:t>
      </w:r>
    </w:p>
    <w:p w14:paraId="30151FA7" w14:textId="21430BBE" w:rsidR="006C13BA" w:rsidRDefault="006C13BA" w:rsidP="00A824D3">
      <w:pPr>
        <w:pStyle w:val="NormalIndent"/>
        <w:numPr>
          <w:ilvl w:val="1"/>
          <w:numId w:val="9"/>
        </w:numPr>
        <w:rPr>
          <w:lang w:val="en-GB"/>
        </w:rPr>
      </w:pPr>
      <w:r>
        <w:rPr>
          <w:lang w:val="en-GB"/>
        </w:rPr>
        <w:t xml:space="preserve">Assign individual/team responsibility for each of the above tasks. </w:t>
      </w:r>
    </w:p>
    <w:p w14:paraId="77901DB5" w14:textId="756A8394" w:rsidR="0013657F" w:rsidRPr="00E865F1" w:rsidRDefault="00F778AF" w:rsidP="00D16E78">
      <w:pPr>
        <w:pStyle w:val="NormalIndent"/>
        <w:numPr>
          <w:ilvl w:val="0"/>
          <w:numId w:val="9"/>
        </w:numPr>
        <w:rPr>
          <w:lang w:val="en-GB"/>
        </w:rPr>
      </w:pPr>
      <w:r w:rsidRPr="1C022DE4">
        <w:rPr>
          <w:lang w:val="en-GB"/>
        </w:rPr>
        <w:t>Refresh</w:t>
      </w:r>
      <w:r w:rsidR="00E865F1" w:rsidRPr="1C022DE4">
        <w:rPr>
          <w:lang w:val="en-GB"/>
        </w:rPr>
        <w:t xml:space="preserve"> the UAT</w:t>
      </w:r>
      <w:r w:rsidR="0013657F" w:rsidRPr="1C022DE4">
        <w:rPr>
          <w:lang w:val="en-GB"/>
        </w:rPr>
        <w:t xml:space="preserve"> and SIT</w:t>
      </w:r>
      <w:r w:rsidR="00E865F1" w:rsidRPr="1C022DE4">
        <w:rPr>
          <w:lang w:val="en-GB"/>
        </w:rPr>
        <w:t xml:space="preserve"> </w:t>
      </w:r>
      <w:r w:rsidR="00EC4A0F" w:rsidRPr="1C022DE4">
        <w:rPr>
          <w:lang w:val="en-GB"/>
        </w:rPr>
        <w:t>Salesforce sandboxes</w:t>
      </w:r>
      <w:r w:rsidR="00E865F1" w:rsidRPr="1C022DE4">
        <w:rPr>
          <w:lang w:val="en-GB"/>
        </w:rPr>
        <w:t xml:space="preserve"> to reflect the latest production configuration</w:t>
      </w:r>
      <w:r w:rsidR="00EC4A0F" w:rsidRPr="1C022DE4">
        <w:rPr>
          <w:lang w:val="en-GB"/>
        </w:rPr>
        <w:t xml:space="preserve">.  </w:t>
      </w:r>
      <w:r w:rsidR="00827F29" w:rsidRPr="1C022DE4">
        <w:rPr>
          <w:lang w:val="en-GB"/>
        </w:rPr>
        <w:t>The UAT sandbox will be refreshed to include a full copy of production data, whereas the SIT sandbox will be a partial copy</w:t>
      </w:r>
      <w:r w:rsidR="00E865F1" w:rsidRPr="1C022DE4">
        <w:rPr>
          <w:lang w:val="en-GB"/>
        </w:rPr>
        <w:t>.</w:t>
      </w:r>
    </w:p>
    <w:p w14:paraId="0D0EF1AA" w14:textId="1310A4CC" w:rsidR="00E865F1" w:rsidRPr="00D16E78" w:rsidRDefault="00E865F1" w:rsidP="00D16E78">
      <w:pPr>
        <w:pStyle w:val="NormalIndent"/>
        <w:numPr>
          <w:ilvl w:val="0"/>
          <w:numId w:val="9"/>
        </w:numPr>
        <w:rPr>
          <w:lang w:val="en-GB"/>
        </w:rPr>
      </w:pPr>
      <w:r w:rsidRPr="00E865F1">
        <w:rPr>
          <w:lang w:val="en-GB"/>
        </w:rPr>
        <w:t xml:space="preserve">Ensure that </w:t>
      </w:r>
      <w:r w:rsidR="00CF2471" w:rsidRPr="00D16E78">
        <w:rPr>
          <w:lang w:val="en-GB"/>
        </w:rPr>
        <w:t>customer</w:t>
      </w:r>
      <w:r w:rsidRPr="00E865F1">
        <w:rPr>
          <w:lang w:val="en-GB"/>
        </w:rPr>
        <w:t xml:space="preserve"> data in UAT</w:t>
      </w:r>
      <w:r w:rsidR="00827F29" w:rsidRPr="00D16E78">
        <w:rPr>
          <w:lang w:val="en-GB"/>
        </w:rPr>
        <w:t xml:space="preserve"> and SIT</w:t>
      </w:r>
      <w:r w:rsidRPr="00E865F1">
        <w:rPr>
          <w:lang w:val="en-GB"/>
        </w:rPr>
        <w:t xml:space="preserve"> is sanitized and complies with data privacy standards.</w:t>
      </w:r>
    </w:p>
    <w:p w14:paraId="2AB0FBE1" w14:textId="30ED3A29" w:rsidR="0014611E" w:rsidRPr="00E865F1" w:rsidRDefault="0014611E" w:rsidP="00D16E78">
      <w:pPr>
        <w:pStyle w:val="NormalIndent"/>
        <w:numPr>
          <w:ilvl w:val="0"/>
          <w:numId w:val="9"/>
        </w:numPr>
        <w:rPr>
          <w:lang w:val="en-GB"/>
        </w:rPr>
      </w:pPr>
      <w:r w:rsidRPr="00D16E78">
        <w:rPr>
          <w:lang w:val="en-GB"/>
        </w:rPr>
        <w:t xml:space="preserve">Re-configure the UAT and SIT Salesforce sandboxes </w:t>
      </w:r>
      <w:r w:rsidR="0025770A" w:rsidRPr="00D16E78">
        <w:rPr>
          <w:lang w:val="en-GB"/>
        </w:rPr>
        <w:t>for existing integrations to other systems within the same environment.</w:t>
      </w:r>
    </w:p>
    <w:p w14:paraId="1159B7FD" w14:textId="77777777" w:rsidR="00E865F1" w:rsidRPr="00E865F1" w:rsidRDefault="00E865F1" w:rsidP="00D16E78">
      <w:pPr>
        <w:pStyle w:val="NormalIndent"/>
        <w:numPr>
          <w:ilvl w:val="0"/>
          <w:numId w:val="9"/>
        </w:numPr>
        <w:rPr>
          <w:lang w:val="en-GB"/>
        </w:rPr>
      </w:pPr>
      <w:r w:rsidRPr="00E865F1">
        <w:rPr>
          <w:lang w:val="en-GB"/>
        </w:rPr>
        <w:t>Provide a stable and reliable environment for the testing of new releases before they are deployed to production.</w:t>
      </w:r>
    </w:p>
    <w:p w14:paraId="3A1C9E28" w14:textId="5151A1A3" w:rsidR="00742D8B" w:rsidRPr="00171210" w:rsidRDefault="002A0F1D" w:rsidP="00B73EB7">
      <w:pPr>
        <w:pStyle w:val="Heading2"/>
        <w:rPr>
          <w:lang w:val="en-GB"/>
        </w:rPr>
      </w:pPr>
      <w:bookmarkStart w:id="12" w:name="_Toc167741600"/>
      <w:bookmarkStart w:id="13" w:name="_Delivery_Approach_1"/>
      <w:bookmarkEnd w:id="13"/>
      <w:r w:rsidRPr="00171210">
        <w:rPr>
          <w:lang w:val="en-GB"/>
        </w:rPr>
        <w:t>Delivery Approach</w:t>
      </w:r>
      <w:bookmarkEnd w:id="11"/>
      <w:bookmarkEnd w:id="12"/>
    </w:p>
    <w:p w14:paraId="47FBF24D" w14:textId="20A7C862" w:rsidR="006F6400" w:rsidRDefault="005775C7" w:rsidP="00186E95">
      <w:pPr>
        <w:pStyle w:val="NormalIndent"/>
        <w:rPr>
          <w:lang w:val="en-GB"/>
        </w:rPr>
      </w:pPr>
      <w:r w:rsidRPr="00171210">
        <w:rPr>
          <w:lang w:val="en-GB"/>
        </w:rPr>
        <w:t>Due to</w:t>
      </w:r>
      <w:r w:rsidR="0028189C" w:rsidRPr="00171210">
        <w:rPr>
          <w:lang w:val="en-GB"/>
        </w:rPr>
        <w:t xml:space="preserve"> </w:t>
      </w:r>
      <w:r w:rsidR="005968C8">
        <w:rPr>
          <w:lang w:val="en-GB"/>
        </w:rPr>
        <w:t>a relatively well defined and small scope</w:t>
      </w:r>
      <w:r w:rsidR="0028189C" w:rsidRPr="00171210">
        <w:rPr>
          <w:lang w:val="en-GB"/>
        </w:rPr>
        <w:t>, t</w:t>
      </w:r>
      <w:r w:rsidR="00742D8B" w:rsidRPr="00171210">
        <w:rPr>
          <w:lang w:val="en-GB"/>
        </w:rPr>
        <w:t xml:space="preserve">he delivery approach will be based on </w:t>
      </w:r>
      <w:r w:rsidR="001F1FD9">
        <w:rPr>
          <w:lang w:val="en-GB"/>
        </w:rPr>
        <w:t>a small number of requirements analysis sessions</w:t>
      </w:r>
      <w:r w:rsidR="006F6400">
        <w:rPr>
          <w:lang w:val="en-GB"/>
        </w:rPr>
        <w:t xml:space="preserve"> followed by a short period of time in which the </w:t>
      </w:r>
      <w:r w:rsidR="00161DB6">
        <w:rPr>
          <w:lang w:val="en-GB"/>
        </w:rPr>
        <w:t>refresh</w:t>
      </w:r>
      <w:r w:rsidR="008D5D66">
        <w:rPr>
          <w:lang w:val="en-GB"/>
        </w:rPr>
        <w:t xml:space="preserve"> and post-refresh </w:t>
      </w:r>
      <w:r w:rsidR="00161DB6">
        <w:rPr>
          <w:lang w:val="en-GB"/>
        </w:rPr>
        <w:t>activities are carried out.</w:t>
      </w:r>
    </w:p>
    <w:p w14:paraId="5AEDCB41" w14:textId="50173F5E" w:rsidR="00161DB6" w:rsidRPr="00171210" w:rsidRDefault="005811A6" w:rsidP="00161DB6">
      <w:pPr>
        <w:pStyle w:val="Heading3"/>
        <w:rPr>
          <w:lang w:val="en-GB"/>
        </w:rPr>
      </w:pPr>
      <w:r>
        <w:rPr>
          <w:lang w:val="en-GB"/>
        </w:rPr>
        <w:t>ANALYSIS</w:t>
      </w:r>
    </w:p>
    <w:p w14:paraId="768816DE" w14:textId="68709185" w:rsidR="00AD616B" w:rsidRDefault="005811A6" w:rsidP="00186E95">
      <w:pPr>
        <w:pStyle w:val="NormalIndent"/>
        <w:rPr>
          <w:lang w:val="en-GB"/>
        </w:rPr>
      </w:pPr>
      <w:r>
        <w:rPr>
          <w:lang w:val="en-GB"/>
        </w:rPr>
        <w:t xml:space="preserve">Requirement analysis sessions will be used </w:t>
      </w:r>
      <w:r w:rsidR="001F1FD9">
        <w:rPr>
          <w:lang w:val="en-GB"/>
        </w:rPr>
        <w:t xml:space="preserve">to </w:t>
      </w:r>
      <w:r>
        <w:rPr>
          <w:lang w:val="en-GB"/>
        </w:rPr>
        <w:t>capture</w:t>
      </w:r>
      <w:r w:rsidR="001F1FD9">
        <w:rPr>
          <w:lang w:val="en-GB"/>
        </w:rPr>
        <w:t xml:space="preserve"> the various systems, tasks and responsible people.</w:t>
      </w:r>
      <w:r w:rsidR="0034695C">
        <w:rPr>
          <w:lang w:val="en-GB"/>
        </w:rPr>
        <w:t xml:space="preserve">  These will be documented in the form of an Excel file “</w:t>
      </w:r>
      <w:r w:rsidR="00172DA4">
        <w:rPr>
          <w:lang w:val="en-GB"/>
        </w:rPr>
        <w:t xml:space="preserve">UAT refresh </w:t>
      </w:r>
      <w:r w:rsidR="0034695C">
        <w:rPr>
          <w:lang w:val="en-GB"/>
        </w:rPr>
        <w:t xml:space="preserve">playbook” </w:t>
      </w:r>
      <w:r w:rsidR="00375772">
        <w:rPr>
          <w:lang w:val="en-GB"/>
        </w:rPr>
        <w:t>that will be used to track each task within the overall refresh</w:t>
      </w:r>
      <w:r w:rsidR="008D5D66">
        <w:rPr>
          <w:lang w:val="en-GB"/>
        </w:rPr>
        <w:t>.  This file</w:t>
      </w:r>
      <w:r w:rsidR="00375772">
        <w:rPr>
          <w:lang w:val="en-GB"/>
        </w:rPr>
        <w:t xml:space="preserve"> can be </w:t>
      </w:r>
      <w:r w:rsidR="00454628">
        <w:rPr>
          <w:lang w:val="en-GB"/>
        </w:rPr>
        <w:t xml:space="preserve">copied and </w:t>
      </w:r>
      <w:r w:rsidR="00375772">
        <w:rPr>
          <w:lang w:val="en-GB"/>
        </w:rPr>
        <w:t>re-used for future environment refreshes.</w:t>
      </w:r>
      <w:r w:rsidR="0013190B">
        <w:rPr>
          <w:lang w:val="en-GB"/>
        </w:rPr>
        <w:t xml:space="preserve"> </w:t>
      </w:r>
      <w:r w:rsidR="00421AF3">
        <w:rPr>
          <w:lang w:val="en-GB"/>
        </w:rPr>
        <w:t>During this phase, b</w:t>
      </w:r>
      <w:r w:rsidR="0013190B">
        <w:rPr>
          <w:lang w:val="en-GB"/>
        </w:rPr>
        <w:t xml:space="preserve">ackups of configuration metadata </w:t>
      </w:r>
      <w:r w:rsidR="00421AF3">
        <w:rPr>
          <w:lang w:val="en-GB"/>
        </w:rPr>
        <w:t>from the</w:t>
      </w:r>
      <w:r w:rsidR="0013190B">
        <w:rPr>
          <w:lang w:val="en-GB"/>
        </w:rPr>
        <w:t xml:space="preserve"> SIT and UAT </w:t>
      </w:r>
      <w:r w:rsidR="00421AF3">
        <w:rPr>
          <w:lang w:val="en-GB"/>
        </w:rPr>
        <w:t xml:space="preserve">Salesforce sandboxes </w:t>
      </w:r>
      <w:r w:rsidR="0013190B">
        <w:rPr>
          <w:lang w:val="en-GB"/>
        </w:rPr>
        <w:t xml:space="preserve">will be committed to the </w:t>
      </w:r>
      <w:r w:rsidR="0013190B" w:rsidRPr="00171210">
        <w:rPr>
          <w:lang w:val="en-GB"/>
        </w:rPr>
        <w:fldChar w:fldCharType="begin"/>
      </w:r>
      <w:r w:rsidR="0013190B" w:rsidRPr="00171210">
        <w:rPr>
          <w:lang w:val="en-GB"/>
        </w:rPr>
        <w:instrText>DOCPROPERTY  Category  \* MERGEFORMAT</w:instrText>
      </w:r>
      <w:r w:rsidR="0013190B" w:rsidRPr="00171210">
        <w:rPr>
          <w:lang w:val="en-GB"/>
        </w:rPr>
        <w:fldChar w:fldCharType="separate"/>
      </w:r>
      <w:r w:rsidR="0013190B" w:rsidRPr="00171210">
        <w:rPr>
          <w:lang w:val="en-GB"/>
        </w:rPr>
        <w:t>Grainger plc</w:t>
      </w:r>
      <w:r w:rsidR="0013190B" w:rsidRPr="00171210">
        <w:rPr>
          <w:lang w:val="en-GB"/>
        </w:rPr>
        <w:fldChar w:fldCharType="end"/>
      </w:r>
      <w:r w:rsidR="0013190B">
        <w:rPr>
          <w:lang w:val="en-GB"/>
        </w:rPr>
        <w:t xml:space="preserve"> Github repository.</w:t>
      </w:r>
    </w:p>
    <w:p w14:paraId="0BB7DC21" w14:textId="59CA9EB0" w:rsidR="005607A2" w:rsidRPr="005607A2" w:rsidRDefault="005607A2" w:rsidP="005607A2">
      <w:pPr>
        <w:pStyle w:val="Heading3"/>
        <w:rPr>
          <w:lang w:val="en-GB"/>
        </w:rPr>
      </w:pPr>
      <w:r>
        <w:rPr>
          <w:lang w:val="en-GB"/>
        </w:rPr>
        <w:t>SYSTEM REFRESH</w:t>
      </w:r>
      <w:r w:rsidR="0089532C">
        <w:rPr>
          <w:lang w:val="en-GB"/>
        </w:rPr>
        <w:t>ES</w:t>
      </w:r>
    </w:p>
    <w:p w14:paraId="4595B8CB" w14:textId="0BC4450D" w:rsidR="006403A0" w:rsidRDefault="00F36195" w:rsidP="00186E95">
      <w:pPr>
        <w:pStyle w:val="NormalIndent"/>
        <w:rPr>
          <w:lang w:val="en-GB"/>
        </w:rPr>
      </w:pPr>
      <w:r>
        <w:rPr>
          <w:lang w:val="en-GB"/>
        </w:rPr>
        <w:t>The Salesforce UAT sandbox will be refreshed onto a full copy sandbox and the Salesforce SIT sandbox will be refreshed onto a partial copy sandbox.</w:t>
      </w:r>
      <w:r w:rsidR="00C639C6">
        <w:rPr>
          <w:lang w:val="en-GB"/>
        </w:rPr>
        <w:t xml:space="preserve">  </w:t>
      </w:r>
      <w:r w:rsidR="006403A0">
        <w:rPr>
          <w:lang w:val="en-GB"/>
        </w:rPr>
        <w:t>A bulk update will be done to obfuscate PII details of Leads, Contacts and Accounts in SIT and UAT</w:t>
      </w:r>
      <w:r w:rsidR="00B53973">
        <w:rPr>
          <w:lang w:val="en-GB"/>
        </w:rPr>
        <w:t xml:space="preserve"> as required</w:t>
      </w:r>
      <w:r w:rsidR="006403A0">
        <w:rPr>
          <w:lang w:val="en-GB"/>
        </w:rPr>
        <w:t>.</w:t>
      </w:r>
    </w:p>
    <w:p w14:paraId="68F78660" w14:textId="78FD97A5" w:rsidR="00F36195" w:rsidRDefault="00752338" w:rsidP="00186E95">
      <w:pPr>
        <w:pStyle w:val="NormalIndent"/>
        <w:rPr>
          <w:lang w:val="en-GB"/>
        </w:rPr>
      </w:pPr>
      <w:r>
        <w:rPr>
          <w:lang w:val="en-GB"/>
        </w:rPr>
        <w:t xml:space="preserve">Other </w:t>
      </w:r>
      <w:r w:rsidRPr="00171210">
        <w:rPr>
          <w:lang w:val="en-GB"/>
        </w:rPr>
        <w:fldChar w:fldCharType="begin"/>
      </w:r>
      <w:r w:rsidRPr="00171210">
        <w:rPr>
          <w:lang w:val="en-GB"/>
        </w:rPr>
        <w:instrText>DOCPROPERTY  Category  \* MERGEFORMAT</w:instrText>
      </w:r>
      <w:r w:rsidRPr="00171210">
        <w:rPr>
          <w:lang w:val="en-GB"/>
        </w:rPr>
        <w:fldChar w:fldCharType="separate"/>
      </w:r>
      <w:r w:rsidRPr="00171210">
        <w:rPr>
          <w:lang w:val="en-GB"/>
        </w:rPr>
        <w:t>Grainger plc</w:t>
      </w:r>
      <w:r w:rsidRPr="00171210">
        <w:rPr>
          <w:lang w:val="en-GB"/>
        </w:rPr>
        <w:fldChar w:fldCharType="end"/>
      </w:r>
      <w:r>
        <w:rPr>
          <w:lang w:val="en-GB"/>
        </w:rPr>
        <w:t xml:space="preserve"> systems (e.g. Qube, GREP, Lettings Portal) will be refreshed at the same time</w:t>
      </w:r>
      <w:r w:rsidR="00B53973">
        <w:rPr>
          <w:lang w:val="en-GB"/>
        </w:rPr>
        <w:t xml:space="preserve"> by the responsible teams within </w:t>
      </w:r>
      <w:r w:rsidR="00B53973" w:rsidRPr="00171210">
        <w:rPr>
          <w:lang w:val="en-GB"/>
        </w:rPr>
        <w:fldChar w:fldCharType="begin"/>
      </w:r>
      <w:r w:rsidR="00B53973" w:rsidRPr="00171210">
        <w:rPr>
          <w:lang w:val="en-GB"/>
        </w:rPr>
        <w:instrText>DOCPROPERTY  Category  \* MERGEFORMAT</w:instrText>
      </w:r>
      <w:r w:rsidR="00B53973" w:rsidRPr="00171210">
        <w:rPr>
          <w:lang w:val="en-GB"/>
        </w:rPr>
        <w:fldChar w:fldCharType="separate"/>
      </w:r>
      <w:r w:rsidR="00B53973" w:rsidRPr="00171210">
        <w:rPr>
          <w:lang w:val="en-GB"/>
        </w:rPr>
        <w:t>Grainger plc</w:t>
      </w:r>
      <w:r w:rsidR="00B53973" w:rsidRPr="00171210">
        <w:rPr>
          <w:lang w:val="en-GB"/>
        </w:rPr>
        <w:fldChar w:fldCharType="end"/>
      </w:r>
      <w:r>
        <w:rPr>
          <w:lang w:val="en-GB"/>
        </w:rPr>
        <w:t>.</w:t>
      </w:r>
    </w:p>
    <w:p w14:paraId="429721DE" w14:textId="3C29AC96" w:rsidR="005607A2" w:rsidRPr="00A129A0" w:rsidRDefault="005607A2" w:rsidP="00D02E22">
      <w:pPr>
        <w:pStyle w:val="Heading3"/>
        <w:rPr>
          <w:lang w:val="en-GB"/>
        </w:rPr>
      </w:pPr>
      <w:r w:rsidRPr="00A129A0">
        <w:rPr>
          <w:lang w:val="en-GB"/>
        </w:rPr>
        <w:t xml:space="preserve">POST-REFRESH </w:t>
      </w:r>
      <w:r w:rsidR="00A129A0" w:rsidRPr="00A129A0">
        <w:rPr>
          <w:lang w:val="en-GB"/>
        </w:rPr>
        <w:t>UPDATES</w:t>
      </w:r>
    </w:p>
    <w:p w14:paraId="6D138AEF" w14:textId="229DDDB6" w:rsidR="00752338" w:rsidRDefault="00752338" w:rsidP="00186E95">
      <w:pPr>
        <w:pStyle w:val="NormalIndent"/>
        <w:rPr>
          <w:lang w:val="en-GB"/>
        </w:rPr>
      </w:pPr>
      <w:r>
        <w:rPr>
          <w:lang w:val="en-GB"/>
        </w:rPr>
        <w:t xml:space="preserve">On completion of the </w:t>
      </w:r>
      <w:r w:rsidR="00172DA4">
        <w:rPr>
          <w:lang w:val="en-GB"/>
        </w:rPr>
        <w:t xml:space="preserve">various </w:t>
      </w:r>
      <w:r>
        <w:rPr>
          <w:lang w:val="en-GB"/>
        </w:rPr>
        <w:t>system refreshes</w:t>
      </w:r>
      <w:r w:rsidR="00B27E3E">
        <w:rPr>
          <w:lang w:val="en-GB"/>
        </w:rPr>
        <w:t xml:space="preserve"> within each environment, post-refresh activities as identified in the “UAT refresh playbook” will be completed</w:t>
      </w:r>
      <w:r w:rsidR="00447723">
        <w:rPr>
          <w:lang w:val="en-GB"/>
        </w:rPr>
        <w:t xml:space="preserve"> to</w:t>
      </w:r>
      <w:r w:rsidR="005272DD">
        <w:rPr>
          <w:lang w:val="en-GB"/>
        </w:rPr>
        <w:t xml:space="preserve"> replace production endpoints and/or credentials</w:t>
      </w:r>
      <w:r w:rsidR="00BE4DA4">
        <w:rPr>
          <w:lang w:val="en-GB"/>
        </w:rPr>
        <w:t xml:space="preserve"> with SIT and UAT equivalents</w:t>
      </w:r>
      <w:r w:rsidR="00A129A0">
        <w:rPr>
          <w:lang w:val="en-GB"/>
        </w:rPr>
        <w:t xml:space="preserve"> (e.g. connection to HomeLet and RightMove SIT and UAT environments respectively)</w:t>
      </w:r>
    </w:p>
    <w:p w14:paraId="0A56BA6A" w14:textId="7FCC7B5E" w:rsidR="00A129A0" w:rsidRPr="00A129A0" w:rsidRDefault="00A129A0" w:rsidP="00A129A0">
      <w:pPr>
        <w:pStyle w:val="Heading3"/>
        <w:rPr>
          <w:lang w:val="en-GB"/>
        </w:rPr>
      </w:pPr>
      <w:r>
        <w:rPr>
          <w:lang w:val="en-GB"/>
        </w:rPr>
        <w:t>END-TO-END TESTING</w:t>
      </w:r>
    </w:p>
    <w:p w14:paraId="16539306" w14:textId="64125D55" w:rsidR="00012149" w:rsidRDefault="00012149" w:rsidP="00186E95">
      <w:pPr>
        <w:pStyle w:val="NormalIndent"/>
        <w:rPr>
          <w:lang w:val="en-GB"/>
        </w:rPr>
      </w:pPr>
      <w:r>
        <w:rPr>
          <w:lang w:val="en-GB"/>
        </w:rPr>
        <w:t>On completion of post-refresh activities, end-to-end testing will be c</w:t>
      </w:r>
      <w:r w:rsidR="00657558">
        <w:rPr>
          <w:lang w:val="en-GB"/>
        </w:rPr>
        <w:t xml:space="preserve">arried out </w:t>
      </w:r>
      <w:r w:rsidR="00A129A0">
        <w:rPr>
          <w:lang w:val="en-GB"/>
        </w:rPr>
        <w:t xml:space="preserve">within the SIT and UAT environments for the key business processes </w:t>
      </w:r>
      <w:r w:rsidR="00BA4CC3">
        <w:rPr>
          <w:lang w:val="en-GB"/>
        </w:rPr>
        <w:t xml:space="preserve">identified within the </w:t>
      </w:r>
      <w:r w:rsidR="009C0A80">
        <w:rPr>
          <w:lang w:val="en-GB"/>
        </w:rPr>
        <w:t>“UAT refresh playbook” to ensure each process has desired functionality and connectivity.</w:t>
      </w:r>
    </w:p>
    <w:p w14:paraId="6603830A" w14:textId="77777777" w:rsidR="00750480" w:rsidRPr="00171210" w:rsidRDefault="00750480" w:rsidP="00B73EB7">
      <w:pPr>
        <w:pStyle w:val="Heading2"/>
        <w:rPr>
          <w:lang w:val="en-GB"/>
        </w:rPr>
      </w:pPr>
      <w:bookmarkStart w:id="14" w:name="_UAT"/>
      <w:bookmarkStart w:id="15" w:name="_Toc158191529"/>
      <w:bookmarkStart w:id="16" w:name="_Toc167741601"/>
      <w:bookmarkEnd w:id="14"/>
      <w:r w:rsidRPr="00171210">
        <w:rPr>
          <w:lang w:val="en-GB"/>
        </w:rPr>
        <w:t>Responsibilities</w:t>
      </w:r>
      <w:bookmarkEnd w:id="15"/>
      <w:bookmarkEnd w:id="16"/>
    </w:p>
    <w:p w14:paraId="2FB2D437" w14:textId="77777777" w:rsidR="00377330" w:rsidRPr="00171210" w:rsidRDefault="00377330" w:rsidP="00186E95">
      <w:pPr>
        <w:pStyle w:val="NormalIndent"/>
        <w:numPr>
          <w:ilvl w:val="0"/>
          <w:numId w:val="1"/>
        </w:numPr>
        <w:rPr>
          <w:lang w:val="en-GB"/>
        </w:rPr>
      </w:pPr>
      <w:r w:rsidRPr="00171210">
        <w:rPr>
          <w:lang w:val="en-GB"/>
        </w:rPr>
        <w:t>Open Box will be responsible for:</w:t>
      </w:r>
    </w:p>
    <w:p w14:paraId="7A840530" w14:textId="4CBAF373" w:rsidR="00377330" w:rsidRPr="00171210" w:rsidRDefault="00377330" w:rsidP="00186E95">
      <w:pPr>
        <w:pStyle w:val="NormalIndent"/>
        <w:numPr>
          <w:ilvl w:val="1"/>
          <w:numId w:val="1"/>
        </w:numPr>
        <w:rPr>
          <w:lang w:val="en-GB"/>
        </w:rPr>
      </w:pPr>
      <w:r w:rsidRPr="00171210">
        <w:rPr>
          <w:lang w:val="en-GB"/>
        </w:rPr>
        <w:t>Providing the services described in the</w:t>
      </w:r>
      <w:r w:rsidR="008F6541" w:rsidRPr="00171210">
        <w:rPr>
          <w:lang w:val="en-GB"/>
        </w:rPr>
        <w:t xml:space="preserve"> project </w:t>
      </w:r>
      <w:hyperlink w:anchor="_Project_Objectives" w:history="1">
        <w:r w:rsidR="008F6541" w:rsidRPr="00171210">
          <w:rPr>
            <w:rStyle w:val="Hyperlink"/>
            <w:lang w:val="en-GB"/>
          </w:rPr>
          <w:t>Objectives</w:t>
        </w:r>
      </w:hyperlink>
      <w:r w:rsidRPr="00171210">
        <w:rPr>
          <w:lang w:val="en-GB"/>
        </w:rPr>
        <w:t>.</w:t>
      </w:r>
    </w:p>
    <w:p w14:paraId="0E03625D" w14:textId="4C320920" w:rsidR="00EC3812" w:rsidRPr="00171210" w:rsidRDefault="00994C03" w:rsidP="00186E95">
      <w:pPr>
        <w:pStyle w:val="NormalIndent"/>
        <w:numPr>
          <w:ilvl w:val="1"/>
          <w:numId w:val="1"/>
        </w:numPr>
        <w:rPr>
          <w:lang w:val="en-GB"/>
        </w:rPr>
      </w:pPr>
      <w:r w:rsidRPr="00171210">
        <w:rPr>
          <w:lang w:val="en-GB"/>
        </w:rPr>
        <w:t>Delivering a</w:t>
      </w:r>
      <w:r w:rsidR="00EC3812" w:rsidRPr="00171210">
        <w:rPr>
          <w:lang w:val="en-GB"/>
        </w:rPr>
        <w:t xml:space="preserve"> progress report </w:t>
      </w:r>
      <w:r w:rsidRPr="00171210">
        <w:rPr>
          <w:lang w:val="en-GB"/>
        </w:rPr>
        <w:t xml:space="preserve">to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w:t>
      </w:r>
      <w:r w:rsidR="00EC3812" w:rsidRPr="00171210">
        <w:rPr>
          <w:lang w:val="en-GB"/>
        </w:rPr>
        <w:t xml:space="preserve">on a regular basis </w:t>
      </w:r>
      <w:r w:rsidRPr="00171210">
        <w:rPr>
          <w:lang w:val="en-GB"/>
        </w:rPr>
        <w:t>that will include</w:t>
      </w:r>
      <w:r w:rsidR="00EC3812" w:rsidRPr="00171210">
        <w:rPr>
          <w:lang w:val="en-GB"/>
        </w:rPr>
        <w:t>:</w:t>
      </w:r>
    </w:p>
    <w:p w14:paraId="09632723" w14:textId="72F78275" w:rsidR="00EC3812" w:rsidRPr="00171210" w:rsidRDefault="00EC3812" w:rsidP="00186E95">
      <w:pPr>
        <w:pStyle w:val="NormalIndent"/>
        <w:numPr>
          <w:ilvl w:val="2"/>
          <w:numId w:val="1"/>
        </w:numPr>
        <w:rPr>
          <w:lang w:val="en-GB"/>
        </w:rPr>
      </w:pPr>
      <w:r w:rsidRPr="00171210">
        <w:rPr>
          <w:lang w:val="en-GB"/>
        </w:rPr>
        <w:t>General status update</w:t>
      </w:r>
      <w:r w:rsidR="00245280" w:rsidRPr="00171210">
        <w:rPr>
          <w:lang w:val="en-GB"/>
        </w:rPr>
        <w:t xml:space="preserve"> &amp; </w:t>
      </w:r>
      <w:r w:rsidR="00994C03" w:rsidRPr="00171210">
        <w:rPr>
          <w:lang w:val="en-GB"/>
        </w:rPr>
        <w:t>project health</w:t>
      </w:r>
    </w:p>
    <w:p w14:paraId="41640CED" w14:textId="2B96A268" w:rsidR="00AD2140" w:rsidRPr="00171210" w:rsidRDefault="00AD2140" w:rsidP="00186E95">
      <w:pPr>
        <w:pStyle w:val="NormalIndent"/>
        <w:numPr>
          <w:ilvl w:val="2"/>
          <w:numId w:val="1"/>
        </w:numPr>
        <w:rPr>
          <w:lang w:val="en-GB"/>
        </w:rPr>
      </w:pPr>
      <w:r w:rsidRPr="00171210">
        <w:rPr>
          <w:lang w:val="en-GB"/>
        </w:rPr>
        <w:t>Project risks</w:t>
      </w:r>
    </w:p>
    <w:p w14:paraId="3650C780" w14:textId="04EE6D55" w:rsidR="00AD2140" w:rsidRPr="00171210" w:rsidRDefault="00994C03" w:rsidP="00186E95">
      <w:pPr>
        <w:pStyle w:val="NormalIndent"/>
        <w:numPr>
          <w:ilvl w:val="2"/>
          <w:numId w:val="1"/>
        </w:numPr>
        <w:rPr>
          <w:lang w:val="en-GB"/>
        </w:rPr>
      </w:pPr>
      <w:r w:rsidRPr="00171210">
        <w:rPr>
          <w:lang w:val="en-GB"/>
        </w:rPr>
        <w:t>M</w:t>
      </w:r>
      <w:r w:rsidR="00AD2140" w:rsidRPr="00171210">
        <w:rPr>
          <w:lang w:val="en-GB"/>
        </w:rPr>
        <w:t>ilestones and timeline</w:t>
      </w:r>
      <w:r w:rsidR="00182C69" w:rsidRPr="00171210">
        <w:rPr>
          <w:lang w:val="en-GB"/>
        </w:rPr>
        <w:t>s</w:t>
      </w:r>
    </w:p>
    <w:p w14:paraId="6CAA9690" w14:textId="230ED5F4" w:rsidR="00F46992" w:rsidRDefault="00F46992" w:rsidP="00186E95">
      <w:pPr>
        <w:pStyle w:val="NormalIndent"/>
        <w:numPr>
          <w:ilvl w:val="2"/>
          <w:numId w:val="1"/>
        </w:numPr>
        <w:rPr>
          <w:lang w:val="en-GB"/>
        </w:rPr>
      </w:pPr>
      <w:r w:rsidRPr="00171210">
        <w:rPr>
          <w:lang w:val="en-GB"/>
        </w:rPr>
        <w:t xml:space="preserve">Any </w:t>
      </w:r>
      <w:r w:rsidR="006F0522" w:rsidRPr="00171210">
        <w:rPr>
          <w:lang w:val="en-GB"/>
        </w:rPr>
        <w:t xml:space="preserve">significant </w:t>
      </w:r>
      <w:r w:rsidRPr="00171210">
        <w:rPr>
          <w:lang w:val="en-GB"/>
        </w:rPr>
        <w:t>changes to</w:t>
      </w:r>
      <w:r w:rsidR="008D4EAE" w:rsidRPr="00171210">
        <w:rPr>
          <w:lang w:val="en-GB"/>
        </w:rPr>
        <w:t xml:space="preserve"> project scope, </w:t>
      </w:r>
      <w:r w:rsidR="00810174" w:rsidRPr="00171210">
        <w:rPr>
          <w:lang w:val="en-GB"/>
        </w:rPr>
        <w:t>cost,</w:t>
      </w:r>
      <w:r w:rsidR="008D4EAE" w:rsidRPr="00171210">
        <w:rPr>
          <w:lang w:val="en-GB"/>
        </w:rPr>
        <w:t xml:space="preserve"> or </w:t>
      </w:r>
      <w:r w:rsidRPr="00171210">
        <w:rPr>
          <w:lang w:val="en-GB"/>
        </w:rPr>
        <w:t xml:space="preserve">timeline </w:t>
      </w:r>
      <w:r w:rsidR="00DC29D4" w:rsidRPr="00171210">
        <w:rPr>
          <w:lang w:val="en-GB"/>
        </w:rPr>
        <w:t>forecasts</w:t>
      </w:r>
      <w:r w:rsidRPr="00171210">
        <w:rPr>
          <w:lang w:val="en-GB"/>
        </w:rPr>
        <w:t>.</w:t>
      </w:r>
    </w:p>
    <w:p w14:paraId="29DE44DB" w14:textId="0B2A1AF0" w:rsidR="00377330" w:rsidRPr="00171210" w:rsidRDefault="00D02E22" w:rsidP="00186E95">
      <w:pPr>
        <w:pStyle w:val="NormalIndent"/>
        <w:numPr>
          <w:ilvl w:val="0"/>
          <w:numId w:val="1"/>
        </w:numPr>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377330" w:rsidRPr="00171210">
        <w:rPr>
          <w:lang w:val="en-GB"/>
        </w:rPr>
        <w:t xml:space="preserve"> will be responsible for:</w:t>
      </w:r>
    </w:p>
    <w:p w14:paraId="695FC88A" w14:textId="19C097FB" w:rsidR="00750480" w:rsidRPr="00171210" w:rsidRDefault="00DF1CF2" w:rsidP="00186E95">
      <w:pPr>
        <w:pStyle w:val="NormalIndent"/>
        <w:numPr>
          <w:ilvl w:val="1"/>
          <w:numId w:val="1"/>
        </w:numPr>
        <w:rPr>
          <w:lang w:val="en-GB"/>
        </w:rPr>
      </w:pPr>
      <w:r w:rsidRPr="00171210">
        <w:rPr>
          <w:lang w:val="en-GB"/>
        </w:rPr>
        <w:t xml:space="preserve">Making key personnel and stakeholders available throughout the project lifecycle, including participation in </w:t>
      </w:r>
      <w:r w:rsidR="00153BCB" w:rsidRPr="00171210">
        <w:rPr>
          <w:lang w:val="en-GB"/>
        </w:rPr>
        <w:t>the activities</w:t>
      </w:r>
      <w:r w:rsidR="00F52015" w:rsidRPr="00171210">
        <w:rPr>
          <w:lang w:val="en-GB"/>
        </w:rPr>
        <w:t xml:space="preserve"> detailed in the </w:t>
      </w:r>
      <w:hyperlink w:anchor="_Delivery_Approach_1" w:history="1">
        <w:r w:rsidR="00153BCB" w:rsidRPr="00F73BD6">
          <w:rPr>
            <w:rStyle w:val="Hyperlink"/>
            <w:lang w:val="en-GB"/>
          </w:rPr>
          <w:t>Delivery Approach</w:t>
        </w:r>
        <w:r w:rsidR="00F52015" w:rsidRPr="00F73BD6">
          <w:rPr>
            <w:rStyle w:val="Hyperlink"/>
            <w:lang w:val="en-GB"/>
          </w:rPr>
          <w:t xml:space="preserve">. </w:t>
        </w:r>
      </w:hyperlink>
      <w:r w:rsidR="00750480" w:rsidRPr="00171210">
        <w:rPr>
          <w:lang w:val="en-GB"/>
        </w:rPr>
        <w:t xml:space="preserve"> </w:t>
      </w:r>
    </w:p>
    <w:p w14:paraId="618EEA78" w14:textId="65DB13D1" w:rsidR="00E64151" w:rsidRPr="00171210" w:rsidRDefault="00E64151" w:rsidP="00186E95">
      <w:pPr>
        <w:pStyle w:val="NormalIndent"/>
        <w:numPr>
          <w:ilvl w:val="1"/>
          <w:numId w:val="1"/>
        </w:numPr>
        <w:rPr>
          <w:lang w:val="en-GB"/>
        </w:rPr>
      </w:pPr>
      <w:bookmarkStart w:id="17" w:name="_Toc503519388"/>
      <w:bookmarkStart w:id="18" w:name="_Toc8822603"/>
      <w:bookmarkStart w:id="19" w:name="_Toc8822601"/>
      <w:bookmarkStart w:id="20" w:name="_Toc3896690"/>
      <w:r w:rsidRPr="00171210">
        <w:rPr>
          <w:lang w:val="en-GB"/>
        </w:rPr>
        <w:t>Ensuring there are no other projects planned or in operation that may hinder this project.</w:t>
      </w:r>
    </w:p>
    <w:p w14:paraId="701B96E0" w14:textId="77777777" w:rsidR="00C94E15" w:rsidRPr="00171210" w:rsidRDefault="00C94E15" w:rsidP="00B73EB7">
      <w:pPr>
        <w:pStyle w:val="Heading2"/>
        <w:rPr>
          <w:lang w:val="en-GB"/>
        </w:rPr>
      </w:pPr>
      <w:bookmarkStart w:id="21" w:name="_Toc158191530"/>
      <w:bookmarkStart w:id="22" w:name="_Toc167741602"/>
      <w:r w:rsidRPr="00171210">
        <w:rPr>
          <w:lang w:val="en-GB"/>
        </w:rPr>
        <w:t>Availability</w:t>
      </w:r>
      <w:bookmarkEnd w:id="17"/>
      <w:bookmarkEnd w:id="18"/>
      <w:bookmarkEnd w:id="21"/>
      <w:bookmarkEnd w:id="22"/>
    </w:p>
    <w:p w14:paraId="6D77F9EC" w14:textId="77777777" w:rsidR="00C94E15" w:rsidRPr="00171210" w:rsidRDefault="00C94E15" w:rsidP="00186E95">
      <w:pPr>
        <w:pStyle w:val="NormalIndent"/>
        <w:numPr>
          <w:ilvl w:val="0"/>
          <w:numId w:val="14"/>
        </w:numPr>
        <w:rPr>
          <w:lang w:val="en-GB"/>
        </w:rPr>
      </w:pPr>
      <w:r w:rsidRPr="00171210">
        <w:rPr>
          <w:lang w:val="en-GB"/>
        </w:rPr>
        <w:t>Open Box resources will be contactable and available for meetings via conference calls/video conferences:</w:t>
      </w:r>
    </w:p>
    <w:p w14:paraId="2EBBB7F7" w14:textId="7C309542" w:rsidR="00C94E15" w:rsidRPr="00171210" w:rsidRDefault="00C94E15" w:rsidP="00186E95">
      <w:pPr>
        <w:pStyle w:val="NormalIndent"/>
        <w:numPr>
          <w:ilvl w:val="0"/>
          <w:numId w:val="13"/>
        </w:numPr>
        <w:rPr>
          <w:lang w:val="en-GB"/>
        </w:rPr>
      </w:pPr>
      <w:r w:rsidRPr="00171210">
        <w:rPr>
          <w:lang w:val="en-GB"/>
        </w:rPr>
        <w:t>Monday to Friday 9</w:t>
      </w:r>
      <w:r w:rsidR="00397576" w:rsidRPr="00171210">
        <w:rPr>
          <w:lang w:val="en-GB"/>
        </w:rPr>
        <w:t>am</w:t>
      </w:r>
      <w:r w:rsidRPr="00171210">
        <w:rPr>
          <w:lang w:val="en-GB"/>
        </w:rPr>
        <w:t xml:space="preserve"> – </w:t>
      </w:r>
      <w:r w:rsidR="008F6541" w:rsidRPr="00171210">
        <w:rPr>
          <w:lang w:val="en-GB"/>
        </w:rPr>
        <w:t>6</w:t>
      </w:r>
      <w:r w:rsidR="00397576" w:rsidRPr="00171210">
        <w:rPr>
          <w:lang w:val="en-GB"/>
        </w:rPr>
        <w:t>pm</w:t>
      </w:r>
      <w:r w:rsidRPr="00171210">
        <w:rPr>
          <w:lang w:val="en-GB"/>
        </w:rPr>
        <w:t xml:space="preserve"> South African time (GMT +02:00) which currently corresponds to </w:t>
      </w:r>
      <w:r w:rsidR="004212D0" w:rsidRPr="00171210">
        <w:rPr>
          <w:lang w:val="en-GB"/>
        </w:rPr>
        <w:t>7</w:t>
      </w:r>
      <w:r w:rsidR="00397576" w:rsidRPr="00171210">
        <w:rPr>
          <w:lang w:val="en-GB"/>
        </w:rPr>
        <w:t>am</w:t>
      </w:r>
      <w:r w:rsidRPr="00171210">
        <w:rPr>
          <w:lang w:val="en-GB"/>
        </w:rPr>
        <w:t xml:space="preserve"> – </w:t>
      </w:r>
      <w:r w:rsidR="00CD5F01" w:rsidRPr="00171210">
        <w:rPr>
          <w:lang w:val="en-GB"/>
        </w:rPr>
        <w:t xml:space="preserve">4pm </w:t>
      </w:r>
      <w:r w:rsidRPr="00171210">
        <w:rPr>
          <w:lang w:val="en-GB"/>
        </w:rPr>
        <w:t>(</w:t>
      </w:r>
      <w:r w:rsidR="00CD5F01" w:rsidRPr="00171210">
        <w:rPr>
          <w:lang w:val="en-GB"/>
        </w:rPr>
        <w:t>G</w:t>
      </w:r>
      <w:r w:rsidR="00900AB8" w:rsidRPr="00171210">
        <w:rPr>
          <w:lang w:val="en-GB"/>
        </w:rPr>
        <w:t>MT</w:t>
      </w:r>
      <w:r w:rsidRPr="00171210">
        <w:rPr>
          <w:lang w:val="en-GB"/>
        </w:rPr>
        <w:t>), excluding public holidays.</w:t>
      </w:r>
    </w:p>
    <w:p w14:paraId="728D417D" w14:textId="77777777" w:rsidR="00C94E15" w:rsidRPr="00171210" w:rsidRDefault="00C94E15" w:rsidP="00186E95">
      <w:pPr>
        <w:pStyle w:val="NormalIndent"/>
        <w:numPr>
          <w:ilvl w:val="0"/>
          <w:numId w:val="14"/>
        </w:numPr>
        <w:rPr>
          <w:lang w:val="en-GB"/>
        </w:rPr>
      </w:pPr>
      <w:r w:rsidRPr="00171210">
        <w:rPr>
          <w:lang w:val="en-GB"/>
        </w:rPr>
        <w:t>A defined escalation path will be provided to the agreed project manager should urgent assistance be required outside of these times.</w:t>
      </w:r>
    </w:p>
    <w:p w14:paraId="76081C2F" w14:textId="16945231" w:rsidR="00CA5FAA" w:rsidRPr="00171210" w:rsidRDefault="00CA5FAA" w:rsidP="00186E95">
      <w:pPr>
        <w:pStyle w:val="NormalIndent"/>
        <w:numPr>
          <w:ilvl w:val="0"/>
          <w:numId w:val="14"/>
        </w:numPr>
        <w:rPr>
          <w:lang w:val="en-GB"/>
        </w:rPr>
      </w:pPr>
      <w:r w:rsidRPr="00171210">
        <w:rPr>
          <w:lang w:val="en-GB"/>
        </w:rPr>
        <w:t>All work will be completed by Open Box offsite.</w:t>
      </w:r>
    </w:p>
    <w:p w14:paraId="008A0055" w14:textId="76F18AE0" w:rsidR="00CA7400" w:rsidRPr="00171210" w:rsidRDefault="00CA7400" w:rsidP="00186E95">
      <w:pPr>
        <w:pStyle w:val="NormalIndent"/>
        <w:numPr>
          <w:ilvl w:val="1"/>
          <w:numId w:val="14"/>
        </w:numPr>
        <w:rPr>
          <w:lang w:val="en-GB"/>
        </w:rPr>
      </w:pPr>
      <w:r w:rsidRPr="00171210">
        <w:rPr>
          <w:lang w:val="en-GB"/>
        </w:rPr>
        <w:t xml:space="preserve">It is not expected that the project </w:t>
      </w:r>
      <w:r w:rsidR="009C3615" w:rsidRPr="00171210">
        <w:rPr>
          <w:lang w:val="en-GB"/>
        </w:rPr>
        <w:t>will require</w:t>
      </w:r>
      <w:r w:rsidRPr="00171210">
        <w:rPr>
          <w:lang w:val="en-GB"/>
        </w:rPr>
        <w:t xml:space="preserve"> Open Box resources on-site. Where onsite personnel are required, all reasonable expenses for travel and subsistence shall be reimbursed by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Open Box shall not bill any mark-up or administration fee </w:t>
      </w:r>
      <w:r w:rsidR="00493EF5" w:rsidRPr="00171210">
        <w:rPr>
          <w:lang w:val="en-GB"/>
        </w:rPr>
        <w:t>for</w:t>
      </w:r>
      <w:r w:rsidRPr="00171210">
        <w:rPr>
          <w:lang w:val="en-GB"/>
        </w:rPr>
        <w:t xml:space="preserve"> any such expenses. Approval for expenses shall be obtained from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prior to being incurred.</w:t>
      </w:r>
    </w:p>
    <w:p w14:paraId="596DB7BA" w14:textId="77777777" w:rsidR="0085144D" w:rsidRPr="00171210" w:rsidRDefault="0085144D" w:rsidP="00B73EB7">
      <w:pPr>
        <w:pStyle w:val="Heading2"/>
        <w:rPr>
          <w:lang w:val="en-GB"/>
        </w:rPr>
      </w:pPr>
      <w:bookmarkStart w:id="23" w:name="_Toc158191531"/>
      <w:bookmarkStart w:id="24" w:name="_Toc167741603"/>
      <w:r w:rsidRPr="00171210">
        <w:rPr>
          <w:lang w:val="en-GB"/>
        </w:rPr>
        <w:t>References</w:t>
      </w:r>
      <w:bookmarkEnd w:id="19"/>
      <w:bookmarkEnd w:id="23"/>
      <w:bookmarkEnd w:id="24"/>
    </w:p>
    <w:p w14:paraId="4BE2B101" w14:textId="2DFEEBB6" w:rsidR="00D30DDF" w:rsidRDefault="00D30DDF" w:rsidP="00270EA7">
      <w:pPr>
        <w:pStyle w:val="NormalIndent"/>
        <w:numPr>
          <w:ilvl w:val="0"/>
          <w:numId w:val="12"/>
        </w:numPr>
        <w:rPr>
          <w:lang w:val="en-GB"/>
        </w:rPr>
      </w:pPr>
      <w:r w:rsidRPr="00171210">
        <w:rPr>
          <w:lang w:val="en-GB"/>
        </w:rPr>
        <w:t xml:space="preserve">Grainger, Open Box meeting: </w:t>
      </w:r>
      <w:r w:rsidR="00F454AC">
        <w:rPr>
          <w:lang w:val="en-GB"/>
        </w:rPr>
        <w:t>UAT Refresh</w:t>
      </w:r>
      <w:r w:rsidR="00270EA7" w:rsidRPr="00171210">
        <w:rPr>
          <w:lang w:val="en-GB"/>
        </w:rPr>
        <w:t xml:space="preserve"> </w:t>
      </w:r>
      <w:r w:rsidRPr="00171210">
        <w:rPr>
          <w:lang w:val="en-GB"/>
        </w:rPr>
        <w:t>(</w:t>
      </w:r>
      <w:r w:rsidR="006E6C75" w:rsidRPr="00171210">
        <w:rPr>
          <w:lang w:val="en-GB"/>
        </w:rPr>
        <w:t>Wednesday</w:t>
      </w:r>
      <w:r w:rsidRPr="00171210">
        <w:rPr>
          <w:lang w:val="en-GB"/>
        </w:rPr>
        <w:t xml:space="preserve">, </w:t>
      </w:r>
      <w:r w:rsidR="00F454AC">
        <w:rPr>
          <w:lang w:val="en-GB"/>
        </w:rPr>
        <w:t>15 May</w:t>
      </w:r>
      <w:r w:rsidRPr="00171210">
        <w:rPr>
          <w:lang w:val="en-GB"/>
        </w:rPr>
        <w:t xml:space="preserve"> 2024)</w:t>
      </w:r>
    </w:p>
    <w:p w14:paraId="50FF06C4" w14:textId="479778AD" w:rsidR="0028558A" w:rsidRPr="0028558A" w:rsidRDefault="0028558A" w:rsidP="0028558A">
      <w:pPr>
        <w:pStyle w:val="NormalIndent"/>
        <w:numPr>
          <w:ilvl w:val="0"/>
          <w:numId w:val="12"/>
        </w:numPr>
        <w:rPr>
          <w:lang w:val="en-GB"/>
        </w:rPr>
      </w:pPr>
      <w:r w:rsidRPr="00171210">
        <w:rPr>
          <w:lang w:val="en-GB"/>
        </w:rPr>
        <w:t xml:space="preserve">Grainger, Open Box meeting: </w:t>
      </w:r>
      <w:r>
        <w:rPr>
          <w:lang w:val="en-GB"/>
        </w:rPr>
        <w:t>UAT Refresh</w:t>
      </w:r>
      <w:r w:rsidRPr="00171210">
        <w:rPr>
          <w:lang w:val="en-GB"/>
        </w:rPr>
        <w:t xml:space="preserve"> (Wednesday, </w:t>
      </w:r>
      <w:r>
        <w:rPr>
          <w:lang w:val="en-GB"/>
        </w:rPr>
        <w:t>22 May</w:t>
      </w:r>
      <w:r w:rsidRPr="00171210">
        <w:rPr>
          <w:lang w:val="en-GB"/>
        </w:rPr>
        <w:t xml:space="preserve"> 2024)</w:t>
      </w:r>
    </w:p>
    <w:p w14:paraId="22082F09" w14:textId="5EC0C973" w:rsidR="000517AE" w:rsidRPr="00171210" w:rsidRDefault="00DE7B5A" w:rsidP="003C31BF">
      <w:pPr>
        <w:pStyle w:val="Heading1"/>
        <w:rPr>
          <w:lang w:val="en-GB"/>
        </w:rPr>
      </w:pPr>
      <w:bookmarkStart w:id="25" w:name="_Toc158191532"/>
      <w:bookmarkStart w:id="26" w:name="_Toc167741604"/>
      <w:bookmarkEnd w:id="20"/>
      <w:r w:rsidRPr="00171210">
        <w:rPr>
          <w:lang w:val="en-GB"/>
        </w:rPr>
        <w:t xml:space="preserve">Project Risks, </w:t>
      </w:r>
      <w:r w:rsidR="000517AE" w:rsidRPr="00171210">
        <w:rPr>
          <w:lang w:val="en-GB"/>
        </w:rPr>
        <w:t>Assumptions</w:t>
      </w:r>
      <w:r w:rsidR="0022757F" w:rsidRPr="00171210">
        <w:rPr>
          <w:lang w:val="en-GB"/>
        </w:rPr>
        <w:t xml:space="preserve"> &amp; </w:t>
      </w:r>
      <w:r w:rsidR="000517AE" w:rsidRPr="00171210">
        <w:rPr>
          <w:lang w:val="en-GB"/>
        </w:rPr>
        <w:t>Exclusions</w:t>
      </w:r>
      <w:bookmarkEnd w:id="25"/>
      <w:bookmarkEnd w:id="26"/>
      <w:r w:rsidR="000517AE" w:rsidRPr="00171210">
        <w:rPr>
          <w:lang w:val="en-GB"/>
        </w:rPr>
        <w:t xml:space="preserve"> </w:t>
      </w:r>
    </w:p>
    <w:p w14:paraId="2246899B" w14:textId="77777777" w:rsidR="00DE7B5A" w:rsidRDefault="00DE7B5A" w:rsidP="00B73EB7">
      <w:pPr>
        <w:pStyle w:val="Heading2"/>
        <w:rPr>
          <w:lang w:val="en-GB"/>
        </w:rPr>
      </w:pPr>
      <w:bookmarkStart w:id="27" w:name="_Toc158191533"/>
      <w:bookmarkStart w:id="28" w:name="_Toc167741605"/>
      <w:bookmarkStart w:id="29" w:name="_Toc8822605"/>
      <w:r w:rsidRPr="00171210">
        <w:rPr>
          <w:lang w:val="en-GB"/>
        </w:rPr>
        <w:t>Risks</w:t>
      </w:r>
      <w:bookmarkEnd w:id="27"/>
      <w:bookmarkEnd w:id="28"/>
    </w:p>
    <w:p w14:paraId="6A01B471" w14:textId="47C7920D" w:rsidR="00451590" w:rsidRPr="00451590" w:rsidRDefault="00451590" w:rsidP="00D02E22">
      <w:pPr>
        <w:pStyle w:val="Heading3"/>
        <w:rPr>
          <w:lang w:val="en-GB"/>
        </w:rPr>
      </w:pPr>
      <w:r w:rsidRPr="00451590">
        <w:rPr>
          <w:lang w:val="en-GB"/>
        </w:rPr>
        <w:t xml:space="preserve">Sandbox </w:t>
      </w:r>
      <w:r w:rsidR="009F5AFA">
        <w:rPr>
          <w:lang w:val="en-GB"/>
        </w:rPr>
        <w:t>R</w:t>
      </w:r>
      <w:r w:rsidRPr="00451590">
        <w:rPr>
          <w:lang w:val="en-GB"/>
        </w:rPr>
        <w:t xml:space="preserve">efresh </w:t>
      </w:r>
      <w:r w:rsidR="009F5AFA">
        <w:rPr>
          <w:lang w:val="en-GB"/>
        </w:rPr>
        <w:t>D</w:t>
      </w:r>
      <w:r w:rsidRPr="00451590">
        <w:rPr>
          <w:lang w:val="en-GB"/>
        </w:rPr>
        <w:t>uration</w:t>
      </w:r>
    </w:p>
    <w:p w14:paraId="43DE519F" w14:textId="08EF9A23" w:rsidR="009F5AFA" w:rsidRDefault="003D41E1" w:rsidP="00451590">
      <w:pPr>
        <w:pStyle w:val="NormalIndent"/>
        <w:numPr>
          <w:ilvl w:val="0"/>
          <w:numId w:val="38"/>
        </w:numPr>
        <w:rPr>
          <w:lang w:val="en-GB"/>
        </w:rPr>
      </w:pPr>
      <w:r>
        <w:rPr>
          <w:lang w:val="en-GB"/>
        </w:rPr>
        <w:t>The refresh of Salesforce sandboxes is handled by Salesforce and has no S</w:t>
      </w:r>
      <w:r w:rsidR="00C01415">
        <w:rPr>
          <w:lang w:val="en-GB"/>
        </w:rPr>
        <w:t xml:space="preserve">ervice </w:t>
      </w:r>
      <w:r>
        <w:rPr>
          <w:lang w:val="en-GB"/>
        </w:rPr>
        <w:t>L</w:t>
      </w:r>
      <w:r w:rsidR="00C01415">
        <w:rPr>
          <w:lang w:val="en-GB"/>
        </w:rPr>
        <w:t xml:space="preserve">evel </w:t>
      </w:r>
      <w:r>
        <w:rPr>
          <w:lang w:val="en-GB"/>
        </w:rPr>
        <w:t>A</w:t>
      </w:r>
      <w:r w:rsidR="00C01415">
        <w:rPr>
          <w:lang w:val="en-GB"/>
        </w:rPr>
        <w:t>greement (SLA)</w:t>
      </w:r>
      <w:r w:rsidR="007E3B5E">
        <w:rPr>
          <w:lang w:val="en-GB"/>
        </w:rPr>
        <w:t xml:space="preserve">.  If the sandbox refresh duration is longer than planned, timelines may be affected.  </w:t>
      </w:r>
    </w:p>
    <w:p w14:paraId="249693C4" w14:textId="4E3AE133" w:rsidR="002723FE" w:rsidRDefault="007E3B5E" w:rsidP="00451590">
      <w:pPr>
        <w:pStyle w:val="NormalIndent"/>
        <w:numPr>
          <w:ilvl w:val="0"/>
          <w:numId w:val="38"/>
        </w:numPr>
        <w:rPr>
          <w:lang w:val="en-GB"/>
        </w:rPr>
      </w:pPr>
      <w:r>
        <w:rPr>
          <w:lang w:val="en-GB"/>
        </w:rPr>
        <w:t>T</w:t>
      </w:r>
      <w:r w:rsidR="006D6C42">
        <w:rPr>
          <w:lang w:val="en-GB"/>
        </w:rPr>
        <w:t>o mitigate this, t</w:t>
      </w:r>
      <w:r>
        <w:rPr>
          <w:lang w:val="en-GB"/>
        </w:rPr>
        <w:t>he current timelines</w:t>
      </w:r>
      <w:r w:rsidR="006D6C42">
        <w:rPr>
          <w:lang w:val="en-GB"/>
        </w:rPr>
        <w:t xml:space="preserve"> should</w:t>
      </w:r>
      <w:r>
        <w:rPr>
          <w:lang w:val="en-GB"/>
        </w:rPr>
        <w:t xml:space="preserve"> provide</w:t>
      </w:r>
      <w:r w:rsidR="006D6C42">
        <w:rPr>
          <w:lang w:val="en-GB"/>
        </w:rPr>
        <w:t xml:space="preserve"> sufficient</w:t>
      </w:r>
      <w:r>
        <w:rPr>
          <w:lang w:val="en-GB"/>
        </w:rPr>
        <w:t xml:space="preserve"> contingency </w:t>
      </w:r>
      <w:r w:rsidR="006D6C42">
        <w:rPr>
          <w:lang w:val="en-GB"/>
        </w:rPr>
        <w:t>time based on observed duration of previous refresh of the full copy sandbox.</w:t>
      </w:r>
    </w:p>
    <w:p w14:paraId="145C14C0" w14:textId="606B5AC5" w:rsidR="00451590" w:rsidRPr="009F5AFA" w:rsidRDefault="009F5AFA" w:rsidP="009F5AFA">
      <w:pPr>
        <w:pStyle w:val="Heading3"/>
        <w:rPr>
          <w:lang w:val="en-GB"/>
        </w:rPr>
      </w:pPr>
      <w:r w:rsidRPr="009F5AFA">
        <w:rPr>
          <w:lang w:val="en-GB"/>
        </w:rPr>
        <w:t xml:space="preserve">SIT Partial Copy Sandbox Data Integrity and </w:t>
      </w:r>
      <w:r>
        <w:rPr>
          <w:lang w:val="en-GB"/>
        </w:rPr>
        <w:t>Completeness</w:t>
      </w:r>
    </w:p>
    <w:p w14:paraId="0FA05C32" w14:textId="01DAA179" w:rsidR="009F5AFA" w:rsidRPr="009F5AFA" w:rsidRDefault="002B713C" w:rsidP="009F5AFA">
      <w:pPr>
        <w:pStyle w:val="NormalIndent"/>
        <w:numPr>
          <w:ilvl w:val="0"/>
          <w:numId w:val="38"/>
        </w:numPr>
        <w:rPr>
          <w:lang w:val="en-GB"/>
        </w:rPr>
      </w:pPr>
      <w:r w:rsidRPr="002B713C">
        <w:rPr>
          <w:lang w:val="en-GB"/>
        </w:rPr>
        <w:t>Since only a partial set of the production data is copied, there might be scenarios or data dependencies that are not available in the sandbox. This can lead to inadequate testing, especially for complex integrations and processes that depend on a complete dataset.</w:t>
      </w:r>
    </w:p>
    <w:p w14:paraId="7912BC7E" w14:textId="2841D5B9" w:rsidR="002B713C" w:rsidRDefault="002B713C" w:rsidP="009F5AFA">
      <w:pPr>
        <w:pStyle w:val="NormalIndent"/>
        <w:numPr>
          <w:ilvl w:val="0"/>
          <w:numId w:val="38"/>
        </w:numPr>
        <w:rPr>
          <w:lang w:val="en-GB"/>
        </w:rPr>
      </w:pPr>
      <w:r w:rsidRPr="002B713C">
        <w:rPr>
          <w:lang w:val="en-GB"/>
        </w:rPr>
        <w:t>Partial data might not fully respect all data relationships, potentially leading to issues with record integrity and referential integrity errors.</w:t>
      </w:r>
    </w:p>
    <w:p w14:paraId="47412819" w14:textId="2F8B541E" w:rsidR="002B713C" w:rsidRPr="00062CB8" w:rsidRDefault="00854922" w:rsidP="00062CB8">
      <w:pPr>
        <w:pStyle w:val="NormalIndent"/>
        <w:numPr>
          <w:ilvl w:val="0"/>
          <w:numId w:val="38"/>
        </w:numPr>
        <w:rPr>
          <w:lang w:val="en-GB"/>
        </w:rPr>
      </w:pPr>
      <w:r>
        <w:rPr>
          <w:lang w:val="en-GB"/>
        </w:rPr>
        <w:t xml:space="preserve">Given that SIT is intended to be used for specific </w:t>
      </w:r>
      <w:r w:rsidR="00194C15">
        <w:rPr>
          <w:lang w:val="en-GB"/>
        </w:rPr>
        <w:t>integration testing rather than end-to-end functionality, this risk is considered a</w:t>
      </w:r>
      <w:r w:rsidR="00747FE0">
        <w:rPr>
          <w:lang w:val="en-GB"/>
        </w:rPr>
        <w:t xml:space="preserve">cceptable.  To fully mitigate this risk would require </w:t>
      </w:r>
      <w:r w:rsidR="00747FE0" w:rsidRPr="00171210">
        <w:rPr>
          <w:lang w:val="en-GB"/>
        </w:rPr>
        <w:fldChar w:fldCharType="begin"/>
      </w:r>
      <w:r w:rsidR="00747FE0" w:rsidRPr="00171210">
        <w:rPr>
          <w:lang w:val="en-GB"/>
        </w:rPr>
        <w:instrText xml:space="preserve"> DOCPROPERTY  Category  \* MERGEFORMAT </w:instrText>
      </w:r>
      <w:r w:rsidR="00747FE0" w:rsidRPr="00171210">
        <w:rPr>
          <w:lang w:val="en-GB"/>
        </w:rPr>
        <w:fldChar w:fldCharType="separate"/>
      </w:r>
      <w:r w:rsidR="00747FE0" w:rsidRPr="00171210">
        <w:rPr>
          <w:lang w:val="en-GB"/>
        </w:rPr>
        <w:t>Grainger plc</w:t>
      </w:r>
      <w:r w:rsidR="00747FE0" w:rsidRPr="00171210">
        <w:rPr>
          <w:lang w:val="en-GB"/>
        </w:rPr>
        <w:fldChar w:fldCharType="end"/>
      </w:r>
      <w:r w:rsidR="00747FE0">
        <w:rPr>
          <w:lang w:val="en-GB"/>
        </w:rPr>
        <w:t xml:space="preserve"> to purchase an additional full copy sandbox at </w:t>
      </w:r>
      <w:r w:rsidR="00062CB8">
        <w:rPr>
          <w:lang w:val="en-GB"/>
        </w:rPr>
        <w:t>significant additional expense.</w:t>
      </w:r>
    </w:p>
    <w:p w14:paraId="2D5C037F" w14:textId="77777777" w:rsidR="0013190B" w:rsidRPr="002723FE" w:rsidRDefault="0013190B" w:rsidP="002723FE">
      <w:pPr>
        <w:pStyle w:val="NormalIndent"/>
        <w:rPr>
          <w:lang w:val="en-GB"/>
        </w:rPr>
      </w:pPr>
    </w:p>
    <w:p w14:paraId="2F0120CC" w14:textId="1DD8D3EA" w:rsidR="000517AE" w:rsidRPr="00171210" w:rsidRDefault="000517AE" w:rsidP="00B73EB7">
      <w:pPr>
        <w:pStyle w:val="Heading2"/>
        <w:rPr>
          <w:lang w:val="en-GB"/>
        </w:rPr>
      </w:pPr>
      <w:bookmarkStart w:id="30" w:name="_Toc158191534"/>
      <w:bookmarkStart w:id="31" w:name="_Toc167741606"/>
      <w:r w:rsidRPr="00171210">
        <w:rPr>
          <w:lang w:val="en-GB"/>
        </w:rPr>
        <w:t>Assumptions</w:t>
      </w:r>
      <w:bookmarkEnd w:id="29"/>
      <w:bookmarkEnd w:id="30"/>
      <w:bookmarkEnd w:id="31"/>
    </w:p>
    <w:p w14:paraId="5953F23F" w14:textId="77777777" w:rsidR="000517AE" w:rsidRPr="00171210" w:rsidRDefault="000517AE" w:rsidP="00186E95">
      <w:pPr>
        <w:pStyle w:val="NormalIndent"/>
        <w:rPr>
          <w:lang w:val="en-GB"/>
        </w:rPr>
      </w:pPr>
      <w:r w:rsidRPr="00171210">
        <w:rPr>
          <w:lang w:val="en-GB"/>
        </w:rPr>
        <w:t>The following assumptions have been made; incorrect assumptions may affect cost and timelines.</w:t>
      </w:r>
    </w:p>
    <w:p w14:paraId="4A15ABF8" w14:textId="1E9B507F" w:rsidR="005909FF" w:rsidRDefault="005909FF" w:rsidP="00000705">
      <w:pPr>
        <w:pStyle w:val="NormalIndent"/>
        <w:numPr>
          <w:ilvl w:val="0"/>
          <w:numId w:val="32"/>
        </w:numPr>
        <w:rPr>
          <w:lang w:val="en-GB"/>
        </w:rPr>
      </w:pPr>
      <w:bookmarkStart w:id="32" w:name="_Toc8822606"/>
      <w:r>
        <w:rPr>
          <w:lang w:val="en-GB"/>
        </w:rPr>
        <w:t>The “UAT refresh playbook” will include individual tasks with owners</w:t>
      </w:r>
      <w:r w:rsidR="00A763F9">
        <w:rPr>
          <w:lang w:val="en-GB"/>
        </w:rPr>
        <w:t xml:space="preserve">, status, expected duration and </w:t>
      </w:r>
      <w:r w:rsidR="005058A5">
        <w:rPr>
          <w:lang w:val="en-GB"/>
        </w:rPr>
        <w:t xml:space="preserve">dependencies.  Ownership of tasks may be within </w:t>
      </w:r>
      <w:r w:rsidR="005058A5" w:rsidRPr="00171210">
        <w:rPr>
          <w:lang w:val="en-GB"/>
        </w:rPr>
        <w:fldChar w:fldCharType="begin"/>
      </w:r>
      <w:r w:rsidR="005058A5" w:rsidRPr="00171210">
        <w:rPr>
          <w:lang w:val="en-GB"/>
        </w:rPr>
        <w:instrText xml:space="preserve"> DOCPROPERTY  Category  \* MERGEFORMAT </w:instrText>
      </w:r>
      <w:r w:rsidR="005058A5" w:rsidRPr="00171210">
        <w:rPr>
          <w:lang w:val="en-GB"/>
        </w:rPr>
        <w:fldChar w:fldCharType="separate"/>
      </w:r>
      <w:r w:rsidR="005058A5" w:rsidRPr="00171210">
        <w:rPr>
          <w:lang w:val="en-GB"/>
        </w:rPr>
        <w:t>Grainger plc</w:t>
      </w:r>
      <w:r w:rsidR="005058A5" w:rsidRPr="00171210">
        <w:rPr>
          <w:lang w:val="en-GB"/>
        </w:rPr>
        <w:fldChar w:fldCharType="end"/>
      </w:r>
      <w:r w:rsidR="005058A5">
        <w:rPr>
          <w:lang w:val="en-GB"/>
        </w:rPr>
        <w:t xml:space="preserve"> or Open Box teams.</w:t>
      </w:r>
    </w:p>
    <w:p w14:paraId="72DB5A04" w14:textId="2BDEF608" w:rsidR="00000705" w:rsidRDefault="00000705" w:rsidP="00000705">
      <w:pPr>
        <w:pStyle w:val="NormalIndent"/>
        <w:numPr>
          <w:ilvl w:val="0"/>
          <w:numId w:val="32"/>
        </w:numPr>
        <w:rPr>
          <w:lang w:val="en-GB"/>
        </w:rPr>
      </w:pPr>
      <w:r>
        <w:rPr>
          <w:lang w:val="en-GB"/>
        </w:rPr>
        <w:t>The other systems present in the SIT and UAT environment</w:t>
      </w:r>
      <w:r w:rsidR="007A727E">
        <w:rPr>
          <w:lang w:val="en-GB"/>
        </w:rPr>
        <w:t>s</w:t>
      </w:r>
      <w:r>
        <w:rPr>
          <w:lang w:val="en-GB"/>
        </w:rPr>
        <w:t xml:space="preserve"> (</w:t>
      </w:r>
      <w:r w:rsidR="00E8599B">
        <w:rPr>
          <w:lang w:val="en-GB"/>
        </w:rPr>
        <w:t>for example, but not limited to</w:t>
      </w:r>
      <w:r>
        <w:rPr>
          <w:lang w:val="en-GB"/>
        </w:rPr>
        <w:t xml:space="preserve"> Qube, GREP, </w:t>
      </w:r>
      <w:r w:rsidR="00E8599B">
        <w:rPr>
          <w:lang w:val="en-GB"/>
        </w:rPr>
        <w:t xml:space="preserve">Lettings Portal, MyGrainger app) </w:t>
      </w:r>
      <w:r w:rsidR="009568C2">
        <w:rPr>
          <w:lang w:val="en-GB"/>
        </w:rPr>
        <w:t xml:space="preserve">will be documented in the “UAT refresh playbook”, but </w:t>
      </w:r>
      <w:r w:rsidR="00E8599B">
        <w:rPr>
          <w:lang w:val="en-GB"/>
        </w:rPr>
        <w:t xml:space="preserve">are </w:t>
      </w:r>
      <w:r w:rsidR="00E8599B" w:rsidRPr="00171210">
        <w:rPr>
          <w:lang w:val="en-GB"/>
        </w:rPr>
        <w:fldChar w:fldCharType="begin"/>
      </w:r>
      <w:r w:rsidR="00E8599B" w:rsidRPr="00171210">
        <w:rPr>
          <w:lang w:val="en-GB"/>
        </w:rPr>
        <w:instrText xml:space="preserve"> DOCPROPERTY  Category  \* MERGEFORMAT </w:instrText>
      </w:r>
      <w:r w:rsidR="00E8599B" w:rsidRPr="00171210">
        <w:rPr>
          <w:lang w:val="en-GB"/>
        </w:rPr>
        <w:fldChar w:fldCharType="separate"/>
      </w:r>
      <w:r w:rsidR="00E8599B" w:rsidRPr="00171210">
        <w:rPr>
          <w:lang w:val="en-GB"/>
        </w:rPr>
        <w:t>Grainger plc</w:t>
      </w:r>
      <w:r w:rsidR="00E8599B" w:rsidRPr="00171210">
        <w:rPr>
          <w:lang w:val="en-GB"/>
        </w:rPr>
        <w:fldChar w:fldCharType="end"/>
      </w:r>
      <w:r w:rsidR="00E8599B">
        <w:rPr>
          <w:lang w:val="en-GB"/>
        </w:rPr>
        <w:t xml:space="preserve">’s responsibility to refresh as per </w:t>
      </w:r>
      <w:r w:rsidR="00D616F4">
        <w:rPr>
          <w:lang w:val="en-GB"/>
        </w:rPr>
        <w:t>standard operating procedures for each respective system</w:t>
      </w:r>
      <w:r w:rsidR="00B53973">
        <w:rPr>
          <w:lang w:val="en-GB"/>
        </w:rPr>
        <w:t>, including obfuscation of PII data if required</w:t>
      </w:r>
      <w:r w:rsidR="00D616F4">
        <w:rPr>
          <w:lang w:val="en-GB"/>
        </w:rPr>
        <w:t>.</w:t>
      </w:r>
    </w:p>
    <w:p w14:paraId="0806495B" w14:textId="22561822" w:rsidR="00752338" w:rsidRDefault="00E2375F" w:rsidP="00000705">
      <w:pPr>
        <w:pStyle w:val="NormalIndent"/>
        <w:numPr>
          <w:ilvl w:val="0"/>
          <w:numId w:val="32"/>
        </w:numPr>
        <w:rPr>
          <w:lang w:val="en-GB"/>
        </w:rPr>
      </w:pPr>
      <w:r>
        <w:rPr>
          <w:lang w:val="en-GB"/>
        </w:rPr>
        <w:t>The refresh time for above systems is assumed to take a maximum of 24 hours</w:t>
      </w:r>
      <w:r w:rsidR="00172DA4">
        <w:rPr>
          <w:lang w:val="en-GB"/>
        </w:rPr>
        <w:t>.</w:t>
      </w:r>
    </w:p>
    <w:p w14:paraId="697B1369" w14:textId="1BE7FC9A" w:rsidR="00420E66" w:rsidRPr="00420E66" w:rsidRDefault="00420E66" w:rsidP="00420E66">
      <w:pPr>
        <w:pStyle w:val="NormalIndent"/>
        <w:numPr>
          <w:ilvl w:val="0"/>
          <w:numId w:val="32"/>
        </w:numPr>
        <w:rPr>
          <w:lang w:val="en-GB"/>
        </w:rPr>
      </w:pPr>
      <w:r>
        <w:rPr>
          <w:lang w:val="en-GB"/>
        </w:rPr>
        <w:t xml:space="preserve">If required in the “UAT refresh playbook”, the specific details of tasks related to refresh of above systems will be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Pr="00171210">
        <w:rPr>
          <w:lang w:val="en-GB"/>
        </w:rPr>
        <w:t>Grainger plc</w:t>
      </w:r>
      <w:r w:rsidRPr="00171210">
        <w:rPr>
          <w:lang w:val="en-GB"/>
        </w:rPr>
        <w:fldChar w:fldCharType="end"/>
      </w:r>
      <w:r>
        <w:rPr>
          <w:lang w:val="en-GB"/>
        </w:rPr>
        <w:t>’s responsibility to provide.</w:t>
      </w:r>
    </w:p>
    <w:p w14:paraId="6987D0E4" w14:textId="1B06A881" w:rsidR="00907D8E" w:rsidRDefault="00907D8E" w:rsidP="00000705">
      <w:pPr>
        <w:pStyle w:val="NormalIndent"/>
        <w:numPr>
          <w:ilvl w:val="0"/>
          <w:numId w:val="32"/>
        </w:numPr>
        <w:rPr>
          <w:lang w:val="en-GB"/>
        </w:rPr>
      </w:pPr>
      <w:r>
        <w:rPr>
          <w:lang w:val="en-GB"/>
        </w:rPr>
        <w:t xml:space="preserve">Certain integrations within Salesforce will be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Pr="00171210">
        <w:rPr>
          <w:lang w:val="en-GB"/>
        </w:rPr>
        <w:t>Grainger plc</w:t>
      </w:r>
      <w:r w:rsidRPr="00171210">
        <w:rPr>
          <w:lang w:val="en-GB"/>
        </w:rPr>
        <w:fldChar w:fldCharType="end"/>
      </w:r>
      <w:r>
        <w:rPr>
          <w:lang w:val="en-GB"/>
        </w:rPr>
        <w:t>’s responsibility to reconfigure after the refresh (e.g. Conga, AdobeSign</w:t>
      </w:r>
      <w:r w:rsidR="0076569D">
        <w:rPr>
          <w:lang w:val="en-GB"/>
        </w:rPr>
        <w:t>, Asperato). Responsibility for each integration will be clearly indicated</w:t>
      </w:r>
      <w:r w:rsidR="005058A5">
        <w:rPr>
          <w:lang w:val="en-GB"/>
        </w:rPr>
        <w:t xml:space="preserve"> against relevant tasks</w:t>
      </w:r>
      <w:r w:rsidR="0076569D">
        <w:rPr>
          <w:lang w:val="en-GB"/>
        </w:rPr>
        <w:t xml:space="preserve"> in the “UAT refresh playbook”.</w:t>
      </w:r>
    </w:p>
    <w:p w14:paraId="52600AFB" w14:textId="5BCF04C6" w:rsidR="002160B3" w:rsidRDefault="002160B3" w:rsidP="00000705">
      <w:pPr>
        <w:pStyle w:val="NormalIndent"/>
        <w:numPr>
          <w:ilvl w:val="0"/>
          <w:numId w:val="32"/>
        </w:numPr>
        <w:rPr>
          <w:lang w:val="en-GB"/>
        </w:rPr>
      </w:pPr>
      <w:r>
        <w:rPr>
          <w:lang w:val="en-GB"/>
        </w:rPr>
        <w:t>There are no</w:t>
      </w:r>
      <w:r w:rsidR="00892E9E">
        <w:rPr>
          <w:lang w:val="en-GB"/>
        </w:rPr>
        <w:t xml:space="preserve"> incomplete</w:t>
      </w:r>
      <w:r>
        <w:rPr>
          <w:lang w:val="en-GB"/>
        </w:rPr>
        <w:t xml:space="preserve"> Salesforce developments in UAT or SIT </w:t>
      </w:r>
      <w:r w:rsidR="00892E9E">
        <w:rPr>
          <w:lang w:val="en-GB"/>
        </w:rPr>
        <w:t>that need to be restored after the refresh. i.e. after the refresh both SIT and UAT will be an exact copy of production configuration.</w:t>
      </w:r>
    </w:p>
    <w:p w14:paraId="1628CC24" w14:textId="0E454C38" w:rsidR="009476D3" w:rsidRDefault="009476D3" w:rsidP="00000705">
      <w:pPr>
        <w:pStyle w:val="NormalIndent"/>
        <w:numPr>
          <w:ilvl w:val="0"/>
          <w:numId w:val="32"/>
        </w:numPr>
        <w:rPr>
          <w:lang w:val="en-GB"/>
        </w:rPr>
      </w:pPr>
      <w:r>
        <w:rPr>
          <w:lang w:val="en-GB"/>
        </w:rPr>
        <w:t xml:space="preserve">The UAT and SIT environments (Salesforce and all other connected systems) will be unavailable during the </w:t>
      </w:r>
      <w:r w:rsidR="004B2122">
        <w:rPr>
          <w:lang w:val="en-GB"/>
        </w:rPr>
        <w:t xml:space="preserve">week of the refresh.  It is </w:t>
      </w:r>
      <w:r w:rsidR="004B2122" w:rsidRPr="00171210">
        <w:rPr>
          <w:lang w:val="en-GB"/>
        </w:rPr>
        <w:fldChar w:fldCharType="begin"/>
      </w:r>
      <w:r w:rsidR="004B2122" w:rsidRPr="00171210">
        <w:rPr>
          <w:lang w:val="en-GB"/>
        </w:rPr>
        <w:instrText xml:space="preserve"> DOCPROPERTY  Category  \* MERGEFORMAT </w:instrText>
      </w:r>
      <w:r w:rsidR="004B2122" w:rsidRPr="00171210">
        <w:rPr>
          <w:lang w:val="en-GB"/>
        </w:rPr>
        <w:fldChar w:fldCharType="separate"/>
      </w:r>
      <w:r w:rsidR="004B2122" w:rsidRPr="00171210">
        <w:rPr>
          <w:lang w:val="en-GB"/>
        </w:rPr>
        <w:t>Grainger plc</w:t>
      </w:r>
      <w:r w:rsidR="004B2122" w:rsidRPr="00171210">
        <w:rPr>
          <w:lang w:val="en-GB"/>
        </w:rPr>
        <w:fldChar w:fldCharType="end"/>
      </w:r>
      <w:r w:rsidR="004B2122">
        <w:rPr>
          <w:lang w:val="en-GB"/>
        </w:rPr>
        <w:t>’s responsibility to communicate to stakeholders to ensure this doesn’t disrupt any development or testing activities within other projects.</w:t>
      </w:r>
    </w:p>
    <w:p w14:paraId="4A9F8539" w14:textId="794F64D3" w:rsidR="004C7E31" w:rsidRDefault="004C7E31" w:rsidP="004C08C1">
      <w:pPr>
        <w:pStyle w:val="NormalIndent"/>
        <w:ind w:left="1146"/>
        <w:rPr>
          <w:lang w:val="en-GB"/>
        </w:rPr>
      </w:pPr>
      <w:r w:rsidRPr="00B8407A">
        <w:rPr>
          <w:lang w:val="en-GB"/>
        </w:rPr>
        <w:br w:type="page"/>
      </w:r>
    </w:p>
    <w:p w14:paraId="04D8BE3F" w14:textId="03F434F0" w:rsidR="000517AE" w:rsidRPr="00171210" w:rsidRDefault="000517AE" w:rsidP="00B73EB7">
      <w:pPr>
        <w:pStyle w:val="Heading2"/>
        <w:rPr>
          <w:lang w:val="en-GB"/>
        </w:rPr>
      </w:pPr>
      <w:bookmarkStart w:id="33" w:name="_Toc158191535"/>
      <w:bookmarkStart w:id="34" w:name="_Toc167741607"/>
      <w:r w:rsidRPr="00171210">
        <w:rPr>
          <w:lang w:val="en-GB"/>
        </w:rPr>
        <w:t>Exclusions</w:t>
      </w:r>
      <w:bookmarkEnd w:id="32"/>
      <w:bookmarkEnd w:id="33"/>
      <w:bookmarkEnd w:id="34"/>
      <w:r w:rsidRPr="00171210">
        <w:rPr>
          <w:lang w:val="en-GB"/>
        </w:rPr>
        <w:t xml:space="preserve"> </w:t>
      </w:r>
    </w:p>
    <w:p w14:paraId="0FD6FDD7" w14:textId="1C3BD7B1" w:rsidR="00F203F0" w:rsidRDefault="000517AE" w:rsidP="00F3207D">
      <w:pPr>
        <w:pStyle w:val="NormalIndent"/>
        <w:rPr>
          <w:lang w:val="en-GB" w:eastAsia="en-ZA"/>
        </w:rPr>
      </w:pPr>
      <w:r w:rsidRPr="00171210">
        <w:rPr>
          <w:lang w:val="en-GB" w:eastAsia="en-ZA"/>
        </w:rPr>
        <w:t>The following is not included in the cost or scope of this project:</w:t>
      </w:r>
    </w:p>
    <w:p w14:paraId="28FDFCA0" w14:textId="638FB9EC" w:rsidR="00980D29" w:rsidRDefault="00980D29" w:rsidP="00BF02BD">
      <w:pPr>
        <w:pStyle w:val="NormalIndent"/>
        <w:numPr>
          <w:ilvl w:val="0"/>
          <w:numId w:val="35"/>
        </w:numPr>
        <w:rPr>
          <w:lang w:val="en-GB"/>
        </w:rPr>
      </w:pPr>
      <w:commentRangeStart w:id="35"/>
      <w:commentRangeStart w:id="36"/>
      <w:r w:rsidRPr="4A3B5176">
        <w:rPr>
          <w:lang w:val="en-GB"/>
        </w:rPr>
        <w:t xml:space="preserve">Backup of any data </w:t>
      </w:r>
      <w:r w:rsidR="00766EA0" w:rsidRPr="4A3B5176">
        <w:rPr>
          <w:lang w:val="en-GB"/>
        </w:rPr>
        <w:t>from</w:t>
      </w:r>
      <w:r w:rsidRPr="4A3B5176">
        <w:rPr>
          <w:lang w:val="en-GB"/>
        </w:rPr>
        <w:t xml:space="preserve"> SIT or UAT sandboxes</w:t>
      </w:r>
      <w:commentRangeEnd w:id="35"/>
      <w:r>
        <w:rPr>
          <w:rStyle w:val="CommentReference"/>
        </w:rPr>
        <w:commentReference w:id="35"/>
      </w:r>
      <w:commentRangeEnd w:id="36"/>
      <w:r>
        <w:rPr>
          <w:rStyle w:val="CommentReference"/>
        </w:rPr>
        <w:commentReference w:id="36"/>
      </w:r>
    </w:p>
    <w:p w14:paraId="451A0B57" w14:textId="13B8861F" w:rsidR="00B31BE7" w:rsidRPr="00171210" w:rsidRDefault="00BF02BD" w:rsidP="00BF02BD">
      <w:pPr>
        <w:pStyle w:val="NormalIndent"/>
        <w:numPr>
          <w:ilvl w:val="0"/>
          <w:numId w:val="35"/>
        </w:numPr>
        <w:rPr>
          <w:lang w:val="en-GB"/>
        </w:rPr>
      </w:pPr>
      <w:r>
        <w:rPr>
          <w:lang w:val="en-GB"/>
        </w:rPr>
        <w:t>Refresh of any other environments (e.g. DEV</w:t>
      </w:r>
      <w:r w:rsidR="00304F23">
        <w:rPr>
          <w:lang w:val="en-GB"/>
        </w:rPr>
        <w:t>, TEST</w:t>
      </w:r>
      <w:r>
        <w:rPr>
          <w:lang w:val="en-GB"/>
        </w:rPr>
        <w:t>)</w:t>
      </w:r>
    </w:p>
    <w:p w14:paraId="4C2741A1" w14:textId="47D432F8" w:rsidR="006D3FDC" w:rsidRPr="00171210" w:rsidRDefault="001945FD" w:rsidP="00136310">
      <w:pPr>
        <w:pStyle w:val="NormalIndent"/>
        <w:numPr>
          <w:ilvl w:val="0"/>
          <w:numId w:val="35"/>
        </w:numPr>
        <w:rPr>
          <w:lang w:val="en-GB"/>
        </w:rPr>
      </w:pPr>
      <w:r w:rsidRPr="00171210">
        <w:rPr>
          <w:lang w:val="en-GB"/>
        </w:rPr>
        <w:t>Salesforce</w:t>
      </w:r>
      <w:r w:rsidR="006D3FDC" w:rsidRPr="00171210">
        <w:rPr>
          <w:lang w:val="en-GB"/>
        </w:rPr>
        <w:t xml:space="preserve"> costs, license fees, </w:t>
      </w:r>
      <w:r w:rsidR="00CE7865" w:rsidRPr="00171210">
        <w:rPr>
          <w:lang w:val="en-GB"/>
        </w:rPr>
        <w:t>subscriptions,</w:t>
      </w:r>
      <w:r w:rsidR="006D3FDC" w:rsidRPr="00171210">
        <w:rPr>
          <w:lang w:val="en-GB"/>
        </w:rPr>
        <w:t xml:space="preserve"> or services.</w:t>
      </w:r>
    </w:p>
    <w:p w14:paraId="190D9CA6" w14:textId="77777777" w:rsidR="006D3FDC" w:rsidRPr="00171210" w:rsidRDefault="006D3FDC" w:rsidP="00136310">
      <w:pPr>
        <w:pStyle w:val="NormalIndent"/>
        <w:numPr>
          <w:ilvl w:val="0"/>
          <w:numId w:val="35"/>
        </w:numPr>
        <w:rPr>
          <w:lang w:val="en-GB"/>
        </w:rPr>
      </w:pPr>
      <w:r w:rsidRPr="00171210">
        <w:rPr>
          <w:lang w:val="en-GB"/>
        </w:rPr>
        <w:t>Hardware and infrastructure.</w:t>
      </w:r>
    </w:p>
    <w:p w14:paraId="3D25E242" w14:textId="183D062F" w:rsidR="008E79D5" w:rsidRPr="00171210" w:rsidRDefault="006D3FDC" w:rsidP="00136310">
      <w:pPr>
        <w:pStyle w:val="NormalIndent"/>
        <w:numPr>
          <w:ilvl w:val="0"/>
          <w:numId w:val="35"/>
        </w:numPr>
        <w:rPr>
          <w:lang w:val="en-GB"/>
        </w:rPr>
      </w:pPr>
      <w:r w:rsidRPr="00171210">
        <w:rPr>
          <w:lang w:val="en-GB"/>
        </w:rPr>
        <w:t>E</w:t>
      </w:r>
      <w:r w:rsidR="000517AE" w:rsidRPr="00171210">
        <w:rPr>
          <w:lang w:val="en-GB"/>
        </w:rPr>
        <w:t>nd-user training</w:t>
      </w:r>
      <w:r w:rsidR="00757BA8" w:rsidRPr="00171210">
        <w:rPr>
          <w:lang w:val="en-GB"/>
        </w:rPr>
        <w:t>, change management</w:t>
      </w:r>
      <w:r w:rsidR="000517AE" w:rsidRPr="00171210">
        <w:rPr>
          <w:lang w:val="en-GB"/>
        </w:rPr>
        <w:t xml:space="preserve"> or </w:t>
      </w:r>
      <w:r w:rsidR="00D95975" w:rsidRPr="00171210">
        <w:rPr>
          <w:lang w:val="en-GB"/>
        </w:rPr>
        <w:t xml:space="preserve">new / updated </w:t>
      </w:r>
      <w:r w:rsidR="000517AE" w:rsidRPr="00171210">
        <w:rPr>
          <w:lang w:val="en-GB"/>
        </w:rPr>
        <w:t xml:space="preserve">training materials. </w:t>
      </w:r>
    </w:p>
    <w:p w14:paraId="16D9A542" w14:textId="4CCE6FC4" w:rsidR="003240F5" w:rsidRPr="00171210" w:rsidRDefault="003240F5" w:rsidP="003C31BF">
      <w:pPr>
        <w:pStyle w:val="Heading1"/>
        <w:rPr>
          <w:lang w:val="en-GB"/>
        </w:rPr>
      </w:pPr>
      <w:bookmarkStart w:id="39" w:name="_Estimated_Cost_and"/>
      <w:bookmarkStart w:id="40" w:name="_Cost_and_Timelines"/>
      <w:bookmarkStart w:id="41" w:name="_Toc158191536"/>
      <w:bookmarkStart w:id="42" w:name="_Ref158286864"/>
      <w:bookmarkStart w:id="43" w:name="_Toc167741608"/>
      <w:bookmarkEnd w:id="39"/>
      <w:bookmarkEnd w:id="40"/>
      <w:r w:rsidRPr="00171210">
        <w:rPr>
          <w:lang w:val="en-GB"/>
        </w:rPr>
        <w:t xml:space="preserve">Cost and </w:t>
      </w:r>
      <w:r w:rsidR="00A71355" w:rsidRPr="00171210">
        <w:rPr>
          <w:lang w:val="en-GB"/>
        </w:rPr>
        <w:t>Timelines</w:t>
      </w:r>
      <w:bookmarkEnd w:id="41"/>
      <w:bookmarkEnd w:id="42"/>
      <w:bookmarkEnd w:id="43"/>
      <w:r w:rsidR="00743167" w:rsidRPr="00171210">
        <w:rPr>
          <w:lang w:val="en-GB"/>
        </w:rPr>
        <w:t xml:space="preserve"> </w:t>
      </w:r>
    </w:p>
    <w:p w14:paraId="70325316" w14:textId="77777777" w:rsidR="00CE0A99" w:rsidRPr="00171210" w:rsidRDefault="00AF5508" w:rsidP="00186E95">
      <w:pPr>
        <w:pStyle w:val="NormalIndent"/>
        <w:rPr>
          <w:lang w:val="en-GB"/>
        </w:rPr>
      </w:pPr>
      <w:r w:rsidRPr="00171210">
        <w:rPr>
          <w:lang w:val="en-GB"/>
        </w:rPr>
        <w:t xml:space="preserve">Open Box will provide </w:t>
      </w:r>
      <w:r w:rsidR="00A01FF0" w:rsidRPr="00171210">
        <w:rPr>
          <w:lang w:val="en-GB"/>
        </w:rPr>
        <w:t>an agile delivery team to develop, test and deploy the solution</w:t>
      </w:r>
      <w:r w:rsidR="19342C09" w:rsidRPr="00171210">
        <w:rPr>
          <w:lang w:val="en-GB"/>
        </w:rPr>
        <w:t xml:space="preserve"> on a Time &amp; Materials (T&amp;M) basis at a rate of </w:t>
      </w:r>
      <w:r w:rsidR="000997DA" w:rsidRPr="00171210">
        <w:rPr>
          <w:lang w:val="en-GB"/>
        </w:rPr>
        <w:t>£120/hour</w:t>
      </w:r>
      <w:r w:rsidR="00A01FF0" w:rsidRPr="00171210">
        <w:rPr>
          <w:lang w:val="en-GB"/>
        </w:rPr>
        <w:t xml:space="preserve">. </w:t>
      </w:r>
    </w:p>
    <w:p w14:paraId="29B703ED" w14:textId="3BC42E55" w:rsidR="00CE0A99" w:rsidRPr="00171210" w:rsidRDefault="00CE0A99" w:rsidP="00186E95">
      <w:pPr>
        <w:pStyle w:val="NormalIndent"/>
        <w:rPr>
          <w:lang w:val="en-GB"/>
        </w:rPr>
      </w:pPr>
      <w:r w:rsidRPr="00171210">
        <w:rPr>
          <w:lang w:val="en-GB"/>
        </w:rPr>
        <w:t>The team will be staffed to include the following skillsets as required:</w:t>
      </w:r>
    </w:p>
    <w:p w14:paraId="6D1E6952" w14:textId="77777777" w:rsidR="00CE0A99" w:rsidRPr="00171210" w:rsidRDefault="00CE0A99" w:rsidP="00B73EB7">
      <w:pPr>
        <w:pStyle w:val="NormalIndent"/>
        <w:numPr>
          <w:ilvl w:val="0"/>
          <w:numId w:val="12"/>
        </w:numPr>
        <w:rPr>
          <w:lang w:val="en-GB"/>
        </w:rPr>
      </w:pPr>
      <w:r w:rsidRPr="00171210">
        <w:rPr>
          <w:lang w:val="en-GB"/>
        </w:rPr>
        <w:t>Salesforce Technical Architect</w:t>
      </w:r>
    </w:p>
    <w:p w14:paraId="29817056" w14:textId="77777777" w:rsidR="00CE0A99" w:rsidRPr="00171210" w:rsidRDefault="00CE0A99" w:rsidP="00186E95">
      <w:pPr>
        <w:pStyle w:val="NormalIndent"/>
        <w:numPr>
          <w:ilvl w:val="0"/>
          <w:numId w:val="12"/>
        </w:numPr>
        <w:rPr>
          <w:lang w:val="en-GB"/>
        </w:rPr>
      </w:pPr>
      <w:r w:rsidRPr="00171210">
        <w:rPr>
          <w:lang w:val="en-GB"/>
        </w:rPr>
        <w:t>Developers</w:t>
      </w:r>
    </w:p>
    <w:p w14:paraId="65BF54BA" w14:textId="77777777" w:rsidR="00CE0A99" w:rsidRPr="00171210" w:rsidRDefault="00CE0A99" w:rsidP="00186E95">
      <w:pPr>
        <w:pStyle w:val="NormalIndent"/>
        <w:numPr>
          <w:ilvl w:val="0"/>
          <w:numId w:val="12"/>
        </w:numPr>
        <w:rPr>
          <w:lang w:val="en-GB"/>
        </w:rPr>
      </w:pPr>
      <w:r w:rsidRPr="00171210">
        <w:rPr>
          <w:lang w:val="en-GB"/>
        </w:rPr>
        <w:t xml:space="preserve">Quality Assurer </w:t>
      </w:r>
    </w:p>
    <w:p w14:paraId="6F03C588" w14:textId="5473EB3F" w:rsidR="00CE0A99" w:rsidRPr="009755EB" w:rsidRDefault="00CE0A99" w:rsidP="009755EB">
      <w:pPr>
        <w:pStyle w:val="NormalIndent"/>
        <w:numPr>
          <w:ilvl w:val="0"/>
          <w:numId w:val="12"/>
        </w:numPr>
        <w:rPr>
          <w:lang w:val="en-GB"/>
        </w:rPr>
      </w:pPr>
      <w:r w:rsidRPr="00171210">
        <w:rPr>
          <w:lang w:val="en-GB"/>
        </w:rPr>
        <w:t>Project Manager</w:t>
      </w:r>
    </w:p>
    <w:p w14:paraId="0D24C937" w14:textId="21D5D18C" w:rsidR="00083165" w:rsidRDefault="00A01FF0" w:rsidP="00083165">
      <w:pPr>
        <w:pStyle w:val="NormalIndent"/>
        <w:rPr>
          <w:lang w:val="en-GB"/>
        </w:rPr>
      </w:pPr>
      <w:r w:rsidRPr="3E7ADA01">
        <w:rPr>
          <w:lang w:val="en-GB"/>
        </w:rPr>
        <w:t xml:space="preserve">The estimated </w:t>
      </w:r>
      <w:r w:rsidR="00CE0A99" w:rsidRPr="3E7ADA01">
        <w:rPr>
          <w:lang w:val="en-GB"/>
        </w:rPr>
        <w:t>effort and costs per phase are shown in the table below</w:t>
      </w:r>
      <w:r w:rsidR="007C0F7D" w:rsidRPr="3E7ADA01">
        <w:rPr>
          <w:lang w:val="en-GB"/>
        </w:rPr>
        <w:t>:</w:t>
      </w:r>
    </w:p>
    <w:tbl>
      <w:tblPr>
        <w:tblW w:w="8146" w:type="dxa"/>
        <w:tblInd w:w="775" w:type="dxa"/>
        <w:tblLook w:val="04A0" w:firstRow="1" w:lastRow="0" w:firstColumn="1" w:lastColumn="0" w:noHBand="0" w:noVBand="1"/>
      </w:tblPr>
      <w:tblGrid>
        <w:gridCol w:w="2476"/>
        <w:gridCol w:w="1984"/>
        <w:gridCol w:w="1843"/>
        <w:gridCol w:w="1843"/>
      </w:tblGrid>
      <w:tr w:rsidR="00CD281B" w:rsidRPr="00CD281B" w14:paraId="01FF6320" w14:textId="77777777" w:rsidTr="00CD281B">
        <w:trPr>
          <w:trHeight w:val="580"/>
        </w:trPr>
        <w:tc>
          <w:tcPr>
            <w:tcW w:w="2476" w:type="dxa"/>
            <w:tcBorders>
              <w:top w:val="single" w:sz="8" w:space="0" w:color="auto"/>
              <w:left w:val="single" w:sz="8" w:space="0" w:color="auto"/>
              <w:bottom w:val="single" w:sz="8" w:space="0" w:color="auto"/>
              <w:right w:val="single" w:sz="8" w:space="0" w:color="auto"/>
            </w:tcBorders>
            <w:shd w:val="clear" w:color="000000" w:fill="92D050"/>
            <w:noWrap/>
            <w:vAlign w:val="center"/>
            <w:hideMark/>
          </w:tcPr>
          <w:p w14:paraId="41938E8A" w14:textId="77777777" w:rsidR="00CD281B" w:rsidRPr="00CD281B" w:rsidRDefault="00CD281B" w:rsidP="00CD281B">
            <w:pPr>
              <w:spacing w:after="0" w:line="240" w:lineRule="auto"/>
              <w:ind w:left="0"/>
              <w:rPr>
                <w:b/>
                <w:bCs/>
                <w:color w:val="000000"/>
                <w:szCs w:val="20"/>
              </w:rPr>
            </w:pPr>
            <w:r w:rsidRPr="00CD281B">
              <w:rPr>
                <w:b/>
                <w:bCs/>
                <w:color w:val="000000"/>
                <w:szCs w:val="20"/>
              </w:rPr>
              <w:t>Phase</w:t>
            </w:r>
          </w:p>
        </w:tc>
        <w:tc>
          <w:tcPr>
            <w:tcW w:w="1984" w:type="dxa"/>
            <w:tcBorders>
              <w:top w:val="single" w:sz="8" w:space="0" w:color="auto"/>
              <w:left w:val="nil"/>
              <w:bottom w:val="single" w:sz="8" w:space="0" w:color="auto"/>
              <w:right w:val="single" w:sz="8" w:space="0" w:color="auto"/>
            </w:tcBorders>
            <w:shd w:val="clear" w:color="000000" w:fill="92D050"/>
            <w:noWrap/>
            <w:vAlign w:val="center"/>
            <w:hideMark/>
          </w:tcPr>
          <w:p w14:paraId="54D009E4" w14:textId="77777777" w:rsidR="00CD281B" w:rsidRPr="00CD281B" w:rsidRDefault="00CD281B" w:rsidP="00CD281B">
            <w:pPr>
              <w:spacing w:after="0" w:line="240" w:lineRule="auto"/>
              <w:ind w:left="0"/>
              <w:jc w:val="center"/>
              <w:rPr>
                <w:b/>
                <w:bCs/>
                <w:color w:val="000000"/>
                <w:szCs w:val="20"/>
              </w:rPr>
            </w:pPr>
            <w:r w:rsidRPr="00CD281B">
              <w:rPr>
                <w:b/>
                <w:bCs/>
                <w:color w:val="000000"/>
                <w:szCs w:val="20"/>
              </w:rPr>
              <w:t>Hours</w:t>
            </w:r>
          </w:p>
        </w:tc>
        <w:tc>
          <w:tcPr>
            <w:tcW w:w="1843" w:type="dxa"/>
            <w:tcBorders>
              <w:top w:val="single" w:sz="8" w:space="0" w:color="auto"/>
              <w:left w:val="nil"/>
              <w:bottom w:val="single" w:sz="8" w:space="0" w:color="auto"/>
              <w:right w:val="single" w:sz="8" w:space="0" w:color="auto"/>
            </w:tcBorders>
            <w:shd w:val="clear" w:color="000000" w:fill="92D050"/>
            <w:noWrap/>
            <w:vAlign w:val="center"/>
            <w:hideMark/>
          </w:tcPr>
          <w:p w14:paraId="4C184DCA" w14:textId="77777777" w:rsidR="00CD281B" w:rsidRPr="00CD281B" w:rsidRDefault="00CD281B" w:rsidP="00CD281B">
            <w:pPr>
              <w:spacing w:after="0" w:line="240" w:lineRule="auto"/>
              <w:ind w:left="0"/>
              <w:rPr>
                <w:b/>
                <w:bCs/>
                <w:color w:val="000000"/>
                <w:szCs w:val="20"/>
              </w:rPr>
            </w:pPr>
            <w:r w:rsidRPr="00CD281B">
              <w:rPr>
                <w:b/>
                <w:bCs/>
                <w:color w:val="000000"/>
                <w:szCs w:val="20"/>
              </w:rPr>
              <w:t>Lower Bound</w:t>
            </w:r>
          </w:p>
        </w:tc>
        <w:tc>
          <w:tcPr>
            <w:tcW w:w="1843" w:type="dxa"/>
            <w:tcBorders>
              <w:top w:val="single" w:sz="8" w:space="0" w:color="auto"/>
              <w:left w:val="nil"/>
              <w:bottom w:val="single" w:sz="8" w:space="0" w:color="auto"/>
              <w:right w:val="single" w:sz="8" w:space="0" w:color="auto"/>
            </w:tcBorders>
            <w:shd w:val="clear" w:color="000000" w:fill="92D050"/>
            <w:noWrap/>
            <w:vAlign w:val="center"/>
            <w:hideMark/>
          </w:tcPr>
          <w:p w14:paraId="5B6D0FAE" w14:textId="77777777" w:rsidR="00CD281B" w:rsidRPr="00CD281B" w:rsidRDefault="00CD281B" w:rsidP="00CD281B">
            <w:pPr>
              <w:spacing w:after="0" w:line="240" w:lineRule="auto"/>
              <w:ind w:left="0"/>
              <w:rPr>
                <w:b/>
                <w:bCs/>
                <w:color w:val="000000"/>
                <w:szCs w:val="20"/>
              </w:rPr>
            </w:pPr>
            <w:r w:rsidRPr="00CD281B">
              <w:rPr>
                <w:b/>
                <w:bCs/>
                <w:color w:val="000000"/>
                <w:szCs w:val="20"/>
              </w:rPr>
              <w:t>Upper Bound</w:t>
            </w:r>
          </w:p>
        </w:tc>
      </w:tr>
      <w:tr w:rsidR="00CD281B" w:rsidRPr="00CD281B" w14:paraId="2DF920A4" w14:textId="77777777" w:rsidTr="00CD281B">
        <w:trPr>
          <w:trHeight w:val="580"/>
        </w:trPr>
        <w:tc>
          <w:tcPr>
            <w:tcW w:w="2476" w:type="dxa"/>
            <w:tcBorders>
              <w:top w:val="nil"/>
              <w:left w:val="single" w:sz="8" w:space="0" w:color="auto"/>
              <w:bottom w:val="single" w:sz="8" w:space="0" w:color="auto"/>
              <w:right w:val="single" w:sz="8" w:space="0" w:color="auto"/>
            </w:tcBorders>
            <w:shd w:val="clear" w:color="auto" w:fill="auto"/>
            <w:noWrap/>
            <w:vAlign w:val="center"/>
            <w:hideMark/>
          </w:tcPr>
          <w:p w14:paraId="3D8A7F18" w14:textId="77777777" w:rsidR="00CD281B" w:rsidRPr="00CD281B" w:rsidRDefault="00CD281B" w:rsidP="00CD281B">
            <w:pPr>
              <w:spacing w:after="0" w:line="240" w:lineRule="auto"/>
              <w:ind w:left="0"/>
              <w:rPr>
                <w:color w:val="000000"/>
                <w:szCs w:val="20"/>
              </w:rPr>
            </w:pPr>
            <w:r w:rsidRPr="00CD281B">
              <w:rPr>
                <w:color w:val="000000"/>
                <w:szCs w:val="20"/>
              </w:rPr>
              <w:t>Pre-Refresh Analysis</w:t>
            </w:r>
          </w:p>
        </w:tc>
        <w:tc>
          <w:tcPr>
            <w:tcW w:w="1984" w:type="dxa"/>
            <w:tcBorders>
              <w:top w:val="nil"/>
              <w:left w:val="nil"/>
              <w:bottom w:val="single" w:sz="8" w:space="0" w:color="auto"/>
              <w:right w:val="single" w:sz="8" w:space="0" w:color="auto"/>
            </w:tcBorders>
            <w:shd w:val="clear" w:color="auto" w:fill="auto"/>
            <w:noWrap/>
            <w:vAlign w:val="center"/>
            <w:hideMark/>
          </w:tcPr>
          <w:p w14:paraId="053A859B" w14:textId="77777777" w:rsidR="00CD281B" w:rsidRPr="00CD281B" w:rsidRDefault="00CD281B" w:rsidP="00CD281B">
            <w:pPr>
              <w:spacing w:after="0" w:line="240" w:lineRule="auto"/>
              <w:ind w:left="0"/>
              <w:jc w:val="center"/>
              <w:rPr>
                <w:color w:val="000000"/>
                <w:szCs w:val="20"/>
              </w:rPr>
            </w:pPr>
            <w:r w:rsidRPr="00CD281B">
              <w:rPr>
                <w:color w:val="000000"/>
                <w:szCs w:val="20"/>
              </w:rPr>
              <w:t>20-22</w:t>
            </w:r>
          </w:p>
        </w:tc>
        <w:tc>
          <w:tcPr>
            <w:tcW w:w="1843" w:type="dxa"/>
            <w:tcBorders>
              <w:top w:val="nil"/>
              <w:left w:val="nil"/>
              <w:bottom w:val="single" w:sz="8" w:space="0" w:color="auto"/>
              <w:right w:val="single" w:sz="8" w:space="0" w:color="auto"/>
            </w:tcBorders>
            <w:shd w:val="clear" w:color="auto" w:fill="auto"/>
            <w:noWrap/>
            <w:vAlign w:val="center"/>
            <w:hideMark/>
          </w:tcPr>
          <w:p w14:paraId="3124332C" w14:textId="77777777" w:rsidR="00CD281B" w:rsidRPr="00CD281B" w:rsidRDefault="00CD281B" w:rsidP="00CD281B">
            <w:pPr>
              <w:spacing w:after="0" w:line="240" w:lineRule="auto"/>
              <w:ind w:left="0"/>
              <w:jc w:val="right"/>
              <w:rPr>
                <w:color w:val="000000"/>
                <w:szCs w:val="20"/>
              </w:rPr>
            </w:pPr>
            <w:r w:rsidRPr="00CD281B">
              <w:rPr>
                <w:color w:val="000000"/>
                <w:szCs w:val="20"/>
              </w:rPr>
              <w:t xml:space="preserve"> £    2,400 </w:t>
            </w:r>
          </w:p>
        </w:tc>
        <w:tc>
          <w:tcPr>
            <w:tcW w:w="1843" w:type="dxa"/>
            <w:tcBorders>
              <w:top w:val="nil"/>
              <w:left w:val="nil"/>
              <w:bottom w:val="single" w:sz="8" w:space="0" w:color="auto"/>
              <w:right w:val="single" w:sz="8" w:space="0" w:color="auto"/>
            </w:tcBorders>
            <w:shd w:val="clear" w:color="auto" w:fill="auto"/>
            <w:noWrap/>
            <w:vAlign w:val="center"/>
            <w:hideMark/>
          </w:tcPr>
          <w:p w14:paraId="54CBEABC" w14:textId="77777777" w:rsidR="00CD281B" w:rsidRPr="00CD281B" w:rsidRDefault="00CD281B" w:rsidP="00CD281B">
            <w:pPr>
              <w:spacing w:after="0" w:line="240" w:lineRule="auto"/>
              <w:ind w:left="0"/>
              <w:jc w:val="right"/>
              <w:rPr>
                <w:color w:val="000000"/>
                <w:szCs w:val="20"/>
              </w:rPr>
            </w:pPr>
            <w:r w:rsidRPr="00CD281B">
              <w:rPr>
                <w:color w:val="000000"/>
                <w:szCs w:val="20"/>
              </w:rPr>
              <w:t xml:space="preserve"> £    2,640 </w:t>
            </w:r>
          </w:p>
        </w:tc>
      </w:tr>
      <w:tr w:rsidR="00CD281B" w:rsidRPr="00CD281B" w14:paraId="344BA7D0" w14:textId="77777777" w:rsidTr="00CD281B">
        <w:trPr>
          <w:trHeight w:val="340"/>
        </w:trPr>
        <w:tc>
          <w:tcPr>
            <w:tcW w:w="2476" w:type="dxa"/>
            <w:tcBorders>
              <w:top w:val="nil"/>
              <w:left w:val="single" w:sz="8" w:space="0" w:color="auto"/>
              <w:bottom w:val="single" w:sz="8" w:space="0" w:color="auto"/>
              <w:right w:val="single" w:sz="8" w:space="0" w:color="auto"/>
            </w:tcBorders>
            <w:shd w:val="clear" w:color="auto" w:fill="auto"/>
            <w:noWrap/>
            <w:vAlign w:val="center"/>
            <w:hideMark/>
          </w:tcPr>
          <w:p w14:paraId="4965EE19" w14:textId="77777777" w:rsidR="00CD281B" w:rsidRPr="00CD281B" w:rsidRDefault="00CD281B" w:rsidP="00CD281B">
            <w:pPr>
              <w:spacing w:after="0" w:line="240" w:lineRule="auto"/>
              <w:ind w:left="0"/>
              <w:rPr>
                <w:color w:val="000000"/>
                <w:szCs w:val="20"/>
              </w:rPr>
            </w:pPr>
            <w:r w:rsidRPr="00CD281B">
              <w:rPr>
                <w:color w:val="000000"/>
                <w:szCs w:val="20"/>
              </w:rPr>
              <w:t>Refresh</w:t>
            </w:r>
          </w:p>
        </w:tc>
        <w:tc>
          <w:tcPr>
            <w:tcW w:w="1984" w:type="dxa"/>
            <w:tcBorders>
              <w:top w:val="nil"/>
              <w:left w:val="nil"/>
              <w:bottom w:val="single" w:sz="8" w:space="0" w:color="auto"/>
              <w:right w:val="single" w:sz="8" w:space="0" w:color="auto"/>
            </w:tcBorders>
            <w:shd w:val="clear" w:color="auto" w:fill="auto"/>
            <w:noWrap/>
            <w:vAlign w:val="center"/>
            <w:hideMark/>
          </w:tcPr>
          <w:p w14:paraId="666C0999" w14:textId="77777777" w:rsidR="00CD281B" w:rsidRPr="00CD281B" w:rsidRDefault="00CD281B" w:rsidP="00CD281B">
            <w:pPr>
              <w:spacing w:after="0" w:line="240" w:lineRule="auto"/>
              <w:ind w:left="0"/>
              <w:jc w:val="center"/>
              <w:rPr>
                <w:color w:val="000000"/>
                <w:szCs w:val="20"/>
              </w:rPr>
            </w:pPr>
            <w:r w:rsidRPr="00CD281B">
              <w:rPr>
                <w:color w:val="000000"/>
                <w:szCs w:val="20"/>
              </w:rPr>
              <w:t>2-3</w:t>
            </w:r>
          </w:p>
        </w:tc>
        <w:tc>
          <w:tcPr>
            <w:tcW w:w="1843" w:type="dxa"/>
            <w:tcBorders>
              <w:top w:val="nil"/>
              <w:left w:val="nil"/>
              <w:bottom w:val="single" w:sz="8" w:space="0" w:color="auto"/>
              <w:right w:val="single" w:sz="8" w:space="0" w:color="auto"/>
            </w:tcBorders>
            <w:shd w:val="clear" w:color="auto" w:fill="auto"/>
            <w:noWrap/>
            <w:vAlign w:val="center"/>
            <w:hideMark/>
          </w:tcPr>
          <w:p w14:paraId="59B92E96" w14:textId="77777777" w:rsidR="00CD281B" w:rsidRPr="00CD281B" w:rsidRDefault="00CD281B" w:rsidP="00CD281B">
            <w:pPr>
              <w:spacing w:after="0" w:line="240" w:lineRule="auto"/>
              <w:ind w:left="0"/>
              <w:jc w:val="right"/>
              <w:rPr>
                <w:color w:val="000000"/>
                <w:szCs w:val="20"/>
              </w:rPr>
            </w:pPr>
            <w:r w:rsidRPr="00CD281B">
              <w:rPr>
                <w:color w:val="000000"/>
                <w:szCs w:val="20"/>
              </w:rPr>
              <w:t xml:space="preserve"> £       240 </w:t>
            </w:r>
          </w:p>
        </w:tc>
        <w:tc>
          <w:tcPr>
            <w:tcW w:w="1843" w:type="dxa"/>
            <w:tcBorders>
              <w:top w:val="nil"/>
              <w:left w:val="nil"/>
              <w:bottom w:val="single" w:sz="8" w:space="0" w:color="auto"/>
              <w:right w:val="single" w:sz="8" w:space="0" w:color="auto"/>
            </w:tcBorders>
            <w:shd w:val="clear" w:color="auto" w:fill="auto"/>
            <w:noWrap/>
            <w:vAlign w:val="center"/>
            <w:hideMark/>
          </w:tcPr>
          <w:p w14:paraId="303D21EF" w14:textId="77777777" w:rsidR="00CD281B" w:rsidRPr="00CD281B" w:rsidRDefault="00CD281B" w:rsidP="00CD281B">
            <w:pPr>
              <w:spacing w:after="0" w:line="240" w:lineRule="auto"/>
              <w:ind w:left="0"/>
              <w:jc w:val="right"/>
              <w:rPr>
                <w:color w:val="000000"/>
                <w:szCs w:val="20"/>
              </w:rPr>
            </w:pPr>
            <w:r w:rsidRPr="00CD281B">
              <w:rPr>
                <w:color w:val="000000"/>
                <w:szCs w:val="20"/>
              </w:rPr>
              <w:t xml:space="preserve"> £       360 </w:t>
            </w:r>
          </w:p>
        </w:tc>
      </w:tr>
      <w:tr w:rsidR="00CD281B" w:rsidRPr="00CD281B" w14:paraId="06DF8B34" w14:textId="77777777" w:rsidTr="00CD281B">
        <w:trPr>
          <w:trHeight w:val="580"/>
        </w:trPr>
        <w:tc>
          <w:tcPr>
            <w:tcW w:w="2476" w:type="dxa"/>
            <w:tcBorders>
              <w:top w:val="nil"/>
              <w:left w:val="single" w:sz="8" w:space="0" w:color="auto"/>
              <w:bottom w:val="single" w:sz="8" w:space="0" w:color="auto"/>
              <w:right w:val="single" w:sz="8" w:space="0" w:color="auto"/>
            </w:tcBorders>
            <w:shd w:val="clear" w:color="auto" w:fill="auto"/>
            <w:noWrap/>
            <w:vAlign w:val="center"/>
            <w:hideMark/>
          </w:tcPr>
          <w:p w14:paraId="5571B62C" w14:textId="77777777" w:rsidR="00CD281B" w:rsidRPr="00CD281B" w:rsidRDefault="00CD281B" w:rsidP="00CD281B">
            <w:pPr>
              <w:spacing w:after="0" w:line="240" w:lineRule="auto"/>
              <w:ind w:left="0"/>
              <w:rPr>
                <w:color w:val="000000"/>
                <w:szCs w:val="20"/>
              </w:rPr>
            </w:pPr>
            <w:r w:rsidRPr="00CD281B">
              <w:rPr>
                <w:color w:val="000000"/>
                <w:szCs w:val="20"/>
              </w:rPr>
              <w:t>Post-refresh updates</w:t>
            </w:r>
          </w:p>
        </w:tc>
        <w:tc>
          <w:tcPr>
            <w:tcW w:w="1984" w:type="dxa"/>
            <w:tcBorders>
              <w:top w:val="nil"/>
              <w:left w:val="nil"/>
              <w:bottom w:val="single" w:sz="8" w:space="0" w:color="auto"/>
              <w:right w:val="single" w:sz="8" w:space="0" w:color="auto"/>
            </w:tcBorders>
            <w:shd w:val="clear" w:color="auto" w:fill="auto"/>
            <w:noWrap/>
            <w:vAlign w:val="center"/>
            <w:hideMark/>
          </w:tcPr>
          <w:p w14:paraId="06668723" w14:textId="77777777" w:rsidR="00CD281B" w:rsidRPr="00CD281B" w:rsidRDefault="00CD281B" w:rsidP="00CD281B">
            <w:pPr>
              <w:spacing w:after="0" w:line="240" w:lineRule="auto"/>
              <w:ind w:left="0"/>
              <w:jc w:val="center"/>
              <w:rPr>
                <w:color w:val="000000"/>
                <w:szCs w:val="20"/>
              </w:rPr>
            </w:pPr>
            <w:r w:rsidRPr="00CD281B">
              <w:rPr>
                <w:color w:val="000000"/>
                <w:szCs w:val="20"/>
              </w:rPr>
              <w:t>10-12</w:t>
            </w:r>
          </w:p>
        </w:tc>
        <w:tc>
          <w:tcPr>
            <w:tcW w:w="1843" w:type="dxa"/>
            <w:tcBorders>
              <w:top w:val="nil"/>
              <w:left w:val="nil"/>
              <w:bottom w:val="single" w:sz="8" w:space="0" w:color="auto"/>
              <w:right w:val="single" w:sz="8" w:space="0" w:color="auto"/>
            </w:tcBorders>
            <w:shd w:val="clear" w:color="auto" w:fill="auto"/>
            <w:noWrap/>
            <w:vAlign w:val="center"/>
            <w:hideMark/>
          </w:tcPr>
          <w:p w14:paraId="265AF254" w14:textId="77777777" w:rsidR="00CD281B" w:rsidRPr="00CD281B" w:rsidRDefault="00CD281B" w:rsidP="00CD281B">
            <w:pPr>
              <w:spacing w:after="0" w:line="240" w:lineRule="auto"/>
              <w:ind w:left="0"/>
              <w:jc w:val="right"/>
              <w:rPr>
                <w:color w:val="000000"/>
                <w:szCs w:val="20"/>
              </w:rPr>
            </w:pPr>
            <w:r w:rsidRPr="00CD281B">
              <w:rPr>
                <w:color w:val="000000"/>
                <w:szCs w:val="20"/>
              </w:rPr>
              <w:t xml:space="preserve"> £    1,200 </w:t>
            </w:r>
          </w:p>
        </w:tc>
        <w:tc>
          <w:tcPr>
            <w:tcW w:w="1843" w:type="dxa"/>
            <w:tcBorders>
              <w:top w:val="nil"/>
              <w:left w:val="nil"/>
              <w:bottom w:val="single" w:sz="8" w:space="0" w:color="auto"/>
              <w:right w:val="single" w:sz="8" w:space="0" w:color="auto"/>
            </w:tcBorders>
            <w:shd w:val="clear" w:color="auto" w:fill="auto"/>
            <w:noWrap/>
            <w:vAlign w:val="center"/>
            <w:hideMark/>
          </w:tcPr>
          <w:p w14:paraId="0A0F453A" w14:textId="77777777" w:rsidR="00CD281B" w:rsidRPr="00CD281B" w:rsidRDefault="00CD281B" w:rsidP="00CD281B">
            <w:pPr>
              <w:spacing w:after="0" w:line="240" w:lineRule="auto"/>
              <w:ind w:left="0"/>
              <w:jc w:val="right"/>
              <w:rPr>
                <w:color w:val="000000"/>
                <w:szCs w:val="20"/>
              </w:rPr>
            </w:pPr>
            <w:r w:rsidRPr="00CD281B">
              <w:rPr>
                <w:color w:val="000000"/>
                <w:szCs w:val="20"/>
              </w:rPr>
              <w:t xml:space="preserve"> £    1,440 </w:t>
            </w:r>
          </w:p>
        </w:tc>
      </w:tr>
      <w:tr w:rsidR="00CD281B" w:rsidRPr="00CD281B" w14:paraId="01281F94" w14:textId="77777777" w:rsidTr="00CD281B">
        <w:trPr>
          <w:trHeight w:val="580"/>
        </w:trPr>
        <w:tc>
          <w:tcPr>
            <w:tcW w:w="2476" w:type="dxa"/>
            <w:tcBorders>
              <w:top w:val="nil"/>
              <w:left w:val="single" w:sz="8" w:space="0" w:color="auto"/>
              <w:bottom w:val="single" w:sz="8" w:space="0" w:color="auto"/>
              <w:right w:val="single" w:sz="8" w:space="0" w:color="auto"/>
            </w:tcBorders>
            <w:shd w:val="clear" w:color="auto" w:fill="auto"/>
            <w:noWrap/>
            <w:vAlign w:val="center"/>
            <w:hideMark/>
          </w:tcPr>
          <w:p w14:paraId="48EC0828" w14:textId="77777777" w:rsidR="00CD281B" w:rsidRPr="00CD281B" w:rsidRDefault="00CD281B" w:rsidP="00CD281B">
            <w:pPr>
              <w:spacing w:after="0" w:line="240" w:lineRule="auto"/>
              <w:ind w:left="0"/>
              <w:rPr>
                <w:color w:val="000000"/>
                <w:szCs w:val="20"/>
              </w:rPr>
            </w:pPr>
            <w:r w:rsidRPr="00CD281B">
              <w:rPr>
                <w:color w:val="000000"/>
                <w:szCs w:val="20"/>
              </w:rPr>
              <w:t>End-to-end testing</w:t>
            </w:r>
          </w:p>
        </w:tc>
        <w:tc>
          <w:tcPr>
            <w:tcW w:w="1984" w:type="dxa"/>
            <w:tcBorders>
              <w:top w:val="nil"/>
              <w:left w:val="nil"/>
              <w:bottom w:val="single" w:sz="8" w:space="0" w:color="auto"/>
              <w:right w:val="single" w:sz="8" w:space="0" w:color="auto"/>
            </w:tcBorders>
            <w:shd w:val="clear" w:color="auto" w:fill="auto"/>
            <w:noWrap/>
            <w:vAlign w:val="center"/>
            <w:hideMark/>
          </w:tcPr>
          <w:p w14:paraId="2201BE33" w14:textId="77777777" w:rsidR="00CD281B" w:rsidRPr="00CD281B" w:rsidRDefault="00CD281B" w:rsidP="00CD281B">
            <w:pPr>
              <w:spacing w:after="0" w:line="240" w:lineRule="auto"/>
              <w:ind w:left="0"/>
              <w:jc w:val="center"/>
              <w:rPr>
                <w:color w:val="000000"/>
                <w:szCs w:val="20"/>
              </w:rPr>
            </w:pPr>
            <w:r w:rsidRPr="00CD281B">
              <w:rPr>
                <w:color w:val="000000"/>
                <w:szCs w:val="20"/>
              </w:rPr>
              <w:t>10-12</w:t>
            </w:r>
          </w:p>
        </w:tc>
        <w:tc>
          <w:tcPr>
            <w:tcW w:w="1843" w:type="dxa"/>
            <w:tcBorders>
              <w:top w:val="nil"/>
              <w:left w:val="nil"/>
              <w:bottom w:val="single" w:sz="8" w:space="0" w:color="auto"/>
              <w:right w:val="single" w:sz="8" w:space="0" w:color="auto"/>
            </w:tcBorders>
            <w:shd w:val="clear" w:color="auto" w:fill="auto"/>
            <w:noWrap/>
            <w:vAlign w:val="center"/>
            <w:hideMark/>
          </w:tcPr>
          <w:p w14:paraId="37EA71EF" w14:textId="77777777" w:rsidR="00CD281B" w:rsidRPr="00CD281B" w:rsidRDefault="00CD281B" w:rsidP="00CD281B">
            <w:pPr>
              <w:spacing w:after="0" w:line="240" w:lineRule="auto"/>
              <w:ind w:left="0"/>
              <w:jc w:val="right"/>
              <w:rPr>
                <w:color w:val="000000"/>
                <w:szCs w:val="20"/>
              </w:rPr>
            </w:pPr>
            <w:r w:rsidRPr="00CD281B">
              <w:rPr>
                <w:color w:val="000000"/>
                <w:szCs w:val="20"/>
              </w:rPr>
              <w:t xml:space="preserve"> £    1,200 </w:t>
            </w:r>
          </w:p>
        </w:tc>
        <w:tc>
          <w:tcPr>
            <w:tcW w:w="1843" w:type="dxa"/>
            <w:tcBorders>
              <w:top w:val="nil"/>
              <w:left w:val="nil"/>
              <w:bottom w:val="single" w:sz="8" w:space="0" w:color="auto"/>
              <w:right w:val="single" w:sz="8" w:space="0" w:color="auto"/>
            </w:tcBorders>
            <w:shd w:val="clear" w:color="auto" w:fill="auto"/>
            <w:noWrap/>
            <w:vAlign w:val="center"/>
            <w:hideMark/>
          </w:tcPr>
          <w:p w14:paraId="3821BBA3" w14:textId="77777777" w:rsidR="00CD281B" w:rsidRPr="00CD281B" w:rsidRDefault="00CD281B" w:rsidP="00CD281B">
            <w:pPr>
              <w:spacing w:after="0" w:line="240" w:lineRule="auto"/>
              <w:ind w:left="0"/>
              <w:jc w:val="right"/>
              <w:rPr>
                <w:color w:val="000000"/>
                <w:szCs w:val="20"/>
              </w:rPr>
            </w:pPr>
            <w:r w:rsidRPr="00CD281B">
              <w:rPr>
                <w:color w:val="000000"/>
                <w:szCs w:val="20"/>
              </w:rPr>
              <w:t xml:space="preserve"> £    1,440 </w:t>
            </w:r>
          </w:p>
        </w:tc>
      </w:tr>
      <w:tr w:rsidR="00CD281B" w:rsidRPr="00CD281B" w14:paraId="530B294E" w14:textId="77777777" w:rsidTr="00CD281B">
        <w:trPr>
          <w:trHeight w:val="580"/>
        </w:trPr>
        <w:tc>
          <w:tcPr>
            <w:tcW w:w="2476" w:type="dxa"/>
            <w:tcBorders>
              <w:top w:val="nil"/>
              <w:left w:val="single" w:sz="8" w:space="0" w:color="auto"/>
              <w:bottom w:val="single" w:sz="8" w:space="0" w:color="auto"/>
              <w:right w:val="single" w:sz="8" w:space="0" w:color="auto"/>
            </w:tcBorders>
            <w:shd w:val="clear" w:color="auto" w:fill="auto"/>
            <w:noWrap/>
            <w:vAlign w:val="center"/>
            <w:hideMark/>
          </w:tcPr>
          <w:p w14:paraId="7B502F8D" w14:textId="77777777" w:rsidR="00CD281B" w:rsidRPr="00CD281B" w:rsidRDefault="00CD281B" w:rsidP="00CD281B">
            <w:pPr>
              <w:spacing w:after="0" w:line="240" w:lineRule="auto"/>
              <w:ind w:left="0"/>
              <w:rPr>
                <w:color w:val="000000"/>
                <w:szCs w:val="20"/>
              </w:rPr>
            </w:pPr>
            <w:r w:rsidRPr="00CD281B">
              <w:rPr>
                <w:color w:val="000000"/>
                <w:szCs w:val="20"/>
              </w:rPr>
              <w:t>Project management</w:t>
            </w:r>
          </w:p>
        </w:tc>
        <w:tc>
          <w:tcPr>
            <w:tcW w:w="1984" w:type="dxa"/>
            <w:tcBorders>
              <w:top w:val="nil"/>
              <w:left w:val="nil"/>
              <w:bottom w:val="single" w:sz="8" w:space="0" w:color="auto"/>
              <w:right w:val="single" w:sz="8" w:space="0" w:color="auto"/>
            </w:tcBorders>
            <w:shd w:val="clear" w:color="auto" w:fill="auto"/>
            <w:noWrap/>
            <w:vAlign w:val="center"/>
            <w:hideMark/>
          </w:tcPr>
          <w:p w14:paraId="4E3D3CAB" w14:textId="77777777" w:rsidR="00CD281B" w:rsidRPr="00CD281B" w:rsidRDefault="00CD281B" w:rsidP="00CD281B">
            <w:pPr>
              <w:spacing w:after="0" w:line="240" w:lineRule="auto"/>
              <w:ind w:left="0"/>
              <w:jc w:val="center"/>
              <w:rPr>
                <w:color w:val="000000"/>
                <w:szCs w:val="20"/>
              </w:rPr>
            </w:pPr>
            <w:r w:rsidRPr="00CD281B">
              <w:rPr>
                <w:color w:val="000000"/>
                <w:szCs w:val="20"/>
              </w:rPr>
              <w:t>2-3</w:t>
            </w:r>
          </w:p>
        </w:tc>
        <w:tc>
          <w:tcPr>
            <w:tcW w:w="1843" w:type="dxa"/>
            <w:tcBorders>
              <w:top w:val="nil"/>
              <w:left w:val="nil"/>
              <w:bottom w:val="single" w:sz="8" w:space="0" w:color="auto"/>
              <w:right w:val="single" w:sz="8" w:space="0" w:color="auto"/>
            </w:tcBorders>
            <w:shd w:val="clear" w:color="auto" w:fill="auto"/>
            <w:noWrap/>
            <w:vAlign w:val="center"/>
            <w:hideMark/>
          </w:tcPr>
          <w:p w14:paraId="1E4D4883" w14:textId="77777777" w:rsidR="00CD281B" w:rsidRPr="00CD281B" w:rsidRDefault="00CD281B" w:rsidP="00CD281B">
            <w:pPr>
              <w:spacing w:after="0" w:line="240" w:lineRule="auto"/>
              <w:ind w:left="0"/>
              <w:jc w:val="right"/>
              <w:rPr>
                <w:color w:val="000000"/>
                <w:szCs w:val="20"/>
              </w:rPr>
            </w:pPr>
            <w:r w:rsidRPr="00CD281B">
              <w:rPr>
                <w:color w:val="000000"/>
                <w:szCs w:val="20"/>
              </w:rPr>
              <w:t xml:space="preserve"> £       240 </w:t>
            </w:r>
          </w:p>
        </w:tc>
        <w:tc>
          <w:tcPr>
            <w:tcW w:w="1843" w:type="dxa"/>
            <w:tcBorders>
              <w:top w:val="nil"/>
              <w:left w:val="nil"/>
              <w:bottom w:val="single" w:sz="8" w:space="0" w:color="auto"/>
              <w:right w:val="single" w:sz="8" w:space="0" w:color="auto"/>
            </w:tcBorders>
            <w:shd w:val="clear" w:color="auto" w:fill="auto"/>
            <w:noWrap/>
            <w:vAlign w:val="center"/>
            <w:hideMark/>
          </w:tcPr>
          <w:p w14:paraId="15E37BA5" w14:textId="77777777" w:rsidR="00CD281B" w:rsidRPr="00CD281B" w:rsidRDefault="00CD281B" w:rsidP="00CD281B">
            <w:pPr>
              <w:spacing w:after="0" w:line="240" w:lineRule="auto"/>
              <w:ind w:left="0"/>
              <w:jc w:val="right"/>
              <w:rPr>
                <w:color w:val="000000"/>
                <w:szCs w:val="20"/>
              </w:rPr>
            </w:pPr>
            <w:r w:rsidRPr="00CD281B">
              <w:rPr>
                <w:color w:val="000000"/>
                <w:szCs w:val="20"/>
              </w:rPr>
              <w:t xml:space="preserve"> £       360 </w:t>
            </w:r>
          </w:p>
        </w:tc>
      </w:tr>
      <w:tr w:rsidR="00CD281B" w:rsidRPr="00CD281B" w14:paraId="763935DC" w14:textId="77777777" w:rsidTr="00CD281B">
        <w:trPr>
          <w:trHeight w:val="340"/>
        </w:trPr>
        <w:tc>
          <w:tcPr>
            <w:tcW w:w="2476" w:type="dxa"/>
            <w:tcBorders>
              <w:top w:val="nil"/>
              <w:left w:val="single" w:sz="8" w:space="0" w:color="auto"/>
              <w:bottom w:val="double" w:sz="6" w:space="0" w:color="auto"/>
              <w:right w:val="single" w:sz="8" w:space="0" w:color="auto"/>
            </w:tcBorders>
            <w:shd w:val="clear" w:color="000000" w:fill="F2F2F2"/>
            <w:noWrap/>
            <w:vAlign w:val="center"/>
            <w:hideMark/>
          </w:tcPr>
          <w:p w14:paraId="6E3C704C" w14:textId="77777777" w:rsidR="00CD281B" w:rsidRPr="00CD281B" w:rsidRDefault="00CD281B" w:rsidP="00CD281B">
            <w:pPr>
              <w:spacing w:after="0" w:line="240" w:lineRule="auto"/>
              <w:ind w:left="0"/>
              <w:rPr>
                <w:b/>
                <w:bCs/>
                <w:color w:val="000000"/>
                <w:szCs w:val="20"/>
              </w:rPr>
            </w:pPr>
            <w:r w:rsidRPr="00CD281B">
              <w:rPr>
                <w:b/>
                <w:bCs/>
                <w:color w:val="000000"/>
                <w:szCs w:val="20"/>
              </w:rPr>
              <w:t>Total</w:t>
            </w:r>
          </w:p>
        </w:tc>
        <w:tc>
          <w:tcPr>
            <w:tcW w:w="1984" w:type="dxa"/>
            <w:tcBorders>
              <w:top w:val="nil"/>
              <w:left w:val="nil"/>
              <w:bottom w:val="double" w:sz="6" w:space="0" w:color="auto"/>
              <w:right w:val="single" w:sz="8" w:space="0" w:color="auto"/>
            </w:tcBorders>
            <w:shd w:val="clear" w:color="000000" w:fill="F2F2F2"/>
            <w:noWrap/>
            <w:vAlign w:val="center"/>
            <w:hideMark/>
          </w:tcPr>
          <w:p w14:paraId="1FAD0115" w14:textId="77777777" w:rsidR="00CD281B" w:rsidRPr="00CD281B" w:rsidRDefault="00CD281B" w:rsidP="00CD281B">
            <w:pPr>
              <w:spacing w:after="0" w:line="240" w:lineRule="auto"/>
              <w:ind w:left="0"/>
              <w:jc w:val="center"/>
              <w:rPr>
                <w:b/>
                <w:bCs/>
                <w:color w:val="000000"/>
                <w:szCs w:val="20"/>
              </w:rPr>
            </w:pPr>
            <w:r w:rsidRPr="00CD281B">
              <w:rPr>
                <w:b/>
                <w:bCs/>
                <w:color w:val="000000"/>
                <w:szCs w:val="20"/>
              </w:rPr>
              <w:t>44 - 52</w:t>
            </w:r>
          </w:p>
        </w:tc>
        <w:tc>
          <w:tcPr>
            <w:tcW w:w="1843" w:type="dxa"/>
            <w:tcBorders>
              <w:top w:val="nil"/>
              <w:left w:val="nil"/>
              <w:bottom w:val="double" w:sz="6" w:space="0" w:color="auto"/>
              <w:right w:val="single" w:sz="8" w:space="0" w:color="auto"/>
            </w:tcBorders>
            <w:shd w:val="clear" w:color="000000" w:fill="F2F2F2"/>
            <w:noWrap/>
            <w:vAlign w:val="center"/>
            <w:hideMark/>
          </w:tcPr>
          <w:p w14:paraId="4B0F44A4" w14:textId="77777777" w:rsidR="00CD281B" w:rsidRPr="00CD281B" w:rsidRDefault="00CD281B" w:rsidP="00CD281B">
            <w:pPr>
              <w:spacing w:after="0" w:line="240" w:lineRule="auto"/>
              <w:ind w:left="0"/>
              <w:jc w:val="right"/>
              <w:rPr>
                <w:b/>
                <w:bCs/>
                <w:color w:val="000000"/>
                <w:szCs w:val="20"/>
              </w:rPr>
            </w:pPr>
            <w:r w:rsidRPr="00CD281B">
              <w:rPr>
                <w:b/>
                <w:bCs/>
                <w:color w:val="000000"/>
                <w:szCs w:val="20"/>
              </w:rPr>
              <w:t xml:space="preserve"> £     5,280 </w:t>
            </w:r>
          </w:p>
        </w:tc>
        <w:tc>
          <w:tcPr>
            <w:tcW w:w="1843" w:type="dxa"/>
            <w:tcBorders>
              <w:top w:val="nil"/>
              <w:left w:val="nil"/>
              <w:bottom w:val="double" w:sz="6" w:space="0" w:color="auto"/>
              <w:right w:val="single" w:sz="8" w:space="0" w:color="auto"/>
            </w:tcBorders>
            <w:shd w:val="clear" w:color="000000" w:fill="F2F2F2"/>
            <w:noWrap/>
            <w:vAlign w:val="center"/>
            <w:hideMark/>
          </w:tcPr>
          <w:p w14:paraId="23C92265" w14:textId="77777777" w:rsidR="00CD281B" w:rsidRPr="00CD281B" w:rsidRDefault="00CD281B" w:rsidP="00CD281B">
            <w:pPr>
              <w:spacing w:after="0" w:line="240" w:lineRule="auto"/>
              <w:ind w:left="0"/>
              <w:jc w:val="right"/>
              <w:rPr>
                <w:b/>
                <w:bCs/>
                <w:color w:val="000000"/>
                <w:szCs w:val="20"/>
              </w:rPr>
            </w:pPr>
            <w:r w:rsidRPr="00CD281B">
              <w:rPr>
                <w:b/>
                <w:bCs/>
                <w:color w:val="000000"/>
                <w:szCs w:val="20"/>
              </w:rPr>
              <w:t xml:space="preserve"> £     6,240 </w:t>
            </w:r>
          </w:p>
        </w:tc>
      </w:tr>
    </w:tbl>
    <w:p w14:paraId="1394C0E6" w14:textId="4700BB2C" w:rsidR="00083165" w:rsidRDefault="00083165" w:rsidP="00083165">
      <w:pPr>
        <w:pStyle w:val="NormalIndent"/>
        <w:rPr>
          <w:lang w:val="en-GB"/>
        </w:rPr>
      </w:pPr>
    </w:p>
    <w:p w14:paraId="3E19D319" w14:textId="77777777" w:rsidR="001E69E9" w:rsidRDefault="001E69E9" w:rsidP="00613AC4">
      <w:pPr>
        <w:pStyle w:val="NormalIndent"/>
        <w:ind w:left="0"/>
        <w:rPr>
          <w:lang w:val="en-GB"/>
        </w:rPr>
      </w:pPr>
    </w:p>
    <w:p w14:paraId="544B75C7" w14:textId="77777777" w:rsidR="00543FF9" w:rsidRDefault="00543FF9">
      <w:pPr>
        <w:spacing w:after="200" w:line="276" w:lineRule="auto"/>
        <w:ind w:left="0"/>
        <w:jc w:val="left"/>
        <w:rPr>
          <w:lang w:val="en-GB"/>
        </w:rPr>
      </w:pPr>
      <w:r>
        <w:rPr>
          <w:lang w:val="en-GB"/>
        </w:rPr>
        <w:br w:type="page"/>
      </w:r>
    </w:p>
    <w:p w14:paraId="00BF3F59" w14:textId="02A21698" w:rsidR="009F3D25" w:rsidRPr="00171210" w:rsidRDefault="009F3D25" w:rsidP="00186E95">
      <w:pPr>
        <w:pStyle w:val="NormalIndent"/>
        <w:rPr>
          <w:lang w:val="en-GB"/>
        </w:rPr>
      </w:pPr>
      <w:r w:rsidRPr="00171210">
        <w:rPr>
          <w:lang w:val="en-GB"/>
        </w:rPr>
        <w:t xml:space="preserve">Assuming a start date </w:t>
      </w:r>
      <w:r w:rsidR="00AE4AD4">
        <w:rPr>
          <w:lang w:val="en-GB"/>
        </w:rPr>
        <w:t xml:space="preserve">in week commencing </w:t>
      </w:r>
      <w:commentRangeStart w:id="44"/>
      <w:commentRangeStart w:id="45"/>
      <w:r w:rsidR="00AE4AD4">
        <w:rPr>
          <w:lang w:val="en-GB"/>
        </w:rPr>
        <w:t>2</w:t>
      </w:r>
      <w:r w:rsidR="000A19E4">
        <w:rPr>
          <w:lang w:val="en-GB"/>
        </w:rPr>
        <w:t>7</w:t>
      </w:r>
      <w:r w:rsidR="00AE4AD4" w:rsidRPr="00AE4AD4">
        <w:rPr>
          <w:vertAlign w:val="superscript"/>
          <w:lang w:val="en-GB"/>
        </w:rPr>
        <w:t>th</w:t>
      </w:r>
      <w:r w:rsidR="00AE4AD4">
        <w:rPr>
          <w:lang w:val="en-GB"/>
        </w:rPr>
        <w:t xml:space="preserve"> Ma</w:t>
      </w:r>
      <w:r w:rsidR="00613AC4">
        <w:rPr>
          <w:lang w:val="en-GB"/>
        </w:rPr>
        <w:t>y</w:t>
      </w:r>
      <w:r w:rsidRPr="00171210">
        <w:rPr>
          <w:lang w:val="en-GB"/>
        </w:rPr>
        <w:t xml:space="preserve"> 2024</w:t>
      </w:r>
      <w:commentRangeEnd w:id="44"/>
      <w:r w:rsidR="00D02E22">
        <w:rPr>
          <w:rStyle w:val="CommentReference"/>
        </w:rPr>
        <w:commentReference w:id="44"/>
      </w:r>
      <w:commentRangeEnd w:id="45"/>
      <w:r w:rsidR="00FB64CA">
        <w:rPr>
          <w:rStyle w:val="CommentReference"/>
        </w:rPr>
        <w:commentReference w:id="45"/>
      </w:r>
      <w:r w:rsidRPr="00171210">
        <w:rPr>
          <w:lang w:val="en-GB"/>
        </w:rPr>
        <w:t xml:space="preserve">, the anticipated timeline is shown </w:t>
      </w:r>
      <w:r w:rsidR="00905F8D" w:rsidRPr="00171210">
        <w:rPr>
          <w:lang w:val="en-GB"/>
        </w:rPr>
        <w:t>below:</w:t>
      </w:r>
    </w:p>
    <w:p w14:paraId="2B638567" w14:textId="7F1AF3E1" w:rsidR="00F4153E" w:rsidRPr="00171210" w:rsidRDefault="00304F23" w:rsidP="00304F23">
      <w:pPr>
        <w:pStyle w:val="NormalIndent"/>
        <w:ind w:left="284" w:firstLine="425"/>
        <w:rPr>
          <w:lang w:val="en-GB"/>
        </w:rPr>
      </w:pPr>
      <w:r w:rsidRPr="00304F23">
        <w:rPr>
          <w:noProof/>
          <w:lang w:val="en-GB"/>
        </w:rPr>
        <w:drawing>
          <wp:inline distT="0" distB="0" distL="0" distR="0" wp14:anchorId="480AEA1C" wp14:editId="7B0E4A96">
            <wp:extent cx="3595255" cy="1477120"/>
            <wp:effectExtent l="0" t="0" r="0" b="0"/>
            <wp:docPr id="213284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43184" name=""/>
                    <pic:cNvPicPr/>
                  </pic:nvPicPr>
                  <pic:blipFill>
                    <a:blip r:embed="rId16"/>
                    <a:stretch>
                      <a:fillRect/>
                    </a:stretch>
                  </pic:blipFill>
                  <pic:spPr>
                    <a:xfrm>
                      <a:off x="0" y="0"/>
                      <a:ext cx="3633923" cy="1493007"/>
                    </a:xfrm>
                    <a:prstGeom prst="rect">
                      <a:avLst/>
                    </a:prstGeom>
                  </pic:spPr>
                </pic:pic>
              </a:graphicData>
            </a:graphic>
          </wp:inline>
        </w:drawing>
      </w:r>
    </w:p>
    <w:p w14:paraId="62E1F1F0" w14:textId="4712077F" w:rsidR="006F1AD0" w:rsidRPr="00171210" w:rsidRDefault="00855298" w:rsidP="00186E95">
      <w:pPr>
        <w:pStyle w:val="NormalIndent"/>
        <w:rPr>
          <w:lang w:val="en-GB"/>
        </w:rPr>
      </w:pPr>
      <w:r w:rsidRPr="00171210">
        <w:rPr>
          <w:lang w:val="en-GB"/>
        </w:rPr>
        <w:t>The total duration of the project is there</w:t>
      </w:r>
      <w:r w:rsidR="008D68D2" w:rsidRPr="00171210">
        <w:rPr>
          <w:lang w:val="en-GB"/>
        </w:rPr>
        <w:t>fore</w:t>
      </w:r>
      <w:r w:rsidRPr="00171210">
        <w:rPr>
          <w:lang w:val="en-GB"/>
        </w:rPr>
        <w:t xml:space="preserve"> expected to be </w:t>
      </w:r>
      <w:r w:rsidR="00DC01BA">
        <w:rPr>
          <w:lang w:val="en-GB"/>
        </w:rPr>
        <w:t>3</w:t>
      </w:r>
      <w:r w:rsidR="006F1AD0" w:rsidRPr="00171210">
        <w:rPr>
          <w:lang w:val="en-GB"/>
        </w:rPr>
        <w:t xml:space="preserve"> </w:t>
      </w:r>
      <w:r w:rsidRPr="00171210">
        <w:rPr>
          <w:lang w:val="en-GB"/>
        </w:rPr>
        <w:t>weeks</w:t>
      </w:r>
      <w:r w:rsidR="003B56A4">
        <w:rPr>
          <w:lang w:val="en-GB"/>
        </w:rPr>
        <w:t>.</w:t>
      </w:r>
    </w:p>
    <w:p w14:paraId="5AC8E745" w14:textId="194F947C" w:rsidR="00982E78" w:rsidRPr="00171210" w:rsidRDefault="00E46BDB" w:rsidP="00186E95">
      <w:pPr>
        <w:pStyle w:val="NormalIndent"/>
        <w:rPr>
          <w:lang w:val="en-GB"/>
        </w:rPr>
      </w:pPr>
      <w:r w:rsidRPr="00171210">
        <w:rPr>
          <w:lang w:val="en-GB"/>
        </w:rPr>
        <w:t xml:space="preserve">The total cost is therefore estimated to be </w:t>
      </w:r>
      <w:r w:rsidR="00551E23" w:rsidRPr="00171210">
        <w:rPr>
          <w:lang w:val="en-GB"/>
        </w:rPr>
        <w:t xml:space="preserve">between </w:t>
      </w:r>
      <w:commentRangeStart w:id="46"/>
      <w:r w:rsidRPr="00171210">
        <w:rPr>
          <w:lang w:val="en-GB"/>
        </w:rPr>
        <w:t>£</w:t>
      </w:r>
      <w:r w:rsidR="00FB64CA">
        <w:rPr>
          <w:lang w:val="en-GB"/>
        </w:rPr>
        <w:t>5 280</w:t>
      </w:r>
      <w:r w:rsidR="00DA0E85">
        <w:rPr>
          <w:lang w:val="en-GB"/>
        </w:rPr>
        <w:t xml:space="preserve"> and </w:t>
      </w:r>
      <w:r w:rsidR="00551E23" w:rsidRPr="00171210">
        <w:rPr>
          <w:lang w:val="en-GB"/>
        </w:rPr>
        <w:t>£</w:t>
      </w:r>
      <w:commentRangeEnd w:id="46"/>
      <w:r w:rsidR="00FB64CA">
        <w:rPr>
          <w:lang w:val="en-GB"/>
        </w:rPr>
        <w:t>6</w:t>
      </w:r>
      <w:r w:rsidR="00DC01BA">
        <w:rPr>
          <w:lang w:val="en-GB"/>
        </w:rPr>
        <w:t xml:space="preserve"> </w:t>
      </w:r>
      <w:r w:rsidR="00FB64CA">
        <w:rPr>
          <w:lang w:val="en-GB"/>
        </w:rPr>
        <w:t>2</w:t>
      </w:r>
      <w:r w:rsidR="00DC01BA">
        <w:rPr>
          <w:lang w:val="en-GB"/>
        </w:rPr>
        <w:t>40</w:t>
      </w:r>
      <w:r w:rsidR="00864EE6">
        <w:rPr>
          <w:rStyle w:val="CommentReference"/>
        </w:rPr>
        <w:commentReference w:id="46"/>
      </w:r>
      <w:r w:rsidR="00DA0E85">
        <w:rPr>
          <w:lang w:val="en-GB"/>
        </w:rPr>
        <w:t>.</w:t>
      </w:r>
    </w:p>
    <w:p w14:paraId="7770E2A0" w14:textId="2DF9A1C2" w:rsidR="000B2092" w:rsidRPr="00171210" w:rsidRDefault="002D410E" w:rsidP="00186E95">
      <w:pPr>
        <w:pStyle w:val="NormalIndent"/>
        <w:rPr>
          <w:lang w:val="en-GB"/>
        </w:rPr>
      </w:pPr>
      <w:r w:rsidRPr="00171210">
        <w:rPr>
          <w:rStyle w:val="normaltextrun1"/>
          <w:lang w:val="en-GB"/>
        </w:rPr>
        <w:t>These c</w:t>
      </w:r>
      <w:r w:rsidR="000B2092" w:rsidRPr="00171210">
        <w:rPr>
          <w:rStyle w:val="normaltextrun1"/>
          <w:lang w:val="en-GB"/>
        </w:rPr>
        <w:t>osts and timelines are forecasts</w:t>
      </w:r>
      <w:r w:rsidR="0073305D" w:rsidRPr="00171210">
        <w:rPr>
          <w:rStyle w:val="normaltextrun1"/>
          <w:lang w:val="en-GB"/>
        </w:rPr>
        <w:t xml:space="preserve">. Any expected variations </w:t>
      </w:r>
      <w:r w:rsidR="00454D93" w:rsidRPr="00171210">
        <w:rPr>
          <w:rStyle w:val="normaltextrun1"/>
          <w:lang w:val="en-GB"/>
        </w:rPr>
        <w:t>will be communicated via the weekly project status reports provided by Open Box.</w:t>
      </w:r>
      <w:r w:rsidR="000B2092" w:rsidRPr="00171210">
        <w:rPr>
          <w:rStyle w:val="normaltextrun1"/>
          <w:lang w:val="en-GB"/>
        </w:rPr>
        <w:t xml:space="preserve"> </w:t>
      </w:r>
    </w:p>
    <w:p w14:paraId="38C898C8" w14:textId="5E6C1E0B" w:rsidR="007177E7" w:rsidRPr="00171210" w:rsidRDefault="007177E7" w:rsidP="00186E95">
      <w:pPr>
        <w:pStyle w:val="NormalIndent"/>
        <w:rPr>
          <w:lang w:val="en-GB"/>
        </w:rPr>
      </w:pPr>
      <w:r w:rsidRPr="00171210">
        <w:rPr>
          <w:lang w:val="en-GB"/>
        </w:rPr>
        <w:t xml:space="preserve">All amounts are quoted in GBP and exclude </w:t>
      </w:r>
      <w:r w:rsidR="00BD51DA" w:rsidRPr="00171210">
        <w:rPr>
          <w:lang w:val="en-GB"/>
        </w:rPr>
        <w:t>VAT</w:t>
      </w:r>
      <w:r w:rsidRPr="00171210">
        <w:rPr>
          <w:lang w:val="en-GB"/>
        </w:rPr>
        <w:t>, if applicable.</w:t>
      </w:r>
    </w:p>
    <w:p w14:paraId="0299F31F" w14:textId="13FECC5C" w:rsidR="007177E7" w:rsidRPr="00171210" w:rsidRDefault="002359F0" w:rsidP="00186E95">
      <w:pPr>
        <w:pStyle w:val="NormalIndent"/>
        <w:rPr>
          <w:lang w:val="en-GB"/>
        </w:rPr>
      </w:pPr>
      <w:r w:rsidRPr="00171210">
        <w:rPr>
          <w:lang w:val="en-GB"/>
        </w:rPr>
        <w:t xml:space="preserve">The project cost will be billed monthly, in arrears, up until the completion of the final project phase. Cost will be reported to Grainger on a in the weekly project management report during the course of the project. The cost will not exceed the upper limit of </w:t>
      </w:r>
      <w:commentRangeStart w:id="47"/>
      <w:r w:rsidRPr="00171210">
        <w:rPr>
          <w:lang w:val="en-GB"/>
        </w:rPr>
        <w:t>£</w:t>
      </w:r>
      <w:commentRangeEnd w:id="47"/>
      <w:r w:rsidR="00FB64CA">
        <w:t>6 240</w:t>
      </w:r>
      <w:r w:rsidR="00543FF9">
        <w:rPr>
          <w:lang w:val="en-GB"/>
        </w:rPr>
        <w:t xml:space="preserve"> </w:t>
      </w:r>
      <w:r w:rsidR="00A11902">
        <w:rPr>
          <w:rStyle w:val="CommentReference"/>
        </w:rPr>
        <w:commentReference w:id="47"/>
      </w:r>
      <w:r w:rsidRPr="00171210">
        <w:rPr>
          <w:lang w:val="en-GB"/>
        </w:rPr>
        <w:t>without prior consultation.</w:t>
      </w:r>
    </w:p>
    <w:p w14:paraId="29ABB768" w14:textId="2BD1EF76" w:rsidR="00B441CD" w:rsidRPr="00171210" w:rsidRDefault="003A2AD3" w:rsidP="00186E95">
      <w:pPr>
        <w:pStyle w:val="NormalIndent"/>
        <w:rPr>
          <w:lang w:val="en-GB"/>
        </w:rPr>
      </w:pPr>
      <w:bookmarkStart w:id="48" w:name="_Extension_of_Service"/>
      <w:bookmarkEnd w:id="48"/>
      <w:r w:rsidRPr="00171210">
        <w:rPr>
          <w:lang w:val="en-GB" w:eastAsia="en-ZA"/>
        </w:rPr>
        <w:t xml:space="preserve">This quotation is valid for 30 days and is assumed to start on </w:t>
      </w:r>
      <w:r w:rsidR="00382657">
        <w:rPr>
          <w:lang w:val="en-GB" w:eastAsia="en-ZA"/>
        </w:rPr>
        <w:t>2</w:t>
      </w:r>
      <w:r w:rsidR="00197BDA">
        <w:rPr>
          <w:lang w:val="en-GB" w:eastAsia="en-ZA"/>
        </w:rPr>
        <w:t>7</w:t>
      </w:r>
      <w:r w:rsidR="006B354D" w:rsidRPr="00171210">
        <w:rPr>
          <w:vertAlign w:val="superscript"/>
          <w:lang w:val="en-GB" w:eastAsia="en-ZA"/>
        </w:rPr>
        <w:t>th</w:t>
      </w:r>
      <w:r w:rsidR="006B354D" w:rsidRPr="00171210">
        <w:rPr>
          <w:lang w:val="en-GB" w:eastAsia="en-ZA"/>
        </w:rPr>
        <w:t xml:space="preserve"> </w:t>
      </w:r>
      <w:r w:rsidR="00382657">
        <w:rPr>
          <w:lang w:val="en-GB" w:eastAsia="en-ZA"/>
        </w:rPr>
        <w:t>Ma</w:t>
      </w:r>
      <w:r w:rsidR="004E1408">
        <w:rPr>
          <w:lang w:val="en-GB" w:eastAsia="en-ZA"/>
        </w:rPr>
        <w:t>y</w:t>
      </w:r>
      <w:r w:rsidR="006B354D" w:rsidRPr="00171210">
        <w:rPr>
          <w:lang w:val="en-GB" w:eastAsia="en-ZA"/>
        </w:rPr>
        <w:t xml:space="preserve"> 2024</w:t>
      </w:r>
      <w:r w:rsidRPr="00171210">
        <w:rPr>
          <w:lang w:val="en-GB" w:eastAsia="en-ZA"/>
        </w:rPr>
        <w:t xml:space="preserve"> or during</w:t>
      </w:r>
      <w:r w:rsidR="006B354D" w:rsidRPr="00171210">
        <w:rPr>
          <w:lang w:val="en-GB" w:eastAsia="en-ZA"/>
        </w:rPr>
        <w:t xml:space="preserve"> the following 1-2 weeks</w:t>
      </w:r>
      <w:r w:rsidRPr="00171210">
        <w:rPr>
          <w:lang w:val="en-GB" w:eastAsia="en-ZA"/>
        </w:rPr>
        <w:t>, contingent on operational factors.</w:t>
      </w:r>
    </w:p>
    <w:p w14:paraId="357DE530" w14:textId="77777777" w:rsidR="000E6D00" w:rsidRPr="00171210" w:rsidRDefault="000E6D00" w:rsidP="00186E95">
      <w:pPr>
        <w:pStyle w:val="NormalIndent"/>
        <w:rPr>
          <w:lang w:val="en-GB"/>
        </w:rPr>
      </w:pPr>
    </w:p>
    <w:p w14:paraId="3C3E1DF9" w14:textId="77777777" w:rsidR="007C6845" w:rsidRPr="00171210" w:rsidRDefault="007C6845" w:rsidP="003C31BF">
      <w:pPr>
        <w:pStyle w:val="Heading1"/>
        <w:rPr>
          <w:lang w:val="en-GB"/>
        </w:rPr>
      </w:pPr>
      <w:bookmarkStart w:id="49" w:name="_Change_Management"/>
      <w:bookmarkStart w:id="50" w:name="_Toc158191537"/>
      <w:bookmarkStart w:id="51" w:name="_Toc167741609"/>
      <w:bookmarkEnd w:id="49"/>
      <w:r w:rsidRPr="00171210">
        <w:rPr>
          <w:lang w:val="en-GB"/>
        </w:rPr>
        <w:t>Acceptance</w:t>
      </w:r>
      <w:bookmarkEnd w:id="50"/>
      <w:bookmarkEnd w:id="51"/>
    </w:p>
    <w:p w14:paraId="3610B94B" w14:textId="77777777" w:rsidR="007C6845" w:rsidRPr="00171210" w:rsidRDefault="007C6845" w:rsidP="00186E95">
      <w:pPr>
        <w:pStyle w:val="NormalIndent"/>
        <w:rPr>
          <w:lang w:val="en-GB"/>
        </w:rPr>
      </w:pPr>
      <w:r w:rsidRPr="00171210">
        <w:rPr>
          <w:lang w:val="en-GB"/>
        </w:rPr>
        <w:t>The parties hereto, each acting under due and proper authority, have executed this Agreement as of the day, month and year first written below.</w:t>
      </w:r>
    </w:p>
    <w:p w14:paraId="3AA131F0" w14:textId="77777777" w:rsidR="007C6845" w:rsidRPr="00171210" w:rsidRDefault="007C6845" w:rsidP="00186E95">
      <w:pPr>
        <w:pStyle w:val="NormalIndent"/>
        <w:rPr>
          <w:lang w:val="en-GB"/>
        </w:rPr>
      </w:pPr>
    </w:p>
    <w:p w14:paraId="550586CC" w14:textId="6033AAF7" w:rsidR="007C6845" w:rsidRPr="00171210" w:rsidRDefault="007C6845" w:rsidP="00186E95">
      <w:pPr>
        <w:pStyle w:val="NormalIndent"/>
        <w:rPr>
          <w:lang w:val="en-GB"/>
        </w:rPr>
      </w:pPr>
      <w:r w:rsidRPr="00171210">
        <w:rPr>
          <w:lang w:val="en-GB"/>
        </w:rPr>
        <w:t>For and on behalf of Open Box Software</w:t>
      </w:r>
      <w:r w:rsidRPr="00171210">
        <w:rPr>
          <w:lang w:val="en-GB"/>
        </w:rPr>
        <w:tab/>
        <w:t xml:space="preserve">For and on behalf of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p>
    <w:p w14:paraId="50112C4E" w14:textId="77777777" w:rsidR="007C6845" w:rsidRPr="00171210" w:rsidRDefault="007C6845" w:rsidP="00186E95">
      <w:pPr>
        <w:pStyle w:val="NormalIndent"/>
        <w:rPr>
          <w:lang w:val="en-GB"/>
        </w:rPr>
      </w:pPr>
    </w:p>
    <w:p w14:paraId="3DDD9144" w14:textId="77777777" w:rsidR="007C6845" w:rsidRPr="00171210" w:rsidRDefault="007C6845" w:rsidP="00186E95">
      <w:pPr>
        <w:pStyle w:val="NormalIndent"/>
        <w:rPr>
          <w:lang w:val="en-GB"/>
        </w:rPr>
      </w:pPr>
    </w:p>
    <w:p w14:paraId="781AAAE0" w14:textId="77777777" w:rsidR="007C6845" w:rsidRPr="00171210" w:rsidRDefault="007C6845" w:rsidP="00563719">
      <w:pPr>
        <w:pStyle w:val="NormalIndent"/>
        <w:tabs>
          <w:tab w:val="left" w:pos="2127"/>
          <w:tab w:val="left" w:pos="5245"/>
        </w:tabs>
        <w:rPr>
          <w:lang w:val="en-GB"/>
        </w:rPr>
      </w:pPr>
      <w:r w:rsidRPr="00171210">
        <w:rPr>
          <w:lang w:val="en-GB"/>
        </w:rPr>
        <w:t>Signature:</w:t>
      </w:r>
      <w:r w:rsidRPr="00171210">
        <w:rPr>
          <w:lang w:val="en-GB"/>
        </w:rPr>
        <w:tab/>
        <w:t>_____________________</w:t>
      </w:r>
      <w:r w:rsidRPr="00171210">
        <w:rPr>
          <w:lang w:val="en-GB"/>
        </w:rPr>
        <w:tab/>
        <w:t>Signature:</w:t>
      </w:r>
      <w:r w:rsidRPr="00171210">
        <w:rPr>
          <w:lang w:val="en-GB"/>
        </w:rPr>
        <w:tab/>
        <w:t>_____________________</w:t>
      </w:r>
    </w:p>
    <w:p w14:paraId="321A5706" w14:textId="4D565B56" w:rsidR="007C6845" w:rsidRPr="00171210" w:rsidRDefault="007C6845" w:rsidP="00563719">
      <w:pPr>
        <w:pStyle w:val="NormalIndent"/>
        <w:tabs>
          <w:tab w:val="left" w:pos="2127"/>
          <w:tab w:val="left" w:pos="5245"/>
        </w:tabs>
        <w:rPr>
          <w:lang w:val="en-GB"/>
        </w:rPr>
      </w:pPr>
      <w:r w:rsidRPr="00171210">
        <w:rPr>
          <w:lang w:val="en-GB"/>
        </w:rPr>
        <w:t>Name:</w:t>
      </w:r>
      <w:r w:rsidRPr="00171210">
        <w:rPr>
          <w:lang w:val="en-GB"/>
        </w:rPr>
        <w:tab/>
      </w:r>
      <w:r w:rsidR="005140F1" w:rsidRPr="00171210">
        <w:rPr>
          <w:rStyle w:val="normaltextrun"/>
          <w:color w:val="000000"/>
          <w:bdr w:val="none" w:sz="0" w:space="0" w:color="auto" w:frame="1"/>
          <w:lang w:val="en-GB"/>
        </w:rPr>
        <w:t>Sam Duncan</w:t>
      </w:r>
      <w:r w:rsidRPr="00171210">
        <w:rPr>
          <w:lang w:val="en-GB"/>
        </w:rPr>
        <w:tab/>
        <w:t>Name:</w:t>
      </w:r>
      <w:r w:rsidRPr="00171210">
        <w:rPr>
          <w:lang w:val="en-GB"/>
        </w:rPr>
        <w:tab/>
      </w:r>
    </w:p>
    <w:p w14:paraId="37896090" w14:textId="04FAC3FE" w:rsidR="007C6845" w:rsidRPr="00171210" w:rsidRDefault="007C6845" w:rsidP="00563719">
      <w:pPr>
        <w:pStyle w:val="NormalIndent"/>
        <w:tabs>
          <w:tab w:val="left" w:pos="2127"/>
          <w:tab w:val="left" w:pos="5245"/>
        </w:tabs>
        <w:rPr>
          <w:lang w:val="en-GB"/>
        </w:rPr>
      </w:pPr>
      <w:r w:rsidRPr="00171210">
        <w:rPr>
          <w:lang w:val="en-GB"/>
        </w:rPr>
        <w:t>Position:</w:t>
      </w:r>
      <w:r w:rsidRPr="00171210">
        <w:rPr>
          <w:lang w:val="en-GB"/>
        </w:rPr>
        <w:tab/>
      </w:r>
      <w:r w:rsidR="001945FD" w:rsidRPr="00171210">
        <w:rPr>
          <w:rStyle w:val="normaltextrun"/>
          <w:color w:val="000000"/>
          <w:bdr w:val="none" w:sz="0" w:space="0" w:color="auto" w:frame="1"/>
          <w:lang w:val="en-GB"/>
        </w:rPr>
        <w:t>Salesforce</w:t>
      </w:r>
      <w:r w:rsidR="005D4D40" w:rsidRPr="00171210">
        <w:rPr>
          <w:rStyle w:val="normaltextrun"/>
          <w:color w:val="000000"/>
          <w:bdr w:val="none" w:sz="0" w:space="0" w:color="auto" w:frame="1"/>
          <w:lang w:val="en-GB"/>
        </w:rPr>
        <w:t xml:space="preserve"> Director</w:t>
      </w:r>
      <w:r w:rsidRPr="00171210">
        <w:rPr>
          <w:lang w:val="en-GB"/>
        </w:rPr>
        <w:tab/>
        <w:t>Position:</w:t>
      </w:r>
      <w:r w:rsidRPr="00171210">
        <w:rPr>
          <w:lang w:val="en-GB"/>
        </w:rPr>
        <w:tab/>
        <w:t xml:space="preserve"> </w:t>
      </w:r>
    </w:p>
    <w:p w14:paraId="2C4A56EB" w14:textId="77777777" w:rsidR="007C6845" w:rsidRPr="00171210" w:rsidRDefault="007C6845" w:rsidP="00563719">
      <w:pPr>
        <w:pStyle w:val="NormalIndent"/>
        <w:tabs>
          <w:tab w:val="left" w:pos="2127"/>
          <w:tab w:val="left" w:pos="5245"/>
        </w:tabs>
        <w:rPr>
          <w:lang w:val="en-GB"/>
        </w:rPr>
      </w:pPr>
      <w:r w:rsidRPr="00171210">
        <w:rPr>
          <w:lang w:val="en-GB"/>
        </w:rPr>
        <w:t>Date:</w:t>
      </w:r>
      <w:r w:rsidRPr="00171210">
        <w:rPr>
          <w:lang w:val="en-GB"/>
        </w:rPr>
        <w:tab/>
        <w:t>_____________________</w:t>
      </w:r>
      <w:r w:rsidRPr="00171210">
        <w:rPr>
          <w:lang w:val="en-GB"/>
        </w:rPr>
        <w:tab/>
        <w:t>Date:</w:t>
      </w:r>
      <w:r w:rsidRPr="00171210">
        <w:rPr>
          <w:lang w:val="en-GB"/>
        </w:rPr>
        <w:tab/>
        <w:t>_____________________</w:t>
      </w:r>
    </w:p>
    <w:sectPr w:rsidR="007C6845" w:rsidRPr="00171210" w:rsidSect="00871F3E">
      <w:headerReference w:type="default" r:id="rId17"/>
      <w:footerReference w:type="default" r:id="rId18"/>
      <w:headerReference w:type="first" r:id="rId19"/>
      <w:pgSz w:w="12242" w:h="15842" w:code="1"/>
      <w:pgMar w:top="1701" w:right="1418" w:bottom="1701" w:left="1418" w:header="567" w:footer="567"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5" w:author="Carami Le Grange" w:date="2024-05-28T12:07:00Z" w:initials="CLG">
    <w:p w14:paraId="7CA652BC" w14:textId="4AE9E1E7" w:rsidR="00D3129A" w:rsidRDefault="00D3129A" w:rsidP="00D3129A">
      <w:pPr>
        <w:pStyle w:val="CommentText"/>
        <w:ind w:left="0"/>
        <w:jc w:val="left"/>
      </w:pPr>
      <w:r>
        <w:rPr>
          <w:rStyle w:val="CommentReference"/>
        </w:rPr>
        <w:annotationRef/>
      </w:r>
      <w:r>
        <w:fldChar w:fldCharType="begin"/>
      </w:r>
      <w:r>
        <w:instrText>HYPERLINK "mailto:sduncan@openboxsoftware.com"</w:instrText>
      </w:r>
      <w:bookmarkStart w:id="37" w:name="_@_06BA69FA407A4CDB9991108ACDB061BFZ"/>
      <w:r>
        <w:fldChar w:fldCharType="separate"/>
      </w:r>
      <w:bookmarkEnd w:id="37"/>
      <w:r w:rsidRPr="00D3129A">
        <w:rPr>
          <w:rStyle w:val="Mention"/>
          <w:noProof/>
        </w:rPr>
        <w:t>@Sam Duncan</w:t>
      </w:r>
      <w:r>
        <w:fldChar w:fldCharType="end"/>
      </w:r>
      <w:r>
        <w:t xml:space="preserve">  Are we removing this exclusion after this morning’s standup discussion regarding the backup?</w:t>
      </w:r>
    </w:p>
  </w:comment>
  <w:comment w:id="36" w:author="Sam Duncan" w:date="2024-05-28T12:10:00Z" w:initials="SD">
    <w:p w14:paraId="3EE85FA8" w14:textId="7E20F09D" w:rsidR="4A3B5176" w:rsidRDefault="4A3B5176">
      <w:pPr>
        <w:pStyle w:val="CommentText"/>
      </w:pPr>
      <w:r>
        <w:fldChar w:fldCharType="begin"/>
      </w:r>
      <w:r>
        <w:instrText xml:space="preserve"> HYPERLINK "mailto:clegrange@openboxsoftware.com"</w:instrText>
      </w:r>
      <w:bookmarkStart w:id="38" w:name="_@_65339B4588834C0181EC923DD09721CBZ"/>
      <w:r>
        <w:fldChar w:fldCharType="separate"/>
      </w:r>
      <w:bookmarkEnd w:id="38"/>
      <w:r w:rsidRPr="4A3B5176">
        <w:rPr>
          <w:rStyle w:val="Mention"/>
          <w:noProof/>
        </w:rPr>
        <w:t>@Carami Le Grange</w:t>
      </w:r>
      <w:r>
        <w:fldChar w:fldCharType="end"/>
      </w:r>
      <w:r>
        <w:t xml:space="preserve"> data backup is different to config backup.  We will do a config backup, but not data.</w:t>
      </w:r>
      <w:r>
        <w:rPr>
          <w:rStyle w:val="CommentReference"/>
        </w:rPr>
        <w:annotationRef/>
      </w:r>
    </w:p>
  </w:comment>
  <w:comment w:id="44" w:author="Carami Le Grange" w:date="2024-05-28T12:09:00Z" w:initials="CLG">
    <w:p w14:paraId="193E41CF" w14:textId="77777777" w:rsidR="00D02E22" w:rsidRDefault="00D02E22" w:rsidP="00D02E22">
      <w:pPr>
        <w:pStyle w:val="CommentText"/>
        <w:ind w:left="0"/>
        <w:jc w:val="left"/>
      </w:pPr>
      <w:r>
        <w:rPr>
          <w:rStyle w:val="CommentReference"/>
        </w:rPr>
        <w:annotationRef/>
      </w:r>
      <w:r>
        <w:t>Is this still feasible? Can we still squeeze the analysis into this week and will they be receptive enough to get this signed off in time for us to get the initial week’s work in this week?</w:t>
      </w:r>
    </w:p>
  </w:comment>
  <w:comment w:id="45" w:author="Sam Duncan" w:date="2024-05-28T12:13:00Z" w:initials="SD">
    <w:p w14:paraId="0F6BFDCD" w14:textId="77777777" w:rsidR="00FB64CA" w:rsidRDefault="00FB64CA" w:rsidP="00FB64CA">
      <w:pPr>
        <w:jc w:val="left"/>
      </w:pPr>
      <w:r>
        <w:rPr>
          <w:rStyle w:val="CommentReference"/>
        </w:rPr>
        <w:annotationRef/>
      </w:r>
      <w:r>
        <w:rPr>
          <w:color w:val="000000"/>
        </w:rPr>
        <w:t>I think so :)</w:t>
      </w:r>
    </w:p>
    <w:p w14:paraId="1D000961" w14:textId="77777777" w:rsidR="00FB64CA" w:rsidRDefault="00FB64CA" w:rsidP="00FB64CA">
      <w:pPr>
        <w:jc w:val="left"/>
      </w:pPr>
    </w:p>
  </w:comment>
  <w:comment w:id="46" w:author="Carami Le Grange" w:date="2024-05-28T12:10:00Z" w:initials="CLG">
    <w:p w14:paraId="4F4DB6A7" w14:textId="77777777" w:rsidR="00864EE6" w:rsidRDefault="00864EE6" w:rsidP="00864EE6">
      <w:pPr>
        <w:pStyle w:val="CommentText"/>
        <w:ind w:left="0"/>
        <w:jc w:val="left"/>
      </w:pPr>
      <w:r>
        <w:rPr>
          <w:rStyle w:val="CommentReference"/>
        </w:rPr>
        <w:annotationRef/>
      </w:r>
      <w:r>
        <w:t>Reminder to align this with new estimates</w:t>
      </w:r>
    </w:p>
  </w:comment>
  <w:comment w:id="47" w:author="Carami Le Grange" w:date="2024-05-28T12:10:00Z" w:initials="CLG">
    <w:p w14:paraId="13B5EE72" w14:textId="77777777" w:rsidR="00A11902" w:rsidRDefault="00A11902" w:rsidP="00A11902">
      <w:pPr>
        <w:pStyle w:val="CommentText"/>
        <w:ind w:left="0"/>
        <w:jc w:val="left"/>
      </w:pPr>
      <w:r>
        <w:rPr>
          <w:rStyle w:val="CommentReference"/>
        </w:rPr>
        <w:annotationRef/>
      </w:r>
      <w:r>
        <w:t>Double check that this has not changed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CA652BC" w15:done="0"/>
  <w15:commentEx w15:paraId="3EE85FA8" w15:paraIdParent="7CA652BC" w15:done="0"/>
  <w15:commentEx w15:paraId="193E41CF" w15:done="0"/>
  <w15:commentEx w15:paraId="1D000961" w15:paraIdParent="193E41CF" w15:done="0"/>
  <w15:commentEx w15:paraId="4F4DB6A7" w15:done="0"/>
  <w15:commentEx w15:paraId="13B5EE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2863FF" w16cex:dateUtc="2024-05-28T10:07:00Z">
    <w16cex:extLst>
      <w16:ext w16:uri="{CE6994B0-6A32-4C9F-8C6B-6E91EDA988CE}">
        <cr:reactions xmlns:cr="http://schemas.microsoft.com/office/comments/2020/reactions">
          <cr:reaction reactionType="1">
            <cr:reactionInfo dateUtc="2024-05-28T10:12:55Z">
              <cr:user userId="S::clegrange@openboxsoftware.com::78165782-04a8-497a-af68-fa8bfda7aa65" userProvider="AD" userName="Carami Le Grange"/>
            </cr:reactionInfo>
          </cr:reaction>
        </cr:reactions>
      </w16:ext>
    </w16cex:extLst>
  </w16cex:commentExtensible>
  <w16cex:commentExtensible w16cex:durableId="0E6DD044" w16cex:dateUtc="2024-05-28T10:10:00Z"/>
  <w16cex:commentExtensible w16cex:durableId="3A46599F" w16cex:dateUtc="2024-05-28T10:09:00Z"/>
  <w16cex:commentExtensible w16cex:durableId="1F49E1FD" w16cex:dateUtc="2024-05-28T10:13:00Z"/>
  <w16cex:commentExtensible w16cex:durableId="32AAA2E1" w16cex:dateUtc="2024-05-28T10:10:00Z">
    <w16cex:extLst>
      <w16:ext w16:uri="{CE6994B0-6A32-4C9F-8C6B-6E91EDA988CE}">
        <cr:reactions xmlns:cr="http://schemas.microsoft.com/office/comments/2020/reactions">
          <cr:reaction reactionType="1">
            <cr:reactionInfo dateUtc="2024-05-28T10:14:01Z">
              <cr:user userId="S::sduncan@openboxsoftware.com::c1d0992b-0ec5-443a-8c6c-87e1361e2b1d" userProvider="AD" userName="Sam Duncan"/>
            </cr:reactionInfo>
          </cr:reaction>
        </cr:reactions>
      </w16:ext>
    </w16cex:extLst>
  </w16cex:commentExtensible>
  <w16cex:commentExtensible w16cex:durableId="724346AD" w16cex:dateUtc="2024-05-28T1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CA652BC" w16cid:durableId="372863FF"/>
  <w16cid:commentId w16cid:paraId="3EE85FA8" w16cid:durableId="0E6DD044"/>
  <w16cid:commentId w16cid:paraId="193E41CF" w16cid:durableId="3A46599F"/>
  <w16cid:commentId w16cid:paraId="1D000961" w16cid:durableId="1F49E1FD"/>
  <w16cid:commentId w16cid:paraId="4F4DB6A7" w16cid:durableId="32AAA2E1"/>
  <w16cid:commentId w16cid:paraId="13B5EE72" w16cid:durableId="724346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80258F" w14:textId="77777777" w:rsidR="00A67AB5" w:rsidRDefault="00A67AB5" w:rsidP="00186E95">
      <w:r>
        <w:separator/>
      </w:r>
    </w:p>
    <w:p w14:paraId="312DB7F7" w14:textId="77777777" w:rsidR="00A67AB5" w:rsidRDefault="00A67AB5" w:rsidP="00186E95"/>
  </w:endnote>
  <w:endnote w:type="continuationSeparator" w:id="0">
    <w:p w14:paraId="47D738AE" w14:textId="77777777" w:rsidR="00A67AB5" w:rsidRDefault="00A67AB5" w:rsidP="00186E95">
      <w:r>
        <w:continuationSeparator/>
      </w:r>
    </w:p>
    <w:p w14:paraId="26A63551" w14:textId="77777777" w:rsidR="00A67AB5" w:rsidRDefault="00A67AB5" w:rsidP="00186E95"/>
  </w:endnote>
  <w:endnote w:type="continuationNotice" w:id="1">
    <w:p w14:paraId="3F4B800B" w14:textId="77777777" w:rsidR="00A67AB5" w:rsidRDefault="00A67AB5" w:rsidP="00186E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Proxima Nova Light">
    <w:altName w:val="Tahom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567309" w14:textId="720A27D6" w:rsidR="00EA4721" w:rsidRPr="00782163" w:rsidRDefault="00AF696B" w:rsidP="00782163">
    <w:pPr>
      <w:pStyle w:val="NormalIndent"/>
      <w:ind w:left="142"/>
      <w:rPr>
        <w:rFonts w:eastAsia="Proxima Nova Light" w:cs="Proxima Nova Light"/>
        <w:i/>
        <w:iCs/>
        <w:color w:val="999999"/>
        <w:spacing w:val="3"/>
        <w:position w:val="1"/>
        <w:szCs w:val="20"/>
        <w:lang w:val="en-US" w:eastAsia="en-US"/>
      </w:rPr>
    </w:pPr>
    <w:r w:rsidRPr="00B6327B">
      <w:rPr>
        <w:rFonts w:eastAsia="Proxima Nova Light" w:cs="Proxima Nova Light"/>
        <w:i/>
        <w:iCs/>
        <w:noProof/>
        <w:color w:val="999999"/>
        <w:spacing w:val="3"/>
        <w:position w:val="1"/>
        <w:szCs w:val="20"/>
        <w:lang w:val="en-US" w:eastAsia="en-US"/>
      </w:rPr>
      <w:drawing>
        <wp:anchor distT="0" distB="0" distL="114300" distR="114300" simplePos="0" relativeHeight="251658241"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Category  \* MERGEFORMAT </w:instrText>
    </w:r>
    <w:r w:rsidRPr="00B6327B">
      <w:rPr>
        <w:rFonts w:eastAsia="Proxima Nova Light" w:cs="Proxima Nova Light"/>
        <w:i/>
        <w:iCs/>
        <w:color w:val="999999"/>
        <w:spacing w:val="3"/>
        <w:position w:val="1"/>
        <w:szCs w:val="20"/>
        <w:lang w:val="en-US" w:eastAsia="en-US"/>
      </w:rPr>
      <w:fldChar w:fldCharType="separate"/>
    </w:r>
    <w:r w:rsidR="008C7A19">
      <w:rPr>
        <w:rFonts w:eastAsia="Proxima Nova Light" w:cs="Proxima Nova Light"/>
        <w:i/>
        <w:iCs/>
        <w:color w:val="999999"/>
        <w:spacing w:val="3"/>
        <w:position w:val="1"/>
        <w:szCs w:val="20"/>
        <w:lang w:val="en-US" w:eastAsia="en-US"/>
      </w:rPr>
      <w:t>Grainger PLC</w:t>
    </w:r>
    <w:r w:rsidRPr="00B6327B">
      <w:rPr>
        <w:rFonts w:eastAsia="Proxima Nova Light" w:cs="Proxima Nova Light"/>
        <w:i/>
        <w:iCs/>
        <w:color w:val="999999"/>
        <w:spacing w:val="3"/>
        <w:position w:val="1"/>
        <w:szCs w:val="20"/>
        <w:lang w:val="en-US" w:eastAsia="en-US"/>
      </w:rPr>
      <w:fldChar w:fldCharType="end"/>
    </w:r>
    <w:r w:rsidR="009C48E2" w:rsidRPr="00B10967">
      <w:rPr>
        <w:rFonts w:eastAsia="Proxima Nova Light"/>
        <w:color w:val="9BBB59" w:themeColor="accent3"/>
      </w:rPr>
      <w:t xml:space="preserve"> </w:t>
    </w:r>
    <w:r w:rsidRPr="00B10967">
      <w:rPr>
        <w:rFonts w:eastAsia="Proxima Nova Light"/>
        <w:color w:val="9BBB59" w:themeColor="accent3"/>
      </w:rPr>
      <w:t xml:space="preserve">/ </w:t>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Title  \* MERGEFORMAT </w:instrText>
    </w:r>
    <w:r w:rsidRPr="00B6327B">
      <w:rPr>
        <w:rFonts w:eastAsia="Proxima Nova Light" w:cs="Proxima Nova Light"/>
        <w:i/>
        <w:iCs/>
        <w:color w:val="999999"/>
        <w:spacing w:val="3"/>
        <w:position w:val="1"/>
        <w:szCs w:val="20"/>
        <w:lang w:val="en-US" w:eastAsia="en-US"/>
      </w:rPr>
      <w:fldChar w:fldCharType="separate"/>
    </w:r>
    <w:r w:rsidR="008C7A19">
      <w:rPr>
        <w:rFonts w:eastAsia="Proxima Nova Light" w:cs="Proxima Nova Light"/>
        <w:i/>
        <w:iCs/>
        <w:color w:val="999999"/>
        <w:spacing w:val="3"/>
        <w:position w:val="1"/>
        <w:szCs w:val="20"/>
        <w:lang w:val="en-US" w:eastAsia="en-US"/>
      </w:rPr>
      <w:t>UAT Refresh</w:t>
    </w:r>
    <w:r w:rsidRPr="00B6327B">
      <w:rPr>
        <w:rFonts w:eastAsia="Proxima Nova Light" w:cs="Proxima Nova Light"/>
        <w:i/>
        <w:iCs/>
        <w:color w:val="999999"/>
        <w:spacing w:val="3"/>
        <w:position w:val="1"/>
        <w:szCs w:val="20"/>
        <w:lang w:val="en-US" w:eastAsia="en-US"/>
      </w:rPr>
      <w:fldChar w:fldCharType="end"/>
    </w:r>
    <w:r w:rsidRPr="00B10967">
      <w:rPr>
        <w:rFonts w:eastAsia="Proxima Nova Light"/>
      </w:rPr>
      <w:t xml:space="preserve">     </w:t>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Pr="00B10967">
      <w:rPr>
        <w:rFonts w:eastAsia="Proxima Nova Light"/>
      </w:rPr>
      <w:t xml:space="preserve"> </w:t>
    </w:r>
    <w:r w:rsidRPr="00782163">
      <w:rPr>
        <w:rFonts w:eastAsia="Proxima Nova Light" w:cs="Proxima Nova Light"/>
        <w:i/>
        <w:iCs/>
        <w:color w:val="999999"/>
        <w:spacing w:val="3"/>
        <w:position w:val="1"/>
        <w:szCs w:val="20"/>
        <w:lang w:val="en-US" w:eastAsia="en-US"/>
      </w:rPr>
      <w:t xml:space="preserve">Page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PAGE  \* Arabic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2</w:t>
    </w:r>
    <w:r w:rsidRPr="00782163">
      <w:rPr>
        <w:rFonts w:eastAsia="Proxima Nova Light" w:cs="Proxima Nova Light"/>
        <w:i/>
        <w:iCs/>
        <w:color w:val="999999"/>
        <w:spacing w:val="3"/>
        <w:position w:val="1"/>
        <w:szCs w:val="20"/>
        <w:lang w:val="en-US" w:eastAsia="en-US"/>
      </w:rPr>
      <w:fldChar w:fldCharType="end"/>
    </w:r>
    <w:r w:rsidRPr="00782163">
      <w:rPr>
        <w:rFonts w:eastAsia="Proxima Nova Light" w:cs="Proxima Nova Light"/>
        <w:i/>
        <w:iCs/>
        <w:color w:val="999999"/>
        <w:spacing w:val="3"/>
        <w:position w:val="1"/>
        <w:szCs w:val="20"/>
        <w:lang w:val="en-US" w:eastAsia="en-US"/>
      </w:rPr>
      <w:t xml:space="preserve"> of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NUMPAGES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11</w:t>
    </w:r>
    <w:r w:rsidRPr="00782163">
      <w:rPr>
        <w:rFonts w:eastAsia="Proxima Nova Light" w:cs="Proxima Nova Light"/>
        <w:i/>
        <w:iCs/>
        <w:color w:val="999999"/>
        <w:spacing w:val="3"/>
        <w:position w:val="1"/>
        <w:szCs w:val="20"/>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9634C0" w14:textId="77777777" w:rsidR="00A67AB5" w:rsidRDefault="00A67AB5" w:rsidP="00186E95">
      <w:r>
        <w:separator/>
      </w:r>
    </w:p>
    <w:p w14:paraId="45727FFE" w14:textId="77777777" w:rsidR="00A67AB5" w:rsidRDefault="00A67AB5" w:rsidP="00186E95"/>
  </w:footnote>
  <w:footnote w:type="continuationSeparator" w:id="0">
    <w:p w14:paraId="5B597EAE" w14:textId="77777777" w:rsidR="00A67AB5" w:rsidRDefault="00A67AB5" w:rsidP="00186E95">
      <w:r>
        <w:continuationSeparator/>
      </w:r>
    </w:p>
    <w:p w14:paraId="135DBBD2" w14:textId="77777777" w:rsidR="00A67AB5" w:rsidRDefault="00A67AB5" w:rsidP="00186E95"/>
  </w:footnote>
  <w:footnote w:type="continuationNotice" w:id="1">
    <w:p w14:paraId="75782049" w14:textId="77777777" w:rsidR="00A67AB5" w:rsidRDefault="00A67AB5" w:rsidP="00186E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048E15" w14:textId="77777777" w:rsidR="00EA4721" w:rsidRPr="00E52A99" w:rsidRDefault="00EA4721" w:rsidP="00186E95">
    <w:pPr>
      <w:pStyle w:val="Footer"/>
    </w:pPr>
    <w:r w:rsidRPr="004E5284">
      <w:rPr>
        <w:noProof/>
        <w:lang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5C63CF" w14:textId="77777777" w:rsidR="00EA4721" w:rsidRDefault="00EA4721" w:rsidP="00186E95">
    <w:pPr>
      <w:pStyle w:val="Header"/>
    </w:pPr>
    <w:r>
      <w:rPr>
        <w:noProof/>
        <w:lang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ascii="Arial" w:hAnsi="Arial" w:hint="default"/>
      </w:rPr>
    </w:lvl>
    <w:lvl w:ilvl="1" w:tplc="E5D82104" w:tentative="1">
      <w:start w:val="1"/>
      <w:numFmt w:val="bullet"/>
      <w:lvlText w:val="•"/>
      <w:lvlJc w:val="left"/>
      <w:pPr>
        <w:tabs>
          <w:tab w:val="num" w:pos="1440"/>
        </w:tabs>
        <w:ind w:left="1440" w:hanging="360"/>
      </w:pPr>
      <w:rPr>
        <w:rFonts w:ascii="Arial" w:hAnsi="Arial" w:hint="default"/>
      </w:rPr>
    </w:lvl>
    <w:lvl w:ilvl="2" w:tplc="10A840FE" w:tentative="1">
      <w:start w:val="1"/>
      <w:numFmt w:val="bullet"/>
      <w:lvlText w:val="•"/>
      <w:lvlJc w:val="left"/>
      <w:pPr>
        <w:tabs>
          <w:tab w:val="num" w:pos="2160"/>
        </w:tabs>
        <w:ind w:left="2160" w:hanging="360"/>
      </w:pPr>
      <w:rPr>
        <w:rFonts w:ascii="Arial" w:hAnsi="Arial" w:hint="default"/>
      </w:rPr>
    </w:lvl>
    <w:lvl w:ilvl="3" w:tplc="C3BC81A6" w:tentative="1">
      <w:start w:val="1"/>
      <w:numFmt w:val="bullet"/>
      <w:lvlText w:val="•"/>
      <w:lvlJc w:val="left"/>
      <w:pPr>
        <w:tabs>
          <w:tab w:val="num" w:pos="2880"/>
        </w:tabs>
        <w:ind w:left="2880" w:hanging="360"/>
      </w:pPr>
      <w:rPr>
        <w:rFonts w:ascii="Arial" w:hAnsi="Arial" w:hint="default"/>
      </w:rPr>
    </w:lvl>
    <w:lvl w:ilvl="4" w:tplc="2E804CC2" w:tentative="1">
      <w:start w:val="1"/>
      <w:numFmt w:val="bullet"/>
      <w:lvlText w:val="•"/>
      <w:lvlJc w:val="left"/>
      <w:pPr>
        <w:tabs>
          <w:tab w:val="num" w:pos="3600"/>
        </w:tabs>
        <w:ind w:left="3600" w:hanging="360"/>
      </w:pPr>
      <w:rPr>
        <w:rFonts w:ascii="Arial" w:hAnsi="Arial" w:hint="default"/>
      </w:rPr>
    </w:lvl>
    <w:lvl w:ilvl="5" w:tplc="0F3A9E54" w:tentative="1">
      <w:start w:val="1"/>
      <w:numFmt w:val="bullet"/>
      <w:lvlText w:val="•"/>
      <w:lvlJc w:val="left"/>
      <w:pPr>
        <w:tabs>
          <w:tab w:val="num" w:pos="4320"/>
        </w:tabs>
        <w:ind w:left="4320" w:hanging="360"/>
      </w:pPr>
      <w:rPr>
        <w:rFonts w:ascii="Arial" w:hAnsi="Arial" w:hint="default"/>
      </w:rPr>
    </w:lvl>
    <w:lvl w:ilvl="6" w:tplc="88A0E2A0" w:tentative="1">
      <w:start w:val="1"/>
      <w:numFmt w:val="bullet"/>
      <w:lvlText w:val="•"/>
      <w:lvlJc w:val="left"/>
      <w:pPr>
        <w:tabs>
          <w:tab w:val="num" w:pos="5040"/>
        </w:tabs>
        <w:ind w:left="5040" w:hanging="360"/>
      </w:pPr>
      <w:rPr>
        <w:rFonts w:ascii="Arial" w:hAnsi="Arial" w:hint="default"/>
      </w:rPr>
    </w:lvl>
    <w:lvl w:ilvl="7" w:tplc="B9FA340C" w:tentative="1">
      <w:start w:val="1"/>
      <w:numFmt w:val="bullet"/>
      <w:lvlText w:val="•"/>
      <w:lvlJc w:val="left"/>
      <w:pPr>
        <w:tabs>
          <w:tab w:val="num" w:pos="5760"/>
        </w:tabs>
        <w:ind w:left="5760" w:hanging="360"/>
      </w:pPr>
      <w:rPr>
        <w:rFonts w:ascii="Arial" w:hAnsi="Arial" w:hint="default"/>
      </w:rPr>
    </w:lvl>
    <w:lvl w:ilvl="8" w:tplc="29DE94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4" w15:restartNumberingAfterBreak="0">
    <w:nsid w:val="199105BB"/>
    <w:multiLevelType w:val="hybridMultilevel"/>
    <w:tmpl w:val="A6FEF7DA"/>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5"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8"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1"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2"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28853C24"/>
    <w:multiLevelType w:val="multilevel"/>
    <w:tmpl w:val="E92E212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4"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5"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7"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38277DF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0"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1"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8DE3B14"/>
    <w:multiLevelType w:val="hybridMultilevel"/>
    <w:tmpl w:val="7A06BC9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3"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0620406"/>
    <w:multiLevelType w:val="multilevel"/>
    <w:tmpl w:val="058C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6"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7" w15:restartNumberingAfterBreak="0">
    <w:nsid w:val="59294D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8"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9" w15:restartNumberingAfterBreak="0">
    <w:nsid w:val="6BF27273"/>
    <w:multiLevelType w:val="hybridMultilevel"/>
    <w:tmpl w:val="0B28603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0"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1"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2"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3" w15:restartNumberingAfterBreak="0">
    <w:nsid w:val="727F520F"/>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4" w15:restartNumberingAfterBreak="0">
    <w:nsid w:val="79045539"/>
    <w:multiLevelType w:val="hybridMultilevel"/>
    <w:tmpl w:val="733E7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7AF54FA7"/>
    <w:multiLevelType w:val="multilevel"/>
    <w:tmpl w:val="5DF84CD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37" w15:restartNumberingAfterBreak="0">
    <w:nsid w:val="7FA94D04"/>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388649743">
    <w:abstractNumId w:val="14"/>
  </w:num>
  <w:num w:numId="2" w16cid:durableId="508447628">
    <w:abstractNumId w:val="6"/>
  </w:num>
  <w:num w:numId="3" w16cid:durableId="1209803926">
    <w:abstractNumId w:val="35"/>
  </w:num>
  <w:num w:numId="4" w16cid:durableId="883711387">
    <w:abstractNumId w:val="28"/>
  </w:num>
  <w:num w:numId="5" w16cid:durableId="851337736">
    <w:abstractNumId w:val="3"/>
  </w:num>
  <w:num w:numId="6" w16cid:durableId="207569984">
    <w:abstractNumId w:val="36"/>
  </w:num>
  <w:num w:numId="7" w16cid:durableId="1990787585">
    <w:abstractNumId w:val="5"/>
  </w:num>
  <w:num w:numId="8" w16cid:durableId="1620524728">
    <w:abstractNumId w:val="10"/>
  </w:num>
  <w:num w:numId="9" w16cid:durableId="1620867541">
    <w:abstractNumId w:val="19"/>
  </w:num>
  <w:num w:numId="10" w16cid:durableId="1700887337">
    <w:abstractNumId w:val="8"/>
  </w:num>
  <w:num w:numId="11" w16cid:durableId="2005621931">
    <w:abstractNumId w:val="26"/>
  </w:num>
  <w:num w:numId="12" w16cid:durableId="1313948597">
    <w:abstractNumId w:val="4"/>
  </w:num>
  <w:num w:numId="13" w16cid:durableId="1650405628">
    <w:abstractNumId w:val="21"/>
  </w:num>
  <w:num w:numId="14" w16cid:durableId="1598949122">
    <w:abstractNumId w:val="9"/>
  </w:num>
  <w:num w:numId="15" w16cid:durableId="1988431969">
    <w:abstractNumId w:val="12"/>
  </w:num>
  <w:num w:numId="16" w16cid:durableId="267667495">
    <w:abstractNumId w:val="7"/>
  </w:num>
  <w:num w:numId="17" w16cid:durableId="1421025184">
    <w:abstractNumId w:val="20"/>
  </w:num>
  <w:num w:numId="18" w16cid:durableId="1828472955">
    <w:abstractNumId w:val="2"/>
  </w:num>
  <w:num w:numId="19" w16cid:durableId="1427381293">
    <w:abstractNumId w:val="11"/>
  </w:num>
  <w:num w:numId="20" w16cid:durableId="400565443">
    <w:abstractNumId w:val="34"/>
  </w:num>
  <w:num w:numId="21" w16cid:durableId="381634552">
    <w:abstractNumId w:val="29"/>
  </w:num>
  <w:num w:numId="22" w16cid:durableId="1806383816">
    <w:abstractNumId w:val="0"/>
  </w:num>
  <w:num w:numId="23" w16cid:durableId="578058489">
    <w:abstractNumId w:val="17"/>
  </w:num>
  <w:num w:numId="24" w16cid:durableId="1238516244">
    <w:abstractNumId w:val="16"/>
  </w:num>
  <w:num w:numId="25" w16cid:durableId="1935354295">
    <w:abstractNumId w:val="30"/>
  </w:num>
  <w:num w:numId="26" w16cid:durableId="384374105">
    <w:abstractNumId w:val="23"/>
  </w:num>
  <w:num w:numId="27" w16cid:durableId="820854531">
    <w:abstractNumId w:val="25"/>
  </w:num>
  <w:num w:numId="28" w16cid:durableId="424694290">
    <w:abstractNumId w:val="32"/>
  </w:num>
  <w:num w:numId="29" w16cid:durableId="706635998">
    <w:abstractNumId w:val="31"/>
  </w:num>
  <w:num w:numId="30" w16cid:durableId="1295066643">
    <w:abstractNumId w:val="1"/>
  </w:num>
  <w:num w:numId="31" w16cid:durableId="2090957742">
    <w:abstractNumId w:val="15"/>
  </w:num>
  <w:num w:numId="32" w16cid:durableId="1437991045">
    <w:abstractNumId w:val="37"/>
  </w:num>
  <w:num w:numId="33" w16cid:durableId="467478572">
    <w:abstractNumId w:val="27"/>
  </w:num>
  <w:num w:numId="34" w16cid:durableId="1328359003">
    <w:abstractNumId w:val="18"/>
  </w:num>
  <w:num w:numId="35" w16cid:durableId="1057119946">
    <w:abstractNumId w:val="33"/>
  </w:num>
  <w:num w:numId="36" w16cid:durableId="2082555351">
    <w:abstractNumId w:val="24"/>
  </w:num>
  <w:num w:numId="37" w16cid:durableId="1800300813">
    <w:abstractNumId w:val="13"/>
  </w:num>
  <w:num w:numId="38" w16cid:durableId="451286912">
    <w:abstractNumId w:val="2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ami Le Grange">
    <w15:presenceInfo w15:providerId="AD" w15:userId="S::clegrange@openboxsoftware.com::78165782-04a8-497a-af68-fa8bfda7aa65"/>
  </w15:person>
  <w15:person w15:author="Sam Duncan">
    <w15:presenceInfo w15:providerId="AD" w15:userId="S::sduncan@openboxsoftware.com::c1d0992b-0ec5-443a-8c6c-87e1361e2b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705"/>
    <w:rsid w:val="00001C61"/>
    <w:rsid w:val="000036A9"/>
    <w:rsid w:val="0000452F"/>
    <w:rsid w:val="00005963"/>
    <w:rsid w:val="00007A46"/>
    <w:rsid w:val="00010797"/>
    <w:rsid w:val="00011C72"/>
    <w:rsid w:val="00012149"/>
    <w:rsid w:val="000135D1"/>
    <w:rsid w:val="00013FD5"/>
    <w:rsid w:val="00014C96"/>
    <w:rsid w:val="00016361"/>
    <w:rsid w:val="0001682D"/>
    <w:rsid w:val="00016E46"/>
    <w:rsid w:val="00020168"/>
    <w:rsid w:val="00020DED"/>
    <w:rsid w:val="00022142"/>
    <w:rsid w:val="000225EC"/>
    <w:rsid w:val="000238A7"/>
    <w:rsid w:val="000238E2"/>
    <w:rsid w:val="00023B0F"/>
    <w:rsid w:val="00024908"/>
    <w:rsid w:val="00024EB3"/>
    <w:rsid w:val="000250A8"/>
    <w:rsid w:val="0002736D"/>
    <w:rsid w:val="00027B72"/>
    <w:rsid w:val="0003043C"/>
    <w:rsid w:val="000312EC"/>
    <w:rsid w:val="00032611"/>
    <w:rsid w:val="00034731"/>
    <w:rsid w:val="00034D8A"/>
    <w:rsid w:val="00034F7D"/>
    <w:rsid w:val="00035365"/>
    <w:rsid w:val="000404C6"/>
    <w:rsid w:val="00042089"/>
    <w:rsid w:val="0004258D"/>
    <w:rsid w:val="00043B98"/>
    <w:rsid w:val="00043CFD"/>
    <w:rsid w:val="00043ED3"/>
    <w:rsid w:val="00044BC8"/>
    <w:rsid w:val="00044D36"/>
    <w:rsid w:val="00045312"/>
    <w:rsid w:val="000469A8"/>
    <w:rsid w:val="00047695"/>
    <w:rsid w:val="00050F6C"/>
    <w:rsid w:val="00051487"/>
    <w:rsid w:val="000517AE"/>
    <w:rsid w:val="000522A8"/>
    <w:rsid w:val="0005278C"/>
    <w:rsid w:val="00053550"/>
    <w:rsid w:val="00054EB8"/>
    <w:rsid w:val="000566F4"/>
    <w:rsid w:val="0005690A"/>
    <w:rsid w:val="00056AE7"/>
    <w:rsid w:val="0006016B"/>
    <w:rsid w:val="00060170"/>
    <w:rsid w:val="000609B9"/>
    <w:rsid w:val="00060A6C"/>
    <w:rsid w:val="00061CF3"/>
    <w:rsid w:val="0006293A"/>
    <w:rsid w:val="00062B24"/>
    <w:rsid w:val="00062CB8"/>
    <w:rsid w:val="00062E20"/>
    <w:rsid w:val="0006399B"/>
    <w:rsid w:val="00064476"/>
    <w:rsid w:val="00064585"/>
    <w:rsid w:val="00065AAF"/>
    <w:rsid w:val="00065E65"/>
    <w:rsid w:val="000661F3"/>
    <w:rsid w:val="00066A6B"/>
    <w:rsid w:val="000670EC"/>
    <w:rsid w:val="0006724C"/>
    <w:rsid w:val="00073A50"/>
    <w:rsid w:val="000745A2"/>
    <w:rsid w:val="000749AB"/>
    <w:rsid w:val="00074D10"/>
    <w:rsid w:val="00075363"/>
    <w:rsid w:val="000755F5"/>
    <w:rsid w:val="00075AED"/>
    <w:rsid w:val="0007680C"/>
    <w:rsid w:val="00080E49"/>
    <w:rsid w:val="00080E56"/>
    <w:rsid w:val="0008116B"/>
    <w:rsid w:val="00081CBA"/>
    <w:rsid w:val="0008292D"/>
    <w:rsid w:val="00083165"/>
    <w:rsid w:val="00083BFB"/>
    <w:rsid w:val="00083EB9"/>
    <w:rsid w:val="00084912"/>
    <w:rsid w:val="00084D08"/>
    <w:rsid w:val="00085AC2"/>
    <w:rsid w:val="0008718A"/>
    <w:rsid w:val="00087600"/>
    <w:rsid w:val="00087900"/>
    <w:rsid w:val="00090D66"/>
    <w:rsid w:val="00091120"/>
    <w:rsid w:val="00091C7E"/>
    <w:rsid w:val="00091E5B"/>
    <w:rsid w:val="00093769"/>
    <w:rsid w:val="00093E9E"/>
    <w:rsid w:val="0009723B"/>
    <w:rsid w:val="000997DA"/>
    <w:rsid w:val="000A19E4"/>
    <w:rsid w:val="000A26F8"/>
    <w:rsid w:val="000A2C79"/>
    <w:rsid w:val="000A3187"/>
    <w:rsid w:val="000A338F"/>
    <w:rsid w:val="000A34D9"/>
    <w:rsid w:val="000A3692"/>
    <w:rsid w:val="000A3BB2"/>
    <w:rsid w:val="000A3E80"/>
    <w:rsid w:val="000A4144"/>
    <w:rsid w:val="000A49E1"/>
    <w:rsid w:val="000A5230"/>
    <w:rsid w:val="000A5E23"/>
    <w:rsid w:val="000A62C9"/>
    <w:rsid w:val="000A6954"/>
    <w:rsid w:val="000A7672"/>
    <w:rsid w:val="000B02BF"/>
    <w:rsid w:val="000B05E4"/>
    <w:rsid w:val="000B0611"/>
    <w:rsid w:val="000B1C6C"/>
    <w:rsid w:val="000B2092"/>
    <w:rsid w:val="000B30E0"/>
    <w:rsid w:val="000B3932"/>
    <w:rsid w:val="000B42EF"/>
    <w:rsid w:val="000B5957"/>
    <w:rsid w:val="000B5A12"/>
    <w:rsid w:val="000B6089"/>
    <w:rsid w:val="000B6638"/>
    <w:rsid w:val="000B710E"/>
    <w:rsid w:val="000B76CB"/>
    <w:rsid w:val="000B770F"/>
    <w:rsid w:val="000B7BFE"/>
    <w:rsid w:val="000C0331"/>
    <w:rsid w:val="000C0EAF"/>
    <w:rsid w:val="000C3834"/>
    <w:rsid w:val="000C3AA3"/>
    <w:rsid w:val="000C3EBE"/>
    <w:rsid w:val="000C50AA"/>
    <w:rsid w:val="000C52D1"/>
    <w:rsid w:val="000C65E7"/>
    <w:rsid w:val="000C6822"/>
    <w:rsid w:val="000C6BDA"/>
    <w:rsid w:val="000C6BEA"/>
    <w:rsid w:val="000C756D"/>
    <w:rsid w:val="000C7B2A"/>
    <w:rsid w:val="000C7EC3"/>
    <w:rsid w:val="000D0347"/>
    <w:rsid w:val="000D1E32"/>
    <w:rsid w:val="000D3239"/>
    <w:rsid w:val="000D6F71"/>
    <w:rsid w:val="000E07BF"/>
    <w:rsid w:val="000E2ABF"/>
    <w:rsid w:val="000E3169"/>
    <w:rsid w:val="000E48FE"/>
    <w:rsid w:val="000E5257"/>
    <w:rsid w:val="000E6850"/>
    <w:rsid w:val="000E6CCD"/>
    <w:rsid w:val="000E6D00"/>
    <w:rsid w:val="000E7293"/>
    <w:rsid w:val="000E7895"/>
    <w:rsid w:val="000F0D8A"/>
    <w:rsid w:val="000F1A06"/>
    <w:rsid w:val="000F1F9B"/>
    <w:rsid w:val="000F2B7F"/>
    <w:rsid w:val="000F4765"/>
    <w:rsid w:val="000F4871"/>
    <w:rsid w:val="000F4B90"/>
    <w:rsid w:val="000F551A"/>
    <w:rsid w:val="000F5F68"/>
    <w:rsid w:val="000F5FEA"/>
    <w:rsid w:val="000F6EC4"/>
    <w:rsid w:val="00100026"/>
    <w:rsid w:val="001007E7"/>
    <w:rsid w:val="00100E66"/>
    <w:rsid w:val="001027CD"/>
    <w:rsid w:val="00102C88"/>
    <w:rsid w:val="001037C4"/>
    <w:rsid w:val="0010418F"/>
    <w:rsid w:val="00104C13"/>
    <w:rsid w:val="00104E35"/>
    <w:rsid w:val="00105E56"/>
    <w:rsid w:val="00105E6D"/>
    <w:rsid w:val="00105F26"/>
    <w:rsid w:val="00106145"/>
    <w:rsid w:val="001067D8"/>
    <w:rsid w:val="001078FD"/>
    <w:rsid w:val="00107F5D"/>
    <w:rsid w:val="00110AF3"/>
    <w:rsid w:val="001126BE"/>
    <w:rsid w:val="00113F51"/>
    <w:rsid w:val="0011404D"/>
    <w:rsid w:val="00114982"/>
    <w:rsid w:val="0011500B"/>
    <w:rsid w:val="0011530E"/>
    <w:rsid w:val="00116C4E"/>
    <w:rsid w:val="0011732C"/>
    <w:rsid w:val="001200A2"/>
    <w:rsid w:val="00120823"/>
    <w:rsid w:val="00120B1C"/>
    <w:rsid w:val="001214A3"/>
    <w:rsid w:val="00121DC0"/>
    <w:rsid w:val="0012291A"/>
    <w:rsid w:val="001270A6"/>
    <w:rsid w:val="00127198"/>
    <w:rsid w:val="00130676"/>
    <w:rsid w:val="0013190B"/>
    <w:rsid w:val="00131C64"/>
    <w:rsid w:val="001327E3"/>
    <w:rsid w:val="00132874"/>
    <w:rsid w:val="00132ABF"/>
    <w:rsid w:val="00133F39"/>
    <w:rsid w:val="00134FC2"/>
    <w:rsid w:val="00135BCB"/>
    <w:rsid w:val="00136310"/>
    <w:rsid w:val="0013657F"/>
    <w:rsid w:val="00136CFB"/>
    <w:rsid w:val="00136E11"/>
    <w:rsid w:val="0013710D"/>
    <w:rsid w:val="00137257"/>
    <w:rsid w:val="00140869"/>
    <w:rsid w:val="0014216D"/>
    <w:rsid w:val="001449FD"/>
    <w:rsid w:val="0014611E"/>
    <w:rsid w:val="001461AE"/>
    <w:rsid w:val="0014723A"/>
    <w:rsid w:val="001500B8"/>
    <w:rsid w:val="001517BD"/>
    <w:rsid w:val="0015327F"/>
    <w:rsid w:val="00153BCB"/>
    <w:rsid w:val="00153CED"/>
    <w:rsid w:val="001545A3"/>
    <w:rsid w:val="001561D6"/>
    <w:rsid w:val="00157ACA"/>
    <w:rsid w:val="00157BED"/>
    <w:rsid w:val="00161C5E"/>
    <w:rsid w:val="00161DB6"/>
    <w:rsid w:val="00161E60"/>
    <w:rsid w:val="00162FF5"/>
    <w:rsid w:val="001631B1"/>
    <w:rsid w:val="001632C8"/>
    <w:rsid w:val="0016374A"/>
    <w:rsid w:val="00164B99"/>
    <w:rsid w:val="00164D9B"/>
    <w:rsid w:val="0016612E"/>
    <w:rsid w:val="001663AD"/>
    <w:rsid w:val="00166A3F"/>
    <w:rsid w:val="00170038"/>
    <w:rsid w:val="00170CB2"/>
    <w:rsid w:val="00170DE2"/>
    <w:rsid w:val="00171210"/>
    <w:rsid w:val="001721F4"/>
    <w:rsid w:val="00172DA4"/>
    <w:rsid w:val="00172DC6"/>
    <w:rsid w:val="00172E2C"/>
    <w:rsid w:val="00173D3F"/>
    <w:rsid w:val="0017593A"/>
    <w:rsid w:val="001759AE"/>
    <w:rsid w:val="00175C78"/>
    <w:rsid w:val="001763D6"/>
    <w:rsid w:val="00177C52"/>
    <w:rsid w:val="00180DEB"/>
    <w:rsid w:val="00181D73"/>
    <w:rsid w:val="00182C69"/>
    <w:rsid w:val="001833FC"/>
    <w:rsid w:val="00183523"/>
    <w:rsid w:val="00186088"/>
    <w:rsid w:val="00186E95"/>
    <w:rsid w:val="00190D6F"/>
    <w:rsid w:val="00191E61"/>
    <w:rsid w:val="00192509"/>
    <w:rsid w:val="00192D54"/>
    <w:rsid w:val="0019301D"/>
    <w:rsid w:val="001938CE"/>
    <w:rsid w:val="00193AC9"/>
    <w:rsid w:val="00193E60"/>
    <w:rsid w:val="00194212"/>
    <w:rsid w:val="001943B2"/>
    <w:rsid w:val="001945FD"/>
    <w:rsid w:val="00194C15"/>
    <w:rsid w:val="00194E0F"/>
    <w:rsid w:val="0019523F"/>
    <w:rsid w:val="00195921"/>
    <w:rsid w:val="00196324"/>
    <w:rsid w:val="00196341"/>
    <w:rsid w:val="00197077"/>
    <w:rsid w:val="00197BDA"/>
    <w:rsid w:val="00197CB8"/>
    <w:rsid w:val="001A2868"/>
    <w:rsid w:val="001A451D"/>
    <w:rsid w:val="001A49D0"/>
    <w:rsid w:val="001A58E5"/>
    <w:rsid w:val="001A59FB"/>
    <w:rsid w:val="001A5AB2"/>
    <w:rsid w:val="001A6971"/>
    <w:rsid w:val="001A70BE"/>
    <w:rsid w:val="001B11A0"/>
    <w:rsid w:val="001B4887"/>
    <w:rsid w:val="001B5421"/>
    <w:rsid w:val="001B58F3"/>
    <w:rsid w:val="001B5926"/>
    <w:rsid w:val="001B7369"/>
    <w:rsid w:val="001C0614"/>
    <w:rsid w:val="001C1607"/>
    <w:rsid w:val="001C203E"/>
    <w:rsid w:val="001C2DB0"/>
    <w:rsid w:val="001D0AE9"/>
    <w:rsid w:val="001D0E22"/>
    <w:rsid w:val="001D250F"/>
    <w:rsid w:val="001D261B"/>
    <w:rsid w:val="001D28B0"/>
    <w:rsid w:val="001D3175"/>
    <w:rsid w:val="001D3CA3"/>
    <w:rsid w:val="001D4B27"/>
    <w:rsid w:val="001D572B"/>
    <w:rsid w:val="001D5FE0"/>
    <w:rsid w:val="001D7C93"/>
    <w:rsid w:val="001E0858"/>
    <w:rsid w:val="001E0A05"/>
    <w:rsid w:val="001E1927"/>
    <w:rsid w:val="001E249D"/>
    <w:rsid w:val="001E3375"/>
    <w:rsid w:val="001E38A5"/>
    <w:rsid w:val="001E390D"/>
    <w:rsid w:val="001E3FBB"/>
    <w:rsid w:val="001E421F"/>
    <w:rsid w:val="001E46BF"/>
    <w:rsid w:val="001E5280"/>
    <w:rsid w:val="001E67C1"/>
    <w:rsid w:val="001E69E9"/>
    <w:rsid w:val="001E69F8"/>
    <w:rsid w:val="001F0151"/>
    <w:rsid w:val="001F1766"/>
    <w:rsid w:val="001F1FD9"/>
    <w:rsid w:val="001F2022"/>
    <w:rsid w:val="001F34EC"/>
    <w:rsid w:val="001F34EF"/>
    <w:rsid w:val="001F3674"/>
    <w:rsid w:val="001F4DED"/>
    <w:rsid w:val="002008E5"/>
    <w:rsid w:val="00200B6E"/>
    <w:rsid w:val="0020142B"/>
    <w:rsid w:val="00201616"/>
    <w:rsid w:val="002017FA"/>
    <w:rsid w:val="00202399"/>
    <w:rsid w:val="00204906"/>
    <w:rsid w:val="00204CC8"/>
    <w:rsid w:val="00205331"/>
    <w:rsid w:val="0020633D"/>
    <w:rsid w:val="00207540"/>
    <w:rsid w:val="00210E60"/>
    <w:rsid w:val="002113AD"/>
    <w:rsid w:val="00212995"/>
    <w:rsid w:val="00212A52"/>
    <w:rsid w:val="00213991"/>
    <w:rsid w:val="00213CA0"/>
    <w:rsid w:val="0021512B"/>
    <w:rsid w:val="0021595F"/>
    <w:rsid w:val="00215C5B"/>
    <w:rsid w:val="002160B3"/>
    <w:rsid w:val="002165EA"/>
    <w:rsid w:val="002175DF"/>
    <w:rsid w:val="002202E6"/>
    <w:rsid w:val="002202FA"/>
    <w:rsid w:val="0022076C"/>
    <w:rsid w:val="0022111D"/>
    <w:rsid w:val="00221202"/>
    <w:rsid w:val="00221819"/>
    <w:rsid w:val="002220BD"/>
    <w:rsid w:val="002225A0"/>
    <w:rsid w:val="0022331D"/>
    <w:rsid w:val="00223EF3"/>
    <w:rsid w:val="002245AC"/>
    <w:rsid w:val="00225868"/>
    <w:rsid w:val="0022587F"/>
    <w:rsid w:val="0022757F"/>
    <w:rsid w:val="00227F5B"/>
    <w:rsid w:val="002302E8"/>
    <w:rsid w:val="00230B04"/>
    <w:rsid w:val="00230E75"/>
    <w:rsid w:val="00230ED6"/>
    <w:rsid w:val="002315A5"/>
    <w:rsid w:val="00231E45"/>
    <w:rsid w:val="00232578"/>
    <w:rsid w:val="0023491C"/>
    <w:rsid w:val="00234ED4"/>
    <w:rsid w:val="00234FD8"/>
    <w:rsid w:val="002355E0"/>
    <w:rsid w:val="002359A2"/>
    <w:rsid w:val="002359F0"/>
    <w:rsid w:val="00236ED9"/>
    <w:rsid w:val="00241A32"/>
    <w:rsid w:val="00242D0C"/>
    <w:rsid w:val="002434FE"/>
    <w:rsid w:val="00243E9B"/>
    <w:rsid w:val="00245280"/>
    <w:rsid w:val="00247549"/>
    <w:rsid w:val="002475C0"/>
    <w:rsid w:val="00250426"/>
    <w:rsid w:val="00250DD4"/>
    <w:rsid w:val="0025147A"/>
    <w:rsid w:val="00251527"/>
    <w:rsid w:val="00251588"/>
    <w:rsid w:val="002518EF"/>
    <w:rsid w:val="00252504"/>
    <w:rsid w:val="0025295D"/>
    <w:rsid w:val="00253BE8"/>
    <w:rsid w:val="002564DD"/>
    <w:rsid w:val="00256E30"/>
    <w:rsid w:val="0025770A"/>
    <w:rsid w:val="00257958"/>
    <w:rsid w:val="00260491"/>
    <w:rsid w:val="00260C1A"/>
    <w:rsid w:val="002614D5"/>
    <w:rsid w:val="002625CF"/>
    <w:rsid w:val="00264FF5"/>
    <w:rsid w:val="002661E7"/>
    <w:rsid w:val="002709E0"/>
    <w:rsid w:val="00270C46"/>
    <w:rsid w:val="00270EA7"/>
    <w:rsid w:val="002723FE"/>
    <w:rsid w:val="002730DE"/>
    <w:rsid w:val="00273849"/>
    <w:rsid w:val="00273E15"/>
    <w:rsid w:val="00273FC9"/>
    <w:rsid w:val="0027588B"/>
    <w:rsid w:val="0027749F"/>
    <w:rsid w:val="00277707"/>
    <w:rsid w:val="0027770E"/>
    <w:rsid w:val="002779C8"/>
    <w:rsid w:val="0028177A"/>
    <w:rsid w:val="0028189C"/>
    <w:rsid w:val="002828FF"/>
    <w:rsid w:val="00282A0D"/>
    <w:rsid w:val="00284008"/>
    <w:rsid w:val="00284A55"/>
    <w:rsid w:val="00284E8F"/>
    <w:rsid w:val="002851C3"/>
    <w:rsid w:val="002854B2"/>
    <w:rsid w:val="0028558A"/>
    <w:rsid w:val="00285F82"/>
    <w:rsid w:val="00286083"/>
    <w:rsid w:val="002866A9"/>
    <w:rsid w:val="002869D6"/>
    <w:rsid w:val="00291AA3"/>
    <w:rsid w:val="00291E2D"/>
    <w:rsid w:val="00291E78"/>
    <w:rsid w:val="0029278F"/>
    <w:rsid w:val="00292B64"/>
    <w:rsid w:val="002937E4"/>
    <w:rsid w:val="00295C14"/>
    <w:rsid w:val="00296096"/>
    <w:rsid w:val="0029689B"/>
    <w:rsid w:val="00296D51"/>
    <w:rsid w:val="00297505"/>
    <w:rsid w:val="002979EC"/>
    <w:rsid w:val="002A0AF3"/>
    <w:rsid w:val="002A0F1D"/>
    <w:rsid w:val="002A1618"/>
    <w:rsid w:val="002A1800"/>
    <w:rsid w:val="002A192B"/>
    <w:rsid w:val="002A1AF2"/>
    <w:rsid w:val="002A1CA5"/>
    <w:rsid w:val="002A239F"/>
    <w:rsid w:val="002A307D"/>
    <w:rsid w:val="002A3874"/>
    <w:rsid w:val="002A4075"/>
    <w:rsid w:val="002A47A2"/>
    <w:rsid w:val="002A4AC2"/>
    <w:rsid w:val="002A506F"/>
    <w:rsid w:val="002A51B1"/>
    <w:rsid w:val="002A5468"/>
    <w:rsid w:val="002A599A"/>
    <w:rsid w:val="002A68DB"/>
    <w:rsid w:val="002A694F"/>
    <w:rsid w:val="002A695A"/>
    <w:rsid w:val="002A7719"/>
    <w:rsid w:val="002B03F2"/>
    <w:rsid w:val="002B0832"/>
    <w:rsid w:val="002B0A2B"/>
    <w:rsid w:val="002B0B24"/>
    <w:rsid w:val="002B180A"/>
    <w:rsid w:val="002B18F0"/>
    <w:rsid w:val="002B23F4"/>
    <w:rsid w:val="002B34C1"/>
    <w:rsid w:val="002B40B7"/>
    <w:rsid w:val="002B4C84"/>
    <w:rsid w:val="002B567C"/>
    <w:rsid w:val="002B5D8A"/>
    <w:rsid w:val="002B5E0A"/>
    <w:rsid w:val="002B62E5"/>
    <w:rsid w:val="002B6EAE"/>
    <w:rsid w:val="002B713C"/>
    <w:rsid w:val="002B7A40"/>
    <w:rsid w:val="002B7F1A"/>
    <w:rsid w:val="002C2100"/>
    <w:rsid w:val="002C2435"/>
    <w:rsid w:val="002C28E7"/>
    <w:rsid w:val="002C2B8E"/>
    <w:rsid w:val="002C3F10"/>
    <w:rsid w:val="002C40FC"/>
    <w:rsid w:val="002C421E"/>
    <w:rsid w:val="002C49C0"/>
    <w:rsid w:val="002C58E5"/>
    <w:rsid w:val="002C6488"/>
    <w:rsid w:val="002D0D1E"/>
    <w:rsid w:val="002D0DEA"/>
    <w:rsid w:val="002D124C"/>
    <w:rsid w:val="002D136C"/>
    <w:rsid w:val="002D159F"/>
    <w:rsid w:val="002D18A9"/>
    <w:rsid w:val="002D1B2B"/>
    <w:rsid w:val="002D1C9D"/>
    <w:rsid w:val="002D2006"/>
    <w:rsid w:val="002D2170"/>
    <w:rsid w:val="002D29BA"/>
    <w:rsid w:val="002D34E6"/>
    <w:rsid w:val="002D37E0"/>
    <w:rsid w:val="002D410E"/>
    <w:rsid w:val="002D4F2E"/>
    <w:rsid w:val="002D5C9A"/>
    <w:rsid w:val="002D6C76"/>
    <w:rsid w:val="002D76BC"/>
    <w:rsid w:val="002D7E60"/>
    <w:rsid w:val="002E02E3"/>
    <w:rsid w:val="002E10BB"/>
    <w:rsid w:val="002E1380"/>
    <w:rsid w:val="002E2B0D"/>
    <w:rsid w:val="002E2E9F"/>
    <w:rsid w:val="002E30B3"/>
    <w:rsid w:val="002E48FE"/>
    <w:rsid w:val="002E4F63"/>
    <w:rsid w:val="002E7D34"/>
    <w:rsid w:val="002F0DB2"/>
    <w:rsid w:val="002F1069"/>
    <w:rsid w:val="002F1498"/>
    <w:rsid w:val="002F1C3D"/>
    <w:rsid w:val="002F1E00"/>
    <w:rsid w:val="002F27D1"/>
    <w:rsid w:val="002F293B"/>
    <w:rsid w:val="002F298B"/>
    <w:rsid w:val="002F31D3"/>
    <w:rsid w:val="002F3C38"/>
    <w:rsid w:val="002F4329"/>
    <w:rsid w:val="002F4825"/>
    <w:rsid w:val="002F4B13"/>
    <w:rsid w:val="002F6216"/>
    <w:rsid w:val="002F75F3"/>
    <w:rsid w:val="002F7F3C"/>
    <w:rsid w:val="00300AF9"/>
    <w:rsid w:val="0030194B"/>
    <w:rsid w:val="00304F23"/>
    <w:rsid w:val="00305A9B"/>
    <w:rsid w:val="00306F0F"/>
    <w:rsid w:val="0030718E"/>
    <w:rsid w:val="00307C55"/>
    <w:rsid w:val="003108EC"/>
    <w:rsid w:val="00310FB8"/>
    <w:rsid w:val="0031166B"/>
    <w:rsid w:val="00312AE6"/>
    <w:rsid w:val="00312F31"/>
    <w:rsid w:val="003130E0"/>
    <w:rsid w:val="0031377B"/>
    <w:rsid w:val="00314315"/>
    <w:rsid w:val="003165F3"/>
    <w:rsid w:val="00316BE9"/>
    <w:rsid w:val="00316D48"/>
    <w:rsid w:val="00317DF2"/>
    <w:rsid w:val="00320659"/>
    <w:rsid w:val="00320791"/>
    <w:rsid w:val="00321621"/>
    <w:rsid w:val="0032256E"/>
    <w:rsid w:val="003240F5"/>
    <w:rsid w:val="0032493D"/>
    <w:rsid w:val="00325380"/>
    <w:rsid w:val="003258A8"/>
    <w:rsid w:val="00325C86"/>
    <w:rsid w:val="003261BB"/>
    <w:rsid w:val="003275E7"/>
    <w:rsid w:val="00327920"/>
    <w:rsid w:val="003300C2"/>
    <w:rsid w:val="00330EE3"/>
    <w:rsid w:val="00330FF5"/>
    <w:rsid w:val="00331467"/>
    <w:rsid w:val="00331684"/>
    <w:rsid w:val="00331A89"/>
    <w:rsid w:val="003325A4"/>
    <w:rsid w:val="00333CFE"/>
    <w:rsid w:val="003344DA"/>
    <w:rsid w:val="0033496B"/>
    <w:rsid w:val="00334C61"/>
    <w:rsid w:val="003355ED"/>
    <w:rsid w:val="0033625A"/>
    <w:rsid w:val="00336264"/>
    <w:rsid w:val="003404D3"/>
    <w:rsid w:val="00341EC5"/>
    <w:rsid w:val="00344DDE"/>
    <w:rsid w:val="00345235"/>
    <w:rsid w:val="0034645D"/>
    <w:rsid w:val="003468E9"/>
    <w:rsid w:val="0034695C"/>
    <w:rsid w:val="00347859"/>
    <w:rsid w:val="00347B03"/>
    <w:rsid w:val="00352308"/>
    <w:rsid w:val="0035251C"/>
    <w:rsid w:val="003549C4"/>
    <w:rsid w:val="0035677D"/>
    <w:rsid w:val="003576A4"/>
    <w:rsid w:val="00360246"/>
    <w:rsid w:val="0036162B"/>
    <w:rsid w:val="003625BD"/>
    <w:rsid w:val="003640C7"/>
    <w:rsid w:val="00364309"/>
    <w:rsid w:val="00364317"/>
    <w:rsid w:val="00364DA2"/>
    <w:rsid w:val="00365129"/>
    <w:rsid w:val="003656B0"/>
    <w:rsid w:val="00365AA7"/>
    <w:rsid w:val="00365F23"/>
    <w:rsid w:val="00366459"/>
    <w:rsid w:val="00367A87"/>
    <w:rsid w:val="003705F3"/>
    <w:rsid w:val="00370979"/>
    <w:rsid w:val="003713F8"/>
    <w:rsid w:val="0037287E"/>
    <w:rsid w:val="00372958"/>
    <w:rsid w:val="00372E7E"/>
    <w:rsid w:val="00374194"/>
    <w:rsid w:val="0037558B"/>
    <w:rsid w:val="00375772"/>
    <w:rsid w:val="00376456"/>
    <w:rsid w:val="0037676F"/>
    <w:rsid w:val="00377099"/>
    <w:rsid w:val="00377330"/>
    <w:rsid w:val="0037752A"/>
    <w:rsid w:val="00377D29"/>
    <w:rsid w:val="00377DCE"/>
    <w:rsid w:val="00377F16"/>
    <w:rsid w:val="00381C4A"/>
    <w:rsid w:val="00382657"/>
    <w:rsid w:val="00382F36"/>
    <w:rsid w:val="003847B7"/>
    <w:rsid w:val="00385EFE"/>
    <w:rsid w:val="00387C9D"/>
    <w:rsid w:val="00391786"/>
    <w:rsid w:val="00392743"/>
    <w:rsid w:val="00395DD9"/>
    <w:rsid w:val="00397576"/>
    <w:rsid w:val="003978D4"/>
    <w:rsid w:val="003A2655"/>
    <w:rsid w:val="003A2AD3"/>
    <w:rsid w:val="003A2E2A"/>
    <w:rsid w:val="003A36AB"/>
    <w:rsid w:val="003A47D8"/>
    <w:rsid w:val="003A57A5"/>
    <w:rsid w:val="003A6DB2"/>
    <w:rsid w:val="003A71DB"/>
    <w:rsid w:val="003B035F"/>
    <w:rsid w:val="003B066D"/>
    <w:rsid w:val="003B10B3"/>
    <w:rsid w:val="003B152E"/>
    <w:rsid w:val="003B164D"/>
    <w:rsid w:val="003B1908"/>
    <w:rsid w:val="003B1DF8"/>
    <w:rsid w:val="003B27FC"/>
    <w:rsid w:val="003B4FD7"/>
    <w:rsid w:val="003B56A4"/>
    <w:rsid w:val="003B5CFD"/>
    <w:rsid w:val="003B5F32"/>
    <w:rsid w:val="003B65D6"/>
    <w:rsid w:val="003B7D80"/>
    <w:rsid w:val="003C31BF"/>
    <w:rsid w:val="003C3FD7"/>
    <w:rsid w:val="003C4EBF"/>
    <w:rsid w:val="003C527C"/>
    <w:rsid w:val="003C6101"/>
    <w:rsid w:val="003C77B2"/>
    <w:rsid w:val="003C790C"/>
    <w:rsid w:val="003C7A74"/>
    <w:rsid w:val="003C7CBB"/>
    <w:rsid w:val="003D0A45"/>
    <w:rsid w:val="003D1A05"/>
    <w:rsid w:val="003D1A71"/>
    <w:rsid w:val="003D2814"/>
    <w:rsid w:val="003D2B4D"/>
    <w:rsid w:val="003D312E"/>
    <w:rsid w:val="003D41E1"/>
    <w:rsid w:val="003D4521"/>
    <w:rsid w:val="003D493F"/>
    <w:rsid w:val="003D5049"/>
    <w:rsid w:val="003D59EE"/>
    <w:rsid w:val="003D7628"/>
    <w:rsid w:val="003D7CEC"/>
    <w:rsid w:val="003E0551"/>
    <w:rsid w:val="003E16F3"/>
    <w:rsid w:val="003E44A8"/>
    <w:rsid w:val="003E6E65"/>
    <w:rsid w:val="003E6F28"/>
    <w:rsid w:val="003F0D2A"/>
    <w:rsid w:val="003F1B17"/>
    <w:rsid w:val="003F24EE"/>
    <w:rsid w:val="003F2642"/>
    <w:rsid w:val="003F4190"/>
    <w:rsid w:val="003F4335"/>
    <w:rsid w:val="003F5B68"/>
    <w:rsid w:val="003F5C6E"/>
    <w:rsid w:val="003F669F"/>
    <w:rsid w:val="003F7452"/>
    <w:rsid w:val="003F7990"/>
    <w:rsid w:val="00402407"/>
    <w:rsid w:val="00402E05"/>
    <w:rsid w:val="00403275"/>
    <w:rsid w:val="004058FA"/>
    <w:rsid w:val="00405CEE"/>
    <w:rsid w:val="004063B9"/>
    <w:rsid w:val="0041046F"/>
    <w:rsid w:val="00410613"/>
    <w:rsid w:val="00410F44"/>
    <w:rsid w:val="004119F6"/>
    <w:rsid w:val="00412271"/>
    <w:rsid w:val="00414404"/>
    <w:rsid w:val="00414967"/>
    <w:rsid w:val="004154CB"/>
    <w:rsid w:val="004161F0"/>
    <w:rsid w:val="00416B48"/>
    <w:rsid w:val="0041738C"/>
    <w:rsid w:val="00417AE4"/>
    <w:rsid w:val="00420A13"/>
    <w:rsid w:val="00420E66"/>
    <w:rsid w:val="004212D0"/>
    <w:rsid w:val="00421AF3"/>
    <w:rsid w:val="004230B6"/>
    <w:rsid w:val="0042483F"/>
    <w:rsid w:val="00424F59"/>
    <w:rsid w:val="00425322"/>
    <w:rsid w:val="00425F4F"/>
    <w:rsid w:val="00426928"/>
    <w:rsid w:val="00426D9F"/>
    <w:rsid w:val="0042715A"/>
    <w:rsid w:val="0042726D"/>
    <w:rsid w:val="0042732E"/>
    <w:rsid w:val="00432379"/>
    <w:rsid w:val="0043286C"/>
    <w:rsid w:val="00432B38"/>
    <w:rsid w:val="00433E70"/>
    <w:rsid w:val="004352A0"/>
    <w:rsid w:val="00437EF4"/>
    <w:rsid w:val="00440133"/>
    <w:rsid w:val="00441071"/>
    <w:rsid w:val="00442069"/>
    <w:rsid w:val="00442AFD"/>
    <w:rsid w:val="0044308D"/>
    <w:rsid w:val="00444165"/>
    <w:rsid w:val="00445D97"/>
    <w:rsid w:val="00446C9C"/>
    <w:rsid w:val="00447723"/>
    <w:rsid w:val="004510C5"/>
    <w:rsid w:val="004511CF"/>
    <w:rsid w:val="00451590"/>
    <w:rsid w:val="00451ECF"/>
    <w:rsid w:val="00452828"/>
    <w:rsid w:val="00453DA1"/>
    <w:rsid w:val="0045451C"/>
    <w:rsid w:val="00454628"/>
    <w:rsid w:val="00454D93"/>
    <w:rsid w:val="00455D17"/>
    <w:rsid w:val="00456ABA"/>
    <w:rsid w:val="00460774"/>
    <w:rsid w:val="00461533"/>
    <w:rsid w:val="00463718"/>
    <w:rsid w:val="00463CAC"/>
    <w:rsid w:val="00465E3D"/>
    <w:rsid w:val="004663EC"/>
    <w:rsid w:val="00466BB2"/>
    <w:rsid w:val="00471F53"/>
    <w:rsid w:val="004740D5"/>
    <w:rsid w:val="00474741"/>
    <w:rsid w:val="00475C33"/>
    <w:rsid w:val="004763DC"/>
    <w:rsid w:val="00477527"/>
    <w:rsid w:val="00477FD4"/>
    <w:rsid w:val="004826FF"/>
    <w:rsid w:val="004830E0"/>
    <w:rsid w:val="00487275"/>
    <w:rsid w:val="00487D9B"/>
    <w:rsid w:val="004904B9"/>
    <w:rsid w:val="00491981"/>
    <w:rsid w:val="00491F4D"/>
    <w:rsid w:val="00492C79"/>
    <w:rsid w:val="00493EF5"/>
    <w:rsid w:val="004943B5"/>
    <w:rsid w:val="00494DD7"/>
    <w:rsid w:val="00497286"/>
    <w:rsid w:val="00497886"/>
    <w:rsid w:val="004A0CFB"/>
    <w:rsid w:val="004A19EB"/>
    <w:rsid w:val="004A26B8"/>
    <w:rsid w:val="004A28AF"/>
    <w:rsid w:val="004A2FE0"/>
    <w:rsid w:val="004A3AA0"/>
    <w:rsid w:val="004A3E9C"/>
    <w:rsid w:val="004A407D"/>
    <w:rsid w:val="004A42FA"/>
    <w:rsid w:val="004A47A0"/>
    <w:rsid w:val="004A58B2"/>
    <w:rsid w:val="004A5B8F"/>
    <w:rsid w:val="004B02A3"/>
    <w:rsid w:val="004B06ED"/>
    <w:rsid w:val="004B2122"/>
    <w:rsid w:val="004B366F"/>
    <w:rsid w:val="004B560C"/>
    <w:rsid w:val="004B6063"/>
    <w:rsid w:val="004B6303"/>
    <w:rsid w:val="004C08C1"/>
    <w:rsid w:val="004C0FCE"/>
    <w:rsid w:val="004C1698"/>
    <w:rsid w:val="004C1E67"/>
    <w:rsid w:val="004C2834"/>
    <w:rsid w:val="004C3864"/>
    <w:rsid w:val="004C38E1"/>
    <w:rsid w:val="004C5C95"/>
    <w:rsid w:val="004C70AF"/>
    <w:rsid w:val="004C72F8"/>
    <w:rsid w:val="004C765C"/>
    <w:rsid w:val="004C798C"/>
    <w:rsid w:val="004C7CE7"/>
    <w:rsid w:val="004C7E31"/>
    <w:rsid w:val="004D0509"/>
    <w:rsid w:val="004D075D"/>
    <w:rsid w:val="004D08B8"/>
    <w:rsid w:val="004D1C02"/>
    <w:rsid w:val="004D2624"/>
    <w:rsid w:val="004D43F9"/>
    <w:rsid w:val="004D45BC"/>
    <w:rsid w:val="004D4DE2"/>
    <w:rsid w:val="004D7125"/>
    <w:rsid w:val="004D736C"/>
    <w:rsid w:val="004E110A"/>
    <w:rsid w:val="004E1326"/>
    <w:rsid w:val="004E1408"/>
    <w:rsid w:val="004E1632"/>
    <w:rsid w:val="004E2191"/>
    <w:rsid w:val="004E23CD"/>
    <w:rsid w:val="004E466F"/>
    <w:rsid w:val="004E674B"/>
    <w:rsid w:val="004E6ABE"/>
    <w:rsid w:val="004E6B6F"/>
    <w:rsid w:val="004E72F3"/>
    <w:rsid w:val="004E7BF9"/>
    <w:rsid w:val="004E7C89"/>
    <w:rsid w:val="004E7E8F"/>
    <w:rsid w:val="004F08C9"/>
    <w:rsid w:val="004F0F09"/>
    <w:rsid w:val="004F16A3"/>
    <w:rsid w:val="004F1B92"/>
    <w:rsid w:val="004F2F22"/>
    <w:rsid w:val="004F3EC0"/>
    <w:rsid w:val="004F4622"/>
    <w:rsid w:val="004F4B0E"/>
    <w:rsid w:val="004F58B4"/>
    <w:rsid w:val="004F5FC5"/>
    <w:rsid w:val="004F6E38"/>
    <w:rsid w:val="004F7003"/>
    <w:rsid w:val="00500903"/>
    <w:rsid w:val="00500962"/>
    <w:rsid w:val="0050176B"/>
    <w:rsid w:val="00502346"/>
    <w:rsid w:val="00504DF5"/>
    <w:rsid w:val="005058A5"/>
    <w:rsid w:val="0050757F"/>
    <w:rsid w:val="005078C3"/>
    <w:rsid w:val="00507DB2"/>
    <w:rsid w:val="00507F93"/>
    <w:rsid w:val="00512DB7"/>
    <w:rsid w:val="00512F10"/>
    <w:rsid w:val="00513ECC"/>
    <w:rsid w:val="005140F1"/>
    <w:rsid w:val="00514EBF"/>
    <w:rsid w:val="00515C6A"/>
    <w:rsid w:val="0051786E"/>
    <w:rsid w:val="0052092D"/>
    <w:rsid w:val="00520D52"/>
    <w:rsid w:val="0052192A"/>
    <w:rsid w:val="00521C77"/>
    <w:rsid w:val="005222AE"/>
    <w:rsid w:val="00524155"/>
    <w:rsid w:val="00524546"/>
    <w:rsid w:val="0052599C"/>
    <w:rsid w:val="00526985"/>
    <w:rsid w:val="005272DD"/>
    <w:rsid w:val="00527EDC"/>
    <w:rsid w:val="0053103C"/>
    <w:rsid w:val="00531B84"/>
    <w:rsid w:val="0053271A"/>
    <w:rsid w:val="00532CC3"/>
    <w:rsid w:val="00535D39"/>
    <w:rsid w:val="0053636C"/>
    <w:rsid w:val="00537F7E"/>
    <w:rsid w:val="00540F06"/>
    <w:rsid w:val="005414A2"/>
    <w:rsid w:val="0054337B"/>
    <w:rsid w:val="005439C1"/>
    <w:rsid w:val="00543FF9"/>
    <w:rsid w:val="00544E92"/>
    <w:rsid w:val="00545251"/>
    <w:rsid w:val="00545F2B"/>
    <w:rsid w:val="00546E04"/>
    <w:rsid w:val="0054776E"/>
    <w:rsid w:val="00547D2F"/>
    <w:rsid w:val="00550420"/>
    <w:rsid w:val="00550915"/>
    <w:rsid w:val="00550B2D"/>
    <w:rsid w:val="00550E85"/>
    <w:rsid w:val="00550F6D"/>
    <w:rsid w:val="00550FE6"/>
    <w:rsid w:val="0055196D"/>
    <w:rsid w:val="00551E23"/>
    <w:rsid w:val="0055245B"/>
    <w:rsid w:val="00553599"/>
    <w:rsid w:val="005545E8"/>
    <w:rsid w:val="00555087"/>
    <w:rsid w:val="0055583B"/>
    <w:rsid w:val="0055615C"/>
    <w:rsid w:val="00556495"/>
    <w:rsid w:val="0055760F"/>
    <w:rsid w:val="005607A2"/>
    <w:rsid w:val="00560AE0"/>
    <w:rsid w:val="00561726"/>
    <w:rsid w:val="00563719"/>
    <w:rsid w:val="00564CB4"/>
    <w:rsid w:val="0056558D"/>
    <w:rsid w:val="00566BEF"/>
    <w:rsid w:val="00570F64"/>
    <w:rsid w:val="005713BD"/>
    <w:rsid w:val="0057234C"/>
    <w:rsid w:val="005731FD"/>
    <w:rsid w:val="005736F7"/>
    <w:rsid w:val="00574385"/>
    <w:rsid w:val="00575201"/>
    <w:rsid w:val="00576FD2"/>
    <w:rsid w:val="0057754D"/>
    <w:rsid w:val="005775C7"/>
    <w:rsid w:val="005807B5"/>
    <w:rsid w:val="005811A6"/>
    <w:rsid w:val="0058201C"/>
    <w:rsid w:val="0058209E"/>
    <w:rsid w:val="0058228D"/>
    <w:rsid w:val="00582465"/>
    <w:rsid w:val="00583CBB"/>
    <w:rsid w:val="005840EF"/>
    <w:rsid w:val="00584EC7"/>
    <w:rsid w:val="00585C85"/>
    <w:rsid w:val="0058615E"/>
    <w:rsid w:val="00586E12"/>
    <w:rsid w:val="00587206"/>
    <w:rsid w:val="0059006A"/>
    <w:rsid w:val="005909FF"/>
    <w:rsid w:val="00592E40"/>
    <w:rsid w:val="005932AF"/>
    <w:rsid w:val="005935BB"/>
    <w:rsid w:val="0059382D"/>
    <w:rsid w:val="00593C81"/>
    <w:rsid w:val="0059411B"/>
    <w:rsid w:val="00594884"/>
    <w:rsid w:val="00595291"/>
    <w:rsid w:val="00596705"/>
    <w:rsid w:val="005968C8"/>
    <w:rsid w:val="00596B68"/>
    <w:rsid w:val="005A0465"/>
    <w:rsid w:val="005A07BC"/>
    <w:rsid w:val="005A0ED9"/>
    <w:rsid w:val="005A1B1D"/>
    <w:rsid w:val="005A24BF"/>
    <w:rsid w:val="005A4857"/>
    <w:rsid w:val="005A4A3B"/>
    <w:rsid w:val="005A62C7"/>
    <w:rsid w:val="005A6CFA"/>
    <w:rsid w:val="005A7584"/>
    <w:rsid w:val="005B016F"/>
    <w:rsid w:val="005B03FE"/>
    <w:rsid w:val="005B0851"/>
    <w:rsid w:val="005B1C57"/>
    <w:rsid w:val="005B1EBB"/>
    <w:rsid w:val="005B1FA5"/>
    <w:rsid w:val="005B6644"/>
    <w:rsid w:val="005B7797"/>
    <w:rsid w:val="005C0166"/>
    <w:rsid w:val="005C0CAC"/>
    <w:rsid w:val="005C10E8"/>
    <w:rsid w:val="005C24C6"/>
    <w:rsid w:val="005C2B58"/>
    <w:rsid w:val="005C3730"/>
    <w:rsid w:val="005C42F2"/>
    <w:rsid w:val="005C4810"/>
    <w:rsid w:val="005C5E29"/>
    <w:rsid w:val="005C5ED7"/>
    <w:rsid w:val="005C636E"/>
    <w:rsid w:val="005C64BC"/>
    <w:rsid w:val="005C76ED"/>
    <w:rsid w:val="005C7ABC"/>
    <w:rsid w:val="005D02AF"/>
    <w:rsid w:val="005D1DC5"/>
    <w:rsid w:val="005D1E44"/>
    <w:rsid w:val="005D2496"/>
    <w:rsid w:val="005D2743"/>
    <w:rsid w:val="005D3570"/>
    <w:rsid w:val="005D40A3"/>
    <w:rsid w:val="005D4D40"/>
    <w:rsid w:val="005D5082"/>
    <w:rsid w:val="005D5FBF"/>
    <w:rsid w:val="005D6D00"/>
    <w:rsid w:val="005D750B"/>
    <w:rsid w:val="005D78CE"/>
    <w:rsid w:val="005D7999"/>
    <w:rsid w:val="005D7D72"/>
    <w:rsid w:val="005E07DB"/>
    <w:rsid w:val="005E12D9"/>
    <w:rsid w:val="005E1421"/>
    <w:rsid w:val="005E1604"/>
    <w:rsid w:val="005E1A43"/>
    <w:rsid w:val="005E2931"/>
    <w:rsid w:val="005E3717"/>
    <w:rsid w:val="005E376A"/>
    <w:rsid w:val="005E3E36"/>
    <w:rsid w:val="005E4324"/>
    <w:rsid w:val="005E5019"/>
    <w:rsid w:val="005E6351"/>
    <w:rsid w:val="005E7743"/>
    <w:rsid w:val="005F05E9"/>
    <w:rsid w:val="005F157B"/>
    <w:rsid w:val="005F2578"/>
    <w:rsid w:val="005F30FB"/>
    <w:rsid w:val="005F4E7C"/>
    <w:rsid w:val="005F62A2"/>
    <w:rsid w:val="005F780D"/>
    <w:rsid w:val="005F7944"/>
    <w:rsid w:val="005F7956"/>
    <w:rsid w:val="005F7CE3"/>
    <w:rsid w:val="00600035"/>
    <w:rsid w:val="00600459"/>
    <w:rsid w:val="0060085A"/>
    <w:rsid w:val="00601543"/>
    <w:rsid w:val="006015AA"/>
    <w:rsid w:val="006017F5"/>
    <w:rsid w:val="00601923"/>
    <w:rsid w:val="00601DD8"/>
    <w:rsid w:val="006026F7"/>
    <w:rsid w:val="00602808"/>
    <w:rsid w:val="00602DFC"/>
    <w:rsid w:val="006034CD"/>
    <w:rsid w:val="00603504"/>
    <w:rsid w:val="006045E8"/>
    <w:rsid w:val="006047E1"/>
    <w:rsid w:val="0060651B"/>
    <w:rsid w:val="00606847"/>
    <w:rsid w:val="006102F1"/>
    <w:rsid w:val="00611B3C"/>
    <w:rsid w:val="006120FD"/>
    <w:rsid w:val="00613077"/>
    <w:rsid w:val="006136E3"/>
    <w:rsid w:val="00613985"/>
    <w:rsid w:val="00613AC4"/>
    <w:rsid w:val="00614A84"/>
    <w:rsid w:val="0061513F"/>
    <w:rsid w:val="00616A03"/>
    <w:rsid w:val="00616E4F"/>
    <w:rsid w:val="006171E7"/>
    <w:rsid w:val="00617733"/>
    <w:rsid w:val="006202BF"/>
    <w:rsid w:val="006209C5"/>
    <w:rsid w:val="00620B0F"/>
    <w:rsid w:val="00620DF4"/>
    <w:rsid w:val="006211BD"/>
    <w:rsid w:val="00621F5E"/>
    <w:rsid w:val="0062251A"/>
    <w:rsid w:val="00623230"/>
    <w:rsid w:val="00623960"/>
    <w:rsid w:val="00624027"/>
    <w:rsid w:val="00624777"/>
    <w:rsid w:val="00625190"/>
    <w:rsid w:val="006257CE"/>
    <w:rsid w:val="006258D9"/>
    <w:rsid w:val="00626951"/>
    <w:rsid w:val="006319E5"/>
    <w:rsid w:val="0063494B"/>
    <w:rsid w:val="006364EF"/>
    <w:rsid w:val="00636679"/>
    <w:rsid w:val="006370D0"/>
    <w:rsid w:val="006372E9"/>
    <w:rsid w:val="00637E8A"/>
    <w:rsid w:val="006403A0"/>
    <w:rsid w:val="0064151D"/>
    <w:rsid w:val="00641B22"/>
    <w:rsid w:val="00642B36"/>
    <w:rsid w:val="00642BCF"/>
    <w:rsid w:val="00643698"/>
    <w:rsid w:val="00644E42"/>
    <w:rsid w:val="00645386"/>
    <w:rsid w:val="006462BE"/>
    <w:rsid w:val="00646344"/>
    <w:rsid w:val="006473FF"/>
    <w:rsid w:val="00647919"/>
    <w:rsid w:val="00647F63"/>
    <w:rsid w:val="006523F6"/>
    <w:rsid w:val="00652D17"/>
    <w:rsid w:val="00653DD5"/>
    <w:rsid w:val="0065437D"/>
    <w:rsid w:val="006547DD"/>
    <w:rsid w:val="00654C1D"/>
    <w:rsid w:val="0065535E"/>
    <w:rsid w:val="00655BEB"/>
    <w:rsid w:val="00655D0F"/>
    <w:rsid w:val="0065627C"/>
    <w:rsid w:val="00656FE4"/>
    <w:rsid w:val="00657558"/>
    <w:rsid w:val="00657A4B"/>
    <w:rsid w:val="006621FE"/>
    <w:rsid w:val="00662856"/>
    <w:rsid w:val="006655AA"/>
    <w:rsid w:val="00665C70"/>
    <w:rsid w:val="00665E2E"/>
    <w:rsid w:val="00665F8F"/>
    <w:rsid w:val="0066620E"/>
    <w:rsid w:val="0066647E"/>
    <w:rsid w:val="00666F60"/>
    <w:rsid w:val="006675CB"/>
    <w:rsid w:val="006677D3"/>
    <w:rsid w:val="00667FF8"/>
    <w:rsid w:val="00670E9F"/>
    <w:rsid w:val="006716DC"/>
    <w:rsid w:val="0067301E"/>
    <w:rsid w:val="00675A7E"/>
    <w:rsid w:val="00676C61"/>
    <w:rsid w:val="006775C5"/>
    <w:rsid w:val="006775D8"/>
    <w:rsid w:val="00677B30"/>
    <w:rsid w:val="00677B43"/>
    <w:rsid w:val="00680622"/>
    <w:rsid w:val="00681514"/>
    <w:rsid w:val="00683315"/>
    <w:rsid w:val="00683322"/>
    <w:rsid w:val="006835A9"/>
    <w:rsid w:val="0068400C"/>
    <w:rsid w:val="0068422A"/>
    <w:rsid w:val="00684F29"/>
    <w:rsid w:val="00685375"/>
    <w:rsid w:val="00685F03"/>
    <w:rsid w:val="00686AEE"/>
    <w:rsid w:val="00686D27"/>
    <w:rsid w:val="00691989"/>
    <w:rsid w:val="00691D21"/>
    <w:rsid w:val="00691FC6"/>
    <w:rsid w:val="006926A7"/>
    <w:rsid w:val="00692FB2"/>
    <w:rsid w:val="00693556"/>
    <w:rsid w:val="00694719"/>
    <w:rsid w:val="006959C0"/>
    <w:rsid w:val="00697DA0"/>
    <w:rsid w:val="006A08D1"/>
    <w:rsid w:val="006A118A"/>
    <w:rsid w:val="006A1A30"/>
    <w:rsid w:val="006A1CD3"/>
    <w:rsid w:val="006A20B8"/>
    <w:rsid w:val="006A3EC6"/>
    <w:rsid w:val="006A45E0"/>
    <w:rsid w:val="006A4F8B"/>
    <w:rsid w:val="006A557E"/>
    <w:rsid w:val="006A5F95"/>
    <w:rsid w:val="006A6A2C"/>
    <w:rsid w:val="006A6B83"/>
    <w:rsid w:val="006A6E34"/>
    <w:rsid w:val="006B03A3"/>
    <w:rsid w:val="006B0CBD"/>
    <w:rsid w:val="006B1518"/>
    <w:rsid w:val="006B286E"/>
    <w:rsid w:val="006B2FE0"/>
    <w:rsid w:val="006B33AB"/>
    <w:rsid w:val="006B354D"/>
    <w:rsid w:val="006B39D2"/>
    <w:rsid w:val="006B5814"/>
    <w:rsid w:val="006B6711"/>
    <w:rsid w:val="006B6B17"/>
    <w:rsid w:val="006B7357"/>
    <w:rsid w:val="006B778D"/>
    <w:rsid w:val="006C05B3"/>
    <w:rsid w:val="006C0CBC"/>
    <w:rsid w:val="006C0F08"/>
    <w:rsid w:val="006C13BA"/>
    <w:rsid w:val="006C1D57"/>
    <w:rsid w:val="006C2BC7"/>
    <w:rsid w:val="006C62C4"/>
    <w:rsid w:val="006C6406"/>
    <w:rsid w:val="006C6933"/>
    <w:rsid w:val="006C7901"/>
    <w:rsid w:val="006D0042"/>
    <w:rsid w:val="006D09EB"/>
    <w:rsid w:val="006D0ED5"/>
    <w:rsid w:val="006D1D49"/>
    <w:rsid w:val="006D2E88"/>
    <w:rsid w:val="006D2F35"/>
    <w:rsid w:val="006D3257"/>
    <w:rsid w:val="006D3FDC"/>
    <w:rsid w:val="006D4CA0"/>
    <w:rsid w:val="006D510C"/>
    <w:rsid w:val="006D57DD"/>
    <w:rsid w:val="006D6C42"/>
    <w:rsid w:val="006E0BE5"/>
    <w:rsid w:val="006E2B26"/>
    <w:rsid w:val="006E2F0D"/>
    <w:rsid w:val="006E3C34"/>
    <w:rsid w:val="006E5045"/>
    <w:rsid w:val="006E6A00"/>
    <w:rsid w:val="006E6C75"/>
    <w:rsid w:val="006F0522"/>
    <w:rsid w:val="006F1243"/>
    <w:rsid w:val="006F1436"/>
    <w:rsid w:val="006F1AD0"/>
    <w:rsid w:val="006F20D4"/>
    <w:rsid w:val="006F2B7D"/>
    <w:rsid w:val="006F393B"/>
    <w:rsid w:val="006F3C98"/>
    <w:rsid w:val="006F3D22"/>
    <w:rsid w:val="006F4334"/>
    <w:rsid w:val="006F55B7"/>
    <w:rsid w:val="006F6333"/>
    <w:rsid w:val="006F6400"/>
    <w:rsid w:val="0070344A"/>
    <w:rsid w:val="00703D53"/>
    <w:rsid w:val="00704184"/>
    <w:rsid w:val="007045C3"/>
    <w:rsid w:val="00705523"/>
    <w:rsid w:val="007056ED"/>
    <w:rsid w:val="00706314"/>
    <w:rsid w:val="0070772F"/>
    <w:rsid w:val="0071035C"/>
    <w:rsid w:val="0071071A"/>
    <w:rsid w:val="00710C80"/>
    <w:rsid w:val="00710F26"/>
    <w:rsid w:val="00711C2D"/>
    <w:rsid w:val="00711D59"/>
    <w:rsid w:val="007140C6"/>
    <w:rsid w:val="00714D32"/>
    <w:rsid w:val="007153CA"/>
    <w:rsid w:val="00715B58"/>
    <w:rsid w:val="00716369"/>
    <w:rsid w:val="00716E2A"/>
    <w:rsid w:val="00716F85"/>
    <w:rsid w:val="00717022"/>
    <w:rsid w:val="007177E7"/>
    <w:rsid w:val="00720FCE"/>
    <w:rsid w:val="007214FC"/>
    <w:rsid w:val="00722319"/>
    <w:rsid w:val="0072251F"/>
    <w:rsid w:val="00723031"/>
    <w:rsid w:val="00723F5A"/>
    <w:rsid w:val="00723FE3"/>
    <w:rsid w:val="007243B7"/>
    <w:rsid w:val="00724ADF"/>
    <w:rsid w:val="007257FD"/>
    <w:rsid w:val="00726252"/>
    <w:rsid w:val="00727A6B"/>
    <w:rsid w:val="00727F89"/>
    <w:rsid w:val="007314AE"/>
    <w:rsid w:val="00731801"/>
    <w:rsid w:val="00731E8B"/>
    <w:rsid w:val="00732B60"/>
    <w:rsid w:val="0073305D"/>
    <w:rsid w:val="00733942"/>
    <w:rsid w:val="00734A9D"/>
    <w:rsid w:val="00734AB3"/>
    <w:rsid w:val="00735414"/>
    <w:rsid w:val="007354E2"/>
    <w:rsid w:val="007362FF"/>
    <w:rsid w:val="00736944"/>
    <w:rsid w:val="00737CC0"/>
    <w:rsid w:val="007400DC"/>
    <w:rsid w:val="007403AF"/>
    <w:rsid w:val="00741189"/>
    <w:rsid w:val="00742345"/>
    <w:rsid w:val="007424E4"/>
    <w:rsid w:val="00742AF4"/>
    <w:rsid w:val="00742B1D"/>
    <w:rsid w:val="00742D8B"/>
    <w:rsid w:val="00742E47"/>
    <w:rsid w:val="00743167"/>
    <w:rsid w:val="00744662"/>
    <w:rsid w:val="007447E8"/>
    <w:rsid w:val="007453C6"/>
    <w:rsid w:val="0074677B"/>
    <w:rsid w:val="00746846"/>
    <w:rsid w:val="00747264"/>
    <w:rsid w:val="00747FE0"/>
    <w:rsid w:val="00750246"/>
    <w:rsid w:val="00750480"/>
    <w:rsid w:val="0075077C"/>
    <w:rsid w:val="0075221C"/>
    <w:rsid w:val="00752338"/>
    <w:rsid w:val="00752D22"/>
    <w:rsid w:val="00753427"/>
    <w:rsid w:val="007534B5"/>
    <w:rsid w:val="00753C5B"/>
    <w:rsid w:val="00754797"/>
    <w:rsid w:val="007558D2"/>
    <w:rsid w:val="007576C9"/>
    <w:rsid w:val="007577DA"/>
    <w:rsid w:val="00757BA8"/>
    <w:rsid w:val="00761187"/>
    <w:rsid w:val="007613E5"/>
    <w:rsid w:val="00761958"/>
    <w:rsid w:val="00761C17"/>
    <w:rsid w:val="00761E59"/>
    <w:rsid w:val="007622C2"/>
    <w:rsid w:val="0076273D"/>
    <w:rsid w:val="00764DA4"/>
    <w:rsid w:val="0076569D"/>
    <w:rsid w:val="007657BE"/>
    <w:rsid w:val="00765A28"/>
    <w:rsid w:val="00766EA0"/>
    <w:rsid w:val="00767198"/>
    <w:rsid w:val="00767A26"/>
    <w:rsid w:val="0077009D"/>
    <w:rsid w:val="00771E4E"/>
    <w:rsid w:val="0077330C"/>
    <w:rsid w:val="007737EE"/>
    <w:rsid w:val="007743D6"/>
    <w:rsid w:val="00774622"/>
    <w:rsid w:val="00774911"/>
    <w:rsid w:val="007757F6"/>
    <w:rsid w:val="00775B3C"/>
    <w:rsid w:val="00776400"/>
    <w:rsid w:val="0077659E"/>
    <w:rsid w:val="00776BB7"/>
    <w:rsid w:val="0078037B"/>
    <w:rsid w:val="00780E89"/>
    <w:rsid w:val="0078170C"/>
    <w:rsid w:val="00781A7E"/>
    <w:rsid w:val="00782163"/>
    <w:rsid w:val="007846DB"/>
    <w:rsid w:val="00784F66"/>
    <w:rsid w:val="00784FA6"/>
    <w:rsid w:val="00785B03"/>
    <w:rsid w:val="0078673F"/>
    <w:rsid w:val="00787434"/>
    <w:rsid w:val="00787E5E"/>
    <w:rsid w:val="0079011C"/>
    <w:rsid w:val="00790E09"/>
    <w:rsid w:val="007915E4"/>
    <w:rsid w:val="007917D8"/>
    <w:rsid w:val="00792DC4"/>
    <w:rsid w:val="00793530"/>
    <w:rsid w:val="00794C9B"/>
    <w:rsid w:val="0079517E"/>
    <w:rsid w:val="007A1952"/>
    <w:rsid w:val="007A2F8F"/>
    <w:rsid w:val="007A365F"/>
    <w:rsid w:val="007A424D"/>
    <w:rsid w:val="007A4356"/>
    <w:rsid w:val="007A543C"/>
    <w:rsid w:val="007A70CA"/>
    <w:rsid w:val="007A727E"/>
    <w:rsid w:val="007B03B2"/>
    <w:rsid w:val="007B0418"/>
    <w:rsid w:val="007B089A"/>
    <w:rsid w:val="007B0C98"/>
    <w:rsid w:val="007B56A3"/>
    <w:rsid w:val="007B5831"/>
    <w:rsid w:val="007B59D6"/>
    <w:rsid w:val="007B6F94"/>
    <w:rsid w:val="007B7BA2"/>
    <w:rsid w:val="007B7FBD"/>
    <w:rsid w:val="007C0637"/>
    <w:rsid w:val="007C0AA5"/>
    <w:rsid w:val="007C0F7D"/>
    <w:rsid w:val="007C189C"/>
    <w:rsid w:val="007C2A0A"/>
    <w:rsid w:val="007C2EE1"/>
    <w:rsid w:val="007C361E"/>
    <w:rsid w:val="007C405B"/>
    <w:rsid w:val="007C4F8C"/>
    <w:rsid w:val="007C54F0"/>
    <w:rsid w:val="007C60B5"/>
    <w:rsid w:val="007C6845"/>
    <w:rsid w:val="007C68D1"/>
    <w:rsid w:val="007C68DC"/>
    <w:rsid w:val="007C6D64"/>
    <w:rsid w:val="007C7EB7"/>
    <w:rsid w:val="007D0B07"/>
    <w:rsid w:val="007D0C5A"/>
    <w:rsid w:val="007D1726"/>
    <w:rsid w:val="007D216B"/>
    <w:rsid w:val="007D44AA"/>
    <w:rsid w:val="007D615C"/>
    <w:rsid w:val="007E0BE2"/>
    <w:rsid w:val="007E1C34"/>
    <w:rsid w:val="007E2B89"/>
    <w:rsid w:val="007E3B5E"/>
    <w:rsid w:val="007E41CE"/>
    <w:rsid w:val="007E5CAD"/>
    <w:rsid w:val="007E6041"/>
    <w:rsid w:val="007E688F"/>
    <w:rsid w:val="007E6BE6"/>
    <w:rsid w:val="007E6CF2"/>
    <w:rsid w:val="007E71CD"/>
    <w:rsid w:val="007E7823"/>
    <w:rsid w:val="007F11F1"/>
    <w:rsid w:val="007F1FCB"/>
    <w:rsid w:val="007F3673"/>
    <w:rsid w:val="007F37EA"/>
    <w:rsid w:val="007F42A3"/>
    <w:rsid w:val="007F5561"/>
    <w:rsid w:val="007F5D81"/>
    <w:rsid w:val="007F6898"/>
    <w:rsid w:val="007F68EF"/>
    <w:rsid w:val="007F7214"/>
    <w:rsid w:val="007F7772"/>
    <w:rsid w:val="00800759"/>
    <w:rsid w:val="008017AF"/>
    <w:rsid w:val="00801B0D"/>
    <w:rsid w:val="00804711"/>
    <w:rsid w:val="008049B8"/>
    <w:rsid w:val="00806364"/>
    <w:rsid w:val="008063E5"/>
    <w:rsid w:val="008064D1"/>
    <w:rsid w:val="0080666B"/>
    <w:rsid w:val="008077CA"/>
    <w:rsid w:val="00807C01"/>
    <w:rsid w:val="00807F77"/>
    <w:rsid w:val="00810174"/>
    <w:rsid w:val="00810303"/>
    <w:rsid w:val="00810C7B"/>
    <w:rsid w:val="008114C5"/>
    <w:rsid w:val="00811802"/>
    <w:rsid w:val="00812AED"/>
    <w:rsid w:val="00812CAC"/>
    <w:rsid w:val="008133E9"/>
    <w:rsid w:val="00813567"/>
    <w:rsid w:val="00814D25"/>
    <w:rsid w:val="008156DE"/>
    <w:rsid w:val="00815BB2"/>
    <w:rsid w:val="008160F5"/>
    <w:rsid w:val="00816663"/>
    <w:rsid w:val="0081675A"/>
    <w:rsid w:val="00817340"/>
    <w:rsid w:val="00817C80"/>
    <w:rsid w:val="008234E3"/>
    <w:rsid w:val="00823682"/>
    <w:rsid w:val="00823776"/>
    <w:rsid w:val="00824102"/>
    <w:rsid w:val="00827F29"/>
    <w:rsid w:val="008307CA"/>
    <w:rsid w:val="008316DD"/>
    <w:rsid w:val="00831DC7"/>
    <w:rsid w:val="0083221A"/>
    <w:rsid w:val="00833663"/>
    <w:rsid w:val="008344F0"/>
    <w:rsid w:val="00835199"/>
    <w:rsid w:val="0083695F"/>
    <w:rsid w:val="00841B3B"/>
    <w:rsid w:val="00842A7D"/>
    <w:rsid w:val="00843D18"/>
    <w:rsid w:val="00843F32"/>
    <w:rsid w:val="00844639"/>
    <w:rsid w:val="00844AA6"/>
    <w:rsid w:val="00844F9E"/>
    <w:rsid w:val="00845BFB"/>
    <w:rsid w:val="00845CB9"/>
    <w:rsid w:val="008465D0"/>
    <w:rsid w:val="008475CE"/>
    <w:rsid w:val="0085144D"/>
    <w:rsid w:val="008529F2"/>
    <w:rsid w:val="00852D5B"/>
    <w:rsid w:val="008535FE"/>
    <w:rsid w:val="008536E2"/>
    <w:rsid w:val="00853B3C"/>
    <w:rsid w:val="00853B52"/>
    <w:rsid w:val="00853D32"/>
    <w:rsid w:val="00853DA8"/>
    <w:rsid w:val="00854922"/>
    <w:rsid w:val="00855164"/>
    <w:rsid w:val="00855298"/>
    <w:rsid w:val="008553DA"/>
    <w:rsid w:val="00855E3F"/>
    <w:rsid w:val="00856327"/>
    <w:rsid w:val="00856453"/>
    <w:rsid w:val="00856B9A"/>
    <w:rsid w:val="0085755C"/>
    <w:rsid w:val="0085767E"/>
    <w:rsid w:val="0085786C"/>
    <w:rsid w:val="008579C4"/>
    <w:rsid w:val="00857D38"/>
    <w:rsid w:val="008615C6"/>
    <w:rsid w:val="008617C3"/>
    <w:rsid w:val="00861A4B"/>
    <w:rsid w:val="00861BEB"/>
    <w:rsid w:val="00862B77"/>
    <w:rsid w:val="00864EE6"/>
    <w:rsid w:val="00865944"/>
    <w:rsid w:val="008663A7"/>
    <w:rsid w:val="00871844"/>
    <w:rsid w:val="00871EAE"/>
    <w:rsid w:val="00871F3E"/>
    <w:rsid w:val="0087225F"/>
    <w:rsid w:val="00875153"/>
    <w:rsid w:val="00875DBA"/>
    <w:rsid w:val="00876B0F"/>
    <w:rsid w:val="0087711C"/>
    <w:rsid w:val="0087726E"/>
    <w:rsid w:val="0087787A"/>
    <w:rsid w:val="008818EB"/>
    <w:rsid w:val="00882352"/>
    <w:rsid w:val="00882EC7"/>
    <w:rsid w:val="00885100"/>
    <w:rsid w:val="00885366"/>
    <w:rsid w:val="0088559D"/>
    <w:rsid w:val="008856CB"/>
    <w:rsid w:val="00886708"/>
    <w:rsid w:val="008868E1"/>
    <w:rsid w:val="00886B35"/>
    <w:rsid w:val="00886B7C"/>
    <w:rsid w:val="00886C8D"/>
    <w:rsid w:val="00887415"/>
    <w:rsid w:val="00890201"/>
    <w:rsid w:val="0089093A"/>
    <w:rsid w:val="00890987"/>
    <w:rsid w:val="00892E9E"/>
    <w:rsid w:val="00893313"/>
    <w:rsid w:val="00893ABB"/>
    <w:rsid w:val="00893CDE"/>
    <w:rsid w:val="00894775"/>
    <w:rsid w:val="0089532C"/>
    <w:rsid w:val="00895F44"/>
    <w:rsid w:val="00896B40"/>
    <w:rsid w:val="008A15CD"/>
    <w:rsid w:val="008A1ABB"/>
    <w:rsid w:val="008A2F56"/>
    <w:rsid w:val="008A59E4"/>
    <w:rsid w:val="008A73DF"/>
    <w:rsid w:val="008B0149"/>
    <w:rsid w:val="008B0422"/>
    <w:rsid w:val="008B151C"/>
    <w:rsid w:val="008B1728"/>
    <w:rsid w:val="008B1DC5"/>
    <w:rsid w:val="008B2431"/>
    <w:rsid w:val="008B3367"/>
    <w:rsid w:val="008B39ED"/>
    <w:rsid w:val="008B49E4"/>
    <w:rsid w:val="008B6889"/>
    <w:rsid w:val="008B736A"/>
    <w:rsid w:val="008C0819"/>
    <w:rsid w:val="008C1C06"/>
    <w:rsid w:val="008C1E55"/>
    <w:rsid w:val="008C2F99"/>
    <w:rsid w:val="008C3586"/>
    <w:rsid w:val="008C3DDD"/>
    <w:rsid w:val="008C5297"/>
    <w:rsid w:val="008C5C69"/>
    <w:rsid w:val="008C5FC0"/>
    <w:rsid w:val="008C6437"/>
    <w:rsid w:val="008C67D3"/>
    <w:rsid w:val="008C69D5"/>
    <w:rsid w:val="008C749B"/>
    <w:rsid w:val="008C7A19"/>
    <w:rsid w:val="008C7E3B"/>
    <w:rsid w:val="008D0709"/>
    <w:rsid w:val="008D19F4"/>
    <w:rsid w:val="008D3A0F"/>
    <w:rsid w:val="008D3B1A"/>
    <w:rsid w:val="008D3D21"/>
    <w:rsid w:val="008D46FB"/>
    <w:rsid w:val="008D486A"/>
    <w:rsid w:val="008D4EAE"/>
    <w:rsid w:val="008D50FE"/>
    <w:rsid w:val="008D547B"/>
    <w:rsid w:val="008D5D66"/>
    <w:rsid w:val="008D68D2"/>
    <w:rsid w:val="008D7A61"/>
    <w:rsid w:val="008E0AE2"/>
    <w:rsid w:val="008E1487"/>
    <w:rsid w:val="008E1786"/>
    <w:rsid w:val="008E191C"/>
    <w:rsid w:val="008E1A7D"/>
    <w:rsid w:val="008E1AD3"/>
    <w:rsid w:val="008E257F"/>
    <w:rsid w:val="008E2C09"/>
    <w:rsid w:val="008E2FA3"/>
    <w:rsid w:val="008E33EA"/>
    <w:rsid w:val="008E35FA"/>
    <w:rsid w:val="008E37E9"/>
    <w:rsid w:val="008E4213"/>
    <w:rsid w:val="008E502E"/>
    <w:rsid w:val="008E62EE"/>
    <w:rsid w:val="008E79D5"/>
    <w:rsid w:val="008F1960"/>
    <w:rsid w:val="008F19D7"/>
    <w:rsid w:val="008F1BC1"/>
    <w:rsid w:val="008F1F81"/>
    <w:rsid w:val="008F35AC"/>
    <w:rsid w:val="008F387F"/>
    <w:rsid w:val="008F3C0F"/>
    <w:rsid w:val="008F3E7F"/>
    <w:rsid w:val="008F5569"/>
    <w:rsid w:val="008F5FA6"/>
    <w:rsid w:val="008F6541"/>
    <w:rsid w:val="008F6FC6"/>
    <w:rsid w:val="008F7D66"/>
    <w:rsid w:val="00900AB8"/>
    <w:rsid w:val="009015C4"/>
    <w:rsid w:val="0090422E"/>
    <w:rsid w:val="0090570A"/>
    <w:rsid w:val="00905F8D"/>
    <w:rsid w:val="00907215"/>
    <w:rsid w:val="00907573"/>
    <w:rsid w:val="0090785D"/>
    <w:rsid w:val="00907D8E"/>
    <w:rsid w:val="009116CA"/>
    <w:rsid w:val="00912150"/>
    <w:rsid w:val="00912C8E"/>
    <w:rsid w:val="00913788"/>
    <w:rsid w:val="0091411A"/>
    <w:rsid w:val="0091453F"/>
    <w:rsid w:val="009147D0"/>
    <w:rsid w:val="009148FC"/>
    <w:rsid w:val="00914DB4"/>
    <w:rsid w:val="0091561D"/>
    <w:rsid w:val="009159F4"/>
    <w:rsid w:val="00915F0C"/>
    <w:rsid w:val="009161CA"/>
    <w:rsid w:val="00916220"/>
    <w:rsid w:val="0091655A"/>
    <w:rsid w:val="009165E5"/>
    <w:rsid w:val="00916A13"/>
    <w:rsid w:val="00916C04"/>
    <w:rsid w:val="009174F8"/>
    <w:rsid w:val="00920FB6"/>
    <w:rsid w:val="009217FF"/>
    <w:rsid w:val="00922B8D"/>
    <w:rsid w:val="009242CF"/>
    <w:rsid w:val="00924EFB"/>
    <w:rsid w:val="009255D0"/>
    <w:rsid w:val="009263C5"/>
    <w:rsid w:val="009274CC"/>
    <w:rsid w:val="009278F4"/>
    <w:rsid w:val="009300BF"/>
    <w:rsid w:val="009304C4"/>
    <w:rsid w:val="009307F0"/>
    <w:rsid w:val="00931CB1"/>
    <w:rsid w:val="00932448"/>
    <w:rsid w:val="00932889"/>
    <w:rsid w:val="009339A0"/>
    <w:rsid w:val="00934DF4"/>
    <w:rsid w:val="00936BBB"/>
    <w:rsid w:val="00937894"/>
    <w:rsid w:val="009411DD"/>
    <w:rsid w:val="00942E0B"/>
    <w:rsid w:val="00942E18"/>
    <w:rsid w:val="00944311"/>
    <w:rsid w:val="009443F3"/>
    <w:rsid w:val="00945C5B"/>
    <w:rsid w:val="009476D3"/>
    <w:rsid w:val="009529F1"/>
    <w:rsid w:val="00952DBF"/>
    <w:rsid w:val="0095467E"/>
    <w:rsid w:val="009554CC"/>
    <w:rsid w:val="00955769"/>
    <w:rsid w:val="009568C2"/>
    <w:rsid w:val="0096065A"/>
    <w:rsid w:val="00960B1B"/>
    <w:rsid w:val="00960BAA"/>
    <w:rsid w:val="00961DF4"/>
    <w:rsid w:val="00962B90"/>
    <w:rsid w:val="00963CEB"/>
    <w:rsid w:val="00964362"/>
    <w:rsid w:val="00964B56"/>
    <w:rsid w:val="0096603F"/>
    <w:rsid w:val="009660C0"/>
    <w:rsid w:val="009665CE"/>
    <w:rsid w:val="00966A87"/>
    <w:rsid w:val="00967F10"/>
    <w:rsid w:val="00970CA9"/>
    <w:rsid w:val="00972EC7"/>
    <w:rsid w:val="00973A9F"/>
    <w:rsid w:val="00974915"/>
    <w:rsid w:val="00974E55"/>
    <w:rsid w:val="009755EB"/>
    <w:rsid w:val="00975C96"/>
    <w:rsid w:val="009771CD"/>
    <w:rsid w:val="00977AEF"/>
    <w:rsid w:val="00980D29"/>
    <w:rsid w:val="00981BEE"/>
    <w:rsid w:val="00981D72"/>
    <w:rsid w:val="00982E78"/>
    <w:rsid w:val="009850BC"/>
    <w:rsid w:val="009850D1"/>
    <w:rsid w:val="009855A5"/>
    <w:rsid w:val="009874E0"/>
    <w:rsid w:val="00987AB7"/>
    <w:rsid w:val="00987C01"/>
    <w:rsid w:val="00990130"/>
    <w:rsid w:val="00991DEF"/>
    <w:rsid w:val="0099261A"/>
    <w:rsid w:val="00992F52"/>
    <w:rsid w:val="00993F57"/>
    <w:rsid w:val="009943C6"/>
    <w:rsid w:val="00994694"/>
    <w:rsid w:val="009946F8"/>
    <w:rsid w:val="00994C03"/>
    <w:rsid w:val="009951B3"/>
    <w:rsid w:val="0099562C"/>
    <w:rsid w:val="00995AE0"/>
    <w:rsid w:val="009960A1"/>
    <w:rsid w:val="009966A7"/>
    <w:rsid w:val="00996F6E"/>
    <w:rsid w:val="00997261"/>
    <w:rsid w:val="009A04F0"/>
    <w:rsid w:val="009A0549"/>
    <w:rsid w:val="009A2C38"/>
    <w:rsid w:val="009A535A"/>
    <w:rsid w:val="009A6B71"/>
    <w:rsid w:val="009A6E2F"/>
    <w:rsid w:val="009B1AE7"/>
    <w:rsid w:val="009B2A72"/>
    <w:rsid w:val="009B2EAB"/>
    <w:rsid w:val="009B33B3"/>
    <w:rsid w:val="009B3952"/>
    <w:rsid w:val="009B4957"/>
    <w:rsid w:val="009B631F"/>
    <w:rsid w:val="009B6BEB"/>
    <w:rsid w:val="009B6C0E"/>
    <w:rsid w:val="009B74C6"/>
    <w:rsid w:val="009C0A80"/>
    <w:rsid w:val="009C1156"/>
    <w:rsid w:val="009C1471"/>
    <w:rsid w:val="009C16E0"/>
    <w:rsid w:val="009C1B5A"/>
    <w:rsid w:val="009C1BF4"/>
    <w:rsid w:val="009C2163"/>
    <w:rsid w:val="009C25E0"/>
    <w:rsid w:val="009C3615"/>
    <w:rsid w:val="009C3E28"/>
    <w:rsid w:val="009C48E2"/>
    <w:rsid w:val="009C5062"/>
    <w:rsid w:val="009C6786"/>
    <w:rsid w:val="009C7144"/>
    <w:rsid w:val="009C71CE"/>
    <w:rsid w:val="009C73D5"/>
    <w:rsid w:val="009C7B43"/>
    <w:rsid w:val="009D0367"/>
    <w:rsid w:val="009D0C95"/>
    <w:rsid w:val="009D1092"/>
    <w:rsid w:val="009D1824"/>
    <w:rsid w:val="009D197A"/>
    <w:rsid w:val="009D1BD4"/>
    <w:rsid w:val="009D20DE"/>
    <w:rsid w:val="009D237D"/>
    <w:rsid w:val="009D26FE"/>
    <w:rsid w:val="009D2B65"/>
    <w:rsid w:val="009D3F1E"/>
    <w:rsid w:val="009D4E3B"/>
    <w:rsid w:val="009D664D"/>
    <w:rsid w:val="009D67E7"/>
    <w:rsid w:val="009D7A14"/>
    <w:rsid w:val="009E1310"/>
    <w:rsid w:val="009E20BC"/>
    <w:rsid w:val="009E2A61"/>
    <w:rsid w:val="009E4203"/>
    <w:rsid w:val="009E51E7"/>
    <w:rsid w:val="009E55F0"/>
    <w:rsid w:val="009E5BAB"/>
    <w:rsid w:val="009E5EB1"/>
    <w:rsid w:val="009E7317"/>
    <w:rsid w:val="009E79FD"/>
    <w:rsid w:val="009F20E2"/>
    <w:rsid w:val="009F2D67"/>
    <w:rsid w:val="009F3D25"/>
    <w:rsid w:val="009F3FCC"/>
    <w:rsid w:val="009F4014"/>
    <w:rsid w:val="009F5AFA"/>
    <w:rsid w:val="009F756F"/>
    <w:rsid w:val="009F7ACF"/>
    <w:rsid w:val="00A009ED"/>
    <w:rsid w:val="00A01FF0"/>
    <w:rsid w:val="00A021E3"/>
    <w:rsid w:val="00A02E16"/>
    <w:rsid w:val="00A05386"/>
    <w:rsid w:val="00A06451"/>
    <w:rsid w:val="00A07326"/>
    <w:rsid w:val="00A07947"/>
    <w:rsid w:val="00A11082"/>
    <w:rsid w:val="00A11459"/>
    <w:rsid w:val="00A116AD"/>
    <w:rsid w:val="00A116F6"/>
    <w:rsid w:val="00A11902"/>
    <w:rsid w:val="00A124D7"/>
    <w:rsid w:val="00A129A0"/>
    <w:rsid w:val="00A13879"/>
    <w:rsid w:val="00A142C1"/>
    <w:rsid w:val="00A145BE"/>
    <w:rsid w:val="00A1474F"/>
    <w:rsid w:val="00A1599E"/>
    <w:rsid w:val="00A16245"/>
    <w:rsid w:val="00A2042E"/>
    <w:rsid w:val="00A20C61"/>
    <w:rsid w:val="00A2101E"/>
    <w:rsid w:val="00A21AF0"/>
    <w:rsid w:val="00A222C5"/>
    <w:rsid w:val="00A2290B"/>
    <w:rsid w:val="00A24EBC"/>
    <w:rsid w:val="00A26700"/>
    <w:rsid w:val="00A26D7A"/>
    <w:rsid w:val="00A279B5"/>
    <w:rsid w:val="00A30AAA"/>
    <w:rsid w:val="00A314C5"/>
    <w:rsid w:val="00A31FE2"/>
    <w:rsid w:val="00A3236D"/>
    <w:rsid w:val="00A324B0"/>
    <w:rsid w:val="00A328AD"/>
    <w:rsid w:val="00A32C8D"/>
    <w:rsid w:val="00A340D4"/>
    <w:rsid w:val="00A34294"/>
    <w:rsid w:val="00A343EC"/>
    <w:rsid w:val="00A349E8"/>
    <w:rsid w:val="00A36366"/>
    <w:rsid w:val="00A363A7"/>
    <w:rsid w:val="00A36EBC"/>
    <w:rsid w:val="00A37C9D"/>
    <w:rsid w:val="00A40523"/>
    <w:rsid w:val="00A40CD1"/>
    <w:rsid w:val="00A41240"/>
    <w:rsid w:val="00A41649"/>
    <w:rsid w:val="00A4257A"/>
    <w:rsid w:val="00A42B79"/>
    <w:rsid w:val="00A44C4E"/>
    <w:rsid w:val="00A45EF1"/>
    <w:rsid w:val="00A50492"/>
    <w:rsid w:val="00A5086F"/>
    <w:rsid w:val="00A50D35"/>
    <w:rsid w:val="00A5265A"/>
    <w:rsid w:val="00A53341"/>
    <w:rsid w:val="00A53AFC"/>
    <w:rsid w:val="00A5598D"/>
    <w:rsid w:val="00A55DCD"/>
    <w:rsid w:val="00A576DB"/>
    <w:rsid w:val="00A57F25"/>
    <w:rsid w:val="00A6006E"/>
    <w:rsid w:val="00A6035C"/>
    <w:rsid w:val="00A60FB8"/>
    <w:rsid w:val="00A61844"/>
    <w:rsid w:val="00A61CB1"/>
    <w:rsid w:val="00A62EE4"/>
    <w:rsid w:val="00A646CD"/>
    <w:rsid w:val="00A652D0"/>
    <w:rsid w:val="00A6736A"/>
    <w:rsid w:val="00A67AB5"/>
    <w:rsid w:val="00A67C70"/>
    <w:rsid w:val="00A70B29"/>
    <w:rsid w:val="00A71355"/>
    <w:rsid w:val="00A740BA"/>
    <w:rsid w:val="00A74122"/>
    <w:rsid w:val="00A74AD0"/>
    <w:rsid w:val="00A754B4"/>
    <w:rsid w:val="00A75F21"/>
    <w:rsid w:val="00A763F9"/>
    <w:rsid w:val="00A7653E"/>
    <w:rsid w:val="00A770BA"/>
    <w:rsid w:val="00A77327"/>
    <w:rsid w:val="00A77C42"/>
    <w:rsid w:val="00A77FC2"/>
    <w:rsid w:val="00A8049A"/>
    <w:rsid w:val="00A81147"/>
    <w:rsid w:val="00A8182B"/>
    <w:rsid w:val="00A81D26"/>
    <w:rsid w:val="00A8222B"/>
    <w:rsid w:val="00A8233C"/>
    <w:rsid w:val="00A824D3"/>
    <w:rsid w:val="00A836CB"/>
    <w:rsid w:val="00A8375D"/>
    <w:rsid w:val="00A83832"/>
    <w:rsid w:val="00A83FCB"/>
    <w:rsid w:val="00A8429E"/>
    <w:rsid w:val="00A857AA"/>
    <w:rsid w:val="00A85DC4"/>
    <w:rsid w:val="00A86432"/>
    <w:rsid w:val="00A86765"/>
    <w:rsid w:val="00A86D56"/>
    <w:rsid w:val="00A87198"/>
    <w:rsid w:val="00A87824"/>
    <w:rsid w:val="00A87DAE"/>
    <w:rsid w:val="00A90946"/>
    <w:rsid w:val="00A91CB5"/>
    <w:rsid w:val="00A93038"/>
    <w:rsid w:val="00A9335E"/>
    <w:rsid w:val="00A94CD7"/>
    <w:rsid w:val="00A95F80"/>
    <w:rsid w:val="00A96630"/>
    <w:rsid w:val="00A9677A"/>
    <w:rsid w:val="00A96B5B"/>
    <w:rsid w:val="00A97E0C"/>
    <w:rsid w:val="00AA00ED"/>
    <w:rsid w:val="00AA1548"/>
    <w:rsid w:val="00AA17D3"/>
    <w:rsid w:val="00AA1C15"/>
    <w:rsid w:val="00AA2232"/>
    <w:rsid w:val="00AA3370"/>
    <w:rsid w:val="00AA5D2C"/>
    <w:rsid w:val="00AA62EC"/>
    <w:rsid w:val="00AA665F"/>
    <w:rsid w:val="00AA6F23"/>
    <w:rsid w:val="00AA72A2"/>
    <w:rsid w:val="00AA782F"/>
    <w:rsid w:val="00AA7BDC"/>
    <w:rsid w:val="00AB0770"/>
    <w:rsid w:val="00AB09E6"/>
    <w:rsid w:val="00AB14B0"/>
    <w:rsid w:val="00AB1AFD"/>
    <w:rsid w:val="00AB2717"/>
    <w:rsid w:val="00AB2AC6"/>
    <w:rsid w:val="00AB3060"/>
    <w:rsid w:val="00AB44A4"/>
    <w:rsid w:val="00AB56E0"/>
    <w:rsid w:val="00AB5F55"/>
    <w:rsid w:val="00AB683C"/>
    <w:rsid w:val="00AB752E"/>
    <w:rsid w:val="00AB78E5"/>
    <w:rsid w:val="00AB7AD5"/>
    <w:rsid w:val="00AB7CEB"/>
    <w:rsid w:val="00AC01D6"/>
    <w:rsid w:val="00AC1069"/>
    <w:rsid w:val="00AC19EE"/>
    <w:rsid w:val="00AC1DA1"/>
    <w:rsid w:val="00AC2E27"/>
    <w:rsid w:val="00AC36E8"/>
    <w:rsid w:val="00AC396D"/>
    <w:rsid w:val="00AC6C66"/>
    <w:rsid w:val="00AC75F2"/>
    <w:rsid w:val="00AC7D05"/>
    <w:rsid w:val="00AD0243"/>
    <w:rsid w:val="00AD08DB"/>
    <w:rsid w:val="00AD2140"/>
    <w:rsid w:val="00AD308C"/>
    <w:rsid w:val="00AD3A76"/>
    <w:rsid w:val="00AD552A"/>
    <w:rsid w:val="00AD616B"/>
    <w:rsid w:val="00AD6535"/>
    <w:rsid w:val="00AD65B6"/>
    <w:rsid w:val="00AE20DC"/>
    <w:rsid w:val="00AE2C56"/>
    <w:rsid w:val="00AE3AF1"/>
    <w:rsid w:val="00AE46C9"/>
    <w:rsid w:val="00AE4AD4"/>
    <w:rsid w:val="00AE5567"/>
    <w:rsid w:val="00AE5E1B"/>
    <w:rsid w:val="00AF0262"/>
    <w:rsid w:val="00AF0CF8"/>
    <w:rsid w:val="00AF0DB0"/>
    <w:rsid w:val="00AF5508"/>
    <w:rsid w:val="00AF5908"/>
    <w:rsid w:val="00AF614A"/>
    <w:rsid w:val="00AF6457"/>
    <w:rsid w:val="00AF696B"/>
    <w:rsid w:val="00B018AC"/>
    <w:rsid w:val="00B01C53"/>
    <w:rsid w:val="00B03BBA"/>
    <w:rsid w:val="00B03CDC"/>
    <w:rsid w:val="00B03EF0"/>
    <w:rsid w:val="00B03F45"/>
    <w:rsid w:val="00B04A4D"/>
    <w:rsid w:val="00B04EC5"/>
    <w:rsid w:val="00B0570D"/>
    <w:rsid w:val="00B066E5"/>
    <w:rsid w:val="00B06E6F"/>
    <w:rsid w:val="00B0750F"/>
    <w:rsid w:val="00B0753F"/>
    <w:rsid w:val="00B10967"/>
    <w:rsid w:val="00B10CDE"/>
    <w:rsid w:val="00B1196C"/>
    <w:rsid w:val="00B13272"/>
    <w:rsid w:val="00B14273"/>
    <w:rsid w:val="00B1436D"/>
    <w:rsid w:val="00B152AE"/>
    <w:rsid w:val="00B15A5F"/>
    <w:rsid w:val="00B1696C"/>
    <w:rsid w:val="00B16DA7"/>
    <w:rsid w:val="00B16FFF"/>
    <w:rsid w:val="00B176F1"/>
    <w:rsid w:val="00B17773"/>
    <w:rsid w:val="00B20555"/>
    <w:rsid w:val="00B20B7C"/>
    <w:rsid w:val="00B2263C"/>
    <w:rsid w:val="00B23031"/>
    <w:rsid w:val="00B24EAD"/>
    <w:rsid w:val="00B26081"/>
    <w:rsid w:val="00B268F7"/>
    <w:rsid w:val="00B26C3F"/>
    <w:rsid w:val="00B27E3E"/>
    <w:rsid w:val="00B309E8"/>
    <w:rsid w:val="00B31422"/>
    <w:rsid w:val="00B3199A"/>
    <w:rsid w:val="00B31BE7"/>
    <w:rsid w:val="00B32680"/>
    <w:rsid w:val="00B3384E"/>
    <w:rsid w:val="00B33E01"/>
    <w:rsid w:val="00B3433B"/>
    <w:rsid w:val="00B35025"/>
    <w:rsid w:val="00B35DC8"/>
    <w:rsid w:val="00B36C70"/>
    <w:rsid w:val="00B37E44"/>
    <w:rsid w:val="00B404E1"/>
    <w:rsid w:val="00B4063F"/>
    <w:rsid w:val="00B440B7"/>
    <w:rsid w:val="00B441CD"/>
    <w:rsid w:val="00B465D3"/>
    <w:rsid w:val="00B468DB"/>
    <w:rsid w:val="00B476EC"/>
    <w:rsid w:val="00B5069E"/>
    <w:rsid w:val="00B5076D"/>
    <w:rsid w:val="00B50883"/>
    <w:rsid w:val="00B50D9B"/>
    <w:rsid w:val="00B53973"/>
    <w:rsid w:val="00B548EC"/>
    <w:rsid w:val="00B55253"/>
    <w:rsid w:val="00B55421"/>
    <w:rsid w:val="00B56825"/>
    <w:rsid w:val="00B601DD"/>
    <w:rsid w:val="00B602BE"/>
    <w:rsid w:val="00B61214"/>
    <w:rsid w:val="00B61D2E"/>
    <w:rsid w:val="00B62C5F"/>
    <w:rsid w:val="00B6327B"/>
    <w:rsid w:val="00B6508B"/>
    <w:rsid w:val="00B65A60"/>
    <w:rsid w:val="00B71F32"/>
    <w:rsid w:val="00B73EB7"/>
    <w:rsid w:val="00B75828"/>
    <w:rsid w:val="00B75A69"/>
    <w:rsid w:val="00B76684"/>
    <w:rsid w:val="00B76738"/>
    <w:rsid w:val="00B774B9"/>
    <w:rsid w:val="00B77FC7"/>
    <w:rsid w:val="00B803E6"/>
    <w:rsid w:val="00B80B40"/>
    <w:rsid w:val="00B83095"/>
    <w:rsid w:val="00B8407A"/>
    <w:rsid w:val="00B84375"/>
    <w:rsid w:val="00B844F2"/>
    <w:rsid w:val="00B84799"/>
    <w:rsid w:val="00B859C1"/>
    <w:rsid w:val="00B86D07"/>
    <w:rsid w:val="00B86D1E"/>
    <w:rsid w:val="00B870DA"/>
    <w:rsid w:val="00B87A14"/>
    <w:rsid w:val="00B912A0"/>
    <w:rsid w:val="00B91909"/>
    <w:rsid w:val="00B91B86"/>
    <w:rsid w:val="00B91EEA"/>
    <w:rsid w:val="00B926BC"/>
    <w:rsid w:val="00B93A6F"/>
    <w:rsid w:val="00B93CF2"/>
    <w:rsid w:val="00B94B46"/>
    <w:rsid w:val="00B94C07"/>
    <w:rsid w:val="00B94EA0"/>
    <w:rsid w:val="00B95B9F"/>
    <w:rsid w:val="00B96F63"/>
    <w:rsid w:val="00B970C7"/>
    <w:rsid w:val="00B9741F"/>
    <w:rsid w:val="00BA0758"/>
    <w:rsid w:val="00BA0771"/>
    <w:rsid w:val="00BA0BF5"/>
    <w:rsid w:val="00BA145D"/>
    <w:rsid w:val="00BA2EA5"/>
    <w:rsid w:val="00BA35C4"/>
    <w:rsid w:val="00BA3CD2"/>
    <w:rsid w:val="00BA4CC3"/>
    <w:rsid w:val="00BA58C5"/>
    <w:rsid w:val="00BA5989"/>
    <w:rsid w:val="00BA5F30"/>
    <w:rsid w:val="00BA6B00"/>
    <w:rsid w:val="00BA6DFF"/>
    <w:rsid w:val="00BB0607"/>
    <w:rsid w:val="00BB14A5"/>
    <w:rsid w:val="00BB32B4"/>
    <w:rsid w:val="00BB34E1"/>
    <w:rsid w:val="00BB3A65"/>
    <w:rsid w:val="00BB6B85"/>
    <w:rsid w:val="00BB6E1D"/>
    <w:rsid w:val="00BB71FC"/>
    <w:rsid w:val="00BB766E"/>
    <w:rsid w:val="00BB7951"/>
    <w:rsid w:val="00BB7DFC"/>
    <w:rsid w:val="00BC077F"/>
    <w:rsid w:val="00BC155C"/>
    <w:rsid w:val="00BC169F"/>
    <w:rsid w:val="00BC1D61"/>
    <w:rsid w:val="00BC1D89"/>
    <w:rsid w:val="00BC28EB"/>
    <w:rsid w:val="00BC3176"/>
    <w:rsid w:val="00BC47E1"/>
    <w:rsid w:val="00BC5DB6"/>
    <w:rsid w:val="00BC6161"/>
    <w:rsid w:val="00BD059D"/>
    <w:rsid w:val="00BD0E56"/>
    <w:rsid w:val="00BD15AE"/>
    <w:rsid w:val="00BD19FC"/>
    <w:rsid w:val="00BD2B16"/>
    <w:rsid w:val="00BD3532"/>
    <w:rsid w:val="00BD3EFB"/>
    <w:rsid w:val="00BD4696"/>
    <w:rsid w:val="00BD51DA"/>
    <w:rsid w:val="00BD5BA1"/>
    <w:rsid w:val="00BE08AC"/>
    <w:rsid w:val="00BE0977"/>
    <w:rsid w:val="00BE0F0D"/>
    <w:rsid w:val="00BE0F21"/>
    <w:rsid w:val="00BE240C"/>
    <w:rsid w:val="00BE2A73"/>
    <w:rsid w:val="00BE3AD3"/>
    <w:rsid w:val="00BE4DA4"/>
    <w:rsid w:val="00BE6B12"/>
    <w:rsid w:val="00BE7EC8"/>
    <w:rsid w:val="00BF02BD"/>
    <w:rsid w:val="00BF0A66"/>
    <w:rsid w:val="00BF10A8"/>
    <w:rsid w:val="00BF4574"/>
    <w:rsid w:val="00BF5516"/>
    <w:rsid w:val="00BF5F9A"/>
    <w:rsid w:val="00BF6B96"/>
    <w:rsid w:val="00BF6E2B"/>
    <w:rsid w:val="00BF7B40"/>
    <w:rsid w:val="00BF7EEA"/>
    <w:rsid w:val="00C0004D"/>
    <w:rsid w:val="00C0069D"/>
    <w:rsid w:val="00C00A26"/>
    <w:rsid w:val="00C0107D"/>
    <w:rsid w:val="00C01415"/>
    <w:rsid w:val="00C0178A"/>
    <w:rsid w:val="00C026C0"/>
    <w:rsid w:val="00C02F1B"/>
    <w:rsid w:val="00C03FEB"/>
    <w:rsid w:val="00C042AF"/>
    <w:rsid w:val="00C042E2"/>
    <w:rsid w:val="00C05309"/>
    <w:rsid w:val="00C06F4D"/>
    <w:rsid w:val="00C0775B"/>
    <w:rsid w:val="00C07CE7"/>
    <w:rsid w:val="00C10F5C"/>
    <w:rsid w:val="00C11396"/>
    <w:rsid w:val="00C11EBD"/>
    <w:rsid w:val="00C1360E"/>
    <w:rsid w:val="00C14A07"/>
    <w:rsid w:val="00C15689"/>
    <w:rsid w:val="00C15A2E"/>
    <w:rsid w:val="00C171C6"/>
    <w:rsid w:val="00C17F56"/>
    <w:rsid w:val="00C21193"/>
    <w:rsid w:val="00C236B0"/>
    <w:rsid w:val="00C2405E"/>
    <w:rsid w:val="00C24CFA"/>
    <w:rsid w:val="00C24FEA"/>
    <w:rsid w:val="00C258A6"/>
    <w:rsid w:val="00C25B23"/>
    <w:rsid w:val="00C2656A"/>
    <w:rsid w:val="00C27ED4"/>
    <w:rsid w:val="00C3156F"/>
    <w:rsid w:val="00C31FF9"/>
    <w:rsid w:val="00C32269"/>
    <w:rsid w:val="00C32ADD"/>
    <w:rsid w:val="00C33C0D"/>
    <w:rsid w:val="00C346FE"/>
    <w:rsid w:val="00C35064"/>
    <w:rsid w:val="00C35106"/>
    <w:rsid w:val="00C35A09"/>
    <w:rsid w:val="00C35B0A"/>
    <w:rsid w:val="00C37245"/>
    <w:rsid w:val="00C37276"/>
    <w:rsid w:val="00C37978"/>
    <w:rsid w:val="00C4010E"/>
    <w:rsid w:val="00C40A25"/>
    <w:rsid w:val="00C41351"/>
    <w:rsid w:val="00C42717"/>
    <w:rsid w:val="00C42D53"/>
    <w:rsid w:val="00C443D3"/>
    <w:rsid w:val="00C44A50"/>
    <w:rsid w:val="00C44D9E"/>
    <w:rsid w:val="00C456FE"/>
    <w:rsid w:val="00C45E35"/>
    <w:rsid w:val="00C506FA"/>
    <w:rsid w:val="00C50930"/>
    <w:rsid w:val="00C51159"/>
    <w:rsid w:val="00C5149F"/>
    <w:rsid w:val="00C516A6"/>
    <w:rsid w:val="00C52F6C"/>
    <w:rsid w:val="00C5336E"/>
    <w:rsid w:val="00C538FF"/>
    <w:rsid w:val="00C54ADA"/>
    <w:rsid w:val="00C55AEF"/>
    <w:rsid w:val="00C55CBF"/>
    <w:rsid w:val="00C57551"/>
    <w:rsid w:val="00C575B9"/>
    <w:rsid w:val="00C57ED2"/>
    <w:rsid w:val="00C63185"/>
    <w:rsid w:val="00C639C6"/>
    <w:rsid w:val="00C64190"/>
    <w:rsid w:val="00C656CB"/>
    <w:rsid w:val="00C6578E"/>
    <w:rsid w:val="00C6699E"/>
    <w:rsid w:val="00C66B28"/>
    <w:rsid w:val="00C66B60"/>
    <w:rsid w:val="00C66C95"/>
    <w:rsid w:val="00C67384"/>
    <w:rsid w:val="00C7265B"/>
    <w:rsid w:val="00C72A9B"/>
    <w:rsid w:val="00C72EAE"/>
    <w:rsid w:val="00C734F1"/>
    <w:rsid w:val="00C73E11"/>
    <w:rsid w:val="00C761B4"/>
    <w:rsid w:val="00C76790"/>
    <w:rsid w:val="00C77371"/>
    <w:rsid w:val="00C80776"/>
    <w:rsid w:val="00C80ADE"/>
    <w:rsid w:val="00C8165F"/>
    <w:rsid w:val="00C817D3"/>
    <w:rsid w:val="00C8201F"/>
    <w:rsid w:val="00C82164"/>
    <w:rsid w:val="00C82230"/>
    <w:rsid w:val="00C827C5"/>
    <w:rsid w:val="00C84AA3"/>
    <w:rsid w:val="00C84CC2"/>
    <w:rsid w:val="00C851A2"/>
    <w:rsid w:val="00C855A9"/>
    <w:rsid w:val="00C85630"/>
    <w:rsid w:val="00C862FF"/>
    <w:rsid w:val="00C9002D"/>
    <w:rsid w:val="00C903B6"/>
    <w:rsid w:val="00C916A4"/>
    <w:rsid w:val="00C91BC0"/>
    <w:rsid w:val="00C91F72"/>
    <w:rsid w:val="00C92156"/>
    <w:rsid w:val="00C924D9"/>
    <w:rsid w:val="00C92ACB"/>
    <w:rsid w:val="00C9341B"/>
    <w:rsid w:val="00C9358E"/>
    <w:rsid w:val="00C94E15"/>
    <w:rsid w:val="00C95A79"/>
    <w:rsid w:val="00C961D4"/>
    <w:rsid w:val="00CA0613"/>
    <w:rsid w:val="00CA0D66"/>
    <w:rsid w:val="00CA0F5D"/>
    <w:rsid w:val="00CA10CF"/>
    <w:rsid w:val="00CA1EEC"/>
    <w:rsid w:val="00CA3137"/>
    <w:rsid w:val="00CA3507"/>
    <w:rsid w:val="00CA3763"/>
    <w:rsid w:val="00CA378B"/>
    <w:rsid w:val="00CA3E03"/>
    <w:rsid w:val="00CA4DD0"/>
    <w:rsid w:val="00CA5FAA"/>
    <w:rsid w:val="00CA6263"/>
    <w:rsid w:val="00CA62FD"/>
    <w:rsid w:val="00CA7400"/>
    <w:rsid w:val="00CB00BC"/>
    <w:rsid w:val="00CB0240"/>
    <w:rsid w:val="00CB068A"/>
    <w:rsid w:val="00CB09CA"/>
    <w:rsid w:val="00CB0A87"/>
    <w:rsid w:val="00CB1474"/>
    <w:rsid w:val="00CB1599"/>
    <w:rsid w:val="00CB1A7B"/>
    <w:rsid w:val="00CB1FEB"/>
    <w:rsid w:val="00CB220B"/>
    <w:rsid w:val="00CB241B"/>
    <w:rsid w:val="00CB2F5A"/>
    <w:rsid w:val="00CB5357"/>
    <w:rsid w:val="00CB55B0"/>
    <w:rsid w:val="00CB6034"/>
    <w:rsid w:val="00CB66BC"/>
    <w:rsid w:val="00CB73BB"/>
    <w:rsid w:val="00CC1036"/>
    <w:rsid w:val="00CC3CA0"/>
    <w:rsid w:val="00CC3DAB"/>
    <w:rsid w:val="00CC4620"/>
    <w:rsid w:val="00CC518E"/>
    <w:rsid w:val="00CC51D5"/>
    <w:rsid w:val="00CC5600"/>
    <w:rsid w:val="00CC5ECA"/>
    <w:rsid w:val="00CC63DE"/>
    <w:rsid w:val="00CC67F8"/>
    <w:rsid w:val="00CD0324"/>
    <w:rsid w:val="00CD281B"/>
    <w:rsid w:val="00CD3A34"/>
    <w:rsid w:val="00CD45E0"/>
    <w:rsid w:val="00CD4865"/>
    <w:rsid w:val="00CD4872"/>
    <w:rsid w:val="00CD565B"/>
    <w:rsid w:val="00CD5B66"/>
    <w:rsid w:val="00CD5F01"/>
    <w:rsid w:val="00CD69A3"/>
    <w:rsid w:val="00CE0A99"/>
    <w:rsid w:val="00CE26E7"/>
    <w:rsid w:val="00CE3075"/>
    <w:rsid w:val="00CE365B"/>
    <w:rsid w:val="00CE7797"/>
    <w:rsid w:val="00CE7865"/>
    <w:rsid w:val="00CE788B"/>
    <w:rsid w:val="00CE7AE4"/>
    <w:rsid w:val="00CF092F"/>
    <w:rsid w:val="00CF0FB4"/>
    <w:rsid w:val="00CF1492"/>
    <w:rsid w:val="00CF1F36"/>
    <w:rsid w:val="00CF241C"/>
    <w:rsid w:val="00CF2471"/>
    <w:rsid w:val="00CF369E"/>
    <w:rsid w:val="00CF3EA5"/>
    <w:rsid w:val="00CF3F3D"/>
    <w:rsid w:val="00CF4792"/>
    <w:rsid w:val="00CF53EC"/>
    <w:rsid w:val="00CF59F8"/>
    <w:rsid w:val="00CF651D"/>
    <w:rsid w:val="00CF651F"/>
    <w:rsid w:val="00CF69A3"/>
    <w:rsid w:val="00CF6CA0"/>
    <w:rsid w:val="00D00204"/>
    <w:rsid w:val="00D0187C"/>
    <w:rsid w:val="00D01ECF"/>
    <w:rsid w:val="00D02E22"/>
    <w:rsid w:val="00D04D1A"/>
    <w:rsid w:val="00D05964"/>
    <w:rsid w:val="00D06176"/>
    <w:rsid w:val="00D06567"/>
    <w:rsid w:val="00D07100"/>
    <w:rsid w:val="00D07CD9"/>
    <w:rsid w:val="00D10030"/>
    <w:rsid w:val="00D10912"/>
    <w:rsid w:val="00D10B02"/>
    <w:rsid w:val="00D119B4"/>
    <w:rsid w:val="00D11FA7"/>
    <w:rsid w:val="00D12B7F"/>
    <w:rsid w:val="00D13C1C"/>
    <w:rsid w:val="00D144AC"/>
    <w:rsid w:val="00D1488C"/>
    <w:rsid w:val="00D14988"/>
    <w:rsid w:val="00D14C20"/>
    <w:rsid w:val="00D15167"/>
    <w:rsid w:val="00D16B5D"/>
    <w:rsid w:val="00D16E78"/>
    <w:rsid w:val="00D17EB0"/>
    <w:rsid w:val="00D203A8"/>
    <w:rsid w:val="00D20590"/>
    <w:rsid w:val="00D20A8D"/>
    <w:rsid w:val="00D2150E"/>
    <w:rsid w:val="00D221E5"/>
    <w:rsid w:val="00D22AD5"/>
    <w:rsid w:val="00D22E8E"/>
    <w:rsid w:val="00D23F24"/>
    <w:rsid w:val="00D2535A"/>
    <w:rsid w:val="00D276AA"/>
    <w:rsid w:val="00D27953"/>
    <w:rsid w:val="00D30B52"/>
    <w:rsid w:val="00D30DDF"/>
    <w:rsid w:val="00D30F89"/>
    <w:rsid w:val="00D3129A"/>
    <w:rsid w:val="00D315DD"/>
    <w:rsid w:val="00D3281D"/>
    <w:rsid w:val="00D3298D"/>
    <w:rsid w:val="00D32A45"/>
    <w:rsid w:val="00D32FB3"/>
    <w:rsid w:val="00D33529"/>
    <w:rsid w:val="00D35C5B"/>
    <w:rsid w:val="00D35C91"/>
    <w:rsid w:val="00D4067A"/>
    <w:rsid w:val="00D406B5"/>
    <w:rsid w:val="00D41E07"/>
    <w:rsid w:val="00D436E4"/>
    <w:rsid w:val="00D4376F"/>
    <w:rsid w:val="00D4413F"/>
    <w:rsid w:val="00D44475"/>
    <w:rsid w:val="00D444D8"/>
    <w:rsid w:val="00D4459E"/>
    <w:rsid w:val="00D448EB"/>
    <w:rsid w:val="00D46B75"/>
    <w:rsid w:val="00D47370"/>
    <w:rsid w:val="00D502F9"/>
    <w:rsid w:val="00D51F60"/>
    <w:rsid w:val="00D51FD9"/>
    <w:rsid w:val="00D52DEE"/>
    <w:rsid w:val="00D5340E"/>
    <w:rsid w:val="00D5382A"/>
    <w:rsid w:val="00D5444A"/>
    <w:rsid w:val="00D545FE"/>
    <w:rsid w:val="00D54DE8"/>
    <w:rsid w:val="00D554A0"/>
    <w:rsid w:val="00D560EB"/>
    <w:rsid w:val="00D564AF"/>
    <w:rsid w:val="00D56B6B"/>
    <w:rsid w:val="00D56D6B"/>
    <w:rsid w:val="00D573A6"/>
    <w:rsid w:val="00D57CD9"/>
    <w:rsid w:val="00D6114A"/>
    <w:rsid w:val="00D616F4"/>
    <w:rsid w:val="00D618E1"/>
    <w:rsid w:val="00D633B2"/>
    <w:rsid w:val="00D636E8"/>
    <w:rsid w:val="00D63CDA"/>
    <w:rsid w:val="00D63F58"/>
    <w:rsid w:val="00D644D6"/>
    <w:rsid w:val="00D645E9"/>
    <w:rsid w:val="00D64AF4"/>
    <w:rsid w:val="00D654D2"/>
    <w:rsid w:val="00D70F7F"/>
    <w:rsid w:val="00D720DC"/>
    <w:rsid w:val="00D729C4"/>
    <w:rsid w:val="00D73569"/>
    <w:rsid w:val="00D73CCB"/>
    <w:rsid w:val="00D741FE"/>
    <w:rsid w:val="00D742D9"/>
    <w:rsid w:val="00D746E8"/>
    <w:rsid w:val="00D751CE"/>
    <w:rsid w:val="00D7530D"/>
    <w:rsid w:val="00D779FB"/>
    <w:rsid w:val="00D77B91"/>
    <w:rsid w:val="00D80389"/>
    <w:rsid w:val="00D80755"/>
    <w:rsid w:val="00D80792"/>
    <w:rsid w:val="00D80BF9"/>
    <w:rsid w:val="00D81025"/>
    <w:rsid w:val="00D82A3B"/>
    <w:rsid w:val="00D82B09"/>
    <w:rsid w:val="00D8329E"/>
    <w:rsid w:val="00D835C5"/>
    <w:rsid w:val="00D83D0C"/>
    <w:rsid w:val="00D85C5B"/>
    <w:rsid w:val="00D8668A"/>
    <w:rsid w:val="00D87215"/>
    <w:rsid w:val="00D87868"/>
    <w:rsid w:val="00D90702"/>
    <w:rsid w:val="00D90E4E"/>
    <w:rsid w:val="00D9165C"/>
    <w:rsid w:val="00D92E6A"/>
    <w:rsid w:val="00D9399D"/>
    <w:rsid w:val="00D93E8B"/>
    <w:rsid w:val="00D94509"/>
    <w:rsid w:val="00D95975"/>
    <w:rsid w:val="00D96EDF"/>
    <w:rsid w:val="00D976B2"/>
    <w:rsid w:val="00D97A1B"/>
    <w:rsid w:val="00DA04F0"/>
    <w:rsid w:val="00DA06BA"/>
    <w:rsid w:val="00DA0E85"/>
    <w:rsid w:val="00DA209F"/>
    <w:rsid w:val="00DA2BB5"/>
    <w:rsid w:val="00DA34BA"/>
    <w:rsid w:val="00DA39CD"/>
    <w:rsid w:val="00DA6A6A"/>
    <w:rsid w:val="00DB06F0"/>
    <w:rsid w:val="00DB0BD4"/>
    <w:rsid w:val="00DB0E31"/>
    <w:rsid w:val="00DB105F"/>
    <w:rsid w:val="00DB2546"/>
    <w:rsid w:val="00DB4E00"/>
    <w:rsid w:val="00DB5F64"/>
    <w:rsid w:val="00DB6175"/>
    <w:rsid w:val="00DB63C9"/>
    <w:rsid w:val="00DB702A"/>
    <w:rsid w:val="00DC01BA"/>
    <w:rsid w:val="00DC042A"/>
    <w:rsid w:val="00DC29D4"/>
    <w:rsid w:val="00DC5683"/>
    <w:rsid w:val="00DC5C36"/>
    <w:rsid w:val="00DD20AE"/>
    <w:rsid w:val="00DD2B04"/>
    <w:rsid w:val="00DD2E3F"/>
    <w:rsid w:val="00DD32C3"/>
    <w:rsid w:val="00DD35B3"/>
    <w:rsid w:val="00DD3E70"/>
    <w:rsid w:val="00DD3EA9"/>
    <w:rsid w:val="00DE0771"/>
    <w:rsid w:val="00DE0A89"/>
    <w:rsid w:val="00DE0B8A"/>
    <w:rsid w:val="00DE0D73"/>
    <w:rsid w:val="00DE1E34"/>
    <w:rsid w:val="00DE2ACB"/>
    <w:rsid w:val="00DE2DCC"/>
    <w:rsid w:val="00DE3B3F"/>
    <w:rsid w:val="00DE4246"/>
    <w:rsid w:val="00DE43AB"/>
    <w:rsid w:val="00DE44E3"/>
    <w:rsid w:val="00DE4735"/>
    <w:rsid w:val="00DE54D6"/>
    <w:rsid w:val="00DE605A"/>
    <w:rsid w:val="00DE6D5B"/>
    <w:rsid w:val="00DE7B5A"/>
    <w:rsid w:val="00DE7FF2"/>
    <w:rsid w:val="00DF0571"/>
    <w:rsid w:val="00DF1CF2"/>
    <w:rsid w:val="00DF2222"/>
    <w:rsid w:val="00DF2D50"/>
    <w:rsid w:val="00DF3436"/>
    <w:rsid w:val="00DF3AB0"/>
    <w:rsid w:val="00E00074"/>
    <w:rsid w:val="00E00870"/>
    <w:rsid w:val="00E00DF1"/>
    <w:rsid w:val="00E02660"/>
    <w:rsid w:val="00E027B5"/>
    <w:rsid w:val="00E033AF"/>
    <w:rsid w:val="00E04018"/>
    <w:rsid w:val="00E043B8"/>
    <w:rsid w:val="00E04443"/>
    <w:rsid w:val="00E05E12"/>
    <w:rsid w:val="00E061D4"/>
    <w:rsid w:val="00E102D4"/>
    <w:rsid w:val="00E11628"/>
    <w:rsid w:val="00E11F65"/>
    <w:rsid w:val="00E12D35"/>
    <w:rsid w:val="00E14E84"/>
    <w:rsid w:val="00E16CC7"/>
    <w:rsid w:val="00E17035"/>
    <w:rsid w:val="00E17EAD"/>
    <w:rsid w:val="00E20D98"/>
    <w:rsid w:val="00E21AA5"/>
    <w:rsid w:val="00E21EBC"/>
    <w:rsid w:val="00E22A07"/>
    <w:rsid w:val="00E2375F"/>
    <w:rsid w:val="00E249C1"/>
    <w:rsid w:val="00E25C77"/>
    <w:rsid w:val="00E2707A"/>
    <w:rsid w:val="00E3019C"/>
    <w:rsid w:val="00E3230F"/>
    <w:rsid w:val="00E32346"/>
    <w:rsid w:val="00E32D04"/>
    <w:rsid w:val="00E332E1"/>
    <w:rsid w:val="00E33560"/>
    <w:rsid w:val="00E337BE"/>
    <w:rsid w:val="00E35753"/>
    <w:rsid w:val="00E361EC"/>
    <w:rsid w:val="00E37D1A"/>
    <w:rsid w:val="00E42326"/>
    <w:rsid w:val="00E43A23"/>
    <w:rsid w:val="00E43E12"/>
    <w:rsid w:val="00E43F0B"/>
    <w:rsid w:val="00E44FF0"/>
    <w:rsid w:val="00E4558D"/>
    <w:rsid w:val="00E45663"/>
    <w:rsid w:val="00E46127"/>
    <w:rsid w:val="00E4681F"/>
    <w:rsid w:val="00E46BDB"/>
    <w:rsid w:val="00E47808"/>
    <w:rsid w:val="00E505CE"/>
    <w:rsid w:val="00E508CC"/>
    <w:rsid w:val="00E50B57"/>
    <w:rsid w:val="00E50D31"/>
    <w:rsid w:val="00E513D3"/>
    <w:rsid w:val="00E5178E"/>
    <w:rsid w:val="00E529B5"/>
    <w:rsid w:val="00E52A99"/>
    <w:rsid w:val="00E52E60"/>
    <w:rsid w:val="00E530C3"/>
    <w:rsid w:val="00E53100"/>
    <w:rsid w:val="00E54A57"/>
    <w:rsid w:val="00E55DB0"/>
    <w:rsid w:val="00E563B0"/>
    <w:rsid w:val="00E60008"/>
    <w:rsid w:val="00E600F0"/>
    <w:rsid w:val="00E61238"/>
    <w:rsid w:val="00E62569"/>
    <w:rsid w:val="00E62BBC"/>
    <w:rsid w:val="00E64151"/>
    <w:rsid w:val="00E64708"/>
    <w:rsid w:val="00E6470B"/>
    <w:rsid w:val="00E666DF"/>
    <w:rsid w:val="00E66C7E"/>
    <w:rsid w:val="00E67571"/>
    <w:rsid w:val="00E67DCE"/>
    <w:rsid w:val="00E7003A"/>
    <w:rsid w:val="00E7003B"/>
    <w:rsid w:val="00E706B2"/>
    <w:rsid w:val="00E71102"/>
    <w:rsid w:val="00E718F8"/>
    <w:rsid w:val="00E7390B"/>
    <w:rsid w:val="00E73FBB"/>
    <w:rsid w:val="00E761CD"/>
    <w:rsid w:val="00E76AF0"/>
    <w:rsid w:val="00E77069"/>
    <w:rsid w:val="00E77E0D"/>
    <w:rsid w:val="00E803B1"/>
    <w:rsid w:val="00E81142"/>
    <w:rsid w:val="00E81C59"/>
    <w:rsid w:val="00E81D27"/>
    <w:rsid w:val="00E829B8"/>
    <w:rsid w:val="00E841FA"/>
    <w:rsid w:val="00E849D9"/>
    <w:rsid w:val="00E855CB"/>
    <w:rsid w:val="00E8599B"/>
    <w:rsid w:val="00E85F3C"/>
    <w:rsid w:val="00E8651D"/>
    <w:rsid w:val="00E865F1"/>
    <w:rsid w:val="00E868E9"/>
    <w:rsid w:val="00E86F30"/>
    <w:rsid w:val="00E90F13"/>
    <w:rsid w:val="00E9181E"/>
    <w:rsid w:val="00E930DE"/>
    <w:rsid w:val="00E93ADD"/>
    <w:rsid w:val="00E942FA"/>
    <w:rsid w:val="00E94895"/>
    <w:rsid w:val="00E963C5"/>
    <w:rsid w:val="00E96420"/>
    <w:rsid w:val="00E96D0D"/>
    <w:rsid w:val="00E97529"/>
    <w:rsid w:val="00E97F05"/>
    <w:rsid w:val="00EA1D4D"/>
    <w:rsid w:val="00EA28D9"/>
    <w:rsid w:val="00EA2914"/>
    <w:rsid w:val="00EA35F7"/>
    <w:rsid w:val="00EA3D01"/>
    <w:rsid w:val="00EA4721"/>
    <w:rsid w:val="00EA650F"/>
    <w:rsid w:val="00EA6712"/>
    <w:rsid w:val="00EA6F23"/>
    <w:rsid w:val="00EB02B9"/>
    <w:rsid w:val="00EB1BF7"/>
    <w:rsid w:val="00EB2953"/>
    <w:rsid w:val="00EB2A0B"/>
    <w:rsid w:val="00EB2B4E"/>
    <w:rsid w:val="00EB2C7C"/>
    <w:rsid w:val="00EB3D7C"/>
    <w:rsid w:val="00EB508D"/>
    <w:rsid w:val="00EB51F2"/>
    <w:rsid w:val="00EB526B"/>
    <w:rsid w:val="00EB733D"/>
    <w:rsid w:val="00EB7B87"/>
    <w:rsid w:val="00EC08A7"/>
    <w:rsid w:val="00EC1281"/>
    <w:rsid w:val="00EC162C"/>
    <w:rsid w:val="00EC2473"/>
    <w:rsid w:val="00EC2D62"/>
    <w:rsid w:val="00EC3812"/>
    <w:rsid w:val="00EC3F60"/>
    <w:rsid w:val="00EC4494"/>
    <w:rsid w:val="00EC4A0F"/>
    <w:rsid w:val="00EC540A"/>
    <w:rsid w:val="00EC6675"/>
    <w:rsid w:val="00EC7B42"/>
    <w:rsid w:val="00EC7BAD"/>
    <w:rsid w:val="00ED00F7"/>
    <w:rsid w:val="00ED1E58"/>
    <w:rsid w:val="00ED332A"/>
    <w:rsid w:val="00ED56B2"/>
    <w:rsid w:val="00ED612E"/>
    <w:rsid w:val="00ED6235"/>
    <w:rsid w:val="00ED6394"/>
    <w:rsid w:val="00ED67BE"/>
    <w:rsid w:val="00ED704B"/>
    <w:rsid w:val="00EE1B85"/>
    <w:rsid w:val="00EE2014"/>
    <w:rsid w:val="00EE2C5B"/>
    <w:rsid w:val="00EE3F3A"/>
    <w:rsid w:val="00EE42AA"/>
    <w:rsid w:val="00EE443F"/>
    <w:rsid w:val="00EE4852"/>
    <w:rsid w:val="00EE5262"/>
    <w:rsid w:val="00EE56C1"/>
    <w:rsid w:val="00EE5867"/>
    <w:rsid w:val="00EE6330"/>
    <w:rsid w:val="00EE6E91"/>
    <w:rsid w:val="00EE777A"/>
    <w:rsid w:val="00EF0121"/>
    <w:rsid w:val="00EF0AAC"/>
    <w:rsid w:val="00EF0C4E"/>
    <w:rsid w:val="00EF1049"/>
    <w:rsid w:val="00EF17EC"/>
    <w:rsid w:val="00EF1D73"/>
    <w:rsid w:val="00EF218C"/>
    <w:rsid w:val="00EF4418"/>
    <w:rsid w:val="00EF4816"/>
    <w:rsid w:val="00EF4C8A"/>
    <w:rsid w:val="00EF5122"/>
    <w:rsid w:val="00EF55C4"/>
    <w:rsid w:val="00EF6279"/>
    <w:rsid w:val="00EF719E"/>
    <w:rsid w:val="00EF7243"/>
    <w:rsid w:val="00F019B3"/>
    <w:rsid w:val="00F031A2"/>
    <w:rsid w:val="00F03565"/>
    <w:rsid w:val="00F037BD"/>
    <w:rsid w:val="00F03E52"/>
    <w:rsid w:val="00F043FA"/>
    <w:rsid w:val="00F04EC0"/>
    <w:rsid w:val="00F05211"/>
    <w:rsid w:val="00F056D1"/>
    <w:rsid w:val="00F05F8B"/>
    <w:rsid w:val="00F063BF"/>
    <w:rsid w:val="00F10019"/>
    <w:rsid w:val="00F10D17"/>
    <w:rsid w:val="00F1265B"/>
    <w:rsid w:val="00F12870"/>
    <w:rsid w:val="00F13197"/>
    <w:rsid w:val="00F17208"/>
    <w:rsid w:val="00F17B7C"/>
    <w:rsid w:val="00F203F0"/>
    <w:rsid w:val="00F20BDA"/>
    <w:rsid w:val="00F20F73"/>
    <w:rsid w:val="00F218BE"/>
    <w:rsid w:val="00F22399"/>
    <w:rsid w:val="00F22CC5"/>
    <w:rsid w:val="00F230AA"/>
    <w:rsid w:val="00F261E5"/>
    <w:rsid w:val="00F269D3"/>
    <w:rsid w:val="00F274AE"/>
    <w:rsid w:val="00F27C8E"/>
    <w:rsid w:val="00F3033A"/>
    <w:rsid w:val="00F30C70"/>
    <w:rsid w:val="00F30F15"/>
    <w:rsid w:val="00F31108"/>
    <w:rsid w:val="00F312BC"/>
    <w:rsid w:val="00F3207D"/>
    <w:rsid w:val="00F3261B"/>
    <w:rsid w:val="00F32D80"/>
    <w:rsid w:val="00F330E1"/>
    <w:rsid w:val="00F338F7"/>
    <w:rsid w:val="00F346A1"/>
    <w:rsid w:val="00F35DEE"/>
    <w:rsid w:val="00F36195"/>
    <w:rsid w:val="00F36224"/>
    <w:rsid w:val="00F40DB3"/>
    <w:rsid w:val="00F4153E"/>
    <w:rsid w:val="00F41618"/>
    <w:rsid w:val="00F419E7"/>
    <w:rsid w:val="00F424BF"/>
    <w:rsid w:val="00F43515"/>
    <w:rsid w:val="00F44861"/>
    <w:rsid w:val="00F44C42"/>
    <w:rsid w:val="00F454AC"/>
    <w:rsid w:val="00F4581E"/>
    <w:rsid w:val="00F46992"/>
    <w:rsid w:val="00F506E8"/>
    <w:rsid w:val="00F519AD"/>
    <w:rsid w:val="00F51DE7"/>
    <w:rsid w:val="00F52015"/>
    <w:rsid w:val="00F525C8"/>
    <w:rsid w:val="00F54093"/>
    <w:rsid w:val="00F540B2"/>
    <w:rsid w:val="00F54673"/>
    <w:rsid w:val="00F5658D"/>
    <w:rsid w:val="00F5691E"/>
    <w:rsid w:val="00F56D71"/>
    <w:rsid w:val="00F571A9"/>
    <w:rsid w:val="00F62A7B"/>
    <w:rsid w:val="00F62F69"/>
    <w:rsid w:val="00F637FA"/>
    <w:rsid w:val="00F64263"/>
    <w:rsid w:val="00F64928"/>
    <w:rsid w:val="00F64B71"/>
    <w:rsid w:val="00F64D49"/>
    <w:rsid w:val="00F657BC"/>
    <w:rsid w:val="00F661C2"/>
    <w:rsid w:val="00F661F5"/>
    <w:rsid w:val="00F66232"/>
    <w:rsid w:val="00F66F6E"/>
    <w:rsid w:val="00F67508"/>
    <w:rsid w:val="00F675E8"/>
    <w:rsid w:val="00F67750"/>
    <w:rsid w:val="00F7032B"/>
    <w:rsid w:val="00F711AD"/>
    <w:rsid w:val="00F7263A"/>
    <w:rsid w:val="00F73BD6"/>
    <w:rsid w:val="00F7420B"/>
    <w:rsid w:val="00F744FC"/>
    <w:rsid w:val="00F74B5E"/>
    <w:rsid w:val="00F7521E"/>
    <w:rsid w:val="00F75782"/>
    <w:rsid w:val="00F75921"/>
    <w:rsid w:val="00F761A6"/>
    <w:rsid w:val="00F76B4D"/>
    <w:rsid w:val="00F77458"/>
    <w:rsid w:val="00F778AF"/>
    <w:rsid w:val="00F77FC4"/>
    <w:rsid w:val="00F8026A"/>
    <w:rsid w:val="00F814FA"/>
    <w:rsid w:val="00F81957"/>
    <w:rsid w:val="00F8196F"/>
    <w:rsid w:val="00F8393D"/>
    <w:rsid w:val="00F854F7"/>
    <w:rsid w:val="00F85B03"/>
    <w:rsid w:val="00F8614B"/>
    <w:rsid w:val="00F8656B"/>
    <w:rsid w:val="00F87BD2"/>
    <w:rsid w:val="00F87F9A"/>
    <w:rsid w:val="00F90DD9"/>
    <w:rsid w:val="00F92133"/>
    <w:rsid w:val="00F921D5"/>
    <w:rsid w:val="00F9260C"/>
    <w:rsid w:val="00F92E59"/>
    <w:rsid w:val="00F92F0B"/>
    <w:rsid w:val="00F944F2"/>
    <w:rsid w:val="00F9591B"/>
    <w:rsid w:val="00F95B40"/>
    <w:rsid w:val="00F969C2"/>
    <w:rsid w:val="00F97D60"/>
    <w:rsid w:val="00FA1C04"/>
    <w:rsid w:val="00FA2643"/>
    <w:rsid w:val="00FA42C0"/>
    <w:rsid w:val="00FA4AF7"/>
    <w:rsid w:val="00FA530A"/>
    <w:rsid w:val="00FA5E1F"/>
    <w:rsid w:val="00FA5E65"/>
    <w:rsid w:val="00FA73F2"/>
    <w:rsid w:val="00FB0840"/>
    <w:rsid w:val="00FB1F5C"/>
    <w:rsid w:val="00FB1FFB"/>
    <w:rsid w:val="00FB327F"/>
    <w:rsid w:val="00FB3E4B"/>
    <w:rsid w:val="00FB3ECD"/>
    <w:rsid w:val="00FB4523"/>
    <w:rsid w:val="00FB4F1D"/>
    <w:rsid w:val="00FB54AF"/>
    <w:rsid w:val="00FB64CA"/>
    <w:rsid w:val="00FC016C"/>
    <w:rsid w:val="00FC40D2"/>
    <w:rsid w:val="00FC4911"/>
    <w:rsid w:val="00FC5541"/>
    <w:rsid w:val="00FC5E4C"/>
    <w:rsid w:val="00FC73C5"/>
    <w:rsid w:val="00FC7630"/>
    <w:rsid w:val="00FD066F"/>
    <w:rsid w:val="00FD099E"/>
    <w:rsid w:val="00FD0EFC"/>
    <w:rsid w:val="00FD282D"/>
    <w:rsid w:val="00FD41BA"/>
    <w:rsid w:val="00FD4FAE"/>
    <w:rsid w:val="00FD6213"/>
    <w:rsid w:val="00FD7552"/>
    <w:rsid w:val="00FD791D"/>
    <w:rsid w:val="00FE21CE"/>
    <w:rsid w:val="00FE24A7"/>
    <w:rsid w:val="00FE32ED"/>
    <w:rsid w:val="00FE6262"/>
    <w:rsid w:val="00FE672D"/>
    <w:rsid w:val="00FE67EA"/>
    <w:rsid w:val="00FE71A9"/>
    <w:rsid w:val="00FF0387"/>
    <w:rsid w:val="00FF0EC8"/>
    <w:rsid w:val="00FF0FE9"/>
    <w:rsid w:val="00FF19C1"/>
    <w:rsid w:val="00FF1E56"/>
    <w:rsid w:val="00FF3311"/>
    <w:rsid w:val="00FF3A98"/>
    <w:rsid w:val="00FF49E9"/>
    <w:rsid w:val="00FF4FA7"/>
    <w:rsid w:val="00FF61DD"/>
    <w:rsid w:val="00FF62CB"/>
    <w:rsid w:val="00FF69B6"/>
    <w:rsid w:val="00FF72D1"/>
    <w:rsid w:val="01A5B9EE"/>
    <w:rsid w:val="027FD000"/>
    <w:rsid w:val="032778C7"/>
    <w:rsid w:val="03462B93"/>
    <w:rsid w:val="03541628"/>
    <w:rsid w:val="0421D7CC"/>
    <w:rsid w:val="050FFACC"/>
    <w:rsid w:val="069BE732"/>
    <w:rsid w:val="069FD820"/>
    <w:rsid w:val="079996BA"/>
    <w:rsid w:val="08311E42"/>
    <w:rsid w:val="08D027AB"/>
    <w:rsid w:val="09C15209"/>
    <w:rsid w:val="0A213FA1"/>
    <w:rsid w:val="0C4A944D"/>
    <w:rsid w:val="0C6447FD"/>
    <w:rsid w:val="0D115487"/>
    <w:rsid w:val="0D1AB216"/>
    <w:rsid w:val="0DA1D6E2"/>
    <w:rsid w:val="0DAB5383"/>
    <w:rsid w:val="0E5D10AE"/>
    <w:rsid w:val="0EABB4F0"/>
    <w:rsid w:val="0FA37CC8"/>
    <w:rsid w:val="109F8CB1"/>
    <w:rsid w:val="110F2342"/>
    <w:rsid w:val="1110E9AA"/>
    <w:rsid w:val="11C18052"/>
    <w:rsid w:val="11EF154C"/>
    <w:rsid w:val="12DA141F"/>
    <w:rsid w:val="1346218F"/>
    <w:rsid w:val="13F3EC3D"/>
    <w:rsid w:val="14284409"/>
    <w:rsid w:val="14E082E3"/>
    <w:rsid w:val="16935DDE"/>
    <w:rsid w:val="16D8B974"/>
    <w:rsid w:val="17E07F26"/>
    <w:rsid w:val="18F3C36A"/>
    <w:rsid w:val="19342C09"/>
    <w:rsid w:val="19367B54"/>
    <w:rsid w:val="19393D0B"/>
    <w:rsid w:val="19DA6ED3"/>
    <w:rsid w:val="1A34096C"/>
    <w:rsid w:val="1A7D5339"/>
    <w:rsid w:val="1B223CB9"/>
    <w:rsid w:val="1C022DE4"/>
    <w:rsid w:val="1CE4672A"/>
    <w:rsid w:val="1D596D73"/>
    <w:rsid w:val="1DCA9DD2"/>
    <w:rsid w:val="1E744BA9"/>
    <w:rsid w:val="1F73AD84"/>
    <w:rsid w:val="1FE6069C"/>
    <w:rsid w:val="20559863"/>
    <w:rsid w:val="20CB75C9"/>
    <w:rsid w:val="234808B1"/>
    <w:rsid w:val="2648FFB2"/>
    <w:rsid w:val="269A6494"/>
    <w:rsid w:val="27EE48AE"/>
    <w:rsid w:val="283634F5"/>
    <w:rsid w:val="29217BFA"/>
    <w:rsid w:val="2946274F"/>
    <w:rsid w:val="297DA20D"/>
    <w:rsid w:val="2AC9990E"/>
    <w:rsid w:val="2BD094DB"/>
    <w:rsid w:val="2BF2460E"/>
    <w:rsid w:val="2C223DB2"/>
    <w:rsid w:val="2CBC660C"/>
    <w:rsid w:val="2CC1B9D1"/>
    <w:rsid w:val="2F0A5C44"/>
    <w:rsid w:val="30281E7D"/>
    <w:rsid w:val="306B5786"/>
    <w:rsid w:val="30760C5D"/>
    <w:rsid w:val="332FFF36"/>
    <w:rsid w:val="33E8EBE4"/>
    <w:rsid w:val="340512A8"/>
    <w:rsid w:val="341F6EBF"/>
    <w:rsid w:val="343E4B4C"/>
    <w:rsid w:val="357CC6AA"/>
    <w:rsid w:val="35EFC04A"/>
    <w:rsid w:val="371A4286"/>
    <w:rsid w:val="37EDAF47"/>
    <w:rsid w:val="390F462F"/>
    <w:rsid w:val="3910968F"/>
    <w:rsid w:val="39CDA812"/>
    <w:rsid w:val="3B48FA75"/>
    <w:rsid w:val="3B89C40D"/>
    <w:rsid w:val="3C9C7515"/>
    <w:rsid w:val="3C9E8C5E"/>
    <w:rsid w:val="3D4A6984"/>
    <w:rsid w:val="3D8E07C2"/>
    <w:rsid w:val="3E7ADA01"/>
    <w:rsid w:val="3E8D9F77"/>
    <w:rsid w:val="3F866814"/>
    <w:rsid w:val="3FD9629D"/>
    <w:rsid w:val="401E9735"/>
    <w:rsid w:val="409AFFD2"/>
    <w:rsid w:val="409F4066"/>
    <w:rsid w:val="40BA3644"/>
    <w:rsid w:val="4102B724"/>
    <w:rsid w:val="41B96B77"/>
    <w:rsid w:val="41F3D6E3"/>
    <w:rsid w:val="42CD6299"/>
    <w:rsid w:val="42EE9C59"/>
    <w:rsid w:val="42EED09F"/>
    <w:rsid w:val="4333D37C"/>
    <w:rsid w:val="437DD08F"/>
    <w:rsid w:val="43B7DBC9"/>
    <w:rsid w:val="43DCF597"/>
    <w:rsid w:val="44157584"/>
    <w:rsid w:val="4488387A"/>
    <w:rsid w:val="44BA91E0"/>
    <w:rsid w:val="4554ED01"/>
    <w:rsid w:val="45A695D8"/>
    <w:rsid w:val="45BCD300"/>
    <w:rsid w:val="460D3E5E"/>
    <w:rsid w:val="466215F8"/>
    <w:rsid w:val="466D850A"/>
    <w:rsid w:val="4790E281"/>
    <w:rsid w:val="47D5D534"/>
    <w:rsid w:val="49E69CE7"/>
    <w:rsid w:val="4A3B5176"/>
    <w:rsid w:val="4B40F62D"/>
    <w:rsid w:val="4BBCA71B"/>
    <w:rsid w:val="4C9740A9"/>
    <w:rsid w:val="4CFF9534"/>
    <w:rsid w:val="4D2FB31A"/>
    <w:rsid w:val="4D411FBB"/>
    <w:rsid w:val="4EBDD1DD"/>
    <w:rsid w:val="4F0233D7"/>
    <w:rsid w:val="4F7675E9"/>
    <w:rsid w:val="4FE4F5EF"/>
    <w:rsid w:val="500B7794"/>
    <w:rsid w:val="512F2C8D"/>
    <w:rsid w:val="519F0B5D"/>
    <w:rsid w:val="51D1280F"/>
    <w:rsid w:val="51EC71D2"/>
    <w:rsid w:val="5277A1E6"/>
    <w:rsid w:val="529A2762"/>
    <w:rsid w:val="53C82264"/>
    <w:rsid w:val="542FBB2B"/>
    <w:rsid w:val="5485650C"/>
    <w:rsid w:val="54859FEE"/>
    <w:rsid w:val="548CBBCB"/>
    <w:rsid w:val="567A5432"/>
    <w:rsid w:val="57610F01"/>
    <w:rsid w:val="5763C978"/>
    <w:rsid w:val="576A22EA"/>
    <w:rsid w:val="57D01F9A"/>
    <w:rsid w:val="5816FD47"/>
    <w:rsid w:val="58A7DB91"/>
    <w:rsid w:val="59596F53"/>
    <w:rsid w:val="59F26CF9"/>
    <w:rsid w:val="5AC231F5"/>
    <w:rsid w:val="5B0ADB41"/>
    <w:rsid w:val="5C260C10"/>
    <w:rsid w:val="5CAF6276"/>
    <w:rsid w:val="5DBF7E91"/>
    <w:rsid w:val="5E5B0CE8"/>
    <w:rsid w:val="5F9922A4"/>
    <w:rsid w:val="60B35754"/>
    <w:rsid w:val="618487FA"/>
    <w:rsid w:val="618D22D7"/>
    <w:rsid w:val="625FBE95"/>
    <w:rsid w:val="62A98324"/>
    <w:rsid w:val="62D87E1B"/>
    <w:rsid w:val="6325C737"/>
    <w:rsid w:val="64136DA4"/>
    <w:rsid w:val="64334B68"/>
    <w:rsid w:val="64891B84"/>
    <w:rsid w:val="658C85B7"/>
    <w:rsid w:val="669D7152"/>
    <w:rsid w:val="66DF4C35"/>
    <w:rsid w:val="67DA4E81"/>
    <w:rsid w:val="68436E23"/>
    <w:rsid w:val="69683699"/>
    <w:rsid w:val="6AA6657F"/>
    <w:rsid w:val="6AF95E5E"/>
    <w:rsid w:val="6B2522DE"/>
    <w:rsid w:val="6CADDC37"/>
    <w:rsid w:val="6CB21B23"/>
    <w:rsid w:val="6E13DBAF"/>
    <w:rsid w:val="6E6E6E2B"/>
    <w:rsid w:val="6EF0F8AF"/>
    <w:rsid w:val="6F7CC95A"/>
    <w:rsid w:val="70074934"/>
    <w:rsid w:val="706D55D1"/>
    <w:rsid w:val="71394ED1"/>
    <w:rsid w:val="7211408C"/>
    <w:rsid w:val="738CFC60"/>
    <w:rsid w:val="73DF3873"/>
    <w:rsid w:val="747A665F"/>
    <w:rsid w:val="74DD4892"/>
    <w:rsid w:val="75A8D011"/>
    <w:rsid w:val="76781E4F"/>
    <w:rsid w:val="7692DF16"/>
    <w:rsid w:val="76B8FE3A"/>
    <w:rsid w:val="77927884"/>
    <w:rsid w:val="7827BF0B"/>
    <w:rsid w:val="79041D9C"/>
    <w:rsid w:val="790E3D68"/>
    <w:rsid w:val="79790737"/>
    <w:rsid w:val="7A57AECB"/>
    <w:rsid w:val="7A74BE1A"/>
    <w:rsid w:val="7B2235A1"/>
    <w:rsid w:val="7B26AD10"/>
    <w:rsid w:val="7BF77BD4"/>
    <w:rsid w:val="7C085181"/>
    <w:rsid w:val="7C4EF569"/>
    <w:rsid w:val="7C66248D"/>
    <w:rsid w:val="7D0AD539"/>
    <w:rsid w:val="7D158C45"/>
    <w:rsid w:val="7D33E21C"/>
    <w:rsid w:val="7D448300"/>
    <w:rsid w:val="7DAC27CF"/>
    <w:rsid w:val="7F7FDCCC"/>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C900CB6D-A5F1-485B-9DDE-C97786433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E95"/>
    <w:pPr>
      <w:spacing w:after="180" w:line="300" w:lineRule="atLeast"/>
      <w:ind w:left="709"/>
      <w:jc w:val="both"/>
    </w:pPr>
    <w:rPr>
      <w:rFonts w:ascii="Verdana" w:eastAsia="Times New Roman" w:hAnsi="Verdana" w:cs="Times New Roman"/>
      <w:sz w:val="20"/>
      <w:szCs w:val="24"/>
      <w:lang w:eastAsia="en-GB"/>
    </w:rPr>
  </w:style>
  <w:style w:type="paragraph" w:styleId="Heading1">
    <w:name w:val="heading 1"/>
    <w:basedOn w:val="Normal"/>
    <w:next w:val="NormalIndent"/>
    <w:link w:val="Heading1Char"/>
    <w:qFormat/>
    <w:rsid w:val="003C31BF"/>
    <w:pPr>
      <w:keepNext/>
      <w:pageBreakBefore/>
      <w:numPr>
        <w:numId w:val="3"/>
      </w:numPr>
      <w:spacing w:before="240" w:after="480"/>
      <w:jc w:val="left"/>
      <w:outlineLvl w:val="0"/>
    </w:pPr>
    <w:rPr>
      <w:b/>
      <w:caps/>
      <w:color w:val="7F7F7F" w:themeColor="text1" w:themeTint="80"/>
      <w:sz w:val="24"/>
      <w:lang w:val="en-US" w:eastAsia="en-US"/>
    </w:rPr>
  </w:style>
  <w:style w:type="paragraph" w:styleId="Heading2">
    <w:name w:val="heading 2"/>
    <w:aliases w:val="Heading 2 Char1,Heading 2 Char Char"/>
    <w:basedOn w:val="Normal"/>
    <w:next w:val="NormalIndent"/>
    <w:link w:val="Heading2Char"/>
    <w:unhideWhenUsed/>
    <w:qFormat/>
    <w:rsid w:val="00B73EB7"/>
    <w:pPr>
      <w:keepNext/>
      <w:keepLines/>
      <w:numPr>
        <w:ilvl w:val="1"/>
        <w:numId w:val="3"/>
      </w:numPr>
      <w:outlineLvl w:val="1"/>
    </w:pPr>
    <w:rPr>
      <w:b/>
      <w:caps/>
    </w:rPr>
  </w:style>
  <w:style w:type="paragraph" w:styleId="Heading3">
    <w:name w:val="heading 3"/>
    <w:aliases w:val="Heading 3 Char1"/>
    <w:basedOn w:val="Normal"/>
    <w:next w:val="NormalIndent"/>
    <w:link w:val="Heading3Char"/>
    <w:unhideWhenUsed/>
    <w:qFormat/>
    <w:rsid w:val="00B73EB7"/>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ind w:left="0"/>
      <w:outlineLvl w:val="3"/>
    </w:pPr>
    <w:rPr>
      <w:i/>
    </w:rPr>
  </w:style>
  <w:style w:type="paragraph" w:styleId="Heading5">
    <w:name w:val="heading 5"/>
    <w:basedOn w:val="Normal"/>
    <w:next w:val="NormalIndent"/>
    <w:link w:val="Heading5Char"/>
    <w:unhideWhenUsed/>
    <w:qFormat/>
    <w:rsid w:val="009C16E0"/>
    <w:pPr>
      <w:keepNext/>
      <w:ind w:left="0"/>
      <w:outlineLvl w:val="4"/>
    </w:pPr>
    <w:rPr>
      <w:i/>
    </w:rPr>
  </w:style>
  <w:style w:type="paragraph" w:styleId="Heading6">
    <w:name w:val="heading 6"/>
    <w:basedOn w:val="Normal"/>
    <w:next w:val="NormalIndent"/>
    <w:link w:val="Heading6Char"/>
    <w:unhideWhenUsed/>
    <w:qFormat/>
    <w:rsid w:val="009C16E0"/>
    <w:pPr>
      <w:ind w:left="0"/>
      <w:outlineLvl w:val="5"/>
    </w:pPr>
    <w:rPr>
      <w:u w:val="single"/>
    </w:rPr>
  </w:style>
  <w:style w:type="paragraph" w:styleId="Heading7">
    <w:name w:val="heading 7"/>
    <w:basedOn w:val="Normal"/>
    <w:next w:val="NormalIndent"/>
    <w:link w:val="Heading7Char"/>
    <w:unhideWhenUsed/>
    <w:qFormat/>
    <w:rsid w:val="009C16E0"/>
    <w:pPr>
      <w:ind w:left="0"/>
      <w:outlineLvl w:val="6"/>
    </w:pPr>
    <w:rPr>
      <w:i/>
    </w:rPr>
  </w:style>
  <w:style w:type="paragraph" w:styleId="Heading8">
    <w:name w:val="heading 8"/>
    <w:basedOn w:val="Normal"/>
    <w:next w:val="Normal"/>
    <w:link w:val="Heading8Char"/>
    <w:unhideWhenUsed/>
    <w:qFormat/>
    <w:rsid w:val="009C16E0"/>
    <w:pPr>
      <w:spacing w:before="240" w:after="60"/>
      <w:ind w:left="0"/>
      <w:outlineLvl w:val="7"/>
    </w:pPr>
    <w:rPr>
      <w:i/>
    </w:rPr>
  </w:style>
  <w:style w:type="paragraph" w:styleId="Heading9">
    <w:name w:val="heading 9"/>
    <w:basedOn w:val="Normal"/>
    <w:next w:val="NormalIndent"/>
    <w:link w:val="Heading9Char"/>
    <w:unhideWhenUsed/>
    <w:qFormat/>
    <w:rsid w:val="009C16E0"/>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4"/>
      <w:lang w:eastAsia="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4"/>
      <w:szCs w:val="24"/>
      <w:lang w:eastAsia="en-GB"/>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3C31BF"/>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line="240" w:lineRule="auto"/>
      <w:jc w:val="left"/>
      <w:outlineLvl w:val="0"/>
    </w:pPr>
    <w:rPr>
      <w:rFonts w:cs="Arial"/>
      <w:b/>
      <w:bCs/>
      <w:caps/>
      <w:color w:val="808080"/>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0"/>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4"/>
      <w:lang w:eastAsia="en-GB"/>
    </w:rPr>
  </w:style>
  <w:style w:type="character" w:customStyle="1" w:styleId="Heading2Char">
    <w:name w:val="Heading 2 Char"/>
    <w:aliases w:val="Heading 2 Char1 Char,Heading 2 Char Char Char"/>
    <w:basedOn w:val="DefaultParagraphFont"/>
    <w:link w:val="Heading2"/>
    <w:rsid w:val="00B73EB7"/>
    <w:rPr>
      <w:rFonts w:ascii="Verdana" w:eastAsia="Times New Roman" w:hAnsi="Verdana" w:cs="Times New Roman"/>
      <w:b/>
      <w:caps/>
      <w:sz w:val="20"/>
      <w:szCs w:val="24"/>
      <w:lang w:eastAsia="en-GB"/>
    </w:rPr>
  </w:style>
  <w:style w:type="character" w:customStyle="1" w:styleId="Heading3Char">
    <w:name w:val="Heading 3 Char"/>
    <w:aliases w:val="Heading 3 Char1 Char"/>
    <w:basedOn w:val="DefaultParagraphFont"/>
    <w:link w:val="Heading3"/>
    <w:rsid w:val="00B73EB7"/>
    <w:rPr>
      <w:rFonts w:ascii="Verdana" w:eastAsia="Times New Roman" w:hAnsi="Verdana" w:cs="Times New Roman"/>
      <w:b/>
      <w:sz w:val="20"/>
      <w:szCs w:val="24"/>
      <w:lang w:eastAsia="en-GB"/>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4"/>
      <w:lang w:eastAsia="en-GB"/>
    </w:rPr>
  </w:style>
  <w:style w:type="character" w:customStyle="1" w:styleId="Heading5Char">
    <w:name w:val="Heading 5 Char"/>
    <w:basedOn w:val="DefaultParagraphFont"/>
    <w:link w:val="Heading5"/>
    <w:rsid w:val="009C16E0"/>
    <w:rPr>
      <w:rFonts w:ascii="Verdana" w:eastAsia="Times New Roman" w:hAnsi="Verdana" w:cs="Times New Roman"/>
      <w:i/>
      <w:sz w:val="20"/>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before="120" w:after="0"/>
      <w:ind w:left="200"/>
      <w:jc w:val="left"/>
    </w:pPr>
    <w:rPr>
      <w:rFonts w:asciiTheme="minorHAnsi" w:hAnsiTheme="minorHAnsi" w:cstheme="minorHAnsi"/>
      <w:b/>
      <w:bCs/>
      <w:sz w:val="22"/>
      <w:szCs w:val="22"/>
    </w:rPr>
  </w:style>
  <w:style w:type="paragraph" w:styleId="TOC1">
    <w:name w:val="toc 1"/>
    <w:basedOn w:val="Normal"/>
    <w:next w:val="TOC2"/>
    <w:uiPriority w:val="39"/>
    <w:rsid w:val="008E502E"/>
    <w:pPr>
      <w:spacing w:before="120" w:after="0"/>
      <w:ind w:left="0"/>
      <w:jc w:val="left"/>
    </w:pPr>
    <w:rPr>
      <w:rFonts w:asciiTheme="minorHAnsi" w:hAnsiTheme="minorHAnsi" w:cstheme="minorHAnsi"/>
      <w:b/>
      <w:bCs/>
      <w:i/>
      <w:iCs/>
      <w:sz w:val="24"/>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paragraph" w:styleId="NoSpacing">
    <w:name w:val="No Spacing"/>
    <w:uiPriority w:val="1"/>
    <w:qFormat/>
    <w:rsid w:val="00862B77"/>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862B7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963C5"/>
    <w:pPr>
      <w:spacing w:before="100" w:beforeAutospacing="1" w:after="100" w:afterAutospacing="1"/>
    </w:pPr>
  </w:style>
  <w:style w:type="character" w:customStyle="1" w:styleId="cf01">
    <w:name w:val="cf01"/>
    <w:basedOn w:val="DefaultParagraphFont"/>
    <w:rsid w:val="00E963C5"/>
    <w:rPr>
      <w:rFonts w:ascii="Segoe UI" w:hAnsi="Segoe UI" w:cs="Segoe UI" w:hint="default"/>
      <w:sz w:val="18"/>
      <w:szCs w:val="18"/>
    </w:rPr>
  </w:style>
  <w:style w:type="character" w:styleId="FollowedHyperlink">
    <w:name w:val="FollowedHyperlink"/>
    <w:basedOn w:val="DefaultParagraphFont"/>
    <w:uiPriority w:val="99"/>
    <w:semiHidden/>
    <w:unhideWhenUsed/>
    <w:rsid w:val="00737CC0"/>
    <w:rPr>
      <w:color w:val="800080" w:themeColor="followedHyperlink"/>
      <w:u w:val="single"/>
    </w:rPr>
  </w:style>
  <w:style w:type="character" w:styleId="Mention">
    <w:name w:val="Mention"/>
    <w:basedOn w:val="DefaultParagraphFont"/>
    <w:uiPriority w:val="99"/>
    <w:unhideWhenUsed/>
    <w:rsid w:val="000B6089"/>
    <w:rPr>
      <w:color w:val="2B579A"/>
      <w:shd w:val="clear" w:color="auto" w:fill="E1DFDD"/>
    </w:rPr>
  </w:style>
  <w:style w:type="paragraph" w:styleId="Revision">
    <w:name w:val="Revision"/>
    <w:hidden/>
    <w:uiPriority w:val="99"/>
    <w:semiHidden/>
    <w:rsid w:val="00D46B75"/>
    <w:pPr>
      <w:spacing w:after="0" w:line="240" w:lineRule="auto"/>
    </w:pPr>
    <w:rPr>
      <w:rFonts w:ascii="Verdana" w:eastAsia="Times New Roman" w:hAnsi="Verdana" w:cs="Times New Roman"/>
      <w:sz w:val="20"/>
      <w:szCs w:val="20"/>
      <w:lang w:val="en-US"/>
    </w:rPr>
  </w:style>
  <w:style w:type="paragraph" w:styleId="TOCHeading">
    <w:name w:val="TOC Heading"/>
    <w:basedOn w:val="Heading1"/>
    <w:next w:val="Normal"/>
    <w:uiPriority w:val="39"/>
    <w:unhideWhenUsed/>
    <w:qFormat/>
    <w:rsid w:val="007D615C"/>
    <w:pPr>
      <w:keepLines/>
      <w:pageBreakBefore w:val="0"/>
      <w:numPr>
        <w:numId w:val="0"/>
      </w:numPr>
      <w:spacing w:before="480" w:after="0" w:line="276" w:lineRule="auto"/>
      <w:outlineLvl w:val="9"/>
    </w:pPr>
    <w:rPr>
      <w:rFonts w:asciiTheme="majorHAnsi" w:eastAsiaTheme="majorEastAsia" w:hAnsiTheme="majorHAnsi" w:cstheme="majorBidi"/>
      <w:bCs/>
      <w:caps w:val="0"/>
      <w:color w:val="365F91" w:themeColor="accent1" w:themeShade="BF"/>
      <w:sz w:val="28"/>
      <w:szCs w:val="28"/>
    </w:rPr>
  </w:style>
  <w:style w:type="paragraph" w:styleId="TOC3">
    <w:name w:val="toc 3"/>
    <w:basedOn w:val="Normal"/>
    <w:next w:val="Normal"/>
    <w:autoRedefine/>
    <w:uiPriority w:val="39"/>
    <w:unhideWhenUsed/>
    <w:rsid w:val="007D615C"/>
    <w:pPr>
      <w:spacing w:after="0"/>
      <w:ind w:left="400"/>
      <w:jc w:val="left"/>
    </w:pPr>
    <w:rPr>
      <w:rFonts w:asciiTheme="minorHAnsi" w:hAnsiTheme="minorHAnsi" w:cstheme="minorHAnsi"/>
      <w:szCs w:val="20"/>
    </w:rPr>
  </w:style>
  <w:style w:type="paragraph" w:styleId="TOC4">
    <w:name w:val="toc 4"/>
    <w:basedOn w:val="Normal"/>
    <w:next w:val="Normal"/>
    <w:autoRedefine/>
    <w:uiPriority w:val="39"/>
    <w:semiHidden/>
    <w:unhideWhenUsed/>
    <w:rsid w:val="007D615C"/>
    <w:pPr>
      <w:spacing w:after="0"/>
      <w:ind w:left="600"/>
      <w:jc w:val="left"/>
    </w:pPr>
    <w:rPr>
      <w:rFonts w:asciiTheme="minorHAnsi" w:hAnsiTheme="minorHAnsi" w:cstheme="minorHAnsi"/>
      <w:szCs w:val="20"/>
    </w:rPr>
  </w:style>
  <w:style w:type="paragraph" w:styleId="TOC5">
    <w:name w:val="toc 5"/>
    <w:basedOn w:val="Normal"/>
    <w:next w:val="Normal"/>
    <w:autoRedefine/>
    <w:uiPriority w:val="39"/>
    <w:semiHidden/>
    <w:unhideWhenUsed/>
    <w:rsid w:val="007D615C"/>
    <w:pPr>
      <w:spacing w:after="0"/>
      <w:ind w:left="800"/>
      <w:jc w:val="left"/>
    </w:pPr>
    <w:rPr>
      <w:rFonts w:asciiTheme="minorHAnsi" w:hAnsiTheme="minorHAnsi" w:cstheme="minorHAnsi"/>
      <w:szCs w:val="20"/>
    </w:rPr>
  </w:style>
  <w:style w:type="paragraph" w:styleId="TOC6">
    <w:name w:val="toc 6"/>
    <w:basedOn w:val="Normal"/>
    <w:next w:val="Normal"/>
    <w:autoRedefine/>
    <w:uiPriority w:val="39"/>
    <w:semiHidden/>
    <w:unhideWhenUsed/>
    <w:rsid w:val="007D615C"/>
    <w:pPr>
      <w:spacing w:after="0"/>
      <w:ind w:left="1000"/>
      <w:jc w:val="left"/>
    </w:pPr>
    <w:rPr>
      <w:rFonts w:asciiTheme="minorHAnsi" w:hAnsiTheme="minorHAnsi" w:cstheme="minorHAnsi"/>
      <w:szCs w:val="20"/>
    </w:rPr>
  </w:style>
  <w:style w:type="paragraph" w:styleId="TOC7">
    <w:name w:val="toc 7"/>
    <w:basedOn w:val="Normal"/>
    <w:next w:val="Normal"/>
    <w:autoRedefine/>
    <w:uiPriority w:val="39"/>
    <w:semiHidden/>
    <w:unhideWhenUsed/>
    <w:rsid w:val="007D615C"/>
    <w:pPr>
      <w:spacing w:after="0"/>
      <w:ind w:left="1200"/>
      <w:jc w:val="left"/>
    </w:pPr>
    <w:rPr>
      <w:rFonts w:asciiTheme="minorHAnsi" w:hAnsiTheme="minorHAnsi" w:cstheme="minorHAnsi"/>
      <w:szCs w:val="20"/>
    </w:rPr>
  </w:style>
  <w:style w:type="paragraph" w:styleId="TOC8">
    <w:name w:val="toc 8"/>
    <w:basedOn w:val="Normal"/>
    <w:next w:val="Normal"/>
    <w:autoRedefine/>
    <w:uiPriority w:val="39"/>
    <w:semiHidden/>
    <w:unhideWhenUsed/>
    <w:rsid w:val="007D615C"/>
    <w:pPr>
      <w:spacing w:after="0"/>
      <w:ind w:left="1400"/>
      <w:jc w:val="left"/>
    </w:pPr>
    <w:rPr>
      <w:rFonts w:asciiTheme="minorHAnsi" w:hAnsiTheme="minorHAnsi" w:cstheme="minorHAnsi"/>
      <w:szCs w:val="20"/>
    </w:rPr>
  </w:style>
  <w:style w:type="paragraph" w:styleId="TOC9">
    <w:name w:val="toc 9"/>
    <w:basedOn w:val="Normal"/>
    <w:next w:val="Normal"/>
    <w:autoRedefine/>
    <w:uiPriority w:val="39"/>
    <w:semiHidden/>
    <w:unhideWhenUsed/>
    <w:rsid w:val="007D615C"/>
    <w:pPr>
      <w:spacing w:after="0"/>
      <w:ind w:left="1600"/>
      <w:jc w:val="left"/>
    </w:pPr>
    <w:rPr>
      <w:rFonts w:asciiTheme="minorHAnsi" w:hAnsiTheme="minorHAnsi" w:cstheme="minorHAnsi"/>
      <w:szCs w:val="20"/>
    </w:rPr>
  </w:style>
  <w:style w:type="paragraph" w:styleId="NormalWeb">
    <w:name w:val="Normal (Web)"/>
    <w:basedOn w:val="Normal"/>
    <w:uiPriority w:val="99"/>
    <w:semiHidden/>
    <w:unhideWhenUsed/>
    <w:rsid w:val="002B713C"/>
    <w:pPr>
      <w:spacing w:before="100" w:beforeAutospacing="1" w:after="100" w:afterAutospacing="1" w:line="240" w:lineRule="auto"/>
      <w:ind w:left="0"/>
      <w:jc w:val="left"/>
    </w:pPr>
    <w:rPr>
      <w:rFonts w:ascii="Times New Roman" w:hAnsi="Times New Roman"/>
      <w:sz w:val="24"/>
    </w:rPr>
  </w:style>
  <w:style w:type="character" w:styleId="Strong">
    <w:name w:val="Strong"/>
    <w:basedOn w:val="DefaultParagraphFont"/>
    <w:uiPriority w:val="22"/>
    <w:qFormat/>
    <w:rsid w:val="002B71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882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482106">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01085144">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23372744">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58375937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8305535">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82086603">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26525887">
      <w:bodyDiv w:val="1"/>
      <w:marLeft w:val="0"/>
      <w:marRight w:val="0"/>
      <w:marTop w:val="0"/>
      <w:marBottom w:val="0"/>
      <w:divBdr>
        <w:top w:val="none" w:sz="0" w:space="0" w:color="auto"/>
        <w:left w:val="none" w:sz="0" w:space="0" w:color="auto"/>
        <w:bottom w:val="none" w:sz="0" w:space="0" w:color="auto"/>
        <w:right w:val="none" w:sz="0" w:space="0" w:color="auto"/>
      </w:divBdr>
    </w:div>
    <w:div w:id="125855899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50591525">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8155560">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17927477">
      <w:bodyDiv w:val="1"/>
      <w:marLeft w:val="0"/>
      <w:marRight w:val="0"/>
      <w:marTop w:val="0"/>
      <w:marBottom w:val="0"/>
      <w:divBdr>
        <w:top w:val="none" w:sz="0" w:space="0" w:color="auto"/>
        <w:left w:val="none" w:sz="0" w:space="0" w:color="auto"/>
        <w:bottom w:val="none" w:sz="0" w:space="0" w:color="auto"/>
        <w:right w:val="none" w:sz="0" w:space="0" w:color="auto"/>
      </w:divBdr>
    </w:div>
    <w:div w:id="1730152933">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199433488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TaxCatchAll xmlns="1ffbd5dc-7a64-4097-8396-87f6c90b212f">
      <Value>5</Value>
      <Value>15</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EIMS Africa</TermName>
          <TermId xmlns="http://schemas.microsoft.com/office/infopath/2007/PartnerControls">66f4f51f-5fef-42d3-a89d-2dbfc49bea79</TermId>
        </TermInfo>
      </Terms>
    </ica44df5449d49f98766f83f0bd254a7>
  </documentManagement>
</p:properties>
</file>

<file path=customXml/itemProps1.xml><?xml version="1.0" encoding="utf-8"?>
<ds:datastoreItem xmlns:ds="http://schemas.openxmlformats.org/officeDocument/2006/customXml" ds:itemID="{F1B1ED6E-F539-48C1-932A-A84BD113359A}">
  <ds:schemaRefs>
    <ds:schemaRef ds:uri="Microsoft.SharePoint.Taxonomy.ContentTypeSync"/>
  </ds:schemaRefs>
</ds:datastoreItem>
</file>

<file path=customXml/itemProps2.xml><?xml version="1.0" encoding="utf-8"?>
<ds:datastoreItem xmlns:ds="http://schemas.openxmlformats.org/officeDocument/2006/customXml" ds:itemID="{ABDDC177-5F69-4A92-A8EE-CAD6827689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4.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5.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Statement of Work - New Client Project - US Template - Copy.dotx</Template>
  <TotalTime>0</TotalTime>
  <Pages>1</Pages>
  <Words>1867</Words>
  <Characters>10643</Characters>
  <Application>Microsoft Office Word</Application>
  <DocSecurity>4</DocSecurity>
  <Lines>88</Lines>
  <Paragraphs>24</Paragraphs>
  <ScaleCrop>false</ScaleCrop>
  <Manager>Version 1.0</Manager>
  <Company/>
  <LinksUpToDate>false</LinksUpToDate>
  <CharactersWithSpaces>12486</CharactersWithSpaces>
  <SharedDoc>false</SharedDoc>
  <HyperlinkBase/>
  <HLinks>
    <vt:vector size="102" baseType="variant">
      <vt:variant>
        <vt:i4>6881293</vt:i4>
      </vt:variant>
      <vt:variant>
        <vt:i4>117</vt:i4>
      </vt:variant>
      <vt:variant>
        <vt:i4>0</vt:i4>
      </vt:variant>
      <vt:variant>
        <vt:i4>5</vt:i4>
      </vt:variant>
      <vt:variant>
        <vt:lpwstr/>
      </vt:variant>
      <vt:variant>
        <vt:lpwstr>_Delivery_Approach_1</vt:lpwstr>
      </vt:variant>
      <vt:variant>
        <vt:i4>6553726</vt:i4>
      </vt:variant>
      <vt:variant>
        <vt:i4>108</vt:i4>
      </vt:variant>
      <vt:variant>
        <vt:i4>0</vt:i4>
      </vt:variant>
      <vt:variant>
        <vt:i4>5</vt:i4>
      </vt:variant>
      <vt:variant>
        <vt:lpwstr/>
      </vt:variant>
      <vt:variant>
        <vt:lpwstr>_Project_Objectives</vt:lpwstr>
      </vt:variant>
      <vt:variant>
        <vt:i4>1507380</vt:i4>
      </vt:variant>
      <vt:variant>
        <vt:i4>89</vt:i4>
      </vt:variant>
      <vt:variant>
        <vt:i4>0</vt:i4>
      </vt:variant>
      <vt:variant>
        <vt:i4>5</vt:i4>
      </vt:variant>
      <vt:variant>
        <vt:lpwstr/>
      </vt:variant>
      <vt:variant>
        <vt:lpwstr>_Toc167741609</vt:lpwstr>
      </vt:variant>
      <vt:variant>
        <vt:i4>1507380</vt:i4>
      </vt:variant>
      <vt:variant>
        <vt:i4>83</vt:i4>
      </vt:variant>
      <vt:variant>
        <vt:i4>0</vt:i4>
      </vt:variant>
      <vt:variant>
        <vt:i4>5</vt:i4>
      </vt:variant>
      <vt:variant>
        <vt:lpwstr/>
      </vt:variant>
      <vt:variant>
        <vt:lpwstr>_Toc167741608</vt:lpwstr>
      </vt:variant>
      <vt:variant>
        <vt:i4>1507380</vt:i4>
      </vt:variant>
      <vt:variant>
        <vt:i4>77</vt:i4>
      </vt:variant>
      <vt:variant>
        <vt:i4>0</vt:i4>
      </vt:variant>
      <vt:variant>
        <vt:i4>5</vt:i4>
      </vt:variant>
      <vt:variant>
        <vt:lpwstr/>
      </vt:variant>
      <vt:variant>
        <vt:lpwstr>_Toc167741607</vt:lpwstr>
      </vt:variant>
      <vt:variant>
        <vt:i4>1507380</vt:i4>
      </vt:variant>
      <vt:variant>
        <vt:i4>71</vt:i4>
      </vt:variant>
      <vt:variant>
        <vt:i4>0</vt:i4>
      </vt:variant>
      <vt:variant>
        <vt:i4>5</vt:i4>
      </vt:variant>
      <vt:variant>
        <vt:lpwstr/>
      </vt:variant>
      <vt:variant>
        <vt:lpwstr>_Toc167741606</vt:lpwstr>
      </vt:variant>
      <vt:variant>
        <vt:i4>1507380</vt:i4>
      </vt:variant>
      <vt:variant>
        <vt:i4>65</vt:i4>
      </vt:variant>
      <vt:variant>
        <vt:i4>0</vt:i4>
      </vt:variant>
      <vt:variant>
        <vt:i4>5</vt:i4>
      </vt:variant>
      <vt:variant>
        <vt:lpwstr/>
      </vt:variant>
      <vt:variant>
        <vt:lpwstr>_Toc167741605</vt:lpwstr>
      </vt:variant>
      <vt:variant>
        <vt:i4>1507380</vt:i4>
      </vt:variant>
      <vt:variant>
        <vt:i4>59</vt:i4>
      </vt:variant>
      <vt:variant>
        <vt:i4>0</vt:i4>
      </vt:variant>
      <vt:variant>
        <vt:i4>5</vt:i4>
      </vt:variant>
      <vt:variant>
        <vt:lpwstr/>
      </vt:variant>
      <vt:variant>
        <vt:lpwstr>_Toc167741604</vt:lpwstr>
      </vt:variant>
      <vt:variant>
        <vt:i4>1507380</vt:i4>
      </vt:variant>
      <vt:variant>
        <vt:i4>53</vt:i4>
      </vt:variant>
      <vt:variant>
        <vt:i4>0</vt:i4>
      </vt:variant>
      <vt:variant>
        <vt:i4>5</vt:i4>
      </vt:variant>
      <vt:variant>
        <vt:lpwstr/>
      </vt:variant>
      <vt:variant>
        <vt:lpwstr>_Toc167741603</vt:lpwstr>
      </vt:variant>
      <vt:variant>
        <vt:i4>1507380</vt:i4>
      </vt:variant>
      <vt:variant>
        <vt:i4>47</vt:i4>
      </vt:variant>
      <vt:variant>
        <vt:i4>0</vt:i4>
      </vt:variant>
      <vt:variant>
        <vt:i4>5</vt:i4>
      </vt:variant>
      <vt:variant>
        <vt:lpwstr/>
      </vt:variant>
      <vt:variant>
        <vt:lpwstr>_Toc167741602</vt:lpwstr>
      </vt:variant>
      <vt:variant>
        <vt:i4>1507380</vt:i4>
      </vt:variant>
      <vt:variant>
        <vt:i4>41</vt:i4>
      </vt:variant>
      <vt:variant>
        <vt:i4>0</vt:i4>
      </vt:variant>
      <vt:variant>
        <vt:i4>5</vt:i4>
      </vt:variant>
      <vt:variant>
        <vt:lpwstr/>
      </vt:variant>
      <vt:variant>
        <vt:lpwstr>_Toc167741601</vt:lpwstr>
      </vt:variant>
      <vt:variant>
        <vt:i4>1507380</vt:i4>
      </vt:variant>
      <vt:variant>
        <vt:i4>35</vt:i4>
      </vt:variant>
      <vt:variant>
        <vt:i4>0</vt:i4>
      </vt:variant>
      <vt:variant>
        <vt:i4>5</vt:i4>
      </vt:variant>
      <vt:variant>
        <vt:lpwstr/>
      </vt:variant>
      <vt:variant>
        <vt:lpwstr>_Toc167741600</vt:lpwstr>
      </vt:variant>
      <vt:variant>
        <vt:i4>1966135</vt:i4>
      </vt:variant>
      <vt:variant>
        <vt:i4>29</vt:i4>
      </vt:variant>
      <vt:variant>
        <vt:i4>0</vt:i4>
      </vt:variant>
      <vt:variant>
        <vt:i4>5</vt:i4>
      </vt:variant>
      <vt:variant>
        <vt:lpwstr/>
      </vt:variant>
      <vt:variant>
        <vt:lpwstr>_Toc167741599</vt:lpwstr>
      </vt:variant>
      <vt:variant>
        <vt:i4>1966135</vt:i4>
      </vt:variant>
      <vt:variant>
        <vt:i4>23</vt:i4>
      </vt:variant>
      <vt:variant>
        <vt:i4>0</vt:i4>
      </vt:variant>
      <vt:variant>
        <vt:i4>5</vt:i4>
      </vt:variant>
      <vt:variant>
        <vt:lpwstr/>
      </vt:variant>
      <vt:variant>
        <vt:lpwstr>_Toc167741598</vt:lpwstr>
      </vt:variant>
      <vt:variant>
        <vt:i4>1966135</vt:i4>
      </vt:variant>
      <vt:variant>
        <vt:i4>17</vt:i4>
      </vt:variant>
      <vt:variant>
        <vt:i4>0</vt:i4>
      </vt:variant>
      <vt:variant>
        <vt:i4>5</vt:i4>
      </vt:variant>
      <vt:variant>
        <vt:lpwstr/>
      </vt:variant>
      <vt:variant>
        <vt:lpwstr>_Toc167741597</vt:lpwstr>
      </vt:variant>
      <vt:variant>
        <vt:i4>1835047</vt:i4>
      </vt:variant>
      <vt:variant>
        <vt:i4>3</vt:i4>
      </vt:variant>
      <vt:variant>
        <vt:i4>0</vt:i4>
      </vt:variant>
      <vt:variant>
        <vt:i4>5</vt:i4>
      </vt:variant>
      <vt:variant>
        <vt:lpwstr>mailto:clegrange@openboxsoftware.com</vt:lpwstr>
      </vt:variant>
      <vt:variant>
        <vt:lpwstr/>
      </vt:variant>
      <vt:variant>
        <vt:i4>6815809</vt:i4>
      </vt:variant>
      <vt:variant>
        <vt:i4>0</vt:i4>
      </vt:variant>
      <vt:variant>
        <vt:i4>0</vt:i4>
      </vt:variant>
      <vt:variant>
        <vt:i4>5</vt:i4>
      </vt:variant>
      <vt:variant>
        <vt:lpwstr>mailto:sduncan@openboxsoftware.com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UAT Refresh</dc:title>
  <dc:subject>Statement of Work</dc:subject>
  <dc:creator>Sam Duncan</dc:creator>
  <cp:keywords>tag</cp:keywords>
  <dc:description/>
  <cp:lastModifiedBy>Sam Duncan</cp:lastModifiedBy>
  <cp:revision>3</cp:revision>
  <cp:lastPrinted>2024-05-28T19:17:00Z</cp:lastPrinted>
  <dcterms:created xsi:type="dcterms:W3CDTF">2024-05-28T19:17:00Z</dcterms:created>
  <dcterms:modified xsi:type="dcterms:W3CDTF">2024-05-28T19:17:00Z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vt:lpwstr>15;#EIMS Africa|66f4f51f-5fef-42d3-a89d-2dbfc49bea79</vt:lpwstr>
  </property>
  <property fmtid="{D5CDD505-2E9C-101B-9397-08002B2CF9AE}" pid="13" name="Client Project">
    <vt:lpwstr/>
  </property>
  <property fmtid="{D5CDD505-2E9C-101B-9397-08002B2CF9AE}" pid="14" name="SharedWithUsers">
    <vt:lpwstr>12;#Melusi Mlalazi;#21;#Nikki Papenfus;#20;#Sam Duncan;#77;#Hloni Nhlapo;#19;#Shaun Barrett</vt:lpwstr>
  </property>
  <property fmtid="{D5CDD505-2E9C-101B-9397-08002B2CF9AE}" pid="15" name="Project Document Type">
    <vt:lpwstr>7;#Statement of Work|663a27ba-e1d1-4364-a6ee-258ecc7e1910</vt:lpwstr>
  </property>
  <property fmtid="{D5CDD505-2E9C-101B-9397-08002B2CF9AE}" pid="16" name="Client_x0020_Project">
    <vt:lpwstr/>
  </property>
</Properties>
</file>