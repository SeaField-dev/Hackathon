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7E074" w14:textId="77777777" w:rsidR="00442B5F" w:rsidRDefault="00442B5F" w:rsidP="003304E7">
      <w:pPr>
        <w:pStyle w:val="NormalIndent"/>
        <w:jc w:val="center"/>
      </w:pPr>
    </w:p>
    <w:p w14:paraId="6877E075" w14:textId="77777777" w:rsidR="00442B5F" w:rsidRDefault="00442B5F" w:rsidP="00442B5F">
      <w:pPr>
        <w:pStyle w:val="NormalIndent"/>
        <w:rPr>
          <w:rFonts w:ascii="Times New Roman" w:hAnsi="Times New Roman"/>
          <w:noProof/>
        </w:rPr>
      </w:pPr>
    </w:p>
    <w:p w14:paraId="6877E076" w14:textId="77777777" w:rsidR="00442B5F" w:rsidRDefault="00442B5F" w:rsidP="00442B5F">
      <w:pPr>
        <w:pStyle w:val="NormalIndent"/>
        <w:rPr>
          <w:rFonts w:ascii="Times New Roman" w:hAnsi="Times New Roman"/>
          <w:noProof/>
        </w:rPr>
      </w:pPr>
    </w:p>
    <w:p w14:paraId="6877E077" w14:textId="77777777" w:rsidR="00442B5F" w:rsidRDefault="00442B5F" w:rsidP="00442B5F">
      <w:pPr>
        <w:pStyle w:val="NormalIndent"/>
        <w:rPr>
          <w:rFonts w:ascii="Times New Roman" w:hAnsi="Times New Roman"/>
          <w:noProof/>
        </w:rPr>
      </w:pPr>
    </w:p>
    <w:p w14:paraId="6877E078" w14:textId="77777777" w:rsidR="00442B5F" w:rsidRDefault="00442B5F" w:rsidP="00442B5F">
      <w:pPr>
        <w:pStyle w:val="NormalIndent"/>
        <w:rPr>
          <w:rFonts w:ascii="Times New Roman" w:hAnsi="Times New Roman"/>
          <w:noProof/>
        </w:rPr>
      </w:pPr>
    </w:p>
    <w:p w14:paraId="6877E079" w14:textId="77777777" w:rsidR="00442B5F" w:rsidRDefault="00442B5F" w:rsidP="00442B5F">
      <w:pPr>
        <w:pStyle w:val="NormalIndent"/>
        <w:rPr>
          <w:rFonts w:ascii="Times New Roman" w:hAnsi="Times New Roman"/>
          <w:noProof/>
        </w:rPr>
      </w:pPr>
    </w:p>
    <w:p w14:paraId="6877E07A" w14:textId="77777777" w:rsidR="00442B5F" w:rsidRDefault="00442B5F" w:rsidP="00442B5F">
      <w:pPr>
        <w:pStyle w:val="NormalIndent"/>
        <w:rPr>
          <w:rFonts w:ascii="Times New Roman" w:hAnsi="Times New Roman"/>
          <w:noProof/>
        </w:rPr>
      </w:pPr>
    </w:p>
    <w:p w14:paraId="6877E07B" w14:textId="3C829C1A" w:rsidR="00442B5F" w:rsidRPr="00805890" w:rsidRDefault="00404AB0" w:rsidP="00442B5F">
      <w:pPr>
        <w:pStyle w:val="NormalIndent"/>
        <w:spacing w:after="0"/>
        <w:rPr>
          <w:rFonts w:cs="Arial"/>
          <w:color w:val="7F7F7F" w:themeColor="text1" w:themeTint="80"/>
          <w:sz w:val="44"/>
          <w:lang w:val="en-GB"/>
          <w:rPrChange w:id="0" w:author="Shaun Barrett" w:date="2024-07-08T16:39:00Z" w16du:dateUtc="2024-07-08T14:39:00Z">
            <w:rPr>
              <w:rFonts w:cs="Arial"/>
              <w:noProof/>
              <w:sz w:val="44"/>
              <w:szCs w:val="44"/>
            </w:rPr>
          </w:rPrChange>
        </w:rPr>
      </w:pPr>
      <w:r w:rsidRPr="00805890">
        <w:rPr>
          <w:rFonts w:cs="Arial"/>
          <w:color w:val="7F7F7F" w:themeColor="text1" w:themeTint="80"/>
          <w:sz w:val="44"/>
          <w:lang w:val="en-GB"/>
          <w:rPrChange w:id="1" w:author="Shaun Barrett" w:date="2024-07-08T16:39:00Z" w16du:dateUtc="2024-07-08T14:39:00Z">
            <w:rPr>
              <w:sz w:val="44"/>
              <w:szCs w:val="44"/>
            </w:rPr>
          </w:rPrChange>
        </w:rPr>
        <w:t>GDPR User Guide</w:t>
      </w:r>
    </w:p>
    <w:p w14:paraId="6877E07C" w14:textId="0833037F" w:rsidR="00442B5F" w:rsidRDefault="00643B4C" w:rsidP="00442B5F">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2819DB75" wp14:editId="2003B3FA">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group id="Group 58" style="position:absolute;margin-left:106.9pt;margin-top:286.5pt;width:302.25pt;height:10.5pt;z-index:-251657216;mso-position-horizontal-relative:page;mso-position-vertical-relative:page" coordsize="1704,2" coordorigin="9631,5450" o:spid="_x0000_s1026" w14:anchorId="1E7CBC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6877E07D" w14:textId="104A1030" w:rsidR="00442B5F" w:rsidRPr="00005766" w:rsidRDefault="00404AB0" w:rsidP="00442B5F">
      <w:pPr>
        <w:pStyle w:val="NormalIndent"/>
        <w:spacing w:before="300" w:after="0"/>
        <w:rPr>
          <w:b/>
          <w:caps/>
          <w:color w:val="808080"/>
          <w:sz w:val="22"/>
        </w:rPr>
      </w:pPr>
      <w:r w:rsidRPr="00404AB0">
        <w:rPr>
          <w:b/>
          <w:caps/>
          <w:color w:val="808080"/>
          <w:sz w:val="22"/>
        </w:rPr>
        <w:t>Grainger</w:t>
      </w:r>
    </w:p>
    <w:p w14:paraId="6877E07F" w14:textId="2C243303" w:rsidR="00442B5F" w:rsidRPr="007315E7" w:rsidRDefault="00404AB0">
      <w:pPr>
        <w:pStyle w:val="NormalIndent"/>
        <w:spacing w:after="0"/>
        <w:rPr>
          <w:caps/>
          <w:color w:val="808080"/>
          <w:sz w:val="22"/>
          <w:lang w:val="en-GB"/>
          <w:rPrChange w:id="2" w:author="Shaun Barrett" w:date="2024-07-08T16:39:00Z" w16du:dateUtc="2024-07-08T14:39:00Z">
            <w:rPr>
              <w:color w:val="808080"/>
              <w:sz w:val="24"/>
            </w:rPr>
          </w:rPrChange>
        </w:rPr>
        <w:pPrChange w:id="3" w:author="Shaun Barrett" w:date="2024-07-08T16:39:00Z" w16du:dateUtc="2024-07-08T14:39:00Z">
          <w:pPr>
            <w:spacing w:line="240" w:lineRule="atLeast"/>
            <w:ind w:left="709"/>
          </w:pPr>
        </w:pPrChange>
      </w:pPr>
      <w:r w:rsidRPr="007315E7">
        <w:rPr>
          <w:caps/>
          <w:color w:val="808080"/>
          <w:sz w:val="22"/>
          <w:lang w:val="en-GB"/>
          <w:rPrChange w:id="4" w:author="Shaun Barrett" w:date="2024-07-08T16:39:00Z" w16du:dateUtc="2024-07-08T14:39:00Z">
            <w:rPr/>
          </w:rPrChange>
        </w:rPr>
        <w:t>GDPR Anonymization</w:t>
      </w:r>
    </w:p>
    <w:p w14:paraId="6877E080" w14:textId="77777777" w:rsidR="00442B5F" w:rsidRDefault="00442B5F" w:rsidP="00442B5F">
      <w:pPr>
        <w:spacing w:line="240" w:lineRule="atLeast"/>
        <w:ind w:left="709"/>
        <w:rPr>
          <w:color w:val="808080"/>
          <w:sz w:val="24"/>
        </w:rPr>
      </w:pPr>
    </w:p>
    <w:p w14:paraId="6877E081" w14:textId="77777777" w:rsidR="00442B5F" w:rsidRDefault="00442B5F" w:rsidP="00442B5F">
      <w:pPr>
        <w:spacing w:line="240" w:lineRule="atLeast"/>
        <w:ind w:left="709"/>
        <w:rPr>
          <w:color w:val="808080"/>
          <w:sz w:val="24"/>
        </w:rPr>
      </w:pPr>
    </w:p>
    <w:p w14:paraId="6877E082" w14:textId="77777777" w:rsidR="00442B5F" w:rsidRDefault="00442B5F" w:rsidP="00442B5F">
      <w:pPr>
        <w:spacing w:line="240" w:lineRule="atLeast"/>
        <w:ind w:left="709"/>
        <w:rPr>
          <w:color w:val="808080"/>
          <w:sz w:val="24"/>
        </w:rPr>
      </w:pPr>
    </w:p>
    <w:p w14:paraId="6877E083" w14:textId="77777777" w:rsidR="00442B5F" w:rsidRDefault="00442B5F" w:rsidP="00442B5F">
      <w:pPr>
        <w:spacing w:line="240" w:lineRule="atLeast"/>
        <w:ind w:left="709"/>
        <w:rPr>
          <w:color w:val="808080"/>
          <w:sz w:val="24"/>
        </w:rPr>
      </w:pPr>
    </w:p>
    <w:p w14:paraId="6877E084" w14:textId="77777777" w:rsidR="00442B5F" w:rsidRDefault="00442B5F" w:rsidP="00442B5F">
      <w:pPr>
        <w:spacing w:line="240" w:lineRule="atLeast"/>
        <w:ind w:left="709"/>
        <w:rPr>
          <w:color w:val="808080"/>
          <w:sz w:val="24"/>
        </w:rPr>
      </w:pPr>
    </w:p>
    <w:p w14:paraId="6877E086" w14:textId="77777777" w:rsidR="00442B5F" w:rsidRDefault="00442B5F" w:rsidP="00442B5F">
      <w:pPr>
        <w:spacing w:line="240" w:lineRule="atLeast"/>
        <w:ind w:left="709"/>
        <w:rPr>
          <w:color w:val="808080"/>
          <w:sz w:val="24"/>
        </w:rPr>
      </w:pPr>
    </w:p>
    <w:p w14:paraId="6877E087" w14:textId="77777777" w:rsidR="00442B5F" w:rsidRDefault="00442B5F" w:rsidP="00442B5F">
      <w:pPr>
        <w:spacing w:line="240" w:lineRule="atLeast"/>
        <w:ind w:left="709"/>
        <w:rPr>
          <w:color w:val="808080"/>
          <w:sz w:val="24"/>
        </w:rPr>
      </w:pPr>
    </w:p>
    <w:p w14:paraId="6877E088" w14:textId="77777777" w:rsidR="00442B5F" w:rsidRDefault="00442B5F" w:rsidP="00442B5F">
      <w:pPr>
        <w:spacing w:line="240" w:lineRule="atLeast"/>
        <w:ind w:left="709"/>
        <w:rPr>
          <w:color w:val="808080"/>
          <w:sz w:val="24"/>
        </w:rPr>
      </w:pPr>
    </w:p>
    <w:p w14:paraId="6877E089" w14:textId="77777777" w:rsidR="00442B5F" w:rsidRDefault="00442B5F" w:rsidP="00442B5F">
      <w:pPr>
        <w:spacing w:line="240" w:lineRule="atLeast"/>
        <w:ind w:left="709"/>
        <w:rPr>
          <w:color w:val="808080"/>
          <w:sz w:val="24"/>
        </w:rPr>
      </w:pPr>
    </w:p>
    <w:p w14:paraId="6877E08A" w14:textId="77777777" w:rsidR="00442B5F" w:rsidRDefault="00442B5F" w:rsidP="00442B5F">
      <w:pPr>
        <w:spacing w:line="240" w:lineRule="atLeast"/>
        <w:ind w:left="709"/>
        <w:rPr>
          <w:color w:val="808080"/>
          <w:sz w:val="24"/>
        </w:rPr>
      </w:pPr>
    </w:p>
    <w:p w14:paraId="6877E08B" w14:textId="77777777" w:rsidR="00442B5F" w:rsidRDefault="00442B5F" w:rsidP="00442B5F">
      <w:pPr>
        <w:spacing w:line="240" w:lineRule="atLeast"/>
        <w:ind w:left="709"/>
        <w:rPr>
          <w:color w:val="808080"/>
          <w:sz w:val="24"/>
        </w:rPr>
      </w:pPr>
    </w:p>
    <w:p w14:paraId="6877E08C" w14:textId="77777777" w:rsidR="00442B5F" w:rsidRDefault="00442B5F" w:rsidP="00442B5F">
      <w:pPr>
        <w:spacing w:line="240" w:lineRule="atLeast"/>
        <w:ind w:left="709"/>
        <w:rPr>
          <w:color w:val="808080"/>
          <w:sz w:val="24"/>
        </w:rPr>
      </w:pPr>
    </w:p>
    <w:p w14:paraId="6877E08D" w14:textId="77777777" w:rsidR="00442B5F" w:rsidRDefault="00442B5F" w:rsidP="00442B5F">
      <w:pPr>
        <w:spacing w:line="240" w:lineRule="atLeast"/>
        <w:ind w:left="709"/>
        <w:rPr>
          <w:color w:val="808080"/>
          <w:sz w:val="24"/>
        </w:rPr>
      </w:pPr>
    </w:p>
    <w:p w14:paraId="6877E08E" w14:textId="77777777" w:rsidR="00442B5F" w:rsidRDefault="00442B5F" w:rsidP="00442B5F">
      <w:pPr>
        <w:spacing w:line="240" w:lineRule="atLeast"/>
        <w:ind w:left="709"/>
        <w:rPr>
          <w:color w:val="808080"/>
          <w:sz w:val="24"/>
        </w:rPr>
      </w:pPr>
    </w:p>
    <w:p w14:paraId="6877E08F" w14:textId="77777777" w:rsidR="00442B5F" w:rsidRDefault="00442B5F" w:rsidP="00442B5F">
      <w:pPr>
        <w:spacing w:line="240" w:lineRule="atLeast"/>
        <w:ind w:left="709"/>
        <w:rPr>
          <w:color w:val="808080"/>
          <w:sz w:val="24"/>
        </w:rPr>
      </w:pPr>
    </w:p>
    <w:p w14:paraId="6877E090" w14:textId="77777777" w:rsidR="00442B5F" w:rsidRDefault="00442B5F" w:rsidP="00442B5F">
      <w:pPr>
        <w:spacing w:line="240" w:lineRule="atLeast"/>
        <w:ind w:left="709"/>
        <w:rPr>
          <w:color w:val="808080"/>
          <w:sz w:val="24"/>
        </w:rPr>
      </w:pPr>
    </w:p>
    <w:p w14:paraId="6877E091" w14:textId="77777777" w:rsidR="00442B5F" w:rsidRDefault="00442B5F" w:rsidP="00442B5F">
      <w:pPr>
        <w:spacing w:line="240" w:lineRule="atLeast"/>
        <w:ind w:left="709"/>
        <w:rPr>
          <w:color w:val="808080"/>
          <w:sz w:val="24"/>
        </w:rPr>
      </w:pPr>
    </w:p>
    <w:p w14:paraId="6877E092" w14:textId="77777777" w:rsidR="00442B5F" w:rsidRDefault="00442B5F" w:rsidP="00442B5F">
      <w:pPr>
        <w:spacing w:line="240" w:lineRule="atLeast"/>
        <w:ind w:left="709"/>
        <w:rPr>
          <w:color w:val="808080"/>
          <w:sz w:val="24"/>
        </w:rPr>
      </w:pPr>
    </w:p>
    <w:p w14:paraId="6877E093" w14:textId="77777777" w:rsidR="00442B5F" w:rsidRDefault="00442B5F" w:rsidP="00442B5F">
      <w:pPr>
        <w:spacing w:line="240" w:lineRule="atLeast"/>
        <w:ind w:left="709"/>
        <w:rPr>
          <w:color w:val="808080"/>
          <w:sz w:val="24"/>
        </w:rPr>
      </w:pPr>
    </w:p>
    <w:p w14:paraId="6877E094" w14:textId="77777777" w:rsidR="00442B5F" w:rsidRDefault="00442B5F" w:rsidP="00442B5F">
      <w:pPr>
        <w:spacing w:line="240" w:lineRule="atLeast"/>
        <w:ind w:left="709"/>
        <w:rPr>
          <w:color w:val="808080"/>
          <w:sz w:val="24"/>
        </w:rPr>
      </w:pPr>
    </w:p>
    <w:p w14:paraId="6877E095" w14:textId="77777777" w:rsidR="00442B5F" w:rsidRDefault="00442B5F" w:rsidP="00442B5F">
      <w:pPr>
        <w:spacing w:line="240" w:lineRule="atLeast"/>
        <w:ind w:left="709"/>
        <w:rPr>
          <w:color w:val="808080"/>
          <w:sz w:val="24"/>
        </w:rPr>
      </w:pPr>
    </w:p>
    <w:p w14:paraId="6877E096" w14:textId="1205D4AE" w:rsidR="00442B5F" w:rsidRPr="003304E7" w:rsidRDefault="00A96226" w:rsidP="003304E7">
      <w:pPr>
        <w:spacing w:line="240" w:lineRule="atLeast"/>
        <w:ind w:left="709"/>
        <w:jc w:val="right"/>
        <w:rPr>
          <w:i/>
          <w:color w:val="808080"/>
          <w:sz w:val="24"/>
        </w:rPr>
      </w:pPr>
      <w:r w:rsidRPr="2A7C5EE8">
        <w:rPr>
          <w:i/>
          <w:iCs/>
        </w:rPr>
        <w:fldChar w:fldCharType="begin"/>
      </w:r>
      <w:r w:rsidRPr="2A7C5EE8">
        <w:rPr>
          <w:i/>
          <w:iCs/>
        </w:rPr>
        <w:instrText xml:space="preserve"> DOCPROPERTY  Manager  \* MERGEFORMAT </w:instrText>
      </w:r>
      <w:r w:rsidRPr="2A7C5EE8">
        <w:rPr>
          <w:i/>
          <w:iCs/>
        </w:rPr>
        <w:fldChar w:fldCharType="separate"/>
      </w:r>
      <w:r w:rsidRPr="2A7C5EE8">
        <w:rPr>
          <w:i/>
          <w:iCs/>
          <w:color w:val="808080" w:themeColor="background1" w:themeShade="80"/>
          <w:sz w:val="24"/>
          <w:szCs w:val="24"/>
        </w:rPr>
        <w:t>Version 1.0</w:t>
      </w:r>
      <w:r w:rsidRPr="2A7C5EE8">
        <w:rPr>
          <w:i/>
          <w:iCs/>
          <w:color w:val="808080" w:themeColor="background1" w:themeShade="80"/>
          <w:sz w:val="24"/>
          <w:szCs w:val="24"/>
        </w:rPr>
        <w:fldChar w:fldCharType="end"/>
      </w:r>
    </w:p>
    <w:p w14:paraId="1379E446" w14:textId="23A9D6AF" w:rsidR="3A179D9E" w:rsidRDefault="3A179D9E" w:rsidP="2A7C5EE8">
      <w:pPr>
        <w:ind w:left="709"/>
        <w:jc w:val="right"/>
      </w:pPr>
      <w:r w:rsidRPr="2A7C5EE8">
        <w:rPr>
          <w:i/>
          <w:iCs/>
          <w:color w:val="808080" w:themeColor="background1" w:themeShade="80"/>
          <w:sz w:val="22"/>
          <w:szCs w:val="22"/>
        </w:rPr>
        <w:t>July 08, 2024</w:t>
      </w:r>
    </w:p>
    <w:sdt>
      <w:sdtPr>
        <w:id w:val="1793390389"/>
        <w:docPartObj>
          <w:docPartGallery w:val="Table of Contents"/>
          <w:docPartUnique/>
        </w:docPartObj>
      </w:sdtPr>
      <w:sdtEndPr>
        <w:rPr>
          <w:b/>
          <w:bCs/>
          <w:noProof/>
        </w:rPr>
      </w:sdtEndPr>
      <w:sdtContent>
        <w:p w14:paraId="61DDB9AE" w14:textId="77777777" w:rsidR="00DB1FDC" w:rsidRDefault="00DB1FDC" w:rsidP="006949C1">
          <w:pPr>
            <w:widowControl w:val="0"/>
            <w:tabs>
              <w:tab w:val="left" w:pos="426"/>
              <w:tab w:val="left" w:pos="709"/>
              <w:tab w:val="left" w:pos="993"/>
            </w:tabs>
            <w:adjustRightInd w:val="0"/>
            <w:jc w:val="both"/>
            <w:textAlignment w:val="baseline"/>
            <w:rPr>
              <w:ins w:id="5" w:author="Dillan Landsberg" w:date="2024-07-08T15:49:00Z" w16du:dateUtc="2024-07-08T13:49:00Z"/>
            </w:rPr>
          </w:pPr>
        </w:p>
        <w:p w14:paraId="0E569267" w14:textId="634ED211" w:rsidR="006949C1" w:rsidRPr="003304E7" w:rsidRDefault="006949C1" w:rsidP="006949C1">
          <w:pPr>
            <w:widowControl w:val="0"/>
            <w:tabs>
              <w:tab w:val="left" w:pos="426"/>
              <w:tab w:val="left" w:pos="709"/>
              <w:tab w:val="left" w:pos="993"/>
            </w:tabs>
            <w:adjustRightInd w:val="0"/>
            <w:jc w:val="both"/>
            <w:textAlignment w:val="baseline"/>
            <w:rPr>
              <w:color w:val="7F7F7F" w:themeColor="text1" w:themeTint="80"/>
              <w:sz w:val="36"/>
            </w:rPr>
          </w:pPr>
          <w:commentRangeStart w:id="6"/>
          <w:commentRangeStart w:id="7"/>
          <w:r w:rsidRPr="003304E7">
            <w:rPr>
              <w:color w:val="7F7F7F" w:themeColor="text1" w:themeTint="80"/>
              <w:sz w:val="36"/>
            </w:rPr>
            <w:t>Contents</w:t>
          </w:r>
          <w:commentRangeEnd w:id="6"/>
          <w:r w:rsidR="006D4057">
            <w:rPr>
              <w:rStyle w:val="CommentReference"/>
            </w:rPr>
            <w:commentReference w:id="6"/>
          </w:r>
          <w:commentRangeEnd w:id="7"/>
          <w:r w:rsidR="00824D34">
            <w:rPr>
              <w:rStyle w:val="CommentReference"/>
            </w:rPr>
            <w:commentReference w:id="7"/>
          </w:r>
        </w:p>
        <w:p w14:paraId="34D74B44" w14:textId="39613093" w:rsidR="00FB2E80" w:rsidRDefault="006949C1">
          <w:pPr>
            <w:pStyle w:val="TOC2"/>
            <w:tabs>
              <w:tab w:val="left" w:pos="880"/>
              <w:tab w:val="right" w:leader="dot" w:pos="9396"/>
            </w:tabs>
            <w:rPr>
              <w:ins w:id="8"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r>
            <w:fldChar w:fldCharType="begin"/>
          </w:r>
          <w:r>
            <w:instrText xml:space="preserve"> TOC \o "1-3" \h \z \u </w:instrText>
          </w:r>
          <w:r>
            <w:fldChar w:fldCharType="separate"/>
          </w:r>
          <w:ins w:id="9" w:author="Dillan Landsberg" w:date="2024-07-08T16:07:00Z" w16du:dateUtc="2024-07-08T14:07:00Z">
            <w:r w:rsidR="00FB2E80" w:rsidRPr="00CD510A">
              <w:rPr>
                <w:rStyle w:val="Hyperlink"/>
                <w:noProof/>
              </w:rPr>
              <w:fldChar w:fldCharType="begin"/>
            </w:r>
            <w:r w:rsidR="00FB2E80" w:rsidRPr="00CD510A">
              <w:rPr>
                <w:rStyle w:val="Hyperlink"/>
                <w:noProof/>
              </w:rPr>
              <w:instrText xml:space="preserve"> </w:instrText>
            </w:r>
            <w:r w:rsidR="00FB2E80">
              <w:rPr>
                <w:noProof/>
              </w:rPr>
              <w:instrText>HYPERLINK \l "_Toc171347245"</w:instrText>
            </w:r>
            <w:r w:rsidR="00FB2E80" w:rsidRPr="00CD510A">
              <w:rPr>
                <w:rStyle w:val="Hyperlink"/>
                <w:noProof/>
              </w:rPr>
              <w:instrText xml:space="preserve"> </w:instrText>
            </w:r>
            <w:r w:rsidR="00FB2E80" w:rsidRPr="00CD510A">
              <w:rPr>
                <w:rStyle w:val="Hyperlink"/>
                <w:noProof/>
              </w:rPr>
            </w:r>
            <w:r w:rsidR="00FB2E80" w:rsidRPr="00CD510A">
              <w:rPr>
                <w:rStyle w:val="Hyperlink"/>
                <w:noProof/>
              </w:rPr>
              <w:fldChar w:fldCharType="separate"/>
            </w:r>
            <w:r w:rsidR="00FB2E80" w:rsidRPr="00CD510A">
              <w:rPr>
                <w:rStyle w:val="Hyperlink"/>
                <w:noProof/>
              </w:rPr>
              <w:t>1.1</w:t>
            </w:r>
            <w:r w:rsidR="00FB2E80">
              <w:rPr>
                <w:rFonts w:asciiTheme="minorHAnsi" w:eastAsiaTheme="minorEastAsia" w:hAnsiTheme="minorHAnsi" w:cstheme="minorBidi"/>
                <w:smallCaps w:val="0"/>
                <w:noProof/>
                <w:kern w:val="2"/>
                <w:sz w:val="24"/>
                <w:szCs w:val="24"/>
                <w:lang w:val="en-ZA" w:eastAsia="en-ZA"/>
                <w14:ligatures w14:val="standardContextual"/>
              </w:rPr>
              <w:tab/>
            </w:r>
            <w:r w:rsidR="00FB2E80" w:rsidRPr="00CD510A">
              <w:rPr>
                <w:rStyle w:val="Hyperlink"/>
                <w:noProof/>
              </w:rPr>
              <w:t>Overview</w:t>
            </w:r>
            <w:r w:rsidR="00FB2E80">
              <w:rPr>
                <w:noProof/>
                <w:webHidden/>
              </w:rPr>
              <w:tab/>
            </w:r>
            <w:r w:rsidR="00FB2E80">
              <w:rPr>
                <w:noProof/>
                <w:webHidden/>
              </w:rPr>
              <w:fldChar w:fldCharType="begin"/>
            </w:r>
            <w:r w:rsidR="00FB2E80">
              <w:rPr>
                <w:noProof/>
                <w:webHidden/>
              </w:rPr>
              <w:instrText xml:space="preserve"> PAGEREF _Toc171347245 \h </w:instrText>
            </w:r>
          </w:ins>
          <w:r w:rsidR="00FB2E80">
            <w:rPr>
              <w:noProof/>
              <w:webHidden/>
            </w:rPr>
          </w:r>
          <w:r w:rsidR="00FB2E80">
            <w:rPr>
              <w:noProof/>
              <w:webHidden/>
            </w:rPr>
            <w:fldChar w:fldCharType="separate"/>
          </w:r>
          <w:ins w:id="10" w:author="Dillan Landsberg" w:date="2024-07-08T16:07:00Z" w16du:dateUtc="2024-07-08T14:07:00Z">
            <w:r w:rsidR="00FB2E80">
              <w:rPr>
                <w:noProof/>
                <w:webHidden/>
              </w:rPr>
              <w:t>3</w:t>
            </w:r>
            <w:r w:rsidR="00FB2E80">
              <w:rPr>
                <w:noProof/>
                <w:webHidden/>
              </w:rPr>
              <w:fldChar w:fldCharType="end"/>
            </w:r>
            <w:r w:rsidR="00FB2E80" w:rsidRPr="00CD510A">
              <w:rPr>
                <w:rStyle w:val="Hyperlink"/>
                <w:noProof/>
              </w:rPr>
              <w:fldChar w:fldCharType="end"/>
            </w:r>
          </w:ins>
        </w:p>
        <w:p w14:paraId="426F5289" w14:textId="4243387D" w:rsidR="00FB2E80" w:rsidRDefault="00FB2E80">
          <w:pPr>
            <w:pStyle w:val="TOC2"/>
            <w:tabs>
              <w:tab w:val="left" w:pos="880"/>
              <w:tab w:val="right" w:leader="dot" w:pos="9396"/>
            </w:tabs>
            <w:rPr>
              <w:ins w:id="11"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12"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"_Toc171347246"</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1.2</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rPr>
              <w:t>Document Purpose</w:t>
            </w:r>
            <w:r>
              <w:rPr>
                <w:noProof/>
                <w:webHidden/>
              </w:rPr>
              <w:tab/>
            </w:r>
            <w:r>
              <w:rPr>
                <w:noProof/>
                <w:webHidden/>
              </w:rPr>
              <w:fldChar w:fldCharType="begin"/>
            </w:r>
            <w:r>
              <w:rPr>
                <w:noProof/>
                <w:webHidden/>
              </w:rPr>
              <w:instrText xml:space="preserve"> PAGEREF _Toc171347246 \h </w:instrText>
            </w:r>
          </w:ins>
          <w:r>
            <w:rPr>
              <w:noProof/>
              <w:webHidden/>
            </w:rPr>
          </w:r>
          <w:r>
            <w:rPr>
              <w:noProof/>
              <w:webHidden/>
            </w:rPr>
            <w:fldChar w:fldCharType="separate"/>
          </w:r>
          <w:ins w:id="13" w:author="Dillan Landsberg" w:date="2024-07-08T16:07:00Z" w16du:dateUtc="2024-07-08T14:07:00Z">
            <w:r>
              <w:rPr>
                <w:noProof/>
                <w:webHidden/>
              </w:rPr>
              <w:t>3</w:t>
            </w:r>
            <w:r>
              <w:rPr>
                <w:noProof/>
                <w:webHidden/>
              </w:rPr>
              <w:fldChar w:fldCharType="end"/>
            </w:r>
            <w:r w:rsidRPr="00CD510A">
              <w:rPr>
                <w:rStyle w:val="Hyperlink"/>
                <w:noProof/>
              </w:rPr>
              <w:fldChar w:fldCharType="end"/>
            </w:r>
          </w:ins>
        </w:p>
        <w:p w14:paraId="43BE1BA6" w14:textId="43504AC5" w:rsidR="00FB2E80" w:rsidRDefault="00FB2E80">
          <w:pPr>
            <w:pStyle w:val="TOC2"/>
            <w:tabs>
              <w:tab w:val="left" w:pos="880"/>
              <w:tab w:val="right" w:leader="dot" w:pos="9396"/>
            </w:tabs>
            <w:rPr>
              <w:ins w:id="14"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15"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"_Toc171347247"</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1.3</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rPr>
              <w:t>Intended Audience</w:t>
            </w:r>
            <w:r>
              <w:rPr>
                <w:noProof/>
                <w:webHidden/>
              </w:rPr>
              <w:tab/>
            </w:r>
            <w:r>
              <w:rPr>
                <w:noProof/>
                <w:webHidden/>
              </w:rPr>
              <w:fldChar w:fldCharType="begin"/>
            </w:r>
            <w:r>
              <w:rPr>
                <w:noProof/>
                <w:webHidden/>
              </w:rPr>
              <w:instrText xml:space="preserve"> PAGEREF _Toc171347247 \h </w:instrText>
            </w:r>
          </w:ins>
          <w:r>
            <w:rPr>
              <w:noProof/>
              <w:webHidden/>
            </w:rPr>
          </w:r>
          <w:r>
            <w:rPr>
              <w:noProof/>
              <w:webHidden/>
            </w:rPr>
            <w:fldChar w:fldCharType="separate"/>
          </w:r>
          <w:ins w:id="16" w:author="Dillan Landsberg" w:date="2024-07-08T16:07:00Z" w16du:dateUtc="2024-07-08T14:07:00Z">
            <w:r>
              <w:rPr>
                <w:noProof/>
                <w:webHidden/>
              </w:rPr>
              <w:t>3</w:t>
            </w:r>
            <w:r>
              <w:rPr>
                <w:noProof/>
                <w:webHidden/>
              </w:rPr>
              <w:fldChar w:fldCharType="end"/>
            </w:r>
            <w:r w:rsidRPr="00CD510A">
              <w:rPr>
                <w:rStyle w:val="Hyperlink"/>
                <w:noProof/>
              </w:rPr>
              <w:fldChar w:fldCharType="end"/>
            </w:r>
          </w:ins>
        </w:p>
        <w:p w14:paraId="6F378CE3" w14:textId="1978DBB3" w:rsidR="00FB2E80" w:rsidRDefault="00FB2E80">
          <w:pPr>
            <w:pStyle w:val="TOC2"/>
            <w:tabs>
              <w:tab w:val="left" w:pos="880"/>
              <w:tab w:val="right" w:leader="dot" w:pos="9396"/>
            </w:tabs>
            <w:rPr>
              <w:ins w:id="17"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18"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"_Toc171347260"</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1.4</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rPr>
              <w:t>Identifying records for Anonymization</w:t>
            </w:r>
            <w:r>
              <w:rPr>
                <w:noProof/>
                <w:webHidden/>
              </w:rPr>
              <w:tab/>
            </w:r>
            <w:r>
              <w:rPr>
                <w:noProof/>
                <w:webHidden/>
              </w:rPr>
              <w:fldChar w:fldCharType="begin"/>
            </w:r>
            <w:r>
              <w:rPr>
                <w:noProof/>
                <w:webHidden/>
              </w:rPr>
              <w:instrText xml:space="preserve"> PAGEREF _Toc171347260 \h </w:instrText>
            </w:r>
          </w:ins>
          <w:r>
            <w:rPr>
              <w:noProof/>
              <w:webHidden/>
            </w:rPr>
          </w:r>
          <w:r>
            <w:rPr>
              <w:noProof/>
              <w:webHidden/>
            </w:rPr>
            <w:fldChar w:fldCharType="separate"/>
          </w:r>
          <w:ins w:id="19" w:author="Dillan Landsberg" w:date="2024-07-08T16:07:00Z" w16du:dateUtc="2024-07-08T14:07:00Z">
            <w:r>
              <w:rPr>
                <w:noProof/>
                <w:webHidden/>
              </w:rPr>
              <w:t>4</w:t>
            </w:r>
            <w:r>
              <w:rPr>
                <w:noProof/>
                <w:webHidden/>
              </w:rPr>
              <w:fldChar w:fldCharType="end"/>
            </w:r>
            <w:r w:rsidRPr="00CD510A">
              <w:rPr>
                <w:rStyle w:val="Hyperlink"/>
                <w:noProof/>
              </w:rPr>
              <w:fldChar w:fldCharType="end"/>
            </w:r>
          </w:ins>
        </w:p>
        <w:p w14:paraId="4124DBA6" w14:textId="4A62DBE4" w:rsidR="00FB2E80" w:rsidRDefault="00FB2E80">
          <w:pPr>
            <w:pStyle w:val="TOC2"/>
            <w:tabs>
              <w:tab w:val="left" w:pos="880"/>
              <w:tab w:val="right" w:leader="dot" w:pos="9396"/>
            </w:tabs>
            <w:rPr>
              <w:ins w:id="20"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21"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"_Toc171347261"</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1.5</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rPr>
              <w:t>How anonymization works</w:t>
            </w:r>
            <w:r>
              <w:rPr>
                <w:noProof/>
                <w:webHidden/>
              </w:rPr>
              <w:tab/>
            </w:r>
            <w:r>
              <w:rPr>
                <w:noProof/>
                <w:webHidden/>
              </w:rPr>
              <w:fldChar w:fldCharType="begin"/>
            </w:r>
            <w:r>
              <w:rPr>
                <w:noProof/>
                <w:webHidden/>
              </w:rPr>
              <w:instrText xml:space="preserve"> PAGEREF _Toc171347261 \h </w:instrText>
            </w:r>
          </w:ins>
          <w:r>
            <w:rPr>
              <w:noProof/>
              <w:webHidden/>
            </w:rPr>
          </w:r>
          <w:r>
            <w:rPr>
              <w:noProof/>
              <w:webHidden/>
            </w:rPr>
            <w:fldChar w:fldCharType="separate"/>
          </w:r>
          <w:ins w:id="22" w:author="Dillan Landsberg" w:date="2024-07-08T16:07:00Z" w16du:dateUtc="2024-07-08T14:07:00Z">
            <w:r>
              <w:rPr>
                <w:noProof/>
                <w:webHidden/>
              </w:rPr>
              <w:t>4</w:t>
            </w:r>
            <w:r>
              <w:rPr>
                <w:noProof/>
                <w:webHidden/>
              </w:rPr>
              <w:fldChar w:fldCharType="end"/>
            </w:r>
            <w:r w:rsidRPr="00CD510A">
              <w:rPr>
                <w:rStyle w:val="Hyperlink"/>
                <w:noProof/>
              </w:rPr>
              <w:fldChar w:fldCharType="end"/>
            </w:r>
          </w:ins>
        </w:p>
        <w:p w14:paraId="3E0B3A75" w14:textId="7E9856C1" w:rsidR="00FB2E80" w:rsidRDefault="00FB2E80">
          <w:pPr>
            <w:pStyle w:val="TOC2"/>
            <w:tabs>
              <w:tab w:val="left" w:pos="880"/>
              <w:tab w:val="right" w:leader="dot" w:pos="9396"/>
            </w:tabs>
            <w:rPr>
              <w:ins w:id="23"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24"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"_Toc171347262"</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1.6</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rPr>
              <w:t>How to receive error emails</w:t>
            </w:r>
            <w:r>
              <w:rPr>
                <w:noProof/>
                <w:webHidden/>
              </w:rPr>
              <w:tab/>
            </w:r>
            <w:r>
              <w:rPr>
                <w:noProof/>
                <w:webHidden/>
              </w:rPr>
              <w:fldChar w:fldCharType="begin"/>
            </w:r>
            <w:r>
              <w:rPr>
                <w:noProof/>
                <w:webHidden/>
              </w:rPr>
              <w:instrText xml:space="preserve"> PAGEREF _Toc171347262 \h </w:instrText>
            </w:r>
          </w:ins>
          <w:r>
            <w:rPr>
              <w:noProof/>
              <w:webHidden/>
            </w:rPr>
          </w:r>
          <w:r>
            <w:rPr>
              <w:noProof/>
              <w:webHidden/>
            </w:rPr>
            <w:fldChar w:fldCharType="separate"/>
          </w:r>
          <w:ins w:id="25" w:author="Dillan Landsberg" w:date="2024-07-08T16:07:00Z" w16du:dateUtc="2024-07-08T14:07:00Z">
            <w:r>
              <w:rPr>
                <w:noProof/>
                <w:webHidden/>
              </w:rPr>
              <w:t>5</w:t>
            </w:r>
            <w:r>
              <w:rPr>
                <w:noProof/>
                <w:webHidden/>
              </w:rPr>
              <w:fldChar w:fldCharType="end"/>
            </w:r>
            <w:r w:rsidRPr="00CD510A">
              <w:rPr>
                <w:rStyle w:val="Hyperlink"/>
                <w:noProof/>
              </w:rPr>
              <w:fldChar w:fldCharType="end"/>
            </w:r>
          </w:ins>
        </w:p>
        <w:p w14:paraId="4FCE7B76" w14:textId="1FFB3E8C" w:rsidR="00FB2E80" w:rsidRDefault="00FB2E80">
          <w:pPr>
            <w:pStyle w:val="TOC2"/>
            <w:tabs>
              <w:tab w:val="left" w:pos="880"/>
              <w:tab w:val="right" w:leader="dot" w:pos="9396"/>
            </w:tabs>
            <w:rPr>
              <w:ins w:id="26"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27"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"_Toc171347263"</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1.7</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rPr>
              <w:t>How to create test data</w:t>
            </w:r>
            <w:r>
              <w:rPr>
                <w:noProof/>
                <w:webHidden/>
              </w:rPr>
              <w:tab/>
            </w:r>
            <w:r>
              <w:rPr>
                <w:noProof/>
                <w:webHidden/>
              </w:rPr>
              <w:fldChar w:fldCharType="begin"/>
            </w:r>
            <w:r>
              <w:rPr>
                <w:noProof/>
                <w:webHidden/>
              </w:rPr>
              <w:instrText xml:space="preserve"> PAGEREF _Toc171347263 \h </w:instrText>
            </w:r>
          </w:ins>
          <w:r>
            <w:rPr>
              <w:noProof/>
              <w:webHidden/>
            </w:rPr>
          </w:r>
          <w:r>
            <w:rPr>
              <w:noProof/>
              <w:webHidden/>
            </w:rPr>
            <w:fldChar w:fldCharType="separate"/>
          </w:r>
          <w:ins w:id="28" w:author="Dillan Landsberg" w:date="2024-07-08T16:07:00Z" w16du:dateUtc="2024-07-08T14:07:00Z">
            <w:r>
              <w:rPr>
                <w:noProof/>
                <w:webHidden/>
              </w:rPr>
              <w:t>5</w:t>
            </w:r>
            <w:r>
              <w:rPr>
                <w:noProof/>
                <w:webHidden/>
              </w:rPr>
              <w:fldChar w:fldCharType="end"/>
            </w:r>
            <w:r w:rsidRPr="00CD510A">
              <w:rPr>
                <w:rStyle w:val="Hyperlink"/>
                <w:noProof/>
              </w:rPr>
              <w:fldChar w:fldCharType="end"/>
            </w:r>
          </w:ins>
        </w:p>
        <w:p w14:paraId="3F63395B" w14:textId="545DECC2" w:rsidR="00FB2E80" w:rsidRDefault="00FB2E80">
          <w:pPr>
            <w:pStyle w:val="TOC2"/>
            <w:tabs>
              <w:tab w:val="left" w:pos="880"/>
              <w:tab w:val="right" w:leader="dot" w:pos="9396"/>
            </w:tabs>
            <w:rPr>
              <w:ins w:id="29"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30"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"_Toc171347264"</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1.8</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rPr>
              <w:t>Batch class running user setup</w:t>
            </w:r>
            <w:r>
              <w:rPr>
                <w:noProof/>
                <w:webHidden/>
              </w:rPr>
              <w:tab/>
            </w:r>
            <w:r>
              <w:rPr>
                <w:noProof/>
                <w:webHidden/>
              </w:rPr>
              <w:fldChar w:fldCharType="begin"/>
            </w:r>
            <w:r>
              <w:rPr>
                <w:noProof/>
                <w:webHidden/>
              </w:rPr>
              <w:instrText xml:space="preserve"> PAGEREF _Toc171347264 \h </w:instrText>
            </w:r>
          </w:ins>
          <w:r>
            <w:rPr>
              <w:noProof/>
              <w:webHidden/>
            </w:rPr>
          </w:r>
          <w:r>
            <w:rPr>
              <w:noProof/>
              <w:webHidden/>
            </w:rPr>
            <w:fldChar w:fldCharType="separate"/>
          </w:r>
          <w:ins w:id="31" w:author="Dillan Landsberg" w:date="2024-07-08T16:07:00Z" w16du:dateUtc="2024-07-08T14:07:00Z">
            <w:r>
              <w:rPr>
                <w:noProof/>
                <w:webHidden/>
              </w:rPr>
              <w:t>5</w:t>
            </w:r>
            <w:r>
              <w:rPr>
                <w:noProof/>
                <w:webHidden/>
              </w:rPr>
              <w:fldChar w:fldCharType="end"/>
            </w:r>
            <w:r w:rsidRPr="00CD510A">
              <w:rPr>
                <w:rStyle w:val="Hyperlink"/>
                <w:noProof/>
              </w:rPr>
              <w:fldChar w:fldCharType="end"/>
            </w:r>
          </w:ins>
        </w:p>
        <w:p w14:paraId="5C9C2994" w14:textId="69493825" w:rsidR="00FB2E80" w:rsidRDefault="00FB2E80">
          <w:pPr>
            <w:pStyle w:val="TOC2"/>
            <w:tabs>
              <w:tab w:val="left" w:pos="880"/>
              <w:tab w:val="right" w:leader="dot" w:pos="9396"/>
            </w:tabs>
            <w:rPr>
              <w:ins w:id="32"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33"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"_Toc171347265"</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lang w:val="en-ZA" w:eastAsia="en-ZA"/>
              </w:rPr>
              <w:t>1.9</w:t>
            </w:r>
            <w:r>
              <w:rPr>
                <w:rFonts w:asciiTheme="minorHAnsi" w:eastAsiaTheme="minorEastAsia" w:hAnsiTheme="minorHAnsi" w:cstheme="minorBidi"/>
                <w:smallCaps w:val="0"/>
                <w:noProof/>
                <w:kern w:val="2"/>
                <w:sz w:val="24"/>
                <w:szCs w:val="24"/>
                <w:lang w:val="en-ZA" w:eastAsia="en-ZA"/>
                <w14:ligatures w14:val="standardContextual"/>
              </w:rPr>
              <w:tab/>
            </w:r>
            <w:r w:rsidRPr="00CD510A">
              <w:rPr>
                <w:rStyle w:val="Hyperlink"/>
                <w:noProof/>
                <w:lang w:val="en-ZA" w:eastAsia="en-ZA"/>
              </w:rPr>
              <w:t>How to include the field to be anonymized</w:t>
            </w:r>
            <w:r>
              <w:rPr>
                <w:noProof/>
                <w:webHidden/>
              </w:rPr>
              <w:tab/>
            </w:r>
            <w:r>
              <w:rPr>
                <w:noProof/>
                <w:webHidden/>
              </w:rPr>
              <w:fldChar w:fldCharType="begin"/>
            </w:r>
            <w:r>
              <w:rPr>
                <w:noProof/>
                <w:webHidden/>
              </w:rPr>
              <w:instrText xml:space="preserve"> PAGEREF _Toc171347265 \h </w:instrText>
            </w:r>
          </w:ins>
          <w:r>
            <w:rPr>
              <w:noProof/>
              <w:webHidden/>
            </w:rPr>
          </w:r>
          <w:r>
            <w:rPr>
              <w:noProof/>
              <w:webHidden/>
            </w:rPr>
            <w:fldChar w:fldCharType="separate"/>
          </w:r>
          <w:ins w:id="34" w:author="Dillan Landsberg" w:date="2024-07-08T16:07:00Z" w16du:dateUtc="2024-07-08T14:07:00Z">
            <w:r>
              <w:rPr>
                <w:noProof/>
                <w:webHidden/>
              </w:rPr>
              <w:t>6</w:t>
            </w:r>
            <w:r>
              <w:rPr>
                <w:noProof/>
                <w:webHidden/>
              </w:rPr>
              <w:fldChar w:fldCharType="end"/>
            </w:r>
            <w:r w:rsidRPr="00CD510A">
              <w:rPr>
                <w:rStyle w:val="Hyperlink"/>
                <w:noProof/>
              </w:rPr>
              <w:fldChar w:fldCharType="end"/>
            </w:r>
          </w:ins>
        </w:p>
        <w:p w14:paraId="6DF40494" w14:textId="3EEE37EE" w:rsidR="00FB2E80" w:rsidRDefault="00FB2E80">
          <w:pPr>
            <w:pStyle w:val="TOC2"/>
            <w:tabs>
              <w:tab w:val="left" w:pos="1100"/>
              <w:tab w:val="right" w:leader="dot" w:pos="9396"/>
            </w:tabs>
            <w:rPr>
              <w:ins w:id="35" w:author="Dillan Landsberg" w:date="2024-07-08T16:07:00Z" w16du:dateUtc="2024-07-08T14:07:00Z"/>
              <w:rFonts w:asciiTheme="minorHAnsi" w:eastAsiaTheme="minorEastAsia" w:hAnsiTheme="minorHAnsi" w:cstheme="minorBidi"/>
              <w:smallCaps w:val="0"/>
              <w:noProof/>
              <w:kern w:val="2"/>
              <w:sz w:val="24"/>
              <w:szCs w:val="24"/>
              <w:lang w:val="en-ZA" w:eastAsia="en-ZA"/>
              <w14:ligatures w14:val="standardContextual"/>
            </w:rPr>
          </w:pPr>
          <w:ins w:id="36" w:author="Dillan Landsberg" w:date="2024-07-08T16:07:00Z" w16du:dateUtc="2024-07-08T14:07:00Z">
            <w:r w:rsidRPr="00CD510A">
              <w:rPr>
                <w:rStyle w:val="Hyperlink"/>
                <w:noProof/>
              </w:rPr>
              <w:fldChar w:fldCharType="begin"/>
            </w:r>
            <w:r w:rsidRPr="00CD510A">
              <w:rPr>
                <w:rStyle w:val="Hyperlink"/>
                <w:noProof/>
              </w:rPr>
              <w:instrText xml:space="preserve"> </w:instrText>
            </w:r>
            <w:r>
              <w:rPr>
                <w:noProof/>
              </w:rPr>
              <w:instrText>HYPERLINK \l "_Toc171347266"</w:instrText>
            </w:r>
            <w:r w:rsidRPr="00CD510A">
              <w:rPr>
                <w:rStyle w:val="Hyperlink"/>
                <w:noProof/>
              </w:rPr>
              <w:instrText xml:space="preserve"> </w:instrText>
            </w:r>
            <w:r w:rsidRPr="00CD510A">
              <w:rPr>
                <w:rStyle w:val="Hyperlink"/>
                <w:noProof/>
              </w:rPr>
            </w:r>
            <w:r w:rsidRPr="00CD510A">
              <w:rPr>
                <w:rStyle w:val="Hyperlink"/>
                <w:noProof/>
              </w:rPr>
              <w:fldChar w:fldCharType="separate"/>
            </w:r>
            <w:r w:rsidRPr="00CD510A">
              <w:rPr>
                <w:rStyle w:val="Hyperlink"/>
                <w:noProof/>
              </w:rPr>
              <w:t>1.10</w:t>
            </w:r>
            <w:r>
              <w:rPr>
                <w:rFonts w:asciiTheme="minorHAnsi" w:eastAsiaTheme="minorEastAsia" w:hAnsiTheme="minorHAnsi" w:cstheme="minorBidi"/>
                <w:smallCaps w:val="0"/>
                <w:noProof/>
                <w:kern w:val="2"/>
                <w:sz w:val="24"/>
                <w:szCs w:val="24"/>
                <w:lang w:val="en-ZA" w:eastAsia="en-ZA"/>
                <w14:ligatures w14:val="standardContextual"/>
              </w:rPr>
              <w:t xml:space="preserve">    </w:t>
            </w:r>
            <w:r w:rsidRPr="00CD510A">
              <w:rPr>
                <w:rStyle w:val="Hyperlink"/>
                <w:noProof/>
              </w:rPr>
              <w:t>Backup and Restore Data</w:t>
            </w:r>
            <w:r>
              <w:rPr>
                <w:noProof/>
                <w:webHidden/>
              </w:rPr>
              <w:tab/>
            </w:r>
            <w:r>
              <w:rPr>
                <w:noProof/>
                <w:webHidden/>
              </w:rPr>
              <w:fldChar w:fldCharType="begin"/>
            </w:r>
            <w:r>
              <w:rPr>
                <w:noProof/>
                <w:webHidden/>
              </w:rPr>
              <w:instrText xml:space="preserve"> PAGEREF _Toc171347266 \h </w:instrText>
            </w:r>
          </w:ins>
          <w:r>
            <w:rPr>
              <w:noProof/>
              <w:webHidden/>
            </w:rPr>
          </w:r>
          <w:r>
            <w:rPr>
              <w:noProof/>
              <w:webHidden/>
            </w:rPr>
            <w:fldChar w:fldCharType="separate"/>
          </w:r>
          <w:ins w:id="37" w:author="Dillan Landsberg" w:date="2024-07-08T16:07:00Z" w16du:dateUtc="2024-07-08T14:07:00Z">
            <w:r>
              <w:rPr>
                <w:noProof/>
                <w:webHidden/>
              </w:rPr>
              <w:t>6</w:t>
            </w:r>
            <w:r>
              <w:rPr>
                <w:noProof/>
                <w:webHidden/>
              </w:rPr>
              <w:fldChar w:fldCharType="end"/>
            </w:r>
            <w:r w:rsidRPr="00CD510A">
              <w:rPr>
                <w:rStyle w:val="Hyperlink"/>
                <w:noProof/>
              </w:rPr>
              <w:fldChar w:fldCharType="end"/>
            </w:r>
          </w:ins>
        </w:p>
        <w:p w14:paraId="43FC1B96" w14:textId="45609E99" w:rsidR="006D4057" w:rsidDel="00F04950" w:rsidRDefault="006D4057">
          <w:pPr>
            <w:pStyle w:val="TOC1"/>
            <w:tabs>
              <w:tab w:val="left" w:pos="440"/>
              <w:tab w:val="right" w:leader="dot" w:pos="9396"/>
            </w:tabs>
            <w:rPr>
              <w:del w:id="38" w:author="Dillan Landsberg" w:date="2024-07-08T15:47:00Z" w16du:dateUtc="2024-07-08T13:47:00Z"/>
              <w:rFonts w:asciiTheme="minorHAnsi" w:eastAsiaTheme="minorEastAsia" w:hAnsiTheme="minorHAnsi" w:cstheme="minorBidi"/>
              <w:b w:val="0"/>
              <w:bCs w:val="0"/>
              <w:caps w:val="0"/>
              <w:noProof/>
              <w:kern w:val="2"/>
              <w:sz w:val="24"/>
              <w:szCs w:val="24"/>
              <w:lang w:val="en-ZA" w:eastAsia="en-ZA"/>
              <w14:ligatures w14:val="standardContextual"/>
            </w:rPr>
          </w:pPr>
          <w:del w:id="39" w:author="Dillan Landsberg" w:date="2024-07-08T15:47:00Z" w16du:dateUtc="2024-07-08T13:47:00Z">
            <w:r w:rsidRPr="00F04950" w:rsidDel="00F04950">
              <w:rPr>
                <w:rPrChange w:id="40" w:author="Dillan Landsberg" w:date="2024-07-08T15:47:00Z" w16du:dateUtc="2024-07-08T13:47:00Z">
                  <w:rPr>
                    <w:rStyle w:val="Hyperlink"/>
                    <w:noProof/>
                  </w:rPr>
                </w:rPrChange>
              </w:rPr>
              <w:delText>1</w:delText>
            </w:r>
            <w:r w:rsidDel="00F04950">
              <w:rPr>
                <w:rFonts w:asciiTheme="minorHAnsi" w:eastAsiaTheme="minorEastAsia" w:hAnsiTheme="minorHAnsi" w:cstheme="minorBidi"/>
                <w:b w:val="0"/>
                <w:bCs w:val="0"/>
                <w:caps w:val="0"/>
                <w:noProof/>
                <w:kern w:val="2"/>
                <w:sz w:val="24"/>
                <w:szCs w:val="24"/>
                <w:lang w:val="en-ZA" w:eastAsia="en-ZA"/>
                <w14:ligatures w14:val="standardContextual"/>
              </w:rPr>
              <w:tab/>
            </w:r>
            <w:r w:rsidRPr="00F04950" w:rsidDel="00F04950">
              <w:rPr>
                <w:rPrChange w:id="41" w:author="Dillan Landsberg" w:date="2024-07-08T15:47:00Z" w16du:dateUtc="2024-07-08T13:47:00Z">
                  <w:rPr>
                    <w:rStyle w:val="Hyperlink"/>
                    <w:noProof/>
                  </w:rPr>
                </w:rPrChange>
              </w:rPr>
              <w:delText>Introduction</w:delText>
            </w:r>
            <w:r w:rsidDel="00F04950">
              <w:rPr>
                <w:noProof/>
                <w:webHidden/>
              </w:rPr>
              <w:tab/>
              <w:delText>3</w:delText>
            </w:r>
          </w:del>
        </w:p>
        <w:p w14:paraId="39BB1A31" w14:textId="6A16ADCE" w:rsidR="006D4057" w:rsidDel="00F04950" w:rsidRDefault="006D4057">
          <w:pPr>
            <w:pStyle w:val="TOC2"/>
            <w:tabs>
              <w:tab w:val="left" w:pos="880"/>
              <w:tab w:val="right" w:leader="dot" w:pos="9396"/>
            </w:tabs>
            <w:rPr>
              <w:del w:id="42"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43" w:author="Dillan Landsberg" w:date="2024-07-08T15:47:00Z" w16du:dateUtc="2024-07-08T13:47:00Z">
            <w:r w:rsidRPr="00F04950" w:rsidDel="00F04950">
              <w:rPr>
                <w:rPrChange w:id="44" w:author="Dillan Landsberg" w:date="2024-07-08T15:47:00Z" w16du:dateUtc="2024-07-08T13:47:00Z">
                  <w:rPr>
                    <w:rStyle w:val="Hyperlink"/>
                    <w:noProof/>
                  </w:rPr>
                </w:rPrChange>
              </w:rPr>
              <w:delText>1.1</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45" w:author="Dillan Landsberg" w:date="2024-07-08T15:47:00Z" w16du:dateUtc="2024-07-08T13:47:00Z">
                  <w:rPr>
                    <w:rStyle w:val="Hyperlink"/>
                    <w:noProof/>
                  </w:rPr>
                </w:rPrChange>
              </w:rPr>
              <w:delText>Overview</w:delText>
            </w:r>
            <w:r w:rsidDel="00F04950">
              <w:rPr>
                <w:noProof/>
                <w:webHidden/>
              </w:rPr>
              <w:tab/>
              <w:delText>3</w:delText>
            </w:r>
          </w:del>
        </w:p>
        <w:p w14:paraId="59E89554" w14:textId="119CE2CA" w:rsidR="006D4057" w:rsidDel="00F04950" w:rsidRDefault="006D4057">
          <w:pPr>
            <w:pStyle w:val="TOC2"/>
            <w:tabs>
              <w:tab w:val="left" w:pos="880"/>
              <w:tab w:val="right" w:leader="dot" w:pos="9396"/>
            </w:tabs>
            <w:rPr>
              <w:del w:id="46"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47" w:author="Dillan Landsberg" w:date="2024-07-08T15:47:00Z" w16du:dateUtc="2024-07-08T13:47:00Z">
            <w:r w:rsidRPr="00F04950" w:rsidDel="00F04950">
              <w:rPr>
                <w:rPrChange w:id="48" w:author="Dillan Landsberg" w:date="2024-07-08T15:47:00Z" w16du:dateUtc="2024-07-08T13:47:00Z">
                  <w:rPr>
                    <w:rStyle w:val="Hyperlink"/>
                    <w:noProof/>
                  </w:rPr>
                </w:rPrChange>
              </w:rPr>
              <w:delText>1.2</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49" w:author="Dillan Landsberg" w:date="2024-07-08T15:47:00Z" w16du:dateUtc="2024-07-08T13:47:00Z">
                  <w:rPr>
                    <w:rStyle w:val="Hyperlink"/>
                    <w:noProof/>
                  </w:rPr>
                </w:rPrChange>
              </w:rPr>
              <w:delText>Document Purpose</w:delText>
            </w:r>
            <w:r w:rsidDel="00F04950">
              <w:rPr>
                <w:noProof/>
                <w:webHidden/>
              </w:rPr>
              <w:tab/>
              <w:delText>3</w:delText>
            </w:r>
          </w:del>
        </w:p>
        <w:p w14:paraId="4AB594F3" w14:textId="085FA654" w:rsidR="006D4057" w:rsidDel="00F04950" w:rsidRDefault="006D4057">
          <w:pPr>
            <w:pStyle w:val="TOC2"/>
            <w:tabs>
              <w:tab w:val="left" w:pos="880"/>
              <w:tab w:val="right" w:leader="dot" w:pos="9396"/>
            </w:tabs>
            <w:rPr>
              <w:del w:id="50"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51" w:author="Dillan Landsberg" w:date="2024-07-08T15:47:00Z" w16du:dateUtc="2024-07-08T13:47:00Z">
            <w:r w:rsidRPr="00F04950" w:rsidDel="00F04950">
              <w:rPr>
                <w:rPrChange w:id="52" w:author="Dillan Landsberg" w:date="2024-07-08T15:47:00Z" w16du:dateUtc="2024-07-08T13:47:00Z">
                  <w:rPr>
                    <w:rStyle w:val="Hyperlink"/>
                    <w:noProof/>
                  </w:rPr>
                </w:rPrChange>
              </w:rPr>
              <w:delText>1.3</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53" w:author="Dillan Landsberg" w:date="2024-07-08T15:47:00Z" w16du:dateUtc="2024-07-08T13:47:00Z">
                  <w:rPr>
                    <w:rStyle w:val="Hyperlink"/>
                    <w:noProof/>
                  </w:rPr>
                </w:rPrChange>
              </w:rPr>
              <w:delText>Intended Audience</w:delText>
            </w:r>
            <w:r w:rsidDel="00F04950">
              <w:rPr>
                <w:noProof/>
                <w:webHidden/>
              </w:rPr>
              <w:tab/>
              <w:delText>3</w:delText>
            </w:r>
          </w:del>
        </w:p>
        <w:p w14:paraId="33201B86" w14:textId="7739A88D" w:rsidR="006D4057" w:rsidDel="00F04950" w:rsidRDefault="006D4057">
          <w:pPr>
            <w:pStyle w:val="TOC1"/>
            <w:tabs>
              <w:tab w:val="right" w:leader="dot" w:pos="9396"/>
            </w:tabs>
            <w:rPr>
              <w:del w:id="54" w:author="Dillan Landsberg" w:date="2024-07-08T15:47:00Z" w16du:dateUtc="2024-07-08T13:47:00Z"/>
              <w:rFonts w:asciiTheme="minorHAnsi" w:eastAsiaTheme="minorEastAsia" w:hAnsiTheme="minorHAnsi" w:cstheme="minorBidi"/>
              <w:b w:val="0"/>
              <w:bCs w:val="0"/>
              <w:caps w:val="0"/>
              <w:noProof/>
              <w:kern w:val="2"/>
              <w:sz w:val="24"/>
              <w:szCs w:val="24"/>
              <w:lang w:val="en-ZA" w:eastAsia="en-ZA"/>
              <w14:ligatures w14:val="standardContextual"/>
            </w:rPr>
          </w:pPr>
          <w:del w:id="55" w:author="Dillan Landsberg" w:date="2024-07-08T15:47:00Z" w16du:dateUtc="2024-07-08T13:47:00Z">
            <w:r w:rsidDel="00F04950">
              <w:rPr>
                <w:rFonts w:asciiTheme="minorHAnsi" w:eastAsiaTheme="minorEastAsia" w:hAnsiTheme="minorHAnsi" w:cstheme="minorBidi"/>
                <w:b w:val="0"/>
                <w:bCs w:val="0"/>
                <w:caps w:val="0"/>
                <w:noProof/>
                <w:kern w:val="2"/>
                <w:sz w:val="24"/>
                <w:szCs w:val="24"/>
                <w:lang w:val="en-ZA" w:eastAsia="en-ZA"/>
                <w14:ligatures w14:val="standardContextual"/>
              </w:rPr>
              <w:tab/>
            </w:r>
            <w:r w:rsidRPr="00F04950" w:rsidDel="00F04950">
              <w:rPr>
                <w:rPrChange w:id="56" w:author="Dillan Landsberg" w:date="2024-07-08T15:47:00Z" w16du:dateUtc="2024-07-08T13:47:00Z">
                  <w:rPr>
                    <w:rStyle w:val="Hyperlink"/>
                    <w:noProof/>
                  </w:rPr>
                </w:rPrChange>
              </w:rPr>
              <w:delText>GDPR Anonymization</w:delText>
            </w:r>
            <w:r w:rsidDel="00F04950">
              <w:rPr>
                <w:noProof/>
                <w:webHidden/>
              </w:rPr>
              <w:tab/>
              <w:delText>4</w:delText>
            </w:r>
          </w:del>
        </w:p>
        <w:p w14:paraId="71CCB712" w14:textId="72C4F4F7" w:rsidR="006D4057" w:rsidDel="00F04950" w:rsidRDefault="006D4057">
          <w:pPr>
            <w:pStyle w:val="TOC2"/>
            <w:tabs>
              <w:tab w:val="left" w:pos="880"/>
              <w:tab w:val="right" w:leader="dot" w:pos="9396"/>
            </w:tabs>
            <w:rPr>
              <w:del w:id="57"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58" w:author="Dillan Landsberg" w:date="2024-07-08T15:47:00Z" w16du:dateUtc="2024-07-08T13:47:00Z">
            <w:r w:rsidRPr="00F04950" w:rsidDel="00F04950">
              <w:rPr>
                <w:rPrChange w:id="59" w:author="Dillan Landsberg" w:date="2024-07-08T15:47:00Z" w16du:dateUtc="2024-07-08T13:47:00Z">
                  <w:rPr>
                    <w:rStyle w:val="Hyperlink"/>
                    <w:noProof/>
                  </w:rPr>
                </w:rPrChange>
              </w:rPr>
              <w:delText>1.4</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60" w:author="Dillan Landsberg" w:date="2024-07-08T15:47:00Z" w16du:dateUtc="2024-07-08T13:47:00Z">
                  <w:rPr>
                    <w:rStyle w:val="Hyperlink"/>
                    <w:noProof/>
                  </w:rPr>
                </w:rPrChange>
              </w:rPr>
              <w:delText>Identifying records for Anonymization</w:delText>
            </w:r>
            <w:r w:rsidDel="00F04950">
              <w:rPr>
                <w:noProof/>
                <w:webHidden/>
              </w:rPr>
              <w:tab/>
              <w:delText>4</w:delText>
            </w:r>
          </w:del>
        </w:p>
        <w:p w14:paraId="5598341C" w14:textId="6C83B227" w:rsidR="006D4057" w:rsidDel="00F04950" w:rsidRDefault="006D4057">
          <w:pPr>
            <w:pStyle w:val="TOC2"/>
            <w:tabs>
              <w:tab w:val="left" w:pos="880"/>
              <w:tab w:val="right" w:leader="dot" w:pos="9396"/>
            </w:tabs>
            <w:rPr>
              <w:del w:id="61"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62" w:author="Dillan Landsberg" w:date="2024-07-08T15:47:00Z" w16du:dateUtc="2024-07-08T13:47:00Z">
            <w:r w:rsidRPr="00F04950" w:rsidDel="00F04950">
              <w:rPr>
                <w:rPrChange w:id="63" w:author="Dillan Landsberg" w:date="2024-07-08T15:47:00Z" w16du:dateUtc="2024-07-08T13:47:00Z">
                  <w:rPr>
                    <w:rStyle w:val="Hyperlink"/>
                    <w:noProof/>
                  </w:rPr>
                </w:rPrChange>
              </w:rPr>
              <w:delText>1.5</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64" w:author="Dillan Landsberg" w:date="2024-07-08T15:47:00Z" w16du:dateUtc="2024-07-08T13:47:00Z">
                  <w:rPr>
                    <w:rStyle w:val="Hyperlink"/>
                    <w:noProof/>
                  </w:rPr>
                </w:rPrChange>
              </w:rPr>
              <w:delText>How anonymization works</w:delText>
            </w:r>
            <w:r w:rsidDel="00F04950">
              <w:rPr>
                <w:noProof/>
                <w:webHidden/>
              </w:rPr>
              <w:tab/>
              <w:delText>5</w:delText>
            </w:r>
          </w:del>
        </w:p>
        <w:p w14:paraId="4B13F8B4" w14:textId="29763AF7" w:rsidR="006D4057" w:rsidDel="00F04950" w:rsidRDefault="006D4057">
          <w:pPr>
            <w:pStyle w:val="TOC2"/>
            <w:tabs>
              <w:tab w:val="left" w:pos="880"/>
              <w:tab w:val="right" w:leader="dot" w:pos="9396"/>
            </w:tabs>
            <w:rPr>
              <w:del w:id="65"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66" w:author="Dillan Landsberg" w:date="2024-07-08T15:47:00Z" w16du:dateUtc="2024-07-08T13:47:00Z">
            <w:r w:rsidRPr="00F04950" w:rsidDel="00F04950">
              <w:rPr>
                <w:rPrChange w:id="67" w:author="Dillan Landsberg" w:date="2024-07-08T15:47:00Z" w16du:dateUtc="2024-07-08T13:47:00Z">
                  <w:rPr>
                    <w:rStyle w:val="Hyperlink"/>
                    <w:noProof/>
                  </w:rPr>
                </w:rPrChange>
              </w:rPr>
              <w:delText>1.6</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68" w:author="Dillan Landsberg" w:date="2024-07-08T15:47:00Z" w16du:dateUtc="2024-07-08T13:47:00Z">
                  <w:rPr>
                    <w:rStyle w:val="Hyperlink"/>
                    <w:noProof/>
                  </w:rPr>
                </w:rPrChange>
              </w:rPr>
              <w:delText xml:space="preserve">How to receive error emails </w:delText>
            </w:r>
            <w:r w:rsidDel="00F04950">
              <w:rPr>
                <w:noProof/>
                <w:webHidden/>
              </w:rPr>
              <w:tab/>
              <w:delText>5</w:delText>
            </w:r>
          </w:del>
        </w:p>
        <w:p w14:paraId="5838E5C2" w14:textId="3C372808" w:rsidR="006D4057" w:rsidDel="00F04950" w:rsidRDefault="006D4057">
          <w:pPr>
            <w:pStyle w:val="TOC1"/>
            <w:tabs>
              <w:tab w:val="left" w:pos="440"/>
              <w:tab w:val="right" w:leader="dot" w:pos="9396"/>
            </w:tabs>
            <w:rPr>
              <w:del w:id="69" w:author="Dillan Landsberg" w:date="2024-07-08T15:47:00Z" w16du:dateUtc="2024-07-08T13:47:00Z"/>
              <w:rFonts w:asciiTheme="minorHAnsi" w:eastAsiaTheme="minorEastAsia" w:hAnsiTheme="minorHAnsi" w:cstheme="minorBidi"/>
              <w:b w:val="0"/>
              <w:bCs w:val="0"/>
              <w:caps w:val="0"/>
              <w:noProof/>
              <w:kern w:val="2"/>
              <w:sz w:val="24"/>
              <w:szCs w:val="24"/>
              <w:lang w:val="en-ZA" w:eastAsia="en-ZA"/>
              <w14:ligatures w14:val="standardContextual"/>
            </w:rPr>
          </w:pPr>
          <w:del w:id="70" w:author="Dillan Landsberg" w:date="2024-07-08T15:47:00Z" w16du:dateUtc="2024-07-08T13:47:00Z">
            <w:r w:rsidRPr="00F04950" w:rsidDel="00F04950">
              <w:rPr>
                <w:rPrChange w:id="71" w:author="Dillan Landsberg" w:date="2024-07-08T15:47:00Z" w16du:dateUtc="2024-07-08T13:47:00Z">
                  <w:rPr>
                    <w:rStyle w:val="Hyperlink"/>
                    <w:noProof/>
                    <w:lang w:val="en-ZA"/>
                  </w:rPr>
                </w:rPrChange>
              </w:rPr>
              <w:delText>2</w:delText>
            </w:r>
            <w:r w:rsidDel="00F04950">
              <w:rPr>
                <w:rFonts w:asciiTheme="minorHAnsi" w:eastAsiaTheme="minorEastAsia" w:hAnsiTheme="minorHAnsi" w:cstheme="minorBidi"/>
                <w:b w:val="0"/>
                <w:bCs w:val="0"/>
                <w:caps w:val="0"/>
                <w:noProof/>
                <w:kern w:val="2"/>
                <w:sz w:val="24"/>
                <w:szCs w:val="24"/>
                <w:lang w:val="en-ZA" w:eastAsia="en-ZA"/>
                <w14:ligatures w14:val="standardContextual"/>
              </w:rPr>
              <w:tab/>
            </w:r>
            <w:r w:rsidRPr="00F04950" w:rsidDel="00F04950">
              <w:rPr>
                <w:rPrChange w:id="72" w:author="Dillan Landsberg" w:date="2024-07-08T15:47:00Z" w16du:dateUtc="2024-07-08T13:47:00Z">
                  <w:rPr>
                    <w:rStyle w:val="Hyperlink"/>
                    <w:noProof/>
                    <w:lang w:val="en-ZA"/>
                  </w:rPr>
                </w:rPrChange>
              </w:rPr>
              <w:delText>How to create test data</w:delText>
            </w:r>
            <w:r w:rsidDel="00F04950">
              <w:rPr>
                <w:noProof/>
                <w:webHidden/>
              </w:rPr>
              <w:tab/>
              <w:delText>7</w:delText>
            </w:r>
          </w:del>
        </w:p>
        <w:p w14:paraId="19D3318D" w14:textId="2C5A3087" w:rsidR="006D4057" w:rsidDel="00F04950" w:rsidRDefault="006D4057">
          <w:pPr>
            <w:pStyle w:val="TOC2"/>
            <w:tabs>
              <w:tab w:val="left" w:pos="880"/>
              <w:tab w:val="right" w:leader="dot" w:pos="9396"/>
            </w:tabs>
            <w:rPr>
              <w:del w:id="73"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74" w:author="Dillan Landsberg" w:date="2024-07-08T15:47:00Z" w16du:dateUtc="2024-07-08T13:47:00Z">
            <w:r w:rsidRPr="00F04950" w:rsidDel="00F04950">
              <w:rPr>
                <w:rPrChange w:id="75" w:author="Dillan Landsberg" w:date="2024-07-08T15:47:00Z" w16du:dateUtc="2024-07-08T13:47:00Z">
                  <w:rPr>
                    <w:rStyle w:val="Hyperlink"/>
                    <w:noProof/>
                  </w:rPr>
                </w:rPrChange>
              </w:rPr>
              <w:delText>2.1</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76" w:author="Dillan Landsberg" w:date="2024-07-08T15:47:00Z" w16du:dateUtc="2024-07-08T13:47:00Z">
                  <w:rPr>
                    <w:rStyle w:val="Hyperlink"/>
                    <w:noProof/>
                  </w:rPr>
                </w:rPrChange>
              </w:rPr>
              <w:delText>Batch class running user setup</w:delText>
            </w:r>
            <w:r w:rsidDel="00F04950">
              <w:rPr>
                <w:noProof/>
                <w:webHidden/>
              </w:rPr>
              <w:tab/>
              <w:delText>7</w:delText>
            </w:r>
          </w:del>
        </w:p>
        <w:p w14:paraId="56209B2E" w14:textId="0EA81B89" w:rsidR="006D4057" w:rsidDel="00F04950" w:rsidRDefault="006D4057">
          <w:pPr>
            <w:pStyle w:val="TOC2"/>
            <w:tabs>
              <w:tab w:val="left" w:pos="880"/>
              <w:tab w:val="right" w:leader="dot" w:pos="9396"/>
            </w:tabs>
            <w:rPr>
              <w:del w:id="77"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78" w:author="Dillan Landsberg" w:date="2024-07-08T15:47:00Z" w16du:dateUtc="2024-07-08T13:47:00Z">
            <w:r w:rsidRPr="00F04950" w:rsidDel="00F04950">
              <w:rPr>
                <w:rPrChange w:id="79" w:author="Dillan Landsberg" w:date="2024-07-08T15:47:00Z" w16du:dateUtc="2024-07-08T13:47:00Z">
                  <w:rPr>
                    <w:rStyle w:val="Hyperlink"/>
                    <w:noProof/>
                    <w:lang w:val="en-ZA" w:eastAsia="en-ZA"/>
                  </w:rPr>
                </w:rPrChange>
              </w:rPr>
              <w:delText>2.2</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80" w:author="Dillan Landsberg" w:date="2024-07-08T15:47:00Z" w16du:dateUtc="2024-07-08T13:47:00Z">
                  <w:rPr>
                    <w:rStyle w:val="Hyperlink"/>
                    <w:noProof/>
                    <w:lang w:val="en-ZA" w:eastAsia="en-ZA"/>
                  </w:rPr>
                </w:rPrChange>
              </w:rPr>
              <w:delText>How to include the field to be anonymized</w:delText>
            </w:r>
            <w:r w:rsidDel="00F04950">
              <w:rPr>
                <w:noProof/>
                <w:webHidden/>
              </w:rPr>
              <w:tab/>
              <w:delText>8</w:delText>
            </w:r>
          </w:del>
        </w:p>
        <w:p w14:paraId="3BEE0CF3" w14:textId="0E9B08B4" w:rsidR="006D4057" w:rsidDel="00F04950" w:rsidRDefault="006D4057">
          <w:pPr>
            <w:pStyle w:val="TOC2"/>
            <w:tabs>
              <w:tab w:val="left" w:pos="880"/>
              <w:tab w:val="right" w:leader="dot" w:pos="9396"/>
            </w:tabs>
            <w:rPr>
              <w:del w:id="81" w:author="Dillan Landsberg" w:date="2024-07-08T15:47:00Z" w16du:dateUtc="2024-07-08T13:47:00Z"/>
              <w:rFonts w:asciiTheme="minorHAnsi" w:eastAsiaTheme="minorEastAsia" w:hAnsiTheme="minorHAnsi" w:cstheme="minorBidi"/>
              <w:smallCaps w:val="0"/>
              <w:noProof/>
              <w:kern w:val="2"/>
              <w:sz w:val="24"/>
              <w:szCs w:val="24"/>
              <w:lang w:val="en-ZA" w:eastAsia="en-ZA"/>
              <w14:ligatures w14:val="standardContextual"/>
            </w:rPr>
          </w:pPr>
          <w:del w:id="82" w:author="Dillan Landsberg" w:date="2024-07-08T15:47:00Z" w16du:dateUtc="2024-07-08T13:47:00Z">
            <w:r w:rsidRPr="00F04950" w:rsidDel="00F04950">
              <w:rPr>
                <w:rPrChange w:id="83" w:author="Dillan Landsberg" w:date="2024-07-08T15:47:00Z" w16du:dateUtc="2024-07-08T13:47:00Z">
                  <w:rPr>
                    <w:rStyle w:val="Hyperlink"/>
                    <w:noProof/>
                    <w:lang w:val="en-ZA" w:eastAsia="en-ZA"/>
                  </w:rPr>
                </w:rPrChange>
              </w:rPr>
              <w:delText>2.3</w:delText>
            </w:r>
            <w:r w:rsidDel="00F04950">
              <w:rPr>
                <w:rFonts w:asciiTheme="minorHAnsi" w:eastAsiaTheme="minorEastAsia" w:hAnsiTheme="minorHAnsi" w:cstheme="minorBidi"/>
                <w:smallCaps w:val="0"/>
                <w:noProof/>
                <w:kern w:val="2"/>
                <w:sz w:val="24"/>
                <w:szCs w:val="24"/>
                <w:lang w:val="en-ZA" w:eastAsia="en-ZA"/>
                <w14:ligatures w14:val="standardContextual"/>
              </w:rPr>
              <w:tab/>
            </w:r>
            <w:r w:rsidRPr="00F04950" w:rsidDel="00F04950">
              <w:rPr>
                <w:rPrChange w:id="84" w:author="Dillan Landsberg" w:date="2024-07-08T15:47:00Z" w16du:dateUtc="2024-07-08T13:47:00Z">
                  <w:rPr>
                    <w:rStyle w:val="Hyperlink"/>
                    <w:noProof/>
                    <w:lang w:val="en-ZA" w:eastAsia="en-ZA"/>
                  </w:rPr>
                </w:rPrChange>
              </w:rPr>
              <w:delText>Backup and Restore Data</w:delText>
            </w:r>
            <w:r w:rsidDel="00F04950">
              <w:rPr>
                <w:noProof/>
                <w:webHidden/>
              </w:rPr>
              <w:tab/>
              <w:delText>8</w:delText>
            </w:r>
          </w:del>
        </w:p>
        <w:p w14:paraId="0FF67D0F" w14:textId="3673ACEE" w:rsidR="006949C1" w:rsidRDefault="006949C1">
          <w:r>
            <w:rPr>
              <w:b/>
              <w:bCs/>
              <w:noProof/>
            </w:rPr>
            <w:fldChar w:fldCharType="end"/>
          </w:r>
        </w:p>
      </w:sdtContent>
    </w:sdt>
    <w:p w14:paraId="26338466" w14:textId="40FDFA07" w:rsidR="00974C6F" w:rsidRDefault="00355611">
      <w:pPr>
        <w:spacing w:after="200" w:line="276" w:lineRule="auto"/>
        <w:rPr>
          <w:ins w:id="85" w:author="Microsoft Word" w:date="2024-07-08T07:28:00Z" w16du:dateUtc="2024-07-08T14:28:00Z"/>
          <w:b/>
          <w:lang w:val="en-ZA"/>
        </w:rPr>
      </w:pPr>
      <w:bookmarkStart w:id="86" w:name="_Toc259779127"/>
      <w:r>
        <w:rPr>
          <w:rStyle w:val="CommentReference"/>
        </w:rPr>
        <w:commentReference w:id="87"/>
      </w:r>
      <w:commentRangeStart w:id="87"/>
      <w:commentRangeEnd w:id="87"/>
      <w:ins w:id="88" w:author="Microsoft Word" w:date="2024-07-08T07:28:00Z" w16du:dateUtc="2024-07-08T14:28:00Z">
        <w:r w:rsidR="00974C6F">
          <w:br w:type="page"/>
        </w:r>
      </w:ins>
    </w:p>
    <w:p w14:paraId="38E726FB" w14:textId="77777777" w:rsidR="00217E82" w:rsidDel="00397571" w:rsidRDefault="00217E82" w:rsidP="00217E82">
      <w:pPr>
        <w:rPr>
          <w:ins w:id="89" w:author="Microsoft Word" w:date="2024-07-08T07:28:00Z" w16du:dateUtc="2024-07-08T14:28:00Z"/>
          <w:lang w:val="en-ZA"/>
        </w:rPr>
      </w:pPr>
    </w:p>
    <w:p w14:paraId="567C60C5" w14:textId="0DD45E73" w:rsidR="004471BD" w:rsidRPr="004471BD" w:rsidRDefault="4AC59DF5" w:rsidP="2BD6F380">
      <w:pPr>
        <w:pStyle w:val="Caption"/>
      </w:pPr>
      <w:r>
        <w:t>Introduction</w:t>
      </w:r>
      <w:bookmarkEnd w:id="86"/>
      <w:commentRangeStart w:id="90"/>
      <w:commentRangeEnd w:id="90"/>
      <w:r w:rsidR="00442B5F">
        <w:rPr>
          <w:rStyle w:val="CommentReference"/>
        </w:rPr>
        <w:commentReference w:id="90"/>
      </w:r>
    </w:p>
    <w:p w14:paraId="6877E0AF" w14:textId="30963763" w:rsidR="00442B5F" w:rsidRDefault="00442B5F" w:rsidP="00442B5F">
      <w:pPr>
        <w:pStyle w:val="Heading2"/>
      </w:pPr>
      <w:bookmarkStart w:id="92" w:name="_Toc156970171"/>
      <w:bookmarkStart w:id="93" w:name="_Toc259779128"/>
      <w:bookmarkStart w:id="94" w:name="_Toc171347245"/>
      <w:r>
        <w:t>Overview</w:t>
      </w:r>
      <w:bookmarkEnd w:id="92"/>
      <w:bookmarkEnd w:id="93"/>
      <w:bookmarkEnd w:id="94"/>
    </w:p>
    <w:p w14:paraId="29D84F12" w14:textId="77777777" w:rsidR="00404AB0" w:rsidRDefault="06540028" w:rsidP="012FE7CB">
      <w:pPr>
        <w:autoSpaceDE w:val="0"/>
        <w:autoSpaceDN w:val="0"/>
        <w:adjustRightInd w:val="0"/>
        <w:spacing w:line="240" w:lineRule="auto"/>
        <w:rPr>
          <w:rFonts w:eastAsiaTheme="minorEastAsia" w:cs="Verdana"/>
          <w:lang w:val="en-ZA"/>
        </w:rPr>
      </w:pPr>
      <w:r w:rsidRPr="012FE7CB">
        <w:rPr>
          <w:rFonts w:eastAsiaTheme="minorEastAsia" w:cs="Verdana"/>
          <w:lang w:val="en-ZA"/>
        </w:rPr>
        <w:t>Grainger plc has recently had some audit findings from PwC highlighting the potential</w:t>
      </w:r>
    </w:p>
    <w:p w14:paraId="6A5E339D" w14:textId="77777777" w:rsidR="00404AB0" w:rsidRDefault="06540028" w:rsidP="012FE7CB">
      <w:pPr>
        <w:autoSpaceDE w:val="0"/>
        <w:autoSpaceDN w:val="0"/>
        <w:adjustRightInd w:val="0"/>
        <w:spacing w:line="240" w:lineRule="auto"/>
        <w:rPr>
          <w:rFonts w:eastAsiaTheme="minorEastAsia" w:cs="Verdana"/>
          <w:lang w:val="en-ZA"/>
        </w:rPr>
      </w:pPr>
      <w:r w:rsidRPr="012FE7CB">
        <w:rPr>
          <w:rFonts w:eastAsiaTheme="minorEastAsia" w:cs="Verdana"/>
          <w:lang w:val="en-ZA"/>
        </w:rPr>
        <w:t>non-compliance with GDPR regulations relating to personally identifiable information</w:t>
      </w:r>
    </w:p>
    <w:p w14:paraId="3AEEF237" w14:textId="77777777" w:rsidR="00404AB0" w:rsidRDefault="06540028" w:rsidP="012FE7CB">
      <w:pPr>
        <w:autoSpaceDE w:val="0"/>
        <w:autoSpaceDN w:val="0"/>
        <w:adjustRightInd w:val="0"/>
        <w:spacing w:line="240" w:lineRule="auto"/>
        <w:rPr>
          <w:rFonts w:eastAsiaTheme="minorEastAsia" w:cs="Verdana"/>
          <w:lang w:val="en-ZA"/>
        </w:rPr>
      </w:pPr>
      <w:r w:rsidRPr="012FE7CB">
        <w:rPr>
          <w:rFonts w:eastAsiaTheme="minorEastAsia" w:cs="Verdana"/>
          <w:lang w:val="en-ZA"/>
        </w:rPr>
        <w:t>(PII) for individuals who were either unsuccessful prospective tenants or are no longer</w:t>
      </w:r>
    </w:p>
    <w:p w14:paraId="4EAE10A9" w14:textId="51EBDE7F" w:rsidR="00404AB0" w:rsidRDefault="256916F4" w:rsidP="012FE7CB">
      <w:pPr>
        <w:autoSpaceDE w:val="0"/>
        <w:autoSpaceDN w:val="0"/>
        <w:adjustRightInd w:val="0"/>
        <w:spacing w:line="240" w:lineRule="auto"/>
        <w:rPr>
          <w:rFonts w:eastAsiaTheme="minorEastAsia" w:cs="Verdana"/>
          <w:lang w:val="en-ZA"/>
        </w:rPr>
      </w:pPr>
      <w:r w:rsidRPr="63219F19">
        <w:rPr>
          <w:rFonts w:eastAsiaTheme="minorEastAsia" w:cs="Verdana"/>
        </w:rPr>
        <w:t xml:space="preserve">active tenants. This data is held in the Grainger plc Salesforce org on Lead and </w:t>
      </w:r>
      <w:r w:rsidR="6E4634B5" w:rsidRPr="63219F19">
        <w:rPr>
          <w:rFonts w:eastAsiaTheme="minorEastAsia" w:cs="Verdana"/>
        </w:rPr>
        <w:t>C</w:t>
      </w:r>
      <w:r w:rsidRPr="63219F19">
        <w:rPr>
          <w:rFonts w:eastAsiaTheme="minorEastAsia" w:cs="Verdana"/>
        </w:rPr>
        <w:t>ontact</w:t>
      </w:r>
      <w:r w:rsidR="0EBF1B08" w:rsidRPr="63219F19">
        <w:rPr>
          <w:rFonts w:eastAsiaTheme="minorEastAsia" w:cs="Verdana"/>
        </w:rPr>
        <w:t xml:space="preserve"> </w:t>
      </w:r>
      <w:r w:rsidR="135986A6" w:rsidRPr="63219F19">
        <w:rPr>
          <w:rFonts w:eastAsiaTheme="minorEastAsia" w:cs="Verdana"/>
          <w:lang w:val="en-ZA"/>
        </w:rPr>
        <w:t>records respectively.</w:t>
      </w:r>
    </w:p>
    <w:p w14:paraId="19B6CF90" w14:textId="42D48D53" w:rsidR="63219F19" w:rsidRDefault="63219F19" w:rsidP="63219F19">
      <w:pPr>
        <w:spacing w:line="240" w:lineRule="auto"/>
        <w:rPr>
          <w:rFonts w:eastAsiaTheme="minorEastAsia" w:cs="Verdana"/>
          <w:lang w:val="en-ZA"/>
        </w:rPr>
      </w:pPr>
    </w:p>
    <w:p w14:paraId="06C1FF09" w14:textId="7152DF38" w:rsidR="00404AB0" w:rsidRDefault="06540028" w:rsidP="012FE7CB">
      <w:pPr>
        <w:autoSpaceDE w:val="0"/>
        <w:autoSpaceDN w:val="0"/>
        <w:adjustRightInd w:val="0"/>
        <w:spacing w:line="240" w:lineRule="auto"/>
        <w:rPr>
          <w:rFonts w:eastAsiaTheme="minorEastAsia" w:cs="Verdana"/>
          <w:lang w:val="en-ZA"/>
        </w:rPr>
      </w:pPr>
      <w:r w:rsidRPr="012FE7CB">
        <w:rPr>
          <w:rFonts w:eastAsiaTheme="minorEastAsia" w:cs="Verdana"/>
          <w:lang w:val="en-ZA"/>
        </w:rPr>
        <w:t>In order to r</w:t>
      </w:r>
      <w:r w:rsidR="6B96F401" w:rsidRPr="012FE7CB">
        <w:rPr>
          <w:rFonts w:eastAsiaTheme="minorEastAsia" w:cs="Verdana"/>
          <w:lang w:val="en-ZA"/>
        </w:rPr>
        <w:t xml:space="preserve">emedy </w:t>
      </w:r>
      <w:r w:rsidRPr="012FE7CB">
        <w:rPr>
          <w:rFonts w:eastAsiaTheme="minorEastAsia" w:cs="Verdana"/>
          <w:lang w:val="en-ZA"/>
        </w:rPr>
        <w:t>this, Open Box is proposing to develop an automated process</w:t>
      </w:r>
    </w:p>
    <w:p w14:paraId="5B61B55D" w14:textId="41BF7475" w:rsidR="00404AB0" w:rsidRDefault="06540028" w:rsidP="012FE7CB">
      <w:pPr>
        <w:autoSpaceDE w:val="0"/>
        <w:autoSpaceDN w:val="0"/>
        <w:adjustRightInd w:val="0"/>
        <w:spacing w:line="240" w:lineRule="auto"/>
        <w:rPr>
          <w:rFonts w:eastAsiaTheme="minorEastAsia" w:cs="Verdana"/>
          <w:lang w:val="en-ZA"/>
        </w:rPr>
      </w:pPr>
      <w:r w:rsidRPr="012FE7CB">
        <w:rPr>
          <w:rFonts w:eastAsiaTheme="minorEastAsia" w:cs="Verdana"/>
          <w:lang w:val="en-ZA"/>
        </w:rPr>
        <w:t xml:space="preserve">within Salesforce that will </w:t>
      </w:r>
      <w:commentRangeStart w:id="95"/>
      <w:commentRangeStart w:id="96"/>
      <w:r w:rsidRPr="012FE7CB">
        <w:rPr>
          <w:rFonts w:eastAsiaTheme="minorEastAsia" w:cs="Verdana"/>
          <w:lang w:val="en-ZA"/>
        </w:rPr>
        <w:t xml:space="preserve">anonymise </w:t>
      </w:r>
      <w:commentRangeEnd w:id="95"/>
      <w:r w:rsidR="00824D34">
        <w:rPr>
          <w:rStyle w:val="CommentReference"/>
        </w:rPr>
        <w:commentReference w:id="95"/>
      </w:r>
      <w:commentRangeEnd w:id="96"/>
      <w:r w:rsidR="009C1F4E">
        <w:rPr>
          <w:rStyle w:val="CommentReference"/>
        </w:rPr>
        <w:commentReference w:id="96"/>
      </w:r>
      <w:r w:rsidRPr="012FE7CB">
        <w:rPr>
          <w:rFonts w:eastAsiaTheme="minorEastAsia" w:cs="Verdana"/>
          <w:lang w:val="en-ZA"/>
        </w:rPr>
        <w:t>the relevant Lead and Contact records, thereby</w:t>
      </w:r>
    </w:p>
    <w:p w14:paraId="4E779A5C" w14:textId="77777777" w:rsidR="00404AB0" w:rsidRDefault="06540028" w:rsidP="012FE7CB">
      <w:pPr>
        <w:autoSpaceDE w:val="0"/>
        <w:autoSpaceDN w:val="0"/>
        <w:adjustRightInd w:val="0"/>
        <w:spacing w:line="240" w:lineRule="auto"/>
        <w:rPr>
          <w:rFonts w:eastAsiaTheme="minorEastAsia" w:cs="Verdana"/>
          <w:lang w:val="en-ZA"/>
        </w:rPr>
      </w:pPr>
      <w:r w:rsidRPr="012FE7CB">
        <w:rPr>
          <w:rFonts w:eastAsiaTheme="minorEastAsia" w:cs="Verdana"/>
          <w:lang w:val="en-ZA"/>
        </w:rPr>
        <w:t>removing the PII data while retaining the records themselves for use in reporting that</w:t>
      </w:r>
    </w:p>
    <w:p w14:paraId="4D0785B7" w14:textId="1FD1A97F" w:rsidR="00442B5F" w:rsidRPr="0064788E" w:rsidRDefault="06540028" w:rsidP="012FE7CB">
      <w:pPr>
        <w:pStyle w:val="NormalIndent"/>
        <w:ind w:left="0"/>
        <w:rPr>
          <w:rFonts w:eastAsiaTheme="minorEastAsia" w:cs="Verdana"/>
          <w:lang w:val="en-ZA"/>
          <w:rPrChange w:id="97" w:author="Dillan Landsberg" w:date="2024-07-08T16:23:00Z" w16du:dateUtc="2024-07-08T14:23:00Z">
            <w:rPr/>
          </w:rPrChange>
        </w:rPr>
      </w:pPr>
      <w:r w:rsidRPr="012FE7CB">
        <w:rPr>
          <w:rFonts w:eastAsiaTheme="minorEastAsia" w:cs="Verdana"/>
          <w:lang w:val="en-ZA"/>
        </w:rPr>
        <w:t>isn’t reliant on valid PII data (historical trends, volumes, conversion rates etc.)</w:t>
      </w:r>
    </w:p>
    <w:p w14:paraId="6877E0B1" w14:textId="516E27FF" w:rsidR="00442B5F" w:rsidRPr="00381339" w:rsidRDefault="00442B5F" w:rsidP="00442B5F">
      <w:pPr>
        <w:pStyle w:val="Heading2"/>
      </w:pPr>
      <w:bookmarkStart w:id="98" w:name="_Toc156970172"/>
      <w:bookmarkStart w:id="99" w:name="_Toc259779129"/>
      <w:bookmarkStart w:id="100" w:name="_Toc171347246"/>
      <w:r w:rsidRPr="00381339">
        <w:t>Document Purpose</w:t>
      </w:r>
      <w:bookmarkEnd w:id="98"/>
      <w:bookmarkEnd w:id="99"/>
      <w:bookmarkEnd w:id="100"/>
    </w:p>
    <w:p w14:paraId="76709C5F" w14:textId="52CBE5AA" w:rsidR="00442B5F" w:rsidRDefault="00404AB0">
      <w:pPr>
        <w:pStyle w:val="NormalIndent"/>
        <w:numPr>
          <w:ilvl w:val="0"/>
          <w:numId w:val="56"/>
        </w:numPr>
        <w:rPr>
          <w:ins w:id="101" w:author="Dillan Landsberg" w:date="2024-07-08T16:44:00Z" w16du:dateUtc="2024-07-08T14:44:00Z"/>
        </w:rPr>
        <w:pPrChange w:id="102" w:author="Dillan Landsberg" w:date="2024-07-08T16:46:00Z" w16du:dateUtc="2024-07-08T14:46:00Z">
          <w:pPr>
            <w:pStyle w:val="NormalIndent"/>
          </w:pPr>
        </w:pPrChange>
      </w:pPr>
      <w:bookmarkStart w:id="103" w:name="_Toc156970173"/>
      <w:r>
        <w:t>Provide clarification on the implemented solution and steps for testing for end users and Grainger Salesforce administrators</w:t>
      </w:r>
    </w:p>
    <w:p w14:paraId="4E0FEF88" w14:textId="77777777" w:rsidR="008F448D" w:rsidRPr="005C291B" w:rsidRDefault="008F448D" w:rsidP="008F448D">
      <w:pPr>
        <w:pStyle w:val="ListParagraph"/>
        <w:numPr>
          <w:ilvl w:val="0"/>
          <w:numId w:val="56"/>
        </w:numPr>
        <w:autoSpaceDE w:val="0"/>
        <w:autoSpaceDN w:val="0"/>
        <w:adjustRightInd w:val="0"/>
        <w:spacing w:line="240" w:lineRule="auto"/>
        <w:rPr>
          <w:ins w:id="104" w:author="Dillan Landsberg" w:date="2024-07-08T16:44:00Z" w16du:dateUtc="2024-07-08T14:44:00Z"/>
          <w:rFonts w:eastAsia="Verdana" w:cs="Verdana"/>
          <w:lang w:val="en-ZA"/>
        </w:rPr>
      </w:pPr>
      <w:ins w:id="105" w:author="Dillan Landsberg" w:date="2024-07-08T16:44:00Z" w16du:dateUtc="2024-07-08T14:44:00Z">
        <w:r w:rsidRPr="1E895014">
          <w:rPr>
            <w:rFonts w:eastAsia="Verdana" w:cs="Verdana"/>
            <w:lang w:val="en-ZA"/>
          </w:rPr>
          <w:t>Use configurable selection criteria to identify all Lead and Contact</w:t>
        </w:r>
      </w:ins>
    </w:p>
    <w:p w14:paraId="54650328" w14:textId="77777777" w:rsidR="008F448D" w:rsidRPr="005C291B" w:rsidRDefault="008F448D" w:rsidP="008F448D">
      <w:pPr>
        <w:autoSpaceDE w:val="0"/>
        <w:autoSpaceDN w:val="0"/>
        <w:adjustRightInd w:val="0"/>
        <w:spacing w:line="240" w:lineRule="auto"/>
        <w:ind w:firstLine="720"/>
        <w:rPr>
          <w:ins w:id="106" w:author="Dillan Landsberg" w:date="2024-07-08T16:44:00Z" w16du:dateUtc="2024-07-08T14:44:00Z"/>
          <w:rFonts w:eastAsia="Verdana" w:cs="Verdana"/>
          <w:lang w:val="en-ZA"/>
        </w:rPr>
      </w:pPr>
      <w:ins w:id="107" w:author="Dillan Landsberg" w:date="2024-07-08T16:44:00Z" w16du:dateUtc="2024-07-08T14:44:00Z">
        <w:r w:rsidRPr="1E895014">
          <w:rPr>
            <w:rFonts w:eastAsia="Verdana" w:cs="Verdana"/>
            <w:lang w:val="en-ZA"/>
          </w:rPr>
          <w:t>records for which PII data must be anonymised (e.g. all Leads</w:t>
        </w:r>
      </w:ins>
    </w:p>
    <w:p w14:paraId="4236EBB3" w14:textId="77777777" w:rsidR="008F448D" w:rsidRPr="005C291B" w:rsidRDefault="008F448D" w:rsidP="008F448D">
      <w:pPr>
        <w:autoSpaceDE w:val="0"/>
        <w:autoSpaceDN w:val="0"/>
        <w:adjustRightInd w:val="0"/>
        <w:spacing w:line="240" w:lineRule="auto"/>
        <w:ind w:firstLine="720"/>
        <w:rPr>
          <w:ins w:id="108" w:author="Dillan Landsberg" w:date="2024-07-08T16:44:00Z" w16du:dateUtc="2024-07-08T14:44:00Z"/>
          <w:rFonts w:eastAsia="Verdana" w:cs="Verdana"/>
          <w:lang w:val="en-ZA"/>
        </w:rPr>
      </w:pPr>
      <w:ins w:id="109" w:author="Dillan Landsberg" w:date="2024-07-08T16:44:00Z" w16du:dateUtc="2024-07-08T14:44:00Z">
        <w:r w:rsidRPr="1E895014">
          <w:rPr>
            <w:rFonts w:eastAsia="Verdana" w:cs="Verdana"/>
            <w:lang w:val="en-ZA"/>
          </w:rPr>
          <w:t>created more than 360 days ago that were not successfully</w:t>
        </w:r>
      </w:ins>
    </w:p>
    <w:p w14:paraId="4FFD0785" w14:textId="77777777" w:rsidR="008F448D" w:rsidRPr="005C291B" w:rsidRDefault="008F448D" w:rsidP="008F448D">
      <w:pPr>
        <w:autoSpaceDE w:val="0"/>
        <w:autoSpaceDN w:val="0"/>
        <w:adjustRightInd w:val="0"/>
        <w:spacing w:after="180" w:line="240" w:lineRule="auto"/>
        <w:ind w:firstLine="720"/>
        <w:rPr>
          <w:ins w:id="110" w:author="Dillan Landsberg" w:date="2024-07-08T16:44:00Z" w16du:dateUtc="2024-07-08T14:44:00Z"/>
          <w:rFonts w:eastAsia="Verdana" w:cs="Verdana"/>
          <w:lang w:val="en-ZA"/>
        </w:rPr>
      </w:pPr>
      <w:ins w:id="111" w:author="Dillan Landsberg" w:date="2024-07-08T16:44:00Z" w16du:dateUtc="2024-07-08T14:44:00Z">
        <w:r w:rsidRPr="1E895014">
          <w:rPr>
            <w:rFonts w:eastAsia="Verdana" w:cs="Verdana"/>
            <w:lang w:val="en-ZA"/>
          </w:rPr>
          <w:t>converted).</w:t>
        </w:r>
      </w:ins>
    </w:p>
    <w:p w14:paraId="39165CD2" w14:textId="77777777" w:rsidR="008F448D" w:rsidRPr="005C291B" w:rsidRDefault="008F448D" w:rsidP="008F448D">
      <w:pPr>
        <w:pStyle w:val="ListParagraph"/>
        <w:numPr>
          <w:ilvl w:val="0"/>
          <w:numId w:val="56"/>
        </w:numPr>
        <w:autoSpaceDE w:val="0"/>
        <w:autoSpaceDN w:val="0"/>
        <w:adjustRightInd w:val="0"/>
        <w:spacing w:line="240" w:lineRule="auto"/>
        <w:rPr>
          <w:ins w:id="112" w:author="Dillan Landsberg" w:date="2024-07-08T16:44:00Z" w16du:dateUtc="2024-07-08T14:44:00Z"/>
          <w:rFonts w:eastAsia="Verdana" w:cs="Verdana"/>
          <w:lang w:val="en-ZA"/>
        </w:rPr>
      </w:pPr>
      <w:ins w:id="113" w:author="Dillan Landsberg" w:date="2024-07-08T16:44:00Z" w16du:dateUtc="2024-07-08T14:44:00Z">
        <w:r w:rsidRPr="1E895014">
          <w:rPr>
            <w:rFonts w:eastAsia="Verdana" w:cs="Verdana"/>
            <w:lang w:val="en-ZA"/>
          </w:rPr>
          <w:t xml:space="preserve">Create </w:t>
        </w:r>
        <w:r>
          <w:rPr>
            <w:rFonts w:eastAsia="Verdana" w:cs="Verdana"/>
            <w:lang w:val="en-ZA"/>
          </w:rPr>
          <w:t>F</w:t>
        </w:r>
        <w:r w:rsidRPr="1E895014">
          <w:rPr>
            <w:rFonts w:eastAsia="Verdana" w:cs="Verdana"/>
            <w:lang w:val="en-ZA"/>
          </w:rPr>
          <w:t>ieldsets (or custom metadata types) to hold of all fields</w:t>
        </w:r>
      </w:ins>
    </w:p>
    <w:p w14:paraId="29F3C686" w14:textId="77777777" w:rsidR="008F448D" w:rsidRPr="005C291B" w:rsidRDefault="008F448D" w:rsidP="008F448D">
      <w:pPr>
        <w:pStyle w:val="ListParagraph"/>
        <w:autoSpaceDE w:val="0"/>
        <w:autoSpaceDN w:val="0"/>
        <w:adjustRightInd w:val="0"/>
        <w:spacing w:after="180" w:line="240" w:lineRule="auto"/>
        <w:rPr>
          <w:ins w:id="114" w:author="Dillan Landsberg" w:date="2024-07-08T16:44:00Z" w16du:dateUtc="2024-07-08T14:44:00Z"/>
          <w:rFonts w:eastAsia="Verdana" w:cs="Verdana"/>
          <w:lang w:val="en-ZA"/>
        </w:rPr>
      </w:pPr>
      <w:ins w:id="115" w:author="Dillan Landsberg" w:date="2024-07-08T16:44:00Z" w16du:dateUtc="2024-07-08T14:44:00Z">
        <w:r w:rsidRPr="1E895014">
          <w:rPr>
            <w:rFonts w:eastAsia="Verdana" w:cs="Verdana"/>
            <w:lang w:val="en-ZA"/>
          </w:rPr>
          <w:t>which hold PII data on the Lead and Contact objects respectively.</w:t>
        </w:r>
      </w:ins>
    </w:p>
    <w:p w14:paraId="0813BB2E" w14:textId="77777777" w:rsidR="008F448D" w:rsidRPr="00364E2B" w:rsidRDefault="008F448D" w:rsidP="008F448D">
      <w:pPr>
        <w:pStyle w:val="ListParagraph"/>
        <w:autoSpaceDE w:val="0"/>
        <w:autoSpaceDN w:val="0"/>
        <w:adjustRightInd w:val="0"/>
        <w:spacing w:after="180" w:line="240" w:lineRule="auto"/>
        <w:rPr>
          <w:ins w:id="116" w:author="Dillan Landsberg" w:date="2024-07-08T16:44:00Z" w16du:dateUtc="2024-07-08T14:44:00Z"/>
          <w:rFonts w:eastAsia="Verdana" w:cs="Verdana"/>
          <w:lang w:val="en-ZA"/>
        </w:rPr>
      </w:pPr>
    </w:p>
    <w:p w14:paraId="78008589" w14:textId="77777777" w:rsidR="008F448D" w:rsidRPr="005C291B" w:rsidRDefault="008F448D" w:rsidP="008F448D">
      <w:pPr>
        <w:pStyle w:val="ListParagraph"/>
        <w:numPr>
          <w:ilvl w:val="0"/>
          <w:numId w:val="56"/>
        </w:numPr>
        <w:autoSpaceDE w:val="0"/>
        <w:autoSpaceDN w:val="0"/>
        <w:adjustRightInd w:val="0"/>
        <w:spacing w:line="240" w:lineRule="auto"/>
        <w:rPr>
          <w:ins w:id="117" w:author="Dillan Landsberg" w:date="2024-07-08T16:44:00Z" w16du:dateUtc="2024-07-08T14:44:00Z"/>
          <w:rFonts w:eastAsia="Verdana" w:cs="Verdana"/>
          <w:lang w:val="en-ZA"/>
        </w:rPr>
      </w:pPr>
      <w:ins w:id="118" w:author="Dillan Landsberg" w:date="2024-07-08T16:44:00Z" w16du:dateUtc="2024-07-08T14:44:00Z">
        <w:r w:rsidRPr="1E895014">
          <w:rPr>
            <w:rFonts w:eastAsia="Verdana" w:cs="Verdana"/>
            <w:lang w:val="en-ZA"/>
          </w:rPr>
          <w:t xml:space="preserve">For each identified record, update each </w:t>
        </w:r>
        <w:r>
          <w:rPr>
            <w:rFonts w:eastAsia="Verdana" w:cs="Verdana"/>
            <w:lang w:val="en-ZA"/>
          </w:rPr>
          <w:t>PII-designated</w:t>
        </w:r>
        <w:r w:rsidRPr="1E895014">
          <w:rPr>
            <w:rFonts w:eastAsia="Verdana" w:cs="Verdana"/>
            <w:lang w:val="en-ZA"/>
          </w:rPr>
          <w:t xml:space="preserve"> field (as per</w:t>
        </w:r>
      </w:ins>
    </w:p>
    <w:p w14:paraId="470FD0F4" w14:textId="77777777" w:rsidR="008F448D" w:rsidRPr="005C291B" w:rsidRDefault="008F448D" w:rsidP="008F448D">
      <w:pPr>
        <w:autoSpaceDE w:val="0"/>
        <w:autoSpaceDN w:val="0"/>
        <w:adjustRightInd w:val="0"/>
        <w:spacing w:line="240" w:lineRule="auto"/>
        <w:ind w:firstLine="720"/>
        <w:rPr>
          <w:ins w:id="119" w:author="Dillan Landsberg" w:date="2024-07-08T16:44:00Z" w16du:dateUtc="2024-07-08T14:44:00Z"/>
          <w:rFonts w:eastAsia="Verdana" w:cs="Verdana"/>
          <w:lang w:val="en-ZA"/>
        </w:rPr>
      </w:pPr>
      <w:ins w:id="120" w:author="Dillan Landsberg" w:date="2024-07-08T16:44:00Z" w16du:dateUtc="2024-07-08T14:44:00Z">
        <w:r w:rsidRPr="1E895014">
          <w:rPr>
            <w:rFonts w:eastAsia="Verdana" w:cs="Verdana"/>
            <w:lang w:val="en-ZA"/>
          </w:rPr>
          <w:t>ii above) with an anonymised value. The anonymised value will be</w:t>
        </w:r>
      </w:ins>
    </w:p>
    <w:p w14:paraId="44D007F7" w14:textId="77777777" w:rsidR="008F448D" w:rsidRPr="005C291B" w:rsidRDefault="008F448D" w:rsidP="008F448D">
      <w:pPr>
        <w:autoSpaceDE w:val="0"/>
        <w:autoSpaceDN w:val="0"/>
        <w:adjustRightInd w:val="0"/>
        <w:spacing w:line="240" w:lineRule="auto"/>
        <w:ind w:firstLine="720"/>
        <w:rPr>
          <w:ins w:id="121" w:author="Dillan Landsberg" w:date="2024-07-08T16:44:00Z" w16du:dateUtc="2024-07-08T14:44:00Z"/>
          <w:rFonts w:eastAsia="Verdana" w:cs="Verdana"/>
          <w:lang w:val="en-ZA"/>
        </w:rPr>
      </w:pPr>
      <w:ins w:id="122" w:author="Dillan Landsberg" w:date="2024-07-08T16:44:00Z" w16du:dateUtc="2024-07-08T14:44:00Z">
        <w:r w:rsidRPr="1E895014">
          <w:rPr>
            <w:rFonts w:eastAsia="Verdana" w:cs="Verdana"/>
            <w:lang w:val="en-ZA"/>
          </w:rPr>
          <w:t>unrelated to the original value of the field (i.e. it will be truly</w:t>
        </w:r>
      </w:ins>
    </w:p>
    <w:p w14:paraId="7BCE7B13" w14:textId="77777777" w:rsidR="008F448D" w:rsidRPr="005C291B" w:rsidRDefault="008F448D" w:rsidP="008F448D">
      <w:pPr>
        <w:autoSpaceDE w:val="0"/>
        <w:autoSpaceDN w:val="0"/>
        <w:adjustRightInd w:val="0"/>
        <w:spacing w:after="180" w:line="240" w:lineRule="auto"/>
        <w:ind w:firstLine="720"/>
        <w:rPr>
          <w:ins w:id="123" w:author="Dillan Landsberg" w:date="2024-07-08T16:44:00Z" w16du:dateUtc="2024-07-08T14:44:00Z"/>
          <w:rFonts w:eastAsia="Verdana" w:cs="Verdana"/>
          <w:lang w:val="en-ZA"/>
        </w:rPr>
      </w:pPr>
      <w:ins w:id="124" w:author="Dillan Landsberg" w:date="2024-07-08T16:44:00Z" w16du:dateUtc="2024-07-08T14:44:00Z">
        <w:r w:rsidRPr="1E895014">
          <w:rPr>
            <w:rFonts w:eastAsia="Verdana" w:cs="Verdana"/>
            <w:lang w:val="en-ZA"/>
          </w:rPr>
          <w:t xml:space="preserve">anonymous rather than </w:t>
        </w:r>
        <w:r>
          <w:rPr>
            <w:rFonts w:eastAsia="Verdana" w:cs="Verdana"/>
            <w:lang w:val="en-ZA"/>
          </w:rPr>
          <w:t>pseudo-anonymous</w:t>
        </w:r>
        <w:r w:rsidRPr="1E895014">
          <w:rPr>
            <w:rFonts w:eastAsia="Verdana" w:cs="Verdana"/>
            <w:lang w:val="en-ZA"/>
          </w:rPr>
          <w:t>).</w:t>
        </w:r>
      </w:ins>
    </w:p>
    <w:p w14:paraId="3B547AC5" w14:textId="77777777" w:rsidR="008F448D" w:rsidRPr="005C291B" w:rsidRDefault="008F448D" w:rsidP="008F448D">
      <w:pPr>
        <w:pStyle w:val="ListParagraph"/>
        <w:numPr>
          <w:ilvl w:val="0"/>
          <w:numId w:val="56"/>
        </w:numPr>
        <w:autoSpaceDE w:val="0"/>
        <w:autoSpaceDN w:val="0"/>
        <w:adjustRightInd w:val="0"/>
        <w:spacing w:line="240" w:lineRule="auto"/>
        <w:rPr>
          <w:ins w:id="125" w:author="Dillan Landsberg" w:date="2024-07-08T16:44:00Z" w16du:dateUtc="2024-07-08T14:44:00Z"/>
          <w:rFonts w:eastAsia="Verdana" w:cs="Verdana"/>
          <w:lang w:val="en-ZA"/>
        </w:rPr>
      </w:pPr>
      <w:ins w:id="126" w:author="Dillan Landsberg" w:date="2024-07-08T16:44:00Z" w16du:dateUtc="2024-07-08T14:44:00Z">
        <w:r w:rsidRPr="1E895014">
          <w:rPr>
            <w:rFonts w:eastAsia="Verdana" w:cs="Verdana"/>
            <w:lang w:val="en-ZA"/>
          </w:rPr>
          <w:t>For each identified record, delete the field audit history records that</w:t>
        </w:r>
      </w:ins>
    </w:p>
    <w:p w14:paraId="32F69C94" w14:textId="77777777" w:rsidR="008F448D" w:rsidRPr="005C291B" w:rsidRDefault="008F448D" w:rsidP="008F448D">
      <w:pPr>
        <w:autoSpaceDE w:val="0"/>
        <w:autoSpaceDN w:val="0"/>
        <w:adjustRightInd w:val="0"/>
        <w:spacing w:line="240" w:lineRule="auto"/>
        <w:ind w:firstLine="720"/>
        <w:rPr>
          <w:ins w:id="127" w:author="Dillan Landsberg" w:date="2024-07-08T16:44:00Z" w16du:dateUtc="2024-07-08T14:44:00Z"/>
          <w:rFonts w:eastAsia="Verdana" w:cs="Verdana"/>
          <w:lang w:val="en-ZA"/>
        </w:rPr>
      </w:pPr>
      <w:ins w:id="128" w:author="Dillan Landsberg" w:date="2024-07-08T16:44:00Z" w16du:dateUtc="2024-07-08T14:44:00Z">
        <w:r w:rsidRPr="1E895014">
          <w:rPr>
            <w:rFonts w:eastAsia="Verdana" w:cs="Verdana"/>
            <w:lang w:val="en-ZA"/>
          </w:rPr>
          <w:t>may contain PII data (e.g. field audit history records showing change</w:t>
        </w:r>
      </w:ins>
    </w:p>
    <w:p w14:paraId="39E19868" w14:textId="77777777" w:rsidR="008F448D" w:rsidRPr="005C291B" w:rsidRDefault="008F448D" w:rsidP="008F448D">
      <w:pPr>
        <w:autoSpaceDE w:val="0"/>
        <w:autoSpaceDN w:val="0"/>
        <w:adjustRightInd w:val="0"/>
        <w:spacing w:after="180" w:line="240" w:lineRule="auto"/>
        <w:ind w:firstLine="720"/>
        <w:rPr>
          <w:ins w:id="129" w:author="Dillan Landsberg" w:date="2024-07-08T16:44:00Z" w16du:dateUtc="2024-07-08T14:44:00Z"/>
          <w:rFonts w:eastAsiaTheme="minorEastAsia" w:cs="Verdana"/>
          <w:lang w:val="en-ZA"/>
        </w:rPr>
      </w:pPr>
      <w:ins w:id="130" w:author="Dillan Landsberg" w:date="2024-07-08T16:44:00Z" w16du:dateUtc="2024-07-08T14:44:00Z">
        <w:r w:rsidRPr="1E895014">
          <w:rPr>
            <w:rFonts w:eastAsia="Verdana" w:cs="Verdana"/>
            <w:lang w:val="en-ZA"/>
          </w:rPr>
          <w:t>of email address)</w:t>
        </w:r>
      </w:ins>
    </w:p>
    <w:p w14:paraId="36D24B6D" w14:textId="77777777" w:rsidR="008F448D" w:rsidRDefault="008F448D">
      <w:pPr>
        <w:pStyle w:val="NormalIndent"/>
        <w:ind w:left="0"/>
        <w:pPrChange w:id="131" w:author="Dillan Landsberg" w:date="2024-07-08T16:43:00Z" w16du:dateUtc="2024-07-08T14:43:00Z">
          <w:pPr>
            <w:pStyle w:val="NormalIndent"/>
          </w:pPr>
        </w:pPrChange>
      </w:pPr>
    </w:p>
    <w:p w14:paraId="6877E0B3" w14:textId="6C6A08D4" w:rsidR="00442B5F" w:rsidRPr="00381339" w:rsidRDefault="00442B5F" w:rsidP="00442B5F">
      <w:pPr>
        <w:pStyle w:val="Heading2"/>
      </w:pPr>
      <w:bookmarkStart w:id="132" w:name="_Toc259779130"/>
      <w:bookmarkStart w:id="133" w:name="_Toc171347247"/>
      <w:r w:rsidRPr="00381339">
        <w:t>Intended Audience</w:t>
      </w:r>
      <w:bookmarkEnd w:id="103"/>
      <w:bookmarkEnd w:id="132"/>
      <w:bookmarkEnd w:id="133"/>
    </w:p>
    <w:p w14:paraId="6877E0B4" w14:textId="77777777" w:rsidR="00442B5F" w:rsidRPr="00381339" w:rsidRDefault="00442B5F" w:rsidP="00B1410C">
      <w:pPr>
        <w:pStyle w:val="NormalIndent"/>
        <w:ind w:left="0"/>
        <w:pPrChange w:id="134" w:author="Dillan Landsberg" w:date="2024-07-08T16:46:00Z" w16du:dateUtc="2024-07-08T14:46:00Z">
          <w:pPr>
            <w:pStyle w:val="NormalIndent"/>
          </w:pPr>
        </w:pPrChange>
      </w:pPr>
      <w:r w:rsidRPr="00381339">
        <w:t>The document is intended for the following:</w:t>
      </w:r>
    </w:p>
    <w:p w14:paraId="6877E0B5" w14:textId="204BDE00" w:rsidR="00442B5F" w:rsidRDefault="00442B5F">
      <w:pPr>
        <w:pStyle w:val="NormalIndent"/>
        <w:numPr>
          <w:ilvl w:val="0"/>
          <w:numId w:val="60"/>
        </w:numPr>
        <w:rPr>
          <w:del w:id="135" w:author="Dillan Landsberg" w:date="2024-07-08T16:15:00Z"/>
        </w:rPr>
        <w:pPrChange w:id="136" w:author="Dillan Landsberg" w:date="2024-07-08T16:23:00Z" w16du:dateUtc="2024-07-08T14:23:00Z">
          <w:pPr>
            <w:pStyle w:val="NormalIndent"/>
            <w:numPr>
              <w:numId w:val="3"/>
            </w:numPr>
            <w:tabs>
              <w:tab w:val="num" w:pos="1134"/>
            </w:tabs>
            <w:ind w:left="1134" w:hanging="425"/>
          </w:pPr>
        </w:pPrChange>
      </w:pPr>
      <w:bookmarkStart w:id="137" w:name="_Toc156970174"/>
      <w:del w:id="138" w:author="Dillan Landsberg" w:date="2024-07-08T16:15:00Z">
        <w:r>
          <w:delText>Project Managers</w:delText>
        </w:r>
      </w:del>
    </w:p>
    <w:p w14:paraId="6877E0B6" w14:textId="555A65BC" w:rsidR="00442B5F" w:rsidRDefault="00404AB0">
      <w:pPr>
        <w:pStyle w:val="NormalIndent"/>
        <w:rPr>
          <w:del w:id="139" w:author="Dillan Landsberg" w:date="2024-07-08T16:15:00Z"/>
        </w:rPr>
        <w:pPrChange w:id="140" w:author="Dillan Landsberg" w:date="2024-07-08T16:23:00Z" w16du:dateUtc="2024-07-08T14:23:00Z">
          <w:pPr>
            <w:pStyle w:val="NormalIndent"/>
            <w:numPr>
              <w:numId w:val="3"/>
            </w:numPr>
            <w:tabs>
              <w:tab w:val="num" w:pos="1134"/>
            </w:tabs>
            <w:ind w:left="1134" w:hanging="425"/>
          </w:pPr>
        </w:pPrChange>
      </w:pPr>
      <w:del w:id="141" w:author="Dillan Landsberg" w:date="2024-07-08T16:15:00Z">
        <w:r>
          <w:delText>Testing end users</w:delText>
        </w:r>
      </w:del>
    </w:p>
    <w:p w14:paraId="6877E0B7" w14:textId="2F8C3BAB" w:rsidR="00CC16F7" w:rsidRDefault="00404AB0">
      <w:pPr>
        <w:pStyle w:val="NormalIndent"/>
        <w:rPr>
          <w:del w:id="142" w:author="Dillan Landsberg" w:date="2024-07-08T16:15:00Z"/>
        </w:rPr>
        <w:pPrChange w:id="143" w:author="Dillan Landsberg" w:date="2024-07-08T16:23:00Z" w16du:dateUtc="2024-07-08T14:23:00Z">
          <w:pPr>
            <w:pStyle w:val="NormalIndent"/>
            <w:numPr>
              <w:numId w:val="3"/>
            </w:numPr>
            <w:tabs>
              <w:tab w:val="num" w:pos="1134"/>
            </w:tabs>
            <w:ind w:left="1134" w:hanging="425"/>
          </w:pPr>
        </w:pPrChange>
      </w:pPr>
      <w:del w:id="144" w:author="Dillan Landsberg" w:date="2024-07-08T16:15:00Z">
        <w:r>
          <w:delText>Internal Salesforce administrators</w:delText>
        </w:r>
      </w:del>
    </w:p>
    <w:p w14:paraId="6877E0B8" w14:textId="06DC566F" w:rsidR="00442B5F" w:rsidRPr="00381339" w:rsidRDefault="001F421A" w:rsidP="009F0CE6">
      <w:pPr>
        <w:pStyle w:val="NormalIndent"/>
        <w:rPr>
          <w:del w:id="145" w:author="Dillan Landsberg" w:date="2024-07-08T16:15:00Z"/>
        </w:rPr>
      </w:pPr>
      <w:del w:id="146" w:author="Dillan Landsberg" w:date="2024-07-08T16:15:00Z">
        <w:r>
          <w:delText>Quality</w:delText>
        </w:r>
        <w:r w:rsidR="00442B5F">
          <w:delText xml:space="preserve"> A</w:delText>
        </w:r>
        <w:r w:rsidR="00404AB0">
          <w:delText>ssurance testers</w:delText>
        </w:r>
      </w:del>
    </w:p>
    <w:bookmarkEnd w:id="137"/>
    <w:p w14:paraId="1564063B" w14:textId="77777777" w:rsidR="004476BA" w:rsidRDefault="004476BA">
      <w:pPr>
        <w:pStyle w:val="NormalIndent"/>
        <w:numPr>
          <w:ilvl w:val="0"/>
          <w:numId w:val="60"/>
        </w:numPr>
        <w:rPr>
          <w:ins w:id="147" w:author="Dillan Landsberg" w:date="2024-07-08T16:15:00Z"/>
        </w:rPr>
        <w:pPrChange w:id="148" w:author="Dillan Landsberg" w:date="2024-07-08T16:15:00Z" w16du:dateUtc="2024-07-08T14:15:00Z">
          <w:pPr>
            <w:pStyle w:val="NormalIndent"/>
          </w:pPr>
        </w:pPrChange>
      </w:pPr>
      <w:ins w:id="149" w:author="Dillan Landsberg" w:date="2024-07-08T16:15:00Z">
        <w:r>
          <w:t>Project Managers</w:t>
        </w:r>
      </w:ins>
    </w:p>
    <w:p w14:paraId="394FC31A" w14:textId="77777777" w:rsidR="004476BA" w:rsidRDefault="004476BA">
      <w:pPr>
        <w:pStyle w:val="NormalIndent"/>
        <w:numPr>
          <w:ilvl w:val="0"/>
          <w:numId w:val="60"/>
        </w:numPr>
        <w:rPr>
          <w:ins w:id="150" w:author="Dillan Landsberg" w:date="2024-07-08T16:15:00Z"/>
        </w:rPr>
        <w:pPrChange w:id="151" w:author="Dillan Landsberg" w:date="2024-07-08T16:15:00Z" w16du:dateUtc="2024-07-08T14:15:00Z">
          <w:pPr>
            <w:pStyle w:val="NormalIndent"/>
          </w:pPr>
        </w:pPrChange>
      </w:pPr>
      <w:ins w:id="152" w:author="Dillan Landsberg" w:date="2024-07-08T16:15:00Z">
        <w:r>
          <w:t>Testing end users</w:t>
        </w:r>
      </w:ins>
    </w:p>
    <w:p w14:paraId="43FC82BA" w14:textId="77777777" w:rsidR="004476BA" w:rsidRDefault="004476BA">
      <w:pPr>
        <w:pStyle w:val="NormalIndent"/>
        <w:numPr>
          <w:ilvl w:val="0"/>
          <w:numId w:val="60"/>
        </w:numPr>
        <w:rPr>
          <w:ins w:id="153" w:author="Dillan Landsberg" w:date="2024-07-08T16:15:00Z"/>
        </w:rPr>
        <w:pPrChange w:id="154" w:author="Dillan Landsberg" w:date="2024-07-08T16:15:00Z" w16du:dateUtc="2024-07-08T14:15:00Z">
          <w:pPr>
            <w:pStyle w:val="NormalIndent"/>
          </w:pPr>
        </w:pPrChange>
      </w:pPr>
      <w:ins w:id="155" w:author="Dillan Landsberg" w:date="2024-07-08T16:15:00Z">
        <w:r>
          <w:t>Internal Salesforce administrators</w:t>
        </w:r>
      </w:ins>
    </w:p>
    <w:p w14:paraId="262037EE" w14:textId="493001F2" w:rsidR="00AD369F" w:rsidRPr="00B22E9D" w:rsidRDefault="004476BA">
      <w:pPr>
        <w:pStyle w:val="NormalIndent"/>
        <w:numPr>
          <w:ilvl w:val="0"/>
          <w:numId w:val="60"/>
        </w:numPr>
        <w:pPrChange w:id="156" w:author="Dillan Landsberg" w:date="2024-07-08T16:23:00Z" w16du:dateUtc="2024-07-08T14:23:00Z">
          <w:pPr>
            <w:pStyle w:val="NormalIndent"/>
            <w:ind w:left="0"/>
          </w:pPr>
        </w:pPrChange>
      </w:pPr>
      <w:ins w:id="157" w:author="Dillan Landsberg" w:date="2024-07-08T16:15:00Z">
        <w:r>
          <w:t>Quality Assurance testers</w:t>
        </w:r>
      </w:ins>
    </w:p>
    <w:p w14:paraId="6877E0CF" w14:textId="0334A592" w:rsidR="008F3940" w:rsidRDefault="2D2F214A" w:rsidP="001C3E98">
      <w:pPr>
        <w:pStyle w:val="Heading1"/>
        <w:rPr>
          <w:del w:id="158" w:author="Dillan Landsberg" w:date="2024-07-08T15:48:00Z"/>
        </w:rPr>
      </w:pPr>
      <w:bookmarkStart w:id="159" w:name="_Toc171346187"/>
      <w:bookmarkStart w:id="160" w:name="_Toc171346249"/>
      <w:bookmarkStart w:id="161" w:name="_Toc171346367"/>
      <w:bookmarkStart w:id="162" w:name="_Toc171346476"/>
      <w:commentRangeStart w:id="163"/>
      <w:del w:id="164" w:author="Dillan Landsberg" w:date="2024-07-08T15:48:00Z">
        <w:r>
          <w:delText>GDPR Anonymization</w:delText>
        </w:r>
        <w:commentRangeEnd w:id="163"/>
        <w:r w:rsidR="00F938F6">
          <w:rPr>
            <w:rStyle w:val="CommentReference"/>
            <w:b w:val="0"/>
            <w:caps w:val="0"/>
            <w:color w:val="auto"/>
          </w:rPr>
          <w:commentReference w:id="163"/>
        </w:r>
        <w:bookmarkEnd w:id="159"/>
        <w:bookmarkEnd w:id="160"/>
        <w:bookmarkEnd w:id="161"/>
        <w:bookmarkEnd w:id="162"/>
      </w:del>
    </w:p>
    <w:p w14:paraId="1889456C" w14:textId="31675C86" w:rsidR="005C291B" w:rsidRPr="005C291B" w:rsidRDefault="00974C6F" w:rsidP="1E895014">
      <w:pPr>
        <w:autoSpaceDE w:val="0"/>
        <w:autoSpaceDN w:val="0"/>
        <w:adjustRightInd w:val="0"/>
        <w:spacing w:line="240" w:lineRule="auto"/>
        <w:rPr>
          <w:del w:id="165" w:author="Dillan Landsberg" w:date="2024-07-08T12:12:00Z" w16du:dateUtc="2024-07-08T12:12:46Z"/>
          <w:rFonts w:eastAsiaTheme="minorEastAsia" w:cs="Verdana"/>
          <w:lang w:val="en-ZA"/>
        </w:rPr>
      </w:pPr>
      <w:ins w:id="166" w:author="Dan Edwards" w:date="2024-07-08T16:27:00Z" w16du:dateUtc="2024-07-08T14:27:00Z">
        <w:del w:id="167" w:author="Dillan Landsberg" w:date="2024-07-08T16:44:00Z" w16du:dateUtc="2024-07-08T14:44:00Z">
          <w:r w:rsidDel="008F448D">
            <w:rPr>
              <w:rFonts w:eastAsia="Verdana" w:cs="Verdana"/>
              <w:lang w:val="en-ZA"/>
            </w:rPr>
            <w:delText>FPII-designatedpseudo-anonymous</w:delText>
          </w:r>
        </w:del>
      </w:ins>
      <w:del w:id="168" w:author="Dillan Landsberg" w:date="2024-07-08T12:12:00Z">
        <w:r w:rsidR="005C291B" w:rsidRPr="1E895014" w:rsidDel="7EDDBE0F">
          <w:rPr>
            <w:rFonts w:eastAsiaTheme="minorEastAsia" w:cs="Verdana"/>
            <w:lang w:val="en-ZA"/>
          </w:rPr>
          <w:delText>Use</w:delText>
        </w:r>
        <w:commentRangeStart w:id="169"/>
        <w:r w:rsidR="005C291B" w:rsidRPr="1E895014" w:rsidDel="7EDDBE0F">
          <w:rPr>
            <w:rFonts w:eastAsiaTheme="minorEastAsia" w:cs="Verdana"/>
            <w:lang w:val="en-ZA"/>
          </w:rPr>
          <w:delText xml:space="preserve"> configurable selection criteria to identify all Lead and Contact</w:delText>
        </w:r>
      </w:del>
    </w:p>
    <w:p w14:paraId="6538EF4A" w14:textId="2F26EF1A" w:rsidR="005C291B" w:rsidRPr="005C291B" w:rsidRDefault="005C291B">
      <w:pPr>
        <w:autoSpaceDE w:val="0"/>
        <w:autoSpaceDN w:val="0"/>
        <w:adjustRightInd w:val="0"/>
        <w:spacing w:line="240" w:lineRule="auto"/>
        <w:rPr>
          <w:rFonts w:eastAsiaTheme="minorEastAsia" w:cs="Verdana"/>
          <w:lang w:val="en-ZA"/>
        </w:rPr>
        <w:pPrChange w:id="170" w:author="Dillan Landsberg" w:date="2024-07-08T12:11:00Z">
          <w:pPr>
            <w:spacing w:line="240" w:lineRule="auto"/>
            <w:ind w:left="432" w:firstLine="288"/>
          </w:pPr>
        </w:pPrChange>
      </w:pPr>
      <w:del w:id="171" w:author="Dillan Landsberg" w:date="2024-07-08T12:12:00Z">
        <w:r w:rsidRPr="1E895014" w:rsidDel="7EDDBE0F">
          <w:rPr>
            <w:rFonts w:eastAsiaTheme="minorEastAsia" w:cs="Verdana"/>
            <w:lang w:val="en-ZA"/>
          </w:rPr>
          <w:delText>records for which PII data must be anonymised (e.g. all Leads</w:delText>
        </w:r>
      </w:del>
    </w:p>
    <w:p w14:paraId="5440C66B" w14:textId="180849E6" w:rsidR="005C291B" w:rsidRPr="005C291B" w:rsidRDefault="005C291B">
      <w:pPr>
        <w:autoSpaceDE w:val="0"/>
        <w:autoSpaceDN w:val="0"/>
        <w:adjustRightInd w:val="0"/>
        <w:spacing w:line="240" w:lineRule="auto"/>
        <w:rPr>
          <w:del w:id="172" w:author="Dillan Landsberg" w:date="2024-07-08T15:59:00Z" w16du:dateUtc="2024-07-08T13:59:00Z"/>
          <w:rFonts w:eastAsiaTheme="minorEastAsia" w:cs="Verdana"/>
          <w:lang w:val="en-ZA"/>
        </w:rPr>
        <w:pPrChange w:id="173" w:author="Dillan Landsberg" w:date="2024-07-08T12:11:00Z">
          <w:pPr>
            <w:spacing w:line="240" w:lineRule="auto"/>
            <w:ind w:left="432" w:firstLine="288"/>
          </w:pPr>
        </w:pPrChange>
      </w:pPr>
      <w:del w:id="174" w:author="Dillan Landsberg" w:date="2024-07-08T12:12:00Z">
        <w:r w:rsidRPr="1E895014" w:rsidDel="7EDDBE0F">
          <w:rPr>
            <w:rFonts w:eastAsiaTheme="minorEastAsia" w:cs="Verdana"/>
            <w:lang w:val="en-ZA"/>
          </w:rPr>
          <w:delText>created more than 360 days ago that were not successfully</w:delText>
        </w:r>
      </w:del>
      <w:bookmarkStart w:id="175" w:name="_Toc171346901"/>
      <w:bookmarkStart w:id="176" w:name="_Toc171346931"/>
      <w:bookmarkStart w:id="177" w:name="_Toc171346967"/>
      <w:bookmarkStart w:id="178" w:name="_Toc171347248"/>
      <w:bookmarkEnd w:id="175"/>
      <w:bookmarkEnd w:id="176"/>
      <w:bookmarkEnd w:id="177"/>
      <w:bookmarkEnd w:id="178"/>
    </w:p>
    <w:p w14:paraId="6877E0D0" w14:textId="039FDF69" w:rsidR="001C3E98" w:rsidRDefault="005C291B">
      <w:pPr>
        <w:pStyle w:val="NormalIndent"/>
        <w:rPr>
          <w:del w:id="179" w:author="Dillan Landsberg" w:date="2024-07-08T15:59:00Z" w16du:dateUtc="2024-07-08T13:59:00Z"/>
          <w:rFonts w:eastAsiaTheme="minorEastAsia" w:cs="Verdana"/>
          <w:lang w:val="en-ZA"/>
        </w:rPr>
        <w:pPrChange w:id="180" w:author="Dillan Landsberg" w:date="2024-07-08T12:11:00Z">
          <w:pPr>
            <w:pStyle w:val="NormalIndent"/>
            <w:ind w:left="432" w:firstLine="288"/>
          </w:pPr>
        </w:pPrChange>
      </w:pPr>
      <w:del w:id="181" w:author="Dillan Landsberg" w:date="2024-07-08T12:12:00Z">
        <w:r w:rsidRPr="1E895014" w:rsidDel="7EDDBE0F">
          <w:rPr>
            <w:rFonts w:eastAsiaTheme="minorEastAsia" w:cs="Verdana"/>
            <w:lang w:val="en-ZA"/>
          </w:rPr>
          <w:delText>converted).</w:delText>
        </w:r>
      </w:del>
      <w:commentRangeEnd w:id="169"/>
      <w:del w:id="182" w:author="Dillan Landsberg" w:date="2024-07-08T15:59:00Z" w16du:dateUtc="2024-07-08T13:59:00Z">
        <w:r>
          <w:rPr>
            <w:rStyle w:val="CommentReference"/>
          </w:rPr>
          <w:commentReference w:id="169"/>
        </w:r>
        <w:bookmarkStart w:id="184" w:name="_Toc171346902"/>
        <w:bookmarkStart w:id="185" w:name="_Toc171346932"/>
        <w:bookmarkStart w:id="186" w:name="_Toc171346968"/>
        <w:bookmarkStart w:id="187" w:name="_Toc171347249"/>
        <w:bookmarkEnd w:id="184"/>
        <w:bookmarkEnd w:id="185"/>
        <w:bookmarkEnd w:id="186"/>
        <w:bookmarkEnd w:id="187"/>
      </w:del>
    </w:p>
    <w:p w14:paraId="7DD36B4A" w14:textId="33C7D745" w:rsidR="005C291B" w:rsidRPr="005C291B" w:rsidRDefault="005C291B">
      <w:pPr>
        <w:autoSpaceDE w:val="0"/>
        <w:autoSpaceDN w:val="0"/>
        <w:adjustRightInd w:val="0"/>
        <w:spacing w:line="240" w:lineRule="auto"/>
        <w:rPr>
          <w:del w:id="188" w:author="Dillan Landsberg" w:date="2024-07-08T15:59:00Z" w16du:dateUtc="2024-07-08T13:59:00Z"/>
          <w:rFonts w:eastAsiaTheme="minorEastAsia" w:cs="Verdana"/>
          <w:lang w:val="en-ZA"/>
        </w:rPr>
        <w:pPrChange w:id="189" w:author="Dillan Landsberg" w:date="2024-07-08T12:11:00Z">
          <w:pPr>
            <w:pStyle w:val="ListParagraph"/>
            <w:numPr>
              <w:numId w:val="51"/>
            </w:numPr>
            <w:spacing w:line="240" w:lineRule="auto"/>
            <w:ind w:left="1152" w:hanging="360"/>
          </w:pPr>
        </w:pPrChange>
      </w:pPr>
      <w:del w:id="190" w:author="Dillan Landsberg" w:date="2024-07-08T12:12:00Z">
        <w:r w:rsidRPr="1E895014" w:rsidDel="7EDDBE0F">
          <w:rPr>
            <w:rFonts w:eastAsiaTheme="minorEastAsia" w:cs="Verdana"/>
            <w:lang w:val="en-ZA"/>
          </w:rPr>
          <w:delText xml:space="preserve">Create </w:delText>
        </w:r>
      </w:del>
      <w:ins w:id="191" w:author="Dan Edwards" w:date="2024-07-08T12:07:00Z">
        <w:del w:id="192" w:author="Dillan Landsberg" w:date="2024-07-08T12:12:00Z">
          <w:r w:rsidRPr="1E895014" w:rsidDel="7CDF1BC6">
            <w:rPr>
              <w:rFonts w:eastAsiaTheme="minorEastAsia" w:cs="Verdana"/>
              <w:lang w:val="en-ZA"/>
            </w:rPr>
            <w:delText>F</w:delText>
          </w:r>
        </w:del>
      </w:ins>
      <w:del w:id="193" w:author="Dillan Landsberg" w:date="2024-07-08T12:12:00Z">
        <w:r w:rsidRPr="1E895014" w:rsidDel="7EDDBE0F">
          <w:rPr>
            <w:rFonts w:eastAsiaTheme="minorEastAsia" w:cs="Verdana"/>
            <w:lang w:val="en-ZA"/>
          </w:rPr>
          <w:delText>fieldsets (or custom metadata types) to hold of all fields</w:delText>
        </w:r>
      </w:del>
      <w:bookmarkStart w:id="194" w:name="_Toc171346903"/>
      <w:bookmarkStart w:id="195" w:name="_Toc171346933"/>
      <w:bookmarkStart w:id="196" w:name="_Toc171346969"/>
      <w:bookmarkStart w:id="197" w:name="_Toc171347250"/>
      <w:bookmarkEnd w:id="194"/>
      <w:bookmarkEnd w:id="195"/>
      <w:bookmarkEnd w:id="196"/>
      <w:bookmarkEnd w:id="197"/>
    </w:p>
    <w:p w14:paraId="3B125B41" w14:textId="3B76D99C" w:rsidR="005C291B" w:rsidRDefault="005C291B">
      <w:pPr>
        <w:autoSpaceDE w:val="0"/>
        <w:autoSpaceDN w:val="0"/>
        <w:adjustRightInd w:val="0"/>
        <w:spacing w:line="240" w:lineRule="auto"/>
        <w:rPr>
          <w:del w:id="198" w:author="Dillan Landsberg" w:date="2024-07-08T15:59:00Z" w16du:dateUtc="2024-07-08T13:59:00Z"/>
          <w:rFonts w:eastAsiaTheme="minorEastAsia" w:cs="Verdana"/>
          <w:lang w:val="en-ZA"/>
        </w:rPr>
        <w:pPrChange w:id="199" w:author="Dillan Landsberg" w:date="2024-07-08T12:11:00Z">
          <w:pPr>
            <w:pStyle w:val="NormalIndent"/>
            <w:ind w:left="432" w:firstLine="288"/>
          </w:pPr>
        </w:pPrChange>
      </w:pPr>
      <w:del w:id="200" w:author="Dillan Landsberg" w:date="2024-07-08T12:12:00Z">
        <w:r w:rsidRPr="1E895014" w:rsidDel="7EDDBE0F">
          <w:rPr>
            <w:rFonts w:eastAsiaTheme="minorEastAsia" w:cs="Verdana"/>
            <w:lang w:val="en-ZA"/>
          </w:rPr>
          <w:delText>which hold PII data on the Lead and Contact objects respectively.</w:delText>
        </w:r>
      </w:del>
      <w:bookmarkStart w:id="201" w:name="_Toc171346904"/>
      <w:bookmarkStart w:id="202" w:name="_Toc171346934"/>
      <w:bookmarkStart w:id="203" w:name="_Toc171346970"/>
      <w:bookmarkStart w:id="204" w:name="_Toc171347251"/>
      <w:bookmarkEnd w:id="201"/>
      <w:bookmarkEnd w:id="202"/>
      <w:bookmarkEnd w:id="203"/>
      <w:bookmarkEnd w:id="204"/>
    </w:p>
    <w:p w14:paraId="6DA14D74" w14:textId="3C90C730" w:rsidR="005C291B" w:rsidRPr="005C291B" w:rsidRDefault="005C291B">
      <w:pPr>
        <w:autoSpaceDE w:val="0"/>
        <w:autoSpaceDN w:val="0"/>
        <w:adjustRightInd w:val="0"/>
        <w:spacing w:line="240" w:lineRule="auto"/>
        <w:rPr>
          <w:del w:id="205" w:author="Dillan Landsberg" w:date="2024-07-08T15:59:00Z" w16du:dateUtc="2024-07-08T13:59:00Z"/>
          <w:rFonts w:eastAsiaTheme="minorEastAsia" w:cs="Verdana"/>
          <w:lang w:val="en-ZA"/>
        </w:rPr>
        <w:pPrChange w:id="206" w:author="Dillan Landsberg" w:date="2024-07-08T12:11:00Z">
          <w:pPr>
            <w:pStyle w:val="ListParagraph"/>
            <w:numPr>
              <w:numId w:val="51"/>
            </w:numPr>
            <w:spacing w:line="240" w:lineRule="auto"/>
            <w:ind w:left="1152" w:hanging="360"/>
          </w:pPr>
        </w:pPrChange>
      </w:pPr>
      <w:del w:id="207" w:author="Dillan Landsberg" w:date="2024-07-08T12:12:00Z">
        <w:r w:rsidRPr="1E895014" w:rsidDel="7EDDBE0F">
          <w:rPr>
            <w:rFonts w:eastAsiaTheme="minorEastAsia" w:cs="Verdana"/>
            <w:lang w:val="en-ZA"/>
          </w:rPr>
          <w:delText>For each identified record, update each PII designated field (as per</w:delText>
        </w:r>
      </w:del>
      <w:bookmarkStart w:id="208" w:name="_Toc171346905"/>
      <w:bookmarkStart w:id="209" w:name="_Toc171346935"/>
      <w:bookmarkStart w:id="210" w:name="_Toc171346971"/>
      <w:bookmarkStart w:id="211" w:name="_Toc171347252"/>
      <w:bookmarkEnd w:id="208"/>
      <w:bookmarkEnd w:id="209"/>
      <w:bookmarkEnd w:id="210"/>
      <w:bookmarkEnd w:id="211"/>
    </w:p>
    <w:p w14:paraId="60254C0E" w14:textId="600E32A7" w:rsidR="005C291B" w:rsidRPr="005C291B" w:rsidRDefault="005C291B">
      <w:pPr>
        <w:autoSpaceDE w:val="0"/>
        <w:autoSpaceDN w:val="0"/>
        <w:adjustRightInd w:val="0"/>
        <w:spacing w:line="240" w:lineRule="auto"/>
        <w:rPr>
          <w:del w:id="212" w:author="Dillan Landsberg" w:date="2024-07-08T15:59:00Z" w16du:dateUtc="2024-07-08T13:59:00Z"/>
          <w:rFonts w:eastAsiaTheme="minorEastAsia" w:cs="Verdana"/>
          <w:lang w:val="en-ZA"/>
        </w:rPr>
        <w:pPrChange w:id="213" w:author="Dillan Landsberg" w:date="2024-07-08T12:11:00Z">
          <w:pPr>
            <w:spacing w:line="240" w:lineRule="auto"/>
            <w:ind w:left="432" w:firstLine="288"/>
          </w:pPr>
        </w:pPrChange>
      </w:pPr>
      <w:del w:id="214" w:author="Dillan Landsberg" w:date="2024-07-08T12:12:00Z">
        <w:r w:rsidRPr="1E895014" w:rsidDel="7EDDBE0F">
          <w:rPr>
            <w:rFonts w:eastAsiaTheme="minorEastAsia" w:cs="Verdana"/>
            <w:lang w:val="en-ZA"/>
          </w:rPr>
          <w:delText>ii above) with an anonymised value. The anonymised value will be</w:delText>
        </w:r>
      </w:del>
      <w:bookmarkStart w:id="215" w:name="_Toc171346906"/>
      <w:bookmarkStart w:id="216" w:name="_Toc171346936"/>
      <w:bookmarkStart w:id="217" w:name="_Toc171346972"/>
      <w:bookmarkStart w:id="218" w:name="_Toc171347253"/>
      <w:bookmarkEnd w:id="215"/>
      <w:bookmarkEnd w:id="216"/>
      <w:bookmarkEnd w:id="217"/>
      <w:bookmarkEnd w:id="218"/>
    </w:p>
    <w:p w14:paraId="11E3AB1A" w14:textId="3D9FEE84" w:rsidR="005C291B" w:rsidRPr="005C291B" w:rsidRDefault="005C291B">
      <w:pPr>
        <w:autoSpaceDE w:val="0"/>
        <w:autoSpaceDN w:val="0"/>
        <w:adjustRightInd w:val="0"/>
        <w:spacing w:line="240" w:lineRule="auto"/>
        <w:rPr>
          <w:del w:id="219" w:author="Dillan Landsberg" w:date="2024-07-08T15:59:00Z" w16du:dateUtc="2024-07-08T13:59:00Z"/>
          <w:rFonts w:eastAsiaTheme="minorEastAsia" w:cs="Verdana"/>
          <w:lang w:val="en-ZA"/>
        </w:rPr>
        <w:pPrChange w:id="220" w:author="Dillan Landsberg" w:date="2024-07-08T12:11:00Z">
          <w:pPr>
            <w:spacing w:line="240" w:lineRule="auto"/>
            <w:ind w:left="432" w:firstLine="288"/>
          </w:pPr>
        </w:pPrChange>
      </w:pPr>
      <w:del w:id="221" w:author="Dillan Landsberg" w:date="2024-07-08T12:12:00Z">
        <w:r w:rsidRPr="1E895014" w:rsidDel="7EDDBE0F">
          <w:rPr>
            <w:rFonts w:eastAsiaTheme="minorEastAsia" w:cs="Verdana"/>
            <w:lang w:val="en-ZA"/>
          </w:rPr>
          <w:delText>unrelated to the original value of the field (i.e. it will be truly</w:delText>
        </w:r>
      </w:del>
      <w:bookmarkStart w:id="222" w:name="_Toc171346907"/>
      <w:bookmarkStart w:id="223" w:name="_Toc171346937"/>
      <w:bookmarkStart w:id="224" w:name="_Toc171346973"/>
      <w:bookmarkStart w:id="225" w:name="_Toc171347254"/>
      <w:bookmarkEnd w:id="222"/>
      <w:bookmarkEnd w:id="223"/>
      <w:bookmarkEnd w:id="224"/>
      <w:bookmarkEnd w:id="225"/>
    </w:p>
    <w:p w14:paraId="6BB6A63E" w14:textId="75FE95DA" w:rsidR="005C291B" w:rsidRDefault="005C291B">
      <w:pPr>
        <w:autoSpaceDE w:val="0"/>
        <w:autoSpaceDN w:val="0"/>
        <w:adjustRightInd w:val="0"/>
        <w:spacing w:line="240" w:lineRule="auto"/>
        <w:rPr>
          <w:del w:id="226" w:author="Dillan Landsberg" w:date="2024-07-08T15:59:00Z" w16du:dateUtc="2024-07-08T13:59:00Z"/>
          <w:rFonts w:eastAsiaTheme="minorEastAsia" w:cs="Verdana"/>
          <w:lang w:val="en-ZA"/>
        </w:rPr>
        <w:pPrChange w:id="227" w:author="Dillan Landsberg" w:date="2024-07-08T12:11:00Z">
          <w:pPr>
            <w:pStyle w:val="NormalIndent"/>
            <w:ind w:left="432" w:firstLine="288"/>
          </w:pPr>
        </w:pPrChange>
      </w:pPr>
      <w:del w:id="228" w:author="Dillan Landsberg" w:date="2024-07-08T12:12:00Z">
        <w:r w:rsidRPr="1E895014" w:rsidDel="7EDDBE0F">
          <w:rPr>
            <w:rFonts w:eastAsiaTheme="minorEastAsia" w:cs="Verdana"/>
            <w:lang w:val="en-ZA"/>
          </w:rPr>
          <w:delText>anonymous rather than pseudo anonymous).</w:delText>
        </w:r>
      </w:del>
      <w:bookmarkStart w:id="229" w:name="_Toc171346908"/>
      <w:bookmarkStart w:id="230" w:name="_Toc171346938"/>
      <w:bookmarkStart w:id="231" w:name="_Toc171346974"/>
      <w:bookmarkStart w:id="232" w:name="_Toc171347255"/>
      <w:bookmarkEnd w:id="229"/>
      <w:bookmarkEnd w:id="230"/>
      <w:bookmarkEnd w:id="231"/>
      <w:bookmarkEnd w:id="232"/>
    </w:p>
    <w:p w14:paraId="216BA7B0" w14:textId="14C9C6BC" w:rsidR="005C291B" w:rsidRPr="005C291B" w:rsidRDefault="005C291B">
      <w:pPr>
        <w:autoSpaceDE w:val="0"/>
        <w:autoSpaceDN w:val="0"/>
        <w:adjustRightInd w:val="0"/>
        <w:spacing w:line="240" w:lineRule="auto"/>
        <w:rPr>
          <w:del w:id="233" w:author="Dillan Landsberg" w:date="2024-07-08T15:59:00Z" w16du:dateUtc="2024-07-08T13:59:00Z"/>
          <w:rFonts w:eastAsiaTheme="minorEastAsia" w:cs="Verdana"/>
          <w:lang w:val="en-ZA"/>
        </w:rPr>
        <w:pPrChange w:id="234" w:author="Dillan Landsberg" w:date="2024-07-08T12:11:00Z">
          <w:pPr>
            <w:pStyle w:val="ListParagraph"/>
            <w:numPr>
              <w:numId w:val="51"/>
            </w:numPr>
            <w:spacing w:line="240" w:lineRule="auto"/>
            <w:ind w:left="1152" w:hanging="360"/>
          </w:pPr>
        </w:pPrChange>
      </w:pPr>
      <w:del w:id="235" w:author="Dillan Landsberg" w:date="2024-07-08T12:12:00Z">
        <w:r w:rsidRPr="1E895014" w:rsidDel="7EDDBE0F">
          <w:rPr>
            <w:rFonts w:eastAsiaTheme="minorEastAsia" w:cs="Verdana"/>
            <w:lang w:val="en-ZA"/>
          </w:rPr>
          <w:delText>For each identified record, delete the field audit history records that</w:delText>
        </w:r>
      </w:del>
      <w:bookmarkStart w:id="236" w:name="_Toc171346909"/>
      <w:bookmarkStart w:id="237" w:name="_Toc171346939"/>
      <w:bookmarkStart w:id="238" w:name="_Toc171346975"/>
      <w:bookmarkStart w:id="239" w:name="_Toc171347256"/>
      <w:bookmarkEnd w:id="236"/>
      <w:bookmarkEnd w:id="237"/>
      <w:bookmarkEnd w:id="238"/>
      <w:bookmarkEnd w:id="239"/>
    </w:p>
    <w:p w14:paraId="3A0CBC51" w14:textId="57182924" w:rsidR="005C291B" w:rsidRPr="005C291B" w:rsidRDefault="005C291B">
      <w:pPr>
        <w:autoSpaceDE w:val="0"/>
        <w:autoSpaceDN w:val="0"/>
        <w:adjustRightInd w:val="0"/>
        <w:spacing w:line="240" w:lineRule="auto"/>
        <w:rPr>
          <w:del w:id="240" w:author="Dillan Landsberg" w:date="2024-07-08T15:59:00Z" w16du:dateUtc="2024-07-08T13:59:00Z"/>
          <w:rFonts w:eastAsiaTheme="minorEastAsia" w:cs="Verdana"/>
          <w:lang w:val="en-ZA"/>
        </w:rPr>
        <w:pPrChange w:id="241" w:author="Dillan Landsberg" w:date="2024-07-08T12:11:00Z">
          <w:pPr>
            <w:spacing w:line="240" w:lineRule="auto"/>
            <w:ind w:left="432" w:firstLine="288"/>
          </w:pPr>
        </w:pPrChange>
      </w:pPr>
      <w:del w:id="242" w:author="Dillan Landsberg" w:date="2024-07-08T12:12:00Z">
        <w:r w:rsidRPr="1E895014" w:rsidDel="7EDDBE0F">
          <w:rPr>
            <w:rFonts w:eastAsiaTheme="minorEastAsia" w:cs="Verdana"/>
            <w:lang w:val="en-ZA"/>
          </w:rPr>
          <w:delText>may contain PII data (e.g. field audit history records showing change</w:delText>
        </w:r>
      </w:del>
      <w:bookmarkStart w:id="243" w:name="_Toc171346910"/>
      <w:bookmarkStart w:id="244" w:name="_Toc171346940"/>
      <w:bookmarkStart w:id="245" w:name="_Toc171346976"/>
      <w:bookmarkStart w:id="246" w:name="_Toc171347257"/>
      <w:bookmarkEnd w:id="243"/>
      <w:bookmarkEnd w:id="244"/>
      <w:bookmarkEnd w:id="245"/>
      <w:bookmarkEnd w:id="246"/>
    </w:p>
    <w:p w14:paraId="2A6348A2" w14:textId="6FA6E3FE" w:rsidR="005C291B" w:rsidRDefault="005C291B">
      <w:pPr>
        <w:autoSpaceDE w:val="0"/>
        <w:autoSpaceDN w:val="0"/>
        <w:adjustRightInd w:val="0"/>
        <w:spacing w:line="240" w:lineRule="auto"/>
        <w:rPr>
          <w:del w:id="247" w:author="Dillan Landsberg" w:date="2024-07-08T12:12:00Z" w16du:dateUtc="2024-07-08T12:12:46Z"/>
          <w:rFonts w:eastAsiaTheme="minorEastAsia" w:cs="Verdana"/>
          <w:lang w:val="en-ZA"/>
        </w:rPr>
        <w:pPrChange w:id="248" w:author="Dillan Landsberg" w:date="2024-07-08T12:11:00Z">
          <w:pPr>
            <w:pStyle w:val="NormalIndent"/>
            <w:ind w:left="432" w:firstLine="288"/>
          </w:pPr>
        </w:pPrChange>
      </w:pPr>
      <w:del w:id="249" w:author="Dillan Landsberg" w:date="2024-07-08T12:12:00Z">
        <w:r w:rsidRPr="1E895014" w:rsidDel="7EDDBE0F">
          <w:rPr>
            <w:rFonts w:eastAsiaTheme="minorEastAsia" w:cs="Verdana"/>
            <w:lang w:val="en-ZA"/>
          </w:rPr>
          <w:delText>of email address)</w:delText>
        </w:r>
      </w:del>
      <w:bookmarkStart w:id="250" w:name="_Toc171346911"/>
      <w:bookmarkStart w:id="251" w:name="_Toc171346941"/>
      <w:bookmarkStart w:id="252" w:name="_Toc171346977"/>
      <w:bookmarkStart w:id="253" w:name="_Toc171347258"/>
      <w:bookmarkEnd w:id="250"/>
      <w:bookmarkEnd w:id="251"/>
      <w:bookmarkEnd w:id="252"/>
      <w:bookmarkEnd w:id="253"/>
    </w:p>
    <w:p w14:paraId="56273416" w14:textId="77777777" w:rsidR="005C291B" w:rsidRDefault="005C291B">
      <w:pPr>
        <w:pStyle w:val="NormalIndent"/>
        <w:ind w:left="0"/>
        <w:rPr>
          <w:del w:id="254" w:author="Dillan Landsberg" w:date="2024-07-08T15:59:00Z" w16du:dateUtc="2024-07-08T13:59:00Z"/>
        </w:rPr>
        <w:pPrChange w:id="255" w:author="Dillan Landsberg" w:date="2024-07-08T07:47:00Z" w16du:dateUtc="2024-07-08T14:47:00Z">
          <w:pPr>
            <w:pStyle w:val="NormalIndent"/>
          </w:pPr>
        </w:pPrChange>
      </w:pPr>
      <w:bookmarkStart w:id="256" w:name="_Toc171346912"/>
      <w:bookmarkStart w:id="257" w:name="_Toc171346942"/>
      <w:bookmarkStart w:id="258" w:name="_Toc171346978"/>
      <w:bookmarkStart w:id="259" w:name="_Toc171347259"/>
      <w:bookmarkEnd w:id="256"/>
      <w:bookmarkEnd w:id="257"/>
      <w:bookmarkEnd w:id="258"/>
      <w:bookmarkEnd w:id="259"/>
    </w:p>
    <w:p w14:paraId="1032F068" w14:textId="77777777" w:rsidR="00224356" w:rsidRDefault="00224356" w:rsidP="00B66CEA">
      <w:pPr>
        <w:pStyle w:val="Heading2"/>
      </w:pPr>
      <w:bookmarkStart w:id="260" w:name="_Toc171347260"/>
      <w:r w:rsidRPr="00224356">
        <w:t>Identifying records for Anonymization</w:t>
      </w:r>
      <w:bookmarkEnd w:id="260"/>
      <w:r w:rsidRPr="00224356">
        <w:t xml:space="preserve"> </w:t>
      </w:r>
    </w:p>
    <w:p w14:paraId="2DE988DE" w14:textId="0EDBF529" w:rsidR="00204F62" w:rsidRPr="00204F62" w:rsidRDefault="00204F62">
      <w:pPr>
        <w:pStyle w:val="NormalIndent"/>
        <w:ind w:left="0"/>
        <w:pPrChange w:id="261" w:author="Dillan Landsberg" w:date="2024-07-08T16:23:00Z" w16du:dateUtc="2024-07-08T14:23:00Z">
          <w:pPr>
            <w:pStyle w:val="NormalIndent"/>
          </w:pPr>
        </w:pPrChange>
      </w:pPr>
      <w:r w:rsidRPr="00204F62">
        <w:t>Leads:</w:t>
      </w:r>
    </w:p>
    <w:p w14:paraId="3BC436D0" w14:textId="77777777" w:rsidR="00204F62" w:rsidRPr="00204F62" w:rsidRDefault="00204F62">
      <w:pPr>
        <w:pStyle w:val="paragraph"/>
        <w:numPr>
          <w:ilvl w:val="0"/>
          <w:numId w:val="56"/>
        </w:numPr>
        <w:spacing w:before="0" w:beforeAutospacing="0" w:after="0" w:afterAutospacing="0"/>
        <w:textAlignment w:val="baseline"/>
        <w:rPr>
          <w:rFonts w:ascii="Verdana" w:hAnsi="Verdana"/>
          <w:sz w:val="20"/>
          <w:szCs w:val="20"/>
          <w:lang w:val="en-US" w:eastAsia="en-US"/>
        </w:rPr>
        <w:pPrChange w:id="262" w:author="Dillan Landsberg" w:date="2024-07-08T16:23:00Z" w16du:dateUtc="2024-07-08T14:23:00Z">
          <w:pPr>
            <w:pStyle w:val="paragraph"/>
            <w:numPr>
              <w:numId w:val="32"/>
            </w:numPr>
            <w:tabs>
              <w:tab w:val="num" w:pos="720"/>
            </w:tabs>
            <w:spacing w:before="0" w:beforeAutospacing="0" w:after="0" w:afterAutospacing="0"/>
            <w:ind w:left="1080" w:hanging="360"/>
            <w:textAlignment w:val="baseline"/>
          </w:pPr>
        </w:pPrChange>
      </w:pPr>
      <w:r w:rsidRPr="00204F62">
        <w:rPr>
          <w:rFonts w:ascii="Verdana" w:hAnsi="Verdana"/>
          <w:sz w:val="20"/>
          <w:szCs w:val="20"/>
          <w:lang w:val="en-US" w:eastAsia="en-US"/>
        </w:rPr>
        <w:t>A Lead has a created date more than 1 year ago  </w:t>
      </w:r>
    </w:p>
    <w:p w14:paraId="71778E6B" w14:textId="77777777" w:rsidR="00204F62" w:rsidRPr="00204F62" w:rsidRDefault="00204F62">
      <w:pPr>
        <w:pStyle w:val="paragraph"/>
        <w:numPr>
          <w:ilvl w:val="0"/>
          <w:numId w:val="56"/>
        </w:numPr>
        <w:spacing w:before="0" w:beforeAutospacing="0" w:after="0" w:afterAutospacing="0"/>
        <w:textAlignment w:val="baseline"/>
        <w:rPr>
          <w:rFonts w:ascii="Verdana" w:hAnsi="Verdana"/>
          <w:sz w:val="20"/>
          <w:szCs w:val="20"/>
          <w:lang w:val="en-US" w:eastAsia="en-US"/>
        </w:rPr>
        <w:pPrChange w:id="263" w:author="Dillan Landsberg" w:date="2024-07-08T16:23:00Z" w16du:dateUtc="2024-07-08T14:23:00Z">
          <w:pPr>
            <w:pStyle w:val="paragraph"/>
            <w:numPr>
              <w:numId w:val="33"/>
            </w:numPr>
            <w:tabs>
              <w:tab w:val="num" w:pos="720"/>
            </w:tabs>
            <w:spacing w:before="0" w:beforeAutospacing="0" w:after="0" w:afterAutospacing="0"/>
            <w:ind w:left="1080" w:hanging="360"/>
            <w:textAlignment w:val="baseline"/>
          </w:pPr>
        </w:pPrChange>
      </w:pPr>
      <w:r w:rsidRPr="00204F62">
        <w:rPr>
          <w:rFonts w:ascii="Verdana" w:hAnsi="Verdana"/>
          <w:sz w:val="20"/>
          <w:szCs w:val="20"/>
          <w:lang w:val="en-US" w:eastAsia="en-US"/>
        </w:rPr>
        <w:t>Lead is not converted </w:t>
      </w:r>
    </w:p>
    <w:p w14:paraId="129F9C4E" w14:textId="7098036C" w:rsidR="00204F62" w:rsidRPr="00204F62" w:rsidRDefault="00204F62">
      <w:pPr>
        <w:pStyle w:val="paragraph"/>
        <w:numPr>
          <w:ilvl w:val="0"/>
          <w:numId w:val="56"/>
        </w:numPr>
        <w:spacing w:before="0" w:beforeAutospacing="0" w:after="0" w:afterAutospacing="0"/>
        <w:textAlignment w:val="baseline"/>
        <w:rPr>
          <w:rFonts w:ascii="Verdana" w:hAnsi="Verdana"/>
          <w:sz w:val="20"/>
          <w:szCs w:val="20"/>
          <w:lang w:val="en-US" w:eastAsia="en-US"/>
        </w:rPr>
        <w:pPrChange w:id="264" w:author="Dillan Landsberg" w:date="2024-07-08T16:23:00Z" w16du:dateUtc="2024-07-08T14:23:00Z">
          <w:pPr>
            <w:pStyle w:val="paragraph"/>
            <w:numPr>
              <w:numId w:val="34"/>
            </w:numPr>
            <w:tabs>
              <w:tab w:val="num" w:pos="720"/>
            </w:tabs>
            <w:spacing w:before="0" w:beforeAutospacing="0" w:after="0" w:afterAutospacing="0"/>
            <w:ind w:left="1080" w:hanging="360"/>
            <w:textAlignment w:val="baseline"/>
          </w:pPr>
        </w:pPrChange>
      </w:pPr>
      <w:r w:rsidRPr="7BCDFFC0">
        <w:rPr>
          <w:rFonts w:ascii="Verdana" w:hAnsi="Verdana"/>
          <w:sz w:val="20"/>
          <w:szCs w:val="20"/>
          <w:lang w:val="en-US" w:eastAsia="en-US"/>
        </w:rPr>
        <w:t>Lead has</w:t>
      </w:r>
      <w:r w:rsidRPr="00DB4766">
        <w:rPr>
          <w:rFonts w:ascii="Verdana" w:eastAsiaTheme="minorEastAsia" w:hAnsi="Verdana"/>
          <w:sz w:val="20"/>
          <w:szCs w:val="20"/>
          <w:lang w:val="en-US" w:eastAsia="en-US"/>
        </w:rPr>
        <w:t xml:space="preserve"> not opted in</w:t>
      </w:r>
      <w:r w:rsidRPr="7BCDFFC0">
        <w:rPr>
          <w:rFonts w:ascii="Verdana" w:hAnsi="Verdana"/>
          <w:sz w:val="20"/>
          <w:szCs w:val="20"/>
          <w:lang w:val="en-US" w:eastAsia="en-US"/>
        </w:rPr>
        <w:t xml:space="preserve"> after </w:t>
      </w:r>
      <w:ins w:id="265" w:author="Dan Edwards" w:date="2024-07-08T15:21:00Z" w16du:dateUtc="2024-07-08T13:21:00Z">
        <w:r w:rsidR="00F938F6">
          <w:rPr>
            <w:rFonts w:ascii="Verdana" w:hAnsi="Verdana"/>
            <w:sz w:val="20"/>
            <w:szCs w:val="20"/>
            <w:lang w:val="en-US" w:eastAsia="en-US"/>
          </w:rPr>
          <w:t xml:space="preserve">the </w:t>
        </w:r>
      </w:ins>
      <w:r w:rsidRPr="7BCDFFC0">
        <w:rPr>
          <w:rFonts w:ascii="Verdana" w:hAnsi="Verdana"/>
          <w:sz w:val="20"/>
          <w:szCs w:val="20"/>
          <w:lang w:val="en-US" w:eastAsia="en-US"/>
        </w:rPr>
        <w:t>communication email was sent </w:t>
      </w:r>
    </w:p>
    <w:p w14:paraId="103C1283" w14:textId="280F2A76" w:rsidR="00204F62" w:rsidRPr="00DB4766" w:rsidRDefault="00204F62">
      <w:pPr>
        <w:pStyle w:val="paragraph"/>
        <w:numPr>
          <w:ilvl w:val="0"/>
          <w:numId w:val="56"/>
        </w:numPr>
        <w:spacing w:before="0" w:beforeAutospacing="0" w:after="0" w:afterAutospacing="0"/>
        <w:textAlignment w:val="baseline"/>
        <w:rPr>
          <w:rFonts w:ascii="Verdana" w:hAnsi="Verdana"/>
          <w:sz w:val="20"/>
          <w:szCs w:val="20"/>
          <w:lang w:val="en-US" w:eastAsia="en-US"/>
          <w:rPrChange w:id="266" w:author="Dillan Landsberg" w:date="2024-07-08T16:23:00Z" w16du:dateUtc="2024-07-08T14:23:00Z">
            <w:rPr>
              <w:rFonts w:ascii="Verdana" w:hAnsi="Verdana"/>
              <w:lang w:val="en-US" w:eastAsia="en-US"/>
            </w:rPr>
          </w:rPrChange>
        </w:rPr>
        <w:pPrChange w:id="267" w:author="Dillan Landsberg" w:date="2024-07-08T16:23:00Z" w16du:dateUtc="2024-07-08T14:23:00Z">
          <w:pPr>
            <w:pStyle w:val="paragraph"/>
            <w:numPr>
              <w:numId w:val="35"/>
            </w:numPr>
            <w:tabs>
              <w:tab w:val="num" w:pos="720"/>
            </w:tabs>
            <w:spacing w:before="0" w:beforeAutospacing="0" w:after="0" w:afterAutospacing="0"/>
            <w:ind w:left="1080" w:hanging="360"/>
            <w:textAlignment w:val="baseline"/>
          </w:pPr>
        </w:pPrChange>
      </w:pPr>
      <w:r w:rsidRPr="1223DF2D">
        <w:rPr>
          <w:rFonts w:ascii="Verdana" w:hAnsi="Verdana"/>
          <w:sz w:val="20"/>
          <w:szCs w:val="20"/>
          <w:lang w:val="en-US" w:eastAsia="en-US"/>
        </w:rPr>
        <w:t xml:space="preserve">Communication </w:t>
      </w:r>
      <w:del w:id="268" w:author="Dillan Landsberg" w:date="2024-07-08T16:05:00Z" w16du:dateUtc="2024-07-08T14:05:00Z">
        <w:r w:rsidRPr="1223DF2D">
          <w:rPr>
            <w:rFonts w:ascii="Verdana" w:hAnsi="Verdana"/>
            <w:sz w:val="20"/>
            <w:szCs w:val="20"/>
            <w:lang w:val="en-US" w:eastAsia="en-US"/>
          </w:rPr>
          <w:delText>Opt</w:delText>
        </w:r>
      </w:del>
      <w:ins w:id="269" w:author="Dan Edwards" w:date="2024-07-08T12:31:00Z">
        <w:del w:id="270" w:author="Dillan Landsberg" w:date="2024-07-08T16:05:00Z" w16du:dateUtc="2024-07-08T14:05:00Z">
          <w:r w:rsidR="12DB96FF" w:rsidRPr="1223DF2D">
            <w:rPr>
              <w:rFonts w:ascii="Verdana" w:hAnsi="Verdana"/>
              <w:sz w:val="20"/>
              <w:szCs w:val="20"/>
              <w:lang w:val="en-US" w:eastAsia="en-US"/>
            </w:rPr>
            <w:delText>-</w:delText>
          </w:r>
        </w:del>
      </w:ins>
      <w:ins w:id="271" w:author="Dillan Landsberg" w:date="2024-07-08T16:05:00Z" w16du:dateUtc="2024-07-08T14:05:00Z">
        <w:r w:rsidR="00DB4766">
          <w:rPr>
            <w:rFonts w:ascii="Verdana" w:hAnsi="Verdana"/>
            <w:sz w:val="20"/>
            <w:szCs w:val="20"/>
            <w:lang w:val="en-US" w:eastAsia="en-US"/>
          </w:rPr>
          <w:t xml:space="preserve">Opt-In </w:t>
        </w:r>
      </w:ins>
      <w:del w:id="272" w:author="Dan Edwards" w:date="2024-07-08T12:31:00Z">
        <w:r w:rsidRPr="1223DF2D" w:rsidDel="00204F62">
          <w:rPr>
            <w:rFonts w:ascii="Verdana" w:hAnsi="Verdana"/>
            <w:sz w:val="20"/>
            <w:szCs w:val="20"/>
            <w:lang w:val="en-US" w:eastAsia="en-US"/>
          </w:rPr>
          <w:delText xml:space="preserve"> </w:delText>
        </w:r>
      </w:del>
      <w:r w:rsidRPr="1223DF2D">
        <w:rPr>
          <w:rFonts w:ascii="Verdana" w:hAnsi="Verdana"/>
          <w:sz w:val="20"/>
          <w:szCs w:val="20"/>
          <w:lang w:val="en-US" w:eastAsia="en-US"/>
        </w:rPr>
        <w:t>In Date is not 365 or more days prior to today </w:t>
      </w:r>
    </w:p>
    <w:p w14:paraId="60BFA27C" w14:textId="77777777" w:rsidR="00204F62" w:rsidRPr="00204F62" w:rsidRDefault="00204F62" w:rsidP="00204F62">
      <w:pPr>
        <w:pStyle w:val="paragraph"/>
        <w:spacing w:before="0" w:beforeAutospacing="0" w:after="0" w:afterAutospacing="0"/>
        <w:ind w:left="1080"/>
        <w:textAlignment w:val="baseline"/>
        <w:rPr>
          <w:rFonts w:ascii="Verdana" w:hAnsi="Verdana"/>
          <w:sz w:val="20"/>
          <w:szCs w:val="20"/>
          <w:lang w:val="en-US" w:eastAsia="en-US"/>
        </w:rPr>
      </w:pPr>
    </w:p>
    <w:p w14:paraId="6B9EEB94" w14:textId="24C44192" w:rsidR="00204F62" w:rsidRDefault="00204F62" w:rsidP="012FE7CB">
      <w:pPr>
        <w:pStyle w:val="paragraph"/>
        <w:spacing w:before="0" w:beforeAutospacing="0" w:after="0" w:afterAutospacing="0"/>
        <w:ind w:left="360"/>
        <w:textAlignment w:val="baseline"/>
        <w:rPr>
          <w:rFonts w:ascii="Verdana" w:hAnsi="Verdana"/>
          <w:sz w:val="20"/>
          <w:szCs w:val="20"/>
          <w:lang w:val="en-US" w:eastAsia="en-US"/>
        </w:rPr>
      </w:pPr>
      <w:r w:rsidRPr="42E1D355">
        <w:rPr>
          <w:rFonts w:ascii="Verdana" w:hAnsi="Verdana"/>
          <w:sz w:val="20"/>
          <w:szCs w:val="20"/>
          <w:lang w:val="en-US" w:eastAsia="en-US"/>
        </w:rPr>
        <w:t xml:space="preserve">Then GDPR </w:t>
      </w:r>
      <w:r w:rsidR="41F3F5D1" w:rsidRPr="42E1D355">
        <w:rPr>
          <w:rFonts w:ascii="Verdana" w:hAnsi="Verdana"/>
          <w:sz w:val="20"/>
          <w:szCs w:val="20"/>
          <w:lang w:val="en-US" w:eastAsia="en-US"/>
        </w:rPr>
        <w:t xml:space="preserve">Anonymization </w:t>
      </w:r>
      <w:r w:rsidRPr="42E1D355">
        <w:rPr>
          <w:rFonts w:ascii="Verdana" w:hAnsi="Verdana"/>
          <w:sz w:val="20"/>
          <w:szCs w:val="20"/>
          <w:lang w:val="en-US" w:eastAsia="en-US"/>
        </w:rPr>
        <w:t>Date is set to Today + 1</w:t>
      </w:r>
      <w:r w:rsidR="3FEBFEFE" w:rsidRPr="42E1D355">
        <w:rPr>
          <w:rFonts w:ascii="Verdana" w:hAnsi="Verdana"/>
          <w:sz w:val="20"/>
          <w:szCs w:val="20"/>
          <w:lang w:val="en-US" w:eastAsia="en-US"/>
        </w:rPr>
        <w:t xml:space="preserve"> day (testing only)</w:t>
      </w:r>
      <w:r w:rsidRPr="42E1D355">
        <w:rPr>
          <w:rFonts w:ascii="Verdana" w:hAnsi="Verdana"/>
          <w:sz w:val="20"/>
          <w:szCs w:val="20"/>
          <w:lang w:val="en-US" w:eastAsia="en-US"/>
        </w:rPr>
        <w:t xml:space="preserve"> as it is needed for </w:t>
      </w:r>
      <w:commentRangeStart w:id="273"/>
      <w:del w:id="274" w:author="Dan Edwards" w:date="2024-07-08T16:27:00Z" w16du:dateUtc="2024-07-08T14:27:00Z">
        <w:r w:rsidRPr="42E1D355" w:rsidDel="00974C6F">
          <w:rPr>
            <w:rFonts w:ascii="Verdana" w:hAnsi="Verdana"/>
            <w:sz w:val="20"/>
            <w:szCs w:val="20"/>
            <w:lang w:val="en-US" w:eastAsia="en-US"/>
          </w:rPr>
          <w:delText>Opt in</w:delText>
        </w:r>
      </w:del>
      <w:commentRangeEnd w:id="273"/>
      <w:ins w:id="275" w:author="Dan Edwards" w:date="2024-07-08T16:27:00Z" w16du:dateUtc="2024-07-08T14:27:00Z">
        <w:r w:rsidR="00974C6F">
          <w:rPr>
            <w:rFonts w:ascii="Verdana" w:hAnsi="Verdana"/>
            <w:sz w:val="20"/>
            <w:szCs w:val="20"/>
            <w:lang w:val="en-US" w:eastAsia="en-US"/>
          </w:rPr>
          <w:t>Opt-in</w:t>
        </w:r>
      </w:ins>
      <w:r w:rsidRPr="00DB4766">
        <w:rPr>
          <w:rFonts w:ascii="Verdana" w:hAnsi="Verdana"/>
          <w:sz w:val="20"/>
          <w:szCs w:val="20"/>
          <w:lang w:val="en-US" w:eastAsia="en-US"/>
          <w:rPrChange w:id="276" w:author="Dillan Landsberg" w:date="2024-07-08T16:23:00Z" w16du:dateUtc="2024-07-08T14:23:00Z">
            <w:rPr>
              <w:rStyle w:val="CommentReference"/>
            </w:rPr>
          </w:rPrChange>
        </w:rPr>
        <w:commentReference w:id="273"/>
      </w:r>
      <w:r w:rsidRPr="42E1D355">
        <w:rPr>
          <w:rFonts w:ascii="Verdana" w:hAnsi="Verdana"/>
          <w:sz w:val="20"/>
          <w:szCs w:val="20"/>
          <w:lang w:val="en-US" w:eastAsia="en-US"/>
        </w:rPr>
        <w:t xml:space="preserve"> Communication window </w:t>
      </w:r>
    </w:p>
    <w:p w14:paraId="0BE6BCD9" w14:textId="77777777" w:rsidR="00204F62" w:rsidRDefault="00204F62" w:rsidP="00204F62">
      <w:pPr>
        <w:pStyle w:val="paragraph"/>
        <w:spacing w:before="0" w:beforeAutospacing="0" w:after="0" w:afterAutospacing="0"/>
        <w:ind w:left="360"/>
        <w:textAlignment w:val="baseline"/>
        <w:rPr>
          <w:rFonts w:ascii="Verdana" w:hAnsi="Verdana"/>
          <w:sz w:val="20"/>
          <w:szCs w:val="20"/>
          <w:lang w:val="en-US" w:eastAsia="en-US"/>
        </w:rPr>
      </w:pPr>
    </w:p>
    <w:p w14:paraId="1A835D8A" w14:textId="77777777" w:rsidR="00204F62" w:rsidRDefault="00204F62" w:rsidP="00204F62">
      <w:pPr>
        <w:pStyle w:val="paragraph"/>
        <w:spacing w:before="0" w:beforeAutospacing="0" w:after="0" w:afterAutospacing="0"/>
        <w:ind w:left="360"/>
        <w:textAlignment w:val="baseline"/>
        <w:rPr>
          <w:rFonts w:ascii="Verdana" w:hAnsi="Verdana"/>
          <w:sz w:val="20"/>
          <w:szCs w:val="20"/>
          <w:lang w:val="en-US" w:eastAsia="en-US"/>
        </w:rPr>
      </w:pPr>
    </w:p>
    <w:p w14:paraId="06AAB69D" w14:textId="6F7E12DD" w:rsidR="00204F62" w:rsidRDefault="00204F62" w:rsidP="00204F62">
      <w:pPr>
        <w:pStyle w:val="paragraph"/>
        <w:spacing w:before="0" w:beforeAutospacing="0" w:after="0" w:afterAutospacing="0"/>
        <w:textAlignment w:val="baseline"/>
        <w:rPr>
          <w:rFonts w:ascii="Verdana" w:hAnsi="Verdana"/>
          <w:sz w:val="20"/>
          <w:szCs w:val="20"/>
          <w:lang w:val="en-US" w:eastAsia="en-US"/>
        </w:rPr>
      </w:pPr>
      <w:r w:rsidRPr="00204F62">
        <w:rPr>
          <w:rFonts w:ascii="Verdana" w:hAnsi="Verdana"/>
          <w:sz w:val="20"/>
          <w:szCs w:val="20"/>
          <w:lang w:val="en-US" w:eastAsia="en-US"/>
        </w:rPr>
        <w:t>Contacts / Person accounts</w:t>
      </w:r>
      <w:r>
        <w:rPr>
          <w:rFonts w:ascii="Verdana" w:hAnsi="Verdana"/>
          <w:sz w:val="20"/>
          <w:szCs w:val="20"/>
          <w:lang w:val="en-US" w:eastAsia="en-US"/>
        </w:rPr>
        <w:t>:</w:t>
      </w:r>
    </w:p>
    <w:p w14:paraId="5B5EBA67" w14:textId="77777777" w:rsidR="00204F62" w:rsidRPr="00204F62" w:rsidRDefault="00204F62" w:rsidP="36FF75FE">
      <w:pPr>
        <w:pStyle w:val="paragraph"/>
        <w:spacing w:before="0" w:beforeAutospacing="0" w:after="0" w:afterAutospacing="0"/>
        <w:jc w:val="both"/>
        <w:textAlignment w:val="baseline"/>
        <w:rPr>
          <w:rFonts w:ascii="Verdana" w:hAnsi="Verdana"/>
          <w:sz w:val="20"/>
          <w:szCs w:val="20"/>
          <w:lang w:val="en-US" w:eastAsia="en-US"/>
        </w:rPr>
      </w:pPr>
    </w:p>
    <w:p w14:paraId="5E2C6792" w14:textId="15E26BC2" w:rsidR="00204F62" w:rsidRPr="00204F62" w:rsidRDefault="00204F62" w:rsidP="36FF75FE">
      <w:pPr>
        <w:pStyle w:val="paragraph"/>
        <w:numPr>
          <w:ilvl w:val="0"/>
          <w:numId w:val="33"/>
        </w:numPr>
        <w:spacing w:before="0" w:beforeAutospacing="0" w:after="0" w:afterAutospacing="0"/>
        <w:jc w:val="both"/>
        <w:textAlignment w:val="baseline"/>
        <w:rPr>
          <w:rFonts w:ascii="Verdana" w:hAnsi="Verdana"/>
          <w:sz w:val="20"/>
          <w:szCs w:val="20"/>
          <w:lang w:val="en-US" w:eastAsia="en-US"/>
        </w:rPr>
      </w:pPr>
      <w:r w:rsidRPr="36FF75FE">
        <w:rPr>
          <w:rFonts w:ascii="Verdana" w:hAnsi="Verdana"/>
          <w:sz w:val="20"/>
          <w:szCs w:val="20"/>
          <w:lang w:val="en-US" w:eastAsia="en-US"/>
        </w:rPr>
        <w:t xml:space="preserve">If </w:t>
      </w:r>
      <w:ins w:id="278" w:author="Dan Edwards" w:date="2024-07-08T15:21:00Z" w16du:dateUtc="2024-07-08T13:21:00Z">
        <w:r w:rsidR="00F938F6">
          <w:rPr>
            <w:rFonts w:ascii="Verdana" w:hAnsi="Verdana"/>
            <w:sz w:val="20"/>
            <w:szCs w:val="20"/>
            <w:lang w:val="en-US" w:eastAsia="en-US"/>
          </w:rPr>
          <w:t xml:space="preserve">a </w:t>
        </w:r>
      </w:ins>
      <w:r w:rsidRPr="36FF75FE">
        <w:rPr>
          <w:rFonts w:ascii="Verdana" w:hAnsi="Verdana"/>
          <w:sz w:val="20"/>
          <w:szCs w:val="20"/>
          <w:lang w:val="en-US" w:eastAsia="en-US"/>
        </w:rPr>
        <w:t>record is created more than 1 year ago AND </w:t>
      </w:r>
    </w:p>
    <w:p w14:paraId="688E3144" w14:textId="442F15A3" w:rsidR="00204F62" w:rsidRPr="00204F62" w:rsidRDefault="2387B0C5" w:rsidP="36FF75FE">
      <w:pPr>
        <w:pStyle w:val="paragraph"/>
        <w:numPr>
          <w:ilvl w:val="0"/>
          <w:numId w:val="33"/>
        </w:numPr>
        <w:spacing w:before="0" w:beforeAutospacing="0" w:after="0" w:afterAutospacing="0"/>
        <w:jc w:val="both"/>
        <w:textAlignment w:val="baseline"/>
        <w:rPr>
          <w:rFonts w:ascii="Verdana" w:hAnsi="Verdana"/>
          <w:sz w:val="20"/>
          <w:szCs w:val="20"/>
          <w:lang w:val="en-US" w:eastAsia="en-US"/>
        </w:rPr>
      </w:pPr>
      <w:r w:rsidRPr="36FF75FE">
        <w:rPr>
          <w:rFonts w:ascii="Verdana" w:hAnsi="Verdana"/>
          <w:sz w:val="20"/>
          <w:szCs w:val="20"/>
          <w:lang w:val="en-US" w:eastAsia="en-US"/>
        </w:rPr>
        <w:t>D</w:t>
      </w:r>
      <w:r w:rsidR="00204F62" w:rsidRPr="36FF75FE">
        <w:rPr>
          <w:rFonts w:ascii="Verdana" w:hAnsi="Verdana"/>
          <w:sz w:val="20"/>
          <w:szCs w:val="20"/>
          <w:lang w:val="en-US" w:eastAsia="en-US"/>
        </w:rPr>
        <w:t xml:space="preserve">oes not have a contact role in a Closed Won opportunity (active, inactive) </w:t>
      </w:r>
      <w:del w:id="279" w:author="Dan Edwards" w:date="2024-07-08T15:21:00Z" w16du:dateUtc="2024-07-08T13:21:00Z">
        <w:r w:rsidR="00204F62" w:rsidRPr="00DB4766" w:rsidDel="00F938F6">
          <w:rPr>
            <w:rFonts w:ascii="Verdana" w:hAnsi="Verdana"/>
            <w:sz w:val="20"/>
            <w:szCs w:val="20"/>
            <w:lang w:val="en-US" w:eastAsia="en-US"/>
            <w:rPrChange w:id="280" w:author="Dillan Landsberg" w:date="2024-07-08T16:23:00Z" w16du:dateUtc="2024-07-08T14:23:00Z">
              <w:rPr/>
            </w:rPrChange>
          </w:rPr>
          <w:tab/>
        </w:r>
      </w:del>
      <w:r w:rsidR="00204F62" w:rsidRPr="36FF75FE">
        <w:rPr>
          <w:rFonts w:ascii="Verdana" w:hAnsi="Verdana"/>
          <w:sz w:val="20"/>
          <w:szCs w:val="20"/>
          <w:lang w:val="en-US" w:eastAsia="en-US"/>
        </w:rPr>
        <w:t>AND </w:t>
      </w:r>
    </w:p>
    <w:p w14:paraId="3204E6C1" w14:textId="5428559D" w:rsidR="00204F62" w:rsidRPr="00204F62" w:rsidRDefault="16EA31F6" w:rsidP="36FF75FE">
      <w:pPr>
        <w:pStyle w:val="paragraph"/>
        <w:numPr>
          <w:ilvl w:val="0"/>
          <w:numId w:val="33"/>
        </w:numPr>
        <w:spacing w:before="0" w:beforeAutospacing="0" w:after="0" w:afterAutospacing="0"/>
        <w:jc w:val="both"/>
        <w:textAlignment w:val="baseline"/>
        <w:rPr>
          <w:rFonts w:ascii="Verdana" w:hAnsi="Verdana"/>
          <w:sz w:val="20"/>
          <w:szCs w:val="20"/>
          <w:lang w:val="en-US" w:eastAsia="en-US"/>
        </w:rPr>
      </w:pPr>
      <w:r w:rsidRPr="36FF75FE">
        <w:rPr>
          <w:rFonts w:ascii="Verdana" w:hAnsi="Verdana"/>
          <w:sz w:val="20"/>
          <w:szCs w:val="20"/>
          <w:lang w:val="en-US" w:eastAsia="en-US"/>
        </w:rPr>
        <w:t>D</w:t>
      </w:r>
      <w:r w:rsidR="00204F62" w:rsidRPr="36FF75FE">
        <w:rPr>
          <w:rFonts w:ascii="Verdana" w:hAnsi="Verdana"/>
          <w:sz w:val="20"/>
          <w:szCs w:val="20"/>
          <w:lang w:val="en-US" w:eastAsia="en-US"/>
        </w:rPr>
        <w:t>oes not have a contact role in an open opportunity created less than 365 days ago </w:t>
      </w:r>
    </w:p>
    <w:p w14:paraId="011546EB" w14:textId="77777777" w:rsidR="00204F62" w:rsidRPr="00204F62" w:rsidRDefault="00204F62" w:rsidP="36FF75FE">
      <w:pPr>
        <w:pStyle w:val="paragraph"/>
        <w:numPr>
          <w:ilvl w:val="0"/>
          <w:numId w:val="33"/>
        </w:numPr>
        <w:spacing w:before="0" w:beforeAutospacing="0" w:after="0" w:afterAutospacing="0"/>
        <w:jc w:val="both"/>
        <w:textAlignment w:val="baseline"/>
        <w:rPr>
          <w:rFonts w:ascii="Verdana" w:hAnsi="Verdana"/>
          <w:sz w:val="20"/>
          <w:szCs w:val="20"/>
          <w:lang w:val="en-US" w:eastAsia="en-US"/>
        </w:rPr>
      </w:pPr>
      <w:r w:rsidRPr="36FF75FE">
        <w:rPr>
          <w:rFonts w:ascii="Verdana" w:hAnsi="Verdana"/>
          <w:sz w:val="20"/>
          <w:szCs w:val="20"/>
          <w:lang w:val="en-US" w:eastAsia="en-US"/>
        </w:rPr>
        <w:t>(active and inactive) AND </w:t>
      </w:r>
    </w:p>
    <w:p w14:paraId="284E5FD1" w14:textId="531338D5" w:rsidR="00204F62" w:rsidRPr="00204F62" w:rsidRDefault="005742FF" w:rsidP="36FF75FE">
      <w:pPr>
        <w:pStyle w:val="paragraph"/>
        <w:numPr>
          <w:ilvl w:val="0"/>
          <w:numId w:val="33"/>
        </w:numPr>
        <w:spacing w:before="0" w:beforeAutospacing="0" w:after="0" w:afterAutospacing="0"/>
        <w:jc w:val="both"/>
        <w:textAlignment w:val="baseline"/>
        <w:rPr>
          <w:rFonts w:ascii="Verdana" w:hAnsi="Verdana"/>
          <w:sz w:val="20"/>
          <w:szCs w:val="20"/>
          <w:lang w:val="en-US" w:eastAsia="en-US"/>
        </w:rPr>
      </w:pPr>
      <w:r w:rsidRPr="36FF75FE">
        <w:rPr>
          <w:rFonts w:ascii="Verdana" w:hAnsi="Verdana"/>
          <w:sz w:val="20"/>
          <w:szCs w:val="20"/>
          <w:lang w:val="en-US" w:eastAsia="en-US"/>
        </w:rPr>
        <w:t>H</w:t>
      </w:r>
      <w:r w:rsidR="00204F62" w:rsidRPr="36FF75FE">
        <w:rPr>
          <w:rFonts w:ascii="Verdana" w:hAnsi="Verdana"/>
          <w:sz w:val="20"/>
          <w:szCs w:val="20"/>
          <w:lang w:val="en-US" w:eastAsia="en-US"/>
        </w:rPr>
        <w:t>as NOT opted in after communication email was sent </w:t>
      </w:r>
    </w:p>
    <w:p w14:paraId="61BEA27A" w14:textId="68DCC502" w:rsidR="00204F62" w:rsidRPr="00204F62" w:rsidRDefault="00204F62" w:rsidP="36FF75FE">
      <w:pPr>
        <w:pStyle w:val="paragraph"/>
        <w:numPr>
          <w:ilvl w:val="0"/>
          <w:numId w:val="33"/>
        </w:numPr>
        <w:spacing w:before="0" w:beforeAutospacing="0" w:after="0" w:afterAutospacing="0"/>
        <w:jc w:val="both"/>
        <w:textAlignment w:val="baseline"/>
        <w:rPr>
          <w:rFonts w:ascii="Verdana" w:hAnsi="Verdana"/>
          <w:sz w:val="20"/>
          <w:szCs w:val="20"/>
          <w:lang w:val="en-US" w:eastAsia="en-US"/>
        </w:rPr>
      </w:pPr>
      <w:r w:rsidRPr="46690716">
        <w:rPr>
          <w:rFonts w:ascii="Verdana" w:hAnsi="Verdana"/>
          <w:sz w:val="20"/>
          <w:szCs w:val="20"/>
          <w:lang w:val="en-US" w:eastAsia="en-US"/>
        </w:rPr>
        <w:t xml:space="preserve">Then GDPR </w:t>
      </w:r>
      <w:r w:rsidR="41F3F5D1" w:rsidRPr="46690716">
        <w:rPr>
          <w:rFonts w:ascii="Verdana" w:hAnsi="Verdana"/>
          <w:sz w:val="20"/>
          <w:szCs w:val="20"/>
          <w:lang w:val="en-US" w:eastAsia="en-US"/>
        </w:rPr>
        <w:t>Anonymization</w:t>
      </w:r>
      <w:r w:rsidRPr="46690716">
        <w:rPr>
          <w:rFonts w:ascii="Verdana" w:hAnsi="Verdana"/>
          <w:sz w:val="20"/>
          <w:szCs w:val="20"/>
          <w:lang w:val="en-US" w:eastAsia="en-US"/>
        </w:rPr>
        <w:t xml:space="preserve"> Date should be set to Today </w:t>
      </w:r>
      <w:r w:rsidR="2E4AEB0F" w:rsidRPr="46690716">
        <w:rPr>
          <w:rFonts w:ascii="Verdana" w:hAnsi="Verdana"/>
          <w:sz w:val="20"/>
          <w:szCs w:val="20"/>
          <w:lang w:val="en-US" w:eastAsia="en-US"/>
        </w:rPr>
        <w:t>1 day (testing only)</w:t>
      </w:r>
      <w:r w:rsidRPr="46690716">
        <w:rPr>
          <w:rFonts w:ascii="Verdana" w:hAnsi="Verdana"/>
          <w:sz w:val="20"/>
          <w:szCs w:val="20"/>
          <w:lang w:val="en-US" w:eastAsia="en-US"/>
        </w:rPr>
        <w:t xml:space="preserve"> as it is needed for </w:t>
      </w:r>
      <w:del w:id="281" w:author="Dillan Landsberg" w:date="2024-07-08T16:05:00Z" w16du:dateUtc="2024-07-08T14:05:00Z">
        <w:r w:rsidRPr="46690716">
          <w:rPr>
            <w:rFonts w:ascii="Verdana" w:hAnsi="Verdana"/>
            <w:sz w:val="20"/>
            <w:szCs w:val="20"/>
            <w:lang w:val="en-US" w:eastAsia="en-US"/>
          </w:rPr>
          <w:delText>Opt</w:delText>
        </w:r>
      </w:del>
      <w:ins w:id="282" w:author="Dan Edwards" w:date="2024-07-08T15:22:00Z" w16du:dateUtc="2024-07-08T13:22:00Z">
        <w:del w:id="283" w:author="Dillan Landsberg" w:date="2024-07-08T16:05:00Z" w16du:dateUtc="2024-07-08T14:05:00Z">
          <w:r w:rsidR="00BD2BB8">
            <w:rPr>
              <w:rFonts w:ascii="Verdana" w:hAnsi="Verdana"/>
              <w:sz w:val="20"/>
              <w:szCs w:val="20"/>
              <w:lang w:val="en-US" w:eastAsia="en-US"/>
            </w:rPr>
            <w:delText>-</w:delText>
          </w:r>
        </w:del>
      </w:ins>
      <w:ins w:id="284" w:author="Dillan Landsberg" w:date="2024-07-08T16:05:00Z" w16du:dateUtc="2024-07-08T14:05:00Z">
        <w:r w:rsidR="00DB4766">
          <w:rPr>
            <w:rFonts w:ascii="Verdana" w:hAnsi="Verdana"/>
            <w:sz w:val="20"/>
            <w:szCs w:val="20"/>
            <w:lang w:val="en-US" w:eastAsia="en-US"/>
          </w:rPr>
          <w:t xml:space="preserve">Opt-In </w:t>
        </w:r>
      </w:ins>
      <w:del w:id="285" w:author="Dan Edwards" w:date="2024-07-08T15:22:00Z" w16du:dateUtc="2024-07-08T13:22:00Z">
        <w:r w:rsidRPr="46690716" w:rsidDel="00BD2BB8">
          <w:rPr>
            <w:rFonts w:ascii="Verdana" w:hAnsi="Verdana"/>
            <w:sz w:val="20"/>
            <w:szCs w:val="20"/>
            <w:lang w:val="en-US" w:eastAsia="en-US"/>
          </w:rPr>
          <w:delText xml:space="preserve"> </w:delText>
        </w:r>
      </w:del>
      <w:r w:rsidRPr="46690716">
        <w:rPr>
          <w:rFonts w:ascii="Verdana" w:hAnsi="Verdana"/>
          <w:sz w:val="20"/>
          <w:szCs w:val="20"/>
          <w:lang w:val="en-US" w:eastAsia="en-US"/>
        </w:rPr>
        <w:t>in Communication window </w:t>
      </w:r>
    </w:p>
    <w:p w14:paraId="696C0795" w14:textId="5AD71938" w:rsidR="00204F62" w:rsidRPr="00204F62" w:rsidRDefault="00204F62" w:rsidP="36FF75FE">
      <w:pPr>
        <w:pStyle w:val="paragraph"/>
        <w:numPr>
          <w:ilvl w:val="0"/>
          <w:numId w:val="33"/>
        </w:numPr>
        <w:spacing w:before="0" w:beforeAutospacing="0" w:after="0" w:afterAutospacing="0"/>
        <w:jc w:val="both"/>
        <w:textAlignment w:val="baseline"/>
        <w:rPr>
          <w:rFonts w:ascii="Verdana" w:hAnsi="Verdana"/>
          <w:sz w:val="20"/>
          <w:szCs w:val="20"/>
          <w:lang w:val="en-US" w:eastAsia="en-US"/>
        </w:rPr>
      </w:pPr>
      <w:r w:rsidRPr="767235A9">
        <w:rPr>
          <w:rFonts w:ascii="Verdana" w:hAnsi="Verdana"/>
          <w:sz w:val="20"/>
          <w:szCs w:val="20"/>
          <w:lang w:val="en-US" w:eastAsia="en-US"/>
        </w:rPr>
        <w:t xml:space="preserve">If a Record has opted in (communication </w:t>
      </w:r>
      <w:del w:id="286" w:author="Dillan Landsberg" w:date="2024-07-08T16:04:00Z" w16du:dateUtc="2024-07-08T14:04:00Z">
        <w:r w:rsidRPr="767235A9">
          <w:rPr>
            <w:rFonts w:ascii="Verdana" w:hAnsi="Verdana"/>
            <w:sz w:val="20"/>
            <w:szCs w:val="20"/>
            <w:lang w:val="en-US" w:eastAsia="en-US"/>
          </w:rPr>
          <w:delText>opt</w:delText>
        </w:r>
      </w:del>
      <w:ins w:id="287" w:author="Dan Edwards" w:date="2024-07-08T15:21:00Z" w16du:dateUtc="2024-07-08T13:21:00Z">
        <w:del w:id="288" w:author="Dillan Landsberg" w:date="2024-07-08T16:04:00Z" w16du:dateUtc="2024-07-08T14:04:00Z">
          <w:r w:rsidR="00BD2BB8">
            <w:rPr>
              <w:rFonts w:ascii="Verdana" w:hAnsi="Verdana"/>
              <w:sz w:val="20"/>
              <w:szCs w:val="20"/>
              <w:lang w:val="en-US" w:eastAsia="en-US"/>
            </w:rPr>
            <w:delText>-</w:delText>
          </w:r>
        </w:del>
      </w:ins>
      <w:ins w:id="289" w:author="Dillan Landsberg" w:date="2024-07-08T16:04:00Z" w16du:dateUtc="2024-07-08T14:04:00Z">
        <w:r w:rsidR="00DB4766">
          <w:rPr>
            <w:rFonts w:ascii="Verdana" w:hAnsi="Verdana"/>
            <w:sz w:val="20"/>
            <w:szCs w:val="20"/>
            <w:lang w:val="en-US" w:eastAsia="en-US"/>
          </w:rPr>
          <w:t xml:space="preserve">Opt-In </w:t>
        </w:r>
      </w:ins>
      <w:del w:id="290" w:author="Dan Edwards" w:date="2024-07-08T15:21:00Z" w16du:dateUtc="2024-07-08T13:21:00Z">
        <w:r w:rsidRPr="767235A9" w:rsidDel="00BD2BB8">
          <w:rPr>
            <w:rFonts w:ascii="Verdana" w:hAnsi="Verdana"/>
            <w:sz w:val="20"/>
            <w:szCs w:val="20"/>
            <w:lang w:val="en-US" w:eastAsia="en-US"/>
          </w:rPr>
          <w:delText xml:space="preserve"> </w:delText>
        </w:r>
      </w:del>
      <w:r w:rsidRPr="767235A9">
        <w:rPr>
          <w:rFonts w:ascii="Verdana" w:hAnsi="Verdana"/>
          <w:sz w:val="20"/>
          <w:szCs w:val="20"/>
          <w:lang w:val="en-US" w:eastAsia="en-US"/>
        </w:rPr>
        <w:t xml:space="preserve">in date) </w:t>
      </w:r>
      <w:del w:id="291" w:author="Dillan Landsberg" w:date="2024-07-08T16:04:00Z" w16du:dateUtc="2024-07-08T14:04:00Z">
        <w:r w:rsidRPr="767235A9">
          <w:rPr>
            <w:rFonts w:ascii="Verdana" w:hAnsi="Verdana"/>
            <w:sz w:val="20"/>
            <w:szCs w:val="20"/>
            <w:lang w:val="en-US" w:eastAsia="en-US"/>
          </w:rPr>
          <w:delText>opt</w:delText>
        </w:r>
      </w:del>
      <w:ins w:id="292" w:author="Dan Edwards" w:date="2024-07-08T15:21:00Z" w16du:dateUtc="2024-07-08T13:21:00Z">
        <w:del w:id="293" w:author="Dillan Landsberg" w:date="2024-07-08T16:04:00Z" w16du:dateUtc="2024-07-08T14:04:00Z">
          <w:r w:rsidR="00BD2BB8">
            <w:rPr>
              <w:rFonts w:ascii="Verdana" w:hAnsi="Verdana"/>
              <w:sz w:val="20"/>
              <w:szCs w:val="20"/>
              <w:lang w:val="en-US" w:eastAsia="en-US"/>
            </w:rPr>
            <w:delText>-</w:delText>
          </w:r>
        </w:del>
      </w:ins>
      <w:ins w:id="294" w:author="Dillan Landsberg" w:date="2024-07-08T16:04:00Z" w16du:dateUtc="2024-07-08T14:04:00Z">
        <w:r w:rsidR="00DB4766">
          <w:rPr>
            <w:rFonts w:ascii="Verdana" w:hAnsi="Verdana"/>
            <w:sz w:val="20"/>
            <w:szCs w:val="20"/>
            <w:lang w:val="en-US" w:eastAsia="en-US"/>
          </w:rPr>
          <w:t xml:space="preserve">Opt-In </w:t>
        </w:r>
      </w:ins>
      <w:del w:id="295" w:author="Dan Edwards" w:date="2024-07-08T15:21:00Z" w16du:dateUtc="2024-07-08T13:21:00Z">
        <w:r w:rsidRPr="767235A9" w:rsidDel="00BD2BB8">
          <w:rPr>
            <w:rFonts w:ascii="Verdana" w:hAnsi="Verdana"/>
            <w:sz w:val="20"/>
            <w:szCs w:val="20"/>
            <w:lang w:val="en-US" w:eastAsia="en-US"/>
          </w:rPr>
          <w:delText xml:space="preserve"> </w:delText>
        </w:r>
      </w:del>
      <w:r w:rsidRPr="767235A9">
        <w:rPr>
          <w:rFonts w:ascii="Verdana" w:hAnsi="Verdana"/>
          <w:sz w:val="20"/>
          <w:szCs w:val="20"/>
          <w:lang w:val="en-US" w:eastAsia="en-US"/>
        </w:rPr>
        <w:t xml:space="preserve">in is valid for another year from </w:t>
      </w:r>
      <w:del w:id="296" w:author="Dillan Landsberg" w:date="2024-07-08T16:04:00Z" w16du:dateUtc="2024-07-08T14:04:00Z">
        <w:r w:rsidRPr="767235A9">
          <w:rPr>
            <w:rFonts w:ascii="Verdana" w:hAnsi="Verdana"/>
            <w:sz w:val="20"/>
            <w:szCs w:val="20"/>
            <w:lang w:val="en-US" w:eastAsia="en-US"/>
          </w:rPr>
          <w:delText xml:space="preserve">opt in </w:delText>
        </w:r>
      </w:del>
      <w:ins w:id="297" w:author="Dillan Landsberg" w:date="2024-07-08T16:04:00Z" w16du:dateUtc="2024-07-08T14:04:00Z">
        <w:r w:rsidR="00DB4766">
          <w:rPr>
            <w:rFonts w:ascii="Verdana" w:hAnsi="Verdana"/>
            <w:sz w:val="20"/>
            <w:szCs w:val="20"/>
            <w:lang w:val="en-US" w:eastAsia="en-US"/>
          </w:rPr>
          <w:t xml:space="preserve">Opt-In </w:t>
        </w:r>
        <w:r w:rsidR="00E85CEC">
          <w:rPr>
            <w:rFonts w:ascii="Verdana" w:hAnsi="Verdana"/>
            <w:sz w:val="20"/>
            <w:szCs w:val="20"/>
            <w:lang w:val="en-US" w:eastAsia="en-US"/>
          </w:rPr>
          <w:t xml:space="preserve">In </w:t>
        </w:r>
      </w:ins>
      <w:r w:rsidRPr="767235A9">
        <w:rPr>
          <w:rFonts w:ascii="Verdana" w:hAnsi="Verdana"/>
          <w:sz w:val="20"/>
          <w:szCs w:val="20"/>
          <w:lang w:val="en-US" w:eastAsia="en-US"/>
        </w:rPr>
        <w:t xml:space="preserve">date: PII data will not be </w:t>
      </w:r>
      <w:commentRangeStart w:id="298"/>
      <w:r w:rsidRPr="767235A9">
        <w:rPr>
          <w:rFonts w:ascii="Verdana" w:hAnsi="Verdana"/>
          <w:sz w:val="20"/>
          <w:szCs w:val="20"/>
          <w:lang w:val="en-US" w:eastAsia="en-US"/>
        </w:rPr>
        <w:t>anonymised, values remain intact</w:t>
      </w:r>
    </w:p>
    <w:commentRangeEnd w:id="298"/>
    <w:p w14:paraId="27134DA1" w14:textId="77777777" w:rsidR="00204F62" w:rsidRPr="00204F62" w:rsidRDefault="00204F62" w:rsidP="767235A9">
      <w:pPr>
        <w:pStyle w:val="paragraph"/>
        <w:spacing w:before="0" w:beforeAutospacing="0" w:after="0" w:afterAutospacing="0"/>
        <w:ind w:left="360"/>
        <w:textAlignment w:val="baseline"/>
        <w:rPr>
          <w:del w:id="299" w:author="Dillan Landsberg" w:date="2024-07-08T16:00:00Z" w16du:dateUtc="2024-07-08T14:00:00Z"/>
          <w:rFonts w:ascii="Verdana" w:hAnsi="Verdana"/>
          <w:sz w:val="20"/>
          <w:szCs w:val="20"/>
          <w:lang w:val="en-US" w:eastAsia="en-US"/>
        </w:rPr>
      </w:pPr>
      <w:r>
        <w:rPr>
          <w:rStyle w:val="CommentReference"/>
        </w:rPr>
        <w:commentReference w:id="298"/>
      </w:r>
    </w:p>
    <w:p w14:paraId="705D6458" w14:textId="77777777" w:rsidR="00204F62" w:rsidRPr="00204F62" w:rsidRDefault="00204F62">
      <w:pPr>
        <w:pStyle w:val="paragraph"/>
        <w:spacing w:before="0" w:beforeAutospacing="0" w:after="0" w:afterAutospacing="0"/>
        <w:ind w:left="360"/>
        <w:textAlignment w:val="baseline"/>
        <w:pPrChange w:id="300" w:author="Dillan Landsberg" w:date="2024-07-08T16:23:00Z" w16du:dateUtc="2024-07-08T14:23:00Z">
          <w:pPr>
            <w:pStyle w:val="NormalIndent"/>
            <w:ind w:left="0"/>
          </w:pPr>
        </w:pPrChange>
      </w:pPr>
    </w:p>
    <w:p w14:paraId="3479E74E" w14:textId="77777777" w:rsidR="00224356" w:rsidRDefault="00224356" w:rsidP="00C2589B">
      <w:pPr>
        <w:pStyle w:val="Heading2"/>
      </w:pPr>
      <w:bookmarkStart w:id="301" w:name="_Toc171347261"/>
      <w:r w:rsidRPr="00224356">
        <w:t>How anonymization works</w:t>
      </w:r>
      <w:bookmarkEnd w:id="301"/>
      <w:r w:rsidRPr="00224356">
        <w:t xml:space="preserve"> </w:t>
      </w:r>
    </w:p>
    <w:p w14:paraId="46564896" w14:textId="56469F86" w:rsidR="00204F62" w:rsidRPr="00204F62" w:rsidRDefault="00204F62" w:rsidP="00204F62">
      <w:pPr>
        <w:pStyle w:val="paragraph"/>
        <w:spacing w:before="0" w:after="0"/>
        <w:textAlignment w:val="baseline"/>
        <w:rPr>
          <w:del w:id="302" w:author="Dillan Landsberg" w:date="2024-07-08T15:40:00Z" w16du:dateUtc="2024-07-08T13:40:00Z"/>
          <w:rFonts w:ascii="Verdana" w:hAnsi="Verdana"/>
          <w:sz w:val="20"/>
          <w:szCs w:val="20"/>
          <w:lang w:val="en-US" w:eastAsia="en-US"/>
        </w:rPr>
      </w:pPr>
      <w:r w:rsidRPr="1223DF2D">
        <w:rPr>
          <w:rFonts w:ascii="Verdana" w:hAnsi="Verdana"/>
          <w:sz w:val="20"/>
          <w:szCs w:val="20"/>
          <w:lang w:val="en-US" w:eastAsia="en-US"/>
        </w:rPr>
        <w:t xml:space="preserve">Given that the GDPR </w:t>
      </w:r>
      <w:r w:rsidR="41F3F5D1" w:rsidRPr="1223DF2D">
        <w:rPr>
          <w:rFonts w:ascii="Verdana" w:hAnsi="Verdana"/>
          <w:sz w:val="20"/>
          <w:szCs w:val="20"/>
          <w:lang w:val="en-US" w:eastAsia="en-US"/>
        </w:rPr>
        <w:t>Anonymi</w:t>
      </w:r>
      <w:ins w:id="303" w:author="Dillan Landsberg" w:date="2024-07-08T15:40:00Z" w16du:dateUtc="2024-07-08T13:40:00Z">
        <w:r w:rsidR="00EE35A2">
          <w:rPr>
            <w:rFonts w:ascii="Verdana" w:hAnsi="Verdana"/>
            <w:sz w:val="20"/>
            <w:szCs w:val="20"/>
            <w:lang w:val="en-US" w:eastAsia="en-US"/>
          </w:rPr>
          <w:t>s</w:t>
        </w:r>
      </w:ins>
      <w:del w:id="304" w:author="Dillan Landsberg" w:date="2024-07-08T15:40:00Z" w16du:dateUtc="2024-07-08T13:40:00Z">
        <w:r w:rsidR="41F3F5D1" w:rsidRPr="1223DF2D" w:rsidDel="00EE35A2">
          <w:rPr>
            <w:rFonts w:ascii="Verdana" w:hAnsi="Verdana"/>
            <w:sz w:val="20"/>
            <w:szCs w:val="20"/>
            <w:lang w:val="en-US" w:eastAsia="en-US"/>
          </w:rPr>
          <w:delText>z</w:delText>
        </w:r>
      </w:del>
      <w:r w:rsidR="41F3F5D1" w:rsidRPr="1223DF2D">
        <w:rPr>
          <w:rFonts w:ascii="Verdana" w:hAnsi="Verdana"/>
          <w:sz w:val="20"/>
          <w:szCs w:val="20"/>
          <w:lang w:val="en-US" w:eastAsia="en-US"/>
        </w:rPr>
        <w:t>ation</w:t>
      </w:r>
      <w:ins w:id="305" w:author="Dan Edwards" w:date="2024-07-08T16:28:00Z" w16du:dateUtc="2024-07-08T14:28:00Z">
        <w:r w:rsidR="00AF2F72">
          <w:rPr>
            <w:rFonts w:ascii="Verdana" w:hAnsi="Verdana"/>
            <w:sz w:val="20"/>
            <w:szCs w:val="20"/>
            <w:lang w:val="en-US" w:eastAsia="en-US"/>
          </w:rPr>
          <w:t xml:space="preserve"> </w:t>
        </w:r>
      </w:ins>
      <w:del w:id="306" w:author="Dan Edwards" w:date="2024-07-08T12:30:00Z">
        <w:r w:rsidRPr="1223DF2D" w:rsidDel="41F3F5D1">
          <w:rPr>
            <w:rFonts w:ascii="Verdana" w:hAnsi="Verdana"/>
            <w:sz w:val="20"/>
            <w:szCs w:val="20"/>
            <w:lang w:val="en-US" w:eastAsia="en-US"/>
          </w:rPr>
          <w:delText xml:space="preserve"> </w:delText>
        </w:r>
        <w:r w:rsidRPr="1223DF2D" w:rsidDel="00204F62">
          <w:rPr>
            <w:rFonts w:ascii="Verdana" w:hAnsi="Verdana"/>
            <w:sz w:val="20"/>
            <w:szCs w:val="20"/>
            <w:lang w:val="en-US" w:eastAsia="en-US"/>
          </w:rPr>
          <w:delText xml:space="preserve"> </w:delText>
        </w:r>
      </w:del>
      <w:r w:rsidRPr="1223DF2D">
        <w:rPr>
          <w:rFonts w:ascii="Verdana" w:hAnsi="Verdana"/>
          <w:sz w:val="20"/>
          <w:szCs w:val="20"/>
          <w:lang w:val="en-US" w:eastAsia="en-US"/>
        </w:rPr>
        <w:t>Date on Lead/Contact/Person Account is less than today, the following will happen </w:t>
      </w:r>
    </w:p>
    <w:p w14:paraId="772B7150" w14:textId="52C56D1F" w:rsidR="00204F62" w:rsidRPr="00204F62" w:rsidRDefault="00204F62">
      <w:pPr>
        <w:pStyle w:val="paragraph"/>
        <w:numPr>
          <w:ilvl w:val="0"/>
          <w:numId w:val="56"/>
        </w:numPr>
        <w:spacing w:before="0" w:after="0"/>
        <w:textAlignment w:val="baseline"/>
        <w:rPr>
          <w:rFonts w:ascii="Verdana" w:hAnsi="Verdana"/>
          <w:sz w:val="20"/>
          <w:szCs w:val="20"/>
          <w:lang w:val="en-US" w:eastAsia="en-US"/>
        </w:rPr>
        <w:pPrChange w:id="307" w:author="Dillan Landsberg" w:date="2024-07-08T16:23:00Z" w16du:dateUtc="2024-07-08T14:23:00Z">
          <w:pPr>
            <w:pStyle w:val="paragraph"/>
            <w:numPr>
              <w:numId w:val="42"/>
            </w:numPr>
            <w:tabs>
              <w:tab w:val="num" w:pos="720"/>
            </w:tabs>
            <w:spacing w:before="0" w:beforeAutospacing="0" w:after="0" w:afterAutospacing="0"/>
            <w:ind w:left="1080" w:hanging="360"/>
            <w:textAlignment w:val="baseline"/>
          </w:pPr>
        </w:pPrChange>
      </w:pPr>
      <w:r w:rsidRPr="5521E9AC">
        <w:rPr>
          <w:rFonts w:ascii="Verdana" w:hAnsi="Verdana"/>
          <w:sz w:val="20"/>
          <w:szCs w:val="20"/>
          <w:lang w:val="en-US" w:eastAsia="en-US"/>
        </w:rPr>
        <w:t>‘GDPR Anonymization Date’ field will get date stamped with (today’s date +</w:t>
      </w:r>
      <w:ins w:id="308" w:author="Dillan Landsberg" w:date="2024-07-08T16:05:00Z" w16du:dateUtc="2024-07-08T14:05:00Z">
        <w:r w:rsidRPr="5521E9AC">
          <w:rPr>
            <w:rFonts w:ascii="Verdana" w:hAnsi="Verdana"/>
            <w:sz w:val="20"/>
            <w:szCs w:val="20"/>
            <w:lang w:val="en-US" w:eastAsia="en-US"/>
          </w:rPr>
          <w:t xml:space="preserve"> </w:t>
        </w:r>
      </w:ins>
      <w:del w:id="309" w:author="Dillan Landsberg" w:date="2024-07-08T16:05:00Z" w16du:dateUtc="2024-07-08T14:05:00Z">
        <w:r w:rsidRPr="5521E9AC" w:rsidDel="00DB4766">
          <w:rPr>
            <w:rFonts w:ascii="Verdana" w:hAnsi="Verdana"/>
            <w:sz w:val="20"/>
            <w:szCs w:val="20"/>
            <w:lang w:val="en-US" w:eastAsia="en-US"/>
          </w:rPr>
          <w:delText xml:space="preserve"> </w:delText>
        </w:r>
        <w:r>
          <w:tab/>
        </w:r>
        <w:r w:rsidR="26EE4B27" w:rsidRPr="5521E9AC">
          <w:rPr>
            <w:rFonts w:ascii="Verdana" w:hAnsi="Verdana"/>
            <w:sz w:val="20"/>
            <w:szCs w:val="20"/>
            <w:lang w:val="en-US" w:eastAsia="en-US"/>
          </w:rPr>
          <w:delText xml:space="preserve"> </w:delText>
        </w:r>
      </w:del>
      <w:commentRangeStart w:id="310"/>
      <w:del w:id="311" w:author="Dillan Landsberg" w:date="2024-07-08T16:04:00Z" w16du:dateUtc="2024-07-08T14:04:00Z">
        <w:r w:rsidRPr="5521E9AC">
          <w:rPr>
            <w:rFonts w:ascii="Verdana" w:hAnsi="Verdana"/>
            <w:sz w:val="20"/>
            <w:szCs w:val="20"/>
            <w:lang w:val="en-US" w:eastAsia="en-US"/>
          </w:rPr>
          <w:delText xml:space="preserve">Opt in </w:delText>
        </w:r>
      </w:del>
      <w:ins w:id="312" w:author="Dillan Landsberg" w:date="2024-07-08T16:04:00Z" w16du:dateUtc="2024-07-08T14:04:00Z">
        <w:r w:rsidR="00DB4766">
          <w:rPr>
            <w:rFonts w:ascii="Verdana" w:hAnsi="Verdana"/>
            <w:sz w:val="20"/>
            <w:szCs w:val="20"/>
            <w:lang w:val="en-US" w:eastAsia="en-US"/>
          </w:rPr>
          <w:t xml:space="preserve">Opt-In </w:t>
        </w:r>
        <w:r w:rsidR="00E85CEC">
          <w:rPr>
            <w:rFonts w:ascii="Verdana" w:hAnsi="Verdana"/>
            <w:sz w:val="20"/>
            <w:szCs w:val="20"/>
            <w:lang w:val="en-US" w:eastAsia="en-US"/>
          </w:rPr>
          <w:t xml:space="preserve">In </w:t>
        </w:r>
      </w:ins>
      <w:r w:rsidRPr="5521E9AC">
        <w:rPr>
          <w:rFonts w:ascii="Verdana" w:hAnsi="Verdana"/>
          <w:sz w:val="20"/>
          <w:szCs w:val="20"/>
          <w:lang w:val="en-US" w:eastAsia="en-US"/>
        </w:rPr>
        <w:t>period) </w:t>
      </w:r>
      <w:commentRangeEnd w:id="310"/>
      <w:r>
        <w:rPr>
          <w:rStyle w:val="CommentReference"/>
        </w:rPr>
        <w:commentReference w:id="310"/>
      </w:r>
    </w:p>
    <w:p w14:paraId="58A70D8F" w14:textId="742D48BA" w:rsidR="00204F62" w:rsidRPr="00204F62" w:rsidRDefault="00204F62">
      <w:pPr>
        <w:pStyle w:val="paragraph"/>
        <w:numPr>
          <w:ilvl w:val="0"/>
          <w:numId w:val="56"/>
        </w:numPr>
        <w:spacing w:before="0" w:beforeAutospacing="0" w:after="0" w:afterAutospacing="0"/>
        <w:textAlignment w:val="baseline"/>
        <w:rPr>
          <w:rFonts w:ascii="Verdana" w:hAnsi="Verdana"/>
          <w:sz w:val="20"/>
          <w:szCs w:val="20"/>
          <w:lang w:val="en-US" w:eastAsia="en-US"/>
        </w:rPr>
        <w:pPrChange w:id="313" w:author="Dillan Landsberg" w:date="2024-07-08T16:23:00Z" w16du:dateUtc="2024-07-08T14:23:00Z">
          <w:pPr>
            <w:pStyle w:val="paragraph"/>
            <w:numPr>
              <w:numId w:val="43"/>
            </w:numPr>
            <w:tabs>
              <w:tab w:val="num" w:pos="720"/>
            </w:tabs>
            <w:spacing w:before="0" w:beforeAutospacing="0" w:after="0" w:afterAutospacing="0"/>
            <w:ind w:left="1080" w:hanging="360"/>
            <w:textAlignment w:val="baseline"/>
          </w:pPr>
        </w:pPrChange>
      </w:pPr>
      <w:r w:rsidRPr="00204F62">
        <w:rPr>
          <w:rFonts w:ascii="Verdana" w:hAnsi="Verdana"/>
          <w:sz w:val="20"/>
          <w:szCs w:val="20"/>
          <w:lang w:val="en-US" w:eastAsia="en-US"/>
        </w:rPr>
        <w:t>Marketing cloud implementation will send out the Op</w:t>
      </w:r>
      <w:ins w:id="314" w:author="Dillan Landsberg" w:date="2024-07-08T15:46:00Z" w16du:dateUtc="2024-07-08T13:46:00Z">
        <w:r w:rsidRPr="00204F62">
          <w:rPr>
            <w:rFonts w:ascii="Verdana" w:hAnsi="Verdana"/>
            <w:sz w:val="20"/>
            <w:szCs w:val="20"/>
            <w:lang w:val="en-US" w:eastAsia="en-US"/>
          </w:rPr>
          <w:t>t</w:t>
        </w:r>
      </w:ins>
      <w:ins w:id="315" w:author="Dillan Landsberg" w:date="2024-07-08T16:05:00Z" w16du:dateUtc="2024-07-08T14:05:00Z">
        <w:r w:rsidR="00BC7FE0">
          <w:rPr>
            <w:rFonts w:ascii="Verdana" w:hAnsi="Verdana"/>
            <w:sz w:val="20"/>
            <w:szCs w:val="20"/>
            <w:lang w:val="en-US" w:eastAsia="en-US"/>
          </w:rPr>
          <w:t>-</w:t>
        </w:r>
      </w:ins>
      <w:del w:id="316" w:author="Dillan Landsberg" w:date="2024-07-08T15:46:00Z" w16du:dateUtc="2024-07-08T13:46:00Z">
        <w:r w:rsidRPr="00204F62" w:rsidDel="001E5749">
          <w:rPr>
            <w:rFonts w:ascii="Verdana" w:hAnsi="Verdana"/>
            <w:sz w:val="20"/>
            <w:szCs w:val="20"/>
            <w:lang w:val="en-US" w:eastAsia="en-US"/>
          </w:rPr>
          <w:delText>t</w:delText>
        </w:r>
      </w:del>
      <w:ins w:id="317" w:author="Dan Edwards" w:date="2024-07-08T15:22:00Z" w16du:dateUtc="2024-07-08T13:22:00Z">
        <w:del w:id="318" w:author="Dillan Landsberg" w:date="2024-07-08T15:45:00Z" w16du:dateUtc="2024-07-08T13:45:00Z">
          <w:r w:rsidR="00BC7FE0" w:rsidDel="00632367">
            <w:rPr>
              <w:rFonts w:ascii="Verdana" w:hAnsi="Verdana"/>
              <w:sz w:val="20"/>
              <w:szCs w:val="20"/>
              <w:lang w:val="en-US" w:eastAsia="en-US"/>
            </w:rPr>
            <w:delText>-</w:delText>
          </w:r>
        </w:del>
      </w:ins>
      <w:del w:id="319" w:author="Dan Edwards" w:date="2024-07-08T15:22:00Z" w16du:dateUtc="2024-07-08T13:22:00Z">
        <w:r w:rsidRPr="00204F62" w:rsidDel="00BC7FE0">
          <w:rPr>
            <w:rFonts w:ascii="Verdana" w:hAnsi="Verdana"/>
            <w:sz w:val="20"/>
            <w:szCs w:val="20"/>
            <w:lang w:val="en-US" w:eastAsia="en-US"/>
          </w:rPr>
          <w:delText xml:space="preserve"> </w:delText>
        </w:r>
      </w:del>
      <w:r w:rsidRPr="00204F62">
        <w:rPr>
          <w:rFonts w:ascii="Verdana" w:hAnsi="Verdana"/>
          <w:sz w:val="20"/>
          <w:szCs w:val="20"/>
          <w:lang w:val="en-US" w:eastAsia="en-US"/>
        </w:rPr>
        <w:t>In email </w:t>
      </w:r>
    </w:p>
    <w:p w14:paraId="1BC01EC3" w14:textId="77777777" w:rsidR="00204F62" w:rsidRPr="00204F62" w:rsidRDefault="00204F62">
      <w:pPr>
        <w:pStyle w:val="paragraph"/>
        <w:numPr>
          <w:ilvl w:val="0"/>
          <w:numId w:val="56"/>
        </w:numPr>
        <w:spacing w:before="0" w:beforeAutospacing="0" w:after="0" w:afterAutospacing="0"/>
        <w:textAlignment w:val="baseline"/>
        <w:rPr>
          <w:rFonts w:ascii="Verdana" w:hAnsi="Verdana"/>
          <w:sz w:val="20"/>
          <w:szCs w:val="20"/>
          <w:lang w:val="en-US" w:eastAsia="en-US"/>
        </w:rPr>
        <w:pPrChange w:id="320" w:author="Dillan Landsberg" w:date="2024-07-08T16:23:00Z" w16du:dateUtc="2024-07-08T14:23:00Z">
          <w:pPr>
            <w:pStyle w:val="paragraph"/>
            <w:numPr>
              <w:numId w:val="44"/>
            </w:numPr>
            <w:tabs>
              <w:tab w:val="num" w:pos="720"/>
            </w:tabs>
            <w:spacing w:before="0" w:beforeAutospacing="0" w:after="0" w:afterAutospacing="0"/>
            <w:ind w:left="1080" w:hanging="360"/>
            <w:textAlignment w:val="baseline"/>
          </w:pPr>
        </w:pPrChange>
      </w:pPr>
      <w:r w:rsidRPr="5521E9AC">
        <w:rPr>
          <w:rFonts w:ascii="Verdana" w:hAnsi="Verdana"/>
          <w:sz w:val="20"/>
          <w:szCs w:val="20"/>
          <w:lang w:val="en-US" w:eastAsia="en-US"/>
        </w:rPr>
        <w:t xml:space="preserve">Data will be anonymized with anonymized values if not opted in, as per User </w:t>
      </w:r>
      <w:commentRangeStart w:id="321"/>
      <w:r w:rsidRPr="5521E9AC">
        <w:rPr>
          <w:rFonts w:ascii="Verdana" w:hAnsi="Verdana"/>
          <w:sz w:val="20"/>
          <w:szCs w:val="20"/>
          <w:lang w:val="en-US" w:eastAsia="en-US"/>
        </w:rPr>
        <w:t xml:space="preserve">story: </w:t>
      </w:r>
      <w:r w:rsidR="00493A0E">
        <w:fldChar w:fldCharType="begin"/>
      </w:r>
      <w:r w:rsidR="00493A0E">
        <w:instrText>HYPERLINK "https://graingerplc.atlassian.net/browse/GA-3" \h</w:instrText>
      </w:r>
      <w:r w:rsidR="00493A0E">
        <w:fldChar w:fldCharType="separate"/>
      </w:r>
      <w:r w:rsidRPr="5521E9AC">
        <w:rPr>
          <w:rFonts w:ascii="Verdana" w:hAnsi="Verdana"/>
          <w:sz w:val="20"/>
          <w:szCs w:val="20"/>
          <w:lang w:val="en-US" w:eastAsia="en-US"/>
        </w:rPr>
        <w:t>https://graingerplc.atlassian.net/browse/GA-3</w:t>
      </w:r>
      <w:r w:rsidR="00493A0E">
        <w:rPr>
          <w:rFonts w:ascii="Verdana" w:hAnsi="Verdana"/>
          <w:sz w:val="20"/>
          <w:szCs w:val="20"/>
          <w:lang w:val="en-US" w:eastAsia="en-US"/>
        </w:rPr>
        <w:fldChar w:fldCharType="end"/>
      </w:r>
      <w:commentRangeEnd w:id="321"/>
      <w:r>
        <w:rPr>
          <w:rStyle w:val="CommentReference"/>
        </w:rPr>
        <w:commentReference w:id="321"/>
      </w:r>
      <w:r w:rsidRPr="5521E9AC">
        <w:rPr>
          <w:rFonts w:ascii="Verdana" w:hAnsi="Verdana"/>
          <w:sz w:val="20"/>
          <w:szCs w:val="20"/>
          <w:lang w:val="en-US" w:eastAsia="en-US"/>
        </w:rPr>
        <w:t>  e.g. </w:t>
      </w:r>
    </w:p>
    <w:p w14:paraId="3468E353" w14:textId="77777777" w:rsidR="00204F62" w:rsidRPr="00204F62" w:rsidRDefault="00204F62" w:rsidP="00204F62">
      <w:pPr>
        <w:pStyle w:val="paragraph"/>
        <w:numPr>
          <w:ilvl w:val="0"/>
          <w:numId w:val="45"/>
        </w:numPr>
        <w:spacing w:before="0" w:beforeAutospacing="0" w:after="0" w:afterAutospacing="0"/>
        <w:ind w:left="1800" w:firstLine="0"/>
        <w:textAlignment w:val="baseline"/>
        <w:rPr>
          <w:rFonts w:ascii="Verdana" w:hAnsi="Verdana"/>
          <w:sz w:val="20"/>
          <w:szCs w:val="20"/>
          <w:lang w:val="en-US" w:eastAsia="en-US"/>
        </w:rPr>
      </w:pPr>
      <w:r w:rsidRPr="00204F62">
        <w:rPr>
          <w:rFonts w:ascii="Verdana" w:hAnsi="Verdana"/>
          <w:sz w:val="20"/>
          <w:szCs w:val="20"/>
          <w:lang w:val="en-US" w:eastAsia="en-US"/>
        </w:rPr>
        <w:t>dates = 01/01/1900 </w:t>
      </w:r>
    </w:p>
    <w:p w14:paraId="36E5C1BE" w14:textId="77777777" w:rsidR="00204F62" w:rsidRPr="00204F62" w:rsidRDefault="00204F62" w:rsidP="00204F62">
      <w:pPr>
        <w:pStyle w:val="paragraph"/>
        <w:numPr>
          <w:ilvl w:val="0"/>
          <w:numId w:val="46"/>
        </w:numPr>
        <w:spacing w:before="0" w:beforeAutospacing="0" w:after="0" w:afterAutospacing="0"/>
        <w:ind w:left="1800" w:firstLine="0"/>
        <w:textAlignment w:val="baseline"/>
        <w:rPr>
          <w:rFonts w:ascii="Verdana" w:hAnsi="Verdana"/>
          <w:sz w:val="20"/>
          <w:szCs w:val="20"/>
          <w:lang w:val="en-US" w:eastAsia="en-US"/>
        </w:rPr>
      </w:pPr>
      <w:r w:rsidRPr="00204F62">
        <w:rPr>
          <w:rFonts w:ascii="Verdana" w:hAnsi="Verdana"/>
          <w:sz w:val="20"/>
          <w:szCs w:val="20"/>
          <w:lang w:val="en-US" w:eastAsia="en-US"/>
        </w:rPr>
        <w:t>email = *@anonymized.com.invalid </w:t>
      </w:r>
    </w:p>
    <w:p w14:paraId="274660A7" w14:textId="77777777" w:rsidR="00204F62" w:rsidRPr="00204F62" w:rsidRDefault="00204F62" w:rsidP="00204F62">
      <w:pPr>
        <w:pStyle w:val="paragraph"/>
        <w:numPr>
          <w:ilvl w:val="0"/>
          <w:numId w:val="47"/>
        </w:numPr>
        <w:spacing w:before="0" w:beforeAutospacing="0" w:after="0" w:afterAutospacing="0"/>
        <w:ind w:left="1800" w:firstLine="0"/>
        <w:textAlignment w:val="baseline"/>
        <w:rPr>
          <w:rFonts w:ascii="Verdana" w:hAnsi="Verdana"/>
          <w:sz w:val="20"/>
          <w:szCs w:val="20"/>
          <w:lang w:val="en-US" w:eastAsia="en-US"/>
        </w:rPr>
      </w:pPr>
      <w:r w:rsidRPr="00204F62">
        <w:rPr>
          <w:rFonts w:ascii="Verdana" w:hAnsi="Verdana"/>
          <w:sz w:val="20"/>
          <w:szCs w:val="20"/>
          <w:lang w:val="en-US" w:eastAsia="en-US"/>
        </w:rPr>
        <w:t>names = Zb5Ks1xFGFZ94waM6TSY 52Jt44Rctp9E3tW8CJiz  </w:t>
      </w:r>
    </w:p>
    <w:p w14:paraId="3D8DC270" w14:textId="77777777" w:rsidR="00433C84" w:rsidRDefault="00433C84" w:rsidP="00204F62">
      <w:pPr>
        <w:pStyle w:val="paragraph"/>
        <w:spacing w:before="0" w:beforeAutospacing="0" w:after="0" w:afterAutospacing="0"/>
        <w:textAlignment w:val="baseline"/>
        <w:rPr>
          <w:ins w:id="322" w:author="Dillan Landsberg" w:date="2024-07-08T16:09:00Z" w16du:dateUtc="2024-07-08T14:09:00Z"/>
          <w:rFonts w:ascii="Verdana" w:hAnsi="Verdana"/>
          <w:sz w:val="20"/>
          <w:szCs w:val="20"/>
          <w:lang w:val="en-US" w:eastAsia="en-US"/>
        </w:rPr>
      </w:pPr>
    </w:p>
    <w:p w14:paraId="51F6BD36" w14:textId="6DBE9DFD" w:rsidR="00204F62" w:rsidRPr="00204F62" w:rsidRDefault="00204F62" w:rsidP="00204F62">
      <w:pPr>
        <w:pStyle w:val="paragraph"/>
        <w:spacing w:before="0" w:beforeAutospacing="0" w:after="0" w:afterAutospacing="0"/>
        <w:textAlignment w:val="baseline"/>
        <w:rPr>
          <w:ins w:id="323" w:author="Dillan Landsberg" w:date="2024-07-08T15:42:00Z" w16du:dateUtc="2024-07-08T13:42:00Z"/>
          <w:rFonts w:ascii="Verdana" w:hAnsi="Verdana"/>
          <w:sz w:val="20"/>
          <w:szCs w:val="20"/>
          <w:lang w:val="en-US" w:eastAsia="en-US"/>
        </w:rPr>
      </w:pPr>
      <w:r w:rsidRPr="00204F62">
        <w:rPr>
          <w:rFonts w:ascii="Verdana" w:hAnsi="Verdana"/>
          <w:sz w:val="20"/>
          <w:szCs w:val="20"/>
          <w:lang w:val="en-US" w:eastAsia="en-US"/>
        </w:rPr>
        <w:t>*</w:t>
      </w:r>
      <w:ins w:id="324" w:author="Dillan Landsberg" w:date="2024-07-08T16:09:00Z" w16du:dateUtc="2024-07-08T14:09:00Z">
        <w:r w:rsidR="00433C84">
          <w:rPr>
            <w:rFonts w:ascii="Verdana" w:hAnsi="Verdana"/>
            <w:sz w:val="20"/>
            <w:szCs w:val="20"/>
            <w:lang w:val="en-US" w:eastAsia="en-US"/>
          </w:rPr>
          <w:t xml:space="preserve"> </w:t>
        </w:r>
      </w:ins>
      <w:r w:rsidRPr="00204F62">
        <w:rPr>
          <w:rFonts w:ascii="Verdana" w:hAnsi="Verdana"/>
          <w:sz w:val="20"/>
          <w:szCs w:val="20"/>
          <w:lang w:val="en-US" w:eastAsia="en-US"/>
        </w:rPr>
        <w:t>Names will be assigned random unique text strings to avoid duplicate values </w:t>
      </w:r>
    </w:p>
    <w:p w14:paraId="7BBD6263" w14:textId="77777777" w:rsidR="00616771" w:rsidRDefault="00616771" w:rsidP="00204F62">
      <w:pPr>
        <w:pStyle w:val="paragraph"/>
        <w:spacing w:before="0" w:beforeAutospacing="0" w:after="0" w:afterAutospacing="0"/>
        <w:textAlignment w:val="baseline"/>
        <w:rPr>
          <w:ins w:id="325" w:author="Dillan Landsberg" w:date="2024-07-08T15:42:00Z" w16du:dateUtc="2024-07-08T13:42:00Z"/>
          <w:rFonts w:ascii="Verdana" w:hAnsi="Verdana"/>
          <w:sz w:val="20"/>
          <w:szCs w:val="20"/>
          <w:lang w:val="en-US" w:eastAsia="en-US"/>
        </w:rPr>
      </w:pPr>
    </w:p>
    <w:p w14:paraId="0EF3D675" w14:textId="47DBED03" w:rsidR="00D97D52" w:rsidRDefault="001D7017">
      <w:pPr>
        <w:pStyle w:val="paragraph"/>
        <w:spacing w:before="0" w:beforeAutospacing="0" w:after="0" w:afterAutospacing="0"/>
        <w:jc w:val="center"/>
        <w:textAlignment w:val="baseline"/>
        <w:rPr>
          <w:ins w:id="326" w:author="Dillan Landsberg" w:date="2024-07-08T15:42:00Z" w16du:dateUtc="2024-07-08T13:42:00Z"/>
          <w:rFonts w:ascii="Verdana" w:hAnsi="Verdana"/>
          <w:sz w:val="20"/>
          <w:szCs w:val="20"/>
          <w:lang w:val="en-US" w:eastAsia="en-US"/>
        </w:rPr>
        <w:pPrChange w:id="327" w:author="Dillan Landsberg" w:date="2024-07-08T16:08:00Z" w16du:dateUtc="2024-07-08T14:08:00Z">
          <w:pPr>
            <w:pStyle w:val="paragraph"/>
            <w:spacing w:before="0" w:beforeAutospacing="0" w:after="0" w:afterAutospacing="0"/>
            <w:textAlignment w:val="baseline"/>
          </w:pPr>
        </w:pPrChange>
      </w:pPr>
      <w:ins w:id="328" w:author="Dillan Landsberg" w:date="2024-07-08T15:43:00Z" w16du:dateUtc="2024-07-08T13:43:00Z">
        <w:r>
          <w:rPr>
            <w:noProof/>
          </w:rPr>
          <w:drawing>
            <wp:inline distT="0" distB="0" distL="0" distR="0" wp14:anchorId="4DFE9969" wp14:editId="366D13CD">
              <wp:extent cx="6290685" cy="397933"/>
              <wp:effectExtent l="152400" t="114300" r="129540" b="154940"/>
              <wp:docPr id="16723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2929" name=""/>
                      <pic:cNvPicPr/>
                    </pic:nvPicPr>
                    <pic:blipFill>
                      <a:blip r:embed="rId16"/>
                      <a:stretch>
                        <a:fillRect/>
                      </a:stretch>
                    </pic:blipFill>
                    <pic:spPr>
                      <a:xfrm>
                        <a:off x="0" y="0"/>
                        <a:ext cx="6328048" cy="400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ins>
    </w:p>
    <w:p w14:paraId="366B866D" w14:textId="77777777" w:rsidR="00616771" w:rsidRDefault="00616771" w:rsidP="00204F62">
      <w:pPr>
        <w:pStyle w:val="paragraph"/>
        <w:spacing w:before="0" w:beforeAutospacing="0" w:after="0" w:afterAutospacing="0"/>
        <w:textAlignment w:val="baseline"/>
        <w:rPr>
          <w:ins w:id="329" w:author="Dillan Landsberg" w:date="2024-07-08T16:08:00Z" w16du:dateUtc="2024-07-08T14:08:00Z"/>
          <w:rFonts w:ascii="Verdana" w:hAnsi="Verdana"/>
          <w:sz w:val="20"/>
          <w:szCs w:val="20"/>
          <w:lang w:val="en-US" w:eastAsia="en-US"/>
        </w:rPr>
      </w:pPr>
    </w:p>
    <w:p w14:paraId="47525EBF" w14:textId="77777777" w:rsidR="00D97D52" w:rsidRDefault="00D97D52" w:rsidP="00204F62">
      <w:pPr>
        <w:pStyle w:val="paragraph"/>
        <w:spacing w:before="0" w:beforeAutospacing="0" w:after="0" w:afterAutospacing="0"/>
        <w:textAlignment w:val="baseline"/>
        <w:rPr>
          <w:ins w:id="330" w:author="Dillan Landsberg" w:date="2024-07-08T16:08:00Z" w16du:dateUtc="2024-07-08T14:08:00Z"/>
          <w:rFonts w:ascii="Verdana" w:hAnsi="Verdana"/>
          <w:sz w:val="20"/>
          <w:szCs w:val="20"/>
          <w:lang w:val="en-US" w:eastAsia="en-US"/>
        </w:rPr>
      </w:pPr>
    </w:p>
    <w:p w14:paraId="16503C60" w14:textId="77777777" w:rsidR="00D97D52" w:rsidRDefault="00D97D52" w:rsidP="00204F62">
      <w:pPr>
        <w:pStyle w:val="paragraph"/>
        <w:spacing w:before="0" w:beforeAutospacing="0" w:after="0" w:afterAutospacing="0"/>
        <w:textAlignment w:val="baseline"/>
        <w:rPr>
          <w:ins w:id="331" w:author="Dillan Landsberg" w:date="2024-07-08T16:08:00Z" w16du:dateUtc="2024-07-08T14:08:00Z"/>
          <w:rFonts w:ascii="Verdana" w:hAnsi="Verdana"/>
          <w:sz w:val="20"/>
          <w:szCs w:val="20"/>
          <w:lang w:val="en-US" w:eastAsia="en-US"/>
        </w:rPr>
      </w:pPr>
    </w:p>
    <w:p w14:paraId="4D19D2D6" w14:textId="77777777" w:rsidR="00D97D52" w:rsidRDefault="00D97D52" w:rsidP="00204F62">
      <w:pPr>
        <w:pStyle w:val="paragraph"/>
        <w:spacing w:before="0" w:beforeAutospacing="0" w:after="0" w:afterAutospacing="0"/>
        <w:textAlignment w:val="baseline"/>
        <w:rPr>
          <w:ins w:id="332" w:author="Dillan Landsberg" w:date="2024-07-08T16:08:00Z" w16du:dateUtc="2024-07-08T14:08:00Z"/>
          <w:rFonts w:ascii="Verdana" w:hAnsi="Verdana"/>
          <w:sz w:val="20"/>
          <w:szCs w:val="20"/>
          <w:lang w:val="en-US" w:eastAsia="en-US"/>
        </w:rPr>
      </w:pPr>
    </w:p>
    <w:p w14:paraId="79DF0888" w14:textId="77777777" w:rsidR="00D97D52" w:rsidRDefault="00D97D52" w:rsidP="00204F62">
      <w:pPr>
        <w:pStyle w:val="paragraph"/>
        <w:spacing w:before="0" w:beforeAutospacing="0" w:after="0" w:afterAutospacing="0"/>
        <w:textAlignment w:val="baseline"/>
        <w:rPr>
          <w:ins w:id="333" w:author="Dillan Landsberg" w:date="2024-07-08T16:08:00Z" w16du:dateUtc="2024-07-08T14:08:00Z"/>
          <w:rFonts w:ascii="Verdana" w:hAnsi="Verdana"/>
          <w:sz w:val="20"/>
          <w:szCs w:val="20"/>
          <w:lang w:val="en-US" w:eastAsia="en-US"/>
        </w:rPr>
      </w:pPr>
    </w:p>
    <w:p w14:paraId="062ADB9C" w14:textId="77777777" w:rsidR="00D97D52" w:rsidRDefault="00D97D52" w:rsidP="00204F62">
      <w:pPr>
        <w:pStyle w:val="paragraph"/>
        <w:spacing w:before="0" w:beforeAutospacing="0" w:after="0" w:afterAutospacing="0"/>
        <w:textAlignment w:val="baseline"/>
        <w:rPr>
          <w:ins w:id="334" w:author="Dillan Landsberg" w:date="2024-07-08T16:08:00Z" w16du:dateUtc="2024-07-08T14:08:00Z"/>
          <w:rFonts w:ascii="Verdana" w:hAnsi="Verdana"/>
          <w:sz w:val="20"/>
          <w:szCs w:val="20"/>
          <w:lang w:val="en-US" w:eastAsia="en-US"/>
        </w:rPr>
      </w:pPr>
    </w:p>
    <w:p w14:paraId="04BBDE99" w14:textId="77777777" w:rsidR="00D97D52" w:rsidRPr="00204F62" w:rsidRDefault="00D97D52" w:rsidP="00204F62">
      <w:pPr>
        <w:pStyle w:val="paragraph"/>
        <w:spacing w:before="0" w:beforeAutospacing="0" w:after="0" w:afterAutospacing="0"/>
        <w:textAlignment w:val="baseline"/>
        <w:rPr>
          <w:rFonts w:ascii="Verdana" w:hAnsi="Verdana"/>
          <w:sz w:val="20"/>
          <w:szCs w:val="20"/>
          <w:lang w:val="en-US" w:eastAsia="en-US"/>
        </w:rPr>
      </w:pPr>
    </w:p>
    <w:p w14:paraId="540D717A" w14:textId="55578E95" w:rsidR="00204F62" w:rsidRPr="00204F62" w:rsidRDefault="00204F62">
      <w:pPr>
        <w:pStyle w:val="paragraph"/>
        <w:numPr>
          <w:ilvl w:val="0"/>
          <w:numId w:val="57"/>
        </w:numPr>
        <w:spacing w:before="0" w:beforeAutospacing="0" w:after="0" w:afterAutospacing="0"/>
        <w:textAlignment w:val="baseline"/>
        <w:rPr>
          <w:ins w:id="335" w:author="Dillan Landsberg" w:date="2024-07-08T16:08:00Z" w16du:dateUtc="2024-07-08T14:08:00Z"/>
          <w:rFonts w:ascii="Verdana" w:hAnsi="Verdana"/>
          <w:sz w:val="20"/>
          <w:szCs w:val="20"/>
          <w:lang w:val="en-US" w:eastAsia="en-US"/>
        </w:rPr>
      </w:pPr>
      <w:r w:rsidRPr="5521E9AC">
        <w:rPr>
          <w:rFonts w:ascii="Verdana" w:hAnsi="Verdana"/>
          <w:sz w:val="20"/>
          <w:szCs w:val="20"/>
          <w:lang w:val="en-US" w:eastAsia="en-US"/>
        </w:rPr>
        <w:t xml:space="preserve">GDPR Anonymized (checkbox) will be set to ‘TRUE’ to indicate record has been </w:t>
      </w:r>
      <w:commentRangeStart w:id="336"/>
      <w:del w:id="337" w:author="Dan Edwards" w:date="2024-07-08T16:29:00Z" w16du:dateUtc="2024-07-08T14:29:00Z">
        <w:r w:rsidRPr="5521E9AC" w:rsidDel="008B7FE3">
          <w:rPr>
            <w:rFonts w:ascii="Verdana" w:hAnsi="Verdana"/>
            <w:sz w:val="20"/>
            <w:szCs w:val="20"/>
            <w:lang w:val="en-US" w:eastAsia="en-US"/>
          </w:rPr>
          <w:delText>anonymiz</w:delText>
        </w:r>
        <w:commentRangeEnd w:id="336"/>
        <w:r w:rsidDel="008B7FE3">
          <w:rPr>
            <w:rStyle w:val="CommentReference"/>
          </w:rPr>
          <w:commentReference w:id="336"/>
        </w:r>
        <w:r w:rsidRPr="5521E9AC" w:rsidDel="008B7FE3">
          <w:rPr>
            <w:rFonts w:ascii="Verdana" w:hAnsi="Verdana"/>
            <w:sz w:val="20"/>
            <w:szCs w:val="20"/>
            <w:lang w:val="en-US" w:eastAsia="en-US"/>
          </w:rPr>
          <w:delText>ed </w:delText>
        </w:r>
      </w:del>
      <w:ins w:id="338" w:author="Dan Edwards" w:date="2024-07-08T16:29:00Z" w16du:dateUtc="2024-07-08T14:29:00Z">
        <w:r w:rsidR="008B7FE3" w:rsidRPr="5521E9AC">
          <w:rPr>
            <w:rFonts w:ascii="Verdana" w:hAnsi="Verdana"/>
            <w:sz w:val="20"/>
            <w:szCs w:val="20"/>
            <w:lang w:val="en-US" w:eastAsia="en-US"/>
          </w:rPr>
          <w:t>anonymi</w:t>
        </w:r>
        <w:r w:rsidR="008B7FE3">
          <w:rPr>
            <w:rFonts w:ascii="Verdana" w:hAnsi="Verdana"/>
            <w:sz w:val="20"/>
            <w:szCs w:val="20"/>
            <w:lang w:val="en-US" w:eastAsia="en-US"/>
          </w:rPr>
          <w:t>s</w:t>
        </w:r>
        <w:r w:rsidR="008B7FE3" w:rsidRPr="5521E9AC">
          <w:rPr>
            <w:rFonts w:ascii="Verdana" w:hAnsi="Verdana"/>
            <w:sz w:val="20"/>
            <w:szCs w:val="20"/>
            <w:lang w:val="en-US" w:eastAsia="en-US"/>
          </w:rPr>
          <w:t>d </w:t>
        </w:r>
      </w:ins>
    </w:p>
    <w:p w14:paraId="33A2FF42" w14:textId="77777777" w:rsidR="00D97D52" w:rsidRPr="00D97D52" w:rsidRDefault="00D97D52" w:rsidP="00D97D52">
      <w:pPr>
        <w:pStyle w:val="paragraph"/>
        <w:spacing w:before="0" w:beforeAutospacing="0" w:after="0" w:afterAutospacing="0"/>
        <w:ind w:left="720"/>
        <w:textAlignment w:val="baseline"/>
        <w:rPr>
          <w:ins w:id="339" w:author="Dillan Landsberg" w:date="2024-07-08T16:08:00Z" w16du:dateUtc="2024-07-08T14:08:00Z"/>
          <w:rFonts w:ascii="Verdana" w:hAnsi="Verdana"/>
          <w:sz w:val="20"/>
          <w:szCs w:val="20"/>
          <w:lang w:val="en-US" w:eastAsia="en-US"/>
        </w:rPr>
      </w:pPr>
    </w:p>
    <w:p w14:paraId="5F5A1916" w14:textId="1BA3EA03" w:rsidR="00D97D52" w:rsidRDefault="00D97D52">
      <w:pPr>
        <w:pStyle w:val="paragraph"/>
        <w:spacing w:before="0" w:beforeAutospacing="0" w:after="0" w:afterAutospacing="0"/>
        <w:ind w:left="720"/>
        <w:jc w:val="center"/>
        <w:textAlignment w:val="baseline"/>
        <w:rPr>
          <w:ins w:id="340" w:author="Dillan Landsberg" w:date="2024-07-08T15:44:00Z" w16du:dateUtc="2024-07-08T13:44:00Z"/>
          <w:rFonts w:ascii="Verdana" w:hAnsi="Verdana"/>
          <w:sz w:val="20"/>
          <w:szCs w:val="20"/>
          <w:lang w:val="en-US" w:eastAsia="en-US"/>
        </w:rPr>
        <w:pPrChange w:id="341" w:author="Dillan Landsberg" w:date="2024-07-08T16:08:00Z" w16du:dateUtc="2024-07-08T14:08:00Z">
          <w:pPr>
            <w:pStyle w:val="paragraph"/>
            <w:numPr>
              <w:numId w:val="57"/>
            </w:numPr>
            <w:spacing w:before="0" w:beforeAutospacing="0" w:after="0" w:afterAutospacing="0"/>
            <w:ind w:left="720" w:hanging="360"/>
            <w:textAlignment w:val="baseline"/>
          </w:pPr>
        </w:pPrChange>
      </w:pPr>
      <w:ins w:id="342" w:author="Dillan Landsberg" w:date="2024-07-08T16:08:00Z" w16du:dateUtc="2024-07-08T14:08:00Z">
        <w:r>
          <w:rPr>
            <w:noProof/>
          </w:rPr>
          <w:drawing>
            <wp:inline distT="0" distB="0" distL="0" distR="0" wp14:anchorId="7A552797" wp14:editId="3B74F5CF">
              <wp:extent cx="919596" cy="848072"/>
              <wp:effectExtent l="133350" t="114300" r="128270" b="161925"/>
              <wp:docPr id="11195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8401" name=""/>
                      <pic:cNvPicPr/>
                    </pic:nvPicPr>
                    <pic:blipFill>
                      <a:blip r:embed="rId17"/>
                      <a:stretch>
                        <a:fillRect/>
                      </a:stretch>
                    </pic:blipFill>
                    <pic:spPr>
                      <a:xfrm>
                        <a:off x="0" y="0"/>
                        <a:ext cx="927277" cy="8551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ins>
    </w:p>
    <w:p w14:paraId="6A5A0718" w14:textId="77777777" w:rsidR="00FC12C4" w:rsidRPr="00204F62" w:rsidRDefault="00FC12C4">
      <w:pPr>
        <w:pStyle w:val="paragraph"/>
        <w:spacing w:before="0" w:beforeAutospacing="0" w:after="0" w:afterAutospacing="0"/>
        <w:ind w:left="720"/>
        <w:textAlignment w:val="baseline"/>
        <w:rPr>
          <w:rFonts w:ascii="Verdana" w:hAnsi="Verdana"/>
          <w:sz w:val="20"/>
          <w:szCs w:val="20"/>
          <w:lang w:val="en-US" w:eastAsia="en-US"/>
        </w:rPr>
        <w:pPrChange w:id="343" w:author="Dillan Landsberg" w:date="2024-07-08T15:44:00Z" w16du:dateUtc="2024-07-08T13:44:00Z">
          <w:pPr>
            <w:pStyle w:val="paragraph"/>
            <w:numPr>
              <w:numId w:val="48"/>
            </w:numPr>
            <w:tabs>
              <w:tab w:val="num" w:pos="720"/>
            </w:tabs>
            <w:spacing w:before="0" w:beforeAutospacing="0" w:after="0" w:afterAutospacing="0"/>
            <w:ind w:left="1080" w:hanging="360"/>
            <w:textAlignment w:val="baseline"/>
          </w:pPr>
        </w:pPrChange>
      </w:pPr>
    </w:p>
    <w:p w14:paraId="40BD7C37" w14:textId="77777777" w:rsidR="00FE20A6" w:rsidRDefault="00204F62" w:rsidP="00EE35A2">
      <w:pPr>
        <w:pStyle w:val="paragraph"/>
        <w:numPr>
          <w:ilvl w:val="0"/>
          <w:numId w:val="57"/>
        </w:numPr>
        <w:spacing w:before="0" w:beforeAutospacing="0" w:after="0" w:afterAutospacing="0"/>
        <w:rPr>
          <w:ins w:id="344" w:author="Dillan Landsberg" w:date="2024-07-08T15:42:00Z" w16du:dateUtc="2024-07-08T13:42:00Z"/>
          <w:rFonts w:ascii="Verdana" w:hAnsi="Verdana"/>
          <w:sz w:val="20"/>
          <w:szCs w:val="20"/>
          <w:lang w:val="en-US" w:eastAsia="en-US"/>
        </w:rPr>
      </w:pPr>
      <w:r w:rsidRPr="44F25A1E">
        <w:rPr>
          <w:rFonts w:ascii="Verdana" w:hAnsi="Verdana"/>
          <w:sz w:val="20"/>
          <w:szCs w:val="20"/>
          <w:lang w:val="en-US" w:eastAsia="en-US"/>
        </w:rPr>
        <w:t>Deletion of record Field Audit History for PII fields </w:t>
      </w:r>
    </w:p>
    <w:p w14:paraId="35D224CA" w14:textId="77777777" w:rsidR="00FE20A6" w:rsidRDefault="00FE20A6" w:rsidP="00FE20A6">
      <w:pPr>
        <w:pStyle w:val="paragraph"/>
        <w:spacing w:before="0" w:beforeAutospacing="0" w:after="0" w:afterAutospacing="0"/>
        <w:rPr>
          <w:ins w:id="345" w:author="Dillan Landsberg" w:date="2024-07-08T15:42:00Z" w16du:dateUtc="2024-07-08T13:42:00Z"/>
          <w:rFonts w:ascii="Verdana" w:hAnsi="Verdana"/>
          <w:sz w:val="20"/>
          <w:szCs w:val="20"/>
          <w:lang w:val="en-US" w:eastAsia="en-US"/>
        </w:rPr>
      </w:pPr>
    </w:p>
    <w:p w14:paraId="2B491C08" w14:textId="7509FD8A" w:rsidR="5521E9AC" w:rsidRDefault="5521E9AC">
      <w:pPr>
        <w:pStyle w:val="paragraph"/>
        <w:spacing w:before="0" w:beforeAutospacing="0" w:after="0" w:afterAutospacing="0"/>
        <w:rPr>
          <w:rFonts w:ascii="Verdana" w:hAnsi="Verdana"/>
          <w:sz w:val="20"/>
          <w:szCs w:val="20"/>
          <w:lang w:val="en-US" w:eastAsia="en-US"/>
        </w:rPr>
        <w:pPrChange w:id="346" w:author="Dillan Landsberg" w:date="2024-07-08T16:23:00Z" w16du:dateUtc="2024-07-08T14:23:00Z">
          <w:pPr>
            <w:pStyle w:val="paragraph"/>
            <w:numPr>
              <w:numId w:val="49"/>
            </w:numPr>
            <w:tabs>
              <w:tab w:val="num" w:pos="720"/>
            </w:tabs>
            <w:spacing w:before="0" w:beforeAutospacing="0" w:after="0" w:afterAutospacing="0"/>
            <w:ind w:left="1080" w:hanging="360"/>
          </w:pPr>
        </w:pPrChange>
      </w:pPr>
      <w:commentRangeStart w:id="347"/>
      <w:commentRangeEnd w:id="347"/>
      <w:r>
        <w:rPr>
          <w:rStyle w:val="CommentReference"/>
        </w:rPr>
        <w:commentReference w:id="347"/>
      </w:r>
      <w:ins w:id="349" w:author="Dillan Landsberg" w:date="2024-07-08T15:42:00Z" w16du:dateUtc="2024-07-08T13:42:00Z">
        <w:r w:rsidR="00FE20A6">
          <w:rPr>
            <w:noProof/>
          </w:rPr>
          <w:drawing>
            <wp:inline distT="0" distB="0" distL="0" distR="0" wp14:anchorId="1B509DDB" wp14:editId="5D6BB01F">
              <wp:extent cx="5972810" cy="707390"/>
              <wp:effectExtent l="114300" t="114300" r="104140" b="149860"/>
              <wp:docPr id="15795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74507" name=""/>
                      <pic:cNvPicPr/>
                    </pic:nvPicPr>
                    <pic:blipFill>
                      <a:blip r:embed="rId18"/>
                      <a:stretch>
                        <a:fillRect/>
                      </a:stretch>
                    </pic:blipFill>
                    <pic:spPr>
                      <a:xfrm>
                        <a:off x="0" y="0"/>
                        <a:ext cx="5972810" cy="707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ins>
    </w:p>
    <w:p w14:paraId="60FE422C" w14:textId="77777777" w:rsidR="00204F62" w:rsidRDefault="00204F62" w:rsidP="00204F62">
      <w:pPr>
        <w:pStyle w:val="paragraph"/>
        <w:spacing w:before="0" w:beforeAutospacing="0" w:after="0" w:afterAutospacing="0"/>
        <w:textAlignment w:val="baseline"/>
        <w:rPr>
          <w:rFonts w:ascii="Verdana" w:hAnsi="Verdana"/>
          <w:sz w:val="20"/>
          <w:szCs w:val="20"/>
          <w:lang w:val="en-US" w:eastAsia="en-US"/>
        </w:rPr>
      </w:pPr>
    </w:p>
    <w:p w14:paraId="3AD821B2" w14:textId="77777777" w:rsidR="00FC12C4" w:rsidRDefault="00FC12C4" w:rsidP="00204F62">
      <w:pPr>
        <w:pStyle w:val="paragraph"/>
        <w:spacing w:before="0" w:beforeAutospacing="0" w:after="0" w:afterAutospacing="0"/>
        <w:textAlignment w:val="baseline"/>
        <w:rPr>
          <w:ins w:id="350" w:author="Dillan Landsberg" w:date="2024-07-08T15:43:00Z" w16du:dateUtc="2024-07-08T13:43:00Z"/>
          <w:rFonts w:ascii="Verdana" w:hAnsi="Verdana"/>
          <w:sz w:val="20"/>
          <w:szCs w:val="20"/>
          <w:lang w:val="en-US" w:eastAsia="en-US"/>
        </w:rPr>
      </w:pPr>
    </w:p>
    <w:p w14:paraId="66EFBF9C" w14:textId="77777777" w:rsidR="00FC12C4" w:rsidRDefault="00FC12C4" w:rsidP="00204F62">
      <w:pPr>
        <w:pStyle w:val="paragraph"/>
        <w:spacing w:before="0" w:beforeAutospacing="0" w:after="0" w:afterAutospacing="0"/>
        <w:textAlignment w:val="baseline"/>
        <w:rPr>
          <w:ins w:id="351" w:author="Dillan Landsberg" w:date="2024-07-08T15:43:00Z" w16du:dateUtc="2024-07-08T13:43:00Z"/>
          <w:rFonts w:ascii="Verdana" w:hAnsi="Verdana"/>
          <w:sz w:val="20"/>
          <w:szCs w:val="20"/>
          <w:lang w:val="en-US" w:eastAsia="en-US"/>
        </w:rPr>
      </w:pPr>
    </w:p>
    <w:p w14:paraId="73B6F43F" w14:textId="3066456F" w:rsidR="00204F62" w:rsidRPr="00204F62" w:rsidRDefault="00204F62" w:rsidP="00204F62">
      <w:pPr>
        <w:pStyle w:val="paragraph"/>
        <w:spacing w:before="0" w:beforeAutospacing="0" w:after="0" w:afterAutospacing="0"/>
        <w:textAlignment w:val="baseline"/>
        <w:rPr>
          <w:rFonts w:ascii="Verdana" w:hAnsi="Verdana"/>
          <w:sz w:val="20"/>
          <w:szCs w:val="20"/>
          <w:lang w:val="en-US" w:eastAsia="en-US"/>
        </w:rPr>
      </w:pPr>
      <w:r w:rsidRPr="004A0BB6">
        <w:rPr>
          <w:rFonts w:ascii="Verdana" w:hAnsi="Verdana"/>
          <w:sz w:val="20"/>
          <w:szCs w:val="20"/>
          <w:lang w:val="en-US" w:eastAsia="en-US"/>
        </w:rPr>
        <w:t>Note: The Salesforce admin can update the configuration as described below so that only one PII field on Lead/Contact/Person Account is anonymized on a given day. Towards the end of UAT testing round, data can be restored and with updated configuration all fields can be anonymized in one go as trial run to match the production setup.  </w:t>
      </w:r>
    </w:p>
    <w:p w14:paraId="643CB7D0" w14:textId="77777777" w:rsidR="00204F62" w:rsidRPr="00204F62" w:rsidRDefault="00204F62" w:rsidP="00204F62">
      <w:pPr>
        <w:pStyle w:val="NormalIndent"/>
      </w:pPr>
    </w:p>
    <w:p w14:paraId="6877E0D1" w14:textId="5362DDA2" w:rsidR="00C2589B" w:rsidRDefault="00224356" w:rsidP="00C2589B">
      <w:pPr>
        <w:pStyle w:val="Heading2"/>
      </w:pPr>
      <w:bookmarkStart w:id="352" w:name="_Toc171347262"/>
      <w:r w:rsidRPr="00224356">
        <w:t>How to receive error emails</w:t>
      </w:r>
      <w:bookmarkEnd w:id="352"/>
      <w:r w:rsidRPr="00224356">
        <w:t xml:space="preserve"> </w:t>
      </w:r>
    </w:p>
    <w:p w14:paraId="31747B71" w14:textId="77777777" w:rsidR="00204F62" w:rsidRPr="004A0BB6" w:rsidRDefault="00204F62" w:rsidP="00204F62">
      <w:pPr>
        <w:pStyle w:val="paragraph"/>
        <w:spacing w:before="0" w:beforeAutospacing="0" w:after="0" w:afterAutospacing="0"/>
        <w:textAlignment w:val="baseline"/>
        <w:rPr>
          <w:rFonts w:ascii="Verdana" w:hAnsi="Verdana"/>
          <w:sz w:val="20"/>
          <w:szCs w:val="20"/>
          <w:lang w:val="en-US" w:eastAsia="en-US"/>
        </w:rPr>
      </w:pPr>
      <w:r w:rsidRPr="004A0BB6">
        <w:rPr>
          <w:rFonts w:ascii="Verdana" w:hAnsi="Verdana"/>
          <w:sz w:val="20"/>
          <w:szCs w:val="20"/>
          <w:lang w:val="en-US" w:eastAsia="en-US"/>
        </w:rPr>
        <w:t>There is a custom metadata setting called "GDPR_Anonymization_Batch_Configuration"  </w:t>
      </w:r>
    </w:p>
    <w:p w14:paraId="5CB06D8C" w14:textId="0547BCBD" w:rsidR="00204F62" w:rsidRPr="004A0BB6" w:rsidRDefault="00204F62" w:rsidP="00204F62">
      <w:pPr>
        <w:pStyle w:val="paragraph"/>
        <w:spacing w:before="0" w:beforeAutospacing="0" w:after="0" w:afterAutospacing="0"/>
        <w:textAlignment w:val="baseline"/>
        <w:rPr>
          <w:rFonts w:ascii="Verdana" w:hAnsi="Verdana"/>
          <w:sz w:val="20"/>
          <w:szCs w:val="20"/>
          <w:lang w:val="en-US" w:eastAsia="en-US"/>
        </w:rPr>
      </w:pPr>
      <w:r w:rsidRPr="004A0BB6">
        <w:rPr>
          <w:rFonts w:ascii="Verdana" w:hAnsi="Verdana"/>
          <w:sz w:val="20"/>
          <w:szCs w:val="20"/>
          <w:lang w:val="en-US" w:eastAsia="en-US"/>
        </w:rPr>
        <w:t>Add a comma</w:t>
      </w:r>
      <w:ins w:id="353" w:author="Dan Edwards" w:date="2024-07-08T15:23:00Z" w16du:dateUtc="2024-07-08T13:23:00Z">
        <w:r w:rsidR="00FB18A1">
          <w:rPr>
            <w:rFonts w:ascii="Verdana" w:hAnsi="Verdana"/>
            <w:sz w:val="20"/>
            <w:szCs w:val="20"/>
            <w:lang w:val="en-US" w:eastAsia="en-US"/>
          </w:rPr>
          <w:t>-</w:t>
        </w:r>
      </w:ins>
      <w:del w:id="354" w:author="Dan Edwards" w:date="2024-07-08T15:23:00Z" w16du:dateUtc="2024-07-08T13:23:00Z">
        <w:r w:rsidRPr="004A0BB6" w:rsidDel="00FB18A1">
          <w:rPr>
            <w:rFonts w:ascii="Verdana" w:hAnsi="Verdana"/>
            <w:sz w:val="20"/>
            <w:szCs w:val="20"/>
            <w:lang w:val="en-US" w:eastAsia="en-US"/>
          </w:rPr>
          <w:delText xml:space="preserve"> </w:delText>
        </w:r>
      </w:del>
      <w:r w:rsidRPr="004A0BB6">
        <w:rPr>
          <w:rFonts w:ascii="Verdana" w:hAnsi="Verdana"/>
          <w:sz w:val="20"/>
          <w:szCs w:val="20"/>
          <w:lang w:val="en-US" w:eastAsia="en-US"/>
        </w:rPr>
        <w:t xml:space="preserve">separated list of email addresses to receive error emails in case there are errors running </w:t>
      </w:r>
      <w:ins w:id="355" w:author="Dan Edwards" w:date="2024-07-08T15:23:00Z" w16du:dateUtc="2024-07-08T13:23:00Z">
        <w:r w:rsidR="00F15640">
          <w:rPr>
            <w:rFonts w:ascii="Verdana" w:hAnsi="Verdana"/>
            <w:sz w:val="20"/>
            <w:szCs w:val="20"/>
            <w:lang w:val="en-US" w:eastAsia="en-US"/>
          </w:rPr>
          <w:t xml:space="preserve">the </w:t>
        </w:r>
      </w:ins>
      <w:r w:rsidRPr="004A0BB6">
        <w:rPr>
          <w:rFonts w:ascii="Verdana" w:hAnsi="Verdana"/>
          <w:sz w:val="20"/>
          <w:szCs w:val="20"/>
          <w:lang w:val="en-US" w:eastAsia="en-US"/>
        </w:rPr>
        <w:t>GDPR anonymization batch process</w:t>
      </w:r>
    </w:p>
    <w:p w14:paraId="33910D4A" w14:textId="77777777" w:rsidR="00204F62" w:rsidRDefault="00204F62" w:rsidP="00204F62">
      <w:pPr>
        <w:pStyle w:val="paragraph"/>
        <w:spacing w:before="0" w:beforeAutospacing="0" w:after="0" w:afterAutospacing="0"/>
        <w:textAlignment w:val="baseline"/>
        <w:rPr>
          <w:ins w:id="356" w:author="Dillan Landsberg" w:date="2024-07-08T16:17:00Z" w16du:dateUtc="2024-07-08T14:17:00Z"/>
          <w:rStyle w:val="normaltextrun"/>
          <w:rFonts w:ascii="Calibri" w:hAnsi="Calibri" w:cs="Calibri"/>
          <w:color w:val="000000"/>
          <w:sz w:val="22"/>
          <w:szCs w:val="22"/>
          <w:shd w:val="clear" w:color="auto" w:fill="FFFFFF"/>
          <w:lang w:val="en-IN"/>
        </w:rPr>
      </w:pPr>
    </w:p>
    <w:p w14:paraId="1FBE4803" w14:textId="6CE92BD4" w:rsidR="00CD3010" w:rsidRDefault="00CD3010" w:rsidP="00204F62">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lang w:val="en-IN"/>
        </w:rPr>
      </w:pPr>
      <w:ins w:id="357" w:author="Dillan Landsberg" w:date="2024-07-08T16:17:00Z" w16du:dateUtc="2024-07-08T14:17:00Z">
        <w:r>
          <w:rPr>
            <w:noProof/>
          </w:rPr>
          <w:drawing>
            <wp:inline distT="0" distB="0" distL="0" distR="0" wp14:anchorId="4843638B" wp14:editId="107CF675">
              <wp:extent cx="5972810" cy="292750"/>
              <wp:effectExtent l="133350" t="114300" r="123190" b="164465"/>
              <wp:docPr id="1228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213" name=""/>
                      <pic:cNvPicPr/>
                    </pic:nvPicPr>
                    <pic:blipFill>
                      <a:blip r:embed="rId19"/>
                      <a:stretch>
                        <a:fillRect/>
                      </a:stretch>
                    </pic:blipFill>
                    <pic:spPr>
                      <a:xfrm>
                        <a:off x="0" y="0"/>
                        <a:ext cx="5972810" cy="292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ins>
    </w:p>
    <w:p w14:paraId="0E5EC310" w14:textId="71F5CFD6" w:rsidR="004A0BB6" w:rsidRPr="00204F62" w:rsidRDefault="004A0BB6" w:rsidP="00204F62">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lang w:val="en-IN"/>
        </w:rPr>
      </w:pPr>
      <w:r>
        <w:rPr>
          <w:rStyle w:val="wacimagecontainer"/>
          <w:rFonts w:ascii="Segoe UI" w:hAnsi="Segoe UI" w:cs="Segoe UI"/>
          <w:noProof/>
          <w:sz w:val="18"/>
          <w:szCs w:val="18"/>
          <w:shd w:val="clear" w:color="auto" w:fill="FFFFFF"/>
        </w:rPr>
        <w:drawing>
          <wp:inline distT="0" distB="0" distL="0" distR="0" wp14:anchorId="74DC76E0" wp14:editId="3E698A92">
            <wp:extent cx="5972810" cy="2581910"/>
            <wp:effectExtent l="0" t="0" r="8890" b="8890"/>
            <wp:docPr id="139137918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810" cy="2581910"/>
                    </a:xfrm>
                    <a:prstGeom prst="rect">
                      <a:avLst/>
                    </a:prstGeom>
                    <a:noFill/>
                    <a:ln>
                      <a:noFill/>
                    </a:ln>
                  </pic:spPr>
                </pic:pic>
              </a:graphicData>
            </a:graphic>
          </wp:inline>
        </w:drawing>
      </w:r>
      <w:r>
        <w:rPr>
          <w:rFonts w:ascii="Arial" w:hAnsi="Arial" w:cs="Arial"/>
          <w:color w:val="000000"/>
          <w:sz w:val="20"/>
          <w:szCs w:val="20"/>
          <w:shd w:val="clear" w:color="auto" w:fill="FFFFFF"/>
          <w:lang w:val="en-IN"/>
        </w:rPr>
        <w:br/>
      </w:r>
    </w:p>
    <w:p w14:paraId="6877E0E6" w14:textId="0AC60FA7" w:rsidR="00294480" w:rsidRPr="00632367" w:rsidRDefault="005C291B">
      <w:pPr>
        <w:pStyle w:val="Heading2"/>
        <w:rPr>
          <w:rPrChange w:id="358" w:author="Dillan Landsberg" w:date="2024-07-08T16:23:00Z" w16du:dateUtc="2024-07-08T14:23:00Z">
            <w:rPr>
              <w:lang w:val="en-ZA"/>
            </w:rPr>
          </w:rPrChange>
        </w:rPr>
        <w:pPrChange w:id="359" w:author="Dillan Landsberg" w:date="2024-07-08T16:23:00Z" w16du:dateUtc="2024-07-08T14:23:00Z">
          <w:pPr>
            <w:pStyle w:val="Heading1"/>
          </w:pPr>
        </w:pPrChange>
      </w:pPr>
      <w:bookmarkStart w:id="360" w:name="_Toc171347263"/>
      <w:r w:rsidRPr="00632367">
        <w:rPr>
          <w:rPrChange w:id="361" w:author="Dillan Landsberg" w:date="2024-07-08T16:23:00Z" w16du:dateUtc="2024-07-08T14:23:00Z">
            <w:rPr>
              <w:lang w:val="en-ZA"/>
            </w:rPr>
          </w:rPrChange>
        </w:rPr>
        <w:t>H</w:t>
      </w:r>
      <w:commentRangeStart w:id="362"/>
      <w:r w:rsidRPr="00632367">
        <w:rPr>
          <w:rPrChange w:id="363" w:author="Dillan Landsberg" w:date="2024-07-08T16:23:00Z" w16du:dateUtc="2024-07-08T14:23:00Z">
            <w:rPr>
              <w:lang w:val="en-ZA"/>
            </w:rPr>
          </w:rPrChange>
        </w:rPr>
        <w:t>ow to create test data</w:t>
      </w:r>
      <w:commentRangeEnd w:id="362"/>
      <w:r w:rsidR="00BE0A18" w:rsidRPr="00632367">
        <w:rPr>
          <w:rPrChange w:id="364" w:author="Dillan Landsberg" w:date="2024-07-08T16:23:00Z" w16du:dateUtc="2024-07-08T14:23:00Z">
            <w:rPr>
              <w:rStyle w:val="CommentReference"/>
            </w:rPr>
          </w:rPrChange>
        </w:rPr>
        <w:commentReference w:id="362"/>
      </w:r>
      <w:bookmarkEnd w:id="360"/>
    </w:p>
    <w:p w14:paraId="34FF6B7F" w14:textId="10867736" w:rsidR="005C291B" w:rsidRPr="004A0BB6" w:rsidRDefault="005C291B" w:rsidP="005C291B">
      <w:pPr>
        <w:pStyle w:val="paragraph"/>
        <w:spacing w:before="0" w:beforeAutospacing="0" w:after="0" w:afterAutospacing="0"/>
        <w:textAlignment w:val="baseline"/>
        <w:rPr>
          <w:rFonts w:ascii="Verdana" w:hAnsi="Verdana"/>
          <w:sz w:val="20"/>
          <w:szCs w:val="20"/>
          <w:lang w:val="en-US" w:eastAsia="en-US"/>
        </w:rPr>
      </w:pPr>
      <w:r w:rsidRPr="004A0BB6">
        <w:rPr>
          <w:rFonts w:ascii="Verdana" w:hAnsi="Verdana"/>
          <w:sz w:val="20"/>
          <w:szCs w:val="20"/>
          <w:lang w:val="en-US" w:eastAsia="en-US"/>
        </w:rPr>
        <w:t>The User creating the test data should have following permission set assigned: GDPR_Audit_Fields_Permissions </w:t>
      </w:r>
    </w:p>
    <w:p w14:paraId="45CBB091" w14:textId="77777777" w:rsidR="005C291B" w:rsidRPr="004A0BB6" w:rsidRDefault="005C291B" w:rsidP="005C291B">
      <w:pPr>
        <w:pStyle w:val="paragraph"/>
        <w:spacing w:before="0" w:beforeAutospacing="0" w:after="0" w:afterAutospacing="0"/>
        <w:textAlignment w:val="baseline"/>
        <w:rPr>
          <w:rFonts w:ascii="Verdana" w:hAnsi="Verdana"/>
          <w:sz w:val="20"/>
          <w:szCs w:val="20"/>
          <w:lang w:val="en-US" w:eastAsia="en-US"/>
        </w:rPr>
      </w:pPr>
      <w:r w:rsidRPr="004A0BB6">
        <w:rPr>
          <w:rFonts w:ascii="Verdana" w:hAnsi="Verdana"/>
          <w:sz w:val="20"/>
          <w:szCs w:val="20"/>
          <w:lang w:val="en-US" w:eastAsia="en-US"/>
        </w:rPr>
        <w:t>The above permission set contains following permission contained: </w:t>
      </w:r>
    </w:p>
    <w:p w14:paraId="324184D1" w14:textId="0EA30698" w:rsidR="005C291B" w:rsidRPr="004A0BB6" w:rsidRDefault="005C291B" w:rsidP="005C291B">
      <w:pPr>
        <w:pStyle w:val="paragraph"/>
        <w:spacing w:before="0" w:beforeAutospacing="0" w:after="0" w:afterAutospacing="0"/>
        <w:textAlignment w:val="baseline"/>
        <w:rPr>
          <w:rFonts w:ascii="Verdana" w:hAnsi="Verdana"/>
          <w:sz w:val="20"/>
          <w:szCs w:val="20"/>
          <w:lang w:val="en-US" w:eastAsia="en-US"/>
        </w:rPr>
      </w:pPr>
      <w:r w:rsidRPr="004A0BB6">
        <w:rPr>
          <w:rFonts w:ascii="Verdana" w:hAnsi="Verdana"/>
          <w:sz w:val="20"/>
          <w:szCs w:val="20"/>
          <w:lang w:val="en-US" w:eastAsia="en-US"/>
        </w:rPr>
        <w:t>Set Audit Fields upon Record Creation </w:t>
      </w:r>
    </w:p>
    <w:p w14:paraId="4BFEA7E4" w14:textId="2A911597" w:rsidR="005C291B" w:rsidRPr="005C291B" w:rsidRDefault="005C291B" w:rsidP="005C291B">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lang w:val="en-IN"/>
        </w:rPr>
      </w:pPr>
      <w:r w:rsidRPr="004A0BB6">
        <w:rPr>
          <w:rFonts w:ascii="Verdana" w:hAnsi="Verdana"/>
          <w:sz w:val="20"/>
          <w:szCs w:val="20"/>
          <w:lang w:val="en-US" w:eastAsia="en-US"/>
        </w:rPr>
        <w:t>More details here</w:t>
      </w:r>
      <w:r w:rsidRPr="005C291B">
        <w:rPr>
          <w:rStyle w:val="normaltextrun"/>
          <w:rFonts w:ascii="Calibri" w:hAnsi="Calibri" w:cs="Calibri"/>
          <w:color w:val="000000"/>
          <w:sz w:val="22"/>
          <w:szCs w:val="22"/>
          <w:shd w:val="clear" w:color="auto" w:fill="FFFFFF"/>
          <w:lang w:val="en-IN"/>
        </w:rPr>
        <w:t xml:space="preserve"> </w:t>
      </w:r>
      <w:r w:rsidRPr="005C291B">
        <w:rPr>
          <w:rStyle w:val="normaltextrun"/>
          <w:rFonts w:asciiTheme="minorHAnsi" w:hAnsiTheme="minorHAnsi" w:cstheme="minorHAnsi"/>
          <w:color w:val="000000"/>
          <w:sz w:val="22"/>
          <w:szCs w:val="22"/>
          <w:shd w:val="clear" w:color="auto" w:fill="FFFFFF"/>
          <w:lang w:val="en-IN"/>
        </w:rPr>
        <w:t xml:space="preserve">- </w:t>
      </w:r>
      <w:hyperlink r:id="rId21" w:tgtFrame="_blank" w:history="1">
        <w:r w:rsidRPr="005C291B">
          <w:rPr>
            <w:rStyle w:val="normaltextrun"/>
            <w:rFonts w:asciiTheme="minorHAnsi" w:hAnsiTheme="minorHAnsi" w:cstheme="minorHAnsi"/>
            <w:color w:val="0563C1"/>
            <w:sz w:val="22"/>
            <w:szCs w:val="22"/>
            <w:u w:val="single"/>
            <w:shd w:val="clear" w:color="auto" w:fill="FFFFFF"/>
            <w:lang w:val="en-IN"/>
          </w:rPr>
          <w:t>Enable the 'Create Audit Fields' permission</w:t>
        </w:r>
      </w:hyperlink>
      <w:r>
        <w:rPr>
          <w:rStyle w:val="normaltextrun"/>
          <w:rFonts w:ascii="Arial" w:hAnsi="Arial" w:cs="Arial"/>
          <w:color w:val="000000"/>
          <w:shd w:val="clear" w:color="auto" w:fill="FFFFFF"/>
          <w:lang w:val="en-IN"/>
        </w:rPr>
        <w:t> </w:t>
      </w:r>
    </w:p>
    <w:p w14:paraId="55B0B413" w14:textId="77777777" w:rsidR="005C291B" w:rsidRPr="005C291B" w:rsidRDefault="005C291B" w:rsidP="005C291B">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lang w:val="en-IN"/>
        </w:rPr>
      </w:pPr>
      <w:r w:rsidRPr="005C291B">
        <w:rPr>
          <w:rStyle w:val="normaltextrun"/>
          <w:rFonts w:ascii="Calibri" w:hAnsi="Calibri" w:cs="Calibri"/>
          <w:color w:val="000000"/>
          <w:sz w:val="22"/>
          <w:szCs w:val="22"/>
          <w:shd w:val="clear" w:color="auto" w:fill="FFFFFF"/>
          <w:lang w:val="en-IN"/>
        </w:rPr>
        <w:t> </w:t>
      </w:r>
    </w:p>
    <w:p w14:paraId="0EF19506" w14:textId="77777777" w:rsidR="005C291B" w:rsidRPr="004A0BB6" w:rsidRDefault="005C291B" w:rsidP="005C291B">
      <w:pPr>
        <w:pStyle w:val="Heading2"/>
      </w:pPr>
      <w:bookmarkStart w:id="365" w:name="_Toc171347264"/>
      <w:r w:rsidRPr="004A0BB6">
        <w:t>Batch class running user setup</w:t>
      </w:r>
      <w:bookmarkEnd w:id="365"/>
      <w:r w:rsidRPr="004A0BB6">
        <w:t> </w:t>
      </w:r>
    </w:p>
    <w:p w14:paraId="61CAB707" w14:textId="77777777" w:rsidR="005C291B" w:rsidRPr="005C291B" w:rsidRDefault="005C291B" w:rsidP="005C291B">
      <w:pPr>
        <w:spacing w:line="240" w:lineRule="auto"/>
        <w:textAlignment w:val="baseline"/>
        <w:rPr>
          <w:rFonts w:ascii="Times New Roman" w:hAnsi="Times New Roman"/>
          <w:sz w:val="24"/>
          <w:szCs w:val="24"/>
          <w:lang w:val="en-ZA" w:eastAsia="en-ZA"/>
        </w:rPr>
      </w:pPr>
    </w:p>
    <w:p w14:paraId="64EEBCFA" w14:textId="77777777" w:rsidR="005C291B" w:rsidRPr="005C291B" w:rsidRDefault="005C291B" w:rsidP="005C291B">
      <w:pPr>
        <w:spacing w:line="240" w:lineRule="auto"/>
        <w:textAlignment w:val="baseline"/>
      </w:pPr>
      <w:r w:rsidRPr="005C291B">
        <w:t>The GDPR Anonymization batch process is run as user - "Grainger Automated Process" </w:t>
      </w:r>
    </w:p>
    <w:p w14:paraId="35D4ACB2" w14:textId="09687194" w:rsidR="005C291B" w:rsidRPr="005C291B" w:rsidRDefault="005C291B" w:rsidP="005C291B">
      <w:pPr>
        <w:spacing w:line="240" w:lineRule="auto"/>
        <w:textAlignment w:val="baseline"/>
      </w:pPr>
      <w:r w:rsidRPr="005C291B">
        <w:t xml:space="preserve">This user has </w:t>
      </w:r>
      <w:ins w:id="366" w:author="Dan Edwards" w:date="2024-07-08T15:23:00Z" w16du:dateUtc="2024-07-08T13:23:00Z">
        <w:r w:rsidR="00F15640">
          <w:t xml:space="preserve">the </w:t>
        </w:r>
      </w:ins>
      <w:r w:rsidRPr="005C291B">
        <w:t xml:space="preserve">following permission set assigned to run </w:t>
      </w:r>
      <w:ins w:id="367" w:author="Dan Edwards" w:date="2024-07-08T15:23:00Z" w16du:dateUtc="2024-07-08T13:23:00Z">
        <w:r w:rsidR="00F15640">
          <w:t xml:space="preserve">the </w:t>
        </w:r>
      </w:ins>
      <w:r w:rsidRPr="005C291B">
        <w:t>batch anonymization process - GDPR Anonymization Batch  </w:t>
      </w:r>
    </w:p>
    <w:p w14:paraId="25C3C19D" w14:textId="1144EE2D" w:rsidR="005C291B" w:rsidRPr="004A0BB6" w:rsidRDefault="005C291B" w:rsidP="005C291B">
      <w:pPr>
        <w:spacing w:line="240" w:lineRule="auto"/>
        <w:textAlignment w:val="baseline"/>
      </w:pPr>
      <w:r w:rsidRPr="005C291B">
        <w:t>The user validation rules</w:t>
      </w:r>
      <w:ins w:id="368" w:author="Dan Edwards" w:date="2024-07-08T15:23:00Z" w16du:dateUtc="2024-07-08T13:23:00Z">
        <w:r w:rsidR="00F15640">
          <w:t xml:space="preserve"> are</w:t>
        </w:r>
      </w:ins>
      <w:r w:rsidRPr="005C291B">
        <w:t xml:space="preserve"> turned off as shown in </w:t>
      </w:r>
      <w:ins w:id="369" w:author="Dan Edwards" w:date="2024-07-08T15:23:00Z" w16du:dateUtc="2024-07-08T13:23:00Z">
        <w:r w:rsidR="00F15640">
          <w:t xml:space="preserve">the </w:t>
        </w:r>
      </w:ins>
      <w:r w:rsidRPr="005C291B">
        <w:t xml:space="preserve">screenshot below: </w:t>
      </w:r>
    </w:p>
    <w:p w14:paraId="0514B73F" w14:textId="77777777" w:rsidR="005C291B" w:rsidRPr="00632367" w:rsidRDefault="005C291B" w:rsidP="005C291B">
      <w:pPr>
        <w:spacing w:line="240" w:lineRule="auto"/>
        <w:textAlignment w:val="baseline"/>
        <w:rPr>
          <w:rPrChange w:id="370" w:author="Dillan Landsberg" w:date="2024-07-08T16:23:00Z" w16du:dateUtc="2024-07-08T14:23:00Z">
            <w:rPr>
              <w:rFonts w:ascii="Arial" w:hAnsi="Arial" w:cs="Arial"/>
              <w:lang w:val="en-IN" w:eastAsia="en-ZA"/>
            </w:rPr>
          </w:rPrChange>
        </w:rPr>
      </w:pPr>
    </w:p>
    <w:p w14:paraId="3AF1F564" w14:textId="61E764D9" w:rsidR="005C291B" w:rsidRPr="005C291B" w:rsidRDefault="005C291B" w:rsidP="005C291B">
      <w:pPr>
        <w:spacing w:line="240" w:lineRule="auto"/>
        <w:textAlignment w:val="baseline"/>
        <w:rPr>
          <w:rFonts w:ascii="Times New Roman" w:hAnsi="Times New Roman"/>
          <w:sz w:val="24"/>
          <w:szCs w:val="24"/>
          <w:lang w:val="en-ZA" w:eastAsia="en-ZA"/>
        </w:rPr>
      </w:pPr>
      <w:r w:rsidRPr="005C291B">
        <w:rPr>
          <w:rFonts w:ascii="Times New Roman" w:hAnsi="Times New Roman"/>
          <w:noProof/>
          <w:sz w:val="24"/>
          <w:szCs w:val="24"/>
          <w:lang w:val="en-ZA" w:eastAsia="en-ZA"/>
        </w:rPr>
        <w:drawing>
          <wp:inline distT="0" distB="0" distL="0" distR="0" wp14:anchorId="6E27CC75" wp14:editId="1A4703A7">
            <wp:extent cx="5972810" cy="2426970"/>
            <wp:effectExtent l="0" t="0" r="8890" b="0"/>
            <wp:docPr id="105587637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76372" name="Picture 3"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810" cy="2426970"/>
                    </a:xfrm>
                    <a:prstGeom prst="rect">
                      <a:avLst/>
                    </a:prstGeom>
                    <a:noFill/>
                    <a:ln>
                      <a:noFill/>
                    </a:ln>
                  </pic:spPr>
                </pic:pic>
              </a:graphicData>
            </a:graphic>
          </wp:inline>
        </w:drawing>
      </w:r>
      <w:r w:rsidRPr="005C291B">
        <w:rPr>
          <w:rFonts w:ascii="Arial" w:hAnsi="Arial" w:cs="Arial"/>
          <w:lang w:val="en-ZA" w:eastAsia="en-ZA"/>
        </w:rPr>
        <w:t> </w:t>
      </w:r>
    </w:p>
    <w:p w14:paraId="6F5FD72A" w14:textId="77777777" w:rsidR="005C291B" w:rsidRPr="005C291B" w:rsidRDefault="005C291B" w:rsidP="005C291B">
      <w:pPr>
        <w:spacing w:line="240" w:lineRule="auto"/>
        <w:textAlignment w:val="baseline"/>
        <w:rPr>
          <w:del w:id="371" w:author="Dillan Landsberg" w:date="2024-07-08T16:00:00Z" w16du:dateUtc="2024-07-08T14:00:00Z"/>
          <w:rFonts w:ascii="Times New Roman" w:hAnsi="Times New Roman"/>
          <w:sz w:val="24"/>
          <w:szCs w:val="24"/>
          <w:lang w:val="en-ZA" w:eastAsia="en-ZA"/>
        </w:rPr>
      </w:pPr>
      <w:del w:id="372" w:author="Dillan Landsberg" w:date="2024-07-08T16:00:00Z" w16du:dateUtc="2024-07-08T14:00:00Z">
        <w:r w:rsidRPr="005C291B">
          <w:rPr>
            <w:rFonts w:ascii="Arial" w:hAnsi="Arial" w:cs="Arial"/>
            <w:lang w:val="en-ZA" w:eastAsia="en-ZA"/>
          </w:rPr>
          <w:delText> </w:delText>
        </w:r>
      </w:del>
    </w:p>
    <w:p w14:paraId="0C190D41" w14:textId="77777777" w:rsidR="005C291B" w:rsidRDefault="005C291B" w:rsidP="005C291B">
      <w:pPr>
        <w:spacing w:line="240" w:lineRule="auto"/>
        <w:textAlignment w:val="baseline"/>
        <w:rPr>
          <w:del w:id="373" w:author="Dillan Landsberg" w:date="2024-07-08T16:00:00Z" w16du:dateUtc="2024-07-08T14:00:00Z"/>
          <w:rFonts w:ascii="Arial" w:hAnsi="Arial" w:cs="Arial"/>
          <w:b/>
          <w:bCs/>
          <w:u w:val="single"/>
          <w:lang w:val="en-ZA" w:eastAsia="en-ZA"/>
        </w:rPr>
      </w:pPr>
    </w:p>
    <w:p w14:paraId="79F0B2A0" w14:textId="77777777" w:rsidR="005C291B" w:rsidRDefault="005C291B" w:rsidP="005C291B">
      <w:pPr>
        <w:spacing w:line="240" w:lineRule="auto"/>
        <w:textAlignment w:val="baseline"/>
        <w:rPr>
          <w:del w:id="374" w:author="Dillan Landsberg" w:date="2024-07-08T16:00:00Z" w16du:dateUtc="2024-07-08T14:00:00Z"/>
          <w:rFonts w:ascii="Arial" w:hAnsi="Arial" w:cs="Arial"/>
          <w:b/>
          <w:bCs/>
          <w:u w:val="single"/>
          <w:lang w:val="en-ZA" w:eastAsia="en-ZA"/>
        </w:rPr>
      </w:pPr>
    </w:p>
    <w:p w14:paraId="3352048A" w14:textId="77777777" w:rsidR="005C291B" w:rsidRDefault="005C291B" w:rsidP="005C291B">
      <w:pPr>
        <w:spacing w:line="240" w:lineRule="auto"/>
        <w:textAlignment w:val="baseline"/>
        <w:rPr>
          <w:del w:id="375" w:author="Dillan Landsberg" w:date="2024-07-08T16:00:00Z" w16du:dateUtc="2024-07-08T14:00:00Z"/>
          <w:rFonts w:ascii="Arial" w:hAnsi="Arial" w:cs="Arial"/>
          <w:b/>
          <w:bCs/>
          <w:u w:val="single"/>
          <w:lang w:val="en-ZA" w:eastAsia="en-ZA"/>
        </w:rPr>
      </w:pPr>
    </w:p>
    <w:p w14:paraId="45056E28" w14:textId="77777777" w:rsidR="005C291B" w:rsidRDefault="005C291B" w:rsidP="005C291B">
      <w:pPr>
        <w:spacing w:line="240" w:lineRule="auto"/>
        <w:textAlignment w:val="baseline"/>
        <w:rPr>
          <w:del w:id="376" w:author="Dillan Landsberg" w:date="2024-07-08T16:00:00Z" w16du:dateUtc="2024-07-08T14:00:00Z"/>
          <w:rFonts w:ascii="Arial" w:hAnsi="Arial" w:cs="Arial"/>
          <w:b/>
          <w:bCs/>
          <w:u w:val="single"/>
          <w:lang w:val="en-ZA" w:eastAsia="en-ZA"/>
        </w:rPr>
      </w:pPr>
    </w:p>
    <w:p w14:paraId="7FB9C3FF" w14:textId="77777777" w:rsidR="005C291B" w:rsidRDefault="005C291B" w:rsidP="005C291B">
      <w:pPr>
        <w:spacing w:line="240" w:lineRule="auto"/>
        <w:textAlignment w:val="baseline"/>
        <w:rPr>
          <w:del w:id="377" w:author="Dillan Landsberg" w:date="2024-07-08T16:00:00Z" w16du:dateUtc="2024-07-08T14:00:00Z"/>
          <w:rFonts w:ascii="Arial" w:hAnsi="Arial" w:cs="Arial"/>
          <w:b/>
          <w:bCs/>
          <w:u w:val="single"/>
          <w:lang w:val="en-ZA" w:eastAsia="en-ZA"/>
        </w:rPr>
      </w:pPr>
    </w:p>
    <w:p w14:paraId="7E3E69A6" w14:textId="77777777" w:rsidR="005C291B" w:rsidRDefault="005C291B" w:rsidP="005C291B">
      <w:pPr>
        <w:spacing w:line="240" w:lineRule="auto"/>
        <w:textAlignment w:val="baseline"/>
        <w:rPr>
          <w:del w:id="378" w:author="Dillan Landsberg" w:date="2024-07-08T16:00:00Z" w16du:dateUtc="2024-07-08T14:00:00Z"/>
          <w:rFonts w:ascii="Arial" w:hAnsi="Arial" w:cs="Arial"/>
          <w:b/>
          <w:bCs/>
          <w:u w:val="single"/>
          <w:lang w:val="en-ZA" w:eastAsia="en-ZA"/>
        </w:rPr>
      </w:pPr>
    </w:p>
    <w:p w14:paraId="1D2FE603" w14:textId="77777777" w:rsidR="005C291B" w:rsidRDefault="005C291B" w:rsidP="005C291B">
      <w:pPr>
        <w:spacing w:line="240" w:lineRule="auto"/>
        <w:textAlignment w:val="baseline"/>
        <w:rPr>
          <w:del w:id="379" w:author="Dillan Landsberg" w:date="2024-07-08T16:00:00Z" w16du:dateUtc="2024-07-08T14:00:00Z"/>
          <w:rFonts w:ascii="Arial" w:hAnsi="Arial" w:cs="Arial"/>
          <w:b/>
          <w:bCs/>
          <w:u w:val="single"/>
          <w:lang w:val="en-ZA" w:eastAsia="en-ZA"/>
        </w:rPr>
      </w:pPr>
    </w:p>
    <w:p w14:paraId="4718EC44" w14:textId="77777777" w:rsidR="005C291B" w:rsidRDefault="005C291B" w:rsidP="005C291B">
      <w:pPr>
        <w:spacing w:line="240" w:lineRule="auto"/>
        <w:textAlignment w:val="baseline"/>
        <w:rPr>
          <w:del w:id="380" w:author="Dillan Landsberg" w:date="2024-07-08T16:00:00Z" w16du:dateUtc="2024-07-08T14:00:00Z"/>
          <w:rFonts w:ascii="Arial" w:hAnsi="Arial" w:cs="Arial"/>
          <w:b/>
          <w:bCs/>
          <w:u w:val="single"/>
          <w:lang w:val="en-ZA" w:eastAsia="en-ZA"/>
        </w:rPr>
      </w:pPr>
    </w:p>
    <w:p w14:paraId="2AE37301" w14:textId="77777777" w:rsidR="005C291B" w:rsidRDefault="005C291B" w:rsidP="005C291B">
      <w:pPr>
        <w:spacing w:line="240" w:lineRule="auto"/>
        <w:textAlignment w:val="baseline"/>
        <w:rPr>
          <w:del w:id="381" w:author="Dillan Landsberg" w:date="2024-07-08T16:00:00Z" w16du:dateUtc="2024-07-08T14:00:00Z"/>
          <w:rFonts w:ascii="Arial" w:hAnsi="Arial" w:cs="Arial"/>
          <w:b/>
          <w:bCs/>
          <w:u w:val="single"/>
          <w:lang w:val="en-ZA" w:eastAsia="en-ZA"/>
        </w:rPr>
      </w:pPr>
    </w:p>
    <w:p w14:paraId="42698624" w14:textId="77777777" w:rsidR="005C291B" w:rsidRDefault="005C291B" w:rsidP="005C291B">
      <w:pPr>
        <w:spacing w:line="240" w:lineRule="auto"/>
        <w:textAlignment w:val="baseline"/>
        <w:rPr>
          <w:del w:id="382" w:author="Dillan Landsberg" w:date="2024-07-08T16:00:00Z" w16du:dateUtc="2024-07-08T14:00:00Z"/>
          <w:rFonts w:ascii="Arial" w:hAnsi="Arial" w:cs="Arial"/>
          <w:b/>
          <w:bCs/>
          <w:u w:val="single"/>
          <w:lang w:val="en-ZA" w:eastAsia="en-ZA"/>
        </w:rPr>
      </w:pPr>
    </w:p>
    <w:p w14:paraId="2BB311B8" w14:textId="77777777" w:rsidR="005C291B" w:rsidRDefault="005C291B" w:rsidP="005C291B">
      <w:pPr>
        <w:spacing w:line="240" w:lineRule="auto"/>
        <w:textAlignment w:val="baseline"/>
        <w:rPr>
          <w:del w:id="383" w:author="Dillan Landsberg" w:date="2024-07-08T16:00:00Z" w16du:dateUtc="2024-07-08T14:00:00Z"/>
          <w:rFonts w:ascii="Arial" w:hAnsi="Arial" w:cs="Arial"/>
          <w:b/>
          <w:bCs/>
          <w:u w:val="single"/>
          <w:lang w:val="en-ZA" w:eastAsia="en-ZA"/>
        </w:rPr>
      </w:pPr>
    </w:p>
    <w:p w14:paraId="283AC052" w14:textId="77777777" w:rsidR="005C291B" w:rsidRDefault="005C291B" w:rsidP="005C291B">
      <w:pPr>
        <w:spacing w:line="240" w:lineRule="auto"/>
        <w:textAlignment w:val="baseline"/>
        <w:rPr>
          <w:del w:id="384" w:author="Dillan Landsberg" w:date="2024-07-08T16:00:00Z" w16du:dateUtc="2024-07-08T14:00:00Z"/>
          <w:rFonts w:ascii="Arial" w:hAnsi="Arial" w:cs="Arial"/>
          <w:b/>
          <w:bCs/>
          <w:u w:val="single"/>
          <w:lang w:val="en-ZA" w:eastAsia="en-ZA"/>
        </w:rPr>
      </w:pPr>
    </w:p>
    <w:p w14:paraId="623741BB" w14:textId="77777777" w:rsidR="005C291B" w:rsidRDefault="005C291B" w:rsidP="005C291B">
      <w:pPr>
        <w:spacing w:line="240" w:lineRule="auto"/>
        <w:textAlignment w:val="baseline"/>
        <w:rPr>
          <w:del w:id="385" w:author="Dillan Landsberg" w:date="2024-07-08T16:00:00Z" w16du:dateUtc="2024-07-08T14:00:00Z"/>
          <w:rFonts w:ascii="Arial" w:hAnsi="Arial" w:cs="Arial"/>
          <w:b/>
          <w:bCs/>
          <w:u w:val="single"/>
          <w:lang w:val="en-ZA" w:eastAsia="en-ZA"/>
        </w:rPr>
      </w:pPr>
    </w:p>
    <w:p w14:paraId="73C6EF37" w14:textId="77777777" w:rsidR="005C291B" w:rsidRDefault="005C291B" w:rsidP="005C291B">
      <w:pPr>
        <w:spacing w:line="240" w:lineRule="auto"/>
        <w:textAlignment w:val="baseline"/>
        <w:rPr>
          <w:del w:id="386" w:author="Dillan Landsberg" w:date="2024-07-08T16:00:00Z" w16du:dateUtc="2024-07-08T14:00:00Z"/>
          <w:rFonts w:ascii="Arial" w:hAnsi="Arial" w:cs="Arial"/>
          <w:b/>
          <w:bCs/>
          <w:u w:val="single"/>
          <w:lang w:val="en-ZA" w:eastAsia="en-ZA"/>
        </w:rPr>
      </w:pPr>
    </w:p>
    <w:p w14:paraId="301704A6" w14:textId="77777777" w:rsidR="005C291B" w:rsidRDefault="005C291B" w:rsidP="005C291B">
      <w:pPr>
        <w:spacing w:line="240" w:lineRule="auto"/>
        <w:textAlignment w:val="baseline"/>
        <w:rPr>
          <w:del w:id="387" w:author="Dillan Landsberg" w:date="2024-07-08T16:00:00Z" w16du:dateUtc="2024-07-08T14:00:00Z"/>
          <w:rFonts w:ascii="Arial" w:hAnsi="Arial" w:cs="Arial"/>
          <w:b/>
          <w:bCs/>
          <w:u w:val="single"/>
          <w:lang w:val="en-ZA" w:eastAsia="en-ZA"/>
        </w:rPr>
      </w:pPr>
    </w:p>
    <w:p w14:paraId="4CAE3B85" w14:textId="77777777" w:rsidR="005C291B" w:rsidRDefault="005C291B" w:rsidP="005C291B">
      <w:pPr>
        <w:spacing w:line="240" w:lineRule="auto"/>
        <w:textAlignment w:val="baseline"/>
        <w:rPr>
          <w:del w:id="388" w:author="Dillan Landsberg" w:date="2024-07-08T16:00:00Z" w16du:dateUtc="2024-07-08T14:00:00Z"/>
          <w:rFonts w:ascii="Arial" w:hAnsi="Arial" w:cs="Arial"/>
          <w:b/>
          <w:bCs/>
          <w:u w:val="single"/>
          <w:lang w:val="en-ZA" w:eastAsia="en-ZA"/>
        </w:rPr>
      </w:pPr>
    </w:p>
    <w:p w14:paraId="2EDE8D04" w14:textId="77777777" w:rsidR="005C291B" w:rsidRDefault="005C291B" w:rsidP="005C291B">
      <w:pPr>
        <w:spacing w:line="240" w:lineRule="auto"/>
        <w:textAlignment w:val="baseline"/>
        <w:rPr>
          <w:rFonts w:ascii="Arial" w:hAnsi="Arial" w:cs="Arial"/>
          <w:b/>
          <w:bCs/>
          <w:u w:val="single"/>
          <w:lang w:val="en-ZA" w:eastAsia="en-ZA"/>
        </w:rPr>
      </w:pPr>
    </w:p>
    <w:p w14:paraId="4ACE5E4B" w14:textId="532E361B" w:rsidR="005C291B" w:rsidRDefault="005C291B" w:rsidP="005C291B">
      <w:pPr>
        <w:pStyle w:val="Heading2"/>
        <w:rPr>
          <w:lang w:val="en-ZA" w:eastAsia="en-ZA"/>
        </w:rPr>
      </w:pPr>
      <w:bookmarkStart w:id="389" w:name="_Toc171347265"/>
      <w:r w:rsidRPr="005C291B">
        <w:rPr>
          <w:lang w:val="en-ZA" w:eastAsia="en-ZA"/>
        </w:rPr>
        <w:t>How to include the field to be anonymized</w:t>
      </w:r>
      <w:bookmarkEnd w:id="389"/>
      <w:r w:rsidRPr="005C291B">
        <w:rPr>
          <w:lang w:val="en-ZA" w:eastAsia="en-ZA"/>
        </w:rPr>
        <w:t> </w:t>
      </w:r>
    </w:p>
    <w:p w14:paraId="38F72C8B" w14:textId="77777777" w:rsidR="005C291B" w:rsidRPr="005C291B" w:rsidRDefault="005C291B" w:rsidP="005C291B">
      <w:pPr>
        <w:spacing w:line="240" w:lineRule="auto"/>
        <w:textAlignment w:val="baseline"/>
        <w:rPr>
          <w:rFonts w:ascii="Times New Roman" w:hAnsi="Times New Roman"/>
          <w:sz w:val="24"/>
          <w:szCs w:val="24"/>
          <w:lang w:val="en-ZA" w:eastAsia="en-ZA"/>
        </w:rPr>
      </w:pPr>
    </w:p>
    <w:p w14:paraId="6A043CC8" w14:textId="5B623593" w:rsidR="005C291B" w:rsidRPr="005C291B" w:rsidRDefault="005C291B" w:rsidP="005C291B">
      <w:pPr>
        <w:spacing w:line="240" w:lineRule="auto"/>
        <w:textAlignment w:val="baseline"/>
      </w:pPr>
      <w:r w:rsidRPr="005C291B">
        <w:t>Each object, Lead, Contact</w:t>
      </w:r>
      <w:ins w:id="390" w:author="Dan Edwards" w:date="2024-07-08T15:24:00Z" w16du:dateUtc="2024-07-08T13:24:00Z">
        <w:r w:rsidR="00F15640">
          <w:t>,</w:t>
        </w:r>
      </w:ins>
      <w:r w:rsidRPr="005C291B">
        <w:t xml:space="preserve"> and Person Account has a field set defined named "GDPR_PII_Fields" </w:t>
      </w:r>
    </w:p>
    <w:p w14:paraId="7F3EBC58" w14:textId="3A9536E8" w:rsidR="005C291B" w:rsidRPr="004A0BB6" w:rsidRDefault="005C291B" w:rsidP="005C291B">
      <w:r w:rsidRPr="004A0BB6">
        <w:t xml:space="preserve">The fields added to field Set via drag and drop are anonymized </w:t>
      </w:r>
    </w:p>
    <w:p w14:paraId="50E496D6" w14:textId="77777777" w:rsidR="005C291B" w:rsidRDefault="005C291B" w:rsidP="005C291B">
      <w:pPr>
        <w:rPr>
          <w:rFonts w:ascii="Arial" w:hAnsi="Arial" w:cs="Arial"/>
          <w:color w:val="000000"/>
          <w:shd w:val="clear" w:color="auto" w:fill="FFFFFF"/>
          <w:lang w:val="en-IN" w:eastAsia="en-ZA"/>
        </w:rPr>
      </w:pPr>
    </w:p>
    <w:p w14:paraId="6F7AFB1E" w14:textId="77777777" w:rsidR="00F47756" w:rsidRDefault="005C291B">
      <w:pPr>
        <w:pStyle w:val="Caption"/>
        <w:rPr>
          <w:ins w:id="391" w:author="Dillan Landsberg" w:date="2024-07-08T16:00:00Z" w16du:dateUtc="2024-07-08T14:00:00Z"/>
        </w:rPr>
        <w:pPrChange w:id="392" w:author="Dillan Landsberg" w:date="2024-07-08T16:23:00Z" w16du:dateUtc="2024-07-08T14:23:00Z">
          <w:pPr/>
        </w:pPrChange>
      </w:pPr>
      <w:r w:rsidRPr="0064788E">
        <w:rPr>
          <w:noProof/>
          <w:rPrChange w:id="393" w:author="Dillan Landsberg" w:date="2024-07-08T16:23:00Z" w16du:dateUtc="2024-07-08T14:23:00Z">
            <w:rPr>
              <w:rFonts w:ascii="Segoe UI" w:hAnsi="Segoe UI" w:cs="Segoe UI"/>
              <w:b/>
              <w:noProof/>
              <w:color w:val="000000"/>
              <w:sz w:val="18"/>
              <w:szCs w:val="18"/>
              <w:shd w:val="clear" w:color="auto" w:fill="FFFFFF"/>
              <w:lang w:eastAsia="en-ZA"/>
            </w:rPr>
          </w:rPrChange>
        </w:rPr>
        <w:drawing>
          <wp:inline distT="0" distB="0" distL="0" distR="0" wp14:anchorId="07DB9BB8" wp14:editId="0DF3CEBA">
            <wp:extent cx="5972810" cy="1991360"/>
            <wp:effectExtent l="0" t="0" r="8890" b="8890"/>
            <wp:docPr id="1475823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810" cy="1991360"/>
                    </a:xfrm>
                    <a:prstGeom prst="rect">
                      <a:avLst/>
                    </a:prstGeom>
                    <a:noFill/>
                    <a:ln>
                      <a:noFill/>
                    </a:ln>
                  </pic:spPr>
                </pic:pic>
              </a:graphicData>
            </a:graphic>
          </wp:inline>
        </w:drawing>
      </w:r>
    </w:p>
    <w:p w14:paraId="5264B410" w14:textId="2CA7D02B" w:rsidR="007B26D3" w:rsidDel="0064788E" w:rsidRDefault="005C291B" w:rsidP="0064788E">
      <w:pPr>
        <w:pStyle w:val="Heading2"/>
        <w:rPr>
          <w:del w:id="394" w:author="Dillan Landsberg" w:date="2024-07-08T15:56:00Z" w16du:dateUtc="2024-07-08T13:56:00Z"/>
          <w:rFonts w:ascii="Arial" w:hAnsi="Arial" w:cs="Arial"/>
          <w:shd w:val="clear" w:color="auto" w:fill="FFFFFF"/>
          <w:lang w:val="en-IN" w:eastAsia="en-ZA"/>
        </w:rPr>
      </w:pPr>
      <w:del w:id="395" w:author="Dillan Landsberg" w:date="2024-07-08T16:01:00Z" w16du:dateUtc="2024-07-08T14:01:00Z">
        <w:r w:rsidRPr="005C291B" w:rsidDel="0064788E">
          <w:rPr>
            <w:rFonts w:ascii="Arial" w:hAnsi="Arial" w:cs="Arial"/>
            <w:shd w:val="clear" w:color="auto" w:fill="FFFFFF"/>
            <w:lang w:val="en-IN" w:eastAsia="en-ZA"/>
          </w:rPr>
          <w:br/>
        </w:r>
      </w:del>
      <w:bookmarkStart w:id="396" w:name="_Toc171346920"/>
      <w:bookmarkStart w:id="397" w:name="_Toc171346949"/>
      <w:bookmarkEnd w:id="396"/>
      <w:bookmarkEnd w:id="397"/>
    </w:p>
    <w:p w14:paraId="20BA9247" w14:textId="77777777" w:rsidR="0064788E" w:rsidRPr="0064788E" w:rsidRDefault="0064788E">
      <w:pPr>
        <w:pStyle w:val="NormalIndent"/>
        <w:rPr>
          <w:ins w:id="398" w:author="Dillan Landsberg" w:date="2024-07-08T16:02:00Z" w16du:dateUtc="2024-07-08T14:02:00Z"/>
          <w:lang w:val="en-IN" w:eastAsia="en-ZA"/>
          <w:rPrChange w:id="399" w:author="Dillan Landsberg" w:date="2024-07-08T16:02:00Z" w16du:dateUtc="2024-07-08T14:02:00Z">
            <w:rPr>
              <w:ins w:id="400" w:author="Dillan Landsberg" w:date="2024-07-08T16:02:00Z" w16du:dateUtc="2024-07-08T14:02:00Z"/>
              <w:lang w:val="en-ZA"/>
            </w:rPr>
          </w:rPrChange>
        </w:rPr>
        <w:pPrChange w:id="401" w:author="Dillan Landsberg" w:date="2024-07-08T16:02:00Z" w16du:dateUtc="2024-07-08T14:02:00Z">
          <w:pPr/>
        </w:pPrChange>
      </w:pPr>
    </w:p>
    <w:p w14:paraId="58D7ECE4" w14:textId="0A420614" w:rsidR="004A0BB6" w:rsidRPr="0064788E" w:rsidRDefault="004A0BB6" w:rsidP="004A0BB6">
      <w:pPr>
        <w:pStyle w:val="Heading2"/>
        <w:rPr>
          <w:rPrChange w:id="402" w:author="Dillan Landsberg" w:date="2024-07-08T16:23:00Z" w16du:dateUtc="2024-07-08T14:23:00Z">
            <w:rPr>
              <w:lang w:val="en-ZA" w:eastAsia="en-ZA"/>
            </w:rPr>
          </w:rPrChange>
        </w:rPr>
      </w:pPr>
      <w:bookmarkStart w:id="403" w:name="_Toc171347266"/>
      <w:r w:rsidRPr="0064788E">
        <w:rPr>
          <w:rPrChange w:id="404" w:author="Dillan Landsberg" w:date="2024-07-08T16:23:00Z" w16du:dateUtc="2024-07-08T14:23:00Z">
            <w:rPr>
              <w:lang w:val="en-ZA" w:eastAsia="en-ZA"/>
            </w:rPr>
          </w:rPrChange>
        </w:rPr>
        <w:t>Backup and Restore Data</w:t>
      </w:r>
      <w:bookmarkEnd w:id="403"/>
      <w:r w:rsidRPr="0064788E">
        <w:rPr>
          <w:rPrChange w:id="405" w:author="Dillan Landsberg" w:date="2024-07-08T16:23:00Z" w16du:dateUtc="2024-07-08T14:23:00Z">
            <w:rPr>
              <w:lang w:val="en-ZA" w:eastAsia="en-ZA"/>
            </w:rPr>
          </w:rPrChange>
        </w:rPr>
        <w:t> </w:t>
      </w:r>
    </w:p>
    <w:p w14:paraId="40FF3817" w14:textId="77777777" w:rsidR="004A0BB6" w:rsidRDefault="004A0BB6" w:rsidP="004A0BB6">
      <w:pPr>
        <w:pStyle w:val="paragraph"/>
        <w:spacing w:before="0" w:beforeAutospacing="0" w:after="0" w:afterAutospacing="0"/>
        <w:textAlignment w:val="baseline"/>
        <w:rPr>
          <w:rFonts w:ascii="Segoe UI" w:hAnsi="Segoe UI" w:cs="Segoe UI"/>
          <w:sz w:val="18"/>
          <w:szCs w:val="18"/>
        </w:rPr>
      </w:pPr>
    </w:p>
    <w:p w14:paraId="6EA7D139" w14:textId="593C34B6" w:rsidR="004A0BB6" w:rsidRDefault="004A0BB6" w:rsidP="004A0BB6">
      <w:pPr>
        <w:pStyle w:val="paragraph"/>
        <w:spacing w:before="0" w:beforeAutospacing="0" w:after="0" w:afterAutospacing="0"/>
        <w:textAlignment w:val="baseline"/>
        <w:rPr>
          <w:rFonts w:ascii="Segoe UI" w:hAnsi="Segoe UI" w:cs="Segoe UI"/>
          <w:sz w:val="18"/>
          <w:szCs w:val="18"/>
        </w:rPr>
      </w:pPr>
      <w:r w:rsidRPr="004A0BB6">
        <w:rPr>
          <w:rFonts w:ascii="Verdana" w:hAnsi="Verdana"/>
          <w:sz w:val="20"/>
          <w:szCs w:val="20"/>
          <w:lang w:val="en-US" w:eastAsia="en-US"/>
        </w:rPr>
        <w:t>Restore data from backup contained in following SharePoint folder using data loader</w:t>
      </w:r>
      <w:r>
        <w:rPr>
          <w:rStyle w:val="eop"/>
          <w:rFonts w:ascii="Arial" w:hAnsi="Arial" w:cs="Arial"/>
        </w:rPr>
        <w:t> </w:t>
      </w:r>
    </w:p>
    <w:p w14:paraId="37127536" w14:textId="057687DA" w:rsidR="004A0BB6" w:rsidRPr="00862628" w:rsidRDefault="00862628" w:rsidP="012FE7CB">
      <w:pPr>
        <w:pStyle w:val="paragraph"/>
        <w:spacing w:before="0" w:beforeAutospacing="0" w:after="0" w:afterAutospacing="0"/>
        <w:textAlignment w:val="baseline"/>
        <w:rPr>
          <w:del w:id="406" w:author="Dillan Landsberg" w:date="2024-07-08T16:06:00Z" w16du:dateUtc="2024-07-08T14:06:00Z"/>
          <w:rFonts w:ascii="Verdana" w:hAnsi="Verdana" w:cs="Segoe UI"/>
          <w:color w:val="4BACC6" w:themeColor="accent5"/>
          <w:sz w:val="18"/>
          <w:szCs w:val="18"/>
          <w:rPrChange w:id="407" w:author="Dillan Landsberg" w:date="2024-07-08T16:23:00Z" w16du:dateUtc="2024-07-08T14:23:00Z">
            <w:rPr>
              <w:del w:id="408" w:author="Dillan Landsberg" w:date="2024-07-08T16:06:00Z" w16du:dateUtc="2024-07-08T14:06:00Z"/>
              <w:rFonts w:ascii="Segoe UI" w:hAnsi="Segoe UI" w:cs="Segoe UI"/>
              <w:sz w:val="18"/>
              <w:szCs w:val="18"/>
            </w:rPr>
          </w:rPrChange>
        </w:rPr>
      </w:pPr>
      <w:ins w:id="409" w:author="Dillan Landsberg" w:date="2024-07-08T16:10:00Z" w16du:dateUtc="2024-07-08T14:10:00Z">
        <w:r>
          <w:rPr>
            <w:color w:val="4BACC6" w:themeColor="accent5"/>
          </w:rPr>
          <w:fldChar w:fldCharType="begin"/>
        </w:r>
        <w:r>
          <w:rPr>
            <w:rFonts w:ascii="Verdana" w:hAnsi="Verdana"/>
            <w:color w:val="4BACC6" w:themeColor="accent5"/>
            <w:sz w:val="20"/>
            <w:szCs w:val="20"/>
            <w:lang w:val="en-US" w:eastAsia="en-US"/>
          </w:rPr>
          <w:instrText>HYPERLINK "</w:instrText>
        </w:r>
      </w:ins>
      <w:r w:rsidRPr="00862628">
        <w:rPr>
          <w:rFonts w:ascii="Verdana" w:hAnsi="Verdana"/>
          <w:color w:val="4BACC6" w:themeColor="accent5"/>
          <w:sz w:val="20"/>
          <w:szCs w:val="20"/>
          <w:lang w:val="en-US" w:eastAsia="en-US"/>
          <w:rPrChange w:id="410" w:author="Dillan Landsberg" w:date="2024-07-08T16:10:00Z" w16du:dateUtc="2024-07-08T14:10:00Z">
            <w:rPr>
              <w:rStyle w:val="normaltextrun"/>
              <w:rFonts w:ascii="Arial" w:hAnsi="Arial" w:cs="Arial"/>
              <w:color w:val="0563C1"/>
              <w:u w:val="single"/>
              <w:lang w:val="en-IN"/>
            </w:rPr>
          </w:rPrChange>
        </w:rPr>
        <w:instrText>https://graingerplc.sharepoint.com/sites/GDPRAnonymization/Shared%20Documents/Forms/AllItems.aspx</w:instrText>
      </w:r>
      <w:ins w:id="411" w:author="Dillan Landsberg" w:date="2024-07-08T16:10:00Z" w16du:dateUtc="2024-07-08T14:10:00Z">
        <w:r>
          <w:rPr>
            <w:rFonts w:ascii="Verdana" w:hAnsi="Verdana"/>
            <w:color w:val="4BACC6" w:themeColor="accent5"/>
            <w:sz w:val="20"/>
            <w:szCs w:val="20"/>
            <w:lang w:val="en-US" w:eastAsia="en-US"/>
          </w:rPr>
          <w:instrText>"</w:instrText>
        </w:r>
        <w:r>
          <w:rPr>
            <w:color w:val="4BACC6" w:themeColor="accent5"/>
          </w:rPr>
        </w:r>
        <w:r>
          <w:rPr>
            <w:color w:val="4BACC6" w:themeColor="accent5"/>
          </w:rPr>
          <w:fldChar w:fldCharType="separate"/>
        </w:r>
      </w:ins>
      <w:r w:rsidRPr="002F70BF">
        <w:rPr>
          <w:rStyle w:val="Hyperlink"/>
          <w:rFonts w:ascii="Verdana" w:hAnsi="Verdana"/>
          <w:sz w:val="20"/>
          <w:szCs w:val="20"/>
          <w:lang w:val="en-US" w:eastAsia="en-US"/>
          <w:rPrChange w:id="412" w:author="Dillan Landsberg" w:date="2024-07-08T16:10:00Z" w16du:dateUtc="2024-07-08T14:10:00Z">
            <w:rPr>
              <w:rStyle w:val="normaltextrun"/>
              <w:rFonts w:ascii="Arial" w:hAnsi="Arial" w:cs="Arial"/>
              <w:color w:val="0563C1"/>
              <w:u w:val="single"/>
              <w:lang w:val="en-IN"/>
            </w:rPr>
          </w:rPrChange>
        </w:rPr>
        <w:t>https://graingerplc.sharepoint.com/sites/GDPRAnonymization</w:t>
      </w:r>
      <w:del w:id="413" w:author="Dillan Landsberg" w:date="2024-07-08T16:10:00Z" w16du:dateUtc="2024-07-08T14:10:00Z">
        <w:r w:rsidRPr="002F70BF" w:rsidDel="00862628">
          <w:rPr>
            <w:rStyle w:val="Hyperlink"/>
            <w:rFonts w:ascii="Verdana" w:hAnsi="Verdana"/>
            <w:sz w:val="20"/>
            <w:szCs w:val="20"/>
            <w:lang w:val="en-US" w:eastAsia="en-US"/>
            <w:rPrChange w:id="414" w:author="Dillan Landsberg" w:date="2024-07-08T16:10:00Z" w16du:dateUtc="2024-07-08T14:10:00Z">
              <w:rPr>
                <w:rStyle w:val="normaltextrun"/>
                <w:rFonts w:ascii="Arial" w:hAnsi="Arial" w:cs="Arial"/>
                <w:color w:val="0563C1"/>
                <w:u w:val="single"/>
                <w:lang w:val="en-IN"/>
              </w:rPr>
            </w:rPrChange>
          </w:rPr>
          <w:delText xml:space="preserve"> </w:delText>
        </w:r>
      </w:del>
      <w:r w:rsidRPr="002F70BF">
        <w:rPr>
          <w:rStyle w:val="Hyperlink"/>
          <w:rFonts w:ascii="Verdana" w:hAnsi="Verdana"/>
          <w:sz w:val="20"/>
          <w:szCs w:val="20"/>
          <w:lang w:val="en-US" w:eastAsia="en-US"/>
          <w:rPrChange w:id="415" w:author="Dillan Landsberg" w:date="2024-07-08T16:10:00Z" w16du:dateUtc="2024-07-08T14:10:00Z">
            <w:rPr>
              <w:rStyle w:val="normaltextrun"/>
              <w:rFonts w:ascii="Arial" w:hAnsi="Arial" w:cs="Arial"/>
              <w:color w:val="0563C1"/>
              <w:u w:val="single"/>
              <w:lang w:val="en-IN"/>
            </w:rPr>
          </w:rPrChange>
        </w:rPr>
        <w:t>/Shared%20Documents/Forms/AllItems.aspx</w:t>
      </w:r>
      <w:ins w:id="416" w:author="Dillan Landsberg" w:date="2024-07-08T16:10:00Z" w16du:dateUtc="2024-07-08T14:10:00Z">
        <w:r>
          <w:rPr>
            <w:color w:val="4BACC6" w:themeColor="accent5"/>
          </w:rPr>
          <w:fldChar w:fldCharType="end"/>
        </w:r>
      </w:ins>
      <w:r w:rsidR="004A0BB6" w:rsidRPr="00862628">
        <w:rPr>
          <w:color w:val="4BACC6" w:themeColor="accent5"/>
          <w:sz w:val="20"/>
          <w:szCs w:val="20"/>
          <w:lang w:val="en-US" w:eastAsia="en-US"/>
          <w:rPrChange w:id="417" w:author="Dillan Landsberg" w:date="2024-07-08T16:10:00Z" w16du:dateUtc="2024-07-08T14:10:00Z">
            <w:rPr>
              <w:rStyle w:val="eop"/>
              <w:rFonts w:ascii="Arial" w:hAnsi="Arial" w:cs="Arial"/>
            </w:rPr>
          </w:rPrChange>
        </w:rPr>
        <w:t> </w:t>
      </w:r>
      <w:commentRangeStart w:id="418"/>
      <w:commentRangeEnd w:id="418"/>
      <w:r w:rsidR="00BE4761" w:rsidRPr="00862628">
        <w:rPr>
          <w:color w:val="4BACC6" w:themeColor="accent5"/>
          <w:sz w:val="20"/>
          <w:szCs w:val="20"/>
          <w:lang w:val="en-US" w:eastAsia="en-US"/>
          <w:rPrChange w:id="419" w:author="Dillan Landsberg" w:date="2024-07-08T16:23:00Z" w16du:dateUtc="2024-07-08T14:23:00Z">
            <w:rPr>
              <w:rStyle w:val="CommentReference"/>
            </w:rPr>
          </w:rPrChange>
        </w:rPr>
        <w:commentReference w:id="418"/>
      </w:r>
    </w:p>
    <w:p w14:paraId="3D6EEF83" w14:textId="77777777" w:rsidR="004A0BB6" w:rsidRPr="00862628" w:rsidRDefault="004A0BB6">
      <w:pPr>
        <w:pStyle w:val="paragraph"/>
        <w:spacing w:before="0" w:beforeAutospacing="0" w:after="0" w:afterAutospacing="0"/>
        <w:textAlignment w:val="baseline"/>
        <w:rPr>
          <w:color w:val="4BACC6" w:themeColor="accent5"/>
          <w:rPrChange w:id="420" w:author="Dillan Landsberg" w:date="2024-07-08T16:23:00Z" w16du:dateUtc="2024-07-08T14:23:00Z">
            <w:rPr>
              <w:lang w:val="en-ZA"/>
            </w:rPr>
          </w:rPrChange>
        </w:rPr>
        <w:pPrChange w:id="421" w:author="Dillan Landsberg" w:date="2024-07-08T16:23:00Z" w16du:dateUtc="2024-07-08T14:23:00Z">
          <w:pPr/>
        </w:pPrChange>
      </w:pPr>
    </w:p>
    <w:sectPr w:rsidR="004A0BB6" w:rsidRPr="00862628" w:rsidSect="001F51FF">
      <w:headerReference w:type="default" r:id="rId24"/>
      <w:footerReference w:type="default" r:id="rId25"/>
      <w:headerReference w:type="first" r:id="rId26"/>
      <w:footerReference w:type="first" r:id="rId27"/>
      <w:pgSz w:w="12242" w:h="15842"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Dan Edwards" w:date="2024-07-08T15:17:00Z" w:initials="DE">
    <w:p w14:paraId="42974813" w14:textId="77777777" w:rsidR="006D4057" w:rsidRDefault="006D4057" w:rsidP="006D4057">
      <w:pPr>
        <w:pStyle w:val="CommentText"/>
      </w:pPr>
      <w:r>
        <w:rPr>
          <w:rStyle w:val="CommentReference"/>
        </w:rPr>
        <w:annotationRef/>
      </w:r>
      <w:r>
        <w:t>Move to page below</w:t>
      </w:r>
    </w:p>
  </w:comment>
  <w:comment w:id="7" w:author="Dan Edwards" w:date="2024-07-08T15:18:00Z" w:initials="DE">
    <w:p w14:paraId="181F71A8" w14:textId="77777777" w:rsidR="00824D34" w:rsidRDefault="00824D34" w:rsidP="00824D34">
      <w:pPr>
        <w:pStyle w:val="CommentText"/>
      </w:pPr>
      <w:r>
        <w:rPr>
          <w:rStyle w:val="CommentReference"/>
        </w:rPr>
        <w:annotationRef/>
      </w:r>
      <w:r>
        <w:t>Update table to remove formatting issues</w:t>
      </w:r>
    </w:p>
  </w:comment>
  <w:comment w:id="87" w:author="Dan Edwards" w:date="2024-07-08T16:24:00Z" w:initials="DE">
    <w:p w14:paraId="3C6F3706" w14:textId="77777777" w:rsidR="007927D3" w:rsidRDefault="00355611" w:rsidP="007927D3">
      <w:pPr>
        <w:pStyle w:val="CommentText"/>
      </w:pPr>
      <w:r>
        <w:rPr>
          <w:rStyle w:val="CommentReference"/>
        </w:rPr>
        <w:annotationRef/>
      </w:r>
      <w:hyperlink r:id="rId1" w:history="1">
        <w:r w:rsidR="007927D3" w:rsidRPr="007927D3">
          <w:rPr>
            <w:rStyle w:val="Mention"/>
            <w:noProof/>
          </w:rPr>
          <w:t>@Dillan Landsberg</w:t>
        </w:r>
      </w:hyperlink>
      <w:r w:rsidR="007927D3">
        <w:t xml:space="preserve"> can we please put this on the next page</w:t>
      </w:r>
    </w:p>
  </w:comment>
  <w:comment w:id="90" w:author="Dan Edwards" w:date="2024-07-08T14:38:00Z" w:initials="DE">
    <w:p w14:paraId="372FD9B9" w14:textId="76383D5F" w:rsidR="00493A0E" w:rsidRDefault="00493A0E">
      <w:pPr>
        <w:pStyle w:val="CommentText"/>
      </w:pPr>
      <w:r>
        <w:rPr>
          <w:rStyle w:val="CommentReference"/>
        </w:rPr>
        <w:annotationRef/>
      </w:r>
      <w:r>
        <w:fldChar w:fldCharType="begin"/>
      </w:r>
      <w:r>
        <w:instrText xml:space="preserve"> HYPERLINK "mailto:dlandsberg@openboxsoftware.com"</w:instrText>
      </w:r>
      <w:bookmarkStart w:id="91" w:name="_@_4344424AC1D04E9CBE7A1B8B0A10A4D9Z"/>
      <w:r>
        <w:fldChar w:fldCharType="separate"/>
      </w:r>
      <w:bookmarkEnd w:id="91"/>
      <w:r w:rsidRPr="735BB1B8">
        <w:rPr>
          <w:noProof/>
        </w:rPr>
        <w:t>@Dillan Landsberg</w:t>
      </w:r>
      <w:r>
        <w:fldChar w:fldCharType="end"/>
      </w:r>
      <w:r w:rsidRPr="6AF1208E">
        <w:t xml:space="preserve"> add correct footer</w:t>
      </w:r>
    </w:p>
  </w:comment>
  <w:comment w:id="95" w:author="Dan Edwards" w:date="2024-07-08T15:19:00Z" w:initials="DE">
    <w:p w14:paraId="779BE8AF" w14:textId="77777777" w:rsidR="00824D34" w:rsidRDefault="00824D34" w:rsidP="00824D34">
      <w:pPr>
        <w:pStyle w:val="CommentText"/>
      </w:pPr>
      <w:r>
        <w:rPr>
          <w:rStyle w:val="CommentReference"/>
        </w:rPr>
        <w:annotationRef/>
      </w:r>
      <w:r>
        <w:t>US or UK?</w:t>
      </w:r>
    </w:p>
  </w:comment>
  <w:comment w:id="96" w:author="Dillan Landsberg" w:date="2024-07-08T15:37:00Z" w:initials="DL">
    <w:p w14:paraId="0D492E54" w14:textId="77777777" w:rsidR="009C1F4E" w:rsidRDefault="009C1F4E" w:rsidP="009C1F4E">
      <w:pPr>
        <w:pStyle w:val="CommentText"/>
      </w:pPr>
      <w:r>
        <w:rPr>
          <w:rStyle w:val="CommentReference"/>
        </w:rPr>
        <w:annotationRef/>
      </w:r>
      <w:r>
        <w:t>UK to match field names in SF</w:t>
      </w:r>
    </w:p>
  </w:comment>
  <w:comment w:id="163" w:author="Dan Edwards" w:date="2024-07-08T15:19:00Z" w:initials="DE">
    <w:p w14:paraId="52CCFB8B" w14:textId="7EBD97DB" w:rsidR="00F938F6" w:rsidRDefault="00F938F6" w:rsidP="00F938F6">
      <w:pPr>
        <w:pStyle w:val="CommentText"/>
      </w:pPr>
      <w:r>
        <w:rPr>
          <w:rStyle w:val="CommentReference"/>
        </w:rPr>
        <w:annotationRef/>
      </w:r>
      <w:r>
        <w:t>This page now needs a major clean up</w:t>
      </w:r>
    </w:p>
  </w:comment>
  <w:comment w:id="169" w:author="Dan Edwards" w:initials="DE">
    <w:p w14:paraId="4E2A7436" w14:textId="114743C7" w:rsidR="00493A0E" w:rsidRDefault="00493A0E">
      <w:pPr>
        <w:pStyle w:val="CommentText"/>
      </w:pPr>
      <w:r>
        <w:rPr>
          <w:rStyle w:val="CommentReference"/>
        </w:rPr>
        <w:annotationRef/>
      </w:r>
      <w:r>
        <w:fldChar w:fldCharType="begin"/>
      </w:r>
      <w:r>
        <w:instrText xml:space="preserve"> HYPERLINK "mailto:dlandsberg@openboxsoftware.com"</w:instrText>
      </w:r>
      <w:bookmarkStart w:id="183" w:name="_@_DE115AB9F8EE4986987BC2DF6CE50E7FZ"/>
      <w:r>
        <w:fldChar w:fldCharType="separate"/>
      </w:r>
      <w:bookmarkEnd w:id="183"/>
      <w:r w:rsidRPr="35754424">
        <w:rPr>
          <w:noProof/>
        </w:rPr>
        <w:t>@Dillan Landsberg</w:t>
      </w:r>
      <w:r>
        <w:fldChar w:fldCharType="end"/>
      </w:r>
      <w:r w:rsidRPr="006D640E">
        <w:t xml:space="preserve"> should the text not be in alignment on each line</w:t>
      </w:r>
    </w:p>
  </w:comment>
  <w:comment w:id="273" w:author="Dan Edwards" w:date="2024-07-08T14:32:00Z" w:initials="DE">
    <w:p w14:paraId="2FD69A32" w14:textId="447941FA" w:rsidR="00493A0E" w:rsidRDefault="00493A0E">
      <w:pPr>
        <w:pStyle w:val="CommentText"/>
      </w:pPr>
      <w:r>
        <w:rPr>
          <w:rStyle w:val="CommentReference"/>
        </w:rPr>
        <w:annotationRef/>
      </w:r>
      <w:r>
        <w:fldChar w:fldCharType="begin"/>
      </w:r>
      <w:r>
        <w:instrText xml:space="preserve"> HYPERLINK "mailto:dlandsberg@openboxsoftware.com"</w:instrText>
      </w:r>
      <w:bookmarkStart w:id="277" w:name="_@_20E92E27DF79454D9279A3E08ABD9998Z"/>
      <w:r>
        <w:fldChar w:fldCharType="separate"/>
      </w:r>
      <w:bookmarkEnd w:id="277"/>
      <w:r w:rsidRPr="0965F543">
        <w:rPr>
          <w:noProof/>
        </w:rPr>
        <w:t>@Dillan Landsberg</w:t>
      </w:r>
      <w:r>
        <w:fldChar w:fldCharType="end"/>
      </w:r>
      <w:r w:rsidRPr="0233DD96">
        <w:t xml:space="preserve"> row above has Opt In this row opt in can we put a hyphen between opt and in and chose whether we are doing upper or lowercase and standardise across docs please</w:t>
      </w:r>
    </w:p>
  </w:comment>
  <w:comment w:id="298" w:author="Dan Edwards" w:date="2024-07-08T14:33:00Z" w:initials="DE">
    <w:p w14:paraId="2330F644" w14:textId="7CE8F34E" w:rsidR="00493A0E" w:rsidRDefault="00493A0E">
      <w:pPr>
        <w:pStyle w:val="CommentText"/>
      </w:pPr>
      <w:r>
        <w:rPr>
          <w:rStyle w:val="CommentReference"/>
        </w:rPr>
        <w:annotationRef/>
      </w:r>
      <w:r w:rsidRPr="53EAD204">
        <w:t>uk or us?</w:t>
      </w:r>
    </w:p>
  </w:comment>
  <w:comment w:id="310" w:author="Dan Edwards" w:date="2024-07-08T14:33:00Z" w:initials="DE">
    <w:p w14:paraId="15D0C7A9" w14:textId="529BE442" w:rsidR="00493A0E" w:rsidRDefault="00493A0E">
      <w:pPr>
        <w:pStyle w:val="CommentText"/>
      </w:pPr>
      <w:r>
        <w:rPr>
          <w:rStyle w:val="CommentReference"/>
        </w:rPr>
        <w:annotationRef/>
      </w:r>
      <w:r w:rsidRPr="26D9B9D4">
        <w:t>formatting</w:t>
      </w:r>
    </w:p>
  </w:comment>
  <w:comment w:id="321" w:author="Dan Edwards" w:date="2024-07-08T14:33:00Z" w:initials="DE">
    <w:p w14:paraId="6C1978DF" w14:textId="165A0218" w:rsidR="00493A0E" w:rsidRDefault="00493A0E">
      <w:pPr>
        <w:pStyle w:val="CommentText"/>
      </w:pPr>
      <w:r>
        <w:rPr>
          <w:rStyle w:val="CommentReference"/>
        </w:rPr>
        <w:annotationRef/>
      </w:r>
      <w:r w:rsidRPr="31328D83">
        <w:t>formatting</w:t>
      </w:r>
    </w:p>
  </w:comment>
  <w:comment w:id="336" w:author="Dan Edwards" w:date="2024-07-08T14:33:00Z" w:initials="DE">
    <w:p w14:paraId="28A528B6" w14:textId="7DE3E511" w:rsidR="00493A0E" w:rsidRDefault="00493A0E">
      <w:pPr>
        <w:pStyle w:val="CommentText"/>
      </w:pPr>
      <w:r>
        <w:rPr>
          <w:rStyle w:val="CommentReference"/>
        </w:rPr>
        <w:annotationRef/>
      </w:r>
      <w:r w:rsidRPr="5B8E48E5">
        <w:t>formatting</w:t>
      </w:r>
    </w:p>
  </w:comment>
  <w:comment w:id="347" w:author="Dan Edwards" w:date="2024-07-08T14:34:00Z" w:initials="DE">
    <w:p w14:paraId="6EC16885" w14:textId="329A2806" w:rsidR="00493A0E" w:rsidRDefault="00493A0E">
      <w:pPr>
        <w:pStyle w:val="CommentText"/>
      </w:pPr>
      <w:r>
        <w:rPr>
          <w:rStyle w:val="CommentReference"/>
        </w:rPr>
        <w:annotationRef/>
      </w:r>
      <w:r>
        <w:fldChar w:fldCharType="begin"/>
      </w:r>
      <w:r>
        <w:instrText xml:space="preserve"> HYPERLINK "mailto:dlandsberg@openboxsoftware.com"</w:instrText>
      </w:r>
      <w:bookmarkStart w:id="348" w:name="_@_D0D8D43101B442B0897DE3788A62619FZ"/>
      <w:r>
        <w:fldChar w:fldCharType="separate"/>
      </w:r>
      <w:bookmarkEnd w:id="348"/>
      <w:r w:rsidRPr="47D8605E">
        <w:rPr>
          <w:noProof/>
        </w:rPr>
        <w:t>@Dillan Landsberg</w:t>
      </w:r>
      <w:r>
        <w:fldChar w:fldCharType="end"/>
      </w:r>
      <w:r w:rsidRPr="41B58E72">
        <w:t xml:space="preserve"> probably good to have some screen shots here</w:t>
      </w:r>
    </w:p>
  </w:comment>
  <w:comment w:id="362" w:author="Dan Edwards" w:date="2024-07-08T14:35:00Z" w:initials="DE">
    <w:p w14:paraId="411AF3DB" w14:textId="79FC2B40" w:rsidR="00493A0E" w:rsidRDefault="00493A0E">
      <w:pPr>
        <w:pStyle w:val="CommentText"/>
      </w:pPr>
      <w:r>
        <w:rPr>
          <w:rStyle w:val="CommentReference"/>
        </w:rPr>
        <w:annotationRef/>
      </w:r>
      <w:r w:rsidRPr="7C5B9A17">
        <w:t>font size and colour</w:t>
      </w:r>
    </w:p>
  </w:comment>
  <w:comment w:id="418" w:author="Dan Edwards" w:date="2024-07-08T14:36:00Z" w:initials="DE">
    <w:p w14:paraId="14E1003C" w14:textId="4D33FC76" w:rsidR="00493A0E" w:rsidRDefault="00493A0E">
      <w:pPr>
        <w:pStyle w:val="CommentText"/>
      </w:pPr>
      <w:r>
        <w:rPr>
          <w:rStyle w:val="CommentReference"/>
        </w:rPr>
        <w:annotationRef/>
      </w:r>
      <w:r w:rsidRPr="4D3F2A64">
        <w:t>font and size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974813" w15:done="0"/>
  <w15:commentEx w15:paraId="181F71A8" w15:paraIdParent="42974813" w15:done="0"/>
  <w15:commentEx w15:paraId="3C6F3706" w15:done="1"/>
  <w15:commentEx w15:paraId="372FD9B9" w15:done="1"/>
  <w15:commentEx w15:paraId="779BE8AF" w15:done="1"/>
  <w15:commentEx w15:paraId="0D492E54" w15:paraIdParent="779BE8AF" w15:done="1"/>
  <w15:commentEx w15:paraId="52CCFB8B" w15:done="0"/>
  <w15:commentEx w15:paraId="4E2A7436" w15:done="1"/>
  <w15:commentEx w15:paraId="2FD69A32" w15:done="0"/>
  <w15:commentEx w15:paraId="2330F644" w15:done="1"/>
  <w15:commentEx w15:paraId="15D0C7A9" w15:done="1"/>
  <w15:commentEx w15:paraId="6C1978DF" w15:done="1"/>
  <w15:commentEx w15:paraId="28A528B6" w15:done="1"/>
  <w15:commentEx w15:paraId="6EC16885" w15:done="1"/>
  <w15:commentEx w15:paraId="411AF3DB" w15:done="1"/>
  <w15:commentEx w15:paraId="14E1003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B119DF" w16cex:dateUtc="2024-07-08T13:17:00Z"/>
  <w16cex:commentExtensible w16cex:durableId="1000BBDC" w16cex:dateUtc="2024-07-08T13:18:00Z"/>
  <w16cex:commentExtensible w16cex:durableId="231C8976" w16cex:dateUtc="2024-07-08T12:38:00Z"/>
  <w16cex:commentExtensible w16cex:durableId="3650A35B" w16cex:dateUtc="2024-07-08T13:19:00Z"/>
  <w16cex:commentExtensible w16cex:durableId="616C0232" w16cex:dateUtc="2024-07-08T13:37:00Z"/>
  <w16cex:commentExtensible w16cex:durableId="75DF2600" w16cex:dateUtc="2024-07-08T13:19:00Z"/>
  <w16cex:commentExtensible w16cex:durableId="6F523CCC" w16cex:dateUtc="2024-07-08T12:08:00Z"/>
  <w16cex:commentExtensible w16cex:durableId="7A2AFACC" w16cex:dateUtc="2024-07-08T12:32:00Z"/>
  <w16cex:commentExtensible w16cex:durableId="71393AAC" w16cex:dateUtc="2024-07-08T12:33:00Z"/>
  <w16cex:commentExtensible w16cex:durableId="5ABFD317" w16cex:dateUtc="2024-07-08T12:33:00Z"/>
  <w16cex:commentExtensible w16cex:durableId="1C7F62EC" w16cex:dateUtc="2024-07-08T12:33:00Z"/>
  <w16cex:commentExtensible w16cex:durableId="0144A33F" w16cex:dateUtc="2024-07-08T12:33:00Z"/>
  <w16cex:commentExtensible w16cex:durableId="73BDD2C6" w16cex:dateUtc="2024-07-08T12:34:00Z"/>
  <w16cex:commentExtensible w16cex:durableId="36D7EAC3" w16cex:dateUtc="2024-07-08T12:35:00Z"/>
  <w16cex:commentExtensible w16cex:durableId="6BD793DB" w16cex:dateUtc="2024-07-08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974813" w16cid:durableId="28B119DF"/>
  <w16cid:commentId w16cid:paraId="181F71A8" w16cid:durableId="1000BBDC"/>
  <w16cid:commentId w16cid:paraId="372FD9B9" w16cid:durableId="231C8976"/>
  <w16cid:commentId w16cid:paraId="779BE8AF" w16cid:durableId="3650A35B"/>
  <w16cid:commentId w16cid:paraId="0D492E54" w16cid:durableId="616C0232"/>
  <w16cid:commentId w16cid:paraId="52CCFB8B" w16cid:durableId="75DF2600"/>
  <w16cid:commentId w16cid:paraId="4E2A7436" w16cid:durableId="6F523CCC"/>
  <w16cid:commentId w16cid:paraId="2FD69A32" w16cid:durableId="7A2AFACC"/>
  <w16cid:commentId w16cid:paraId="2330F644" w16cid:durableId="71393AAC"/>
  <w16cid:commentId w16cid:paraId="15D0C7A9" w16cid:durableId="5ABFD317"/>
  <w16cid:commentId w16cid:paraId="6C1978DF" w16cid:durableId="1C7F62EC"/>
  <w16cid:commentId w16cid:paraId="28A528B6" w16cid:durableId="0144A33F"/>
  <w16cid:commentId w16cid:paraId="6EC16885" w16cid:durableId="73BDD2C6"/>
  <w16cid:commentId w16cid:paraId="411AF3DB" w16cid:durableId="36D7EAC3"/>
  <w16cid:commentId w16cid:paraId="14E1003C" w16cid:durableId="6BD793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3D4EF8" w14:textId="77777777" w:rsidR="00032F62" w:rsidRDefault="00032F62" w:rsidP="00EE37D3">
      <w:pPr>
        <w:spacing w:line="240" w:lineRule="auto"/>
      </w:pPr>
      <w:r>
        <w:separator/>
      </w:r>
    </w:p>
  </w:endnote>
  <w:endnote w:type="continuationSeparator" w:id="0">
    <w:p w14:paraId="5E6D1DB8" w14:textId="77777777" w:rsidR="00032F62" w:rsidRDefault="00032F62" w:rsidP="00EE37D3">
      <w:pPr>
        <w:spacing w:line="240" w:lineRule="auto"/>
      </w:pPr>
      <w:r>
        <w:continuationSeparator/>
      </w:r>
    </w:p>
  </w:endnote>
  <w:endnote w:type="continuationNotice" w:id="1">
    <w:p w14:paraId="4FC7972A" w14:textId="77777777" w:rsidR="00032F62" w:rsidRDefault="00032F6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20E9E" w14:textId="77777777" w:rsidR="00A4555F" w:rsidRPr="00A84932" w:rsidRDefault="00A4555F" w:rsidP="00A4555F">
    <w:pPr>
      <w:pStyle w:val="NormalIndent"/>
      <w:spacing w:before="300" w:after="0"/>
      <w:rPr>
        <w:ins w:id="422" w:author="Dillan Landsberg" w:date="2024-07-08T15:35:00Z" w16du:dateUtc="2024-07-08T13:35:00Z"/>
        <w:color w:val="808080"/>
        <w:sz w:val="18"/>
        <w:szCs w:val="18"/>
        <w:rPrChange w:id="423" w:author="Dillan Landsberg" w:date="2024-07-08T16:18:00Z" w16du:dateUtc="2024-07-08T14:18:00Z">
          <w:rPr>
            <w:ins w:id="424" w:author="Dillan Landsberg" w:date="2024-07-08T15:35:00Z" w16du:dateUtc="2024-07-08T13:35:00Z"/>
            <w:color w:val="808080"/>
            <w:sz w:val="24"/>
          </w:rPr>
        </w:rPrChange>
      </w:rPr>
    </w:pPr>
    <w:ins w:id="425" w:author="Dillan Landsberg" w:date="2024-07-08T15:35:00Z" w16du:dateUtc="2024-07-08T13:35:00Z">
      <w:r w:rsidRPr="00A84932">
        <w:rPr>
          <w:b/>
          <w:caps/>
          <w:color w:val="808080"/>
          <w:sz w:val="18"/>
          <w:szCs w:val="18"/>
          <w:rPrChange w:id="426" w:author="Dillan Landsberg" w:date="2024-07-08T16:18:00Z" w16du:dateUtc="2024-07-08T14:18:00Z">
            <w:rPr>
              <w:b/>
              <w:caps/>
              <w:color w:val="808080"/>
              <w:sz w:val="22"/>
            </w:rPr>
          </w:rPrChange>
        </w:rPr>
        <w:t xml:space="preserve">Grainger - </w:t>
      </w:r>
      <w:r w:rsidRPr="00A84932">
        <w:rPr>
          <w:sz w:val="18"/>
          <w:szCs w:val="18"/>
          <w:rPrChange w:id="427" w:author="Dillan Landsberg" w:date="2024-07-08T16:18:00Z" w16du:dateUtc="2024-07-08T14:18:00Z">
            <w:rPr/>
          </w:rPrChange>
        </w:rPr>
        <w:t>GDPR Anonymisation</w:t>
      </w:r>
    </w:ins>
  </w:p>
  <w:p w14:paraId="6877E15F" w14:textId="2543C709" w:rsidR="001F51FF" w:rsidRDefault="003304E7" w:rsidP="003304E7">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1180AEBA" wp14:editId="10BBC408">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del w:id="428" w:author="Dillan Landsberg" w:date="2024-07-08T15:35:00Z" w16du:dateUtc="2024-07-08T13:35:00Z">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delInstrText xml:space="preserve"> DOCPROPERTY  Category  \* MERGEFORMAT </w:delInstrText>
      </w:r>
      <w:r w:rsidRPr="00A71B19">
        <w:rPr>
          <w:rFonts w:eastAsia="Proxima Nova Light" w:cs="Proxima Nova Light"/>
          <w:i/>
          <w:color w:val="999999"/>
          <w:spacing w:val="3"/>
          <w:position w:val="1"/>
        </w:rPr>
        <w:fldChar w:fldCharType="separate"/>
      </w:r>
      <w:r>
        <w:rPr>
          <w:rFonts w:eastAsia="Proxima Nova Light" w:cs="Proxima Nova Light"/>
          <w:i/>
          <w:color w:val="999999"/>
          <w:spacing w:val="3"/>
          <w:position w:val="1"/>
        </w:rPr>
        <w:delText>Client Name</w:delTex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delText xml:space="preserve"> </w:delText>
      </w:r>
      <w:r w:rsidRPr="00A71B19">
        <w:rPr>
          <w:rFonts w:eastAsia="Proxima Nova Light" w:cs="Proxima Nova Light"/>
          <w:i/>
          <w:color w:val="BDD626"/>
          <w:spacing w:val="3"/>
          <w:position w:val="1"/>
        </w:rPr>
        <w:delText xml:space="preserve">/ </w:delTex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delInstrText xml:space="preserve"> DOCPROPERTY  Title  \* MERGEFORMAT </w:delInstrText>
      </w:r>
      <w:r w:rsidRPr="00A71B19">
        <w:rPr>
          <w:rFonts w:eastAsia="Proxima Nova Light" w:cs="Proxima Nova Light"/>
          <w:i/>
          <w:color w:val="999999"/>
          <w:spacing w:val="3"/>
          <w:position w:val="1"/>
        </w:rPr>
        <w:fldChar w:fldCharType="separate"/>
      </w:r>
      <w:r>
        <w:rPr>
          <w:rFonts w:eastAsia="Proxima Nova Light" w:cs="Proxima Nova Light"/>
          <w:i/>
          <w:color w:val="999999"/>
          <w:spacing w:val="3"/>
          <w:position w:val="1"/>
        </w:rPr>
        <w:delText>Project Name</w:delTex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delText xml:space="preserve"> – </w:delTex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delInstrText xml:space="preserve"> SUBJECT   \* MERGEFORMAT </w:delInstrText>
      </w:r>
      <w:r w:rsidRPr="00A71B19">
        <w:rPr>
          <w:rFonts w:eastAsia="Proxima Nova Light" w:cs="Proxima Nova Light"/>
          <w:i/>
          <w:color w:val="999999"/>
          <w:spacing w:val="3"/>
          <w:position w:val="1"/>
        </w:rPr>
        <w:fldChar w:fldCharType="separate"/>
      </w:r>
      <w:r>
        <w:rPr>
          <w:rFonts w:eastAsia="Proxima Nova Light" w:cs="Proxima Nova Light"/>
          <w:i/>
          <w:color w:val="999999"/>
          <w:spacing w:val="3"/>
          <w:position w:val="1"/>
        </w:rPr>
        <w:delText>QA Test Plan</w:delText>
      </w:r>
      <w:r w:rsidRPr="00A71B19">
        <w:rPr>
          <w:rFonts w:eastAsia="Proxima Nova Light" w:cs="Proxima Nova Light"/>
          <w:i/>
          <w:color w:val="999999"/>
          <w:spacing w:val="3"/>
          <w:position w:val="1"/>
        </w:rPr>
        <w:fldChar w:fldCharType="end"/>
      </w:r>
    </w:del>
    <w:r w:rsidRPr="00A71B19">
      <w:rPr>
        <w:rFonts w:eastAsia="Proxima Nova Light" w:cs="Proxima Nova Light"/>
        <w:i/>
        <w:color w:val="BDD626"/>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999999"/>
        <w:spacing w:val="3"/>
        <w:position w:val="1"/>
      </w:rPr>
      <w:tab/>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00A96226">
      <w:rPr>
        <w:rFonts w:eastAsia="Proxima Nova Light" w:cs="Proxima Nova Light"/>
        <w:i/>
        <w:noProof/>
        <w:color w:val="999999"/>
        <w:spacing w:val="3"/>
        <w:position w:val="1"/>
      </w:rPr>
      <w:t>2</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00A96226">
      <w:rPr>
        <w:rFonts w:eastAsia="Proxima Nova Light" w:cs="Proxima Nova Light"/>
        <w:i/>
        <w:noProof/>
        <w:color w:val="999999"/>
        <w:spacing w:val="3"/>
        <w:position w:val="1"/>
      </w:rPr>
      <w:t>9</w:t>
    </w:r>
    <w:r w:rsidRPr="00A71B19">
      <w:rPr>
        <w:rFonts w:eastAsia="Proxima Nova Light" w:cs="Proxima Nova Light"/>
        <w:i/>
        <w:color w:val="999999"/>
        <w:spacing w:val="3"/>
        <w:position w:val="1"/>
      </w:rPr>
      <w:fldChar w:fldCharType="end"/>
    </w:r>
  </w:p>
  <w:p w14:paraId="3EE70357" w14:textId="77777777" w:rsidR="003304E7" w:rsidRPr="003304E7" w:rsidRDefault="003304E7" w:rsidP="003304E7">
    <w:pPr>
      <w:spacing w:line="240" w:lineRule="atLeast"/>
      <w:rPr>
        <w:rFonts w:eastAsia="Proxima Nova Light" w:cs="Proxima Nova Light"/>
        <w:i/>
        <w:color w:val="999999"/>
        <w:spacing w:val="3"/>
        <w:position w:val="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6A889" w14:textId="77777777" w:rsidR="00A4555F" w:rsidRPr="00A84932" w:rsidRDefault="00A4555F" w:rsidP="00A4555F">
    <w:pPr>
      <w:pStyle w:val="NormalIndent"/>
      <w:spacing w:before="300" w:after="0"/>
      <w:rPr>
        <w:ins w:id="430" w:author="Dillan Landsberg" w:date="2024-07-08T15:34:00Z" w16du:dateUtc="2024-07-08T13:34:00Z"/>
        <w:sz w:val="18"/>
        <w:szCs w:val="18"/>
        <w:rPrChange w:id="431" w:author="Dillan Landsberg" w:date="2024-07-08T16:18:00Z" w16du:dateUtc="2024-07-08T14:18:00Z">
          <w:rPr>
            <w:ins w:id="432" w:author="Dillan Landsberg" w:date="2024-07-08T15:34:00Z" w16du:dateUtc="2024-07-08T13:34:00Z"/>
            <w:color w:val="808080"/>
            <w:sz w:val="24"/>
          </w:rPr>
        </w:rPrChange>
      </w:rPr>
    </w:pPr>
    <w:ins w:id="433" w:author="Dillan Landsberg" w:date="2024-07-08T15:34:00Z" w16du:dateUtc="2024-07-08T13:34:00Z">
      <w:r w:rsidRPr="00A84932">
        <w:rPr>
          <w:b/>
          <w:caps/>
          <w:sz w:val="18"/>
          <w:szCs w:val="18"/>
          <w:rPrChange w:id="434" w:author="Dillan Landsberg" w:date="2024-07-08T16:18:00Z" w16du:dateUtc="2024-07-08T14:18:00Z">
            <w:rPr>
              <w:b/>
              <w:caps/>
              <w:color w:val="808080"/>
              <w:sz w:val="22"/>
            </w:rPr>
          </w:rPrChange>
        </w:rPr>
        <w:t xml:space="preserve">Grainger - </w:t>
      </w:r>
      <w:r w:rsidRPr="00A84932">
        <w:rPr>
          <w:sz w:val="18"/>
          <w:szCs w:val="18"/>
          <w:rPrChange w:id="435" w:author="Dillan Landsberg" w:date="2024-07-08T16:18:00Z" w16du:dateUtc="2024-07-08T14:18:00Z">
            <w:rPr/>
          </w:rPrChange>
        </w:rPr>
        <w:t>GDPR Anonymisation</w:t>
      </w:r>
    </w:ins>
  </w:p>
  <w:p w14:paraId="6877E161" w14:textId="39C216C8" w:rsidR="001F51FF" w:rsidRDefault="001F51FF" w:rsidP="001F51FF">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5CE6B" w14:textId="77777777" w:rsidR="00032F62" w:rsidRDefault="00032F62" w:rsidP="00EE37D3">
      <w:pPr>
        <w:spacing w:line="240" w:lineRule="auto"/>
      </w:pPr>
      <w:r>
        <w:separator/>
      </w:r>
    </w:p>
  </w:footnote>
  <w:footnote w:type="continuationSeparator" w:id="0">
    <w:p w14:paraId="0DC89070" w14:textId="77777777" w:rsidR="00032F62" w:rsidRDefault="00032F62" w:rsidP="00EE37D3">
      <w:pPr>
        <w:spacing w:line="240" w:lineRule="auto"/>
      </w:pPr>
      <w:r>
        <w:continuationSeparator/>
      </w:r>
    </w:p>
  </w:footnote>
  <w:footnote w:type="continuationNotice" w:id="1">
    <w:p w14:paraId="2CFF7624" w14:textId="77777777" w:rsidR="00032F62" w:rsidRDefault="00032F6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5D" w14:textId="09C3CF00" w:rsidR="001F51FF" w:rsidRPr="003304E7" w:rsidRDefault="003304E7" w:rsidP="003304E7">
    <w:pPr>
      <w:pStyle w:val="Header"/>
      <w:pBdr>
        <w:bottom w:val="none" w:sz="0" w:space="0" w:color="auto"/>
        <w:between w:val="none" w:sz="0" w:space="0" w:color="auto"/>
      </w:pBdr>
    </w:pPr>
    <w:r w:rsidRPr="004E5284">
      <w:rPr>
        <w:noProof/>
        <w:lang w:val="en-ZA" w:eastAsia="en-ZA"/>
      </w:rPr>
      <w:drawing>
        <wp:anchor distT="0" distB="0" distL="114300" distR="114300" simplePos="0" relativeHeight="251658242" behindDoc="1" locked="0" layoutInCell="1" allowOverlap="1" wp14:anchorId="5FF44067" wp14:editId="7B8B7740">
          <wp:simplePos x="0" y="0"/>
          <wp:positionH relativeFrom="page">
            <wp:posOffset>2411095</wp:posOffset>
          </wp:positionH>
          <wp:positionV relativeFrom="paragraph">
            <wp:posOffset>-352425</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60" w14:textId="65F0C6FA" w:rsidR="001F51FF" w:rsidRDefault="003304E7">
    <w:pPr>
      <w:pStyle w:val="Header"/>
      <w:pBdr>
        <w:bottom w:val="none" w:sz="0" w:space="0" w:color="auto"/>
        <w:between w:val="none" w:sz="0" w:space="0" w:color="auto"/>
      </w:pBd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ins w:id="429" w:author="Catherine Rode" w:date="2017-02-21T15:27:00Z">
      <w:r>
        <w:rPr>
          <w:noProof/>
          <w:lang w:val="en-ZA" w:eastAsia="en-ZA"/>
        </w:rPr>
        <w:drawing>
          <wp:anchor distT="0" distB="0" distL="114300" distR="114300" simplePos="0" relativeHeight="251658243" behindDoc="1" locked="0" layoutInCell="1" allowOverlap="1" wp14:anchorId="732F902B" wp14:editId="327B978E">
            <wp:simplePos x="0" y="0"/>
            <wp:positionH relativeFrom="page">
              <wp:posOffset>5344795</wp:posOffset>
            </wp:positionH>
            <wp:positionV relativeFrom="paragraph">
              <wp:posOffset>-400050</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0690"/>
    <w:multiLevelType w:val="hybridMultilevel"/>
    <w:tmpl w:val="A2EA6BC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1A671D8"/>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 w15:restartNumberingAfterBreak="0">
    <w:nsid w:val="066747FD"/>
    <w:multiLevelType w:val="hybridMultilevel"/>
    <w:tmpl w:val="2AD218C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0A840E9B"/>
    <w:multiLevelType w:val="multilevel"/>
    <w:tmpl w:val="F404D0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F364144"/>
    <w:multiLevelType w:val="multilevel"/>
    <w:tmpl w:val="5AC46902"/>
    <w:lvl w:ilvl="0">
      <w:start w:val="1"/>
      <w:numFmt w:val="bullet"/>
      <w:lvlText w:val=""/>
      <w:lvlJc w:val="left"/>
      <w:pPr>
        <w:tabs>
          <w:tab w:val="num" w:pos="1134"/>
        </w:tabs>
        <w:ind w:left="1134" w:hanging="425"/>
      </w:pPr>
      <w:rPr>
        <w:rFonts w:ascii="Wingdings" w:hAnsi="Wingdings"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6" w15:restartNumberingAfterBreak="0">
    <w:nsid w:val="10647863"/>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7" w15:restartNumberingAfterBreak="0">
    <w:nsid w:val="112C7E95"/>
    <w:multiLevelType w:val="hybridMultilevel"/>
    <w:tmpl w:val="FF6C737E"/>
    <w:lvl w:ilvl="0" w:tplc="1C090001">
      <w:start w:val="1"/>
      <w:numFmt w:val="bullet"/>
      <w:lvlText w:val=""/>
      <w:lvlJc w:val="left"/>
      <w:pPr>
        <w:ind w:left="1152" w:hanging="360"/>
      </w:pPr>
      <w:rPr>
        <w:rFonts w:ascii="Symbol" w:hAnsi="Symbol"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8" w15:restartNumberingAfterBreak="0">
    <w:nsid w:val="141E7083"/>
    <w:multiLevelType w:val="hybridMultilevel"/>
    <w:tmpl w:val="2C807876"/>
    <w:lvl w:ilvl="0" w:tplc="1C090001">
      <w:start w:val="1"/>
      <w:numFmt w:val="bullet"/>
      <w:lvlText w:val=""/>
      <w:lvlJc w:val="left"/>
      <w:pPr>
        <w:ind w:left="1152" w:hanging="360"/>
      </w:pPr>
      <w:rPr>
        <w:rFonts w:ascii="Symbol" w:hAnsi="Symbol"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9" w15:restartNumberingAfterBreak="0">
    <w:nsid w:val="1C686F6B"/>
    <w:multiLevelType w:val="hybridMultilevel"/>
    <w:tmpl w:val="7C6E1E4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3AA56D0"/>
    <w:multiLevelType w:val="multilevel"/>
    <w:tmpl w:val="85A46C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A717B94"/>
    <w:multiLevelType w:val="multilevel"/>
    <w:tmpl w:val="4A5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103AED"/>
    <w:multiLevelType w:val="hybridMultilevel"/>
    <w:tmpl w:val="96CC93FE"/>
    <w:lvl w:ilvl="0" w:tplc="1C090003">
      <w:start w:val="1"/>
      <w:numFmt w:val="bullet"/>
      <w:lvlText w:val="o"/>
      <w:lvlJc w:val="left"/>
      <w:pPr>
        <w:ind w:left="1429" w:hanging="360"/>
      </w:pPr>
      <w:rPr>
        <w:rFonts w:ascii="Courier New" w:hAnsi="Courier New" w:cs="Courier New"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3" w15:restartNumberingAfterBreak="0">
    <w:nsid w:val="2DCA5E43"/>
    <w:multiLevelType w:val="multilevel"/>
    <w:tmpl w:val="572A7FF0"/>
    <w:numStyleLink w:val="StyleBulleted"/>
  </w:abstractNum>
  <w:abstractNum w:abstractNumId="14" w15:restartNumberingAfterBreak="0">
    <w:nsid w:val="31D02AA9"/>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3F9242A"/>
    <w:multiLevelType w:val="hybridMultilevel"/>
    <w:tmpl w:val="DC1497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5EC5111"/>
    <w:multiLevelType w:val="hybridMultilevel"/>
    <w:tmpl w:val="624A0DB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9AD4F9F"/>
    <w:multiLevelType w:val="multilevel"/>
    <w:tmpl w:val="784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74F18"/>
    <w:multiLevelType w:val="multilevel"/>
    <w:tmpl w:val="6D00F02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3B1D7783"/>
    <w:multiLevelType w:val="multilevel"/>
    <w:tmpl w:val="3BB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DE7DE3"/>
    <w:multiLevelType w:val="multilevel"/>
    <w:tmpl w:val="29D0562E"/>
    <w:numStyleLink w:val="StyleOutlinenumbered"/>
  </w:abstractNum>
  <w:abstractNum w:abstractNumId="21" w15:restartNumberingAfterBreak="0">
    <w:nsid w:val="40746359"/>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2" w15:restartNumberingAfterBreak="0">
    <w:nsid w:val="407B626B"/>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3" w15:restartNumberingAfterBreak="0">
    <w:nsid w:val="411F7589"/>
    <w:multiLevelType w:val="multilevel"/>
    <w:tmpl w:val="9092B9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49B2149"/>
    <w:multiLevelType w:val="hybridMultilevel"/>
    <w:tmpl w:val="0D90A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4A5C9F"/>
    <w:multiLevelType w:val="hybridMultilevel"/>
    <w:tmpl w:val="2A2A0DD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6" w15:restartNumberingAfterBreak="0">
    <w:nsid w:val="458D075F"/>
    <w:multiLevelType w:val="multilevel"/>
    <w:tmpl w:val="F63E53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7E26772"/>
    <w:multiLevelType w:val="hybridMultilevel"/>
    <w:tmpl w:val="8E34D2F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B2E6191"/>
    <w:multiLevelType w:val="multilevel"/>
    <w:tmpl w:val="ABD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237D93"/>
    <w:multiLevelType w:val="hybridMultilevel"/>
    <w:tmpl w:val="894EF6B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4D921C17"/>
    <w:multiLevelType w:val="multilevel"/>
    <w:tmpl w:val="866E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83450F"/>
    <w:multiLevelType w:val="hybridMultilevel"/>
    <w:tmpl w:val="04C415B6"/>
    <w:lvl w:ilvl="0" w:tplc="1C090003">
      <w:start w:val="1"/>
      <w:numFmt w:val="bullet"/>
      <w:lvlText w:val="o"/>
      <w:lvlJc w:val="left"/>
      <w:pPr>
        <w:ind w:left="1429" w:hanging="360"/>
      </w:pPr>
      <w:rPr>
        <w:rFonts w:ascii="Courier New" w:hAnsi="Courier New" w:cs="Courier New"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2" w15:restartNumberingAfterBreak="0">
    <w:nsid w:val="50A80989"/>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3" w15:restartNumberingAfterBreak="0">
    <w:nsid w:val="55666EF0"/>
    <w:multiLevelType w:val="multilevel"/>
    <w:tmpl w:val="5F4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1C042E"/>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5"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6" w15:restartNumberingAfterBreak="0">
    <w:nsid w:val="5D206A6A"/>
    <w:multiLevelType w:val="hybridMultilevel"/>
    <w:tmpl w:val="349A754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E5E14AB"/>
    <w:multiLevelType w:val="multilevel"/>
    <w:tmpl w:val="3BF4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E933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9" w15:restartNumberingAfterBreak="0">
    <w:nsid w:val="67EA4F32"/>
    <w:multiLevelType w:val="hybridMultilevel"/>
    <w:tmpl w:val="F1862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6E75E7"/>
    <w:multiLevelType w:val="multilevel"/>
    <w:tmpl w:val="C87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E06F0E"/>
    <w:multiLevelType w:val="hybridMultilevel"/>
    <w:tmpl w:val="6A0A6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10699F"/>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6CA26151"/>
    <w:multiLevelType w:val="hybridMultilevel"/>
    <w:tmpl w:val="4956CA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FF42C16"/>
    <w:multiLevelType w:val="multilevel"/>
    <w:tmpl w:val="F30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CB4DFC"/>
    <w:multiLevelType w:val="multilevel"/>
    <w:tmpl w:val="24C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685D88"/>
    <w:multiLevelType w:val="multilevel"/>
    <w:tmpl w:val="E1B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653A6F"/>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48" w15:restartNumberingAfterBreak="0">
    <w:nsid w:val="785410BE"/>
    <w:multiLevelType w:val="multilevel"/>
    <w:tmpl w:val="E354A4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86D46E4"/>
    <w:multiLevelType w:val="multilevel"/>
    <w:tmpl w:val="D51C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543C14"/>
    <w:multiLevelType w:val="hybridMultilevel"/>
    <w:tmpl w:val="AC8E68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7DB54DD7"/>
    <w:multiLevelType w:val="hybridMultilevel"/>
    <w:tmpl w:val="E8D4C7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E8A5720"/>
    <w:multiLevelType w:val="multilevel"/>
    <w:tmpl w:val="68B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292D58"/>
    <w:multiLevelType w:val="multilevel"/>
    <w:tmpl w:val="73F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D43622"/>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32583839">
    <w:abstractNumId w:val="18"/>
  </w:num>
  <w:num w:numId="2" w16cid:durableId="1638144189">
    <w:abstractNumId w:val="3"/>
  </w:num>
  <w:num w:numId="3" w16cid:durableId="1394623545">
    <w:abstractNumId w:val="13"/>
  </w:num>
  <w:num w:numId="4" w16cid:durableId="671420092">
    <w:abstractNumId w:val="35"/>
  </w:num>
  <w:num w:numId="5" w16cid:durableId="876352681">
    <w:abstractNumId w:val="20"/>
  </w:num>
  <w:num w:numId="6" w16cid:durableId="1964655231">
    <w:abstractNumId w:val="54"/>
  </w:num>
  <w:num w:numId="7" w16cid:durableId="1464227062">
    <w:abstractNumId w:val="6"/>
  </w:num>
  <w:num w:numId="8" w16cid:durableId="1798327498">
    <w:abstractNumId w:val="32"/>
  </w:num>
  <w:num w:numId="9" w16cid:durableId="773745990">
    <w:abstractNumId w:val="24"/>
  </w:num>
  <w:num w:numId="10" w16cid:durableId="748117435">
    <w:abstractNumId w:val="38"/>
  </w:num>
  <w:num w:numId="11" w16cid:durableId="309091044">
    <w:abstractNumId w:val="21"/>
  </w:num>
  <w:num w:numId="12" w16cid:durableId="51345303">
    <w:abstractNumId w:val="39"/>
  </w:num>
  <w:num w:numId="13" w16cid:durableId="369885215">
    <w:abstractNumId w:val="34"/>
  </w:num>
  <w:num w:numId="14" w16cid:durableId="2003846638">
    <w:abstractNumId w:val="1"/>
  </w:num>
  <w:num w:numId="15" w16cid:durableId="1550191582">
    <w:abstractNumId w:val="22"/>
  </w:num>
  <w:num w:numId="16" w16cid:durableId="1954048139">
    <w:abstractNumId w:val="47"/>
  </w:num>
  <w:num w:numId="17" w16cid:durableId="97912950">
    <w:abstractNumId w:val="41"/>
  </w:num>
  <w:num w:numId="18" w16cid:durableId="126241276">
    <w:abstractNumId w:val="0"/>
  </w:num>
  <w:num w:numId="19" w16cid:durableId="1586187008">
    <w:abstractNumId w:val="9"/>
  </w:num>
  <w:num w:numId="20" w16cid:durableId="195235206">
    <w:abstractNumId w:val="16"/>
  </w:num>
  <w:num w:numId="21" w16cid:durableId="1746106525">
    <w:abstractNumId w:val="18"/>
  </w:num>
  <w:num w:numId="22" w16cid:durableId="2010674261">
    <w:abstractNumId w:val="36"/>
  </w:num>
  <w:num w:numId="23" w16cid:durableId="635336146">
    <w:abstractNumId w:val="18"/>
  </w:num>
  <w:num w:numId="24" w16cid:durableId="412053008">
    <w:abstractNumId w:val="50"/>
  </w:num>
  <w:num w:numId="25" w16cid:durableId="542207234">
    <w:abstractNumId w:val="51"/>
  </w:num>
  <w:num w:numId="26" w16cid:durableId="1823737354">
    <w:abstractNumId w:val="18"/>
  </w:num>
  <w:num w:numId="27" w16cid:durableId="1736585421">
    <w:abstractNumId w:val="27"/>
  </w:num>
  <w:num w:numId="28" w16cid:durableId="1590039968">
    <w:abstractNumId w:val="18"/>
  </w:num>
  <w:num w:numId="29" w16cid:durableId="884606679">
    <w:abstractNumId w:val="25"/>
  </w:num>
  <w:num w:numId="30" w16cid:durableId="2035767718">
    <w:abstractNumId w:val="2"/>
  </w:num>
  <w:num w:numId="31" w16cid:durableId="997654987">
    <w:abstractNumId w:val="18"/>
  </w:num>
  <w:num w:numId="32" w16cid:durableId="1500540327">
    <w:abstractNumId w:val="33"/>
  </w:num>
  <w:num w:numId="33" w16cid:durableId="1226143901">
    <w:abstractNumId w:val="45"/>
  </w:num>
  <w:num w:numId="34" w16cid:durableId="966736598">
    <w:abstractNumId w:val="37"/>
  </w:num>
  <w:num w:numId="35" w16cid:durableId="1198619965">
    <w:abstractNumId w:val="46"/>
  </w:num>
  <w:num w:numId="36" w16cid:durableId="236718142">
    <w:abstractNumId w:val="30"/>
  </w:num>
  <w:num w:numId="37" w16cid:durableId="1472096529">
    <w:abstractNumId w:val="44"/>
  </w:num>
  <w:num w:numId="38" w16cid:durableId="1033263092">
    <w:abstractNumId w:val="49"/>
  </w:num>
  <w:num w:numId="39" w16cid:durableId="996349640">
    <w:abstractNumId w:val="52"/>
  </w:num>
  <w:num w:numId="40" w16cid:durableId="149054668">
    <w:abstractNumId w:val="19"/>
  </w:num>
  <w:num w:numId="41" w16cid:durableId="1632051320">
    <w:abstractNumId w:val="23"/>
  </w:num>
  <w:num w:numId="42" w16cid:durableId="54862317">
    <w:abstractNumId w:val="40"/>
  </w:num>
  <w:num w:numId="43" w16cid:durableId="1061563826">
    <w:abstractNumId w:val="17"/>
  </w:num>
  <w:num w:numId="44" w16cid:durableId="1001278714">
    <w:abstractNumId w:val="28"/>
  </w:num>
  <w:num w:numId="45" w16cid:durableId="1144153505">
    <w:abstractNumId w:val="26"/>
  </w:num>
  <w:num w:numId="46" w16cid:durableId="616720420">
    <w:abstractNumId w:val="10"/>
  </w:num>
  <w:num w:numId="47" w16cid:durableId="468594124">
    <w:abstractNumId w:val="48"/>
  </w:num>
  <w:num w:numId="48" w16cid:durableId="872424026">
    <w:abstractNumId w:val="11"/>
  </w:num>
  <w:num w:numId="49" w16cid:durableId="1602496445">
    <w:abstractNumId w:val="53"/>
  </w:num>
  <w:num w:numId="50" w16cid:durableId="1553882712">
    <w:abstractNumId w:val="8"/>
  </w:num>
  <w:num w:numId="51" w16cid:durableId="621306659">
    <w:abstractNumId w:val="7"/>
  </w:num>
  <w:num w:numId="52" w16cid:durableId="1402097558">
    <w:abstractNumId w:val="14"/>
  </w:num>
  <w:num w:numId="53" w16cid:durableId="1060784736">
    <w:abstractNumId w:val="4"/>
  </w:num>
  <w:num w:numId="54" w16cid:durableId="1272741271">
    <w:abstractNumId w:val="42"/>
  </w:num>
  <w:num w:numId="55" w16cid:durableId="432091437">
    <w:abstractNumId w:val="29"/>
  </w:num>
  <w:num w:numId="56" w16cid:durableId="215242746">
    <w:abstractNumId w:val="43"/>
  </w:num>
  <w:num w:numId="57" w16cid:durableId="2044091672">
    <w:abstractNumId w:val="15"/>
  </w:num>
  <w:num w:numId="58" w16cid:durableId="460540239">
    <w:abstractNumId w:val="5"/>
  </w:num>
  <w:num w:numId="59" w16cid:durableId="1568956236">
    <w:abstractNumId w:val="12"/>
  </w:num>
  <w:num w:numId="60" w16cid:durableId="1323510358">
    <w:abstractNumId w:val="31"/>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illan Landsberg">
    <w15:presenceInfo w15:providerId="AD" w15:userId="S::dlandsberg@openboxsoftware.com::8924655f-c3cb-4af8-bc17-21da91268083"/>
  </w15:person>
  <w15:person w15:author="Dan Edwards">
    <w15:presenceInfo w15:providerId="AD" w15:userId="S::dedwards@openboxsoftware.com::7fb0691a-a2dc-4618-8a1a-cb4dbb51fc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49C8"/>
    <w:rsid w:val="00011FA6"/>
    <w:rsid w:val="00013A90"/>
    <w:rsid w:val="00014D8A"/>
    <w:rsid w:val="000167BD"/>
    <w:rsid w:val="000168DD"/>
    <w:rsid w:val="00022661"/>
    <w:rsid w:val="000245C5"/>
    <w:rsid w:val="0002480C"/>
    <w:rsid w:val="000322DA"/>
    <w:rsid w:val="00032F62"/>
    <w:rsid w:val="0004578D"/>
    <w:rsid w:val="0005014C"/>
    <w:rsid w:val="0005087E"/>
    <w:rsid w:val="00051146"/>
    <w:rsid w:val="000522A6"/>
    <w:rsid w:val="00053D27"/>
    <w:rsid w:val="000549C1"/>
    <w:rsid w:val="00057B3D"/>
    <w:rsid w:val="00065C7B"/>
    <w:rsid w:val="000670B2"/>
    <w:rsid w:val="00070DB4"/>
    <w:rsid w:val="00077248"/>
    <w:rsid w:val="000773DC"/>
    <w:rsid w:val="00077ACC"/>
    <w:rsid w:val="00081EA0"/>
    <w:rsid w:val="00082722"/>
    <w:rsid w:val="00083EE5"/>
    <w:rsid w:val="000937AF"/>
    <w:rsid w:val="000A0D8F"/>
    <w:rsid w:val="000A2810"/>
    <w:rsid w:val="000A4BE2"/>
    <w:rsid w:val="000B1A9F"/>
    <w:rsid w:val="000B2505"/>
    <w:rsid w:val="000B2B87"/>
    <w:rsid w:val="000B3ACF"/>
    <w:rsid w:val="000B4B6E"/>
    <w:rsid w:val="000B4C59"/>
    <w:rsid w:val="000C168D"/>
    <w:rsid w:val="000C36D6"/>
    <w:rsid w:val="000C54D1"/>
    <w:rsid w:val="000D0C31"/>
    <w:rsid w:val="000D11FF"/>
    <w:rsid w:val="000D386F"/>
    <w:rsid w:val="000D4611"/>
    <w:rsid w:val="000D5FE5"/>
    <w:rsid w:val="000E2499"/>
    <w:rsid w:val="000F15B1"/>
    <w:rsid w:val="000F1B92"/>
    <w:rsid w:val="000F220F"/>
    <w:rsid w:val="000F252B"/>
    <w:rsid w:val="000F48A2"/>
    <w:rsid w:val="00104C13"/>
    <w:rsid w:val="0010546A"/>
    <w:rsid w:val="0010566F"/>
    <w:rsid w:val="00105C1A"/>
    <w:rsid w:val="0011000C"/>
    <w:rsid w:val="00111413"/>
    <w:rsid w:val="00113D5A"/>
    <w:rsid w:val="00115D39"/>
    <w:rsid w:val="00130EB0"/>
    <w:rsid w:val="00130FF0"/>
    <w:rsid w:val="00147C38"/>
    <w:rsid w:val="00154233"/>
    <w:rsid w:val="00154DB3"/>
    <w:rsid w:val="00160C8F"/>
    <w:rsid w:val="00180F0D"/>
    <w:rsid w:val="00191D38"/>
    <w:rsid w:val="001A0C57"/>
    <w:rsid w:val="001A16B0"/>
    <w:rsid w:val="001A2E37"/>
    <w:rsid w:val="001A7E0E"/>
    <w:rsid w:val="001B2579"/>
    <w:rsid w:val="001C3E98"/>
    <w:rsid w:val="001C4274"/>
    <w:rsid w:val="001D7017"/>
    <w:rsid w:val="001D7585"/>
    <w:rsid w:val="001E5749"/>
    <w:rsid w:val="001E68CC"/>
    <w:rsid w:val="001E698E"/>
    <w:rsid w:val="001F421A"/>
    <w:rsid w:val="001F4B82"/>
    <w:rsid w:val="001F51FF"/>
    <w:rsid w:val="001F6AE1"/>
    <w:rsid w:val="001F7835"/>
    <w:rsid w:val="00201790"/>
    <w:rsid w:val="00204F62"/>
    <w:rsid w:val="0020773A"/>
    <w:rsid w:val="00210210"/>
    <w:rsid w:val="00216344"/>
    <w:rsid w:val="00217072"/>
    <w:rsid w:val="00217E82"/>
    <w:rsid w:val="002228A4"/>
    <w:rsid w:val="00224356"/>
    <w:rsid w:val="002430E0"/>
    <w:rsid w:val="0025219D"/>
    <w:rsid w:val="00262B4F"/>
    <w:rsid w:val="00263812"/>
    <w:rsid w:val="00265883"/>
    <w:rsid w:val="002670D3"/>
    <w:rsid w:val="00271F54"/>
    <w:rsid w:val="00272E5E"/>
    <w:rsid w:val="00280B13"/>
    <w:rsid w:val="0028209D"/>
    <w:rsid w:val="0028443D"/>
    <w:rsid w:val="00285177"/>
    <w:rsid w:val="00294480"/>
    <w:rsid w:val="00294CF3"/>
    <w:rsid w:val="002A47A2"/>
    <w:rsid w:val="002C0557"/>
    <w:rsid w:val="002C6946"/>
    <w:rsid w:val="002D13BA"/>
    <w:rsid w:val="002D6205"/>
    <w:rsid w:val="002E1806"/>
    <w:rsid w:val="002E2B25"/>
    <w:rsid w:val="002E31D7"/>
    <w:rsid w:val="002E67E4"/>
    <w:rsid w:val="00300532"/>
    <w:rsid w:val="00302BAB"/>
    <w:rsid w:val="00310459"/>
    <w:rsid w:val="00311A5F"/>
    <w:rsid w:val="00321D90"/>
    <w:rsid w:val="00325BF5"/>
    <w:rsid w:val="003278DD"/>
    <w:rsid w:val="003304E7"/>
    <w:rsid w:val="003335A6"/>
    <w:rsid w:val="00334155"/>
    <w:rsid w:val="0033647D"/>
    <w:rsid w:val="0033792D"/>
    <w:rsid w:val="003442B4"/>
    <w:rsid w:val="0034432C"/>
    <w:rsid w:val="003459C6"/>
    <w:rsid w:val="00347276"/>
    <w:rsid w:val="00350EAA"/>
    <w:rsid w:val="00353A90"/>
    <w:rsid w:val="0035499B"/>
    <w:rsid w:val="00355611"/>
    <w:rsid w:val="0036136C"/>
    <w:rsid w:val="00364E2B"/>
    <w:rsid w:val="003722AF"/>
    <w:rsid w:val="00372831"/>
    <w:rsid w:val="00382CF9"/>
    <w:rsid w:val="00383E4B"/>
    <w:rsid w:val="00392DF4"/>
    <w:rsid w:val="00397571"/>
    <w:rsid w:val="00397B5D"/>
    <w:rsid w:val="003A1290"/>
    <w:rsid w:val="003A1942"/>
    <w:rsid w:val="003A1F84"/>
    <w:rsid w:val="003B5C96"/>
    <w:rsid w:val="003B782D"/>
    <w:rsid w:val="003D0BC9"/>
    <w:rsid w:val="003E61A2"/>
    <w:rsid w:val="003E73E8"/>
    <w:rsid w:val="00404AB0"/>
    <w:rsid w:val="00404AE4"/>
    <w:rsid w:val="00404D65"/>
    <w:rsid w:val="00405DA5"/>
    <w:rsid w:val="004126D5"/>
    <w:rsid w:val="0041584D"/>
    <w:rsid w:val="004174B1"/>
    <w:rsid w:val="00420E68"/>
    <w:rsid w:val="004246FC"/>
    <w:rsid w:val="00427D45"/>
    <w:rsid w:val="00433C84"/>
    <w:rsid w:val="0043447F"/>
    <w:rsid w:val="004423E3"/>
    <w:rsid w:val="00442B5F"/>
    <w:rsid w:val="004471BD"/>
    <w:rsid w:val="00447666"/>
    <w:rsid w:val="004476BA"/>
    <w:rsid w:val="004516BC"/>
    <w:rsid w:val="00457628"/>
    <w:rsid w:val="004629D2"/>
    <w:rsid w:val="004707C1"/>
    <w:rsid w:val="00473736"/>
    <w:rsid w:val="00480B06"/>
    <w:rsid w:val="004848ED"/>
    <w:rsid w:val="004922F5"/>
    <w:rsid w:val="00493A0E"/>
    <w:rsid w:val="004964F3"/>
    <w:rsid w:val="004979F8"/>
    <w:rsid w:val="004A0BB6"/>
    <w:rsid w:val="004A2701"/>
    <w:rsid w:val="004A2DFF"/>
    <w:rsid w:val="004A4E15"/>
    <w:rsid w:val="004C1EE6"/>
    <w:rsid w:val="004C3851"/>
    <w:rsid w:val="004C76B1"/>
    <w:rsid w:val="004D01EA"/>
    <w:rsid w:val="004D0CA6"/>
    <w:rsid w:val="004D28BB"/>
    <w:rsid w:val="004D2FD8"/>
    <w:rsid w:val="004D41C4"/>
    <w:rsid w:val="004E674B"/>
    <w:rsid w:val="004F1771"/>
    <w:rsid w:val="004F4BF0"/>
    <w:rsid w:val="00504DF5"/>
    <w:rsid w:val="0050786C"/>
    <w:rsid w:val="00515580"/>
    <w:rsid w:val="005176BC"/>
    <w:rsid w:val="00533CF7"/>
    <w:rsid w:val="00534085"/>
    <w:rsid w:val="00543024"/>
    <w:rsid w:val="00544AF2"/>
    <w:rsid w:val="00544F48"/>
    <w:rsid w:val="005463D9"/>
    <w:rsid w:val="0055099E"/>
    <w:rsid w:val="00550C88"/>
    <w:rsid w:val="0055125F"/>
    <w:rsid w:val="00551AF8"/>
    <w:rsid w:val="005521F9"/>
    <w:rsid w:val="005555D1"/>
    <w:rsid w:val="00556935"/>
    <w:rsid w:val="0056505A"/>
    <w:rsid w:val="00570548"/>
    <w:rsid w:val="005742FF"/>
    <w:rsid w:val="00580A3B"/>
    <w:rsid w:val="00580D8C"/>
    <w:rsid w:val="0058152A"/>
    <w:rsid w:val="0058228D"/>
    <w:rsid w:val="00592809"/>
    <w:rsid w:val="00595F52"/>
    <w:rsid w:val="005A3455"/>
    <w:rsid w:val="005A3BAB"/>
    <w:rsid w:val="005A6E73"/>
    <w:rsid w:val="005B6BF9"/>
    <w:rsid w:val="005C0E19"/>
    <w:rsid w:val="005C291B"/>
    <w:rsid w:val="005C62F5"/>
    <w:rsid w:val="005D1687"/>
    <w:rsid w:val="005D218D"/>
    <w:rsid w:val="005D7DAF"/>
    <w:rsid w:val="005E0560"/>
    <w:rsid w:val="005E17B8"/>
    <w:rsid w:val="005E3102"/>
    <w:rsid w:val="005E5121"/>
    <w:rsid w:val="005F2753"/>
    <w:rsid w:val="005F3712"/>
    <w:rsid w:val="005F3DA8"/>
    <w:rsid w:val="005F4DD5"/>
    <w:rsid w:val="005F522E"/>
    <w:rsid w:val="005F53E7"/>
    <w:rsid w:val="00600068"/>
    <w:rsid w:val="006146DF"/>
    <w:rsid w:val="00616434"/>
    <w:rsid w:val="00616771"/>
    <w:rsid w:val="00616FA6"/>
    <w:rsid w:val="006201F4"/>
    <w:rsid w:val="00627C28"/>
    <w:rsid w:val="0063099C"/>
    <w:rsid w:val="00630EC4"/>
    <w:rsid w:val="00632367"/>
    <w:rsid w:val="00632E4A"/>
    <w:rsid w:val="00643B4C"/>
    <w:rsid w:val="00644609"/>
    <w:rsid w:val="006467E5"/>
    <w:rsid w:val="006468B9"/>
    <w:rsid w:val="006476EB"/>
    <w:rsid w:val="0064788E"/>
    <w:rsid w:val="006500BC"/>
    <w:rsid w:val="006503A8"/>
    <w:rsid w:val="006516EF"/>
    <w:rsid w:val="00656355"/>
    <w:rsid w:val="0066251E"/>
    <w:rsid w:val="006629FD"/>
    <w:rsid w:val="00663EDF"/>
    <w:rsid w:val="00671A00"/>
    <w:rsid w:val="006949C1"/>
    <w:rsid w:val="006A3BB1"/>
    <w:rsid w:val="006A5AEA"/>
    <w:rsid w:val="006B5285"/>
    <w:rsid w:val="006C3B5D"/>
    <w:rsid w:val="006C7C31"/>
    <w:rsid w:val="006D4057"/>
    <w:rsid w:val="006D75D5"/>
    <w:rsid w:val="006E1697"/>
    <w:rsid w:val="006E180E"/>
    <w:rsid w:val="006E2EFA"/>
    <w:rsid w:val="006E38FA"/>
    <w:rsid w:val="006E63F0"/>
    <w:rsid w:val="006F1F12"/>
    <w:rsid w:val="006F3BE1"/>
    <w:rsid w:val="006F5920"/>
    <w:rsid w:val="006F710E"/>
    <w:rsid w:val="00701534"/>
    <w:rsid w:val="00710F1B"/>
    <w:rsid w:val="00715E3B"/>
    <w:rsid w:val="007169BA"/>
    <w:rsid w:val="007315E7"/>
    <w:rsid w:val="00731DD2"/>
    <w:rsid w:val="007333AC"/>
    <w:rsid w:val="00735398"/>
    <w:rsid w:val="0074094B"/>
    <w:rsid w:val="00740975"/>
    <w:rsid w:val="00742025"/>
    <w:rsid w:val="00742692"/>
    <w:rsid w:val="007512DE"/>
    <w:rsid w:val="00756601"/>
    <w:rsid w:val="00756F44"/>
    <w:rsid w:val="00761A0D"/>
    <w:rsid w:val="007628E4"/>
    <w:rsid w:val="007846DB"/>
    <w:rsid w:val="00790049"/>
    <w:rsid w:val="00790517"/>
    <w:rsid w:val="007927D3"/>
    <w:rsid w:val="0079625C"/>
    <w:rsid w:val="00796573"/>
    <w:rsid w:val="00797FF7"/>
    <w:rsid w:val="007A1D2E"/>
    <w:rsid w:val="007A4233"/>
    <w:rsid w:val="007A4F06"/>
    <w:rsid w:val="007B07EB"/>
    <w:rsid w:val="007B1E59"/>
    <w:rsid w:val="007B26D3"/>
    <w:rsid w:val="007B5B15"/>
    <w:rsid w:val="007C105F"/>
    <w:rsid w:val="007C3170"/>
    <w:rsid w:val="007C352F"/>
    <w:rsid w:val="007D2551"/>
    <w:rsid w:val="007E3D74"/>
    <w:rsid w:val="007F2712"/>
    <w:rsid w:val="007F5022"/>
    <w:rsid w:val="007F6537"/>
    <w:rsid w:val="00804A19"/>
    <w:rsid w:val="00805890"/>
    <w:rsid w:val="00816721"/>
    <w:rsid w:val="00821996"/>
    <w:rsid w:val="00824D34"/>
    <w:rsid w:val="008355A4"/>
    <w:rsid w:val="00836733"/>
    <w:rsid w:val="008369FE"/>
    <w:rsid w:val="00841A46"/>
    <w:rsid w:val="0084290C"/>
    <w:rsid w:val="00847FCF"/>
    <w:rsid w:val="008512A5"/>
    <w:rsid w:val="00851752"/>
    <w:rsid w:val="00852BF9"/>
    <w:rsid w:val="00853D32"/>
    <w:rsid w:val="00856997"/>
    <w:rsid w:val="00860C27"/>
    <w:rsid w:val="00862628"/>
    <w:rsid w:val="00865753"/>
    <w:rsid w:val="008718DD"/>
    <w:rsid w:val="008801AC"/>
    <w:rsid w:val="008833A8"/>
    <w:rsid w:val="00883664"/>
    <w:rsid w:val="00891541"/>
    <w:rsid w:val="00895A54"/>
    <w:rsid w:val="0089755C"/>
    <w:rsid w:val="008A7196"/>
    <w:rsid w:val="008B7FE3"/>
    <w:rsid w:val="008C41CB"/>
    <w:rsid w:val="008C76B8"/>
    <w:rsid w:val="008E41A2"/>
    <w:rsid w:val="008E5289"/>
    <w:rsid w:val="008E7705"/>
    <w:rsid w:val="008F06CF"/>
    <w:rsid w:val="008F3940"/>
    <w:rsid w:val="008F448D"/>
    <w:rsid w:val="008F46FB"/>
    <w:rsid w:val="008F772E"/>
    <w:rsid w:val="0090199F"/>
    <w:rsid w:val="00921B9F"/>
    <w:rsid w:val="0093153E"/>
    <w:rsid w:val="00942E15"/>
    <w:rsid w:val="00944812"/>
    <w:rsid w:val="00946624"/>
    <w:rsid w:val="00947D5E"/>
    <w:rsid w:val="0096020B"/>
    <w:rsid w:val="009609CC"/>
    <w:rsid w:val="0096121E"/>
    <w:rsid w:val="009626EB"/>
    <w:rsid w:val="00971793"/>
    <w:rsid w:val="00974721"/>
    <w:rsid w:val="00974C6F"/>
    <w:rsid w:val="00982E8E"/>
    <w:rsid w:val="00987E49"/>
    <w:rsid w:val="009901D6"/>
    <w:rsid w:val="009913F5"/>
    <w:rsid w:val="0099481C"/>
    <w:rsid w:val="00995AF5"/>
    <w:rsid w:val="00996128"/>
    <w:rsid w:val="00997496"/>
    <w:rsid w:val="009A256C"/>
    <w:rsid w:val="009A3095"/>
    <w:rsid w:val="009B3117"/>
    <w:rsid w:val="009B6223"/>
    <w:rsid w:val="009B69D1"/>
    <w:rsid w:val="009B6BE3"/>
    <w:rsid w:val="009C1CE8"/>
    <w:rsid w:val="009C1F4E"/>
    <w:rsid w:val="009C6E16"/>
    <w:rsid w:val="009C774A"/>
    <w:rsid w:val="009C7A25"/>
    <w:rsid w:val="009D1F55"/>
    <w:rsid w:val="009E54A0"/>
    <w:rsid w:val="009F0CE6"/>
    <w:rsid w:val="009F17ED"/>
    <w:rsid w:val="009F2719"/>
    <w:rsid w:val="009F5B25"/>
    <w:rsid w:val="009F7336"/>
    <w:rsid w:val="00A00952"/>
    <w:rsid w:val="00A0371F"/>
    <w:rsid w:val="00A04C20"/>
    <w:rsid w:val="00A07093"/>
    <w:rsid w:val="00A11AC8"/>
    <w:rsid w:val="00A15186"/>
    <w:rsid w:val="00A16F18"/>
    <w:rsid w:val="00A221CC"/>
    <w:rsid w:val="00A22670"/>
    <w:rsid w:val="00A33353"/>
    <w:rsid w:val="00A4022E"/>
    <w:rsid w:val="00A448D1"/>
    <w:rsid w:val="00A4555F"/>
    <w:rsid w:val="00A51784"/>
    <w:rsid w:val="00A549FB"/>
    <w:rsid w:val="00A64B33"/>
    <w:rsid w:val="00A67042"/>
    <w:rsid w:val="00A74750"/>
    <w:rsid w:val="00A77AE2"/>
    <w:rsid w:val="00A84932"/>
    <w:rsid w:val="00A91233"/>
    <w:rsid w:val="00A92D18"/>
    <w:rsid w:val="00A959CC"/>
    <w:rsid w:val="00A96226"/>
    <w:rsid w:val="00AA61A2"/>
    <w:rsid w:val="00AA7C19"/>
    <w:rsid w:val="00AB1B10"/>
    <w:rsid w:val="00AB4CAB"/>
    <w:rsid w:val="00AC7BD2"/>
    <w:rsid w:val="00AD369F"/>
    <w:rsid w:val="00AD6E82"/>
    <w:rsid w:val="00AE1060"/>
    <w:rsid w:val="00AE1199"/>
    <w:rsid w:val="00AE66EF"/>
    <w:rsid w:val="00AF0328"/>
    <w:rsid w:val="00AF2C3C"/>
    <w:rsid w:val="00AF2F72"/>
    <w:rsid w:val="00AF3B26"/>
    <w:rsid w:val="00AF4649"/>
    <w:rsid w:val="00B06143"/>
    <w:rsid w:val="00B069DC"/>
    <w:rsid w:val="00B108BD"/>
    <w:rsid w:val="00B13637"/>
    <w:rsid w:val="00B1410C"/>
    <w:rsid w:val="00B15B71"/>
    <w:rsid w:val="00B24312"/>
    <w:rsid w:val="00B25AAC"/>
    <w:rsid w:val="00B307B3"/>
    <w:rsid w:val="00B344F9"/>
    <w:rsid w:val="00B37F10"/>
    <w:rsid w:val="00B43A40"/>
    <w:rsid w:val="00B6335C"/>
    <w:rsid w:val="00B63B12"/>
    <w:rsid w:val="00B66CEA"/>
    <w:rsid w:val="00B771E0"/>
    <w:rsid w:val="00B82FCE"/>
    <w:rsid w:val="00B842A0"/>
    <w:rsid w:val="00B84DD5"/>
    <w:rsid w:val="00B91075"/>
    <w:rsid w:val="00B93722"/>
    <w:rsid w:val="00BA47C3"/>
    <w:rsid w:val="00BA491E"/>
    <w:rsid w:val="00BA66B4"/>
    <w:rsid w:val="00BA7A77"/>
    <w:rsid w:val="00BC168F"/>
    <w:rsid w:val="00BC39D2"/>
    <w:rsid w:val="00BC7FE0"/>
    <w:rsid w:val="00BD2BB8"/>
    <w:rsid w:val="00BD40E8"/>
    <w:rsid w:val="00BD4C79"/>
    <w:rsid w:val="00BE0A18"/>
    <w:rsid w:val="00BE4761"/>
    <w:rsid w:val="00BF3386"/>
    <w:rsid w:val="00BF3D89"/>
    <w:rsid w:val="00BF4864"/>
    <w:rsid w:val="00C04B50"/>
    <w:rsid w:val="00C0703A"/>
    <w:rsid w:val="00C2589B"/>
    <w:rsid w:val="00C334DC"/>
    <w:rsid w:val="00C35322"/>
    <w:rsid w:val="00C44D1E"/>
    <w:rsid w:val="00C52CC7"/>
    <w:rsid w:val="00C53C4D"/>
    <w:rsid w:val="00C563E4"/>
    <w:rsid w:val="00C567F1"/>
    <w:rsid w:val="00C62FDB"/>
    <w:rsid w:val="00C65FE6"/>
    <w:rsid w:val="00C71687"/>
    <w:rsid w:val="00C720B7"/>
    <w:rsid w:val="00C77BC8"/>
    <w:rsid w:val="00C80DBB"/>
    <w:rsid w:val="00C80FB1"/>
    <w:rsid w:val="00C819A0"/>
    <w:rsid w:val="00C82CAB"/>
    <w:rsid w:val="00C8573C"/>
    <w:rsid w:val="00C9406B"/>
    <w:rsid w:val="00C95296"/>
    <w:rsid w:val="00C95E3C"/>
    <w:rsid w:val="00C96313"/>
    <w:rsid w:val="00CA11E2"/>
    <w:rsid w:val="00CA2F96"/>
    <w:rsid w:val="00CA6108"/>
    <w:rsid w:val="00CB7442"/>
    <w:rsid w:val="00CC0F48"/>
    <w:rsid w:val="00CC16F7"/>
    <w:rsid w:val="00CC1861"/>
    <w:rsid w:val="00CC48AA"/>
    <w:rsid w:val="00CD18E5"/>
    <w:rsid w:val="00CD2146"/>
    <w:rsid w:val="00CD2B73"/>
    <w:rsid w:val="00CD3010"/>
    <w:rsid w:val="00CD3D43"/>
    <w:rsid w:val="00CD6694"/>
    <w:rsid w:val="00CE1989"/>
    <w:rsid w:val="00CE37A4"/>
    <w:rsid w:val="00CE6F78"/>
    <w:rsid w:val="00CF2E2D"/>
    <w:rsid w:val="00CF412D"/>
    <w:rsid w:val="00CF6FA1"/>
    <w:rsid w:val="00D060B7"/>
    <w:rsid w:val="00D120F3"/>
    <w:rsid w:val="00D12F66"/>
    <w:rsid w:val="00D21C25"/>
    <w:rsid w:val="00D308B6"/>
    <w:rsid w:val="00D41DFA"/>
    <w:rsid w:val="00D453DC"/>
    <w:rsid w:val="00D45C45"/>
    <w:rsid w:val="00D47F83"/>
    <w:rsid w:val="00D51EFB"/>
    <w:rsid w:val="00D605DB"/>
    <w:rsid w:val="00D748BF"/>
    <w:rsid w:val="00D779FB"/>
    <w:rsid w:val="00D85CBD"/>
    <w:rsid w:val="00D97D52"/>
    <w:rsid w:val="00DA043A"/>
    <w:rsid w:val="00DA215D"/>
    <w:rsid w:val="00DA5819"/>
    <w:rsid w:val="00DA7040"/>
    <w:rsid w:val="00DA7D2F"/>
    <w:rsid w:val="00DB1FDC"/>
    <w:rsid w:val="00DB34D1"/>
    <w:rsid w:val="00DB4766"/>
    <w:rsid w:val="00DB63F0"/>
    <w:rsid w:val="00DC016D"/>
    <w:rsid w:val="00DC39EA"/>
    <w:rsid w:val="00DD38DF"/>
    <w:rsid w:val="00DD61FE"/>
    <w:rsid w:val="00DE1283"/>
    <w:rsid w:val="00DE18C9"/>
    <w:rsid w:val="00DE398D"/>
    <w:rsid w:val="00DE5814"/>
    <w:rsid w:val="00DF6337"/>
    <w:rsid w:val="00DF7A44"/>
    <w:rsid w:val="00E04618"/>
    <w:rsid w:val="00E10D71"/>
    <w:rsid w:val="00E1321C"/>
    <w:rsid w:val="00E135E0"/>
    <w:rsid w:val="00E155BF"/>
    <w:rsid w:val="00E31055"/>
    <w:rsid w:val="00E31589"/>
    <w:rsid w:val="00E3553B"/>
    <w:rsid w:val="00E358A5"/>
    <w:rsid w:val="00E362B1"/>
    <w:rsid w:val="00E44635"/>
    <w:rsid w:val="00E51462"/>
    <w:rsid w:val="00E521CC"/>
    <w:rsid w:val="00E57A6B"/>
    <w:rsid w:val="00E57E84"/>
    <w:rsid w:val="00E60C7B"/>
    <w:rsid w:val="00E822BD"/>
    <w:rsid w:val="00E85CEC"/>
    <w:rsid w:val="00E909E1"/>
    <w:rsid w:val="00E93C2B"/>
    <w:rsid w:val="00E94156"/>
    <w:rsid w:val="00E95AA4"/>
    <w:rsid w:val="00EA5250"/>
    <w:rsid w:val="00EA54FC"/>
    <w:rsid w:val="00EB070B"/>
    <w:rsid w:val="00EC0F05"/>
    <w:rsid w:val="00EC5269"/>
    <w:rsid w:val="00EC6D63"/>
    <w:rsid w:val="00ED0F82"/>
    <w:rsid w:val="00ED6E0A"/>
    <w:rsid w:val="00EE29A6"/>
    <w:rsid w:val="00EE35A2"/>
    <w:rsid w:val="00EE37D3"/>
    <w:rsid w:val="00EE4108"/>
    <w:rsid w:val="00EE7107"/>
    <w:rsid w:val="00EF4238"/>
    <w:rsid w:val="00F01E65"/>
    <w:rsid w:val="00F02C16"/>
    <w:rsid w:val="00F04873"/>
    <w:rsid w:val="00F04950"/>
    <w:rsid w:val="00F07230"/>
    <w:rsid w:val="00F103C2"/>
    <w:rsid w:val="00F10FFD"/>
    <w:rsid w:val="00F15640"/>
    <w:rsid w:val="00F24449"/>
    <w:rsid w:val="00F24BEF"/>
    <w:rsid w:val="00F27489"/>
    <w:rsid w:val="00F426C0"/>
    <w:rsid w:val="00F430E2"/>
    <w:rsid w:val="00F449BA"/>
    <w:rsid w:val="00F44F55"/>
    <w:rsid w:val="00F47756"/>
    <w:rsid w:val="00F52845"/>
    <w:rsid w:val="00F55822"/>
    <w:rsid w:val="00F627A8"/>
    <w:rsid w:val="00F7263A"/>
    <w:rsid w:val="00F73999"/>
    <w:rsid w:val="00F8604D"/>
    <w:rsid w:val="00F876F1"/>
    <w:rsid w:val="00F938F6"/>
    <w:rsid w:val="00F946F1"/>
    <w:rsid w:val="00F959F4"/>
    <w:rsid w:val="00F95EC4"/>
    <w:rsid w:val="00F95FED"/>
    <w:rsid w:val="00F964E4"/>
    <w:rsid w:val="00F967B3"/>
    <w:rsid w:val="00F97C67"/>
    <w:rsid w:val="00FA056B"/>
    <w:rsid w:val="00FA5432"/>
    <w:rsid w:val="00FA557F"/>
    <w:rsid w:val="00FB0CEE"/>
    <w:rsid w:val="00FB0F42"/>
    <w:rsid w:val="00FB1459"/>
    <w:rsid w:val="00FB18A1"/>
    <w:rsid w:val="00FB2E80"/>
    <w:rsid w:val="00FC0127"/>
    <w:rsid w:val="00FC12C4"/>
    <w:rsid w:val="00FC5872"/>
    <w:rsid w:val="00FD3008"/>
    <w:rsid w:val="00FD36EC"/>
    <w:rsid w:val="00FD427D"/>
    <w:rsid w:val="00FD65FB"/>
    <w:rsid w:val="00FE20A6"/>
    <w:rsid w:val="00FE2260"/>
    <w:rsid w:val="012FE7CB"/>
    <w:rsid w:val="052F7F98"/>
    <w:rsid w:val="06540028"/>
    <w:rsid w:val="0C949C0D"/>
    <w:rsid w:val="0DD5DB8F"/>
    <w:rsid w:val="0EBF1B08"/>
    <w:rsid w:val="1223DF2D"/>
    <w:rsid w:val="12DB96FF"/>
    <w:rsid w:val="135986A6"/>
    <w:rsid w:val="16EA31F6"/>
    <w:rsid w:val="197788EB"/>
    <w:rsid w:val="1A07F82A"/>
    <w:rsid w:val="1E895014"/>
    <w:rsid w:val="1EA30C35"/>
    <w:rsid w:val="2387B0C5"/>
    <w:rsid w:val="256916F4"/>
    <w:rsid w:val="26EE4B27"/>
    <w:rsid w:val="2A7C5EE8"/>
    <w:rsid w:val="2A8C357C"/>
    <w:rsid w:val="2BD6F380"/>
    <w:rsid w:val="2D2F214A"/>
    <w:rsid w:val="2DD51052"/>
    <w:rsid w:val="2E4AEB0F"/>
    <w:rsid w:val="3094A52F"/>
    <w:rsid w:val="35B279DA"/>
    <w:rsid w:val="36D45DFB"/>
    <w:rsid w:val="36FF75FE"/>
    <w:rsid w:val="39E69505"/>
    <w:rsid w:val="3A179D9E"/>
    <w:rsid w:val="3BA20507"/>
    <w:rsid w:val="3FEBFEFE"/>
    <w:rsid w:val="41F3F5D1"/>
    <w:rsid w:val="42E1D355"/>
    <w:rsid w:val="437D6342"/>
    <w:rsid w:val="44A2D984"/>
    <w:rsid w:val="44F25A1E"/>
    <w:rsid w:val="46690716"/>
    <w:rsid w:val="48CC34BF"/>
    <w:rsid w:val="4AC59DF5"/>
    <w:rsid w:val="5521E9AC"/>
    <w:rsid w:val="5659898F"/>
    <w:rsid w:val="5832A7C1"/>
    <w:rsid w:val="5BFAE667"/>
    <w:rsid w:val="60357428"/>
    <w:rsid w:val="63219F19"/>
    <w:rsid w:val="6B96F401"/>
    <w:rsid w:val="6E4634B5"/>
    <w:rsid w:val="70634024"/>
    <w:rsid w:val="71D4FA65"/>
    <w:rsid w:val="767235A9"/>
    <w:rsid w:val="77B76076"/>
    <w:rsid w:val="7BCDFFC0"/>
    <w:rsid w:val="7CDF1BC6"/>
    <w:rsid w:val="7EDDBE0F"/>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1C124FE8-23A4-47BC-8E1D-8A65FF897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5F"/>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442B5F"/>
    <w:pPr>
      <w:keepNext/>
      <w:pageBreakBefore/>
      <w:numPr>
        <w:numId w:val="1"/>
      </w:numPr>
      <w:spacing w:before="240" w:after="480"/>
      <w:outlineLvl w:val="0"/>
    </w:pPr>
    <w:rPr>
      <w:b/>
      <w:caps/>
      <w:color w:val="808080"/>
      <w:sz w:val="24"/>
    </w:rPr>
  </w:style>
  <w:style w:type="paragraph" w:styleId="Heading2">
    <w:name w:val="heading 2"/>
    <w:basedOn w:val="Normal"/>
    <w:next w:val="NormalIndent"/>
    <w:link w:val="Heading2Char"/>
    <w:qFormat/>
    <w:rsid w:val="00442B5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442B5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442B5F"/>
    <w:pPr>
      <w:keepNext/>
      <w:numPr>
        <w:ilvl w:val="3"/>
        <w:numId w:val="1"/>
      </w:numPr>
      <w:spacing w:after="120"/>
      <w:outlineLvl w:val="3"/>
    </w:pPr>
    <w:rPr>
      <w:b/>
      <w:i/>
    </w:rPr>
  </w:style>
  <w:style w:type="paragraph" w:styleId="Heading5">
    <w:name w:val="heading 5"/>
    <w:basedOn w:val="Normal"/>
    <w:next w:val="NormalIndent"/>
    <w:link w:val="Heading5Char"/>
    <w:qFormat/>
    <w:rsid w:val="00442B5F"/>
    <w:pPr>
      <w:keepNext/>
      <w:numPr>
        <w:ilvl w:val="4"/>
        <w:numId w:val="1"/>
      </w:numPr>
      <w:spacing w:after="120"/>
      <w:outlineLvl w:val="4"/>
    </w:pPr>
    <w:rPr>
      <w:i/>
    </w:rPr>
  </w:style>
  <w:style w:type="paragraph" w:styleId="Heading6">
    <w:name w:val="heading 6"/>
    <w:basedOn w:val="Normal"/>
    <w:next w:val="NormalIndent"/>
    <w:link w:val="Heading6Char"/>
    <w:qFormat/>
    <w:rsid w:val="00442B5F"/>
    <w:pPr>
      <w:numPr>
        <w:ilvl w:val="5"/>
        <w:numId w:val="1"/>
      </w:numPr>
      <w:outlineLvl w:val="5"/>
    </w:pPr>
    <w:rPr>
      <w:u w:val="single"/>
    </w:rPr>
  </w:style>
  <w:style w:type="paragraph" w:styleId="Heading7">
    <w:name w:val="heading 7"/>
    <w:basedOn w:val="Normal"/>
    <w:next w:val="NormalIndent"/>
    <w:link w:val="Heading7Char"/>
    <w:qFormat/>
    <w:rsid w:val="00442B5F"/>
    <w:pPr>
      <w:numPr>
        <w:ilvl w:val="6"/>
        <w:numId w:val="1"/>
      </w:numPr>
      <w:outlineLvl w:val="6"/>
    </w:pPr>
    <w:rPr>
      <w:i/>
    </w:rPr>
  </w:style>
  <w:style w:type="paragraph" w:styleId="Heading8">
    <w:name w:val="heading 8"/>
    <w:basedOn w:val="Normal"/>
    <w:next w:val="Normal"/>
    <w:link w:val="Heading8Char"/>
    <w:qFormat/>
    <w:rsid w:val="00442B5F"/>
    <w:pPr>
      <w:numPr>
        <w:ilvl w:val="7"/>
        <w:numId w:val="1"/>
      </w:numPr>
      <w:spacing w:before="240" w:after="60"/>
      <w:outlineLvl w:val="7"/>
    </w:pPr>
    <w:rPr>
      <w:i/>
    </w:rPr>
  </w:style>
  <w:style w:type="paragraph" w:styleId="Heading9">
    <w:name w:val="heading 9"/>
    <w:basedOn w:val="Normal"/>
    <w:next w:val="NormalIndent"/>
    <w:link w:val="Heading9Char"/>
    <w:qFormat/>
    <w:rsid w:val="00442B5F"/>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442B5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rsid w:val="00442B5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442B5F"/>
    <w:rPr>
      <w:rFonts w:ascii="Verdana" w:eastAsia="Times New Roman" w:hAnsi="Verdana" w:cs="Times New Roman"/>
      <w:b/>
      <w:sz w:val="20"/>
      <w:szCs w:val="20"/>
      <w:lang w:val="en-US"/>
    </w:rPr>
  </w:style>
  <w:style w:type="character" w:customStyle="1" w:styleId="Heading4Char">
    <w:name w:val="Heading 4 Char"/>
    <w:basedOn w:val="DefaultParagraphFont"/>
    <w:link w:val="Heading4"/>
    <w:rsid w:val="00442B5F"/>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442B5F"/>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442B5F"/>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442B5F"/>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442B5F"/>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442B5F"/>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42B5F"/>
    <w:pPr>
      <w:spacing w:after="180"/>
      <w:ind w:left="709"/>
    </w:pPr>
  </w:style>
  <w:style w:type="paragraph" w:customStyle="1" w:styleId="IndentOne">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name w:val="annotation text"/>
    <w:basedOn w:val="Normal"/>
    <w:link w:val="CommentTextChar"/>
    <w:semiHidden/>
    <w:rsid w:val="00442B5F"/>
  </w:style>
  <w:style w:type="character" w:customStyle="1" w:styleId="CommentTextChar">
    <w:name w:val="Comment Text Char"/>
    <w:basedOn w:val="DefaultParagraphFont"/>
    <w:link w:val="CommentText"/>
    <w:semiHidden/>
    <w:rsid w:val="00442B5F"/>
    <w:rPr>
      <w:rFonts w:ascii="Verdana" w:eastAsia="Times New Roman" w:hAnsi="Verdana"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name w:val="toc 2"/>
    <w:basedOn w:val="Normal"/>
    <w:next w:val="Normal"/>
    <w:uiPriority w:val="39"/>
    <w:rsid w:val="00442B5F"/>
    <w:pPr>
      <w:ind w:left="220"/>
    </w:pPr>
    <w:rPr>
      <w:smallCaps/>
    </w:rPr>
  </w:style>
  <w:style w:type="paragraph" w:styleId="TOC1">
    <w:name w:val="toc 1"/>
    <w:basedOn w:val="Normal"/>
    <w:next w:val="TOC2"/>
    <w:uiPriority w:val="39"/>
    <w:rsid w:val="00442B5F"/>
    <w:pPr>
      <w:spacing w:before="120" w:after="120"/>
    </w:pPr>
    <w:rPr>
      <w:b/>
      <w:bCs/>
      <w:caps/>
    </w:rPr>
  </w:style>
  <w:style w:type="paragraph" w:styleId="Footer">
    <w:name w:val="footer"/>
    <w:basedOn w:val="Normal"/>
    <w:link w:val="FooterChar"/>
    <w:rsid w:val="00442B5F"/>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442B5F"/>
    <w:rPr>
      <w:rFonts w:ascii="Verdana" w:eastAsia="Times New Roman" w:hAnsi="Verdana" w:cs="Times New Roman"/>
      <w:i/>
      <w:sz w:val="20"/>
      <w:szCs w:val="20"/>
      <w:lang w:val="en-US"/>
    </w:rPr>
  </w:style>
  <w:style w:type="paragraph" w:styleId="Header">
    <w:name w:val="header"/>
    <w:basedOn w:val="Normal"/>
    <w:link w:val="HeaderChar"/>
    <w:rsid w:val="00442B5F"/>
    <w:pPr>
      <w:pBdr>
        <w:bottom w:val="single" w:sz="6" w:space="1" w:color="auto"/>
        <w:between w:val="single" w:sz="6" w:space="1" w:color="auto"/>
      </w:pBdr>
      <w:jc w:val="right"/>
    </w:pPr>
  </w:style>
  <w:style w:type="character" w:customStyle="1" w:styleId="HeaderChar">
    <w:name w:val="Header Char"/>
    <w:basedOn w:val="DefaultParagraphFont"/>
    <w:link w:val="Header"/>
    <w:rsid w:val="00442B5F"/>
    <w:rPr>
      <w:rFonts w:ascii="Verdana" w:eastAsia="Times New Roman" w:hAnsi="Verdana"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name w:val="footnote text"/>
    <w:basedOn w:val="Normal"/>
    <w:link w:val="FootnoteTextChar"/>
    <w:semiHidden/>
    <w:rsid w:val="00442B5F"/>
  </w:style>
  <w:style w:type="character" w:customStyle="1" w:styleId="FootnoteTextChar">
    <w:name w:val="Footnote Text Char"/>
    <w:basedOn w:val="DefaultParagraphFont"/>
    <w:link w:val="FootnoteText"/>
    <w:semiHidden/>
    <w:rsid w:val="00442B5F"/>
    <w:rPr>
      <w:rFonts w:ascii="Verdana" w:eastAsia="Times New Roman" w:hAnsi="Verdana" w:cs="Times New Roman"/>
      <w:sz w:val="20"/>
      <w:szCs w:val="20"/>
      <w:lang w:val="en-US"/>
    </w:rPr>
  </w:style>
  <w:style w:type="paragraph" w:customStyle="1" w:styleId="TableSingle">
    <w:name w:val="Table Single"/>
    <w:basedOn w:val="Normal"/>
    <w:rsid w:val="00442B5F"/>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rsid w:val="00442B5F"/>
    <w:pPr>
      <w:pBdr>
        <w:bottom w:val="double" w:sz="6" w:space="1" w:color="auto"/>
        <w:between w:val="double" w:sz="6" w:space="1" w:color="auto"/>
      </w:pBdr>
      <w:spacing w:after="120" w:line="120" w:lineRule="exact"/>
    </w:pPr>
  </w:style>
  <w:style w:type="paragraph" w:customStyle="1" w:styleId="ReduceSingle">
    <w:name w:val="Reduce Single"/>
    <w:basedOn w:val="Normal"/>
    <w:rsid w:val="00442B5F"/>
    <w:pPr>
      <w:pBdr>
        <w:bottom w:val="single" w:sz="6" w:space="1" w:color="auto"/>
        <w:between w:val="single" w:sz="6" w:space="1" w:color="auto"/>
      </w:pBdr>
      <w:spacing w:after="60" w:line="60" w:lineRule="exact"/>
    </w:pPr>
  </w:style>
  <w:style w:type="paragraph" w:customStyle="1" w:styleId="ReduceDouble">
    <w:name w:val="Reduce Double"/>
    <w:basedOn w:val="Normal"/>
    <w:rsid w:val="00442B5F"/>
    <w:pPr>
      <w:pBdr>
        <w:bottom w:val="double" w:sz="6" w:space="1" w:color="auto"/>
        <w:between w:val="double" w:sz="6" w:space="1" w:color="auto"/>
      </w:pBdr>
      <w:spacing w:after="60" w:line="60" w:lineRule="exact"/>
    </w:pPr>
  </w:style>
  <w:style w:type="paragraph" w:customStyle="1" w:styleId="ReduceLine">
    <w:name w:val="Reduce Line"/>
    <w:basedOn w:val="Normal"/>
    <w:rsid w:val="00442B5F"/>
    <w:pPr>
      <w:spacing w:after="60" w:line="60" w:lineRule="exact"/>
    </w:pPr>
  </w:style>
  <w:style w:type="paragraph" w:customStyle="1" w:styleId="Address">
    <w:name w:val="Address"/>
    <w:basedOn w:val="Normal"/>
    <w:rsid w:val="00442B5F"/>
  </w:style>
  <w:style w:type="paragraph" w:customStyle="1" w:styleId="Reference">
    <w:name w:val="Reference"/>
    <w:basedOn w:val="Normal"/>
    <w:rsid w:val="00442B5F"/>
    <w:pPr>
      <w:keepLines/>
    </w:pPr>
    <w:rPr>
      <w:noProof/>
    </w:rPr>
  </w:style>
  <w:style w:type="paragraph" w:styleId="TOC4">
    <w:name w:val="toc 4"/>
    <w:basedOn w:val="Normal"/>
    <w:next w:val="Normal"/>
    <w:semiHidden/>
    <w:rsid w:val="00442B5F"/>
    <w:pPr>
      <w:ind w:left="660"/>
    </w:pPr>
    <w:rPr>
      <w:rFonts w:ascii="Times New Roman" w:hAnsi="Times New Roman"/>
      <w:sz w:val="18"/>
      <w:szCs w:val="18"/>
    </w:r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name w:val="toc 5"/>
    <w:basedOn w:val="Normal"/>
    <w:next w:val="Normal"/>
    <w:semiHidden/>
    <w:rsid w:val="00442B5F"/>
    <w:pPr>
      <w:ind w:left="880"/>
    </w:pPr>
    <w:rPr>
      <w:rFonts w:ascii="Times New Roman" w:hAnsi="Times New Roman"/>
      <w:sz w:val="18"/>
      <w:szCs w:val="18"/>
    </w:rPr>
  </w:style>
  <w:style w:type="paragraph" w:styleId="TOC6">
    <w:name w:val="toc 6"/>
    <w:basedOn w:val="Normal"/>
    <w:next w:val="Normal"/>
    <w:semiHidden/>
    <w:rsid w:val="00442B5F"/>
    <w:pPr>
      <w:ind w:left="1100"/>
    </w:pPr>
    <w:rPr>
      <w:rFonts w:ascii="Times New Roman" w:hAnsi="Times New Roman"/>
      <w:sz w:val="18"/>
      <w:szCs w:val="18"/>
    </w:rPr>
  </w:style>
  <w:style w:type="paragraph" w:styleId="TOC7">
    <w:name w:val="toc 7"/>
    <w:basedOn w:val="Normal"/>
    <w:next w:val="Normal"/>
    <w:semiHidden/>
    <w:rsid w:val="00442B5F"/>
    <w:pPr>
      <w:ind w:left="1320"/>
    </w:pPr>
    <w:rPr>
      <w:rFonts w:ascii="Times New Roman" w:hAnsi="Times New Roman"/>
      <w:sz w:val="18"/>
      <w:szCs w:val="18"/>
    </w:rPr>
  </w:style>
  <w:style w:type="paragraph" w:styleId="TOC8">
    <w:name w:val="toc 8"/>
    <w:basedOn w:val="Normal"/>
    <w:next w:val="Normal"/>
    <w:semiHidden/>
    <w:rsid w:val="00442B5F"/>
    <w:pPr>
      <w:ind w:left="1540"/>
    </w:pPr>
    <w:rPr>
      <w:rFonts w:ascii="Times New Roman" w:hAnsi="Times New Roman"/>
      <w:sz w:val="18"/>
      <w:szCs w:val="18"/>
    </w:rPr>
  </w:style>
  <w:style w:type="paragraph" w:styleId="TOC9">
    <w:name w:val="toc 9"/>
    <w:basedOn w:val="Normal"/>
    <w:next w:val="Normal"/>
    <w:semiHidden/>
    <w:rsid w:val="00442B5F"/>
    <w:pPr>
      <w:ind w:left="1760"/>
    </w:pPr>
    <w:rPr>
      <w:rFonts w:ascii="Times New Roman" w:hAnsi="Times New Roman"/>
      <w:sz w:val="18"/>
      <w:szCs w:val="18"/>
    </w:rPr>
  </w:style>
  <w:style w:type="paragraph" w:styleId="BodyTextIndent">
    <w:name w:val="Body Text Indent"/>
    <w:basedOn w:val="Normal"/>
    <w:link w:val="BodyTextIndentChar"/>
    <w:rsid w:val="00442B5F"/>
    <w:pPr>
      <w:ind w:left="567"/>
    </w:pPr>
  </w:style>
  <w:style w:type="character" w:customStyle="1" w:styleId="BodyTextIndentChar">
    <w:name w:val="Body Text Indent Char"/>
    <w:basedOn w:val="DefaultParagraphFont"/>
    <w:link w:val="BodyTextIndent"/>
    <w:rsid w:val="00442B5F"/>
    <w:rPr>
      <w:rFonts w:ascii="Verdana" w:eastAsia="Times New Roman" w:hAnsi="Verdana" w:cs="Times New Roman"/>
      <w:sz w:val="20"/>
      <w:szCs w:val="20"/>
      <w:lang w:val="en-US"/>
    </w:rPr>
  </w:style>
  <w:style w:type="paragraph" w:customStyle="1" w:styleId="ResponseText">
    <w:name w:val="Response Text"/>
    <w:basedOn w:val="Normal"/>
    <w:rsid w:val="00442B5F"/>
    <w:pPr>
      <w:spacing w:before="120" w:line="240" w:lineRule="auto"/>
      <w:ind w:left="2606"/>
      <w:jc w:val="both"/>
    </w:pPr>
  </w:style>
  <w:style w:type="paragraph" w:styleId="ListBullet">
    <w:name w:val="List Bullet"/>
    <w:basedOn w:val="Normal"/>
    <w:autoRedefine/>
    <w:rsid w:val="00442B5F"/>
    <w:pPr>
      <w:tabs>
        <w:tab w:val="num" w:pos="720"/>
      </w:tabs>
      <w:spacing w:line="240" w:lineRule="auto"/>
      <w:ind w:left="720" w:hanging="360"/>
    </w:pPr>
    <w:rPr>
      <w:lang w:val="en-ZA"/>
    </w:rPr>
  </w:style>
  <w:style w:type="character" w:customStyle="1" w:styleId="ListBulletChar">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name w:val="caption"/>
    <w:basedOn w:val="Normal"/>
    <w:next w:val="Normal"/>
    <w:qFormat/>
    <w:rsid w:val="00442B5F"/>
    <w:pPr>
      <w:spacing w:before="120" w:after="120" w:line="240" w:lineRule="auto"/>
    </w:pPr>
    <w:rPr>
      <w:b/>
      <w:lang w:val="en-ZA"/>
    </w:rPr>
  </w:style>
  <w:style w:type="paragraph" w:styleId="BodyTextIndent2">
    <w:name w:val="Body Text Indent 2"/>
    <w:basedOn w:val="Normal"/>
    <w:link w:val="BodyTextIndent2Char"/>
    <w:rsid w:val="00442B5F"/>
    <w:pPr>
      <w:ind w:left="567"/>
    </w:pPr>
  </w:style>
  <w:style w:type="character" w:customStyle="1" w:styleId="BodyTextIndent2Char">
    <w:name w:val="Body Text Indent 2 Char"/>
    <w:basedOn w:val="DefaultParagraphFont"/>
    <w:link w:val="BodyTextIndent2"/>
    <w:rsid w:val="00442B5F"/>
    <w:rPr>
      <w:rFonts w:ascii="Verdana" w:eastAsia="Times New Roman" w:hAnsi="Verdana" w:cs="Times New Roman"/>
      <w:sz w:val="20"/>
      <w:szCs w:val="20"/>
      <w:lang w:val="en-US"/>
    </w:rPr>
  </w:style>
  <w:style w:type="paragraph" w:styleId="DocumentMap">
    <w:name w:val="Document Map"/>
    <w:basedOn w:val="Normal"/>
    <w:link w:val="DocumentMapChar"/>
    <w:semiHidden/>
    <w:rsid w:val="00442B5F"/>
    <w:pPr>
      <w:shd w:val="clear" w:color="auto" w:fill="000080"/>
    </w:pPr>
    <w:rPr>
      <w:rFonts w:ascii="Tahoma" w:hAnsi="Tahoma" w:cs="Tahoma"/>
    </w:rPr>
  </w:style>
  <w:style w:type="character" w:customStyle="1" w:styleId="DocumentMapChar">
    <w:name w:val="Document Map Char"/>
    <w:basedOn w:val="DefaultParagraphFont"/>
    <w:link w:val="DocumentMap"/>
    <w:semiHidden/>
    <w:rsid w:val="00442B5F"/>
    <w:rPr>
      <w:rFonts w:ascii="Tahoma" w:eastAsia="Times New Roman" w:hAnsi="Tahoma"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442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customStyle="1" w:styleId="HTMLPreformattedChar">
    <w:name w:val="HTML Preformatted Char"/>
    <w:basedOn w:val="DefaultParagraphFont"/>
    <w:link w:val="HTMLPreformatted"/>
    <w:rsid w:val="00442B5F"/>
    <w:rPr>
      <w:rFonts w:ascii="Lucida Console" w:eastAsia="Times New Roman" w:hAnsi="Lucida Console" w:cs="Courier New"/>
      <w:sz w:val="20"/>
      <w:lang w:eastAsia="en-ZA"/>
    </w:rPr>
  </w:style>
  <w:style w:type="character" w:styleId="HTMLCode">
    <w:name w:val="HTML Code"/>
    <w:basedOn w:val="DefaultParagraphFont"/>
    <w:rsid w:val="00442B5F"/>
    <w:rPr>
      <w:rFonts w:ascii="Courier New" w:eastAsia="Times New Roman" w:hAnsi="Courier New" w:cs="Courier New"/>
      <w:sz w:val="20"/>
      <w:szCs w:val="20"/>
    </w:rPr>
  </w:style>
  <w:style w:type="numbering" w:customStyle="1" w:styleId="StyleBulleted">
    <w:name w:val="Style Bulleted"/>
    <w:basedOn w:val="NoList"/>
    <w:rsid w:val="00442B5F"/>
    <w:pPr>
      <w:numPr>
        <w:numId w:val="2"/>
      </w:numPr>
    </w:pPr>
  </w:style>
  <w:style w:type="character" w:customStyle="1" w:styleId="Heading1Char1">
    <w:name w:val="Heading 1 Char1"/>
    <w:basedOn w:val="DefaultParagraphFont"/>
    <w:link w:val="Heading1"/>
    <w:rsid w:val="00442B5F"/>
    <w:rPr>
      <w:rFonts w:ascii="Verdana" w:eastAsia="Times New Roman" w:hAnsi="Verdana" w:cs="Times New Roman"/>
      <w:b/>
      <w:caps/>
      <w:color w:val="808080"/>
      <w:sz w:val="24"/>
      <w:szCs w:val="20"/>
      <w:lang w:val="en-US"/>
    </w:rPr>
  </w:style>
  <w:style w:type="character" w:styleId="Emphasis">
    <w:name w:val="Emphasis"/>
    <w:basedOn w:val="DefaultParagraphFont"/>
    <w:qFormat/>
    <w:rsid w:val="00442B5F"/>
    <w:rPr>
      <w:i/>
      <w:iC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442B5F"/>
    <w:rPr>
      <w:rFonts w:ascii="Verdana" w:eastAsia="Times New Roman" w:hAnsi="Verdana" w:cs="Times New Roman"/>
      <w:sz w:val="20"/>
      <w:szCs w:val="20"/>
      <w:lang w:val="en-US"/>
    </w:rPr>
  </w:style>
  <w:style w:type="numbering" w:customStyle="1" w:styleId="StyleOutlinenumbered">
    <w:name w:val="Style Outline numbered"/>
    <w:basedOn w:val="NoList"/>
    <w:rsid w:val="00442B5F"/>
    <w:pPr>
      <w:numPr>
        <w:numId w:val="4"/>
      </w:numPr>
    </w:pPr>
  </w:style>
  <w:style w:type="paragraph" w:styleId="BalloonText">
    <w:name w:val="Balloon Text"/>
    <w:basedOn w:val="Normal"/>
    <w:link w:val="BalloonTextChar"/>
    <w:semiHidden/>
    <w:rsid w:val="00442B5F"/>
    <w:rPr>
      <w:rFonts w:ascii="Tahoma" w:hAnsi="Tahoma" w:cs="Tahoma"/>
      <w:sz w:val="16"/>
      <w:szCs w:val="16"/>
    </w:rPr>
  </w:style>
  <w:style w:type="character" w:customStyle="1" w:styleId="BalloonTextChar">
    <w:name w:val="Balloon Text Char"/>
    <w:basedOn w:val="DefaultParagraphFont"/>
    <w:link w:val="BalloonText"/>
    <w:semiHidden/>
    <w:rsid w:val="00442B5F"/>
    <w:rPr>
      <w:rFonts w:ascii="Tahoma" w:eastAsia="Times New Roman" w:hAnsi="Tahoma"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customStyle="1" w:styleId="CommentSubjectChar">
    <w:name w:val="Comment Subject Char"/>
    <w:basedOn w:val="CommentTextChar"/>
    <w:link w:val="CommentSubject"/>
    <w:semiHidden/>
    <w:rsid w:val="00442B5F"/>
    <w:rPr>
      <w:rFonts w:ascii="Verdana" w:eastAsia="Times New Roman" w:hAnsi="Verdana" w:cs="Times New Roman"/>
      <w:b/>
      <w:bCs/>
      <w:sz w:val="20"/>
      <w:szCs w:val="20"/>
      <w:lang w:val="en-US"/>
    </w:rPr>
  </w:style>
  <w:style w:type="paragraph" w:styleId="ListParagraph">
    <w:name w:val="List Paragraph"/>
    <w:basedOn w:val="Normal"/>
    <w:uiPriority w:val="34"/>
    <w:qFormat/>
    <w:rsid w:val="00FD65FB"/>
    <w:pPr>
      <w:ind w:left="720"/>
      <w:contextualSpacing/>
    </w:pPr>
  </w:style>
  <w:style w:type="paragraph" w:styleId="Revision">
    <w:name w:val="Revision"/>
    <w:hidden/>
    <w:uiPriority w:val="99"/>
    <w:semiHidden/>
    <w:rsid w:val="00F55822"/>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eastAsiaTheme="majorEastAsia" w:hAnsiTheme="majorHAnsi" w:cstheme="majorBidi"/>
      <w:b w:val="0"/>
      <w:caps w:val="0"/>
      <w:color w:val="365F91" w:themeColor="accent1" w:themeShade="BF"/>
      <w:sz w:val="32"/>
      <w:szCs w:val="32"/>
    </w:rPr>
  </w:style>
  <w:style w:type="character" w:customStyle="1" w:styleId="normaltextrun">
    <w:name w:val="normaltextrun"/>
    <w:basedOn w:val="DefaultParagraphFont"/>
    <w:rsid w:val="00204F62"/>
  </w:style>
  <w:style w:type="character" w:customStyle="1" w:styleId="eop">
    <w:name w:val="eop"/>
    <w:basedOn w:val="DefaultParagraphFont"/>
    <w:rsid w:val="00204F62"/>
  </w:style>
  <w:style w:type="paragraph" w:customStyle="1" w:styleId="paragraph">
    <w:name w:val="paragraph"/>
    <w:basedOn w:val="Normal"/>
    <w:rsid w:val="00204F62"/>
    <w:pPr>
      <w:spacing w:before="100" w:beforeAutospacing="1" w:after="100" w:afterAutospacing="1" w:line="240" w:lineRule="auto"/>
    </w:pPr>
    <w:rPr>
      <w:rFonts w:ascii="Times New Roman" w:hAnsi="Times New Roman"/>
      <w:sz w:val="24"/>
      <w:szCs w:val="24"/>
      <w:lang w:val="en-ZA" w:eastAsia="en-ZA"/>
    </w:rPr>
  </w:style>
  <w:style w:type="character" w:customStyle="1" w:styleId="wacimagecontainer">
    <w:name w:val="wacimagecontainer"/>
    <w:basedOn w:val="DefaultParagraphFont"/>
    <w:rsid w:val="005C291B"/>
  </w:style>
  <w:style w:type="character" w:styleId="UnresolvedMention">
    <w:name w:val="Unresolved Mention"/>
    <w:basedOn w:val="DefaultParagraphFont"/>
    <w:uiPriority w:val="99"/>
    <w:semiHidden/>
    <w:unhideWhenUsed/>
    <w:rsid w:val="00F103C2"/>
    <w:rPr>
      <w:color w:val="605E5C"/>
      <w:shd w:val="clear" w:color="auto" w:fill="E1DFDD"/>
    </w:rPr>
  </w:style>
  <w:style w:type="character" w:styleId="Mention">
    <w:name w:val="Mention"/>
    <w:basedOn w:val="DefaultParagraphFont"/>
    <w:uiPriority w:val="99"/>
    <w:unhideWhenUsed/>
    <w:rsid w:val="0035561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mailto:dlandsberg@openboxsoftware.com"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elp.salesforce.com/s/articleView?id=000386699&amp;type=1"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footer" Target="foot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600D8DE0-94F5-4996-817B-E74936E5ACAC}">
    <t:Anchor>
      <t:Comment id="2049637068"/>
    </t:Anchor>
    <t:History>
      <t:Event id="{4DFCCE88-A4E9-476C-B326-AF7BA1499FEE}" time="2024-07-08T12:32:13.376Z">
        <t:Attribution userId="S::dedwards@openboxsoftware.com::7fb0691a-a2dc-4618-8a1a-cb4dbb51fc0b" userProvider="AD" userName="Dan Edwards"/>
        <t:Anchor>
          <t:Comment id="2049637068"/>
        </t:Anchor>
        <t:Create/>
      </t:Event>
      <t:Event id="{2ADCEF46-3489-4E2E-9D3B-18F707718EA5}" time="2024-07-08T12:32:13.376Z">
        <t:Attribution userId="S::dedwards@openboxsoftware.com::7fb0691a-a2dc-4618-8a1a-cb4dbb51fc0b" userProvider="AD" userName="Dan Edwards"/>
        <t:Anchor>
          <t:Comment id="2049637068"/>
        </t:Anchor>
        <t:Assign userId="S::dlandsberg@openboxsoftware.com::8924655f-c3cb-4af8-bc17-21da91268083" userProvider="AD" userName="Dillan Landsberg"/>
      </t:Event>
      <t:Event id="{DEA62A68-753F-4874-96CE-D85AF968D89D}" time="2024-07-08T12:32:13.376Z">
        <t:Attribution userId="S::dedwards@openboxsoftware.com::7fb0691a-a2dc-4618-8a1a-cb4dbb51fc0b" userProvider="AD" userName="Dan Edwards"/>
        <t:Anchor>
          <t:Comment id="2049637068"/>
        </t:Anchor>
        <t:SetTitle title="@Dillan Landsberg row above has Opt In this row opt in can we put a hyphen between opt and in and chose whether we are doing upper or lowercase and standardise across docs pleas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2.xml><?xml version="1.0" encoding="utf-8"?>
<ds:datastoreItem xmlns:ds="http://schemas.openxmlformats.org/officeDocument/2006/customXml" ds:itemID="{394AAA15-8011-4E22-A637-E34C1198EEA6}">
  <ds:schemaRefs>
    <ds:schemaRef ds:uri="Microsoft.SharePoint.Taxonomy.ContentTypeSync"/>
  </ds:schemaRefs>
</ds:datastoreItem>
</file>

<file path=customXml/itemProps3.xml><?xml version="1.0" encoding="utf-8"?>
<ds:datastoreItem xmlns:ds="http://schemas.openxmlformats.org/officeDocument/2006/customXml" ds:itemID="{BCAD112B-D60D-4874-BE01-48E38AB2A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AEAA43-0243-4BAC-B56F-D76FA6A8A080}">
  <ds:schemaRefs>
    <ds:schemaRef ds:uri="http://schemas.microsoft.com/sharepoint/v3/contenttype/forms"/>
  </ds:schemaRefs>
</ds:datastoreItem>
</file>

<file path=customXml/itemProps5.xml><?xml version="1.0" encoding="utf-8"?>
<ds:datastoreItem xmlns:ds="http://schemas.openxmlformats.org/officeDocument/2006/customXml" ds:itemID="{EAFE2BE8-F359-4390-B8ED-33F6D994ABE6}">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1182</Words>
  <Characters>6741</Characters>
  <Application>Microsoft Office Word</Application>
  <DocSecurity>4</DocSecurity>
  <Lines>56</Lines>
  <Paragraphs>15</Paragraphs>
  <ScaleCrop>false</ScaleCrop>
  <Manager>Version 1.0</Manager>
  <Company>Open Box Software</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QA Test Plan</dc:subject>
  <dc:creator>Michael Rocha</dc:creator>
  <cp:keywords/>
  <dc:description/>
  <cp:lastModifiedBy>Dan Edwards</cp:lastModifiedBy>
  <cp:revision>58</cp:revision>
  <dcterms:created xsi:type="dcterms:W3CDTF">2024-07-08T11:49:00Z</dcterms:created>
  <dcterms:modified xsi:type="dcterms:W3CDTF">2024-07-08T23:46:00Z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ies>
</file>