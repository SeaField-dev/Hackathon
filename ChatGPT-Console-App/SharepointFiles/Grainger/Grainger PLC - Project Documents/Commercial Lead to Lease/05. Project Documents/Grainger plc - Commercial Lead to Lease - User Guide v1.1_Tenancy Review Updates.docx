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751A" w14:textId="77777777" w:rsidR="0061209E" w:rsidRDefault="0061209E" w:rsidP="009E3D06">
      <w:pPr>
        <w:pStyle w:val="GraingerText"/>
      </w:pPr>
    </w:p>
    <w:p w14:paraId="75AE22E9" w14:textId="77777777" w:rsidR="0061209E" w:rsidRDefault="0061209E" w:rsidP="009E3D06">
      <w:pPr>
        <w:pStyle w:val="GraingerText"/>
      </w:pPr>
    </w:p>
    <w:p w14:paraId="347E34E3" w14:textId="77777777" w:rsidR="0061209E" w:rsidRDefault="0061209E" w:rsidP="009E3D06">
      <w:pPr>
        <w:pStyle w:val="GraingerText"/>
      </w:pPr>
    </w:p>
    <w:p w14:paraId="68BFC633" w14:textId="77777777" w:rsidR="0061209E" w:rsidRDefault="0061209E" w:rsidP="009E3D06">
      <w:pPr>
        <w:pStyle w:val="GraingerText"/>
      </w:pPr>
    </w:p>
    <w:p w14:paraId="20237549" w14:textId="77777777" w:rsidR="0061209E" w:rsidRDefault="0061209E" w:rsidP="009E3D06">
      <w:pPr>
        <w:pStyle w:val="GraingerText"/>
      </w:pPr>
    </w:p>
    <w:p w14:paraId="0B57346F" w14:textId="77777777" w:rsidR="0061209E" w:rsidRDefault="0061209E" w:rsidP="009E3D06">
      <w:pPr>
        <w:pStyle w:val="GraingerText"/>
      </w:pPr>
    </w:p>
    <w:p w14:paraId="2B8341AB" w14:textId="77777777" w:rsidR="0061209E" w:rsidRDefault="0061209E" w:rsidP="009E3D06">
      <w:pPr>
        <w:pStyle w:val="GraingerText"/>
      </w:pPr>
    </w:p>
    <w:p w14:paraId="657B1190" w14:textId="77777777" w:rsidR="0061209E" w:rsidRDefault="0061209E" w:rsidP="009E3D06">
      <w:pPr>
        <w:pStyle w:val="GraingerText"/>
      </w:pPr>
    </w:p>
    <w:p w14:paraId="3D5DB65A" w14:textId="77777777" w:rsidR="0061209E" w:rsidRDefault="0061209E" w:rsidP="009E3D06">
      <w:pPr>
        <w:pStyle w:val="GraingerText"/>
      </w:pPr>
    </w:p>
    <w:p w14:paraId="4F2969E5" w14:textId="77777777" w:rsidR="0061209E" w:rsidRDefault="0061209E" w:rsidP="009E3D06">
      <w:pPr>
        <w:pStyle w:val="GraingerText"/>
      </w:pPr>
    </w:p>
    <w:p w14:paraId="02D04FCF" w14:textId="77777777" w:rsidR="0061209E" w:rsidRDefault="0061209E" w:rsidP="009E3D06">
      <w:pPr>
        <w:pStyle w:val="GraingerText"/>
      </w:pPr>
    </w:p>
    <w:p w14:paraId="0C9274F8" w14:textId="77777777" w:rsidR="0061209E" w:rsidRDefault="0061209E" w:rsidP="009E3D06">
      <w:pPr>
        <w:pStyle w:val="GraingerText"/>
      </w:pPr>
    </w:p>
    <w:p w14:paraId="699E0D7C" w14:textId="77777777" w:rsidR="0061209E" w:rsidRDefault="0061209E" w:rsidP="009E3D06">
      <w:pPr>
        <w:pStyle w:val="GraingerText"/>
      </w:pPr>
    </w:p>
    <w:p w14:paraId="6F783224" w14:textId="77777777" w:rsidR="0061209E" w:rsidRDefault="0061209E" w:rsidP="009E3D06">
      <w:pPr>
        <w:pStyle w:val="GraingerText"/>
      </w:pPr>
    </w:p>
    <w:p w14:paraId="71287368" w14:textId="47148F8D" w:rsidR="0061209E" w:rsidRDefault="0061209E" w:rsidP="009E3D06">
      <w:pPr>
        <w:pStyle w:val="GraingerText"/>
      </w:pPr>
    </w:p>
    <w:p w14:paraId="37E03F03" w14:textId="6CBCE160" w:rsidR="0061209E" w:rsidRDefault="002C717F" w:rsidP="009E3D06">
      <w:pPr>
        <w:pStyle w:val="GraingerText"/>
      </w:pPr>
      <w:r>
        <w:fldChar w:fldCharType="begin"/>
      </w:r>
      <w:r w:rsidR="00444C6A">
        <w:instrText xml:space="preserve"> INCLUDEPICTURE "C:\\Users\\alisdairking\\Library\\Group Containers\\UBF8T346G9.ms\\WebArchiveCopyPasteTempFiles\\com.microsoft.Word\\logo150.png" \* MERGEFORMAT </w:instrText>
      </w:r>
      <w:r>
        <w:fldChar w:fldCharType="separate"/>
      </w:r>
      <w:r>
        <w:fldChar w:fldCharType="end"/>
      </w:r>
    </w:p>
    <w:p w14:paraId="30DE3506" w14:textId="77777777" w:rsidR="0061209E" w:rsidRDefault="0061209E" w:rsidP="009E3D06">
      <w:pPr>
        <w:pStyle w:val="GraingerText"/>
      </w:pPr>
    </w:p>
    <w:p w14:paraId="57A50656" w14:textId="77777777" w:rsidR="0061209E" w:rsidRDefault="0061209E" w:rsidP="009E3D06">
      <w:pPr>
        <w:pStyle w:val="GraingerText"/>
      </w:pPr>
    </w:p>
    <w:p w14:paraId="70F1054E" w14:textId="77777777" w:rsidR="0061209E" w:rsidRDefault="0061209E" w:rsidP="009E3D06">
      <w:pPr>
        <w:pStyle w:val="GraingerText"/>
      </w:pPr>
    </w:p>
    <w:p w14:paraId="69656909" w14:textId="77777777" w:rsidR="0061209E" w:rsidRDefault="0061209E" w:rsidP="009E3D06">
      <w:pPr>
        <w:pStyle w:val="GraingerText"/>
      </w:pPr>
    </w:p>
    <w:p w14:paraId="727B6717" w14:textId="77777777" w:rsidR="0061209E" w:rsidRDefault="0061209E" w:rsidP="009E3D06">
      <w:pPr>
        <w:pStyle w:val="GraingerText"/>
      </w:pPr>
    </w:p>
    <w:p w14:paraId="032EE1FC" w14:textId="77777777" w:rsidR="0061209E" w:rsidRDefault="0061209E" w:rsidP="009E3D06">
      <w:pPr>
        <w:pStyle w:val="GraingerText"/>
      </w:pPr>
    </w:p>
    <w:p w14:paraId="38A02124" w14:textId="77777777" w:rsidR="0061209E" w:rsidRPr="007C38AC" w:rsidRDefault="0061209E" w:rsidP="0061209E">
      <w:pPr>
        <w:autoSpaceDE w:val="0"/>
        <w:autoSpaceDN w:val="0"/>
        <w:adjustRightInd w:val="0"/>
        <w:rPr>
          <w:rFonts w:ascii="Corbel" w:eastAsiaTheme="minorHAnsi" w:hAnsi="Corbel" w:cs="Corbel"/>
          <w:color w:val="000000"/>
          <w:lang w:eastAsia="en-US"/>
        </w:rPr>
      </w:pPr>
    </w:p>
    <w:p w14:paraId="732FAE23" w14:textId="6185616E" w:rsidR="0061209E" w:rsidRPr="005276FA" w:rsidRDefault="00444C6A" w:rsidP="009E3D06">
      <w:pPr>
        <w:pStyle w:val="GraingerCoverTitleWhite"/>
        <w:rPr>
          <w:sz w:val="56"/>
          <w:szCs w:val="56"/>
        </w:rPr>
      </w:pPr>
      <w:r w:rsidRPr="005276FA">
        <w:rPr>
          <w:sz w:val="56"/>
          <w:szCs w:val="56"/>
        </w:rPr>
        <w:t>User Guide</w:t>
      </w:r>
      <w:r w:rsidR="001A46D0">
        <w:rPr>
          <w:sz w:val="56"/>
          <w:szCs w:val="56"/>
        </w:rPr>
        <w:t>:</w:t>
      </w:r>
    </w:p>
    <w:p w14:paraId="45A473A7" w14:textId="27C46871" w:rsidR="001A46D0" w:rsidRPr="005276FA" w:rsidRDefault="00D74DBE" w:rsidP="001A46D0">
      <w:pPr>
        <w:pStyle w:val="GraingerCoverTitleWhite"/>
        <w:rPr>
          <w:sz w:val="56"/>
          <w:szCs w:val="56"/>
        </w:rPr>
      </w:pPr>
      <w:r>
        <w:rPr>
          <w:sz w:val="56"/>
          <w:szCs w:val="56"/>
        </w:rPr>
        <w:t>Commercial Lead to Lease</w:t>
      </w:r>
    </w:p>
    <w:p w14:paraId="073874EC" w14:textId="77777777" w:rsidR="0061209E" w:rsidRDefault="0061209E" w:rsidP="009E3D06">
      <w:pPr>
        <w:pStyle w:val="GraingerText"/>
      </w:pPr>
    </w:p>
    <w:p w14:paraId="1BEA2D1F" w14:textId="77777777" w:rsidR="0061209E" w:rsidRDefault="0061209E" w:rsidP="009E3D06">
      <w:pPr>
        <w:pStyle w:val="GraingerText"/>
      </w:pPr>
    </w:p>
    <w:p w14:paraId="01D1B843" w14:textId="77777777" w:rsidR="0061209E" w:rsidRDefault="0061209E" w:rsidP="009E3D06">
      <w:pPr>
        <w:pStyle w:val="GraingerText"/>
      </w:pPr>
    </w:p>
    <w:p w14:paraId="65968614" w14:textId="77777777" w:rsidR="0061209E" w:rsidRPr="00C67125" w:rsidRDefault="0061209E" w:rsidP="009E3D06">
      <w:pPr>
        <w:pStyle w:val="GraingerText"/>
      </w:pPr>
    </w:p>
    <w:p w14:paraId="5AA29FC2" w14:textId="77777777" w:rsidR="0061209E" w:rsidRDefault="0061209E" w:rsidP="009E3D06">
      <w:pPr>
        <w:pStyle w:val="GraingerText"/>
      </w:pPr>
    </w:p>
    <w:p w14:paraId="0D451E67" w14:textId="6436580E" w:rsidR="0061209E" w:rsidRDefault="00444C6A" w:rsidP="0061209E">
      <w:pPr>
        <w:pStyle w:val="GraingerCoverSub-headsTeal"/>
      </w:pPr>
      <w:r>
        <w:t>Version History</w:t>
      </w:r>
    </w:p>
    <w:tbl>
      <w:tblPr>
        <w:tblW w:w="94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42"/>
        <w:gridCol w:w="4552"/>
        <w:gridCol w:w="1985"/>
        <w:gridCol w:w="1801"/>
      </w:tblGrid>
      <w:tr w:rsidR="00444C6A" w:rsidRPr="00444C6A" w14:paraId="35FF4524" w14:textId="77777777" w:rsidTr="2FDC9608">
        <w:trPr>
          <w:trHeight w:val="284"/>
        </w:trPr>
        <w:tc>
          <w:tcPr>
            <w:tcW w:w="11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4D3995CD"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Version</w:t>
            </w:r>
          </w:p>
        </w:tc>
        <w:tc>
          <w:tcPr>
            <w:tcW w:w="45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3534C85E"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Description of Change</w:t>
            </w:r>
          </w:p>
        </w:tc>
        <w:tc>
          <w:tcPr>
            <w:tcW w:w="19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44F79165"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Author</w:t>
            </w:r>
          </w:p>
        </w:tc>
        <w:tc>
          <w:tcPr>
            <w:tcW w:w="18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6891A1F6"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Date</w:t>
            </w:r>
          </w:p>
        </w:tc>
      </w:tr>
      <w:tr w:rsidR="00444C6A" w:rsidRPr="00444C6A" w14:paraId="204906AC" w14:textId="77777777" w:rsidTr="2FDC9608">
        <w:trPr>
          <w:trHeight w:val="377"/>
        </w:trPr>
        <w:tc>
          <w:tcPr>
            <w:tcW w:w="11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1D0C49B3"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0.1</w:t>
            </w:r>
          </w:p>
        </w:tc>
        <w:tc>
          <w:tcPr>
            <w:tcW w:w="45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7B7426C6"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First Draft</w:t>
            </w:r>
          </w:p>
        </w:tc>
        <w:tc>
          <w:tcPr>
            <w:tcW w:w="19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32007676" w14:textId="5A6A77A4" w:rsidR="00444C6A" w:rsidRPr="00444C6A" w:rsidRDefault="00D74DBE" w:rsidP="002D6DC6">
            <w:pPr>
              <w:spacing w:before="60" w:after="60"/>
              <w:rPr>
                <w:rFonts w:asciiTheme="majorHAnsi" w:eastAsiaTheme="minorEastAsia" w:hAnsiTheme="majorHAnsi" w:cstheme="majorBidi"/>
                <w:sz w:val="22"/>
                <w:szCs w:val="22"/>
              </w:rPr>
            </w:pPr>
            <w:r w:rsidRPr="2FDC9608">
              <w:rPr>
                <w:rFonts w:asciiTheme="majorHAnsi" w:eastAsiaTheme="minorEastAsia" w:hAnsiTheme="majorHAnsi" w:cstheme="majorBidi"/>
                <w:sz w:val="22"/>
                <w:szCs w:val="22"/>
              </w:rPr>
              <w:t>Jacob Smycz</w:t>
            </w:r>
          </w:p>
        </w:tc>
        <w:tc>
          <w:tcPr>
            <w:tcW w:w="18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56CD6282" w14:textId="1912CF35" w:rsidR="00444C6A" w:rsidRPr="00444C6A" w:rsidRDefault="00D74DBE"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1</w:t>
            </w:r>
            <w:r w:rsidR="00F84226">
              <w:rPr>
                <w:rFonts w:asciiTheme="majorHAnsi" w:eastAsiaTheme="minorHAnsi" w:hAnsiTheme="majorHAnsi" w:cstheme="majorHAnsi"/>
                <w:iCs/>
                <w:sz w:val="22"/>
                <w:szCs w:val="22"/>
              </w:rPr>
              <w:t>7</w:t>
            </w:r>
            <w:r>
              <w:rPr>
                <w:rFonts w:asciiTheme="majorHAnsi" w:eastAsiaTheme="minorHAnsi" w:hAnsiTheme="majorHAnsi" w:cstheme="majorHAnsi"/>
                <w:iCs/>
                <w:sz w:val="22"/>
                <w:szCs w:val="22"/>
              </w:rPr>
              <w:t>/0</w:t>
            </w:r>
            <w:r w:rsidR="00696FE8">
              <w:rPr>
                <w:rFonts w:asciiTheme="majorHAnsi" w:eastAsiaTheme="minorHAnsi" w:hAnsiTheme="majorHAnsi" w:cstheme="majorHAnsi"/>
                <w:iCs/>
                <w:sz w:val="22"/>
                <w:szCs w:val="22"/>
              </w:rPr>
              <w:t>3</w:t>
            </w:r>
            <w:r>
              <w:rPr>
                <w:rFonts w:asciiTheme="majorHAnsi" w:eastAsiaTheme="minorHAnsi" w:hAnsiTheme="majorHAnsi" w:cstheme="majorHAnsi"/>
                <w:iCs/>
                <w:sz w:val="22"/>
                <w:szCs w:val="22"/>
              </w:rPr>
              <w:t>/2025</w:t>
            </w:r>
          </w:p>
        </w:tc>
      </w:tr>
      <w:tr w:rsidR="005E7DE4" w:rsidRPr="00444C6A" w14:paraId="4FF845A0" w14:textId="77777777" w:rsidTr="2FDC9608">
        <w:trPr>
          <w:trHeight w:val="377"/>
        </w:trPr>
        <w:tc>
          <w:tcPr>
            <w:tcW w:w="11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tcPr>
          <w:p w14:paraId="1F965CC5" w14:textId="232AF6D1" w:rsidR="005E7DE4" w:rsidRPr="00444C6A" w:rsidRDefault="005E7DE4" w:rsidP="002D6DC6">
            <w:pPr>
              <w:spacing w:before="60" w:after="60"/>
              <w:rPr>
                <w:rFonts w:asciiTheme="majorHAnsi" w:eastAsiaTheme="minorHAnsi" w:hAnsiTheme="majorHAnsi" w:cstheme="majorHAnsi"/>
                <w:iCs/>
                <w:sz w:val="22"/>
                <w:szCs w:val="22"/>
              </w:rPr>
            </w:pPr>
            <w:ins w:id="0" w:author="Nikki Papenfus" w:date="2025-08-07T10:24:00Z" w16du:dateUtc="2025-08-07T08:24:00Z">
              <w:r>
                <w:rPr>
                  <w:rFonts w:asciiTheme="majorHAnsi" w:eastAsiaTheme="minorHAnsi" w:hAnsiTheme="majorHAnsi" w:cstheme="majorHAnsi"/>
                  <w:iCs/>
                  <w:sz w:val="22"/>
                  <w:szCs w:val="22"/>
                </w:rPr>
                <w:t>2.0</w:t>
              </w:r>
            </w:ins>
          </w:p>
        </w:tc>
        <w:tc>
          <w:tcPr>
            <w:tcW w:w="45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tcPr>
          <w:p w14:paraId="6671C5DC" w14:textId="5BA2A5DC" w:rsidR="005E7DE4" w:rsidRPr="00444C6A" w:rsidRDefault="005E7DE4" w:rsidP="002D6DC6">
            <w:pPr>
              <w:spacing w:before="60" w:after="60"/>
              <w:rPr>
                <w:rFonts w:asciiTheme="majorHAnsi" w:eastAsiaTheme="minorHAnsi" w:hAnsiTheme="majorHAnsi" w:cstheme="majorHAnsi"/>
                <w:iCs/>
                <w:sz w:val="22"/>
                <w:szCs w:val="22"/>
              </w:rPr>
            </w:pPr>
            <w:ins w:id="1" w:author="Nikki Papenfus" w:date="2025-08-07T10:24:00Z" w16du:dateUtc="2025-08-07T08:24:00Z">
              <w:r>
                <w:rPr>
                  <w:rFonts w:asciiTheme="majorHAnsi" w:eastAsiaTheme="minorHAnsi" w:hAnsiTheme="majorHAnsi" w:cstheme="majorHAnsi"/>
                  <w:iCs/>
                  <w:sz w:val="22"/>
                  <w:szCs w:val="22"/>
                </w:rPr>
                <w:t>Updates from Tenancy Review project</w:t>
              </w:r>
            </w:ins>
          </w:p>
        </w:tc>
        <w:tc>
          <w:tcPr>
            <w:tcW w:w="19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tcPr>
          <w:p w14:paraId="35C07006" w14:textId="4BD2C968" w:rsidR="005E7DE4" w:rsidRPr="2FDC9608" w:rsidRDefault="005D33E5" w:rsidP="002D6DC6">
            <w:pPr>
              <w:spacing w:before="60" w:after="60"/>
              <w:rPr>
                <w:rFonts w:asciiTheme="majorHAnsi" w:eastAsiaTheme="minorEastAsia" w:hAnsiTheme="majorHAnsi" w:cstheme="majorBidi"/>
                <w:sz w:val="22"/>
                <w:szCs w:val="22"/>
              </w:rPr>
            </w:pPr>
            <w:ins w:id="2" w:author="Nikki Papenfus" w:date="2025-08-07T10:24:00Z" w16du:dateUtc="2025-08-07T08:24:00Z">
              <w:r>
                <w:rPr>
                  <w:rFonts w:asciiTheme="majorHAnsi" w:eastAsiaTheme="minorEastAsia" w:hAnsiTheme="majorHAnsi" w:cstheme="majorBidi"/>
                  <w:sz w:val="22"/>
                  <w:szCs w:val="22"/>
                </w:rPr>
                <w:t>Nikki Papenfus</w:t>
              </w:r>
            </w:ins>
          </w:p>
        </w:tc>
        <w:tc>
          <w:tcPr>
            <w:tcW w:w="18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tcPr>
          <w:p w14:paraId="32966D9F" w14:textId="6C339BA5" w:rsidR="005E7DE4" w:rsidRDefault="005D33E5" w:rsidP="002D6DC6">
            <w:pPr>
              <w:spacing w:before="60" w:after="60"/>
              <w:rPr>
                <w:rFonts w:asciiTheme="majorHAnsi" w:eastAsiaTheme="minorHAnsi" w:hAnsiTheme="majorHAnsi" w:cstheme="majorHAnsi"/>
                <w:iCs/>
                <w:sz w:val="22"/>
                <w:szCs w:val="22"/>
              </w:rPr>
            </w:pPr>
            <w:ins w:id="3" w:author="Nikki Papenfus" w:date="2025-08-07T10:24:00Z" w16du:dateUtc="2025-08-07T08:24:00Z">
              <w:r>
                <w:rPr>
                  <w:rFonts w:asciiTheme="majorHAnsi" w:eastAsiaTheme="minorHAnsi" w:hAnsiTheme="majorHAnsi" w:cstheme="majorHAnsi"/>
                  <w:iCs/>
                  <w:sz w:val="22"/>
                  <w:szCs w:val="22"/>
                </w:rPr>
                <w:t>07/08/2025</w:t>
              </w:r>
            </w:ins>
          </w:p>
        </w:tc>
      </w:tr>
    </w:tbl>
    <w:p w14:paraId="6DDD6EBD" w14:textId="7178C4E6" w:rsidR="00687C1D" w:rsidRPr="00687C1D" w:rsidRDefault="0061209E" w:rsidP="00687C1D">
      <w:pPr>
        <w:pStyle w:val="GraingerText"/>
      </w:pPr>
      <w:r>
        <w:br w:type="page"/>
      </w:r>
    </w:p>
    <w:bookmarkStart w:id="4" w:name="_Toc112053611" w:displacedByCustomXml="next"/>
    <w:sdt>
      <w:sdtPr>
        <w:rPr>
          <w:rFonts w:ascii="Arial" w:eastAsia="Times" w:hAnsi="Arial" w:cs="Times New Roman"/>
          <w:color w:val="auto"/>
          <w:sz w:val="22"/>
          <w:szCs w:val="20"/>
          <w:lang w:val="en-GB"/>
        </w:rPr>
        <w:id w:val="1224320194"/>
        <w:docPartObj>
          <w:docPartGallery w:val="Table of Contents"/>
          <w:docPartUnique/>
        </w:docPartObj>
      </w:sdtPr>
      <w:sdtContent>
        <w:p w14:paraId="44386AAB" w14:textId="5B80D09B" w:rsidR="009D673C" w:rsidRPr="00883E94" w:rsidRDefault="009D673C" w:rsidP="0853A057">
          <w:pPr>
            <w:pStyle w:val="TOCHeading"/>
            <w:rPr>
              <w:rFonts w:asciiTheme="minorHAnsi" w:hAnsiTheme="minorHAnsi" w:cstheme="minorBidi"/>
            </w:rPr>
          </w:pPr>
          <w:r w:rsidRPr="0853A057">
            <w:rPr>
              <w:rFonts w:asciiTheme="minorHAnsi" w:hAnsiTheme="minorHAnsi" w:cstheme="minorBidi"/>
            </w:rPr>
            <w:t>Table of Contents</w:t>
          </w:r>
        </w:p>
        <w:p w14:paraId="6EA5B528" w14:textId="7764B021" w:rsidR="00C028CA" w:rsidRDefault="0853A057">
          <w:pPr>
            <w:pStyle w:val="TOC1"/>
            <w:rPr>
              <w:ins w:id="5" w:author="Nikki Papenfus" w:date="2025-08-08T15:39:00Z" w16du:dateUtc="2025-08-08T13:39:00Z"/>
              <w:rFonts w:asciiTheme="minorHAnsi" w:eastAsiaTheme="minorEastAsia" w:hAnsiTheme="minorHAnsi" w:cstheme="minorBidi"/>
              <w:noProof/>
              <w:kern w:val="2"/>
              <w:sz w:val="24"/>
              <w:szCs w:val="24"/>
              <w:lang w:eastAsia="en-GB"/>
              <w14:ligatures w14:val="standardContextual"/>
            </w:rPr>
          </w:pPr>
          <w:r>
            <w:fldChar w:fldCharType="begin"/>
          </w:r>
          <w:r w:rsidR="009D673C">
            <w:instrText>TOC \o "1-3" \z \u \h</w:instrText>
          </w:r>
          <w:r>
            <w:fldChar w:fldCharType="separate"/>
          </w:r>
          <w:ins w:id="6" w:author="Nikki Papenfus" w:date="2025-08-08T15:39:00Z" w16du:dateUtc="2025-08-08T13:39:00Z">
            <w:r w:rsidR="00C028CA" w:rsidRPr="004136D7">
              <w:rPr>
                <w:rStyle w:val="Hyperlink"/>
                <w:noProof/>
              </w:rPr>
              <w:fldChar w:fldCharType="begin"/>
            </w:r>
            <w:r w:rsidR="00C028CA" w:rsidRPr="004136D7">
              <w:rPr>
                <w:rStyle w:val="Hyperlink"/>
                <w:noProof/>
              </w:rPr>
              <w:instrText xml:space="preserve"> </w:instrText>
            </w:r>
            <w:r w:rsidR="00C028CA">
              <w:rPr>
                <w:noProof/>
              </w:rPr>
              <w:instrText>HYPERLINK \l "_Toc205559978"</w:instrText>
            </w:r>
            <w:r w:rsidR="00C028CA" w:rsidRPr="004136D7">
              <w:rPr>
                <w:rStyle w:val="Hyperlink"/>
                <w:noProof/>
              </w:rPr>
              <w:instrText xml:space="preserve"> </w:instrText>
            </w:r>
            <w:r w:rsidR="00C028CA" w:rsidRPr="004136D7">
              <w:rPr>
                <w:rStyle w:val="Hyperlink"/>
                <w:noProof/>
              </w:rPr>
            </w:r>
            <w:r w:rsidR="00C028CA" w:rsidRPr="004136D7">
              <w:rPr>
                <w:rStyle w:val="Hyperlink"/>
                <w:noProof/>
              </w:rPr>
              <w:fldChar w:fldCharType="separate"/>
            </w:r>
            <w:r w:rsidR="00C028CA" w:rsidRPr="004136D7">
              <w:rPr>
                <w:rStyle w:val="Hyperlink"/>
                <w:noProof/>
              </w:rPr>
              <w:t>1.</w:t>
            </w:r>
            <w:r w:rsidR="00C028CA">
              <w:rPr>
                <w:rFonts w:asciiTheme="minorHAnsi" w:eastAsiaTheme="minorEastAsia" w:hAnsiTheme="minorHAnsi" w:cstheme="minorBidi"/>
                <w:noProof/>
                <w:kern w:val="2"/>
                <w:sz w:val="24"/>
                <w:szCs w:val="24"/>
                <w:lang w:eastAsia="en-GB"/>
                <w14:ligatures w14:val="standardContextual"/>
              </w:rPr>
              <w:tab/>
            </w:r>
            <w:r w:rsidR="00C028CA" w:rsidRPr="004136D7">
              <w:rPr>
                <w:rStyle w:val="Hyperlink"/>
                <w:noProof/>
              </w:rPr>
              <w:t>Overview</w:t>
            </w:r>
            <w:r w:rsidR="00C028CA">
              <w:rPr>
                <w:noProof/>
                <w:webHidden/>
              </w:rPr>
              <w:tab/>
            </w:r>
            <w:r w:rsidR="00C028CA">
              <w:rPr>
                <w:noProof/>
                <w:webHidden/>
              </w:rPr>
              <w:fldChar w:fldCharType="begin"/>
            </w:r>
            <w:r w:rsidR="00C028CA">
              <w:rPr>
                <w:noProof/>
                <w:webHidden/>
              </w:rPr>
              <w:instrText xml:space="preserve"> PAGEREF _Toc205559978 \h </w:instrText>
            </w:r>
            <w:r w:rsidR="00C028CA">
              <w:rPr>
                <w:noProof/>
                <w:webHidden/>
              </w:rPr>
            </w:r>
            <w:r w:rsidR="00C028CA">
              <w:rPr>
                <w:noProof/>
                <w:webHidden/>
              </w:rPr>
              <w:fldChar w:fldCharType="separate"/>
            </w:r>
            <w:r w:rsidR="00C028CA">
              <w:rPr>
                <w:noProof/>
                <w:webHidden/>
              </w:rPr>
              <w:t>3</w:t>
            </w:r>
            <w:r w:rsidR="00C028CA">
              <w:rPr>
                <w:noProof/>
                <w:webHidden/>
              </w:rPr>
              <w:fldChar w:fldCharType="end"/>
            </w:r>
            <w:r w:rsidR="00C028CA" w:rsidRPr="004136D7">
              <w:rPr>
                <w:rStyle w:val="Hyperlink"/>
                <w:noProof/>
              </w:rPr>
              <w:fldChar w:fldCharType="end"/>
            </w:r>
          </w:ins>
        </w:p>
        <w:p w14:paraId="6623BD2F" w14:textId="7D135419" w:rsidR="00C028CA" w:rsidRDefault="00C028CA">
          <w:pPr>
            <w:pStyle w:val="TOC1"/>
            <w:rPr>
              <w:ins w:id="7" w:author="Nikki Papenfus" w:date="2025-08-08T15:39:00Z" w16du:dateUtc="2025-08-08T13:39:00Z"/>
              <w:rFonts w:asciiTheme="minorHAnsi" w:eastAsiaTheme="minorEastAsia" w:hAnsiTheme="minorHAnsi" w:cstheme="minorBidi"/>
              <w:noProof/>
              <w:kern w:val="2"/>
              <w:sz w:val="24"/>
              <w:szCs w:val="24"/>
              <w:lang w:eastAsia="en-GB"/>
              <w14:ligatures w14:val="standardContextual"/>
            </w:rPr>
          </w:pPr>
          <w:ins w:id="8" w:author="Nikki Papenfus" w:date="2025-08-08T15:39:00Z" w16du:dateUtc="2025-08-08T13:39:00Z">
            <w:r w:rsidRPr="004136D7">
              <w:rPr>
                <w:rStyle w:val="Hyperlink"/>
                <w:noProof/>
              </w:rPr>
              <w:fldChar w:fldCharType="begin"/>
            </w:r>
            <w:r w:rsidRPr="004136D7">
              <w:rPr>
                <w:rStyle w:val="Hyperlink"/>
                <w:noProof/>
              </w:rPr>
              <w:instrText xml:space="preserve"> </w:instrText>
            </w:r>
            <w:r>
              <w:rPr>
                <w:noProof/>
              </w:rPr>
              <w:instrText>HYPERLINK \l "_Toc205559979"</w:instrText>
            </w:r>
            <w:r w:rsidRPr="004136D7">
              <w:rPr>
                <w:rStyle w:val="Hyperlink"/>
                <w:noProof/>
              </w:rPr>
              <w:instrText xml:space="preserve"> </w:instrText>
            </w:r>
            <w:r w:rsidRPr="004136D7">
              <w:rPr>
                <w:rStyle w:val="Hyperlink"/>
                <w:noProof/>
              </w:rPr>
            </w:r>
            <w:r w:rsidRPr="004136D7">
              <w:rPr>
                <w:rStyle w:val="Hyperlink"/>
                <w:noProof/>
              </w:rPr>
              <w:fldChar w:fldCharType="separate"/>
            </w:r>
            <w:r w:rsidRPr="004136D7">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4136D7">
              <w:rPr>
                <w:rStyle w:val="Hyperlink"/>
                <w:noProof/>
              </w:rPr>
              <w:t>How to Update Marketing Rent</w:t>
            </w:r>
            <w:r>
              <w:rPr>
                <w:noProof/>
                <w:webHidden/>
              </w:rPr>
              <w:tab/>
            </w:r>
            <w:r>
              <w:rPr>
                <w:noProof/>
                <w:webHidden/>
              </w:rPr>
              <w:fldChar w:fldCharType="begin"/>
            </w:r>
            <w:r>
              <w:rPr>
                <w:noProof/>
                <w:webHidden/>
              </w:rPr>
              <w:instrText xml:space="preserve"> PAGEREF _Toc205559979 \h </w:instrText>
            </w:r>
            <w:r>
              <w:rPr>
                <w:noProof/>
                <w:webHidden/>
              </w:rPr>
            </w:r>
            <w:r>
              <w:rPr>
                <w:noProof/>
                <w:webHidden/>
              </w:rPr>
              <w:fldChar w:fldCharType="separate"/>
            </w:r>
            <w:r>
              <w:rPr>
                <w:noProof/>
                <w:webHidden/>
              </w:rPr>
              <w:t>4</w:t>
            </w:r>
            <w:r>
              <w:rPr>
                <w:noProof/>
                <w:webHidden/>
              </w:rPr>
              <w:fldChar w:fldCharType="end"/>
            </w:r>
            <w:r w:rsidRPr="004136D7">
              <w:rPr>
                <w:rStyle w:val="Hyperlink"/>
                <w:noProof/>
              </w:rPr>
              <w:fldChar w:fldCharType="end"/>
            </w:r>
          </w:ins>
        </w:p>
        <w:p w14:paraId="041DA572" w14:textId="11451E71" w:rsidR="00C028CA" w:rsidRDefault="00C028CA">
          <w:pPr>
            <w:pStyle w:val="TOC2"/>
            <w:tabs>
              <w:tab w:val="left" w:pos="960"/>
              <w:tab w:val="right" w:leader="dot" w:pos="9350"/>
            </w:tabs>
            <w:rPr>
              <w:ins w:id="9" w:author="Nikki Papenfus" w:date="2025-08-08T15:39:00Z" w16du:dateUtc="2025-08-08T13:39:00Z"/>
              <w:rFonts w:asciiTheme="minorHAnsi" w:eastAsiaTheme="minorEastAsia" w:hAnsiTheme="minorHAnsi" w:cstheme="minorBidi"/>
              <w:noProof/>
              <w:kern w:val="2"/>
              <w14:ligatures w14:val="standardContextual"/>
            </w:rPr>
          </w:pPr>
          <w:ins w:id="10" w:author="Nikki Papenfus" w:date="2025-08-08T15:39:00Z" w16du:dateUtc="2025-08-08T13:39:00Z">
            <w:r w:rsidRPr="004136D7">
              <w:rPr>
                <w:rStyle w:val="Hyperlink"/>
                <w:noProof/>
              </w:rPr>
              <w:fldChar w:fldCharType="begin"/>
            </w:r>
            <w:r w:rsidRPr="004136D7">
              <w:rPr>
                <w:rStyle w:val="Hyperlink"/>
                <w:noProof/>
              </w:rPr>
              <w:instrText xml:space="preserve"> </w:instrText>
            </w:r>
            <w:r>
              <w:rPr>
                <w:noProof/>
              </w:rPr>
              <w:instrText>HYPERLINK \l "_Toc205559980"</w:instrText>
            </w:r>
            <w:r w:rsidRPr="004136D7">
              <w:rPr>
                <w:rStyle w:val="Hyperlink"/>
                <w:noProof/>
              </w:rPr>
              <w:instrText xml:space="preserve"> </w:instrText>
            </w:r>
            <w:r w:rsidRPr="004136D7">
              <w:rPr>
                <w:rStyle w:val="Hyperlink"/>
                <w:noProof/>
              </w:rPr>
            </w:r>
            <w:r w:rsidRPr="004136D7">
              <w:rPr>
                <w:rStyle w:val="Hyperlink"/>
                <w:noProof/>
              </w:rPr>
              <w:fldChar w:fldCharType="separate"/>
            </w:r>
            <w:r w:rsidRPr="004136D7">
              <w:rPr>
                <w:rStyle w:val="Hyperlink"/>
                <w:noProof/>
              </w:rPr>
              <w:t>2.1</w:t>
            </w:r>
            <w:r>
              <w:rPr>
                <w:rFonts w:asciiTheme="minorHAnsi" w:eastAsiaTheme="minorEastAsia" w:hAnsiTheme="minorHAnsi" w:cstheme="minorBidi"/>
                <w:noProof/>
                <w:kern w:val="2"/>
                <w14:ligatures w14:val="standardContextual"/>
              </w:rPr>
              <w:tab/>
            </w:r>
            <w:r w:rsidRPr="004136D7">
              <w:rPr>
                <w:rStyle w:val="Hyperlink"/>
                <w:noProof/>
              </w:rPr>
              <w:t>Creating a new Product</w:t>
            </w:r>
            <w:r>
              <w:rPr>
                <w:noProof/>
                <w:webHidden/>
              </w:rPr>
              <w:tab/>
            </w:r>
            <w:r>
              <w:rPr>
                <w:noProof/>
                <w:webHidden/>
              </w:rPr>
              <w:fldChar w:fldCharType="begin"/>
            </w:r>
            <w:r>
              <w:rPr>
                <w:noProof/>
                <w:webHidden/>
              </w:rPr>
              <w:instrText xml:space="preserve"> PAGEREF _Toc205559980 \h </w:instrText>
            </w:r>
            <w:r>
              <w:rPr>
                <w:noProof/>
                <w:webHidden/>
              </w:rPr>
            </w:r>
            <w:r>
              <w:rPr>
                <w:noProof/>
                <w:webHidden/>
              </w:rPr>
              <w:fldChar w:fldCharType="separate"/>
            </w:r>
            <w:r>
              <w:rPr>
                <w:noProof/>
                <w:webHidden/>
              </w:rPr>
              <w:t>5</w:t>
            </w:r>
            <w:r>
              <w:rPr>
                <w:noProof/>
                <w:webHidden/>
              </w:rPr>
              <w:fldChar w:fldCharType="end"/>
            </w:r>
            <w:r w:rsidRPr="004136D7">
              <w:rPr>
                <w:rStyle w:val="Hyperlink"/>
                <w:noProof/>
              </w:rPr>
              <w:fldChar w:fldCharType="end"/>
            </w:r>
          </w:ins>
        </w:p>
        <w:p w14:paraId="0060B313" w14:textId="560A75CE" w:rsidR="00C028CA" w:rsidRDefault="00C028CA">
          <w:pPr>
            <w:pStyle w:val="TOC1"/>
            <w:rPr>
              <w:ins w:id="11" w:author="Nikki Papenfus" w:date="2025-08-08T15:39:00Z" w16du:dateUtc="2025-08-08T13:39:00Z"/>
              <w:rFonts w:asciiTheme="minorHAnsi" w:eastAsiaTheme="minorEastAsia" w:hAnsiTheme="minorHAnsi" w:cstheme="minorBidi"/>
              <w:noProof/>
              <w:kern w:val="2"/>
              <w:sz w:val="24"/>
              <w:szCs w:val="24"/>
              <w:lang w:eastAsia="en-GB"/>
              <w14:ligatures w14:val="standardContextual"/>
            </w:rPr>
          </w:pPr>
          <w:ins w:id="12" w:author="Nikki Papenfus" w:date="2025-08-08T15:39:00Z" w16du:dateUtc="2025-08-08T13:39:00Z">
            <w:r w:rsidRPr="004136D7">
              <w:rPr>
                <w:rStyle w:val="Hyperlink"/>
                <w:noProof/>
              </w:rPr>
              <w:fldChar w:fldCharType="begin"/>
            </w:r>
            <w:r w:rsidRPr="004136D7">
              <w:rPr>
                <w:rStyle w:val="Hyperlink"/>
                <w:noProof/>
              </w:rPr>
              <w:instrText xml:space="preserve"> </w:instrText>
            </w:r>
            <w:r>
              <w:rPr>
                <w:noProof/>
              </w:rPr>
              <w:instrText>HYPERLINK \l "_Toc205559981"</w:instrText>
            </w:r>
            <w:r w:rsidRPr="004136D7">
              <w:rPr>
                <w:rStyle w:val="Hyperlink"/>
                <w:noProof/>
              </w:rPr>
              <w:instrText xml:space="preserve"> </w:instrText>
            </w:r>
            <w:r w:rsidRPr="004136D7">
              <w:rPr>
                <w:rStyle w:val="Hyperlink"/>
                <w:noProof/>
              </w:rPr>
            </w:r>
            <w:r w:rsidRPr="004136D7">
              <w:rPr>
                <w:rStyle w:val="Hyperlink"/>
                <w:noProof/>
              </w:rPr>
              <w:fldChar w:fldCharType="separate"/>
            </w:r>
            <w:r w:rsidRPr="004136D7">
              <w:rPr>
                <w:rStyle w:val="Hyperlink"/>
                <w:noProof/>
              </w:rPr>
              <w:t>3.</w:t>
            </w:r>
            <w:r>
              <w:rPr>
                <w:rFonts w:asciiTheme="minorHAnsi" w:eastAsiaTheme="minorEastAsia" w:hAnsiTheme="minorHAnsi" w:cstheme="minorBidi"/>
                <w:noProof/>
                <w:kern w:val="2"/>
                <w:sz w:val="24"/>
                <w:szCs w:val="24"/>
                <w:lang w:eastAsia="en-GB"/>
                <w14:ligatures w14:val="standardContextual"/>
              </w:rPr>
              <w:tab/>
            </w:r>
            <w:r w:rsidRPr="004136D7">
              <w:rPr>
                <w:rStyle w:val="Hyperlink"/>
                <w:noProof/>
              </w:rPr>
              <w:t>Receiving and Recording Offers</w:t>
            </w:r>
            <w:r>
              <w:rPr>
                <w:noProof/>
                <w:webHidden/>
              </w:rPr>
              <w:tab/>
            </w:r>
            <w:r>
              <w:rPr>
                <w:noProof/>
                <w:webHidden/>
              </w:rPr>
              <w:fldChar w:fldCharType="begin"/>
            </w:r>
            <w:r>
              <w:rPr>
                <w:noProof/>
                <w:webHidden/>
              </w:rPr>
              <w:instrText xml:space="preserve"> PAGEREF _Toc205559981 \h </w:instrText>
            </w:r>
            <w:r>
              <w:rPr>
                <w:noProof/>
                <w:webHidden/>
              </w:rPr>
            </w:r>
            <w:r>
              <w:rPr>
                <w:noProof/>
                <w:webHidden/>
              </w:rPr>
              <w:fldChar w:fldCharType="separate"/>
            </w:r>
            <w:r>
              <w:rPr>
                <w:noProof/>
                <w:webHidden/>
              </w:rPr>
              <w:t>9</w:t>
            </w:r>
            <w:r>
              <w:rPr>
                <w:noProof/>
                <w:webHidden/>
              </w:rPr>
              <w:fldChar w:fldCharType="end"/>
            </w:r>
            <w:r w:rsidRPr="004136D7">
              <w:rPr>
                <w:rStyle w:val="Hyperlink"/>
                <w:noProof/>
              </w:rPr>
              <w:fldChar w:fldCharType="end"/>
            </w:r>
          </w:ins>
        </w:p>
        <w:p w14:paraId="18C29D45" w14:textId="0ABE3EB4" w:rsidR="00C028CA" w:rsidRDefault="00C028CA">
          <w:pPr>
            <w:pStyle w:val="TOC2"/>
            <w:tabs>
              <w:tab w:val="left" w:pos="960"/>
              <w:tab w:val="right" w:leader="dot" w:pos="9350"/>
            </w:tabs>
            <w:rPr>
              <w:ins w:id="13" w:author="Nikki Papenfus" w:date="2025-08-08T15:39:00Z" w16du:dateUtc="2025-08-08T13:39:00Z"/>
              <w:rFonts w:asciiTheme="minorHAnsi" w:eastAsiaTheme="minorEastAsia" w:hAnsiTheme="minorHAnsi" w:cstheme="minorBidi"/>
              <w:noProof/>
              <w:kern w:val="2"/>
              <w14:ligatures w14:val="standardContextual"/>
            </w:rPr>
          </w:pPr>
          <w:ins w:id="14" w:author="Nikki Papenfus" w:date="2025-08-08T15:39:00Z" w16du:dateUtc="2025-08-08T13:39:00Z">
            <w:r w:rsidRPr="004136D7">
              <w:rPr>
                <w:rStyle w:val="Hyperlink"/>
                <w:noProof/>
              </w:rPr>
              <w:fldChar w:fldCharType="begin"/>
            </w:r>
            <w:r w:rsidRPr="004136D7">
              <w:rPr>
                <w:rStyle w:val="Hyperlink"/>
                <w:noProof/>
              </w:rPr>
              <w:instrText xml:space="preserve"> </w:instrText>
            </w:r>
            <w:r>
              <w:rPr>
                <w:noProof/>
              </w:rPr>
              <w:instrText>HYPERLINK \l "_Toc205559982"</w:instrText>
            </w:r>
            <w:r w:rsidRPr="004136D7">
              <w:rPr>
                <w:rStyle w:val="Hyperlink"/>
                <w:noProof/>
              </w:rPr>
              <w:instrText xml:space="preserve"> </w:instrText>
            </w:r>
            <w:r w:rsidRPr="004136D7">
              <w:rPr>
                <w:rStyle w:val="Hyperlink"/>
                <w:noProof/>
              </w:rPr>
            </w:r>
            <w:r w:rsidRPr="004136D7">
              <w:rPr>
                <w:rStyle w:val="Hyperlink"/>
                <w:noProof/>
              </w:rPr>
              <w:fldChar w:fldCharType="separate"/>
            </w:r>
            <w:r w:rsidRPr="004136D7">
              <w:rPr>
                <w:rStyle w:val="Hyperlink"/>
                <w:noProof/>
              </w:rPr>
              <w:t>3.1</w:t>
            </w:r>
            <w:r>
              <w:rPr>
                <w:rFonts w:asciiTheme="minorHAnsi" w:eastAsiaTheme="minorEastAsia" w:hAnsiTheme="minorHAnsi" w:cstheme="minorBidi"/>
                <w:noProof/>
                <w:kern w:val="2"/>
                <w14:ligatures w14:val="standardContextual"/>
              </w:rPr>
              <w:tab/>
            </w:r>
            <w:r w:rsidRPr="004136D7">
              <w:rPr>
                <w:rStyle w:val="Hyperlink"/>
                <w:noProof/>
              </w:rPr>
              <w:t>Creating a new Account and new Contacts</w:t>
            </w:r>
            <w:r>
              <w:rPr>
                <w:noProof/>
                <w:webHidden/>
              </w:rPr>
              <w:tab/>
            </w:r>
            <w:r>
              <w:rPr>
                <w:noProof/>
                <w:webHidden/>
              </w:rPr>
              <w:fldChar w:fldCharType="begin"/>
            </w:r>
            <w:r>
              <w:rPr>
                <w:noProof/>
                <w:webHidden/>
              </w:rPr>
              <w:instrText xml:space="preserve"> PAGEREF _Toc205559982 \h </w:instrText>
            </w:r>
            <w:r>
              <w:rPr>
                <w:noProof/>
                <w:webHidden/>
              </w:rPr>
            </w:r>
            <w:r>
              <w:rPr>
                <w:noProof/>
                <w:webHidden/>
              </w:rPr>
              <w:fldChar w:fldCharType="separate"/>
            </w:r>
            <w:r>
              <w:rPr>
                <w:noProof/>
                <w:webHidden/>
              </w:rPr>
              <w:t>9</w:t>
            </w:r>
            <w:r>
              <w:rPr>
                <w:noProof/>
                <w:webHidden/>
              </w:rPr>
              <w:fldChar w:fldCharType="end"/>
            </w:r>
            <w:r w:rsidRPr="004136D7">
              <w:rPr>
                <w:rStyle w:val="Hyperlink"/>
                <w:noProof/>
              </w:rPr>
              <w:fldChar w:fldCharType="end"/>
            </w:r>
          </w:ins>
        </w:p>
        <w:p w14:paraId="7D1830D6" w14:textId="7F80F49F" w:rsidR="00C028CA" w:rsidRDefault="00C028CA">
          <w:pPr>
            <w:pStyle w:val="TOC2"/>
            <w:tabs>
              <w:tab w:val="left" w:pos="960"/>
              <w:tab w:val="right" w:leader="dot" w:pos="9350"/>
            </w:tabs>
            <w:rPr>
              <w:ins w:id="15" w:author="Nikki Papenfus" w:date="2025-08-08T15:39:00Z" w16du:dateUtc="2025-08-08T13:39:00Z"/>
              <w:rFonts w:asciiTheme="minorHAnsi" w:eastAsiaTheme="minorEastAsia" w:hAnsiTheme="minorHAnsi" w:cstheme="minorBidi"/>
              <w:noProof/>
              <w:kern w:val="2"/>
              <w14:ligatures w14:val="standardContextual"/>
            </w:rPr>
          </w:pPr>
          <w:ins w:id="16" w:author="Nikki Papenfus" w:date="2025-08-08T15:39:00Z" w16du:dateUtc="2025-08-08T13:39:00Z">
            <w:r w:rsidRPr="004136D7">
              <w:rPr>
                <w:rStyle w:val="Hyperlink"/>
                <w:noProof/>
              </w:rPr>
              <w:fldChar w:fldCharType="begin"/>
            </w:r>
            <w:r w:rsidRPr="004136D7">
              <w:rPr>
                <w:rStyle w:val="Hyperlink"/>
                <w:noProof/>
              </w:rPr>
              <w:instrText xml:space="preserve"> </w:instrText>
            </w:r>
            <w:r>
              <w:rPr>
                <w:noProof/>
              </w:rPr>
              <w:instrText>HYPERLINK \l "_Toc205559983"</w:instrText>
            </w:r>
            <w:r w:rsidRPr="004136D7">
              <w:rPr>
                <w:rStyle w:val="Hyperlink"/>
                <w:noProof/>
              </w:rPr>
              <w:instrText xml:space="preserve"> </w:instrText>
            </w:r>
            <w:r w:rsidRPr="004136D7">
              <w:rPr>
                <w:rStyle w:val="Hyperlink"/>
                <w:noProof/>
              </w:rPr>
            </w:r>
            <w:r w:rsidRPr="004136D7">
              <w:rPr>
                <w:rStyle w:val="Hyperlink"/>
                <w:noProof/>
              </w:rPr>
              <w:fldChar w:fldCharType="separate"/>
            </w:r>
            <w:r w:rsidRPr="004136D7">
              <w:rPr>
                <w:rStyle w:val="Hyperlink"/>
                <w:noProof/>
              </w:rPr>
              <w:t>3.2</w:t>
            </w:r>
            <w:r>
              <w:rPr>
                <w:rFonts w:asciiTheme="minorHAnsi" w:eastAsiaTheme="minorEastAsia" w:hAnsiTheme="minorHAnsi" w:cstheme="minorBidi"/>
                <w:noProof/>
                <w:kern w:val="2"/>
                <w14:ligatures w14:val="standardContextual"/>
              </w:rPr>
              <w:tab/>
            </w:r>
            <w:r w:rsidRPr="004136D7">
              <w:rPr>
                <w:rStyle w:val="Hyperlink"/>
                <w:noProof/>
              </w:rPr>
              <w:t>Create a Commercial Opportunity</w:t>
            </w:r>
            <w:r>
              <w:rPr>
                <w:noProof/>
                <w:webHidden/>
              </w:rPr>
              <w:tab/>
            </w:r>
            <w:r>
              <w:rPr>
                <w:noProof/>
                <w:webHidden/>
              </w:rPr>
              <w:fldChar w:fldCharType="begin"/>
            </w:r>
            <w:r>
              <w:rPr>
                <w:noProof/>
                <w:webHidden/>
              </w:rPr>
              <w:instrText xml:space="preserve"> PAGEREF _Toc205559983 \h </w:instrText>
            </w:r>
            <w:r>
              <w:rPr>
                <w:noProof/>
                <w:webHidden/>
              </w:rPr>
            </w:r>
            <w:r>
              <w:rPr>
                <w:noProof/>
                <w:webHidden/>
              </w:rPr>
              <w:fldChar w:fldCharType="separate"/>
            </w:r>
            <w:r>
              <w:rPr>
                <w:noProof/>
                <w:webHidden/>
              </w:rPr>
              <w:t>11</w:t>
            </w:r>
            <w:r>
              <w:rPr>
                <w:noProof/>
                <w:webHidden/>
              </w:rPr>
              <w:fldChar w:fldCharType="end"/>
            </w:r>
            <w:r w:rsidRPr="004136D7">
              <w:rPr>
                <w:rStyle w:val="Hyperlink"/>
                <w:noProof/>
              </w:rPr>
              <w:fldChar w:fldCharType="end"/>
            </w:r>
          </w:ins>
        </w:p>
        <w:p w14:paraId="241688F9" w14:textId="4A707A1A" w:rsidR="00C028CA" w:rsidRDefault="00C028CA">
          <w:pPr>
            <w:pStyle w:val="TOC2"/>
            <w:tabs>
              <w:tab w:val="left" w:pos="960"/>
              <w:tab w:val="right" w:leader="dot" w:pos="9350"/>
            </w:tabs>
            <w:rPr>
              <w:ins w:id="17" w:author="Nikki Papenfus" w:date="2025-08-08T15:39:00Z" w16du:dateUtc="2025-08-08T13:39:00Z"/>
              <w:rFonts w:asciiTheme="minorHAnsi" w:eastAsiaTheme="minorEastAsia" w:hAnsiTheme="minorHAnsi" w:cstheme="minorBidi"/>
              <w:noProof/>
              <w:kern w:val="2"/>
              <w14:ligatures w14:val="standardContextual"/>
            </w:rPr>
          </w:pPr>
          <w:ins w:id="18" w:author="Nikki Papenfus" w:date="2025-08-08T15:39:00Z" w16du:dateUtc="2025-08-08T13:39:00Z">
            <w:r w:rsidRPr="004136D7">
              <w:rPr>
                <w:rStyle w:val="Hyperlink"/>
                <w:noProof/>
              </w:rPr>
              <w:fldChar w:fldCharType="begin"/>
            </w:r>
            <w:r w:rsidRPr="004136D7">
              <w:rPr>
                <w:rStyle w:val="Hyperlink"/>
                <w:noProof/>
              </w:rPr>
              <w:instrText xml:space="preserve"> </w:instrText>
            </w:r>
            <w:r>
              <w:rPr>
                <w:noProof/>
              </w:rPr>
              <w:instrText>HYPERLINK \l "_Toc205559984"</w:instrText>
            </w:r>
            <w:r w:rsidRPr="004136D7">
              <w:rPr>
                <w:rStyle w:val="Hyperlink"/>
                <w:noProof/>
              </w:rPr>
              <w:instrText xml:space="preserve"> </w:instrText>
            </w:r>
            <w:r w:rsidRPr="004136D7">
              <w:rPr>
                <w:rStyle w:val="Hyperlink"/>
                <w:noProof/>
              </w:rPr>
            </w:r>
            <w:r w:rsidRPr="004136D7">
              <w:rPr>
                <w:rStyle w:val="Hyperlink"/>
                <w:noProof/>
              </w:rPr>
              <w:fldChar w:fldCharType="separate"/>
            </w:r>
            <w:r w:rsidRPr="004136D7">
              <w:rPr>
                <w:rStyle w:val="Hyperlink"/>
                <w:noProof/>
              </w:rPr>
              <w:t>3.3</w:t>
            </w:r>
            <w:r>
              <w:rPr>
                <w:rFonts w:asciiTheme="minorHAnsi" w:eastAsiaTheme="minorEastAsia" w:hAnsiTheme="minorHAnsi" w:cstheme="minorBidi"/>
                <w:noProof/>
                <w:kern w:val="2"/>
                <w14:ligatures w14:val="standardContextual"/>
              </w:rPr>
              <w:tab/>
            </w:r>
            <w:r w:rsidRPr="004136D7">
              <w:rPr>
                <w:rStyle w:val="Hyperlink"/>
                <w:noProof/>
              </w:rPr>
              <w:t>Create a Commercial Offer</w:t>
            </w:r>
            <w:r>
              <w:rPr>
                <w:noProof/>
                <w:webHidden/>
              </w:rPr>
              <w:tab/>
            </w:r>
            <w:r>
              <w:rPr>
                <w:noProof/>
                <w:webHidden/>
              </w:rPr>
              <w:fldChar w:fldCharType="begin"/>
            </w:r>
            <w:r>
              <w:rPr>
                <w:noProof/>
                <w:webHidden/>
              </w:rPr>
              <w:instrText xml:space="preserve"> PAGEREF _Toc205559984 \h </w:instrText>
            </w:r>
            <w:r>
              <w:rPr>
                <w:noProof/>
                <w:webHidden/>
              </w:rPr>
            </w:r>
            <w:r>
              <w:rPr>
                <w:noProof/>
                <w:webHidden/>
              </w:rPr>
              <w:fldChar w:fldCharType="separate"/>
            </w:r>
            <w:r>
              <w:rPr>
                <w:noProof/>
                <w:webHidden/>
              </w:rPr>
              <w:t>14</w:t>
            </w:r>
            <w:r>
              <w:rPr>
                <w:noProof/>
                <w:webHidden/>
              </w:rPr>
              <w:fldChar w:fldCharType="end"/>
            </w:r>
            <w:r w:rsidRPr="004136D7">
              <w:rPr>
                <w:rStyle w:val="Hyperlink"/>
                <w:noProof/>
              </w:rPr>
              <w:fldChar w:fldCharType="end"/>
            </w:r>
          </w:ins>
        </w:p>
        <w:p w14:paraId="0F916E7C" w14:textId="6F2B0C37" w:rsidR="00C028CA" w:rsidRDefault="00C028CA">
          <w:pPr>
            <w:pStyle w:val="TOC2"/>
            <w:tabs>
              <w:tab w:val="left" w:pos="960"/>
              <w:tab w:val="right" w:leader="dot" w:pos="9350"/>
            </w:tabs>
            <w:rPr>
              <w:ins w:id="19" w:author="Nikki Papenfus" w:date="2025-08-08T15:39:00Z" w16du:dateUtc="2025-08-08T13:39:00Z"/>
              <w:rFonts w:asciiTheme="minorHAnsi" w:eastAsiaTheme="minorEastAsia" w:hAnsiTheme="minorHAnsi" w:cstheme="minorBidi"/>
              <w:noProof/>
              <w:kern w:val="2"/>
              <w14:ligatures w14:val="standardContextual"/>
            </w:rPr>
          </w:pPr>
          <w:ins w:id="20" w:author="Nikki Papenfus" w:date="2025-08-08T15:39:00Z" w16du:dateUtc="2025-08-08T13:39:00Z">
            <w:r w:rsidRPr="004136D7">
              <w:rPr>
                <w:rStyle w:val="Hyperlink"/>
                <w:noProof/>
              </w:rPr>
              <w:fldChar w:fldCharType="begin"/>
            </w:r>
            <w:r w:rsidRPr="004136D7">
              <w:rPr>
                <w:rStyle w:val="Hyperlink"/>
                <w:noProof/>
              </w:rPr>
              <w:instrText xml:space="preserve"> </w:instrText>
            </w:r>
            <w:r>
              <w:rPr>
                <w:noProof/>
              </w:rPr>
              <w:instrText>HYPERLINK \l "_Toc205559985"</w:instrText>
            </w:r>
            <w:r w:rsidRPr="004136D7">
              <w:rPr>
                <w:rStyle w:val="Hyperlink"/>
                <w:noProof/>
              </w:rPr>
              <w:instrText xml:space="preserve"> </w:instrText>
            </w:r>
            <w:r w:rsidRPr="004136D7">
              <w:rPr>
                <w:rStyle w:val="Hyperlink"/>
                <w:noProof/>
              </w:rPr>
            </w:r>
            <w:r w:rsidRPr="004136D7">
              <w:rPr>
                <w:rStyle w:val="Hyperlink"/>
                <w:noProof/>
              </w:rPr>
              <w:fldChar w:fldCharType="separate"/>
            </w:r>
            <w:r w:rsidRPr="004136D7">
              <w:rPr>
                <w:rStyle w:val="Hyperlink"/>
                <w:noProof/>
              </w:rPr>
              <w:t>3.4</w:t>
            </w:r>
            <w:r>
              <w:rPr>
                <w:rFonts w:asciiTheme="minorHAnsi" w:eastAsiaTheme="minorEastAsia" w:hAnsiTheme="minorHAnsi" w:cstheme="minorBidi"/>
                <w:noProof/>
                <w:kern w:val="2"/>
                <w14:ligatures w14:val="standardContextual"/>
              </w:rPr>
              <w:tab/>
            </w:r>
            <w:r w:rsidRPr="004136D7">
              <w:rPr>
                <w:rStyle w:val="Hyperlink"/>
                <w:noProof/>
              </w:rPr>
              <w:t>Update Offered Price</w:t>
            </w:r>
            <w:r>
              <w:rPr>
                <w:noProof/>
                <w:webHidden/>
              </w:rPr>
              <w:tab/>
            </w:r>
            <w:r>
              <w:rPr>
                <w:noProof/>
                <w:webHidden/>
              </w:rPr>
              <w:fldChar w:fldCharType="begin"/>
            </w:r>
            <w:r>
              <w:rPr>
                <w:noProof/>
                <w:webHidden/>
              </w:rPr>
              <w:instrText xml:space="preserve"> PAGEREF _Toc205559985 \h </w:instrText>
            </w:r>
            <w:r>
              <w:rPr>
                <w:noProof/>
                <w:webHidden/>
              </w:rPr>
            </w:r>
            <w:r>
              <w:rPr>
                <w:noProof/>
                <w:webHidden/>
              </w:rPr>
              <w:fldChar w:fldCharType="separate"/>
            </w:r>
            <w:r>
              <w:rPr>
                <w:noProof/>
                <w:webHidden/>
              </w:rPr>
              <w:t>18</w:t>
            </w:r>
            <w:r>
              <w:rPr>
                <w:noProof/>
                <w:webHidden/>
              </w:rPr>
              <w:fldChar w:fldCharType="end"/>
            </w:r>
            <w:r w:rsidRPr="004136D7">
              <w:rPr>
                <w:rStyle w:val="Hyperlink"/>
                <w:noProof/>
              </w:rPr>
              <w:fldChar w:fldCharType="end"/>
            </w:r>
          </w:ins>
        </w:p>
        <w:p w14:paraId="59483D19" w14:textId="1AE1CEB1" w:rsidR="00C028CA" w:rsidRDefault="00C028CA">
          <w:pPr>
            <w:pStyle w:val="TOC2"/>
            <w:tabs>
              <w:tab w:val="left" w:pos="960"/>
              <w:tab w:val="right" w:leader="dot" w:pos="9350"/>
            </w:tabs>
            <w:rPr>
              <w:ins w:id="21" w:author="Nikki Papenfus" w:date="2025-08-08T15:39:00Z" w16du:dateUtc="2025-08-08T13:39:00Z"/>
              <w:rFonts w:asciiTheme="minorHAnsi" w:eastAsiaTheme="minorEastAsia" w:hAnsiTheme="minorHAnsi" w:cstheme="minorBidi"/>
              <w:noProof/>
              <w:kern w:val="2"/>
              <w14:ligatures w14:val="standardContextual"/>
            </w:rPr>
          </w:pPr>
          <w:ins w:id="22" w:author="Nikki Papenfus" w:date="2025-08-08T15:39:00Z" w16du:dateUtc="2025-08-08T13:39:00Z">
            <w:r w:rsidRPr="004136D7">
              <w:rPr>
                <w:rStyle w:val="Hyperlink"/>
                <w:noProof/>
              </w:rPr>
              <w:fldChar w:fldCharType="begin"/>
            </w:r>
            <w:r w:rsidRPr="004136D7">
              <w:rPr>
                <w:rStyle w:val="Hyperlink"/>
                <w:noProof/>
              </w:rPr>
              <w:instrText xml:space="preserve"> </w:instrText>
            </w:r>
            <w:r>
              <w:rPr>
                <w:noProof/>
              </w:rPr>
              <w:instrText>HYPERLINK \l "_Toc205559986"</w:instrText>
            </w:r>
            <w:r w:rsidRPr="004136D7">
              <w:rPr>
                <w:rStyle w:val="Hyperlink"/>
                <w:noProof/>
              </w:rPr>
              <w:instrText xml:space="preserve"> </w:instrText>
            </w:r>
            <w:r w:rsidRPr="004136D7">
              <w:rPr>
                <w:rStyle w:val="Hyperlink"/>
                <w:noProof/>
              </w:rPr>
            </w:r>
            <w:r w:rsidRPr="004136D7">
              <w:rPr>
                <w:rStyle w:val="Hyperlink"/>
                <w:noProof/>
              </w:rPr>
              <w:fldChar w:fldCharType="separate"/>
            </w:r>
            <w:r w:rsidRPr="004136D7">
              <w:rPr>
                <w:rStyle w:val="Hyperlink"/>
                <w:noProof/>
              </w:rPr>
              <w:t>3.5</w:t>
            </w:r>
            <w:r>
              <w:rPr>
                <w:rFonts w:asciiTheme="minorHAnsi" w:eastAsiaTheme="minorEastAsia" w:hAnsiTheme="minorHAnsi" w:cstheme="minorBidi"/>
                <w:noProof/>
                <w:kern w:val="2"/>
                <w14:ligatures w14:val="standardContextual"/>
              </w:rPr>
              <w:tab/>
            </w:r>
            <w:r w:rsidRPr="004136D7">
              <w:rPr>
                <w:rStyle w:val="Hyperlink"/>
                <w:noProof/>
              </w:rPr>
              <w:t>Copying an Offer</w:t>
            </w:r>
            <w:r>
              <w:rPr>
                <w:noProof/>
                <w:webHidden/>
              </w:rPr>
              <w:tab/>
            </w:r>
            <w:r>
              <w:rPr>
                <w:noProof/>
                <w:webHidden/>
              </w:rPr>
              <w:fldChar w:fldCharType="begin"/>
            </w:r>
            <w:r>
              <w:rPr>
                <w:noProof/>
                <w:webHidden/>
              </w:rPr>
              <w:instrText xml:space="preserve"> PAGEREF _Toc205559986 \h </w:instrText>
            </w:r>
            <w:r>
              <w:rPr>
                <w:noProof/>
                <w:webHidden/>
              </w:rPr>
            </w:r>
            <w:r>
              <w:rPr>
                <w:noProof/>
                <w:webHidden/>
              </w:rPr>
              <w:fldChar w:fldCharType="separate"/>
            </w:r>
            <w:r>
              <w:rPr>
                <w:noProof/>
                <w:webHidden/>
              </w:rPr>
              <w:t>19</w:t>
            </w:r>
            <w:r>
              <w:rPr>
                <w:noProof/>
                <w:webHidden/>
              </w:rPr>
              <w:fldChar w:fldCharType="end"/>
            </w:r>
            <w:r w:rsidRPr="004136D7">
              <w:rPr>
                <w:rStyle w:val="Hyperlink"/>
                <w:noProof/>
              </w:rPr>
              <w:fldChar w:fldCharType="end"/>
            </w:r>
          </w:ins>
        </w:p>
        <w:p w14:paraId="435CCECF" w14:textId="5040946F" w:rsidR="00C028CA" w:rsidRDefault="00C028CA">
          <w:pPr>
            <w:pStyle w:val="TOC1"/>
            <w:rPr>
              <w:ins w:id="23" w:author="Nikki Papenfus" w:date="2025-08-08T15:39:00Z" w16du:dateUtc="2025-08-08T13:39:00Z"/>
              <w:rFonts w:asciiTheme="minorHAnsi" w:eastAsiaTheme="minorEastAsia" w:hAnsiTheme="minorHAnsi" w:cstheme="minorBidi"/>
              <w:noProof/>
              <w:kern w:val="2"/>
              <w:sz w:val="24"/>
              <w:szCs w:val="24"/>
              <w:lang w:eastAsia="en-GB"/>
              <w14:ligatures w14:val="standardContextual"/>
            </w:rPr>
          </w:pPr>
          <w:ins w:id="24" w:author="Nikki Papenfus" w:date="2025-08-08T15:39:00Z" w16du:dateUtc="2025-08-08T13:39:00Z">
            <w:r w:rsidRPr="004136D7">
              <w:rPr>
                <w:rStyle w:val="Hyperlink"/>
                <w:noProof/>
              </w:rPr>
              <w:fldChar w:fldCharType="begin"/>
            </w:r>
            <w:r w:rsidRPr="004136D7">
              <w:rPr>
                <w:rStyle w:val="Hyperlink"/>
                <w:noProof/>
              </w:rPr>
              <w:instrText xml:space="preserve"> </w:instrText>
            </w:r>
            <w:r>
              <w:rPr>
                <w:noProof/>
              </w:rPr>
              <w:instrText>HYPERLINK \l "_Toc205559987"</w:instrText>
            </w:r>
            <w:r w:rsidRPr="004136D7">
              <w:rPr>
                <w:rStyle w:val="Hyperlink"/>
                <w:noProof/>
              </w:rPr>
              <w:instrText xml:space="preserve"> </w:instrText>
            </w:r>
            <w:r w:rsidRPr="004136D7">
              <w:rPr>
                <w:rStyle w:val="Hyperlink"/>
                <w:noProof/>
              </w:rPr>
            </w:r>
            <w:r w:rsidRPr="004136D7">
              <w:rPr>
                <w:rStyle w:val="Hyperlink"/>
                <w:noProof/>
              </w:rPr>
              <w:fldChar w:fldCharType="separate"/>
            </w:r>
            <w:r w:rsidRPr="004136D7">
              <w:rPr>
                <w:rStyle w:val="Hyperlink"/>
                <w:noProof/>
              </w:rPr>
              <w:t>4.</w:t>
            </w:r>
            <w:r>
              <w:rPr>
                <w:rFonts w:asciiTheme="minorHAnsi" w:eastAsiaTheme="minorEastAsia" w:hAnsiTheme="minorHAnsi" w:cstheme="minorBidi"/>
                <w:noProof/>
                <w:kern w:val="2"/>
                <w:sz w:val="24"/>
                <w:szCs w:val="24"/>
                <w:lang w:eastAsia="en-GB"/>
                <w14:ligatures w14:val="standardContextual"/>
              </w:rPr>
              <w:tab/>
            </w:r>
            <w:r w:rsidRPr="004136D7">
              <w:rPr>
                <w:rStyle w:val="Hyperlink"/>
                <w:noProof/>
              </w:rPr>
              <w:t>Asset Management and Investment Committee Approval</w:t>
            </w:r>
            <w:r>
              <w:rPr>
                <w:noProof/>
                <w:webHidden/>
              </w:rPr>
              <w:tab/>
            </w:r>
            <w:r>
              <w:rPr>
                <w:noProof/>
                <w:webHidden/>
              </w:rPr>
              <w:fldChar w:fldCharType="begin"/>
            </w:r>
            <w:r>
              <w:rPr>
                <w:noProof/>
                <w:webHidden/>
              </w:rPr>
              <w:instrText xml:space="preserve"> PAGEREF _Toc205559987 \h </w:instrText>
            </w:r>
            <w:r>
              <w:rPr>
                <w:noProof/>
                <w:webHidden/>
              </w:rPr>
            </w:r>
            <w:r>
              <w:rPr>
                <w:noProof/>
                <w:webHidden/>
              </w:rPr>
              <w:fldChar w:fldCharType="separate"/>
            </w:r>
            <w:r>
              <w:rPr>
                <w:noProof/>
                <w:webHidden/>
              </w:rPr>
              <w:t>21</w:t>
            </w:r>
            <w:r>
              <w:rPr>
                <w:noProof/>
                <w:webHidden/>
              </w:rPr>
              <w:fldChar w:fldCharType="end"/>
            </w:r>
            <w:r w:rsidRPr="004136D7">
              <w:rPr>
                <w:rStyle w:val="Hyperlink"/>
                <w:noProof/>
              </w:rPr>
              <w:fldChar w:fldCharType="end"/>
            </w:r>
          </w:ins>
        </w:p>
        <w:p w14:paraId="5A76B629" w14:textId="72ECA89F" w:rsidR="00C028CA" w:rsidRDefault="00C028CA">
          <w:pPr>
            <w:pStyle w:val="TOC2"/>
            <w:tabs>
              <w:tab w:val="left" w:pos="960"/>
              <w:tab w:val="right" w:leader="dot" w:pos="9350"/>
            </w:tabs>
            <w:rPr>
              <w:ins w:id="25" w:author="Nikki Papenfus" w:date="2025-08-08T15:39:00Z" w16du:dateUtc="2025-08-08T13:39:00Z"/>
              <w:rFonts w:asciiTheme="minorHAnsi" w:eastAsiaTheme="minorEastAsia" w:hAnsiTheme="minorHAnsi" w:cstheme="minorBidi"/>
              <w:noProof/>
              <w:kern w:val="2"/>
              <w14:ligatures w14:val="standardContextual"/>
            </w:rPr>
          </w:pPr>
          <w:ins w:id="26" w:author="Nikki Papenfus" w:date="2025-08-08T15:39:00Z" w16du:dateUtc="2025-08-08T13:39:00Z">
            <w:r w:rsidRPr="004136D7">
              <w:rPr>
                <w:rStyle w:val="Hyperlink"/>
                <w:noProof/>
              </w:rPr>
              <w:fldChar w:fldCharType="begin"/>
            </w:r>
            <w:r w:rsidRPr="004136D7">
              <w:rPr>
                <w:rStyle w:val="Hyperlink"/>
                <w:noProof/>
              </w:rPr>
              <w:instrText xml:space="preserve"> </w:instrText>
            </w:r>
            <w:r>
              <w:rPr>
                <w:noProof/>
              </w:rPr>
              <w:instrText>HYPERLINK \l "_Toc205559988"</w:instrText>
            </w:r>
            <w:r w:rsidRPr="004136D7">
              <w:rPr>
                <w:rStyle w:val="Hyperlink"/>
                <w:noProof/>
              </w:rPr>
              <w:instrText xml:space="preserve"> </w:instrText>
            </w:r>
            <w:r w:rsidRPr="004136D7">
              <w:rPr>
                <w:rStyle w:val="Hyperlink"/>
                <w:noProof/>
              </w:rPr>
            </w:r>
            <w:r w:rsidRPr="004136D7">
              <w:rPr>
                <w:rStyle w:val="Hyperlink"/>
                <w:noProof/>
              </w:rPr>
              <w:fldChar w:fldCharType="separate"/>
            </w:r>
            <w:r w:rsidRPr="004136D7">
              <w:rPr>
                <w:rStyle w:val="Hyperlink"/>
                <w:noProof/>
              </w:rPr>
              <w:t>4.1</w:t>
            </w:r>
            <w:r>
              <w:rPr>
                <w:rFonts w:asciiTheme="minorHAnsi" w:eastAsiaTheme="minorEastAsia" w:hAnsiTheme="minorHAnsi" w:cstheme="minorBidi"/>
                <w:noProof/>
                <w:kern w:val="2"/>
                <w14:ligatures w14:val="standardContextual"/>
              </w:rPr>
              <w:tab/>
            </w:r>
            <w:r w:rsidRPr="004136D7">
              <w:rPr>
                <w:rStyle w:val="Hyperlink"/>
                <w:noProof/>
              </w:rPr>
              <w:t>Asset Management Approval Process</w:t>
            </w:r>
            <w:r>
              <w:rPr>
                <w:noProof/>
                <w:webHidden/>
              </w:rPr>
              <w:tab/>
            </w:r>
            <w:r>
              <w:rPr>
                <w:noProof/>
                <w:webHidden/>
              </w:rPr>
              <w:fldChar w:fldCharType="begin"/>
            </w:r>
            <w:r>
              <w:rPr>
                <w:noProof/>
                <w:webHidden/>
              </w:rPr>
              <w:instrText xml:space="preserve"> PAGEREF _Toc205559988 \h </w:instrText>
            </w:r>
            <w:r>
              <w:rPr>
                <w:noProof/>
                <w:webHidden/>
              </w:rPr>
            </w:r>
            <w:r>
              <w:rPr>
                <w:noProof/>
                <w:webHidden/>
              </w:rPr>
              <w:fldChar w:fldCharType="separate"/>
            </w:r>
            <w:r>
              <w:rPr>
                <w:noProof/>
                <w:webHidden/>
              </w:rPr>
              <w:t>21</w:t>
            </w:r>
            <w:r>
              <w:rPr>
                <w:noProof/>
                <w:webHidden/>
              </w:rPr>
              <w:fldChar w:fldCharType="end"/>
            </w:r>
            <w:r w:rsidRPr="004136D7">
              <w:rPr>
                <w:rStyle w:val="Hyperlink"/>
                <w:noProof/>
              </w:rPr>
              <w:fldChar w:fldCharType="end"/>
            </w:r>
          </w:ins>
        </w:p>
        <w:p w14:paraId="1737305E" w14:textId="3B717C68" w:rsidR="00C028CA" w:rsidRDefault="00C028CA">
          <w:pPr>
            <w:pStyle w:val="TOC1"/>
            <w:rPr>
              <w:ins w:id="27" w:author="Nikki Papenfus" w:date="2025-08-08T15:39:00Z" w16du:dateUtc="2025-08-08T13:39:00Z"/>
              <w:rFonts w:asciiTheme="minorHAnsi" w:eastAsiaTheme="minorEastAsia" w:hAnsiTheme="minorHAnsi" w:cstheme="minorBidi"/>
              <w:noProof/>
              <w:kern w:val="2"/>
              <w:sz w:val="24"/>
              <w:szCs w:val="24"/>
              <w:lang w:eastAsia="en-GB"/>
              <w14:ligatures w14:val="standardContextual"/>
            </w:rPr>
          </w:pPr>
          <w:ins w:id="28" w:author="Nikki Papenfus" w:date="2025-08-08T15:39:00Z" w16du:dateUtc="2025-08-08T13:39:00Z">
            <w:r w:rsidRPr="004136D7">
              <w:rPr>
                <w:rStyle w:val="Hyperlink"/>
                <w:noProof/>
              </w:rPr>
              <w:fldChar w:fldCharType="begin"/>
            </w:r>
            <w:r w:rsidRPr="004136D7">
              <w:rPr>
                <w:rStyle w:val="Hyperlink"/>
                <w:noProof/>
              </w:rPr>
              <w:instrText xml:space="preserve"> </w:instrText>
            </w:r>
            <w:r>
              <w:rPr>
                <w:noProof/>
              </w:rPr>
              <w:instrText>HYPERLINK \l "_Toc205559989"</w:instrText>
            </w:r>
            <w:r w:rsidRPr="004136D7">
              <w:rPr>
                <w:rStyle w:val="Hyperlink"/>
                <w:noProof/>
              </w:rPr>
              <w:instrText xml:space="preserve"> </w:instrText>
            </w:r>
            <w:r w:rsidRPr="004136D7">
              <w:rPr>
                <w:rStyle w:val="Hyperlink"/>
                <w:noProof/>
              </w:rPr>
            </w:r>
            <w:r w:rsidRPr="004136D7">
              <w:rPr>
                <w:rStyle w:val="Hyperlink"/>
                <w:noProof/>
              </w:rPr>
              <w:fldChar w:fldCharType="separate"/>
            </w:r>
            <w:r w:rsidRPr="004136D7">
              <w:rPr>
                <w:rStyle w:val="Hyperlink"/>
                <w:noProof/>
              </w:rPr>
              <w:t>5.</w:t>
            </w:r>
            <w:r>
              <w:rPr>
                <w:rFonts w:asciiTheme="minorHAnsi" w:eastAsiaTheme="minorEastAsia" w:hAnsiTheme="minorHAnsi" w:cstheme="minorBidi"/>
                <w:noProof/>
                <w:kern w:val="2"/>
                <w:sz w:val="24"/>
                <w:szCs w:val="24"/>
                <w:lang w:eastAsia="en-GB"/>
                <w14:ligatures w14:val="standardContextual"/>
              </w:rPr>
              <w:tab/>
            </w:r>
            <w:r w:rsidRPr="004136D7">
              <w:rPr>
                <w:rStyle w:val="Hyperlink"/>
                <w:noProof/>
              </w:rPr>
              <w:t>Progressing or Closing the Commercial Opportunity</w:t>
            </w:r>
            <w:r>
              <w:rPr>
                <w:noProof/>
                <w:webHidden/>
              </w:rPr>
              <w:tab/>
            </w:r>
            <w:r>
              <w:rPr>
                <w:noProof/>
                <w:webHidden/>
              </w:rPr>
              <w:fldChar w:fldCharType="begin"/>
            </w:r>
            <w:r>
              <w:rPr>
                <w:noProof/>
                <w:webHidden/>
              </w:rPr>
              <w:instrText xml:space="preserve"> PAGEREF _Toc205559989 \h </w:instrText>
            </w:r>
            <w:r>
              <w:rPr>
                <w:noProof/>
                <w:webHidden/>
              </w:rPr>
            </w:r>
            <w:r>
              <w:rPr>
                <w:noProof/>
                <w:webHidden/>
              </w:rPr>
              <w:fldChar w:fldCharType="separate"/>
            </w:r>
            <w:r>
              <w:rPr>
                <w:noProof/>
                <w:webHidden/>
              </w:rPr>
              <w:t>26</w:t>
            </w:r>
            <w:r>
              <w:rPr>
                <w:noProof/>
                <w:webHidden/>
              </w:rPr>
              <w:fldChar w:fldCharType="end"/>
            </w:r>
            <w:r w:rsidRPr="004136D7">
              <w:rPr>
                <w:rStyle w:val="Hyperlink"/>
                <w:noProof/>
              </w:rPr>
              <w:fldChar w:fldCharType="end"/>
            </w:r>
          </w:ins>
        </w:p>
        <w:p w14:paraId="3B474816" w14:textId="2337EFDA" w:rsidR="00C028CA" w:rsidRDefault="00C028CA">
          <w:pPr>
            <w:pStyle w:val="TOC2"/>
            <w:tabs>
              <w:tab w:val="left" w:pos="960"/>
              <w:tab w:val="right" w:leader="dot" w:pos="9350"/>
            </w:tabs>
            <w:rPr>
              <w:ins w:id="29" w:author="Nikki Papenfus" w:date="2025-08-08T15:39:00Z" w16du:dateUtc="2025-08-08T13:39:00Z"/>
              <w:rFonts w:asciiTheme="minorHAnsi" w:eastAsiaTheme="minorEastAsia" w:hAnsiTheme="minorHAnsi" w:cstheme="minorBidi"/>
              <w:noProof/>
              <w:kern w:val="2"/>
              <w14:ligatures w14:val="standardContextual"/>
            </w:rPr>
          </w:pPr>
          <w:ins w:id="30" w:author="Nikki Papenfus" w:date="2025-08-08T15:39:00Z" w16du:dateUtc="2025-08-08T13:39:00Z">
            <w:r w:rsidRPr="004136D7">
              <w:rPr>
                <w:rStyle w:val="Hyperlink"/>
                <w:noProof/>
              </w:rPr>
              <w:fldChar w:fldCharType="begin"/>
            </w:r>
            <w:r w:rsidRPr="004136D7">
              <w:rPr>
                <w:rStyle w:val="Hyperlink"/>
                <w:noProof/>
              </w:rPr>
              <w:instrText xml:space="preserve"> </w:instrText>
            </w:r>
            <w:r>
              <w:rPr>
                <w:noProof/>
              </w:rPr>
              <w:instrText>HYPERLINK \l "_Toc205559990"</w:instrText>
            </w:r>
            <w:r w:rsidRPr="004136D7">
              <w:rPr>
                <w:rStyle w:val="Hyperlink"/>
                <w:noProof/>
              </w:rPr>
              <w:instrText xml:space="preserve"> </w:instrText>
            </w:r>
            <w:r w:rsidRPr="004136D7">
              <w:rPr>
                <w:rStyle w:val="Hyperlink"/>
                <w:noProof/>
              </w:rPr>
            </w:r>
            <w:r w:rsidRPr="004136D7">
              <w:rPr>
                <w:rStyle w:val="Hyperlink"/>
                <w:noProof/>
              </w:rPr>
              <w:fldChar w:fldCharType="separate"/>
            </w:r>
            <w:r w:rsidRPr="004136D7">
              <w:rPr>
                <w:rStyle w:val="Hyperlink"/>
                <w:noProof/>
              </w:rPr>
              <w:t>5.1</w:t>
            </w:r>
            <w:r>
              <w:rPr>
                <w:rFonts w:asciiTheme="minorHAnsi" w:eastAsiaTheme="minorEastAsia" w:hAnsiTheme="minorHAnsi" w:cstheme="minorBidi"/>
                <w:noProof/>
                <w:kern w:val="2"/>
                <w14:ligatures w14:val="standardContextual"/>
              </w:rPr>
              <w:tab/>
            </w:r>
            <w:r w:rsidRPr="004136D7">
              <w:rPr>
                <w:rStyle w:val="Hyperlink"/>
                <w:noProof/>
              </w:rPr>
              <w:t>Capturing Comments &amp; Delays</w:t>
            </w:r>
            <w:r>
              <w:rPr>
                <w:noProof/>
                <w:webHidden/>
              </w:rPr>
              <w:tab/>
            </w:r>
            <w:r>
              <w:rPr>
                <w:noProof/>
                <w:webHidden/>
              </w:rPr>
              <w:fldChar w:fldCharType="begin"/>
            </w:r>
            <w:r>
              <w:rPr>
                <w:noProof/>
                <w:webHidden/>
              </w:rPr>
              <w:instrText xml:space="preserve"> PAGEREF _Toc205559990 \h </w:instrText>
            </w:r>
            <w:r>
              <w:rPr>
                <w:noProof/>
                <w:webHidden/>
              </w:rPr>
            </w:r>
            <w:r>
              <w:rPr>
                <w:noProof/>
                <w:webHidden/>
              </w:rPr>
              <w:fldChar w:fldCharType="separate"/>
            </w:r>
            <w:r>
              <w:rPr>
                <w:noProof/>
                <w:webHidden/>
              </w:rPr>
              <w:t>26</w:t>
            </w:r>
            <w:r>
              <w:rPr>
                <w:noProof/>
                <w:webHidden/>
              </w:rPr>
              <w:fldChar w:fldCharType="end"/>
            </w:r>
            <w:r w:rsidRPr="004136D7">
              <w:rPr>
                <w:rStyle w:val="Hyperlink"/>
                <w:noProof/>
              </w:rPr>
              <w:fldChar w:fldCharType="end"/>
            </w:r>
          </w:ins>
        </w:p>
        <w:p w14:paraId="38A547D6" w14:textId="7E5472B7" w:rsidR="00C028CA" w:rsidRDefault="00C028CA">
          <w:pPr>
            <w:pStyle w:val="TOC2"/>
            <w:tabs>
              <w:tab w:val="left" w:pos="960"/>
              <w:tab w:val="right" w:leader="dot" w:pos="9350"/>
            </w:tabs>
            <w:rPr>
              <w:ins w:id="31" w:author="Nikki Papenfus" w:date="2025-08-08T15:39:00Z" w16du:dateUtc="2025-08-08T13:39:00Z"/>
              <w:rFonts w:asciiTheme="minorHAnsi" w:eastAsiaTheme="minorEastAsia" w:hAnsiTheme="minorHAnsi" w:cstheme="minorBidi"/>
              <w:noProof/>
              <w:kern w:val="2"/>
              <w14:ligatures w14:val="standardContextual"/>
            </w:rPr>
          </w:pPr>
          <w:ins w:id="32" w:author="Nikki Papenfus" w:date="2025-08-08T15:39:00Z" w16du:dateUtc="2025-08-08T13:39:00Z">
            <w:r w:rsidRPr="004136D7">
              <w:rPr>
                <w:rStyle w:val="Hyperlink"/>
                <w:noProof/>
              </w:rPr>
              <w:fldChar w:fldCharType="begin"/>
            </w:r>
            <w:r w:rsidRPr="004136D7">
              <w:rPr>
                <w:rStyle w:val="Hyperlink"/>
                <w:noProof/>
              </w:rPr>
              <w:instrText xml:space="preserve"> </w:instrText>
            </w:r>
            <w:r>
              <w:rPr>
                <w:noProof/>
              </w:rPr>
              <w:instrText>HYPERLINK \l "_Toc205559991"</w:instrText>
            </w:r>
            <w:r w:rsidRPr="004136D7">
              <w:rPr>
                <w:rStyle w:val="Hyperlink"/>
                <w:noProof/>
              </w:rPr>
              <w:instrText xml:space="preserve"> </w:instrText>
            </w:r>
            <w:r w:rsidRPr="004136D7">
              <w:rPr>
                <w:rStyle w:val="Hyperlink"/>
                <w:noProof/>
              </w:rPr>
            </w:r>
            <w:r w:rsidRPr="004136D7">
              <w:rPr>
                <w:rStyle w:val="Hyperlink"/>
                <w:noProof/>
              </w:rPr>
              <w:fldChar w:fldCharType="separate"/>
            </w:r>
            <w:r w:rsidRPr="004136D7">
              <w:rPr>
                <w:rStyle w:val="Hyperlink"/>
                <w:noProof/>
              </w:rPr>
              <w:t>5.2</w:t>
            </w:r>
            <w:r>
              <w:rPr>
                <w:rFonts w:asciiTheme="minorHAnsi" w:eastAsiaTheme="minorEastAsia" w:hAnsiTheme="minorHAnsi" w:cstheme="minorBidi"/>
                <w:noProof/>
                <w:kern w:val="2"/>
                <w14:ligatures w14:val="standardContextual"/>
              </w:rPr>
              <w:tab/>
            </w:r>
            <w:r w:rsidRPr="004136D7">
              <w:rPr>
                <w:rStyle w:val="Hyperlink"/>
                <w:noProof/>
              </w:rPr>
              <w:t>Closing a Rejected Opportunity</w:t>
            </w:r>
            <w:r>
              <w:rPr>
                <w:noProof/>
                <w:webHidden/>
              </w:rPr>
              <w:tab/>
            </w:r>
            <w:r>
              <w:rPr>
                <w:noProof/>
                <w:webHidden/>
              </w:rPr>
              <w:fldChar w:fldCharType="begin"/>
            </w:r>
            <w:r>
              <w:rPr>
                <w:noProof/>
                <w:webHidden/>
              </w:rPr>
              <w:instrText xml:space="preserve"> PAGEREF _Toc205559991 \h </w:instrText>
            </w:r>
            <w:r>
              <w:rPr>
                <w:noProof/>
                <w:webHidden/>
              </w:rPr>
            </w:r>
            <w:r>
              <w:rPr>
                <w:noProof/>
                <w:webHidden/>
              </w:rPr>
              <w:fldChar w:fldCharType="separate"/>
            </w:r>
            <w:r>
              <w:rPr>
                <w:noProof/>
                <w:webHidden/>
              </w:rPr>
              <w:t>28</w:t>
            </w:r>
            <w:r>
              <w:rPr>
                <w:noProof/>
                <w:webHidden/>
              </w:rPr>
              <w:fldChar w:fldCharType="end"/>
            </w:r>
            <w:r w:rsidRPr="004136D7">
              <w:rPr>
                <w:rStyle w:val="Hyperlink"/>
                <w:noProof/>
              </w:rPr>
              <w:fldChar w:fldCharType="end"/>
            </w:r>
          </w:ins>
        </w:p>
        <w:p w14:paraId="37C1C066" w14:textId="0FDFC31E" w:rsidR="00C028CA" w:rsidRDefault="00C028CA">
          <w:pPr>
            <w:pStyle w:val="TOC1"/>
            <w:rPr>
              <w:ins w:id="33" w:author="Nikki Papenfus" w:date="2025-08-08T15:39:00Z" w16du:dateUtc="2025-08-08T13:39:00Z"/>
              <w:rFonts w:asciiTheme="minorHAnsi" w:eastAsiaTheme="minorEastAsia" w:hAnsiTheme="minorHAnsi" w:cstheme="minorBidi"/>
              <w:noProof/>
              <w:kern w:val="2"/>
              <w:sz w:val="24"/>
              <w:szCs w:val="24"/>
              <w:lang w:eastAsia="en-GB"/>
              <w14:ligatures w14:val="standardContextual"/>
            </w:rPr>
          </w:pPr>
          <w:ins w:id="34" w:author="Nikki Papenfus" w:date="2025-08-08T15:39:00Z" w16du:dateUtc="2025-08-08T13:39:00Z">
            <w:r w:rsidRPr="004136D7">
              <w:rPr>
                <w:rStyle w:val="Hyperlink"/>
                <w:noProof/>
              </w:rPr>
              <w:fldChar w:fldCharType="begin"/>
            </w:r>
            <w:r w:rsidRPr="004136D7">
              <w:rPr>
                <w:rStyle w:val="Hyperlink"/>
                <w:noProof/>
              </w:rPr>
              <w:instrText xml:space="preserve"> </w:instrText>
            </w:r>
            <w:r>
              <w:rPr>
                <w:noProof/>
              </w:rPr>
              <w:instrText>HYPERLINK \l "_Toc205559992"</w:instrText>
            </w:r>
            <w:r w:rsidRPr="004136D7">
              <w:rPr>
                <w:rStyle w:val="Hyperlink"/>
                <w:noProof/>
              </w:rPr>
              <w:instrText xml:space="preserve"> </w:instrText>
            </w:r>
            <w:r w:rsidRPr="004136D7">
              <w:rPr>
                <w:rStyle w:val="Hyperlink"/>
                <w:noProof/>
              </w:rPr>
            </w:r>
            <w:r w:rsidRPr="004136D7">
              <w:rPr>
                <w:rStyle w:val="Hyperlink"/>
                <w:noProof/>
              </w:rPr>
              <w:fldChar w:fldCharType="separate"/>
            </w:r>
            <w:r w:rsidRPr="004136D7">
              <w:rPr>
                <w:rStyle w:val="Hyperlink"/>
                <w:noProof/>
              </w:rPr>
              <w:t>6.</w:t>
            </w:r>
            <w:r>
              <w:rPr>
                <w:rFonts w:asciiTheme="minorHAnsi" w:eastAsiaTheme="minorEastAsia" w:hAnsiTheme="minorHAnsi" w:cstheme="minorBidi"/>
                <w:noProof/>
                <w:kern w:val="2"/>
                <w:sz w:val="24"/>
                <w:szCs w:val="24"/>
                <w:lang w:eastAsia="en-GB"/>
                <w14:ligatures w14:val="standardContextual"/>
              </w:rPr>
              <w:tab/>
            </w:r>
            <w:r w:rsidRPr="004136D7">
              <w:rPr>
                <w:rStyle w:val="Hyperlink"/>
                <w:noProof/>
              </w:rPr>
              <w:t>Initial Integration to Qube</w:t>
            </w:r>
            <w:r>
              <w:rPr>
                <w:noProof/>
                <w:webHidden/>
              </w:rPr>
              <w:tab/>
            </w:r>
            <w:r>
              <w:rPr>
                <w:noProof/>
                <w:webHidden/>
              </w:rPr>
              <w:fldChar w:fldCharType="begin"/>
            </w:r>
            <w:r>
              <w:rPr>
                <w:noProof/>
                <w:webHidden/>
              </w:rPr>
              <w:instrText xml:space="preserve"> PAGEREF _Toc205559992 \h </w:instrText>
            </w:r>
            <w:r>
              <w:rPr>
                <w:noProof/>
                <w:webHidden/>
              </w:rPr>
            </w:r>
            <w:r>
              <w:rPr>
                <w:noProof/>
                <w:webHidden/>
              </w:rPr>
              <w:fldChar w:fldCharType="separate"/>
            </w:r>
            <w:r>
              <w:rPr>
                <w:noProof/>
                <w:webHidden/>
              </w:rPr>
              <w:t>30</w:t>
            </w:r>
            <w:r>
              <w:rPr>
                <w:noProof/>
                <w:webHidden/>
              </w:rPr>
              <w:fldChar w:fldCharType="end"/>
            </w:r>
            <w:r w:rsidRPr="004136D7">
              <w:rPr>
                <w:rStyle w:val="Hyperlink"/>
                <w:noProof/>
              </w:rPr>
              <w:fldChar w:fldCharType="end"/>
            </w:r>
          </w:ins>
        </w:p>
        <w:p w14:paraId="647E17FB" w14:textId="1EFED2DD" w:rsidR="004B0340" w:rsidDel="00C028CA" w:rsidRDefault="0853A057" w:rsidP="009E03CC">
          <w:pPr>
            <w:pStyle w:val="TOC1"/>
            <w:tabs>
              <w:tab w:val="left" w:pos="435"/>
            </w:tabs>
            <w:rPr>
              <w:del w:id="35" w:author="Nikki Papenfus" w:date="2025-08-08T15:39:00Z" w16du:dateUtc="2025-08-08T13:39:00Z"/>
              <w:rStyle w:val="Hyperlink"/>
              <w:rFonts w:asciiTheme="majorHAnsi" w:eastAsiaTheme="majorEastAsia" w:hAnsiTheme="majorHAnsi" w:cstheme="majorBidi"/>
              <w:noProof/>
              <w:kern w:val="2"/>
              <w:sz w:val="32"/>
              <w:szCs w:val="32"/>
              <w:lang w:val="en-US"/>
              <w14:ligatures w14:val="standardContextual"/>
            </w:rPr>
          </w:pPr>
          <w:del w:id="36" w:author="Nikki Papenfus" w:date="2025-08-08T15:39:00Z" w16du:dateUtc="2025-08-08T13:39:00Z">
            <w:r w:rsidRPr="00C028CA" w:rsidDel="00C028CA">
              <w:rPr>
                <w:noProof/>
                <w:rPrChange w:id="37" w:author="Nikki Papenfus" w:date="2025-08-08T15:39:00Z" w16du:dateUtc="2025-08-08T13:39:00Z">
                  <w:rPr>
                    <w:rStyle w:val="Hyperlink"/>
                  </w:rPr>
                </w:rPrChange>
              </w:rPr>
              <w:delText>1.</w:delText>
            </w:r>
            <w:r w:rsidR="009D673C" w:rsidDel="00C028CA">
              <w:rPr>
                <w:noProof/>
              </w:rPr>
              <w:tab/>
            </w:r>
            <w:r w:rsidRPr="00C028CA" w:rsidDel="00C028CA">
              <w:rPr>
                <w:noProof/>
                <w:rPrChange w:id="38" w:author="Nikki Papenfus" w:date="2025-08-08T15:39:00Z" w16du:dateUtc="2025-08-08T13:39:00Z">
                  <w:rPr>
                    <w:rStyle w:val="Hyperlink"/>
                  </w:rPr>
                </w:rPrChange>
              </w:rPr>
              <w:delText>Overview</w:delText>
            </w:r>
            <w:r w:rsidR="009D673C" w:rsidDel="00C028CA">
              <w:rPr>
                <w:noProof/>
              </w:rPr>
              <w:tab/>
            </w:r>
            <w:r w:rsidR="00D65DB6" w:rsidDel="00C028CA">
              <w:rPr>
                <w:noProof/>
              </w:rPr>
              <w:delText>3</w:delText>
            </w:r>
          </w:del>
        </w:p>
        <w:p w14:paraId="546AF670" w14:textId="1F2BA38F" w:rsidR="004B0340" w:rsidDel="00C028CA" w:rsidRDefault="0853A057" w:rsidP="009E03CC">
          <w:pPr>
            <w:pStyle w:val="TOC1"/>
            <w:tabs>
              <w:tab w:val="left" w:pos="435"/>
            </w:tabs>
            <w:rPr>
              <w:del w:id="39" w:author="Nikki Papenfus" w:date="2025-08-08T15:39:00Z" w16du:dateUtc="2025-08-08T13:39:00Z"/>
              <w:rStyle w:val="Hyperlink"/>
              <w:noProof/>
              <w:kern w:val="2"/>
              <w14:ligatures w14:val="standardContextual"/>
            </w:rPr>
          </w:pPr>
          <w:del w:id="40" w:author="Nikki Papenfus" w:date="2025-08-08T15:39:00Z" w16du:dateUtc="2025-08-08T13:39:00Z">
            <w:r w:rsidRPr="00C028CA" w:rsidDel="00C028CA">
              <w:rPr>
                <w:noProof/>
                <w:rPrChange w:id="41" w:author="Nikki Papenfus" w:date="2025-08-08T15:39:00Z" w16du:dateUtc="2025-08-08T13:39:00Z">
                  <w:rPr>
                    <w:rStyle w:val="Hyperlink"/>
                  </w:rPr>
                </w:rPrChange>
              </w:rPr>
              <w:delText>2.</w:delText>
            </w:r>
            <w:r w:rsidR="004B0340" w:rsidDel="00C028CA">
              <w:rPr>
                <w:noProof/>
              </w:rPr>
              <w:tab/>
            </w:r>
            <w:r w:rsidRPr="00C028CA" w:rsidDel="00C028CA">
              <w:rPr>
                <w:noProof/>
                <w:rPrChange w:id="42" w:author="Nikki Papenfus" w:date="2025-08-08T15:39:00Z" w16du:dateUtc="2025-08-08T13:39:00Z">
                  <w:rPr>
                    <w:rStyle w:val="Hyperlink"/>
                  </w:rPr>
                </w:rPrChange>
              </w:rPr>
              <w:delText>How to Update Marketing Rent</w:delText>
            </w:r>
            <w:r w:rsidR="004B0340" w:rsidDel="00C028CA">
              <w:rPr>
                <w:noProof/>
              </w:rPr>
              <w:tab/>
            </w:r>
            <w:r w:rsidR="00D65DB6" w:rsidDel="00C028CA">
              <w:rPr>
                <w:noProof/>
              </w:rPr>
              <w:delText>4</w:delText>
            </w:r>
          </w:del>
        </w:p>
        <w:p w14:paraId="267D0300" w14:textId="398A83DD" w:rsidR="004B0340" w:rsidDel="00C028CA" w:rsidRDefault="0853A057" w:rsidP="009E03CC">
          <w:pPr>
            <w:pStyle w:val="TOC2"/>
            <w:tabs>
              <w:tab w:val="left" w:pos="720"/>
              <w:tab w:val="right" w:leader="dot" w:pos="9345"/>
            </w:tabs>
            <w:rPr>
              <w:del w:id="43" w:author="Nikki Papenfus" w:date="2025-08-08T15:39:00Z" w16du:dateUtc="2025-08-08T13:39:00Z"/>
              <w:rStyle w:val="Hyperlink"/>
              <w:rFonts w:ascii="Arial" w:eastAsia="Times" w:hAnsi="Arial"/>
              <w:noProof/>
              <w:kern w:val="2"/>
              <w:sz w:val="22"/>
              <w:szCs w:val="20"/>
              <w:lang w:eastAsia="en-US"/>
              <w14:ligatures w14:val="standardContextual"/>
            </w:rPr>
          </w:pPr>
          <w:del w:id="44" w:author="Nikki Papenfus" w:date="2025-08-08T15:39:00Z" w16du:dateUtc="2025-08-08T13:39:00Z">
            <w:r w:rsidRPr="00C028CA" w:rsidDel="00C028CA">
              <w:rPr>
                <w:noProof/>
                <w:rPrChange w:id="45" w:author="Nikki Papenfus" w:date="2025-08-08T15:39:00Z" w16du:dateUtc="2025-08-08T13:39:00Z">
                  <w:rPr>
                    <w:rStyle w:val="Hyperlink"/>
                  </w:rPr>
                </w:rPrChange>
              </w:rPr>
              <w:delText>2.1</w:delText>
            </w:r>
            <w:r w:rsidR="004B0340" w:rsidDel="00C028CA">
              <w:rPr>
                <w:noProof/>
              </w:rPr>
              <w:tab/>
            </w:r>
            <w:r w:rsidRPr="00C028CA" w:rsidDel="00C028CA">
              <w:rPr>
                <w:noProof/>
                <w:rPrChange w:id="46" w:author="Nikki Papenfus" w:date="2025-08-08T15:39:00Z" w16du:dateUtc="2025-08-08T13:39:00Z">
                  <w:rPr>
                    <w:rStyle w:val="Hyperlink"/>
                  </w:rPr>
                </w:rPrChange>
              </w:rPr>
              <w:delText>Creating a new Product and Price Book</w:delText>
            </w:r>
            <w:r w:rsidR="004B0340" w:rsidDel="00C028CA">
              <w:rPr>
                <w:noProof/>
              </w:rPr>
              <w:tab/>
            </w:r>
            <w:r w:rsidR="00D65DB6" w:rsidDel="00C028CA">
              <w:rPr>
                <w:noProof/>
              </w:rPr>
              <w:delText>5</w:delText>
            </w:r>
          </w:del>
        </w:p>
        <w:p w14:paraId="24E8E873" w14:textId="6CB3180F" w:rsidR="004B0340" w:rsidDel="00C028CA" w:rsidRDefault="0853A057" w:rsidP="009E03CC">
          <w:pPr>
            <w:pStyle w:val="TOC1"/>
            <w:tabs>
              <w:tab w:val="left" w:pos="435"/>
            </w:tabs>
            <w:rPr>
              <w:del w:id="47" w:author="Nikki Papenfus" w:date="2025-08-08T15:39:00Z" w16du:dateUtc="2025-08-08T13:39:00Z"/>
              <w:rStyle w:val="Hyperlink"/>
              <w:noProof/>
              <w:kern w:val="2"/>
              <w14:ligatures w14:val="standardContextual"/>
            </w:rPr>
          </w:pPr>
          <w:del w:id="48" w:author="Nikki Papenfus" w:date="2025-08-08T15:39:00Z" w16du:dateUtc="2025-08-08T13:39:00Z">
            <w:r w:rsidRPr="00C028CA" w:rsidDel="00C028CA">
              <w:rPr>
                <w:noProof/>
                <w:rPrChange w:id="49" w:author="Nikki Papenfus" w:date="2025-08-08T15:39:00Z" w16du:dateUtc="2025-08-08T13:39:00Z">
                  <w:rPr>
                    <w:rStyle w:val="Hyperlink"/>
                  </w:rPr>
                </w:rPrChange>
              </w:rPr>
              <w:delText>3.</w:delText>
            </w:r>
            <w:r w:rsidR="004B0340" w:rsidDel="00C028CA">
              <w:rPr>
                <w:noProof/>
              </w:rPr>
              <w:tab/>
            </w:r>
            <w:r w:rsidRPr="00C028CA" w:rsidDel="00C028CA">
              <w:rPr>
                <w:noProof/>
                <w:rPrChange w:id="50" w:author="Nikki Papenfus" w:date="2025-08-08T15:39:00Z" w16du:dateUtc="2025-08-08T13:39:00Z">
                  <w:rPr>
                    <w:rStyle w:val="Hyperlink"/>
                  </w:rPr>
                </w:rPrChange>
              </w:rPr>
              <w:delText>Receiving and Recording Offers</w:delText>
            </w:r>
            <w:r w:rsidR="004B0340" w:rsidDel="00C028CA">
              <w:rPr>
                <w:noProof/>
              </w:rPr>
              <w:tab/>
            </w:r>
            <w:r w:rsidR="00D65DB6" w:rsidDel="00C028CA">
              <w:rPr>
                <w:noProof/>
              </w:rPr>
              <w:delText>10</w:delText>
            </w:r>
          </w:del>
        </w:p>
        <w:p w14:paraId="162A4844" w14:textId="27A48FB3" w:rsidR="004B0340" w:rsidDel="00C028CA" w:rsidRDefault="0853A057" w:rsidP="009E03CC">
          <w:pPr>
            <w:pStyle w:val="TOC2"/>
            <w:tabs>
              <w:tab w:val="left" w:pos="720"/>
              <w:tab w:val="right" w:leader="dot" w:pos="9345"/>
            </w:tabs>
            <w:rPr>
              <w:del w:id="51" w:author="Nikki Papenfus" w:date="2025-08-08T15:39:00Z" w16du:dateUtc="2025-08-08T13:39:00Z"/>
              <w:rStyle w:val="Hyperlink"/>
              <w:rFonts w:ascii="Arial" w:eastAsia="Times" w:hAnsi="Arial"/>
              <w:noProof/>
              <w:kern w:val="2"/>
              <w:sz w:val="22"/>
              <w:szCs w:val="20"/>
              <w:lang w:eastAsia="en-US"/>
              <w14:ligatures w14:val="standardContextual"/>
            </w:rPr>
          </w:pPr>
          <w:del w:id="52" w:author="Nikki Papenfus" w:date="2025-08-08T15:39:00Z" w16du:dateUtc="2025-08-08T13:39:00Z">
            <w:r w:rsidRPr="00C028CA" w:rsidDel="00C028CA">
              <w:rPr>
                <w:noProof/>
                <w:rPrChange w:id="53" w:author="Nikki Papenfus" w:date="2025-08-08T15:39:00Z" w16du:dateUtc="2025-08-08T13:39:00Z">
                  <w:rPr>
                    <w:rStyle w:val="Hyperlink"/>
                  </w:rPr>
                </w:rPrChange>
              </w:rPr>
              <w:delText>3.1</w:delText>
            </w:r>
            <w:r w:rsidR="004B0340" w:rsidDel="00C028CA">
              <w:rPr>
                <w:noProof/>
              </w:rPr>
              <w:tab/>
            </w:r>
            <w:r w:rsidRPr="00C028CA" w:rsidDel="00C028CA">
              <w:rPr>
                <w:noProof/>
                <w:rPrChange w:id="54" w:author="Nikki Papenfus" w:date="2025-08-08T15:39:00Z" w16du:dateUtc="2025-08-08T13:39:00Z">
                  <w:rPr>
                    <w:rStyle w:val="Hyperlink"/>
                  </w:rPr>
                </w:rPrChange>
              </w:rPr>
              <w:delText>Creating a new Account and new Contacts</w:delText>
            </w:r>
            <w:r w:rsidR="004B0340" w:rsidDel="00C028CA">
              <w:rPr>
                <w:noProof/>
              </w:rPr>
              <w:tab/>
            </w:r>
            <w:r w:rsidR="00D65DB6" w:rsidDel="00C028CA">
              <w:rPr>
                <w:noProof/>
              </w:rPr>
              <w:delText>10</w:delText>
            </w:r>
          </w:del>
        </w:p>
        <w:p w14:paraId="6F230CED" w14:textId="6B2A8B2C" w:rsidR="004B0340" w:rsidDel="00C028CA" w:rsidRDefault="0853A057" w:rsidP="009E03CC">
          <w:pPr>
            <w:pStyle w:val="TOC2"/>
            <w:tabs>
              <w:tab w:val="left" w:pos="720"/>
              <w:tab w:val="right" w:leader="dot" w:pos="9345"/>
            </w:tabs>
            <w:rPr>
              <w:del w:id="55" w:author="Nikki Papenfus" w:date="2025-08-08T15:39:00Z" w16du:dateUtc="2025-08-08T13:39:00Z"/>
              <w:rStyle w:val="Hyperlink"/>
              <w:noProof/>
              <w:kern w:val="2"/>
              <w14:ligatures w14:val="standardContextual"/>
            </w:rPr>
          </w:pPr>
          <w:del w:id="56" w:author="Nikki Papenfus" w:date="2025-08-08T15:39:00Z" w16du:dateUtc="2025-08-08T13:39:00Z">
            <w:r w:rsidRPr="00C028CA" w:rsidDel="00C028CA">
              <w:rPr>
                <w:noProof/>
                <w:rPrChange w:id="57" w:author="Nikki Papenfus" w:date="2025-08-08T15:39:00Z" w16du:dateUtc="2025-08-08T13:39:00Z">
                  <w:rPr>
                    <w:rStyle w:val="Hyperlink"/>
                  </w:rPr>
                </w:rPrChange>
              </w:rPr>
              <w:delText>3.2</w:delText>
            </w:r>
            <w:r w:rsidR="004B0340" w:rsidDel="00C028CA">
              <w:rPr>
                <w:noProof/>
              </w:rPr>
              <w:tab/>
            </w:r>
            <w:r w:rsidRPr="00C028CA" w:rsidDel="00C028CA">
              <w:rPr>
                <w:noProof/>
                <w:rPrChange w:id="58" w:author="Nikki Papenfus" w:date="2025-08-08T15:39:00Z" w16du:dateUtc="2025-08-08T13:39:00Z">
                  <w:rPr>
                    <w:rStyle w:val="Hyperlink"/>
                  </w:rPr>
                </w:rPrChange>
              </w:rPr>
              <w:delText>Create a Commercial Opportunity</w:delText>
            </w:r>
            <w:r w:rsidR="004B0340" w:rsidDel="00C028CA">
              <w:rPr>
                <w:noProof/>
              </w:rPr>
              <w:tab/>
            </w:r>
            <w:r w:rsidR="00D65DB6" w:rsidDel="00C028CA">
              <w:rPr>
                <w:noProof/>
              </w:rPr>
              <w:delText>12</w:delText>
            </w:r>
          </w:del>
        </w:p>
        <w:p w14:paraId="2EB3D117" w14:textId="5C579093" w:rsidR="004B0340" w:rsidDel="00C028CA" w:rsidRDefault="0853A057" w:rsidP="009E03CC">
          <w:pPr>
            <w:pStyle w:val="TOC2"/>
            <w:tabs>
              <w:tab w:val="left" w:pos="720"/>
              <w:tab w:val="right" w:leader="dot" w:pos="9345"/>
            </w:tabs>
            <w:rPr>
              <w:del w:id="59" w:author="Nikki Papenfus" w:date="2025-08-08T15:39:00Z" w16du:dateUtc="2025-08-08T13:39:00Z"/>
              <w:rStyle w:val="Hyperlink"/>
              <w:noProof/>
              <w:kern w:val="2"/>
              <w14:ligatures w14:val="standardContextual"/>
            </w:rPr>
          </w:pPr>
          <w:del w:id="60" w:author="Nikki Papenfus" w:date="2025-08-08T15:39:00Z" w16du:dateUtc="2025-08-08T13:39:00Z">
            <w:r w:rsidRPr="00C028CA" w:rsidDel="00C028CA">
              <w:rPr>
                <w:noProof/>
                <w:rPrChange w:id="61" w:author="Nikki Papenfus" w:date="2025-08-08T15:39:00Z" w16du:dateUtc="2025-08-08T13:39:00Z">
                  <w:rPr>
                    <w:rStyle w:val="Hyperlink"/>
                  </w:rPr>
                </w:rPrChange>
              </w:rPr>
              <w:delText>3.3</w:delText>
            </w:r>
            <w:r w:rsidR="004B0340" w:rsidDel="00C028CA">
              <w:rPr>
                <w:noProof/>
              </w:rPr>
              <w:tab/>
            </w:r>
            <w:r w:rsidRPr="00C028CA" w:rsidDel="00C028CA">
              <w:rPr>
                <w:noProof/>
                <w:rPrChange w:id="62" w:author="Nikki Papenfus" w:date="2025-08-08T15:39:00Z" w16du:dateUtc="2025-08-08T13:39:00Z">
                  <w:rPr>
                    <w:rStyle w:val="Hyperlink"/>
                  </w:rPr>
                </w:rPrChange>
              </w:rPr>
              <w:delText>Create a Commercial Offer</w:delText>
            </w:r>
            <w:r w:rsidR="004B0340" w:rsidDel="00C028CA">
              <w:rPr>
                <w:noProof/>
              </w:rPr>
              <w:tab/>
            </w:r>
            <w:r w:rsidR="00D65DB6" w:rsidDel="00C028CA">
              <w:rPr>
                <w:noProof/>
              </w:rPr>
              <w:delText>15</w:delText>
            </w:r>
          </w:del>
        </w:p>
        <w:p w14:paraId="436935E6" w14:textId="095C8110" w:rsidR="004B0340" w:rsidDel="00C028CA" w:rsidRDefault="0853A057" w:rsidP="009E03CC">
          <w:pPr>
            <w:pStyle w:val="TOC2"/>
            <w:tabs>
              <w:tab w:val="left" w:pos="720"/>
              <w:tab w:val="right" w:leader="dot" w:pos="9345"/>
            </w:tabs>
            <w:rPr>
              <w:del w:id="63" w:author="Nikki Papenfus" w:date="2025-08-08T15:39:00Z" w16du:dateUtc="2025-08-08T13:39:00Z"/>
              <w:rStyle w:val="Hyperlink"/>
              <w:noProof/>
              <w:kern w:val="2"/>
              <w14:ligatures w14:val="standardContextual"/>
            </w:rPr>
          </w:pPr>
          <w:del w:id="64" w:author="Nikki Papenfus" w:date="2025-08-08T15:39:00Z" w16du:dateUtc="2025-08-08T13:39:00Z">
            <w:r w:rsidRPr="00C028CA" w:rsidDel="00C028CA">
              <w:rPr>
                <w:noProof/>
                <w:rPrChange w:id="65" w:author="Nikki Papenfus" w:date="2025-08-08T15:39:00Z" w16du:dateUtc="2025-08-08T13:39:00Z">
                  <w:rPr>
                    <w:rStyle w:val="Hyperlink"/>
                  </w:rPr>
                </w:rPrChange>
              </w:rPr>
              <w:delText>3.4</w:delText>
            </w:r>
            <w:r w:rsidR="004B0340" w:rsidDel="00C028CA">
              <w:rPr>
                <w:noProof/>
              </w:rPr>
              <w:tab/>
            </w:r>
            <w:r w:rsidRPr="00C028CA" w:rsidDel="00C028CA">
              <w:rPr>
                <w:noProof/>
                <w:rPrChange w:id="66" w:author="Nikki Papenfus" w:date="2025-08-08T15:39:00Z" w16du:dateUtc="2025-08-08T13:39:00Z">
                  <w:rPr>
                    <w:rStyle w:val="Hyperlink"/>
                  </w:rPr>
                </w:rPrChange>
              </w:rPr>
              <w:delText>Update Offered Price</w:delText>
            </w:r>
            <w:r w:rsidR="004B0340" w:rsidDel="00C028CA">
              <w:rPr>
                <w:noProof/>
              </w:rPr>
              <w:tab/>
            </w:r>
            <w:r w:rsidR="00D65DB6" w:rsidDel="00C028CA">
              <w:rPr>
                <w:noProof/>
              </w:rPr>
              <w:delText>18</w:delText>
            </w:r>
          </w:del>
        </w:p>
        <w:p w14:paraId="36458A87" w14:textId="69300A11" w:rsidR="004B0340" w:rsidDel="00C028CA" w:rsidRDefault="0853A057" w:rsidP="009E03CC">
          <w:pPr>
            <w:pStyle w:val="TOC2"/>
            <w:tabs>
              <w:tab w:val="left" w:pos="720"/>
              <w:tab w:val="right" w:leader="dot" w:pos="9345"/>
            </w:tabs>
            <w:rPr>
              <w:del w:id="67" w:author="Nikki Papenfus" w:date="2025-08-08T15:39:00Z" w16du:dateUtc="2025-08-08T13:39:00Z"/>
              <w:rStyle w:val="Hyperlink"/>
              <w:noProof/>
              <w:kern w:val="2"/>
              <w14:ligatures w14:val="standardContextual"/>
            </w:rPr>
          </w:pPr>
          <w:del w:id="68" w:author="Nikki Papenfus" w:date="2025-08-08T15:39:00Z" w16du:dateUtc="2025-08-08T13:39:00Z">
            <w:r w:rsidRPr="00C028CA" w:rsidDel="00C028CA">
              <w:rPr>
                <w:noProof/>
                <w:rPrChange w:id="69" w:author="Nikki Papenfus" w:date="2025-08-08T15:39:00Z" w16du:dateUtc="2025-08-08T13:39:00Z">
                  <w:rPr>
                    <w:rStyle w:val="Hyperlink"/>
                  </w:rPr>
                </w:rPrChange>
              </w:rPr>
              <w:delText>3.5</w:delText>
            </w:r>
            <w:r w:rsidR="004B0340" w:rsidDel="00C028CA">
              <w:rPr>
                <w:noProof/>
              </w:rPr>
              <w:tab/>
            </w:r>
            <w:r w:rsidRPr="00C028CA" w:rsidDel="00C028CA">
              <w:rPr>
                <w:noProof/>
                <w:rPrChange w:id="70" w:author="Nikki Papenfus" w:date="2025-08-08T15:39:00Z" w16du:dateUtc="2025-08-08T13:39:00Z">
                  <w:rPr>
                    <w:rStyle w:val="Hyperlink"/>
                  </w:rPr>
                </w:rPrChange>
              </w:rPr>
              <w:delText>Copying an Offer</w:delText>
            </w:r>
            <w:r w:rsidR="004B0340" w:rsidDel="00C028CA">
              <w:rPr>
                <w:noProof/>
              </w:rPr>
              <w:tab/>
            </w:r>
            <w:r w:rsidR="00D65DB6" w:rsidDel="00C028CA">
              <w:rPr>
                <w:noProof/>
              </w:rPr>
              <w:delText>20</w:delText>
            </w:r>
          </w:del>
        </w:p>
        <w:p w14:paraId="24E02BF2" w14:textId="49E94609" w:rsidR="004B0340" w:rsidDel="00C028CA" w:rsidRDefault="0853A057" w:rsidP="009E03CC">
          <w:pPr>
            <w:pStyle w:val="TOC1"/>
            <w:tabs>
              <w:tab w:val="left" w:pos="435"/>
            </w:tabs>
            <w:rPr>
              <w:del w:id="71" w:author="Nikki Papenfus" w:date="2025-08-08T15:39:00Z" w16du:dateUtc="2025-08-08T13:39:00Z"/>
              <w:rStyle w:val="Hyperlink"/>
              <w:noProof/>
              <w:kern w:val="2"/>
              <w14:ligatures w14:val="standardContextual"/>
            </w:rPr>
          </w:pPr>
          <w:del w:id="72" w:author="Nikki Papenfus" w:date="2025-08-08T15:39:00Z" w16du:dateUtc="2025-08-08T13:39:00Z">
            <w:r w:rsidRPr="00C028CA" w:rsidDel="00C028CA">
              <w:rPr>
                <w:noProof/>
                <w:rPrChange w:id="73" w:author="Nikki Papenfus" w:date="2025-08-08T15:39:00Z" w16du:dateUtc="2025-08-08T13:39:00Z">
                  <w:rPr>
                    <w:rStyle w:val="Hyperlink"/>
                  </w:rPr>
                </w:rPrChange>
              </w:rPr>
              <w:delText>4.</w:delText>
            </w:r>
            <w:r w:rsidR="004B0340" w:rsidDel="00C028CA">
              <w:rPr>
                <w:noProof/>
              </w:rPr>
              <w:tab/>
            </w:r>
            <w:r w:rsidRPr="00C028CA" w:rsidDel="00C028CA">
              <w:rPr>
                <w:noProof/>
                <w:rPrChange w:id="74" w:author="Nikki Papenfus" w:date="2025-08-08T15:39:00Z" w16du:dateUtc="2025-08-08T13:39:00Z">
                  <w:rPr>
                    <w:rStyle w:val="Hyperlink"/>
                  </w:rPr>
                </w:rPrChange>
              </w:rPr>
              <w:delText>Asset Management and Investment Committee Approval</w:delText>
            </w:r>
            <w:r w:rsidR="004B0340" w:rsidDel="00C028CA">
              <w:rPr>
                <w:noProof/>
              </w:rPr>
              <w:tab/>
            </w:r>
            <w:r w:rsidR="00D65DB6" w:rsidDel="00C028CA">
              <w:rPr>
                <w:noProof/>
              </w:rPr>
              <w:delText>22</w:delText>
            </w:r>
          </w:del>
        </w:p>
        <w:p w14:paraId="4702A0A8" w14:textId="62BB8946" w:rsidR="004B0340" w:rsidDel="00C028CA" w:rsidRDefault="0853A057" w:rsidP="009E03CC">
          <w:pPr>
            <w:pStyle w:val="TOC2"/>
            <w:tabs>
              <w:tab w:val="left" w:pos="720"/>
              <w:tab w:val="right" w:leader="dot" w:pos="9345"/>
            </w:tabs>
            <w:rPr>
              <w:del w:id="75" w:author="Nikki Papenfus" w:date="2025-08-08T15:39:00Z" w16du:dateUtc="2025-08-08T13:39:00Z"/>
              <w:rStyle w:val="Hyperlink"/>
              <w:rFonts w:ascii="Arial" w:eastAsia="Times" w:hAnsi="Arial"/>
              <w:noProof/>
              <w:kern w:val="2"/>
              <w:sz w:val="22"/>
              <w:szCs w:val="20"/>
              <w:lang w:eastAsia="en-US"/>
              <w14:ligatures w14:val="standardContextual"/>
            </w:rPr>
          </w:pPr>
          <w:del w:id="76" w:author="Nikki Papenfus" w:date="2025-08-08T15:39:00Z" w16du:dateUtc="2025-08-08T13:39:00Z">
            <w:r w:rsidRPr="00C028CA" w:rsidDel="00C028CA">
              <w:rPr>
                <w:noProof/>
                <w:rPrChange w:id="77" w:author="Nikki Papenfus" w:date="2025-08-08T15:39:00Z" w16du:dateUtc="2025-08-08T13:39:00Z">
                  <w:rPr>
                    <w:rStyle w:val="Hyperlink"/>
                  </w:rPr>
                </w:rPrChange>
              </w:rPr>
              <w:delText>4.1</w:delText>
            </w:r>
            <w:r w:rsidR="004B0340" w:rsidDel="00C028CA">
              <w:rPr>
                <w:noProof/>
              </w:rPr>
              <w:tab/>
            </w:r>
            <w:r w:rsidRPr="00C028CA" w:rsidDel="00C028CA">
              <w:rPr>
                <w:noProof/>
                <w:rPrChange w:id="78" w:author="Nikki Papenfus" w:date="2025-08-08T15:39:00Z" w16du:dateUtc="2025-08-08T13:39:00Z">
                  <w:rPr>
                    <w:rStyle w:val="Hyperlink"/>
                  </w:rPr>
                </w:rPrChange>
              </w:rPr>
              <w:delText>Asset Management Approval Process</w:delText>
            </w:r>
            <w:r w:rsidR="004B0340" w:rsidDel="00C028CA">
              <w:rPr>
                <w:noProof/>
              </w:rPr>
              <w:tab/>
            </w:r>
            <w:r w:rsidR="00D65DB6" w:rsidDel="00C028CA">
              <w:rPr>
                <w:noProof/>
              </w:rPr>
              <w:delText>22</w:delText>
            </w:r>
          </w:del>
        </w:p>
        <w:p w14:paraId="4ADA1A48" w14:textId="1F161878" w:rsidR="004B0340" w:rsidDel="00C028CA" w:rsidRDefault="0853A057" w:rsidP="009E03CC">
          <w:pPr>
            <w:pStyle w:val="TOC1"/>
            <w:tabs>
              <w:tab w:val="left" w:pos="435"/>
            </w:tabs>
            <w:rPr>
              <w:del w:id="79" w:author="Nikki Papenfus" w:date="2025-08-08T15:39:00Z" w16du:dateUtc="2025-08-08T13:39:00Z"/>
              <w:rStyle w:val="Hyperlink"/>
              <w:noProof/>
              <w:kern w:val="2"/>
              <w14:ligatures w14:val="standardContextual"/>
            </w:rPr>
          </w:pPr>
          <w:del w:id="80" w:author="Nikki Papenfus" w:date="2025-08-08T15:39:00Z" w16du:dateUtc="2025-08-08T13:39:00Z">
            <w:r w:rsidRPr="00C028CA" w:rsidDel="00C028CA">
              <w:rPr>
                <w:noProof/>
                <w:rPrChange w:id="81" w:author="Nikki Papenfus" w:date="2025-08-08T15:39:00Z" w16du:dateUtc="2025-08-08T13:39:00Z">
                  <w:rPr>
                    <w:rStyle w:val="Hyperlink"/>
                  </w:rPr>
                </w:rPrChange>
              </w:rPr>
              <w:delText>5.</w:delText>
            </w:r>
            <w:r w:rsidR="004B0340" w:rsidDel="00C028CA">
              <w:rPr>
                <w:noProof/>
              </w:rPr>
              <w:tab/>
            </w:r>
            <w:r w:rsidRPr="00C028CA" w:rsidDel="00C028CA">
              <w:rPr>
                <w:noProof/>
                <w:rPrChange w:id="82" w:author="Nikki Papenfus" w:date="2025-08-08T15:39:00Z" w16du:dateUtc="2025-08-08T13:39:00Z">
                  <w:rPr>
                    <w:rStyle w:val="Hyperlink"/>
                  </w:rPr>
                </w:rPrChange>
              </w:rPr>
              <w:delText>Progressing or Closing the Commercial Opportunity</w:delText>
            </w:r>
            <w:r w:rsidR="004B0340" w:rsidDel="00C028CA">
              <w:rPr>
                <w:noProof/>
              </w:rPr>
              <w:tab/>
            </w:r>
            <w:r w:rsidR="00D65DB6" w:rsidDel="00C028CA">
              <w:rPr>
                <w:noProof/>
              </w:rPr>
              <w:delText>26</w:delText>
            </w:r>
          </w:del>
        </w:p>
        <w:p w14:paraId="2C2F2069" w14:textId="400A26E9" w:rsidR="004B0340" w:rsidDel="00C028CA" w:rsidRDefault="0853A057" w:rsidP="009E03CC">
          <w:pPr>
            <w:pStyle w:val="TOC2"/>
            <w:tabs>
              <w:tab w:val="left" w:pos="660"/>
              <w:tab w:val="right" w:leader="dot" w:pos="9360"/>
            </w:tabs>
            <w:rPr>
              <w:del w:id="83" w:author="Nikki Papenfus" w:date="2025-08-08T15:39:00Z" w16du:dateUtc="2025-08-08T13:39:00Z"/>
              <w:rStyle w:val="Hyperlink"/>
              <w:rFonts w:ascii="Arial" w:eastAsia="Times" w:hAnsi="Arial"/>
              <w:noProof/>
              <w:kern w:val="2"/>
              <w:sz w:val="22"/>
              <w:szCs w:val="20"/>
              <w14:ligatures w14:val="standardContextual"/>
            </w:rPr>
          </w:pPr>
          <w:del w:id="84" w:author="Nikki Papenfus" w:date="2025-08-08T15:39:00Z" w16du:dateUtc="2025-08-08T13:39:00Z">
            <w:r w:rsidRPr="00C028CA" w:rsidDel="00C028CA">
              <w:rPr>
                <w:noProof/>
                <w:rPrChange w:id="85" w:author="Nikki Papenfus" w:date="2025-08-08T15:39:00Z" w16du:dateUtc="2025-08-08T13:39:00Z">
                  <w:rPr>
                    <w:rStyle w:val="Hyperlink"/>
                  </w:rPr>
                </w:rPrChange>
              </w:rPr>
              <w:delText>5.1</w:delText>
            </w:r>
            <w:r w:rsidR="004B0340" w:rsidDel="00C028CA">
              <w:rPr>
                <w:noProof/>
              </w:rPr>
              <w:tab/>
            </w:r>
            <w:r w:rsidRPr="00C028CA" w:rsidDel="00C028CA">
              <w:rPr>
                <w:noProof/>
                <w:rPrChange w:id="86" w:author="Nikki Papenfus" w:date="2025-08-08T15:39:00Z" w16du:dateUtc="2025-08-08T13:39:00Z">
                  <w:rPr>
                    <w:rStyle w:val="Hyperlink"/>
                  </w:rPr>
                </w:rPrChange>
              </w:rPr>
              <w:delText>Capturing Comments &amp; Delays</w:delText>
            </w:r>
            <w:r w:rsidR="004B0340" w:rsidDel="00C028CA">
              <w:rPr>
                <w:noProof/>
              </w:rPr>
              <w:tab/>
            </w:r>
            <w:r w:rsidR="00D65DB6" w:rsidDel="00C028CA">
              <w:rPr>
                <w:noProof/>
              </w:rPr>
              <w:delText>26</w:delText>
            </w:r>
          </w:del>
        </w:p>
        <w:p w14:paraId="09405060" w14:textId="2687B2E3" w:rsidR="0853A057" w:rsidDel="00C028CA" w:rsidRDefault="0853A057" w:rsidP="009E03CC">
          <w:pPr>
            <w:pStyle w:val="TOC2"/>
            <w:tabs>
              <w:tab w:val="left" w:pos="720"/>
              <w:tab w:val="right" w:leader="dot" w:pos="9360"/>
            </w:tabs>
            <w:rPr>
              <w:del w:id="87" w:author="Nikki Papenfus" w:date="2025-08-08T15:39:00Z" w16du:dateUtc="2025-08-08T13:39:00Z"/>
              <w:rStyle w:val="Hyperlink"/>
              <w:noProof/>
            </w:rPr>
          </w:pPr>
          <w:del w:id="88" w:author="Nikki Papenfus" w:date="2025-08-08T15:39:00Z" w16du:dateUtc="2025-08-08T13:39:00Z">
            <w:r w:rsidRPr="00C028CA" w:rsidDel="00C028CA">
              <w:rPr>
                <w:noProof/>
                <w:rPrChange w:id="89" w:author="Nikki Papenfus" w:date="2025-08-08T15:39:00Z" w16du:dateUtc="2025-08-08T13:39:00Z">
                  <w:rPr>
                    <w:rStyle w:val="Hyperlink"/>
                  </w:rPr>
                </w:rPrChange>
              </w:rPr>
              <w:delText>5.2</w:delText>
            </w:r>
            <w:r w:rsidDel="00C028CA">
              <w:rPr>
                <w:noProof/>
              </w:rPr>
              <w:tab/>
            </w:r>
            <w:r w:rsidRPr="00C028CA" w:rsidDel="00C028CA">
              <w:rPr>
                <w:noProof/>
                <w:rPrChange w:id="90" w:author="Nikki Papenfus" w:date="2025-08-08T15:39:00Z" w16du:dateUtc="2025-08-08T13:39:00Z">
                  <w:rPr>
                    <w:rStyle w:val="Hyperlink"/>
                  </w:rPr>
                </w:rPrChange>
              </w:rPr>
              <w:delText>Closing a Rejected Opportunity</w:delText>
            </w:r>
            <w:r w:rsidDel="00C028CA">
              <w:rPr>
                <w:noProof/>
              </w:rPr>
              <w:tab/>
            </w:r>
            <w:r w:rsidR="00D65DB6" w:rsidDel="00C028CA">
              <w:rPr>
                <w:noProof/>
              </w:rPr>
              <w:delText>28</w:delText>
            </w:r>
          </w:del>
        </w:p>
        <w:p w14:paraId="7822F135" w14:textId="6E01A7F6" w:rsidR="0853A057" w:rsidRDefault="0853A057" w:rsidP="009E03CC">
          <w:pPr>
            <w:pStyle w:val="TOC1"/>
            <w:rPr>
              <w:rStyle w:val="Hyperlink"/>
            </w:rPr>
          </w:pPr>
          <w:del w:id="91" w:author="Nikki Papenfus" w:date="2025-08-08T15:39:00Z" w16du:dateUtc="2025-08-08T13:39:00Z">
            <w:r w:rsidRPr="00C028CA" w:rsidDel="00C028CA">
              <w:rPr>
                <w:noProof/>
                <w:rPrChange w:id="92" w:author="Nikki Papenfus" w:date="2025-08-08T15:39:00Z" w16du:dateUtc="2025-08-08T13:39:00Z">
                  <w:rPr>
                    <w:rStyle w:val="Hyperlink"/>
                  </w:rPr>
                </w:rPrChange>
              </w:rPr>
              <w:delText>6.</w:delText>
            </w:r>
            <w:r w:rsidDel="00C028CA">
              <w:rPr>
                <w:noProof/>
              </w:rPr>
              <w:tab/>
            </w:r>
            <w:r w:rsidRPr="00C028CA" w:rsidDel="00C028CA">
              <w:rPr>
                <w:noProof/>
                <w:rPrChange w:id="93" w:author="Nikki Papenfus" w:date="2025-08-08T15:39:00Z" w16du:dateUtc="2025-08-08T13:39:00Z">
                  <w:rPr>
                    <w:rStyle w:val="Hyperlink"/>
                  </w:rPr>
                </w:rPrChange>
              </w:rPr>
              <w:delText>Initial Integration to Qube</w:delText>
            </w:r>
            <w:r w:rsidDel="00C028CA">
              <w:rPr>
                <w:noProof/>
              </w:rPr>
              <w:tab/>
            </w:r>
            <w:r w:rsidR="00D65DB6" w:rsidDel="00C028CA">
              <w:rPr>
                <w:noProof/>
              </w:rPr>
              <w:delText>30</w:delText>
            </w:r>
          </w:del>
          <w:r>
            <w:fldChar w:fldCharType="end"/>
          </w:r>
        </w:p>
      </w:sdtContent>
    </w:sdt>
    <w:p w14:paraId="4360F78A" w14:textId="26FB3756" w:rsidR="009D673C" w:rsidRDefault="009D673C"/>
    <w:p w14:paraId="3DE55BE2" w14:textId="77777777" w:rsidR="009D673C" w:rsidRDefault="009D673C">
      <w:pPr>
        <w:rPr>
          <w:rFonts w:ascii="Arial" w:eastAsiaTheme="minorHAnsi" w:hAnsi="Arial"/>
          <w:b/>
          <w:iCs/>
          <w:color w:val="246369" w:themeColor="accent1"/>
          <w:sz w:val="28"/>
          <w:szCs w:val="28"/>
          <w:lang w:val="en-US" w:eastAsia="en-US"/>
        </w:rPr>
      </w:pPr>
      <w:r>
        <w:rPr>
          <w:sz w:val="28"/>
          <w:szCs w:val="28"/>
          <w:lang w:val="en-US"/>
        </w:rPr>
        <w:br w:type="page"/>
      </w:r>
    </w:p>
    <w:p w14:paraId="13A30E36" w14:textId="30142E8B" w:rsidR="00CD4C46" w:rsidRPr="00C75CE6" w:rsidRDefault="00CD4C46" w:rsidP="00CD4C46">
      <w:pPr>
        <w:pStyle w:val="Heading1"/>
      </w:pPr>
      <w:bookmarkStart w:id="94" w:name="_Toc152676498"/>
      <w:bookmarkStart w:id="95" w:name="_Toc205559978"/>
      <w:bookmarkEnd w:id="4"/>
      <w:r>
        <w:lastRenderedPageBreak/>
        <w:t>Overview</w:t>
      </w:r>
      <w:bookmarkEnd w:id="94"/>
      <w:bookmarkEnd w:id="95"/>
    </w:p>
    <w:p w14:paraId="7E2E4B71" w14:textId="4E63FCD5" w:rsidR="00D74DBE" w:rsidRDefault="00C75CE6" w:rsidP="008A269E">
      <w:pPr>
        <w:spacing w:after="240"/>
        <w:jc w:val="both"/>
        <w:rPr>
          <w:rFonts w:asciiTheme="minorHAnsi" w:hAnsiTheme="minorHAnsi" w:cstheme="minorHAnsi"/>
          <w:noProof/>
          <w:sz w:val="22"/>
          <w:szCs w:val="22"/>
        </w:rPr>
      </w:pPr>
      <w:r w:rsidRPr="00C75CE6">
        <w:rPr>
          <w:rFonts w:asciiTheme="minorHAnsi" w:hAnsiTheme="minorHAnsi" w:cstheme="minorHAnsi"/>
          <w:noProof/>
          <w:sz w:val="22"/>
          <w:szCs w:val="22"/>
        </w:rPr>
        <w:t xml:space="preserve">The </w:t>
      </w:r>
      <w:r w:rsidR="00D74DBE">
        <w:rPr>
          <w:rFonts w:asciiTheme="minorHAnsi" w:hAnsiTheme="minorHAnsi" w:cstheme="minorHAnsi"/>
          <w:b/>
          <w:bCs/>
          <w:noProof/>
          <w:color w:val="65BCAB" w:themeColor="accent2"/>
          <w:sz w:val="22"/>
          <w:szCs w:val="22"/>
        </w:rPr>
        <w:t>Commercial Lead to Lease</w:t>
      </w:r>
      <w:r w:rsidR="00D74DBE">
        <w:rPr>
          <w:rFonts w:asciiTheme="minorHAnsi" w:hAnsiTheme="minorHAnsi" w:cstheme="minorHAnsi"/>
          <w:noProof/>
          <w:color w:val="65BCAB" w:themeColor="accent2"/>
          <w:sz w:val="22"/>
          <w:szCs w:val="22"/>
        </w:rPr>
        <w:t xml:space="preserve"> </w:t>
      </w:r>
      <w:r w:rsidR="00D74DBE">
        <w:rPr>
          <w:rFonts w:asciiTheme="minorHAnsi" w:hAnsiTheme="minorHAnsi" w:cstheme="minorHAnsi"/>
          <w:noProof/>
          <w:sz w:val="22"/>
          <w:szCs w:val="22"/>
        </w:rPr>
        <w:t>process t</w:t>
      </w:r>
      <w:r w:rsidR="00E42617">
        <w:rPr>
          <w:rFonts w:asciiTheme="minorHAnsi" w:hAnsiTheme="minorHAnsi" w:cstheme="minorHAnsi"/>
          <w:noProof/>
          <w:sz w:val="22"/>
          <w:szCs w:val="22"/>
        </w:rPr>
        <w:t xml:space="preserve">akes place </w:t>
      </w:r>
      <w:r w:rsidR="00D74DBE">
        <w:rPr>
          <w:rFonts w:asciiTheme="minorHAnsi" w:hAnsiTheme="minorHAnsi" w:cstheme="minorHAnsi"/>
          <w:noProof/>
          <w:sz w:val="22"/>
          <w:szCs w:val="22"/>
        </w:rPr>
        <w:t xml:space="preserve">from the time that a Commercial unit is available to let until all activities required to capture and track the progress of the let is completed. These activities include: </w:t>
      </w:r>
    </w:p>
    <w:p w14:paraId="6AAB9BB8" w14:textId="7FBF563D" w:rsidR="00D74DBE" w:rsidRDefault="00D74DBE" w:rsidP="00D74DBE">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Adding and updating marketing rents</w:t>
      </w:r>
    </w:p>
    <w:p w14:paraId="7419C842" w14:textId="0C5F0E59" w:rsidR="00D74DBE" w:rsidRDefault="00D74DBE" w:rsidP="00D74DBE">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Recieiving offers from commercial agents</w:t>
      </w:r>
    </w:p>
    <w:p w14:paraId="284DCA18" w14:textId="75654AF8" w:rsidR="00D74DBE" w:rsidRDefault="00D74DBE" w:rsidP="00D74DBE">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Capturing multiple offers throughout the negotiation process</w:t>
      </w:r>
    </w:p>
    <w:p w14:paraId="19ED0364" w14:textId="79504C13" w:rsidR="00D74DBE" w:rsidRDefault="00D74DBE" w:rsidP="00D74DBE">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 xml:space="preserve">Saving draft </w:t>
      </w:r>
      <w:r w:rsidR="000870F2">
        <w:rPr>
          <w:rFonts w:asciiTheme="minorHAnsi" w:hAnsiTheme="minorHAnsi" w:cstheme="minorHAnsi"/>
          <w:noProof/>
        </w:rPr>
        <w:t>lease documents</w:t>
      </w:r>
    </w:p>
    <w:p w14:paraId="474D7960" w14:textId="70A821ED" w:rsidR="000870F2" w:rsidRDefault="000870F2" w:rsidP="00D74DBE">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Adding the tenant details to Qube</w:t>
      </w:r>
    </w:p>
    <w:p w14:paraId="62281EB9" w14:textId="1BFF559D" w:rsidR="000870F2" w:rsidRDefault="000870F2" w:rsidP="00D74DBE">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Saving signed lease documents</w:t>
      </w:r>
    </w:p>
    <w:p w14:paraId="25073AF0" w14:textId="4AA9C4D3" w:rsidR="005E2673" w:rsidRDefault="000870F2" w:rsidP="00CD4C46">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Tracking fit out</w:t>
      </w:r>
    </w:p>
    <w:p w14:paraId="47AB51B3" w14:textId="4612E6AB" w:rsidR="000870F2" w:rsidRDefault="000870F2" w:rsidP="000870F2">
      <w:pPr>
        <w:spacing w:after="240"/>
        <w:jc w:val="both"/>
        <w:rPr>
          <w:rFonts w:asciiTheme="minorHAnsi" w:hAnsiTheme="minorHAnsi" w:cstheme="minorHAnsi"/>
          <w:noProof/>
          <w:sz w:val="22"/>
          <w:szCs w:val="22"/>
        </w:rPr>
      </w:pPr>
      <w:r w:rsidRPr="000870F2">
        <w:rPr>
          <w:rFonts w:asciiTheme="minorHAnsi" w:hAnsiTheme="minorHAnsi" w:cstheme="minorHAnsi"/>
          <w:noProof/>
          <w:sz w:val="22"/>
          <w:szCs w:val="22"/>
        </w:rPr>
        <w:t xml:space="preserve">As soon </w:t>
      </w:r>
      <w:r>
        <w:rPr>
          <w:rFonts w:asciiTheme="minorHAnsi" w:hAnsiTheme="minorHAnsi" w:cstheme="minorHAnsi"/>
          <w:noProof/>
          <w:sz w:val="22"/>
          <w:szCs w:val="22"/>
        </w:rPr>
        <w:t xml:space="preserve">as an offer is made for a commercial unit, a new Account should be created in Salesforce for the tenant (if it does not already exist) as well as a new Commercial Opportunity. </w:t>
      </w:r>
    </w:p>
    <w:p w14:paraId="432D5E5D" w14:textId="51436E7A" w:rsidR="000870F2" w:rsidRDefault="000870F2" w:rsidP="000870F2">
      <w:pPr>
        <w:pStyle w:val="ListParagraph"/>
        <w:numPr>
          <w:ilvl w:val="0"/>
          <w:numId w:val="68"/>
        </w:numPr>
        <w:spacing w:after="240"/>
        <w:jc w:val="both"/>
        <w:rPr>
          <w:rFonts w:asciiTheme="minorHAnsi" w:hAnsiTheme="minorHAnsi" w:cstheme="minorHAnsi"/>
          <w:noProof/>
        </w:rPr>
      </w:pPr>
      <w:r>
        <w:rPr>
          <w:rFonts w:asciiTheme="minorHAnsi" w:hAnsiTheme="minorHAnsi" w:cstheme="minorHAnsi"/>
          <w:noProof/>
        </w:rPr>
        <w:t>Each Commercial Opportunity has a number of stages that the proces</w:t>
      </w:r>
      <w:r w:rsidR="006B59DE">
        <w:rPr>
          <w:rFonts w:asciiTheme="minorHAnsi" w:hAnsiTheme="minorHAnsi" w:cstheme="minorHAnsi"/>
          <w:noProof/>
        </w:rPr>
        <w:t>s</w:t>
      </w:r>
      <w:r>
        <w:rPr>
          <w:rFonts w:asciiTheme="minorHAnsi" w:hAnsiTheme="minorHAnsi" w:cstheme="minorHAnsi"/>
          <w:noProof/>
        </w:rPr>
        <w:t xml:space="preserve"> will progress through</w:t>
      </w:r>
      <w:r w:rsidR="00A47C0D">
        <w:rPr>
          <w:rFonts w:asciiTheme="minorHAnsi" w:hAnsiTheme="minorHAnsi" w:cstheme="minorHAnsi"/>
          <w:noProof/>
        </w:rPr>
        <w:t>.</w:t>
      </w:r>
    </w:p>
    <w:p w14:paraId="4A7ED402" w14:textId="503E48A4" w:rsidR="000870F2" w:rsidRDefault="000870F2" w:rsidP="000870F2">
      <w:pPr>
        <w:pStyle w:val="ListParagraph"/>
        <w:numPr>
          <w:ilvl w:val="0"/>
          <w:numId w:val="68"/>
        </w:numPr>
        <w:spacing w:after="240"/>
        <w:jc w:val="both"/>
        <w:rPr>
          <w:rFonts w:asciiTheme="minorHAnsi" w:hAnsiTheme="minorHAnsi" w:cstheme="minorHAnsi"/>
          <w:noProof/>
        </w:rPr>
      </w:pPr>
      <w:r>
        <w:rPr>
          <w:rFonts w:asciiTheme="minorHAnsi" w:hAnsiTheme="minorHAnsi" w:cstheme="minorHAnsi"/>
          <w:noProof/>
        </w:rPr>
        <w:t>Each stage signifies where the Opportunity is up to, and some stages can only be progressed to after an Approval</w:t>
      </w:r>
      <w:r w:rsidR="00A47C0D">
        <w:rPr>
          <w:rFonts w:asciiTheme="minorHAnsi" w:hAnsiTheme="minorHAnsi" w:cstheme="minorHAnsi"/>
          <w:noProof/>
        </w:rPr>
        <w:t>.</w:t>
      </w:r>
    </w:p>
    <w:p w14:paraId="78B91545" w14:textId="77777777" w:rsidR="000870F2" w:rsidRDefault="000870F2" w:rsidP="000870F2">
      <w:pPr>
        <w:pStyle w:val="ListParagraph"/>
        <w:numPr>
          <w:ilvl w:val="0"/>
          <w:numId w:val="68"/>
        </w:numPr>
        <w:spacing w:after="240"/>
        <w:jc w:val="both"/>
        <w:rPr>
          <w:rFonts w:asciiTheme="minorHAnsi" w:hAnsiTheme="minorHAnsi" w:cstheme="minorHAnsi"/>
          <w:noProof/>
        </w:rPr>
      </w:pPr>
      <w:r>
        <w:rPr>
          <w:rFonts w:asciiTheme="minorHAnsi" w:hAnsiTheme="minorHAnsi" w:cstheme="minorHAnsi"/>
          <w:noProof/>
        </w:rPr>
        <w:t xml:space="preserve">Each Commercial Opportunity needs to have an Offer created to capture the initial offer put forward by the agent. </w:t>
      </w:r>
    </w:p>
    <w:p w14:paraId="6EC4D08A" w14:textId="40AD7BDA" w:rsidR="000870F2" w:rsidRDefault="000870F2" w:rsidP="000870F2">
      <w:pPr>
        <w:pStyle w:val="ListParagraph"/>
        <w:numPr>
          <w:ilvl w:val="0"/>
          <w:numId w:val="68"/>
        </w:numPr>
        <w:spacing w:after="240"/>
        <w:jc w:val="both"/>
        <w:rPr>
          <w:rFonts w:asciiTheme="minorHAnsi" w:hAnsiTheme="minorHAnsi" w:cstheme="minorHAnsi"/>
          <w:noProof/>
        </w:rPr>
      </w:pPr>
      <w:r>
        <w:rPr>
          <w:rFonts w:asciiTheme="minorHAnsi" w:hAnsiTheme="minorHAnsi" w:cstheme="minorHAnsi"/>
          <w:noProof/>
        </w:rPr>
        <w:t xml:space="preserve">Any subsequent offers with different terms should captured by creating a new Offer with the new terms. </w:t>
      </w:r>
    </w:p>
    <w:p w14:paraId="7D443071" w14:textId="53941856" w:rsidR="001314B3" w:rsidRPr="00852047" w:rsidRDefault="001314B3" w:rsidP="00852047">
      <w:pPr>
        <w:pStyle w:val="ListParagraph"/>
        <w:numPr>
          <w:ilvl w:val="0"/>
          <w:numId w:val="63"/>
        </w:numPr>
        <w:spacing w:after="120"/>
        <w:ind w:left="714" w:hanging="357"/>
        <w:contextualSpacing w:val="0"/>
        <w:rPr>
          <w:rFonts w:asciiTheme="minorHAnsi" w:hAnsiTheme="minorHAnsi" w:cstheme="minorHAnsi"/>
          <w:noProof/>
        </w:rPr>
      </w:pPr>
      <w:bookmarkStart w:id="96" w:name="_Toc152676500"/>
      <w:r w:rsidRPr="00852047">
        <w:rPr>
          <w:highlight w:val="yellow"/>
        </w:rPr>
        <w:br w:type="page"/>
      </w:r>
    </w:p>
    <w:p w14:paraId="706EC2EE" w14:textId="08695F23" w:rsidR="00CD4C46" w:rsidRPr="00D27C03" w:rsidRDefault="00CD4C46" w:rsidP="00CD4C46">
      <w:pPr>
        <w:pStyle w:val="Heading1"/>
      </w:pPr>
      <w:bookmarkStart w:id="97" w:name="_Toc205559979"/>
      <w:r>
        <w:lastRenderedPageBreak/>
        <w:t>How to</w:t>
      </w:r>
      <w:bookmarkEnd w:id="96"/>
      <w:r w:rsidR="004B1DD9">
        <w:t xml:space="preserve"> Update Marketing Rent</w:t>
      </w:r>
      <w:bookmarkEnd w:id="97"/>
    </w:p>
    <w:p w14:paraId="4994BC54" w14:textId="0254DB51" w:rsidR="00D71ED4" w:rsidRDefault="004F43B5" w:rsidP="00D71ED4">
      <w:pPr>
        <w:spacing w:after="240"/>
        <w:rPr>
          <w:rFonts w:asciiTheme="minorHAnsi" w:hAnsiTheme="minorHAnsi" w:cstheme="minorHAnsi"/>
          <w:noProof/>
          <w:sz w:val="22"/>
          <w:szCs w:val="22"/>
        </w:rPr>
      </w:pPr>
      <w:r>
        <w:rPr>
          <w:noProof/>
        </w:rPr>
        <w:drawing>
          <wp:anchor distT="0" distB="0" distL="114300" distR="114300" simplePos="0" relativeHeight="251658240" behindDoc="1" locked="0" layoutInCell="1" allowOverlap="1" wp14:anchorId="1D684069" wp14:editId="4758CBA1">
            <wp:simplePos x="0" y="0"/>
            <wp:positionH relativeFrom="page">
              <wp:posOffset>167640</wp:posOffset>
            </wp:positionH>
            <wp:positionV relativeFrom="paragraph">
              <wp:posOffset>246380</wp:posOffset>
            </wp:positionV>
            <wp:extent cx="7259955" cy="3229610"/>
            <wp:effectExtent l="0" t="0" r="0" b="8890"/>
            <wp:wrapTight wrapText="bothSides">
              <wp:wrapPolygon edited="0">
                <wp:start x="0" y="0"/>
                <wp:lineTo x="0" y="21532"/>
                <wp:lineTo x="21538" y="21532"/>
                <wp:lineTo x="21538" y="0"/>
                <wp:lineTo x="0" y="0"/>
              </wp:wrapPolygon>
            </wp:wrapTight>
            <wp:docPr id="1875487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87037"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259955" cy="3229610"/>
                    </a:xfrm>
                    <a:prstGeom prst="rect">
                      <a:avLst/>
                    </a:prstGeom>
                  </pic:spPr>
                </pic:pic>
              </a:graphicData>
            </a:graphic>
            <wp14:sizeRelH relativeFrom="margin">
              <wp14:pctWidth>0</wp14:pctWidth>
            </wp14:sizeRelH>
            <wp14:sizeRelV relativeFrom="margin">
              <wp14:pctHeight>0</wp14:pctHeight>
            </wp14:sizeRelV>
          </wp:anchor>
        </w:drawing>
      </w:r>
      <w:r w:rsidR="004B1DD9">
        <w:rPr>
          <w:rFonts w:asciiTheme="minorHAnsi" w:hAnsiTheme="minorHAnsi" w:cstheme="minorHAnsi"/>
          <w:noProof/>
          <w:sz w:val="22"/>
          <w:szCs w:val="22"/>
        </w:rPr>
        <w:t>Updating the Marketing Rent for a Unit is done from the Unit</w:t>
      </w:r>
      <w:r w:rsidR="0047361C">
        <w:rPr>
          <w:rFonts w:asciiTheme="minorHAnsi" w:hAnsiTheme="minorHAnsi" w:cstheme="minorHAnsi"/>
          <w:noProof/>
          <w:sz w:val="22"/>
          <w:szCs w:val="22"/>
        </w:rPr>
        <w:t>’</w:t>
      </w:r>
      <w:r w:rsidR="004B1DD9">
        <w:rPr>
          <w:rFonts w:asciiTheme="minorHAnsi" w:hAnsiTheme="minorHAnsi" w:cstheme="minorHAnsi"/>
          <w:noProof/>
          <w:sz w:val="22"/>
          <w:szCs w:val="22"/>
        </w:rPr>
        <w:t>s</w:t>
      </w:r>
      <w:r w:rsidR="0047361C">
        <w:rPr>
          <w:rFonts w:asciiTheme="minorHAnsi" w:hAnsiTheme="minorHAnsi" w:cstheme="minorHAnsi"/>
          <w:noProof/>
          <w:sz w:val="22"/>
          <w:szCs w:val="22"/>
        </w:rPr>
        <w:t xml:space="preserve"> </w:t>
      </w:r>
      <w:r w:rsidR="0047361C" w:rsidRPr="0047361C">
        <w:rPr>
          <w:rFonts w:asciiTheme="minorHAnsi" w:hAnsiTheme="minorHAnsi" w:cstheme="minorHAnsi"/>
          <w:b/>
          <w:bCs/>
          <w:noProof/>
          <w:color w:val="65BCAB" w:themeColor="accent2"/>
          <w:sz w:val="22"/>
          <w:szCs w:val="22"/>
        </w:rPr>
        <w:t>Price Book Entry</w:t>
      </w:r>
      <w:r w:rsidR="0047361C" w:rsidRPr="0047361C">
        <w:rPr>
          <w:rFonts w:asciiTheme="minorHAnsi" w:hAnsiTheme="minorHAnsi" w:cstheme="minorHAnsi"/>
          <w:noProof/>
          <w:sz w:val="22"/>
          <w:szCs w:val="22"/>
        </w:rPr>
        <w:t>.</w:t>
      </w:r>
      <w:r w:rsidR="004B1DD9">
        <w:rPr>
          <w:rFonts w:asciiTheme="minorHAnsi" w:hAnsiTheme="minorHAnsi" w:cstheme="minorHAnsi"/>
          <w:noProof/>
          <w:sz w:val="22"/>
          <w:szCs w:val="22"/>
        </w:rPr>
        <w:t xml:space="preserve"> </w:t>
      </w:r>
    </w:p>
    <w:p w14:paraId="1B6316FE" w14:textId="77777777" w:rsidR="006E6320" w:rsidRDefault="006E6320" w:rsidP="00D71ED4">
      <w:pPr>
        <w:spacing w:after="240"/>
        <w:rPr>
          <w:ins w:id="98" w:author="Nikki Papenfus" w:date="2025-08-08T15:40:00Z" w16du:dateUtc="2025-08-08T13:40:00Z"/>
          <w:rFonts w:asciiTheme="minorHAnsi" w:hAnsiTheme="minorHAnsi" w:cstheme="minorHAnsi"/>
          <w:noProof/>
          <w:sz w:val="22"/>
          <w:szCs w:val="22"/>
        </w:rPr>
      </w:pPr>
    </w:p>
    <w:p w14:paraId="549E207D" w14:textId="191024DE" w:rsidR="0047361C" w:rsidDel="006E6320" w:rsidRDefault="0047361C" w:rsidP="00D71ED4">
      <w:pPr>
        <w:spacing w:after="240"/>
        <w:rPr>
          <w:del w:id="99" w:author="Nikki Papenfus" w:date="2025-08-08T15:40:00Z" w16du:dateUtc="2025-08-08T13:40:00Z"/>
          <w:rFonts w:asciiTheme="minorHAnsi" w:hAnsiTheme="minorHAnsi" w:cstheme="minorHAnsi"/>
          <w:noProof/>
          <w:sz w:val="22"/>
          <w:szCs w:val="22"/>
        </w:rPr>
      </w:pPr>
      <w:r>
        <w:rPr>
          <w:rFonts w:asciiTheme="minorHAnsi" w:hAnsiTheme="minorHAnsi" w:cstheme="minorHAnsi"/>
          <w:noProof/>
          <w:sz w:val="22"/>
          <w:szCs w:val="22"/>
        </w:rPr>
        <w:t xml:space="preserve">To update the Marketing Price, open the </w:t>
      </w:r>
      <w:r w:rsidRPr="004F43B5">
        <w:rPr>
          <w:rFonts w:asciiTheme="minorHAnsi" w:hAnsiTheme="minorHAnsi" w:cstheme="minorHAnsi"/>
          <w:b/>
          <w:bCs/>
          <w:noProof/>
          <w:color w:val="65BCAB" w:themeColor="accent2"/>
          <w:sz w:val="22"/>
          <w:szCs w:val="22"/>
        </w:rPr>
        <w:t>Standard Price</w:t>
      </w:r>
      <w:r>
        <w:rPr>
          <w:rFonts w:asciiTheme="minorHAnsi" w:hAnsiTheme="minorHAnsi" w:cstheme="minorHAnsi"/>
          <w:noProof/>
          <w:sz w:val="22"/>
          <w:szCs w:val="22"/>
        </w:rPr>
        <w:t xml:space="preserve"> </w:t>
      </w:r>
      <w:r w:rsidRPr="00DD5A22">
        <w:rPr>
          <w:rFonts w:asciiTheme="minorHAnsi" w:hAnsiTheme="minorHAnsi" w:cstheme="minorHAnsi"/>
          <w:b/>
          <w:bCs/>
          <w:noProof/>
          <w:color w:val="65BCAB" w:themeColor="accent2"/>
          <w:sz w:val="22"/>
          <w:szCs w:val="22"/>
        </w:rPr>
        <w:t>Book</w:t>
      </w:r>
      <w:r>
        <w:rPr>
          <w:rFonts w:asciiTheme="minorHAnsi" w:hAnsiTheme="minorHAnsi" w:cstheme="minorHAnsi"/>
          <w:noProof/>
          <w:sz w:val="22"/>
          <w:szCs w:val="22"/>
        </w:rPr>
        <w:t xml:space="preserve"> Price Book Entry</w:t>
      </w:r>
    </w:p>
    <w:p w14:paraId="41585231" w14:textId="377B9FC3" w:rsidR="004F43B5" w:rsidRDefault="009C6F97" w:rsidP="00D71ED4">
      <w:pPr>
        <w:spacing w:after="240"/>
        <w:rPr>
          <w:rFonts w:asciiTheme="minorHAnsi" w:hAnsiTheme="minorHAnsi" w:cstheme="minorHAnsi"/>
          <w:noProof/>
          <w:sz w:val="22"/>
          <w:szCs w:val="22"/>
        </w:rPr>
      </w:pPr>
      <w:r>
        <w:rPr>
          <w:noProof/>
        </w:rPr>
        <w:drawing>
          <wp:anchor distT="0" distB="0" distL="114300" distR="114300" simplePos="0" relativeHeight="251658241" behindDoc="1" locked="0" layoutInCell="1" allowOverlap="1" wp14:anchorId="43BFE3A0" wp14:editId="2AEA68C6">
            <wp:simplePos x="0" y="0"/>
            <wp:positionH relativeFrom="page">
              <wp:align>center</wp:align>
            </wp:positionH>
            <wp:positionV relativeFrom="paragraph">
              <wp:posOffset>269224</wp:posOffset>
            </wp:positionV>
            <wp:extent cx="6949850" cy="2386412"/>
            <wp:effectExtent l="0" t="0" r="3810" b="0"/>
            <wp:wrapTight wrapText="bothSides">
              <wp:wrapPolygon edited="0">
                <wp:start x="0" y="0"/>
                <wp:lineTo x="0" y="21382"/>
                <wp:lineTo x="21553" y="21382"/>
                <wp:lineTo x="21553" y="0"/>
                <wp:lineTo x="0" y="0"/>
              </wp:wrapPolygon>
            </wp:wrapTight>
            <wp:docPr id="111968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8535"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949850" cy="2386412"/>
                    </a:xfrm>
                    <a:prstGeom prst="rect">
                      <a:avLst/>
                    </a:prstGeom>
                  </pic:spPr>
                </pic:pic>
              </a:graphicData>
            </a:graphic>
            <wp14:sizeRelH relativeFrom="margin">
              <wp14:pctWidth>0</wp14:pctWidth>
            </wp14:sizeRelH>
            <wp14:sizeRelV relativeFrom="margin">
              <wp14:pctHeight>0</wp14:pctHeight>
            </wp14:sizeRelV>
          </wp:anchor>
        </w:drawing>
      </w:r>
    </w:p>
    <w:p w14:paraId="217AD602" w14:textId="43FCC526" w:rsidR="0047361C" w:rsidRDefault="0047361C" w:rsidP="00D71ED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Input the price for the unit </w:t>
      </w:r>
      <w:r w:rsidR="004F43B5">
        <w:rPr>
          <w:rFonts w:asciiTheme="minorHAnsi" w:hAnsiTheme="minorHAnsi" w:cstheme="minorHAnsi"/>
          <w:noProof/>
          <w:sz w:val="22"/>
          <w:szCs w:val="22"/>
        </w:rPr>
        <w:t xml:space="preserve">in the </w:t>
      </w:r>
      <w:r w:rsidR="004F43B5" w:rsidRPr="004F43B5">
        <w:rPr>
          <w:rFonts w:asciiTheme="minorHAnsi" w:hAnsiTheme="minorHAnsi" w:cstheme="minorHAnsi"/>
          <w:b/>
          <w:bCs/>
          <w:noProof/>
          <w:color w:val="65BCAB" w:themeColor="accent2"/>
          <w:sz w:val="22"/>
          <w:szCs w:val="22"/>
        </w:rPr>
        <w:t>Rent (Default)</w:t>
      </w:r>
      <w:r w:rsidR="004F43B5">
        <w:rPr>
          <w:rFonts w:asciiTheme="minorHAnsi" w:hAnsiTheme="minorHAnsi" w:cstheme="minorHAnsi"/>
          <w:noProof/>
          <w:sz w:val="22"/>
          <w:szCs w:val="22"/>
        </w:rPr>
        <w:t xml:space="preserve"> field</w:t>
      </w:r>
    </w:p>
    <w:p w14:paraId="377F8795" w14:textId="543D24A5" w:rsidR="0047361C" w:rsidRDefault="0047361C" w:rsidP="00D71ED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Ensure that </w:t>
      </w:r>
      <w:r w:rsidRPr="004F43B5">
        <w:rPr>
          <w:rFonts w:asciiTheme="minorHAnsi" w:hAnsiTheme="minorHAnsi" w:cstheme="minorHAnsi"/>
          <w:b/>
          <w:bCs/>
          <w:noProof/>
          <w:color w:val="65BCAB" w:themeColor="accent2"/>
          <w:sz w:val="22"/>
          <w:szCs w:val="22"/>
        </w:rPr>
        <w:t>Rent Periodicity</w:t>
      </w:r>
      <w:r>
        <w:rPr>
          <w:rFonts w:asciiTheme="minorHAnsi" w:hAnsiTheme="minorHAnsi" w:cstheme="minorHAnsi"/>
          <w:noProof/>
          <w:sz w:val="22"/>
          <w:szCs w:val="22"/>
        </w:rPr>
        <w:t xml:space="preserve"> is </w:t>
      </w:r>
      <w:r w:rsidR="004F43B5">
        <w:rPr>
          <w:rFonts w:asciiTheme="minorHAnsi" w:hAnsiTheme="minorHAnsi" w:cstheme="minorHAnsi"/>
          <w:noProof/>
          <w:sz w:val="22"/>
          <w:szCs w:val="22"/>
        </w:rPr>
        <w:t>‘Annual’</w:t>
      </w:r>
      <w:r>
        <w:rPr>
          <w:rFonts w:asciiTheme="minorHAnsi" w:hAnsiTheme="minorHAnsi" w:cstheme="minorHAnsi"/>
          <w:noProof/>
          <w:sz w:val="22"/>
          <w:szCs w:val="22"/>
        </w:rPr>
        <w:t xml:space="preserve"> – all</w:t>
      </w:r>
      <w:r w:rsidR="004F43B5">
        <w:rPr>
          <w:rFonts w:asciiTheme="minorHAnsi" w:hAnsiTheme="minorHAnsi" w:cstheme="minorHAnsi"/>
          <w:noProof/>
          <w:sz w:val="22"/>
          <w:szCs w:val="22"/>
        </w:rPr>
        <w:t xml:space="preserve"> Commercial Price Book Entries need to ‘Annual’</w:t>
      </w:r>
      <w:r w:rsidR="005C5F7A">
        <w:rPr>
          <w:rFonts w:asciiTheme="minorHAnsi" w:hAnsiTheme="minorHAnsi" w:cstheme="minorHAnsi"/>
          <w:noProof/>
          <w:sz w:val="22"/>
          <w:szCs w:val="22"/>
        </w:rPr>
        <w:t>.</w:t>
      </w:r>
    </w:p>
    <w:p w14:paraId="4C5B5D2A" w14:textId="5120E177" w:rsidR="004F43B5" w:rsidRDefault="009C6F97" w:rsidP="00D71ED4">
      <w:pPr>
        <w:spacing w:after="240"/>
        <w:rPr>
          <w:rFonts w:asciiTheme="minorHAnsi" w:hAnsiTheme="minorHAnsi" w:cstheme="minorHAnsi"/>
          <w:noProof/>
          <w:sz w:val="22"/>
          <w:szCs w:val="22"/>
        </w:rPr>
      </w:pPr>
      <w:r>
        <w:rPr>
          <w:noProof/>
        </w:rPr>
        <w:lastRenderedPageBreak/>
        <w:drawing>
          <wp:inline distT="0" distB="0" distL="0" distR="0" wp14:anchorId="631A67BC" wp14:editId="7A3B004C">
            <wp:extent cx="6239359" cy="3526971"/>
            <wp:effectExtent l="0" t="0" r="9525" b="0"/>
            <wp:docPr id="1801003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03544" name="Picture 1" descr="A screenshot of a computer&#10;&#10;AI-generated content may be incorrect."/>
                    <pic:cNvPicPr/>
                  </pic:nvPicPr>
                  <pic:blipFill>
                    <a:blip r:embed="rId14"/>
                    <a:stretch>
                      <a:fillRect/>
                    </a:stretch>
                  </pic:blipFill>
                  <pic:spPr>
                    <a:xfrm>
                      <a:off x="0" y="0"/>
                      <a:ext cx="6246298" cy="3530893"/>
                    </a:xfrm>
                    <a:prstGeom prst="rect">
                      <a:avLst/>
                    </a:prstGeom>
                  </pic:spPr>
                </pic:pic>
              </a:graphicData>
            </a:graphic>
          </wp:inline>
        </w:drawing>
      </w:r>
    </w:p>
    <w:p w14:paraId="085F5226" w14:textId="70F840E7" w:rsidR="00B51930" w:rsidRDefault="0047361C" w:rsidP="004F43B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If there is a price change, capture the reason </w:t>
      </w:r>
      <w:r w:rsidR="004F43B5">
        <w:rPr>
          <w:rFonts w:asciiTheme="minorHAnsi" w:hAnsiTheme="minorHAnsi" w:cstheme="minorHAnsi"/>
          <w:noProof/>
          <w:sz w:val="22"/>
          <w:szCs w:val="22"/>
        </w:rPr>
        <w:t xml:space="preserve">in </w:t>
      </w:r>
      <w:r w:rsidR="004F43B5" w:rsidRPr="004F43B5">
        <w:rPr>
          <w:rFonts w:asciiTheme="minorHAnsi" w:hAnsiTheme="minorHAnsi" w:cstheme="minorHAnsi"/>
          <w:b/>
          <w:bCs/>
          <w:noProof/>
          <w:color w:val="65BCAB" w:themeColor="accent2"/>
          <w:sz w:val="22"/>
          <w:szCs w:val="22"/>
        </w:rPr>
        <w:t>Reason for Rent Change</w:t>
      </w:r>
      <w:r w:rsidR="004F43B5">
        <w:rPr>
          <w:rFonts w:asciiTheme="minorHAnsi" w:hAnsiTheme="minorHAnsi" w:cstheme="minorHAnsi"/>
          <w:noProof/>
          <w:sz w:val="22"/>
          <w:szCs w:val="22"/>
        </w:rPr>
        <w:t xml:space="preserve">. Any changes made to a price book entry will be tracked and the history can be seen at the bottom of the page. </w:t>
      </w:r>
    </w:p>
    <w:p w14:paraId="19057D3B" w14:textId="36E80393" w:rsidR="00675865" w:rsidRDefault="00675865" w:rsidP="0853A057">
      <w:pPr>
        <w:pStyle w:val="Heading2"/>
        <w:rPr>
          <w:rFonts w:asciiTheme="minorHAnsi" w:hAnsiTheme="minorHAnsi" w:cstheme="minorBidi"/>
          <w:noProof/>
        </w:rPr>
      </w:pPr>
      <w:bookmarkStart w:id="100" w:name="_Toc205559980"/>
      <w:r w:rsidRPr="0853A057">
        <w:rPr>
          <w:rFonts w:asciiTheme="minorHAnsi" w:hAnsiTheme="minorHAnsi" w:cstheme="minorBidi"/>
          <w:noProof/>
        </w:rPr>
        <w:t>Cre</w:t>
      </w:r>
      <w:r w:rsidR="00B51930" w:rsidRPr="0853A057">
        <w:rPr>
          <w:rFonts w:asciiTheme="minorHAnsi" w:hAnsiTheme="minorHAnsi" w:cstheme="minorBidi"/>
          <w:noProof/>
        </w:rPr>
        <w:t>ating</w:t>
      </w:r>
      <w:r w:rsidR="000E6CC9" w:rsidRPr="0853A057">
        <w:rPr>
          <w:rFonts w:asciiTheme="minorHAnsi" w:hAnsiTheme="minorHAnsi" w:cstheme="minorBidi"/>
          <w:noProof/>
        </w:rPr>
        <w:t xml:space="preserve"> a new Product</w:t>
      </w:r>
      <w:bookmarkEnd w:id="100"/>
      <w:r w:rsidR="000E6CC9" w:rsidRPr="0853A057">
        <w:rPr>
          <w:rFonts w:asciiTheme="minorHAnsi" w:hAnsiTheme="minorHAnsi" w:cstheme="minorBidi"/>
          <w:noProof/>
        </w:rPr>
        <w:t xml:space="preserve"> </w:t>
      </w:r>
      <w:del w:id="101" w:author="Nikki Papenfus" w:date="2025-08-08T15:28:00Z" w16du:dateUtc="2025-08-08T13:28:00Z">
        <w:r w:rsidR="000E6CC9" w:rsidRPr="0853A057" w:rsidDel="00346B03">
          <w:rPr>
            <w:rFonts w:asciiTheme="minorHAnsi" w:hAnsiTheme="minorHAnsi" w:cstheme="minorBidi"/>
            <w:noProof/>
          </w:rPr>
          <w:delText>and Price Book</w:delText>
        </w:r>
      </w:del>
    </w:p>
    <w:p w14:paraId="42A574F9" w14:textId="65E5ED76" w:rsidR="000E6CC9" w:rsidRDefault="000E6CC9" w:rsidP="00014B2B">
      <w:pPr>
        <w:spacing w:after="240"/>
        <w:rPr>
          <w:rFonts w:asciiTheme="minorHAnsi" w:hAnsiTheme="minorHAnsi" w:cstheme="minorBidi"/>
          <w:sz w:val="22"/>
          <w:szCs w:val="22"/>
        </w:rPr>
      </w:pPr>
      <w:r w:rsidRPr="09CDD386">
        <w:rPr>
          <w:rFonts w:asciiTheme="minorHAnsi" w:hAnsiTheme="minorHAnsi" w:cstheme="minorBidi"/>
          <w:sz w:val="22"/>
          <w:szCs w:val="22"/>
        </w:rPr>
        <w:t xml:space="preserve">When a new Commercial Unit is added to Salesforce (a new </w:t>
      </w:r>
      <w:r w:rsidR="003F0520" w:rsidRPr="09CDD386">
        <w:rPr>
          <w:rFonts w:asciiTheme="minorHAnsi" w:hAnsiTheme="minorHAnsi" w:cstheme="minorBidi"/>
          <w:sz w:val="22"/>
          <w:szCs w:val="22"/>
        </w:rPr>
        <w:t xml:space="preserve">Unit would have been added to Qube which creates the Unit in Salesforce), a new </w:t>
      </w:r>
      <w:r w:rsidR="003F0520" w:rsidRPr="09CDD386">
        <w:rPr>
          <w:rFonts w:asciiTheme="minorHAnsi" w:hAnsiTheme="minorHAnsi" w:cstheme="minorBidi"/>
          <w:b/>
          <w:color w:val="65BCAB" w:themeColor="accent2"/>
          <w:sz w:val="22"/>
          <w:szCs w:val="22"/>
        </w:rPr>
        <w:t>Product</w:t>
      </w:r>
      <w:r w:rsidR="003F0520" w:rsidRPr="09CDD386">
        <w:rPr>
          <w:rFonts w:asciiTheme="minorHAnsi" w:hAnsiTheme="minorHAnsi" w:cstheme="minorBidi"/>
          <w:sz w:val="22"/>
          <w:szCs w:val="22"/>
        </w:rPr>
        <w:t xml:space="preserve"> </w:t>
      </w:r>
      <w:ins w:id="102" w:author="Nikki Papenfus" w:date="2025-08-08T15:17:00Z" w16du:dateUtc="2025-08-08T13:17:00Z">
        <w:r w:rsidR="005B5FE5">
          <w:rPr>
            <w:rFonts w:asciiTheme="minorHAnsi" w:hAnsiTheme="minorHAnsi" w:cstheme="minorBidi"/>
            <w:sz w:val="22"/>
            <w:szCs w:val="22"/>
          </w:rPr>
          <w:t>will need to be c</w:t>
        </w:r>
        <w:r w:rsidR="00D47989">
          <w:rPr>
            <w:rFonts w:asciiTheme="minorHAnsi" w:hAnsiTheme="minorHAnsi" w:cstheme="minorBidi"/>
            <w:sz w:val="22"/>
            <w:szCs w:val="22"/>
          </w:rPr>
          <w:t xml:space="preserve">reated </w:t>
        </w:r>
      </w:ins>
      <w:r w:rsidR="003F0520" w:rsidRPr="09CDD386">
        <w:rPr>
          <w:rFonts w:asciiTheme="minorHAnsi" w:hAnsiTheme="minorHAnsi" w:cstheme="minorBidi"/>
          <w:sz w:val="22"/>
          <w:szCs w:val="22"/>
        </w:rPr>
        <w:t xml:space="preserve">and </w:t>
      </w:r>
      <w:del w:id="103" w:author="Nikki Papenfus" w:date="2025-08-08T15:17:00Z" w16du:dateUtc="2025-08-08T13:17:00Z">
        <w:r w:rsidR="003F0520" w:rsidRPr="09CDD386" w:rsidDel="00D47989">
          <w:rPr>
            <w:rFonts w:asciiTheme="minorHAnsi" w:hAnsiTheme="minorHAnsi" w:cstheme="minorBidi"/>
            <w:sz w:val="22"/>
            <w:szCs w:val="22"/>
          </w:rPr>
          <w:delText xml:space="preserve">new </w:delText>
        </w:r>
      </w:del>
      <w:ins w:id="104" w:author="Nikki Papenfus" w:date="2025-08-08T15:17:00Z" w16du:dateUtc="2025-08-08T13:17:00Z">
        <w:r w:rsidR="00D47989">
          <w:rPr>
            <w:rFonts w:asciiTheme="minorHAnsi" w:hAnsiTheme="minorHAnsi" w:cstheme="minorBidi"/>
            <w:sz w:val="22"/>
            <w:szCs w:val="22"/>
          </w:rPr>
          <w:t xml:space="preserve">the </w:t>
        </w:r>
      </w:ins>
      <w:ins w:id="105" w:author="Nikki Papenfus" w:date="2025-08-08T15:41:00Z" w16du:dateUtc="2025-08-08T13:41:00Z">
        <w:r w:rsidR="00D3349F">
          <w:rPr>
            <w:rFonts w:asciiTheme="minorHAnsi" w:hAnsiTheme="minorHAnsi" w:cstheme="minorBidi"/>
            <w:b/>
            <w:color w:val="65BCAB" w:themeColor="accent2"/>
            <w:sz w:val="22"/>
            <w:szCs w:val="22"/>
          </w:rPr>
          <w:t>S</w:t>
        </w:r>
      </w:ins>
      <w:ins w:id="106" w:author="Nikki Papenfus" w:date="2025-08-08T15:18:00Z" w16du:dateUtc="2025-08-08T13:18:00Z">
        <w:r w:rsidR="00D47989" w:rsidRPr="00D3349F">
          <w:rPr>
            <w:rFonts w:asciiTheme="minorHAnsi" w:hAnsiTheme="minorHAnsi" w:cstheme="minorBidi"/>
            <w:b/>
            <w:color w:val="65BCAB" w:themeColor="accent2"/>
            <w:sz w:val="22"/>
            <w:szCs w:val="22"/>
            <w:rPrChange w:id="107" w:author="Nikki Papenfus" w:date="2025-08-08T15:41:00Z" w16du:dateUtc="2025-08-08T13:41:00Z">
              <w:rPr>
                <w:rFonts w:asciiTheme="minorHAnsi" w:hAnsiTheme="minorHAnsi" w:cstheme="minorBidi"/>
                <w:sz w:val="22"/>
                <w:szCs w:val="22"/>
              </w:rPr>
            </w:rPrChange>
          </w:rPr>
          <w:t>tandard</w:t>
        </w:r>
      </w:ins>
      <w:ins w:id="108" w:author="Nikki Papenfus" w:date="2025-08-08T15:17:00Z" w16du:dateUtc="2025-08-08T13:17:00Z">
        <w:r w:rsidR="00D47989" w:rsidRPr="09CDD386">
          <w:rPr>
            <w:rFonts w:asciiTheme="minorHAnsi" w:hAnsiTheme="minorHAnsi" w:cstheme="minorBidi"/>
            <w:sz w:val="22"/>
            <w:szCs w:val="22"/>
          </w:rPr>
          <w:t xml:space="preserve"> </w:t>
        </w:r>
      </w:ins>
      <w:r w:rsidR="003F0520" w:rsidRPr="09CDD386">
        <w:rPr>
          <w:rFonts w:asciiTheme="minorHAnsi" w:hAnsiTheme="minorHAnsi" w:cstheme="minorBidi"/>
          <w:b/>
          <w:color w:val="65BCAB" w:themeColor="accent2"/>
          <w:sz w:val="22"/>
          <w:szCs w:val="22"/>
        </w:rPr>
        <w:t>Price Book Entry</w:t>
      </w:r>
      <w:r w:rsidR="003F0520" w:rsidRPr="09CDD386">
        <w:rPr>
          <w:rFonts w:asciiTheme="minorHAnsi" w:hAnsiTheme="minorHAnsi" w:cstheme="minorBidi"/>
          <w:sz w:val="22"/>
          <w:szCs w:val="22"/>
        </w:rPr>
        <w:t xml:space="preserve"> will need to be </w:t>
      </w:r>
      <w:del w:id="109" w:author="Nikki Papenfus" w:date="2025-08-08T15:18:00Z" w16du:dateUtc="2025-08-08T13:18:00Z">
        <w:r w:rsidR="003F0520" w:rsidRPr="09CDD386" w:rsidDel="009F4DA1">
          <w:rPr>
            <w:rFonts w:asciiTheme="minorHAnsi" w:hAnsiTheme="minorHAnsi" w:cstheme="minorBidi"/>
            <w:sz w:val="22"/>
            <w:szCs w:val="22"/>
          </w:rPr>
          <w:delText>created</w:delText>
        </w:r>
      </w:del>
      <w:ins w:id="110" w:author="Nikki Papenfus" w:date="2025-08-08T15:18:00Z" w16du:dateUtc="2025-08-08T13:18:00Z">
        <w:r w:rsidR="009F4DA1">
          <w:rPr>
            <w:rFonts w:asciiTheme="minorHAnsi" w:hAnsiTheme="minorHAnsi" w:cstheme="minorBidi"/>
            <w:sz w:val="22"/>
            <w:szCs w:val="22"/>
          </w:rPr>
          <w:t>updated</w:t>
        </w:r>
      </w:ins>
      <w:r w:rsidR="003F0520" w:rsidRPr="09CDD386">
        <w:rPr>
          <w:rFonts w:asciiTheme="minorHAnsi" w:hAnsiTheme="minorHAnsi" w:cstheme="minorBidi"/>
          <w:sz w:val="22"/>
          <w:szCs w:val="22"/>
        </w:rPr>
        <w:t xml:space="preserve">. </w:t>
      </w:r>
    </w:p>
    <w:p w14:paraId="24B1F777" w14:textId="77777777" w:rsidR="00866F32" w:rsidRDefault="00401E8A" w:rsidP="00014B2B">
      <w:pPr>
        <w:spacing w:after="240"/>
        <w:rPr>
          <w:rFonts w:asciiTheme="minorHAnsi" w:hAnsiTheme="minorHAnsi" w:cstheme="minorHAnsi"/>
          <w:noProof/>
          <w:sz w:val="22"/>
          <w:szCs w:val="22"/>
        </w:rPr>
      </w:pPr>
      <w:r>
        <w:rPr>
          <w:noProof/>
        </w:rPr>
        <w:drawing>
          <wp:inline distT="0" distB="0" distL="0" distR="0" wp14:anchorId="18D81938" wp14:editId="3537CEEF">
            <wp:extent cx="5943600" cy="2063750"/>
            <wp:effectExtent l="0" t="0" r="0" b="0"/>
            <wp:docPr id="2118958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58611" name="Picture 1" descr="A screenshot of a computer&#10;&#10;AI-generated content may be incorrect."/>
                    <pic:cNvPicPr/>
                  </pic:nvPicPr>
                  <pic:blipFill>
                    <a:blip r:embed="rId15"/>
                    <a:stretch>
                      <a:fillRect/>
                    </a:stretch>
                  </pic:blipFill>
                  <pic:spPr>
                    <a:xfrm>
                      <a:off x="0" y="0"/>
                      <a:ext cx="5943600" cy="2063750"/>
                    </a:xfrm>
                    <a:prstGeom prst="rect">
                      <a:avLst/>
                    </a:prstGeom>
                  </pic:spPr>
                </pic:pic>
              </a:graphicData>
            </a:graphic>
          </wp:inline>
        </w:drawing>
      </w:r>
    </w:p>
    <w:p w14:paraId="62E3ABB6" w14:textId="2A29D4BC" w:rsidR="003F0520" w:rsidRDefault="0060114C" w:rsidP="00014B2B">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 </w:t>
      </w:r>
      <w:r w:rsidRPr="00401E8A">
        <w:rPr>
          <w:rFonts w:asciiTheme="minorHAnsi" w:hAnsiTheme="minorHAnsi" w:cstheme="minorHAnsi"/>
          <w:b/>
          <w:bCs/>
          <w:noProof/>
          <w:color w:val="65BCAB" w:themeColor="accent2"/>
          <w:sz w:val="22"/>
          <w:szCs w:val="22"/>
        </w:rPr>
        <w:t>Product</w:t>
      </w:r>
      <w:r>
        <w:rPr>
          <w:rFonts w:asciiTheme="minorHAnsi" w:hAnsiTheme="minorHAnsi" w:cstheme="minorHAnsi"/>
          <w:noProof/>
          <w:sz w:val="22"/>
          <w:szCs w:val="22"/>
        </w:rPr>
        <w:t xml:space="preserve"> </w:t>
      </w:r>
      <w:ins w:id="111" w:author="Nikki Papenfus" w:date="2025-08-08T15:41:00Z" w16du:dateUtc="2025-08-08T13:41:00Z">
        <w:r w:rsidR="00D3349F">
          <w:rPr>
            <w:rFonts w:asciiTheme="minorHAnsi" w:hAnsiTheme="minorHAnsi" w:cstheme="minorHAnsi"/>
            <w:noProof/>
            <w:sz w:val="22"/>
            <w:szCs w:val="22"/>
          </w:rPr>
          <w:t xml:space="preserve">first </w:t>
        </w:r>
      </w:ins>
      <w:r>
        <w:rPr>
          <w:rFonts w:asciiTheme="minorHAnsi" w:hAnsiTheme="minorHAnsi" w:cstheme="minorHAnsi"/>
          <w:noProof/>
          <w:sz w:val="22"/>
          <w:szCs w:val="22"/>
        </w:rPr>
        <w:t>needs to be created</w:t>
      </w:r>
      <w:del w:id="112" w:author="Nikki Papenfus" w:date="2025-08-08T15:20:00Z" w16du:dateUtc="2025-08-08T13:20:00Z">
        <w:r w:rsidDel="00D3038E">
          <w:rPr>
            <w:rFonts w:asciiTheme="minorHAnsi" w:hAnsiTheme="minorHAnsi" w:cstheme="minorHAnsi"/>
            <w:noProof/>
            <w:sz w:val="22"/>
            <w:szCs w:val="22"/>
          </w:rPr>
          <w:delText xml:space="preserve"> before a </w:delText>
        </w:r>
        <w:r w:rsidRPr="00401E8A" w:rsidDel="00D3038E">
          <w:rPr>
            <w:rFonts w:asciiTheme="minorHAnsi" w:hAnsiTheme="minorHAnsi" w:cstheme="minorHAnsi"/>
            <w:b/>
            <w:bCs/>
            <w:noProof/>
            <w:color w:val="65BCAB" w:themeColor="accent2"/>
            <w:sz w:val="22"/>
            <w:szCs w:val="22"/>
          </w:rPr>
          <w:delText>Price Book Entry</w:delText>
        </w:r>
      </w:del>
      <w:r>
        <w:rPr>
          <w:rFonts w:asciiTheme="minorHAnsi" w:hAnsiTheme="minorHAnsi" w:cstheme="minorHAnsi"/>
          <w:noProof/>
          <w:sz w:val="22"/>
          <w:szCs w:val="22"/>
        </w:rPr>
        <w:t>. Grainger’s naming convention is to name the product the same as the Unit. In this case it will be “</w:t>
      </w:r>
      <w:r w:rsidR="00401E8A">
        <w:rPr>
          <w:rFonts w:asciiTheme="minorHAnsi" w:hAnsiTheme="minorHAnsi" w:cstheme="minorHAnsi"/>
          <w:noProof/>
          <w:sz w:val="22"/>
          <w:szCs w:val="22"/>
        </w:rPr>
        <w:t>Commercial Unit Number 1</w:t>
      </w:r>
      <w:r>
        <w:rPr>
          <w:rFonts w:asciiTheme="minorHAnsi" w:hAnsiTheme="minorHAnsi" w:cstheme="minorHAnsi"/>
          <w:noProof/>
          <w:sz w:val="22"/>
          <w:szCs w:val="22"/>
        </w:rPr>
        <w:t>”</w:t>
      </w:r>
      <w:r w:rsidR="00401E8A">
        <w:rPr>
          <w:rFonts w:asciiTheme="minorHAnsi" w:hAnsiTheme="minorHAnsi" w:cstheme="minorHAnsi"/>
          <w:noProof/>
          <w:sz w:val="22"/>
          <w:szCs w:val="22"/>
        </w:rPr>
        <w:t>. Click on the “New” button in the Products section. The below screen will then pop up.</w:t>
      </w:r>
    </w:p>
    <w:p w14:paraId="31017953" w14:textId="43BA12B3" w:rsidR="0060114C" w:rsidRDefault="00401E8A" w:rsidP="00014B2B">
      <w:pPr>
        <w:spacing w:after="240"/>
        <w:rPr>
          <w:rFonts w:asciiTheme="minorHAnsi" w:hAnsiTheme="minorHAnsi" w:cstheme="minorHAnsi"/>
          <w:noProof/>
          <w:sz w:val="22"/>
          <w:szCs w:val="22"/>
        </w:rPr>
      </w:pPr>
      <w:del w:id="113" w:author="Nikki Papenfus" w:date="2025-08-08T15:21:00Z" w16du:dateUtc="2025-08-08T13:21:00Z">
        <w:r w:rsidDel="00ED10CF">
          <w:rPr>
            <w:noProof/>
          </w:rPr>
          <w:lastRenderedPageBreak/>
          <w:drawing>
            <wp:inline distT="0" distB="0" distL="0" distR="0" wp14:anchorId="32DF5CC4" wp14:editId="6AEF9592">
              <wp:extent cx="5943600" cy="3729990"/>
              <wp:effectExtent l="0" t="0" r="0" b="3810"/>
              <wp:docPr id="2016036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36457" name="Picture 1" descr="A screenshot of a computer&#10;&#10;AI-generated content may be incorrect."/>
                      <pic:cNvPicPr/>
                    </pic:nvPicPr>
                    <pic:blipFill>
                      <a:blip r:embed="rId16"/>
                      <a:stretch>
                        <a:fillRect/>
                      </a:stretch>
                    </pic:blipFill>
                    <pic:spPr>
                      <a:xfrm>
                        <a:off x="0" y="0"/>
                        <a:ext cx="5943600" cy="3729990"/>
                      </a:xfrm>
                      <a:prstGeom prst="rect">
                        <a:avLst/>
                      </a:prstGeom>
                    </pic:spPr>
                  </pic:pic>
                </a:graphicData>
              </a:graphic>
            </wp:inline>
          </w:drawing>
        </w:r>
      </w:del>
      <w:ins w:id="114" w:author="Nikki Papenfus" w:date="2025-08-08T15:21:00Z" w16du:dateUtc="2025-08-08T13:21:00Z">
        <w:r w:rsidR="00ED10CF" w:rsidRPr="00ED10CF">
          <w:rPr>
            <w:rFonts w:asciiTheme="minorHAnsi" w:hAnsiTheme="minorHAnsi" w:cstheme="minorHAnsi"/>
            <w:noProof/>
            <w:sz w:val="22"/>
            <w:szCs w:val="22"/>
          </w:rPr>
          <w:drawing>
            <wp:inline distT="0" distB="0" distL="0" distR="0" wp14:anchorId="546C2495" wp14:editId="2542035C">
              <wp:extent cx="5943600" cy="3755390"/>
              <wp:effectExtent l="0" t="0" r="0" b="0"/>
              <wp:docPr id="183218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87508" name=""/>
                      <pic:cNvPicPr/>
                    </pic:nvPicPr>
                    <pic:blipFill>
                      <a:blip r:embed="rId17"/>
                      <a:stretch>
                        <a:fillRect/>
                      </a:stretch>
                    </pic:blipFill>
                    <pic:spPr>
                      <a:xfrm>
                        <a:off x="0" y="0"/>
                        <a:ext cx="5943600" cy="3755390"/>
                      </a:xfrm>
                      <a:prstGeom prst="rect">
                        <a:avLst/>
                      </a:prstGeom>
                    </pic:spPr>
                  </pic:pic>
                </a:graphicData>
              </a:graphic>
            </wp:inline>
          </w:drawing>
        </w:r>
      </w:ins>
      <w:r>
        <w:rPr>
          <w:rFonts w:asciiTheme="minorHAnsi" w:hAnsiTheme="minorHAnsi" w:cstheme="minorHAnsi"/>
          <w:noProof/>
          <w:sz w:val="22"/>
          <w:szCs w:val="22"/>
        </w:rPr>
        <w:t xml:space="preserve"> </w:t>
      </w:r>
    </w:p>
    <w:p w14:paraId="7ACB8C23" w14:textId="3D87B906" w:rsidR="00401E8A" w:rsidRDefault="00401E8A" w:rsidP="00014B2B">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Enter the </w:t>
      </w:r>
      <w:r w:rsidRPr="00401E8A">
        <w:rPr>
          <w:rFonts w:asciiTheme="minorHAnsi" w:hAnsiTheme="minorHAnsi" w:cstheme="minorHAnsi"/>
          <w:b/>
          <w:bCs/>
          <w:noProof/>
          <w:color w:val="65BCAB" w:themeColor="accent2"/>
          <w:sz w:val="22"/>
          <w:szCs w:val="22"/>
        </w:rPr>
        <w:t>Product Name</w:t>
      </w:r>
      <w:r>
        <w:rPr>
          <w:rFonts w:asciiTheme="minorHAnsi" w:hAnsiTheme="minorHAnsi" w:cstheme="minorHAnsi"/>
          <w:noProof/>
          <w:sz w:val="22"/>
          <w:szCs w:val="22"/>
        </w:rPr>
        <w:t xml:space="preserve"> and mark it as </w:t>
      </w:r>
      <w:r w:rsidRPr="00401E8A">
        <w:rPr>
          <w:rFonts w:asciiTheme="minorHAnsi" w:hAnsiTheme="minorHAnsi" w:cstheme="minorHAnsi"/>
          <w:b/>
          <w:bCs/>
          <w:noProof/>
          <w:color w:val="65BCAB" w:themeColor="accent2"/>
          <w:sz w:val="22"/>
          <w:szCs w:val="22"/>
        </w:rPr>
        <w:t>Active</w:t>
      </w:r>
      <w:r>
        <w:rPr>
          <w:rFonts w:asciiTheme="minorHAnsi" w:hAnsiTheme="minorHAnsi" w:cstheme="minorHAnsi"/>
          <w:noProof/>
          <w:sz w:val="22"/>
          <w:szCs w:val="22"/>
        </w:rPr>
        <w:t>. Then click save.</w:t>
      </w:r>
    </w:p>
    <w:p w14:paraId="029ABF09" w14:textId="2B314D9A" w:rsidR="00401E8A" w:rsidRDefault="00401E8A" w:rsidP="00014B2B">
      <w:pPr>
        <w:spacing w:after="240"/>
        <w:rPr>
          <w:rFonts w:asciiTheme="minorHAnsi" w:hAnsiTheme="minorHAnsi" w:cstheme="minorHAnsi"/>
          <w:noProof/>
          <w:sz w:val="22"/>
          <w:szCs w:val="22"/>
        </w:rPr>
      </w:pPr>
      <w:r>
        <w:rPr>
          <w:noProof/>
        </w:rPr>
        <w:drawing>
          <wp:inline distT="0" distB="0" distL="0" distR="0" wp14:anchorId="1D7ADE05" wp14:editId="12935773">
            <wp:extent cx="5943600" cy="2646045"/>
            <wp:effectExtent l="0" t="0" r="0" b="1905"/>
            <wp:docPr id="240413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13046" name="Picture 1" descr="A screenshot of a computer&#10;&#10;AI-generated content may be incorrect."/>
                    <pic:cNvPicPr/>
                  </pic:nvPicPr>
                  <pic:blipFill>
                    <a:blip r:embed="rId18"/>
                    <a:stretch>
                      <a:fillRect/>
                    </a:stretch>
                  </pic:blipFill>
                  <pic:spPr>
                    <a:xfrm>
                      <a:off x="0" y="0"/>
                      <a:ext cx="5943600" cy="2646045"/>
                    </a:xfrm>
                    <a:prstGeom prst="rect">
                      <a:avLst/>
                    </a:prstGeom>
                  </pic:spPr>
                </pic:pic>
              </a:graphicData>
            </a:graphic>
          </wp:inline>
        </w:drawing>
      </w:r>
    </w:p>
    <w:p w14:paraId="5F7F0CEC" w14:textId="1B9CEE6D" w:rsidR="0060114C" w:rsidRDefault="0060114C" w:rsidP="00014B2B">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Now that a </w:t>
      </w:r>
      <w:r w:rsidRPr="00727C89">
        <w:rPr>
          <w:rFonts w:asciiTheme="minorHAnsi" w:hAnsiTheme="minorHAnsi" w:cstheme="minorHAnsi"/>
          <w:b/>
          <w:bCs/>
          <w:noProof/>
          <w:color w:val="65BCAB" w:themeColor="accent2"/>
          <w:sz w:val="22"/>
          <w:szCs w:val="22"/>
        </w:rPr>
        <w:t>Product</w:t>
      </w:r>
      <w:r>
        <w:rPr>
          <w:rFonts w:asciiTheme="minorHAnsi" w:hAnsiTheme="minorHAnsi" w:cstheme="minorHAnsi"/>
          <w:noProof/>
          <w:sz w:val="22"/>
          <w:szCs w:val="22"/>
        </w:rPr>
        <w:t xml:space="preserve"> exists for the unit, </w:t>
      </w:r>
      <w:ins w:id="115" w:author="Nikki Papenfus" w:date="2025-08-08T15:26:00Z" w16du:dateUtc="2025-08-08T13:26:00Z">
        <w:r w:rsidR="009A1564">
          <w:rPr>
            <w:rFonts w:asciiTheme="minorHAnsi" w:hAnsiTheme="minorHAnsi" w:cstheme="minorHAnsi"/>
            <w:noProof/>
            <w:sz w:val="22"/>
            <w:szCs w:val="22"/>
          </w:rPr>
          <w:t xml:space="preserve">the standard </w:t>
        </w:r>
      </w:ins>
      <w:del w:id="116" w:author="Nikki Papenfus" w:date="2025-08-08T15:26:00Z" w16du:dateUtc="2025-08-08T13:26:00Z">
        <w:r w:rsidDel="009A1564">
          <w:rPr>
            <w:rFonts w:asciiTheme="minorHAnsi" w:hAnsiTheme="minorHAnsi" w:cstheme="minorHAnsi"/>
            <w:noProof/>
            <w:sz w:val="22"/>
            <w:szCs w:val="22"/>
          </w:rPr>
          <w:delText xml:space="preserve">a </w:delText>
        </w:r>
      </w:del>
      <w:r w:rsidRPr="00727C89">
        <w:rPr>
          <w:rFonts w:asciiTheme="minorHAnsi" w:hAnsiTheme="minorHAnsi" w:cstheme="minorHAnsi"/>
          <w:b/>
          <w:bCs/>
          <w:noProof/>
          <w:color w:val="65BCAB" w:themeColor="accent2"/>
          <w:sz w:val="22"/>
          <w:szCs w:val="22"/>
        </w:rPr>
        <w:t>Price Book Entry</w:t>
      </w:r>
      <w:r>
        <w:rPr>
          <w:rFonts w:asciiTheme="minorHAnsi" w:hAnsiTheme="minorHAnsi" w:cstheme="minorHAnsi"/>
          <w:noProof/>
          <w:sz w:val="22"/>
          <w:szCs w:val="22"/>
        </w:rPr>
        <w:t xml:space="preserve"> can be </w:t>
      </w:r>
      <w:del w:id="117" w:author="Nikki Papenfus" w:date="2025-08-08T15:26:00Z" w16du:dateUtc="2025-08-08T13:26:00Z">
        <w:r w:rsidDel="009A1564">
          <w:rPr>
            <w:rFonts w:asciiTheme="minorHAnsi" w:hAnsiTheme="minorHAnsi" w:cstheme="minorHAnsi"/>
            <w:noProof/>
            <w:sz w:val="22"/>
            <w:szCs w:val="22"/>
          </w:rPr>
          <w:delText>created</w:delText>
        </w:r>
      </w:del>
      <w:ins w:id="118" w:author="Nikki Papenfus" w:date="2025-08-08T15:26:00Z" w16du:dateUtc="2025-08-08T13:26:00Z">
        <w:r w:rsidR="009A1564">
          <w:rPr>
            <w:rFonts w:asciiTheme="minorHAnsi" w:hAnsiTheme="minorHAnsi" w:cstheme="minorHAnsi"/>
            <w:noProof/>
            <w:sz w:val="22"/>
            <w:szCs w:val="22"/>
          </w:rPr>
          <w:t>updated</w:t>
        </w:r>
      </w:ins>
      <w:r w:rsidR="00401E8A">
        <w:rPr>
          <w:rFonts w:asciiTheme="minorHAnsi" w:hAnsiTheme="minorHAnsi" w:cstheme="minorHAnsi"/>
          <w:noProof/>
          <w:sz w:val="22"/>
          <w:szCs w:val="22"/>
        </w:rPr>
        <w:t xml:space="preserve">. </w:t>
      </w:r>
    </w:p>
    <w:p w14:paraId="56BD82E4" w14:textId="3D998B6F" w:rsidR="0001204F" w:rsidRDefault="00401E8A" w:rsidP="00014B2B">
      <w:pPr>
        <w:spacing w:after="240"/>
        <w:rPr>
          <w:rFonts w:asciiTheme="minorHAnsi" w:hAnsiTheme="minorHAnsi" w:cstheme="minorHAnsi"/>
          <w:noProof/>
          <w:sz w:val="22"/>
          <w:szCs w:val="22"/>
        </w:rPr>
      </w:pPr>
      <w:del w:id="119" w:author="Nikki Papenfus" w:date="2025-08-08T15:27:00Z" w16du:dateUtc="2025-08-08T13:27:00Z">
        <w:r w:rsidDel="00346A07">
          <w:rPr>
            <w:noProof/>
          </w:rPr>
          <w:lastRenderedPageBreak/>
          <w:drawing>
            <wp:inline distT="0" distB="0" distL="0" distR="0" wp14:anchorId="6617C887" wp14:editId="384CB1C9">
              <wp:extent cx="5943600" cy="3983355"/>
              <wp:effectExtent l="0" t="0" r="0" b="0"/>
              <wp:docPr id="1500915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15406" name="Picture 1" descr="A screenshot of a computer&#10;&#10;AI-generated content may be incorrect."/>
                      <pic:cNvPicPr/>
                    </pic:nvPicPr>
                    <pic:blipFill>
                      <a:blip r:embed="rId19"/>
                      <a:stretch>
                        <a:fillRect/>
                      </a:stretch>
                    </pic:blipFill>
                    <pic:spPr>
                      <a:xfrm>
                        <a:off x="0" y="0"/>
                        <a:ext cx="5943600" cy="3983355"/>
                      </a:xfrm>
                      <a:prstGeom prst="rect">
                        <a:avLst/>
                      </a:prstGeom>
                    </pic:spPr>
                  </pic:pic>
                </a:graphicData>
              </a:graphic>
            </wp:inline>
          </w:drawing>
        </w:r>
      </w:del>
      <w:ins w:id="120" w:author="Nikki Papenfus" w:date="2025-08-08T15:27:00Z" w16du:dateUtc="2025-08-08T13:27:00Z">
        <w:r w:rsidR="00346A07" w:rsidRPr="00346A07">
          <w:rPr>
            <w:rFonts w:asciiTheme="minorHAnsi" w:hAnsiTheme="minorHAnsi" w:cstheme="minorHAnsi"/>
            <w:noProof/>
            <w:sz w:val="22"/>
            <w:szCs w:val="22"/>
          </w:rPr>
          <w:drawing>
            <wp:inline distT="0" distB="0" distL="0" distR="0" wp14:anchorId="4686E343" wp14:editId="2DD35D43">
              <wp:extent cx="5943600" cy="2255520"/>
              <wp:effectExtent l="0" t="0" r="0" b="0"/>
              <wp:docPr id="1450903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03337" name="Picture 1" descr="A screenshot of a computer&#10;&#10;AI-generated content may be incorrect."/>
                      <pic:cNvPicPr/>
                    </pic:nvPicPr>
                    <pic:blipFill>
                      <a:blip r:embed="rId20"/>
                      <a:stretch>
                        <a:fillRect/>
                      </a:stretch>
                    </pic:blipFill>
                    <pic:spPr>
                      <a:xfrm>
                        <a:off x="0" y="0"/>
                        <a:ext cx="5943600" cy="2255520"/>
                      </a:xfrm>
                      <a:prstGeom prst="rect">
                        <a:avLst/>
                      </a:prstGeom>
                    </pic:spPr>
                  </pic:pic>
                </a:graphicData>
              </a:graphic>
            </wp:inline>
          </w:drawing>
        </w:r>
      </w:ins>
      <w:r>
        <w:rPr>
          <w:rFonts w:asciiTheme="minorHAnsi" w:hAnsiTheme="minorHAnsi" w:cstheme="minorHAnsi"/>
          <w:noProof/>
          <w:sz w:val="22"/>
          <w:szCs w:val="22"/>
        </w:rPr>
        <w:t xml:space="preserve"> </w:t>
      </w:r>
    </w:p>
    <w:p w14:paraId="3C1E7FFE" w14:textId="77777777" w:rsidR="007F4D3A" w:rsidRDefault="00401E8A" w:rsidP="00014B2B">
      <w:pPr>
        <w:spacing w:after="240"/>
        <w:rPr>
          <w:ins w:id="121" w:author="Nikki Papenfus" w:date="2025-08-08T15:29:00Z" w16du:dateUtc="2025-08-08T13:29:00Z"/>
          <w:rFonts w:asciiTheme="minorHAnsi" w:hAnsiTheme="minorHAnsi" w:cstheme="minorHAnsi"/>
          <w:noProof/>
          <w:sz w:val="22"/>
          <w:szCs w:val="22"/>
        </w:rPr>
      </w:pPr>
      <w:r>
        <w:rPr>
          <w:rFonts w:asciiTheme="minorHAnsi" w:hAnsiTheme="minorHAnsi" w:cstheme="minorHAnsi"/>
          <w:noProof/>
          <w:sz w:val="22"/>
          <w:szCs w:val="22"/>
        </w:rPr>
        <w:t>Click on the “</w:t>
      </w:r>
      <w:del w:id="122" w:author="Nikki Papenfus" w:date="2025-08-08T15:26:00Z" w16du:dateUtc="2025-08-08T13:26:00Z">
        <w:r w:rsidDel="009A1564">
          <w:rPr>
            <w:rFonts w:asciiTheme="minorHAnsi" w:hAnsiTheme="minorHAnsi" w:cstheme="minorHAnsi"/>
            <w:noProof/>
            <w:sz w:val="22"/>
            <w:szCs w:val="22"/>
          </w:rPr>
          <w:delText>New</w:delText>
        </w:r>
      </w:del>
      <w:ins w:id="123" w:author="Nikki Papenfus" w:date="2025-08-08T15:26:00Z" w16du:dateUtc="2025-08-08T13:26:00Z">
        <w:r w:rsidR="009A1564">
          <w:rPr>
            <w:rFonts w:asciiTheme="minorHAnsi" w:hAnsiTheme="minorHAnsi" w:cstheme="minorHAnsi"/>
            <w:noProof/>
            <w:sz w:val="22"/>
            <w:szCs w:val="22"/>
          </w:rPr>
          <w:t>Refres</w:t>
        </w:r>
      </w:ins>
      <w:ins w:id="124" w:author="Nikki Papenfus" w:date="2025-08-08T15:27:00Z" w16du:dateUtc="2025-08-08T13:27:00Z">
        <w:r w:rsidR="009A1564">
          <w:rPr>
            <w:rFonts w:asciiTheme="minorHAnsi" w:hAnsiTheme="minorHAnsi" w:cstheme="minorHAnsi"/>
            <w:noProof/>
            <w:sz w:val="22"/>
            <w:szCs w:val="22"/>
          </w:rPr>
          <w:t>h</w:t>
        </w:r>
      </w:ins>
      <w:r>
        <w:rPr>
          <w:rFonts w:asciiTheme="minorHAnsi" w:hAnsiTheme="minorHAnsi" w:cstheme="minorHAnsi"/>
          <w:noProof/>
          <w:sz w:val="22"/>
          <w:szCs w:val="22"/>
        </w:rPr>
        <w:t xml:space="preserve">” button in the </w:t>
      </w:r>
      <w:r w:rsidRPr="00727C89">
        <w:rPr>
          <w:rFonts w:asciiTheme="minorHAnsi" w:hAnsiTheme="minorHAnsi" w:cstheme="minorHAnsi"/>
          <w:b/>
          <w:bCs/>
          <w:noProof/>
          <w:color w:val="65BCAB" w:themeColor="accent2"/>
          <w:sz w:val="22"/>
          <w:szCs w:val="22"/>
        </w:rPr>
        <w:t>Price Book Entries</w:t>
      </w:r>
      <w:r>
        <w:rPr>
          <w:rFonts w:asciiTheme="minorHAnsi" w:hAnsiTheme="minorHAnsi" w:cstheme="minorHAnsi"/>
          <w:noProof/>
          <w:sz w:val="22"/>
          <w:szCs w:val="22"/>
        </w:rPr>
        <w:t xml:space="preserve"> section. </w:t>
      </w:r>
    </w:p>
    <w:p w14:paraId="3D5D7073" w14:textId="5A9372DF" w:rsidR="007F4D3A" w:rsidRDefault="00172ECE" w:rsidP="00014B2B">
      <w:pPr>
        <w:spacing w:after="240"/>
        <w:rPr>
          <w:ins w:id="125" w:author="Nikki Papenfus" w:date="2025-08-08T15:29:00Z" w16du:dateUtc="2025-08-08T13:29:00Z"/>
          <w:rFonts w:asciiTheme="minorHAnsi" w:hAnsiTheme="minorHAnsi" w:cstheme="minorHAnsi"/>
          <w:noProof/>
          <w:sz w:val="22"/>
          <w:szCs w:val="22"/>
        </w:rPr>
      </w:pPr>
      <w:ins w:id="126" w:author="Nikki Papenfus" w:date="2025-08-08T15:32:00Z" w16du:dateUtc="2025-08-08T13:32:00Z">
        <w:r w:rsidRPr="00172ECE">
          <w:rPr>
            <w:rFonts w:asciiTheme="minorHAnsi" w:hAnsiTheme="minorHAnsi" w:cstheme="minorHAnsi"/>
            <w:noProof/>
            <w:sz w:val="22"/>
            <w:szCs w:val="22"/>
          </w:rPr>
          <w:drawing>
            <wp:inline distT="0" distB="0" distL="0" distR="0" wp14:anchorId="65AAC960" wp14:editId="245C71B5">
              <wp:extent cx="5943600" cy="3107055"/>
              <wp:effectExtent l="0" t="0" r="0" b="0"/>
              <wp:docPr id="38840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02104" name=""/>
                      <pic:cNvPicPr/>
                    </pic:nvPicPr>
                    <pic:blipFill>
                      <a:blip r:embed="rId21"/>
                      <a:stretch>
                        <a:fillRect/>
                      </a:stretch>
                    </pic:blipFill>
                    <pic:spPr>
                      <a:xfrm>
                        <a:off x="0" y="0"/>
                        <a:ext cx="5943600" cy="3107055"/>
                      </a:xfrm>
                      <a:prstGeom prst="rect">
                        <a:avLst/>
                      </a:prstGeom>
                    </pic:spPr>
                  </pic:pic>
                </a:graphicData>
              </a:graphic>
            </wp:inline>
          </w:drawing>
        </w:r>
      </w:ins>
    </w:p>
    <w:p w14:paraId="08BB89C0" w14:textId="071E62CA" w:rsidR="00DB010D" w:rsidRDefault="00DB010D" w:rsidP="00014B2B">
      <w:pPr>
        <w:spacing w:after="240"/>
        <w:rPr>
          <w:ins w:id="127" w:author="Nikki Papenfus" w:date="2025-08-08T15:29:00Z" w16du:dateUtc="2025-08-08T13:29:00Z"/>
          <w:rFonts w:asciiTheme="minorHAnsi" w:hAnsiTheme="minorHAnsi" w:cstheme="minorHAnsi"/>
          <w:noProof/>
          <w:sz w:val="22"/>
          <w:szCs w:val="22"/>
        </w:rPr>
      </w:pPr>
      <w:ins w:id="128" w:author="Nikki Papenfus" w:date="2025-08-08T15:29:00Z" w16du:dateUtc="2025-08-08T13:29:00Z">
        <w:r>
          <w:rPr>
            <w:rFonts w:asciiTheme="minorHAnsi" w:hAnsiTheme="minorHAnsi" w:cstheme="minorHAnsi"/>
            <w:noProof/>
            <w:sz w:val="22"/>
            <w:szCs w:val="22"/>
          </w:rPr>
          <w:t>Then select the</w:t>
        </w:r>
      </w:ins>
      <w:ins w:id="129" w:author="Nikki Papenfus" w:date="2025-08-08T15:42:00Z" w16du:dateUtc="2025-08-08T13:42:00Z">
        <w:r w:rsidR="006B0842">
          <w:rPr>
            <w:rFonts w:asciiTheme="minorHAnsi" w:hAnsiTheme="minorHAnsi" w:cstheme="minorHAnsi"/>
            <w:noProof/>
            <w:sz w:val="22"/>
            <w:szCs w:val="22"/>
          </w:rPr>
          <w:t xml:space="preserve"> price book entry for the</w:t>
        </w:r>
      </w:ins>
      <w:ins w:id="130" w:author="Nikki Papenfus" w:date="2025-08-08T15:29:00Z" w16du:dateUtc="2025-08-08T13:29:00Z">
        <w:r>
          <w:rPr>
            <w:rFonts w:asciiTheme="minorHAnsi" w:hAnsiTheme="minorHAnsi" w:cstheme="minorHAnsi"/>
            <w:noProof/>
            <w:sz w:val="22"/>
            <w:szCs w:val="22"/>
          </w:rPr>
          <w:t xml:space="preserve"> </w:t>
        </w:r>
        <w:r>
          <w:rPr>
            <w:rFonts w:asciiTheme="minorHAnsi" w:hAnsiTheme="minorHAnsi" w:cstheme="minorHAnsi"/>
            <w:b/>
            <w:bCs/>
            <w:noProof/>
            <w:color w:val="65BCAB" w:themeColor="accent2"/>
            <w:sz w:val="22"/>
            <w:szCs w:val="22"/>
          </w:rPr>
          <w:t>S</w:t>
        </w:r>
      </w:ins>
      <w:ins w:id="131" w:author="Nikki Papenfus" w:date="2025-08-08T15:30:00Z" w16du:dateUtc="2025-08-08T13:30:00Z">
        <w:r>
          <w:rPr>
            <w:rFonts w:asciiTheme="minorHAnsi" w:hAnsiTheme="minorHAnsi" w:cstheme="minorHAnsi"/>
            <w:b/>
            <w:bCs/>
            <w:noProof/>
            <w:color w:val="65BCAB" w:themeColor="accent2"/>
            <w:sz w:val="22"/>
            <w:szCs w:val="22"/>
          </w:rPr>
          <w:t>tandard Price</w:t>
        </w:r>
      </w:ins>
      <w:ins w:id="132" w:author="Nikki Papenfus" w:date="2025-08-08T15:29:00Z" w16du:dateUtc="2025-08-08T13:29:00Z">
        <w:r w:rsidRPr="00727C89">
          <w:rPr>
            <w:rFonts w:asciiTheme="minorHAnsi" w:hAnsiTheme="minorHAnsi" w:cstheme="minorHAnsi"/>
            <w:b/>
            <w:bCs/>
            <w:noProof/>
            <w:color w:val="65BCAB" w:themeColor="accent2"/>
            <w:sz w:val="22"/>
            <w:szCs w:val="22"/>
          </w:rPr>
          <w:t xml:space="preserve"> Book</w:t>
        </w:r>
      </w:ins>
      <w:ins w:id="133" w:author="Nikki Papenfus" w:date="2025-08-08T15:30:00Z" w16du:dateUtc="2025-08-08T13:30:00Z">
        <w:r>
          <w:rPr>
            <w:rFonts w:asciiTheme="minorHAnsi" w:hAnsiTheme="minorHAnsi" w:cstheme="minorHAnsi"/>
            <w:b/>
            <w:bCs/>
            <w:noProof/>
            <w:color w:val="65BCAB" w:themeColor="accent2"/>
            <w:sz w:val="22"/>
            <w:szCs w:val="22"/>
          </w:rPr>
          <w:t>.</w:t>
        </w:r>
      </w:ins>
      <w:ins w:id="134" w:author="Nikki Papenfus" w:date="2025-08-08T15:34:00Z" w16du:dateUtc="2025-08-08T13:34:00Z">
        <w:r w:rsidR="00DA4569">
          <w:rPr>
            <w:rFonts w:asciiTheme="minorHAnsi" w:hAnsiTheme="minorHAnsi" w:cstheme="minorHAnsi"/>
            <w:b/>
            <w:bCs/>
            <w:noProof/>
            <w:color w:val="65BCAB" w:themeColor="accent2"/>
            <w:sz w:val="22"/>
            <w:szCs w:val="22"/>
          </w:rPr>
          <w:t xml:space="preserve"> </w:t>
        </w:r>
      </w:ins>
    </w:p>
    <w:p w14:paraId="64EC4BE6" w14:textId="225D6EC6" w:rsidR="00401E8A" w:rsidDel="0013482B" w:rsidRDefault="00401E8A" w:rsidP="00014B2B">
      <w:pPr>
        <w:spacing w:after="240"/>
        <w:rPr>
          <w:del w:id="135" w:author="Nikki Papenfus" w:date="2025-08-08T15:33:00Z" w16du:dateUtc="2025-08-08T13:33:00Z"/>
          <w:rFonts w:asciiTheme="minorHAnsi" w:hAnsiTheme="minorHAnsi" w:cstheme="minorHAnsi"/>
          <w:noProof/>
          <w:sz w:val="22"/>
          <w:szCs w:val="22"/>
        </w:rPr>
      </w:pPr>
      <w:r>
        <w:rPr>
          <w:rFonts w:asciiTheme="minorHAnsi" w:hAnsiTheme="minorHAnsi" w:cstheme="minorHAnsi"/>
          <w:noProof/>
          <w:sz w:val="22"/>
          <w:szCs w:val="22"/>
        </w:rPr>
        <w:t xml:space="preserve">The below screen will </w:t>
      </w:r>
      <w:del w:id="136" w:author="Nikki Papenfus" w:date="2025-08-08T15:42:00Z" w16du:dateUtc="2025-08-08T13:42:00Z">
        <w:r w:rsidDel="006B0842">
          <w:rPr>
            <w:rFonts w:asciiTheme="minorHAnsi" w:hAnsiTheme="minorHAnsi" w:cstheme="minorHAnsi"/>
            <w:noProof/>
            <w:sz w:val="22"/>
            <w:szCs w:val="22"/>
          </w:rPr>
          <w:delText xml:space="preserve">then be </w:delText>
        </w:r>
      </w:del>
      <w:r>
        <w:rPr>
          <w:rFonts w:asciiTheme="minorHAnsi" w:hAnsiTheme="minorHAnsi" w:cstheme="minorHAnsi"/>
          <w:noProof/>
          <w:sz w:val="22"/>
          <w:szCs w:val="22"/>
        </w:rPr>
        <w:t>display</w:t>
      </w:r>
      <w:ins w:id="137" w:author="Nikki Papenfus" w:date="2025-08-08T15:42:00Z" w16du:dateUtc="2025-08-08T13:42:00Z">
        <w:r w:rsidR="006B0842">
          <w:rPr>
            <w:rFonts w:asciiTheme="minorHAnsi" w:hAnsiTheme="minorHAnsi" w:cstheme="minorHAnsi"/>
            <w:noProof/>
            <w:sz w:val="22"/>
            <w:szCs w:val="22"/>
          </w:rPr>
          <w:t>:</w:t>
        </w:r>
      </w:ins>
      <w:del w:id="138" w:author="Nikki Papenfus" w:date="2025-08-08T15:42:00Z" w16du:dateUtc="2025-08-08T13:42:00Z">
        <w:r w:rsidDel="006B0842">
          <w:rPr>
            <w:rFonts w:asciiTheme="minorHAnsi" w:hAnsiTheme="minorHAnsi" w:cstheme="minorHAnsi"/>
            <w:noProof/>
            <w:sz w:val="22"/>
            <w:szCs w:val="22"/>
          </w:rPr>
          <w:delText>ed.</w:delText>
        </w:r>
      </w:del>
      <w:r>
        <w:rPr>
          <w:rFonts w:asciiTheme="minorHAnsi" w:hAnsiTheme="minorHAnsi" w:cstheme="minorHAnsi"/>
          <w:noProof/>
          <w:sz w:val="22"/>
          <w:szCs w:val="22"/>
        </w:rPr>
        <w:t xml:space="preserve"> </w:t>
      </w:r>
    </w:p>
    <w:p w14:paraId="0A1C2831" w14:textId="77777777" w:rsidR="0013482B" w:rsidRDefault="00401E8A" w:rsidP="00014B2B">
      <w:pPr>
        <w:spacing w:after="240"/>
        <w:rPr>
          <w:ins w:id="139" w:author="Nikki Papenfus" w:date="2025-08-08T15:33:00Z" w16du:dateUtc="2025-08-08T13:33:00Z"/>
          <w:rFonts w:asciiTheme="minorHAnsi" w:hAnsiTheme="minorHAnsi" w:cstheme="minorHAnsi"/>
          <w:noProof/>
          <w:sz w:val="22"/>
          <w:szCs w:val="22"/>
        </w:rPr>
      </w:pPr>
      <w:del w:id="140" w:author="Nikki Papenfus" w:date="2025-08-08T15:33:00Z" w16du:dateUtc="2025-08-08T13:33:00Z">
        <w:r w:rsidDel="0013482B">
          <w:rPr>
            <w:noProof/>
          </w:rPr>
          <w:drawing>
            <wp:inline distT="0" distB="0" distL="0" distR="0" wp14:anchorId="4B2968FC" wp14:editId="0DCB1742">
              <wp:extent cx="5495026" cy="3980958"/>
              <wp:effectExtent l="0" t="0" r="0" b="635"/>
              <wp:docPr id="1931062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62300" name="Picture 1" descr="A screenshot of a computer&#10;&#10;AI-generated content may be incorrect."/>
                      <pic:cNvPicPr/>
                    </pic:nvPicPr>
                    <pic:blipFill>
                      <a:blip r:embed="rId22"/>
                      <a:stretch>
                        <a:fillRect/>
                      </a:stretch>
                    </pic:blipFill>
                    <pic:spPr>
                      <a:xfrm>
                        <a:off x="0" y="0"/>
                        <a:ext cx="5500308" cy="3984785"/>
                      </a:xfrm>
                      <a:prstGeom prst="rect">
                        <a:avLst/>
                      </a:prstGeom>
                    </pic:spPr>
                  </pic:pic>
                </a:graphicData>
              </a:graphic>
            </wp:inline>
          </w:drawing>
        </w:r>
      </w:del>
    </w:p>
    <w:p w14:paraId="2C31AB13" w14:textId="4AD936E7" w:rsidR="00401E8A" w:rsidRDefault="0013482B" w:rsidP="00014B2B">
      <w:pPr>
        <w:spacing w:after="240"/>
        <w:rPr>
          <w:rFonts w:asciiTheme="minorHAnsi" w:hAnsiTheme="minorHAnsi" w:cstheme="minorHAnsi"/>
          <w:noProof/>
          <w:sz w:val="22"/>
          <w:szCs w:val="22"/>
        </w:rPr>
      </w:pPr>
      <w:ins w:id="141" w:author="Nikki Papenfus" w:date="2025-08-08T15:33:00Z" w16du:dateUtc="2025-08-08T13:33:00Z">
        <w:r w:rsidRPr="0013482B">
          <w:rPr>
            <w:rFonts w:asciiTheme="minorHAnsi" w:hAnsiTheme="minorHAnsi" w:cstheme="minorHAnsi"/>
            <w:noProof/>
            <w:sz w:val="22"/>
            <w:szCs w:val="22"/>
          </w:rPr>
          <w:drawing>
            <wp:inline distT="0" distB="0" distL="0" distR="0" wp14:anchorId="78938906" wp14:editId="2C3E6628">
              <wp:extent cx="5943600" cy="2026920"/>
              <wp:effectExtent l="0" t="0" r="0" b="0"/>
              <wp:docPr id="1763784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84532" name="Picture 1" descr="A screenshot of a computer&#10;&#10;AI-generated content may be incorrect."/>
                      <pic:cNvPicPr/>
                    </pic:nvPicPr>
                    <pic:blipFill>
                      <a:blip r:embed="rId23"/>
                      <a:stretch>
                        <a:fillRect/>
                      </a:stretch>
                    </pic:blipFill>
                    <pic:spPr>
                      <a:xfrm>
                        <a:off x="0" y="0"/>
                        <a:ext cx="5943600" cy="2026920"/>
                      </a:xfrm>
                      <a:prstGeom prst="rect">
                        <a:avLst/>
                      </a:prstGeom>
                    </pic:spPr>
                  </pic:pic>
                </a:graphicData>
              </a:graphic>
            </wp:inline>
          </w:drawing>
        </w:r>
      </w:ins>
    </w:p>
    <w:p w14:paraId="45F984C2" w14:textId="08C342E1" w:rsidR="00401E8A" w:rsidDel="00DA4152" w:rsidRDefault="00401E8A" w:rsidP="00014B2B">
      <w:pPr>
        <w:spacing w:after="240"/>
        <w:rPr>
          <w:del w:id="142" w:author="Nikki Papenfus" w:date="2025-08-08T15:35:00Z" w16du:dateUtc="2025-08-08T13:35:00Z"/>
          <w:rFonts w:asciiTheme="minorHAnsi" w:hAnsiTheme="minorHAnsi" w:cstheme="minorHAnsi"/>
          <w:noProof/>
          <w:sz w:val="22"/>
          <w:szCs w:val="22"/>
        </w:rPr>
      </w:pPr>
      <w:del w:id="143" w:author="Nikki Papenfus" w:date="2025-08-08T15:34:00Z" w16du:dateUtc="2025-08-08T13:34:00Z">
        <w:r w:rsidDel="00DA4569">
          <w:rPr>
            <w:rFonts w:asciiTheme="minorHAnsi" w:hAnsiTheme="minorHAnsi" w:cstheme="minorHAnsi"/>
            <w:noProof/>
            <w:sz w:val="22"/>
            <w:szCs w:val="22"/>
          </w:rPr>
          <w:lastRenderedPageBreak/>
          <w:delText xml:space="preserve">The </w:delText>
        </w:r>
      </w:del>
      <w:ins w:id="144" w:author="Nikki Papenfus" w:date="2025-08-08T15:34:00Z" w16du:dateUtc="2025-08-08T13:34:00Z">
        <w:r w:rsidR="00DA4569">
          <w:rPr>
            <w:rFonts w:asciiTheme="minorHAnsi" w:hAnsiTheme="minorHAnsi" w:cstheme="minorHAnsi"/>
            <w:noProof/>
            <w:sz w:val="22"/>
            <w:szCs w:val="22"/>
          </w:rPr>
          <w:t xml:space="preserve">Update the </w:t>
        </w:r>
        <w:r w:rsidR="00DA4569">
          <w:rPr>
            <w:rFonts w:asciiTheme="minorHAnsi" w:hAnsiTheme="minorHAnsi" w:cstheme="minorHAnsi"/>
            <w:b/>
            <w:bCs/>
            <w:noProof/>
            <w:color w:val="65BCAB" w:themeColor="accent2"/>
            <w:sz w:val="22"/>
            <w:szCs w:val="22"/>
          </w:rPr>
          <w:t>Rent (Default)</w:t>
        </w:r>
      </w:ins>
      <w:del w:id="145" w:author="Nikki Papenfus" w:date="2025-08-08T15:34:00Z" w16du:dateUtc="2025-08-08T13:34:00Z">
        <w:r w:rsidRPr="00727C89" w:rsidDel="00DA4569">
          <w:rPr>
            <w:rFonts w:asciiTheme="minorHAnsi" w:hAnsiTheme="minorHAnsi" w:cstheme="minorHAnsi"/>
            <w:b/>
            <w:bCs/>
            <w:noProof/>
            <w:color w:val="65BCAB" w:themeColor="accent2"/>
            <w:sz w:val="22"/>
            <w:szCs w:val="22"/>
          </w:rPr>
          <w:delText>Product</w:delText>
        </w:r>
      </w:del>
      <w:r>
        <w:rPr>
          <w:rFonts w:asciiTheme="minorHAnsi" w:hAnsiTheme="minorHAnsi" w:cstheme="minorHAnsi"/>
          <w:noProof/>
          <w:sz w:val="22"/>
          <w:szCs w:val="22"/>
        </w:rPr>
        <w:t xml:space="preserve"> </w:t>
      </w:r>
      <w:del w:id="146" w:author="Nikki Papenfus" w:date="2025-08-08T15:34:00Z" w16du:dateUtc="2025-08-08T13:34:00Z">
        <w:r w:rsidDel="00DA4569">
          <w:rPr>
            <w:rFonts w:asciiTheme="minorHAnsi" w:hAnsiTheme="minorHAnsi" w:cstheme="minorHAnsi"/>
            <w:noProof/>
            <w:sz w:val="22"/>
            <w:szCs w:val="22"/>
          </w:rPr>
          <w:delText>field needs to be the product that was just created for this unit. Start typing in the name of the product, and then select the correct record</w:delText>
        </w:r>
      </w:del>
      <w:ins w:id="147" w:author="Nikki Papenfus" w:date="2025-08-08T15:34:00Z" w16du:dateUtc="2025-08-08T13:34:00Z">
        <w:r w:rsidR="00DA4569">
          <w:rPr>
            <w:rFonts w:asciiTheme="minorHAnsi" w:hAnsiTheme="minorHAnsi" w:cstheme="minorHAnsi"/>
            <w:noProof/>
            <w:sz w:val="22"/>
            <w:szCs w:val="22"/>
          </w:rPr>
          <w:t xml:space="preserve">amount and </w:t>
        </w:r>
        <w:r w:rsidR="00F038A1">
          <w:rPr>
            <w:rFonts w:asciiTheme="minorHAnsi" w:hAnsiTheme="minorHAnsi" w:cstheme="minorHAnsi"/>
            <w:noProof/>
            <w:sz w:val="22"/>
            <w:szCs w:val="22"/>
          </w:rPr>
          <w:t xml:space="preserve">update the </w:t>
        </w:r>
      </w:ins>
      <w:del w:id="148" w:author="Nikki Papenfus" w:date="2025-08-08T15:34:00Z" w16du:dateUtc="2025-08-08T13:34:00Z">
        <w:r w:rsidDel="00F038A1">
          <w:rPr>
            <w:rFonts w:asciiTheme="minorHAnsi" w:hAnsiTheme="minorHAnsi" w:cstheme="minorHAnsi"/>
            <w:noProof/>
            <w:sz w:val="22"/>
            <w:szCs w:val="22"/>
          </w:rPr>
          <w:delText>.</w:delText>
        </w:r>
      </w:del>
      <w:ins w:id="149" w:author="Nikki Papenfus" w:date="2025-08-08T15:34:00Z" w16du:dateUtc="2025-08-08T13:34:00Z">
        <w:r w:rsidR="00F038A1" w:rsidRPr="004F43B5">
          <w:rPr>
            <w:rFonts w:asciiTheme="minorHAnsi" w:hAnsiTheme="minorHAnsi" w:cstheme="minorHAnsi"/>
            <w:b/>
            <w:bCs/>
            <w:noProof/>
            <w:color w:val="65BCAB" w:themeColor="accent2"/>
            <w:sz w:val="22"/>
            <w:szCs w:val="22"/>
          </w:rPr>
          <w:t>Rent Periodicity</w:t>
        </w:r>
        <w:r w:rsidR="00F038A1">
          <w:rPr>
            <w:rFonts w:asciiTheme="minorHAnsi" w:hAnsiTheme="minorHAnsi" w:cstheme="minorHAnsi"/>
            <w:noProof/>
            <w:sz w:val="22"/>
            <w:szCs w:val="22"/>
          </w:rPr>
          <w:t xml:space="preserve"> </w:t>
        </w:r>
      </w:ins>
      <w:ins w:id="150" w:author="Nikki Papenfus" w:date="2025-08-08T15:35:00Z" w16du:dateUtc="2025-08-08T13:35:00Z">
        <w:r w:rsidR="00F038A1">
          <w:rPr>
            <w:rFonts w:asciiTheme="minorHAnsi" w:hAnsiTheme="minorHAnsi" w:cstheme="minorHAnsi"/>
            <w:noProof/>
            <w:sz w:val="22"/>
            <w:szCs w:val="22"/>
          </w:rPr>
          <w:t>to</w:t>
        </w:r>
      </w:ins>
      <w:ins w:id="151" w:author="Nikki Papenfus" w:date="2025-08-08T15:34:00Z" w16du:dateUtc="2025-08-08T13:34:00Z">
        <w:r w:rsidR="00F038A1">
          <w:rPr>
            <w:rFonts w:asciiTheme="minorHAnsi" w:hAnsiTheme="minorHAnsi" w:cstheme="minorHAnsi"/>
            <w:noProof/>
            <w:sz w:val="22"/>
            <w:szCs w:val="22"/>
          </w:rPr>
          <w:t xml:space="preserve"> ‘Annual’</w:t>
        </w:r>
      </w:ins>
      <w:ins w:id="152" w:author="Nikki Papenfus" w:date="2025-08-08T15:35:00Z" w16du:dateUtc="2025-08-08T13:35:00Z">
        <w:r w:rsidR="00F038A1">
          <w:rPr>
            <w:rFonts w:asciiTheme="minorHAnsi" w:hAnsiTheme="minorHAnsi" w:cstheme="minorHAnsi"/>
            <w:noProof/>
            <w:sz w:val="22"/>
            <w:szCs w:val="22"/>
          </w:rPr>
          <w:t>.</w:t>
        </w:r>
        <w:r w:rsidR="00DA4152">
          <w:rPr>
            <w:rFonts w:asciiTheme="minorHAnsi" w:hAnsiTheme="minorHAnsi" w:cstheme="minorHAnsi"/>
            <w:noProof/>
            <w:sz w:val="22"/>
            <w:szCs w:val="22"/>
          </w:rPr>
          <w:t xml:space="preserve"> </w:t>
        </w:r>
      </w:ins>
      <w:ins w:id="153" w:author="Nikki Papenfus" w:date="2025-08-08T15:36:00Z" w16du:dateUtc="2025-08-08T13:36:00Z">
        <w:r w:rsidR="00DA4152">
          <w:rPr>
            <w:rFonts w:asciiTheme="minorHAnsi" w:hAnsiTheme="minorHAnsi" w:cstheme="minorHAnsi"/>
            <w:noProof/>
            <w:sz w:val="22"/>
            <w:szCs w:val="22"/>
          </w:rPr>
          <w:t>Ensure the ‘Active’ box is ticked.</w:t>
        </w:r>
      </w:ins>
      <w:ins w:id="154" w:author="Nikki Papenfus" w:date="2025-08-08T15:43:00Z" w16du:dateUtc="2025-08-08T13:43:00Z">
        <w:r w:rsidR="002233A1">
          <w:rPr>
            <w:rFonts w:asciiTheme="minorHAnsi" w:hAnsiTheme="minorHAnsi" w:cstheme="minorHAnsi"/>
            <w:noProof/>
            <w:sz w:val="22"/>
            <w:szCs w:val="22"/>
          </w:rPr>
          <w:t xml:space="preserve"> </w:t>
        </w:r>
      </w:ins>
    </w:p>
    <w:p w14:paraId="78BB25D6" w14:textId="77777777" w:rsidR="00DA4152" w:rsidRDefault="00401E8A" w:rsidP="00014B2B">
      <w:pPr>
        <w:spacing w:after="240"/>
        <w:rPr>
          <w:ins w:id="155" w:author="Nikki Papenfus" w:date="2025-08-08T15:35:00Z" w16du:dateUtc="2025-08-08T13:35:00Z"/>
          <w:rFonts w:asciiTheme="minorHAnsi" w:hAnsiTheme="minorHAnsi" w:cstheme="minorHAnsi"/>
          <w:noProof/>
          <w:sz w:val="22"/>
          <w:szCs w:val="22"/>
        </w:rPr>
      </w:pPr>
      <w:del w:id="156" w:author="Nikki Papenfus" w:date="2025-08-08T15:35:00Z" w16du:dateUtc="2025-08-08T13:35:00Z">
        <w:r w:rsidDel="00DA4152">
          <w:rPr>
            <w:noProof/>
          </w:rPr>
          <w:drawing>
            <wp:inline distT="0" distB="0" distL="0" distR="0" wp14:anchorId="3EBB62E8" wp14:editId="1753FAAE">
              <wp:extent cx="5943600" cy="4483735"/>
              <wp:effectExtent l="0" t="0" r="0" b="0"/>
              <wp:docPr id="1678426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26570" name="Picture 1" descr="A screenshot of a computer&#10;&#10;AI-generated content may be incorrect."/>
                      <pic:cNvPicPr/>
                    </pic:nvPicPr>
                    <pic:blipFill>
                      <a:blip r:embed="rId24"/>
                      <a:stretch>
                        <a:fillRect/>
                      </a:stretch>
                    </pic:blipFill>
                    <pic:spPr>
                      <a:xfrm>
                        <a:off x="0" y="0"/>
                        <a:ext cx="5943600" cy="4483735"/>
                      </a:xfrm>
                      <a:prstGeom prst="rect">
                        <a:avLst/>
                      </a:prstGeom>
                    </pic:spPr>
                  </pic:pic>
                </a:graphicData>
              </a:graphic>
            </wp:inline>
          </w:drawing>
        </w:r>
      </w:del>
    </w:p>
    <w:p w14:paraId="0AA03EAB" w14:textId="55FC382E" w:rsidR="00401E8A" w:rsidRDefault="00D45C40" w:rsidP="00014B2B">
      <w:pPr>
        <w:spacing w:after="240"/>
        <w:rPr>
          <w:rFonts w:asciiTheme="minorHAnsi" w:hAnsiTheme="minorHAnsi" w:cstheme="minorHAnsi"/>
          <w:noProof/>
          <w:sz w:val="22"/>
          <w:szCs w:val="22"/>
        </w:rPr>
      </w:pPr>
      <w:ins w:id="157" w:author="Nikki Papenfus" w:date="2025-08-08T15:37:00Z" w16du:dateUtc="2025-08-08T13:37:00Z">
        <w:r w:rsidRPr="00D45C40">
          <w:rPr>
            <w:rFonts w:asciiTheme="minorHAnsi" w:hAnsiTheme="minorHAnsi" w:cstheme="minorHAnsi"/>
            <w:noProof/>
            <w:sz w:val="22"/>
            <w:szCs w:val="22"/>
          </w:rPr>
          <w:drawing>
            <wp:inline distT="0" distB="0" distL="0" distR="0" wp14:anchorId="4804119B" wp14:editId="4D454CE6">
              <wp:extent cx="5943600" cy="2780665"/>
              <wp:effectExtent l="0" t="0" r="0" b="635"/>
              <wp:docPr id="1834909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09560" name="Picture 1" descr="A screenshot of a computer&#10;&#10;AI-generated content may be incorrect."/>
                      <pic:cNvPicPr/>
                    </pic:nvPicPr>
                    <pic:blipFill>
                      <a:blip r:embed="rId25"/>
                      <a:stretch>
                        <a:fillRect/>
                      </a:stretch>
                    </pic:blipFill>
                    <pic:spPr>
                      <a:xfrm>
                        <a:off x="0" y="0"/>
                        <a:ext cx="5943600" cy="2780665"/>
                      </a:xfrm>
                      <a:prstGeom prst="rect">
                        <a:avLst/>
                      </a:prstGeom>
                    </pic:spPr>
                  </pic:pic>
                </a:graphicData>
              </a:graphic>
            </wp:inline>
          </w:drawing>
        </w:r>
      </w:ins>
    </w:p>
    <w:p w14:paraId="106A3D46" w14:textId="7BC8A311" w:rsidR="00CB16E6" w:rsidDel="00052B1B" w:rsidRDefault="00401E8A" w:rsidP="00014B2B">
      <w:pPr>
        <w:spacing w:after="240"/>
        <w:rPr>
          <w:del w:id="158" w:author="Nikki Papenfus" w:date="2025-08-08T15:36:00Z" w16du:dateUtc="2025-08-08T13:36:00Z"/>
          <w:rFonts w:asciiTheme="minorHAnsi" w:hAnsiTheme="minorHAnsi" w:cstheme="minorHAnsi"/>
          <w:noProof/>
          <w:sz w:val="22"/>
          <w:szCs w:val="22"/>
        </w:rPr>
      </w:pPr>
      <w:del w:id="159" w:author="Nikki Papenfus" w:date="2025-08-08T15:36:00Z" w16du:dateUtc="2025-08-08T13:36:00Z">
        <w:r w:rsidDel="00052B1B">
          <w:rPr>
            <w:rFonts w:asciiTheme="minorHAnsi" w:hAnsiTheme="minorHAnsi" w:cstheme="minorHAnsi"/>
            <w:noProof/>
            <w:sz w:val="22"/>
            <w:szCs w:val="22"/>
          </w:rPr>
          <w:delText xml:space="preserve">For the </w:delText>
        </w:r>
        <w:r w:rsidRPr="00727C89" w:rsidDel="00052B1B">
          <w:rPr>
            <w:rFonts w:asciiTheme="minorHAnsi" w:hAnsiTheme="minorHAnsi" w:cstheme="minorHAnsi"/>
            <w:b/>
            <w:bCs/>
            <w:noProof/>
            <w:color w:val="65BCAB" w:themeColor="accent2"/>
            <w:sz w:val="22"/>
            <w:szCs w:val="22"/>
          </w:rPr>
          <w:delText>Price Book</w:delText>
        </w:r>
        <w:r w:rsidDel="00052B1B">
          <w:rPr>
            <w:rFonts w:asciiTheme="minorHAnsi" w:hAnsiTheme="minorHAnsi" w:cstheme="minorHAnsi"/>
            <w:noProof/>
            <w:sz w:val="22"/>
            <w:szCs w:val="22"/>
          </w:rPr>
          <w:delText xml:space="preserve"> field, always select </w:delText>
        </w:r>
        <w:r w:rsidRPr="00727C89" w:rsidDel="00052B1B">
          <w:rPr>
            <w:rFonts w:asciiTheme="minorHAnsi" w:hAnsiTheme="minorHAnsi" w:cstheme="minorHAnsi"/>
            <w:b/>
            <w:bCs/>
            <w:noProof/>
            <w:color w:val="65BCAB" w:themeColor="accent2"/>
            <w:sz w:val="22"/>
            <w:szCs w:val="22"/>
          </w:rPr>
          <w:delText>Standard Price Book</w:delText>
        </w:r>
        <w:r w:rsidR="00CB16E6" w:rsidDel="00052B1B">
          <w:rPr>
            <w:rFonts w:asciiTheme="minorHAnsi" w:hAnsiTheme="minorHAnsi" w:cstheme="minorHAnsi"/>
            <w:noProof/>
            <w:sz w:val="22"/>
            <w:szCs w:val="22"/>
          </w:rPr>
          <w:delText xml:space="preserve"> and tick the box </w:delText>
        </w:r>
        <w:r w:rsidR="00CB16E6" w:rsidRPr="00727C89" w:rsidDel="00052B1B">
          <w:rPr>
            <w:rFonts w:asciiTheme="minorHAnsi" w:hAnsiTheme="minorHAnsi" w:cstheme="minorHAnsi"/>
            <w:b/>
            <w:bCs/>
            <w:noProof/>
            <w:color w:val="65BCAB" w:themeColor="accent2"/>
            <w:sz w:val="22"/>
            <w:szCs w:val="22"/>
          </w:rPr>
          <w:delText>Active</w:delText>
        </w:r>
        <w:r w:rsidR="00F9676A" w:rsidDel="00052B1B">
          <w:rPr>
            <w:rFonts w:asciiTheme="minorHAnsi" w:hAnsiTheme="minorHAnsi" w:cstheme="minorHAnsi"/>
            <w:b/>
            <w:bCs/>
            <w:noProof/>
            <w:color w:val="65BCAB" w:themeColor="accent2"/>
            <w:sz w:val="22"/>
            <w:szCs w:val="22"/>
          </w:rPr>
          <w:delText>.</w:delText>
        </w:r>
      </w:del>
    </w:p>
    <w:p w14:paraId="37F878EC" w14:textId="402EFE8F" w:rsidR="00CB16E6" w:rsidDel="00EB6330" w:rsidRDefault="00CB16E6" w:rsidP="00014B2B">
      <w:pPr>
        <w:spacing w:after="240"/>
        <w:rPr>
          <w:del w:id="160" w:author="Nikki Papenfus" w:date="2025-08-08T15:37:00Z" w16du:dateUtc="2025-08-08T13:37:00Z"/>
          <w:rFonts w:asciiTheme="minorHAnsi" w:hAnsiTheme="minorHAnsi" w:cstheme="minorHAnsi"/>
          <w:noProof/>
          <w:sz w:val="22"/>
          <w:szCs w:val="22"/>
        </w:rPr>
      </w:pPr>
      <w:del w:id="161" w:author="Nikki Papenfus" w:date="2025-08-08T15:37:00Z" w16du:dateUtc="2025-08-08T13:37:00Z">
        <w:r w:rsidDel="00AB558B">
          <w:rPr>
            <w:noProof/>
          </w:rPr>
          <w:drawing>
            <wp:inline distT="0" distB="0" distL="0" distR="0" wp14:anchorId="337B0095" wp14:editId="14A581BF">
              <wp:extent cx="5943600" cy="4745990"/>
              <wp:effectExtent l="0" t="0" r="0" b="0"/>
              <wp:docPr id="990047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47258" name="Picture 1" descr="A screenshot of a computer&#10;&#10;AI-generated content may be incorrect."/>
                      <pic:cNvPicPr/>
                    </pic:nvPicPr>
                    <pic:blipFill>
                      <a:blip r:embed="rId26"/>
                      <a:stretch>
                        <a:fillRect/>
                      </a:stretch>
                    </pic:blipFill>
                    <pic:spPr>
                      <a:xfrm>
                        <a:off x="0" y="0"/>
                        <a:ext cx="5943600" cy="4745990"/>
                      </a:xfrm>
                      <a:prstGeom prst="rect">
                        <a:avLst/>
                      </a:prstGeom>
                    </pic:spPr>
                  </pic:pic>
                </a:graphicData>
              </a:graphic>
            </wp:inline>
          </w:drawing>
        </w:r>
      </w:del>
    </w:p>
    <w:p w14:paraId="0C23673C" w14:textId="69230BAA" w:rsidR="00CB16E6" w:rsidDel="00AB558B" w:rsidRDefault="00CB16E6" w:rsidP="00014B2B">
      <w:pPr>
        <w:spacing w:after="240"/>
        <w:rPr>
          <w:del w:id="162" w:author="Nikki Papenfus" w:date="2025-08-08T15:37:00Z" w16du:dateUtc="2025-08-08T13:37:00Z"/>
          <w:rFonts w:asciiTheme="minorHAnsi" w:hAnsiTheme="minorHAnsi" w:cstheme="minorHAnsi"/>
          <w:noProof/>
          <w:sz w:val="22"/>
          <w:szCs w:val="22"/>
        </w:rPr>
      </w:pPr>
      <w:del w:id="163" w:author="Nikki Papenfus" w:date="2025-08-08T15:37:00Z" w16du:dateUtc="2025-08-08T13:37:00Z">
        <w:r w:rsidDel="00AB558B">
          <w:rPr>
            <w:rFonts w:asciiTheme="minorHAnsi" w:hAnsiTheme="minorHAnsi" w:cstheme="minorHAnsi"/>
            <w:noProof/>
            <w:sz w:val="22"/>
            <w:szCs w:val="22"/>
          </w:rPr>
          <w:delText xml:space="preserve">Now complete the </w:delText>
        </w:r>
        <w:r w:rsidRPr="00727C89" w:rsidDel="00AB558B">
          <w:rPr>
            <w:rFonts w:asciiTheme="minorHAnsi" w:hAnsiTheme="minorHAnsi" w:cstheme="minorHAnsi"/>
            <w:b/>
            <w:bCs/>
            <w:noProof/>
            <w:color w:val="65BCAB" w:themeColor="accent2"/>
            <w:sz w:val="22"/>
            <w:szCs w:val="22"/>
          </w:rPr>
          <w:delText>Rent (Default)</w:delText>
        </w:r>
        <w:r w:rsidDel="00AB558B">
          <w:rPr>
            <w:rFonts w:asciiTheme="minorHAnsi" w:hAnsiTheme="minorHAnsi" w:cstheme="minorHAnsi"/>
            <w:noProof/>
            <w:sz w:val="22"/>
            <w:szCs w:val="22"/>
          </w:rPr>
          <w:delText xml:space="preserve"> and </w:delText>
        </w:r>
        <w:r w:rsidRPr="00727C89" w:rsidDel="00AB558B">
          <w:rPr>
            <w:rFonts w:asciiTheme="minorHAnsi" w:hAnsiTheme="minorHAnsi" w:cstheme="minorHAnsi"/>
            <w:b/>
            <w:bCs/>
            <w:noProof/>
            <w:color w:val="65BCAB" w:themeColor="accent2"/>
            <w:sz w:val="22"/>
            <w:szCs w:val="22"/>
          </w:rPr>
          <w:delText>Rent Periodicity</w:delText>
        </w:r>
        <w:r w:rsidDel="00AB558B">
          <w:rPr>
            <w:rFonts w:asciiTheme="minorHAnsi" w:hAnsiTheme="minorHAnsi" w:cstheme="minorHAnsi"/>
            <w:noProof/>
            <w:sz w:val="22"/>
            <w:szCs w:val="22"/>
          </w:rPr>
          <w:delText xml:space="preserve"> and click Save. </w:delText>
        </w:r>
      </w:del>
    </w:p>
    <w:p w14:paraId="12D5D753" w14:textId="68E9E207" w:rsidR="00CB16E6" w:rsidRDefault="00CB16E6" w:rsidP="00014B2B">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There is now a </w:t>
      </w:r>
      <w:r w:rsidRPr="00727C89">
        <w:rPr>
          <w:rFonts w:asciiTheme="minorHAnsi" w:hAnsiTheme="minorHAnsi" w:cstheme="minorHAnsi"/>
          <w:b/>
          <w:bCs/>
          <w:noProof/>
          <w:color w:val="65BCAB" w:themeColor="accent2"/>
          <w:sz w:val="22"/>
          <w:szCs w:val="22"/>
        </w:rPr>
        <w:t>Product</w:t>
      </w:r>
      <w:r>
        <w:rPr>
          <w:rFonts w:asciiTheme="minorHAnsi" w:hAnsiTheme="minorHAnsi" w:cstheme="minorHAnsi"/>
          <w:noProof/>
          <w:sz w:val="22"/>
          <w:szCs w:val="22"/>
        </w:rPr>
        <w:t xml:space="preserve"> and </w:t>
      </w:r>
      <w:r w:rsidRPr="00727C89">
        <w:rPr>
          <w:rFonts w:asciiTheme="minorHAnsi" w:hAnsiTheme="minorHAnsi" w:cstheme="minorHAnsi"/>
          <w:b/>
          <w:bCs/>
          <w:noProof/>
          <w:color w:val="65BCAB" w:themeColor="accent2"/>
          <w:sz w:val="22"/>
          <w:szCs w:val="22"/>
        </w:rPr>
        <w:t>Price Book Entry</w:t>
      </w:r>
      <w:r>
        <w:rPr>
          <w:rFonts w:asciiTheme="minorHAnsi" w:hAnsiTheme="minorHAnsi" w:cstheme="minorHAnsi"/>
          <w:noProof/>
          <w:sz w:val="22"/>
          <w:szCs w:val="22"/>
        </w:rPr>
        <w:t xml:space="preserve"> </w:t>
      </w:r>
      <w:del w:id="164" w:author="Nikki Papenfus" w:date="2025-08-08T15:43:00Z" w16du:dateUtc="2025-08-08T13:43:00Z">
        <w:r w:rsidDel="002233A1">
          <w:rPr>
            <w:rFonts w:asciiTheme="minorHAnsi" w:hAnsiTheme="minorHAnsi" w:cstheme="minorHAnsi"/>
            <w:noProof/>
            <w:sz w:val="22"/>
            <w:szCs w:val="22"/>
          </w:rPr>
          <w:delText xml:space="preserve">created </w:delText>
        </w:r>
      </w:del>
      <w:r>
        <w:rPr>
          <w:rFonts w:asciiTheme="minorHAnsi" w:hAnsiTheme="minorHAnsi" w:cstheme="minorHAnsi"/>
          <w:noProof/>
          <w:sz w:val="22"/>
          <w:szCs w:val="22"/>
        </w:rPr>
        <w:t>for this Unit.</w:t>
      </w:r>
    </w:p>
    <w:p w14:paraId="30DB56E9" w14:textId="02DA928C" w:rsidR="00CB16E6" w:rsidRDefault="00CB16E6" w:rsidP="00014B2B">
      <w:pPr>
        <w:spacing w:after="240"/>
        <w:rPr>
          <w:rFonts w:asciiTheme="minorHAnsi" w:hAnsiTheme="minorHAnsi" w:cstheme="minorHAnsi"/>
          <w:noProof/>
          <w:sz w:val="22"/>
          <w:szCs w:val="22"/>
        </w:rPr>
      </w:pPr>
      <w:del w:id="165" w:author="Nikki Papenfus" w:date="2025-08-08T15:38:00Z" w16du:dateUtc="2025-08-08T13:38:00Z">
        <w:r w:rsidDel="00F036C5">
          <w:rPr>
            <w:noProof/>
          </w:rPr>
          <w:drawing>
            <wp:inline distT="0" distB="0" distL="0" distR="0" wp14:anchorId="4AA4FD4E" wp14:editId="4380867F">
              <wp:extent cx="5943600" cy="3156585"/>
              <wp:effectExtent l="0" t="0" r="0" b="5715"/>
              <wp:docPr id="1075075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75938" name="Picture 1" descr="A screenshot of a computer&#10;&#10;AI-generated content may be incorrect."/>
                      <pic:cNvPicPr/>
                    </pic:nvPicPr>
                    <pic:blipFill>
                      <a:blip r:embed="rId27"/>
                      <a:stretch>
                        <a:fillRect/>
                      </a:stretch>
                    </pic:blipFill>
                    <pic:spPr>
                      <a:xfrm>
                        <a:off x="0" y="0"/>
                        <a:ext cx="5943600" cy="3156585"/>
                      </a:xfrm>
                      <a:prstGeom prst="rect">
                        <a:avLst/>
                      </a:prstGeom>
                    </pic:spPr>
                  </pic:pic>
                </a:graphicData>
              </a:graphic>
            </wp:inline>
          </w:drawing>
        </w:r>
      </w:del>
      <w:ins w:id="166" w:author="Nikki Papenfus" w:date="2025-08-08T15:38:00Z" w16du:dateUtc="2025-08-08T13:38:00Z">
        <w:r w:rsidR="00F036C5" w:rsidRPr="00F036C5">
          <w:rPr>
            <w:rFonts w:asciiTheme="minorHAnsi" w:hAnsiTheme="minorHAnsi" w:cstheme="minorHAnsi"/>
            <w:noProof/>
            <w:sz w:val="22"/>
            <w:szCs w:val="22"/>
          </w:rPr>
          <w:drawing>
            <wp:inline distT="0" distB="0" distL="0" distR="0" wp14:anchorId="77E3B6F2" wp14:editId="1D5CA1D3">
              <wp:extent cx="5943600" cy="3141980"/>
              <wp:effectExtent l="0" t="0" r="0" b="1270"/>
              <wp:docPr id="14448672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67231" name="Picture 1" descr="A screenshot of a computer&#10;&#10;AI-generated content may be incorrect."/>
                      <pic:cNvPicPr/>
                    </pic:nvPicPr>
                    <pic:blipFill>
                      <a:blip r:embed="rId28"/>
                      <a:stretch>
                        <a:fillRect/>
                      </a:stretch>
                    </pic:blipFill>
                    <pic:spPr>
                      <a:xfrm>
                        <a:off x="0" y="0"/>
                        <a:ext cx="5943600" cy="3141980"/>
                      </a:xfrm>
                      <a:prstGeom prst="rect">
                        <a:avLst/>
                      </a:prstGeom>
                    </pic:spPr>
                  </pic:pic>
                </a:graphicData>
              </a:graphic>
            </wp:inline>
          </w:drawing>
        </w:r>
      </w:ins>
    </w:p>
    <w:p w14:paraId="540A1DE2" w14:textId="77777777" w:rsidR="00F036C5" w:rsidRDefault="00F036C5">
      <w:pPr>
        <w:rPr>
          <w:ins w:id="167" w:author="Nikki Papenfus" w:date="2025-08-08T15:38:00Z" w16du:dateUtc="2025-08-08T13:38:00Z"/>
          <w:rFonts w:ascii="Arial" w:hAnsi="Arial"/>
          <w:kern w:val="28"/>
          <w:sz w:val="22"/>
          <w:szCs w:val="20"/>
          <w:lang w:eastAsia="en-US"/>
        </w:rPr>
      </w:pPr>
      <w:ins w:id="168" w:author="Nikki Papenfus" w:date="2025-08-08T15:38:00Z" w16du:dateUtc="2025-08-08T13:38:00Z">
        <w:r>
          <w:br w:type="page"/>
        </w:r>
      </w:ins>
    </w:p>
    <w:p w14:paraId="5C279F2C" w14:textId="775D5EC8" w:rsidR="0073222D" w:rsidRDefault="0060114C" w:rsidP="4F178A82">
      <w:pPr>
        <w:pStyle w:val="Heading1"/>
      </w:pPr>
      <w:bookmarkStart w:id="169" w:name="_Toc205559981"/>
      <w:r>
        <w:lastRenderedPageBreak/>
        <w:t xml:space="preserve">Receiving </w:t>
      </w:r>
      <w:r w:rsidR="00F06A96">
        <w:t xml:space="preserve">and </w:t>
      </w:r>
      <w:r w:rsidR="005D53E5">
        <w:t>R</w:t>
      </w:r>
      <w:r w:rsidR="00F06A96">
        <w:t>ecording Offers</w:t>
      </w:r>
      <w:bookmarkEnd w:id="169"/>
    </w:p>
    <w:p w14:paraId="0858CBC4" w14:textId="7EAC9C14" w:rsidR="00341915" w:rsidRDefault="0060114C" w:rsidP="00341915">
      <w:pPr>
        <w:pStyle w:val="Heading2"/>
      </w:pPr>
      <w:bookmarkStart w:id="170" w:name="_Toc205559982"/>
      <w:r>
        <w:t>Creating a</w:t>
      </w:r>
      <w:r w:rsidR="00341915">
        <w:t xml:space="preserve"> new Account and new Contacts</w:t>
      </w:r>
      <w:bookmarkEnd w:id="170"/>
    </w:p>
    <w:p w14:paraId="1EC2BC65" w14:textId="77777777" w:rsidR="00611C9A" w:rsidRDefault="00611C9A" w:rsidP="009F48A5">
      <w:pPr>
        <w:spacing w:after="240"/>
        <w:rPr>
          <w:rFonts w:asciiTheme="minorHAnsi" w:hAnsiTheme="minorHAnsi" w:cstheme="minorHAnsi"/>
          <w:noProof/>
          <w:sz w:val="22"/>
          <w:szCs w:val="22"/>
        </w:rPr>
      </w:pPr>
      <w:r>
        <w:rPr>
          <w:noProof/>
        </w:rPr>
        <w:drawing>
          <wp:inline distT="0" distB="0" distL="0" distR="0" wp14:anchorId="3DE22D34" wp14:editId="2FC239C5">
            <wp:extent cx="5943600" cy="1334770"/>
            <wp:effectExtent l="0" t="0" r="0" b="0"/>
            <wp:docPr id="317929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29089" name="Picture 1" descr="A screenshot of a computer&#10;&#10;AI-generated content may be incorrect."/>
                    <pic:cNvPicPr/>
                  </pic:nvPicPr>
                  <pic:blipFill>
                    <a:blip r:embed="rId29"/>
                    <a:stretch>
                      <a:fillRect/>
                    </a:stretch>
                  </pic:blipFill>
                  <pic:spPr>
                    <a:xfrm>
                      <a:off x="0" y="0"/>
                      <a:ext cx="5943600" cy="1334770"/>
                    </a:xfrm>
                    <a:prstGeom prst="rect">
                      <a:avLst/>
                    </a:prstGeom>
                  </pic:spPr>
                </pic:pic>
              </a:graphicData>
            </a:graphic>
          </wp:inline>
        </w:drawing>
      </w:r>
    </w:p>
    <w:p w14:paraId="1F27F74B" w14:textId="5FC14DF8" w:rsidR="00F9676A" w:rsidRDefault="00611C9A" w:rsidP="009F48A5">
      <w:pPr>
        <w:spacing w:after="240"/>
        <w:rPr>
          <w:rFonts w:asciiTheme="minorHAnsi" w:hAnsiTheme="minorHAnsi" w:cstheme="minorBidi"/>
          <w:noProof/>
          <w:sz w:val="22"/>
          <w:szCs w:val="22"/>
        </w:rPr>
      </w:pPr>
      <w:r w:rsidRPr="0853A057">
        <w:rPr>
          <w:rFonts w:asciiTheme="minorHAnsi" w:hAnsiTheme="minorHAnsi" w:cstheme="minorBidi"/>
          <w:noProof/>
          <w:sz w:val="22"/>
          <w:szCs w:val="22"/>
        </w:rPr>
        <w:t xml:space="preserve">To create a new account, click on Accounts tab on the top ribbon and then click on the button “New”. </w:t>
      </w:r>
      <w:r w:rsidR="00FC3DF0" w:rsidRPr="0853A057">
        <w:rPr>
          <w:rFonts w:asciiTheme="minorHAnsi" w:hAnsiTheme="minorHAnsi" w:cstheme="minorBidi"/>
          <w:noProof/>
          <w:sz w:val="22"/>
          <w:szCs w:val="22"/>
        </w:rPr>
        <w:t>The below screen will then be displayed. For the Commercial Lead to Lease Process, ‘</w:t>
      </w:r>
      <w:r w:rsidR="00FC3DF0" w:rsidRPr="0853A057">
        <w:rPr>
          <w:rFonts w:asciiTheme="minorHAnsi" w:hAnsiTheme="minorHAnsi" w:cstheme="minorBidi"/>
          <w:b/>
          <w:bCs/>
          <w:noProof/>
          <w:color w:val="65BCAB" w:themeColor="accent2"/>
          <w:sz w:val="22"/>
          <w:szCs w:val="22"/>
        </w:rPr>
        <w:t>Company B2B’</w:t>
      </w:r>
      <w:r w:rsidR="00FC3DF0" w:rsidRPr="0853A057">
        <w:rPr>
          <w:rFonts w:asciiTheme="minorHAnsi" w:hAnsiTheme="minorHAnsi" w:cstheme="minorBidi"/>
          <w:noProof/>
          <w:sz w:val="22"/>
          <w:szCs w:val="22"/>
        </w:rPr>
        <w:t xml:space="preserve"> </w:t>
      </w:r>
      <w:r w:rsidR="2A6AFA49" w:rsidRPr="0853A057">
        <w:rPr>
          <w:rFonts w:asciiTheme="minorHAnsi" w:hAnsiTheme="minorHAnsi" w:cstheme="minorBidi"/>
          <w:noProof/>
          <w:sz w:val="22"/>
          <w:szCs w:val="22"/>
        </w:rPr>
        <w:t xml:space="preserve">or ‘Person Account’ are </w:t>
      </w:r>
      <w:r w:rsidR="00FC3DF0" w:rsidRPr="0853A057">
        <w:rPr>
          <w:rFonts w:asciiTheme="minorHAnsi" w:hAnsiTheme="minorHAnsi" w:cstheme="minorBidi"/>
          <w:noProof/>
          <w:sz w:val="22"/>
          <w:szCs w:val="22"/>
        </w:rPr>
        <w:t>the record type</w:t>
      </w:r>
      <w:r w:rsidR="1CD91845" w:rsidRPr="0853A057">
        <w:rPr>
          <w:rFonts w:asciiTheme="minorHAnsi" w:hAnsiTheme="minorHAnsi" w:cstheme="minorBidi"/>
          <w:noProof/>
          <w:sz w:val="22"/>
          <w:szCs w:val="22"/>
        </w:rPr>
        <w:t>s</w:t>
      </w:r>
      <w:r w:rsidR="00FC3DF0" w:rsidRPr="0853A057">
        <w:rPr>
          <w:rFonts w:asciiTheme="minorHAnsi" w:hAnsiTheme="minorHAnsi" w:cstheme="minorBidi"/>
          <w:noProof/>
          <w:sz w:val="22"/>
          <w:szCs w:val="22"/>
        </w:rPr>
        <w:t xml:space="preserve"> that must be selected. </w:t>
      </w:r>
    </w:p>
    <w:p w14:paraId="668EE11C" w14:textId="3E20D0B2" w:rsidR="00FC3DF0" w:rsidRDefault="00FC3DF0" w:rsidP="003308E6">
      <w:pPr>
        <w:rPr>
          <w:rFonts w:asciiTheme="minorHAnsi" w:hAnsiTheme="minorHAnsi" w:cstheme="minorHAnsi"/>
          <w:noProof/>
          <w:sz w:val="22"/>
          <w:szCs w:val="22"/>
        </w:rPr>
      </w:pPr>
      <w:r>
        <w:rPr>
          <w:noProof/>
        </w:rPr>
        <w:drawing>
          <wp:inline distT="0" distB="0" distL="0" distR="0" wp14:anchorId="0BF311A3" wp14:editId="451ED8A1">
            <wp:extent cx="5943600" cy="2342515"/>
            <wp:effectExtent l="0" t="0" r="0" b="635"/>
            <wp:docPr id="662244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44527" name="Picture 1" descr="A screenshot of a computer&#10;&#10;AI-generated content may be incorrect."/>
                    <pic:cNvPicPr/>
                  </pic:nvPicPr>
                  <pic:blipFill>
                    <a:blip r:embed="rId30"/>
                    <a:stretch>
                      <a:fillRect/>
                    </a:stretch>
                  </pic:blipFill>
                  <pic:spPr>
                    <a:xfrm>
                      <a:off x="0" y="0"/>
                      <a:ext cx="5943600" cy="2342515"/>
                    </a:xfrm>
                    <a:prstGeom prst="rect">
                      <a:avLst/>
                    </a:prstGeom>
                  </pic:spPr>
                </pic:pic>
              </a:graphicData>
            </a:graphic>
          </wp:inline>
        </w:drawing>
      </w:r>
    </w:p>
    <w:p w14:paraId="29FA33AB" w14:textId="77777777" w:rsidR="00FC3DF0" w:rsidRDefault="00FC3DF0" w:rsidP="003308E6">
      <w:pPr>
        <w:rPr>
          <w:rFonts w:asciiTheme="minorHAnsi" w:hAnsiTheme="minorHAnsi" w:cstheme="minorHAnsi"/>
          <w:noProof/>
          <w:sz w:val="22"/>
          <w:szCs w:val="22"/>
        </w:rPr>
      </w:pPr>
    </w:p>
    <w:p w14:paraId="66240717" w14:textId="3EF99061" w:rsidR="00FC3DF0" w:rsidRDefault="00FC3DF0" w:rsidP="003308E6">
      <w:pPr>
        <w:rPr>
          <w:rFonts w:asciiTheme="minorHAnsi" w:hAnsiTheme="minorHAnsi" w:cstheme="minorHAnsi"/>
          <w:noProof/>
          <w:sz w:val="22"/>
          <w:szCs w:val="22"/>
        </w:rPr>
      </w:pPr>
      <w:r>
        <w:rPr>
          <w:rFonts w:asciiTheme="minorHAnsi" w:hAnsiTheme="minorHAnsi" w:cstheme="minorHAnsi"/>
          <w:noProof/>
          <w:sz w:val="22"/>
          <w:szCs w:val="22"/>
        </w:rPr>
        <w:t>Click Next and then input the relevant Account Details. This includes:</w:t>
      </w:r>
    </w:p>
    <w:p w14:paraId="25C5FA23" w14:textId="27749A2A" w:rsidR="00FC3DF0" w:rsidRDefault="00FC3DF0" w:rsidP="00FC3DF0">
      <w:pPr>
        <w:pStyle w:val="ListParagraph"/>
        <w:numPr>
          <w:ilvl w:val="0"/>
          <w:numId w:val="72"/>
        </w:numPr>
        <w:rPr>
          <w:rFonts w:asciiTheme="minorHAnsi" w:hAnsiTheme="minorHAnsi" w:cstheme="minorHAnsi"/>
          <w:noProof/>
        </w:rPr>
      </w:pPr>
      <w:r>
        <w:rPr>
          <w:rFonts w:asciiTheme="minorHAnsi" w:hAnsiTheme="minorHAnsi" w:cstheme="minorHAnsi"/>
          <w:noProof/>
        </w:rPr>
        <w:t>Account Name</w:t>
      </w:r>
    </w:p>
    <w:p w14:paraId="3D353D9A" w14:textId="526600E6" w:rsidR="00FC3DF0" w:rsidRDefault="00FC3DF0" w:rsidP="00FC3DF0">
      <w:pPr>
        <w:pStyle w:val="ListParagraph"/>
        <w:numPr>
          <w:ilvl w:val="0"/>
          <w:numId w:val="72"/>
        </w:numPr>
        <w:rPr>
          <w:rFonts w:asciiTheme="minorHAnsi" w:hAnsiTheme="minorHAnsi" w:cstheme="minorHAnsi"/>
          <w:noProof/>
        </w:rPr>
      </w:pPr>
      <w:r>
        <w:rPr>
          <w:rFonts w:asciiTheme="minorHAnsi" w:hAnsiTheme="minorHAnsi" w:cstheme="minorHAnsi"/>
          <w:noProof/>
        </w:rPr>
        <w:t>Company Number</w:t>
      </w:r>
    </w:p>
    <w:p w14:paraId="0434212A" w14:textId="426D7161" w:rsidR="00FC3DF0" w:rsidRDefault="00FC3DF0" w:rsidP="00FC3DF0">
      <w:pPr>
        <w:pStyle w:val="ListParagraph"/>
        <w:numPr>
          <w:ilvl w:val="0"/>
          <w:numId w:val="72"/>
        </w:numPr>
        <w:rPr>
          <w:rFonts w:asciiTheme="minorHAnsi" w:hAnsiTheme="minorHAnsi" w:cstheme="minorHAnsi"/>
          <w:noProof/>
        </w:rPr>
      </w:pPr>
      <w:r>
        <w:rPr>
          <w:rFonts w:asciiTheme="minorHAnsi" w:hAnsiTheme="minorHAnsi" w:cstheme="minorHAnsi"/>
          <w:noProof/>
        </w:rPr>
        <w:t>Company Email</w:t>
      </w:r>
    </w:p>
    <w:p w14:paraId="457D3E8E" w14:textId="795B187A" w:rsidR="00FC3DF0" w:rsidRDefault="00FC3DF0" w:rsidP="00FC3DF0">
      <w:pPr>
        <w:pStyle w:val="ListParagraph"/>
        <w:numPr>
          <w:ilvl w:val="0"/>
          <w:numId w:val="72"/>
        </w:numPr>
        <w:rPr>
          <w:rFonts w:asciiTheme="minorHAnsi" w:hAnsiTheme="minorHAnsi" w:cstheme="minorHAnsi"/>
          <w:noProof/>
        </w:rPr>
      </w:pPr>
      <w:r>
        <w:rPr>
          <w:rFonts w:asciiTheme="minorHAnsi" w:hAnsiTheme="minorHAnsi" w:cstheme="minorHAnsi"/>
          <w:noProof/>
        </w:rPr>
        <w:t>Phone Number</w:t>
      </w:r>
    </w:p>
    <w:p w14:paraId="081ECC74" w14:textId="2285B882" w:rsidR="00FC3DF0" w:rsidRPr="005D37AC" w:rsidRDefault="00FC3DF0" w:rsidP="00FC3DF0">
      <w:pPr>
        <w:rPr>
          <w:rFonts w:asciiTheme="minorHAnsi" w:hAnsiTheme="minorHAnsi" w:cstheme="minorHAnsi"/>
          <w:noProof/>
          <w:sz w:val="22"/>
          <w:szCs w:val="22"/>
        </w:rPr>
      </w:pPr>
      <w:r w:rsidRPr="005D37AC">
        <w:rPr>
          <w:rFonts w:asciiTheme="minorHAnsi" w:hAnsiTheme="minorHAnsi" w:cstheme="minorHAnsi"/>
          <w:noProof/>
          <w:sz w:val="22"/>
          <w:szCs w:val="22"/>
        </w:rPr>
        <w:t>Then click Save.</w:t>
      </w:r>
    </w:p>
    <w:p w14:paraId="5B73172E" w14:textId="77777777" w:rsidR="00FC3DF0" w:rsidRPr="005D37AC" w:rsidRDefault="00FC3DF0" w:rsidP="00FC3DF0">
      <w:pPr>
        <w:rPr>
          <w:rFonts w:asciiTheme="minorHAnsi" w:hAnsiTheme="minorHAnsi" w:cstheme="minorHAnsi"/>
          <w:noProof/>
          <w:sz w:val="22"/>
          <w:szCs w:val="22"/>
        </w:rPr>
      </w:pPr>
    </w:p>
    <w:p w14:paraId="4CF4123D" w14:textId="30A0377D" w:rsidR="00FC3DF0" w:rsidRDefault="005D37AC" w:rsidP="009F48A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To create any </w:t>
      </w:r>
      <w:r w:rsidRPr="009F48A5">
        <w:rPr>
          <w:rFonts w:asciiTheme="minorHAnsi" w:hAnsiTheme="minorHAnsi" w:cstheme="minorHAnsi"/>
          <w:b/>
          <w:bCs/>
          <w:noProof/>
          <w:color w:val="65BCAB" w:themeColor="accent2"/>
          <w:sz w:val="22"/>
          <w:szCs w:val="22"/>
        </w:rPr>
        <w:t>Contacts</w:t>
      </w:r>
      <w:r>
        <w:rPr>
          <w:rFonts w:asciiTheme="minorHAnsi" w:hAnsiTheme="minorHAnsi" w:cstheme="minorHAnsi"/>
          <w:noProof/>
          <w:sz w:val="22"/>
          <w:szCs w:val="22"/>
        </w:rPr>
        <w:t>, i</w:t>
      </w:r>
      <w:r w:rsidR="0013029B">
        <w:rPr>
          <w:rFonts w:asciiTheme="minorHAnsi" w:hAnsiTheme="minorHAnsi" w:cstheme="minorHAnsi"/>
          <w:noProof/>
          <w:sz w:val="22"/>
          <w:szCs w:val="22"/>
        </w:rPr>
        <w:t>.</w:t>
      </w:r>
      <w:r>
        <w:rPr>
          <w:rFonts w:asciiTheme="minorHAnsi" w:hAnsiTheme="minorHAnsi" w:cstheme="minorHAnsi"/>
          <w:noProof/>
          <w:sz w:val="22"/>
          <w:szCs w:val="22"/>
        </w:rPr>
        <w:t xml:space="preserve">e. </w:t>
      </w:r>
      <w:r w:rsidR="0013029B">
        <w:rPr>
          <w:rFonts w:asciiTheme="minorHAnsi" w:hAnsiTheme="minorHAnsi" w:cstheme="minorHAnsi"/>
          <w:noProof/>
          <w:sz w:val="22"/>
          <w:szCs w:val="22"/>
        </w:rPr>
        <w:t>p</w:t>
      </w:r>
      <w:r>
        <w:rPr>
          <w:rFonts w:asciiTheme="minorHAnsi" w:hAnsiTheme="minorHAnsi" w:cstheme="minorHAnsi"/>
          <w:noProof/>
          <w:sz w:val="22"/>
          <w:szCs w:val="22"/>
        </w:rPr>
        <w:t xml:space="preserve">eople that are related to this company which could be owners, tenants, points of contact etc, navigate to the Related Tab on the Account and then click “New” in the Contacts section. </w:t>
      </w:r>
    </w:p>
    <w:p w14:paraId="186B1A42" w14:textId="00B09618" w:rsidR="005D37AC" w:rsidRDefault="005D37AC" w:rsidP="009F48A5">
      <w:pPr>
        <w:spacing w:after="240"/>
        <w:rPr>
          <w:rFonts w:asciiTheme="minorHAnsi" w:hAnsiTheme="minorHAnsi" w:cstheme="minorHAnsi"/>
          <w:noProof/>
          <w:sz w:val="22"/>
          <w:szCs w:val="22"/>
        </w:rPr>
      </w:pPr>
      <w:r>
        <w:rPr>
          <w:noProof/>
        </w:rPr>
        <w:lastRenderedPageBreak/>
        <w:drawing>
          <wp:inline distT="0" distB="0" distL="0" distR="0" wp14:anchorId="117AB8AA" wp14:editId="0FC462F2">
            <wp:extent cx="5943600" cy="1797050"/>
            <wp:effectExtent l="0" t="0" r="0" b="0"/>
            <wp:docPr id="2019100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00645" name="Picture 1" descr="A screenshot of a computer&#10;&#10;AI-generated content may be incorrect."/>
                    <pic:cNvPicPr/>
                  </pic:nvPicPr>
                  <pic:blipFill>
                    <a:blip r:embed="rId31"/>
                    <a:stretch>
                      <a:fillRect/>
                    </a:stretch>
                  </pic:blipFill>
                  <pic:spPr>
                    <a:xfrm>
                      <a:off x="0" y="0"/>
                      <a:ext cx="5943600" cy="1797050"/>
                    </a:xfrm>
                    <a:prstGeom prst="rect">
                      <a:avLst/>
                    </a:prstGeom>
                  </pic:spPr>
                </pic:pic>
              </a:graphicData>
            </a:graphic>
          </wp:inline>
        </w:drawing>
      </w:r>
    </w:p>
    <w:p w14:paraId="3C3A1994" w14:textId="42136C6C" w:rsidR="005D37AC" w:rsidRDefault="005D37AC" w:rsidP="009F48A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The below screen will then display and the details of the person can be entered. </w:t>
      </w:r>
    </w:p>
    <w:p w14:paraId="0D0DDCAF" w14:textId="5FE472A7" w:rsidR="005D37AC" w:rsidRDefault="005D37AC" w:rsidP="009F48A5">
      <w:pPr>
        <w:spacing w:after="240"/>
        <w:rPr>
          <w:rFonts w:asciiTheme="minorHAnsi" w:hAnsiTheme="minorHAnsi" w:cstheme="minorHAnsi"/>
          <w:noProof/>
          <w:sz w:val="22"/>
          <w:szCs w:val="22"/>
        </w:rPr>
      </w:pPr>
      <w:r w:rsidRPr="00AE6295">
        <w:rPr>
          <w:rFonts w:asciiTheme="minorHAnsi" w:hAnsiTheme="minorHAnsi" w:cstheme="minorHAnsi"/>
          <w:noProof/>
          <w:sz w:val="22"/>
          <w:szCs w:val="22"/>
        </w:rPr>
        <w:drawing>
          <wp:inline distT="0" distB="0" distL="0" distR="0" wp14:anchorId="5A0F4FE7" wp14:editId="4BDB7EA1">
            <wp:extent cx="5943600" cy="5483225"/>
            <wp:effectExtent l="0" t="0" r="0" b="3175"/>
            <wp:docPr id="1338142592" name="Picture 1" descr="A screenshot of a contact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42592" name="Picture 1" descr="A screenshot of a contact form&#10;&#10;AI-generated content may be incorrect."/>
                    <pic:cNvPicPr/>
                  </pic:nvPicPr>
                  <pic:blipFill>
                    <a:blip r:embed="rId32"/>
                    <a:stretch>
                      <a:fillRect/>
                    </a:stretch>
                  </pic:blipFill>
                  <pic:spPr>
                    <a:xfrm>
                      <a:off x="0" y="0"/>
                      <a:ext cx="5943600" cy="5483225"/>
                    </a:xfrm>
                    <a:prstGeom prst="rect">
                      <a:avLst/>
                    </a:prstGeom>
                  </pic:spPr>
                </pic:pic>
              </a:graphicData>
            </a:graphic>
          </wp:inline>
        </w:drawing>
      </w:r>
    </w:p>
    <w:p w14:paraId="133F39D6" w14:textId="0EC2BAD9" w:rsidR="005D37AC" w:rsidRDefault="005D37AC" w:rsidP="009F48A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Clicking Save will then create this </w:t>
      </w:r>
      <w:r w:rsidRPr="00AE6258">
        <w:rPr>
          <w:rFonts w:asciiTheme="minorHAnsi" w:hAnsiTheme="minorHAnsi" w:cstheme="minorHAnsi"/>
          <w:b/>
          <w:bCs/>
          <w:noProof/>
          <w:color w:val="65BCAB" w:themeColor="accent2"/>
          <w:sz w:val="22"/>
          <w:szCs w:val="22"/>
        </w:rPr>
        <w:t>Contact</w:t>
      </w:r>
      <w:r>
        <w:rPr>
          <w:rFonts w:asciiTheme="minorHAnsi" w:hAnsiTheme="minorHAnsi" w:cstheme="minorHAnsi"/>
          <w:noProof/>
          <w:sz w:val="22"/>
          <w:szCs w:val="22"/>
        </w:rPr>
        <w:t xml:space="preserve"> and their details will be shown on the Account under the Contacts sect</w:t>
      </w:r>
      <w:r w:rsidR="00545197">
        <w:rPr>
          <w:rFonts w:asciiTheme="minorHAnsi" w:hAnsiTheme="minorHAnsi" w:cstheme="minorHAnsi"/>
          <w:noProof/>
          <w:sz w:val="22"/>
          <w:szCs w:val="22"/>
        </w:rPr>
        <w:t>i</w:t>
      </w:r>
      <w:r>
        <w:rPr>
          <w:rFonts w:asciiTheme="minorHAnsi" w:hAnsiTheme="minorHAnsi" w:cstheme="minorHAnsi"/>
          <w:noProof/>
          <w:sz w:val="22"/>
          <w:szCs w:val="22"/>
        </w:rPr>
        <w:t xml:space="preserve">on on the related tab. </w:t>
      </w:r>
    </w:p>
    <w:p w14:paraId="4F743FE7" w14:textId="39C4610D" w:rsidR="005D37AC" w:rsidRDefault="005D37AC" w:rsidP="00FC3DF0">
      <w:pPr>
        <w:rPr>
          <w:ins w:id="171" w:author="Nikki Papenfus" w:date="2025-08-07T10:26:00Z" w16du:dateUtc="2025-08-07T08:26:00Z"/>
          <w:rFonts w:asciiTheme="minorHAnsi" w:hAnsiTheme="minorHAnsi" w:cstheme="minorHAnsi"/>
          <w:noProof/>
          <w:sz w:val="22"/>
          <w:szCs w:val="22"/>
        </w:rPr>
      </w:pPr>
      <w:r>
        <w:rPr>
          <w:noProof/>
        </w:rPr>
        <w:lastRenderedPageBreak/>
        <w:drawing>
          <wp:inline distT="0" distB="0" distL="0" distR="0" wp14:anchorId="2FAC58D6" wp14:editId="1A2D23B2">
            <wp:extent cx="5943600" cy="2378710"/>
            <wp:effectExtent l="0" t="0" r="0" b="2540"/>
            <wp:docPr id="891079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79920" name="Picture 1" descr="A screenshot of a computer&#10;&#10;AI-generated content may be incorrect."/>
                    <pic:cNvPicPr/>
                  </pic:nvPicPr>
                  <pic:blipFill>
                    <a:blip r:embed="rId33"/>
                    <a:stretch>
                      <a:fillRect/>
                    </a:stretch>
                  </pic:blipFill>
                  <pic:spPr>
                    <a:xfrm>
                      <a:off x="0" y="0"/>
                      <a:ext cx="5943600" cy="2378710"/>
                    </a:xfrm>
                    <a:prstGeom prst="rect">
                      <a:avLst/>
                    </a:prstGeom>
                  </pic:spPr>
                </pic:pic>
              </a:graphicData>
            </a:graphic>
          </wp:inline>
        </w:drawing>
      </w:r>
    </w:p>
    <w:p w14:paraId="790F1B7E" w14:textId="77777777" w:rsidR="00C67309" w:rsidRPr="005D37AC" w:rsidRDefault="00C67309" w:rsidP="00FC3DF0">
      <w:pPr>
        <w:rPr>
          <w:rFonts w:asciiTheme="minorHAnsi" w:hAnsiTheme="minorHAnsi" w:cstheme="minorHAnsi"/>
          <w:noProof/>
          <w:sz w:val="22"/>
          <w:szCs w:val="22"/>
        </w:rPr>
      </w:pPr>
    </w:p>
    <w:p w14:paraId="086ABF1A" w14:textId="77777777" w:rsidR="00611C9A" w:rsidRDefault="00611C9A" w:rsidP="003308E6">
      <w:pPr>
        <w:rPr>
          <w:rFonts w:asciiTheme="minorHAnsi" w:hAnsiTheme="minorHAnsi" w:cstheme="minorHAnsi"/>
          <w:noProof/>
          <w:sz w:val="22"/>
          <w:szCs w:val="22"/>
        </w:rPr>
      </w:pPr>
    </w:p>
    <w:p w14:paraId="232C8FD1" w14:textId="4A6C9E54" w:rsidR="00341915" w:rsidRDefault="00341915" w:rsidP="00341915">
      <w:pPr>
        <w:pStyle w:val="Heading2"/>
      </w:pPr>
      <w:bookmarkStart w:id="172" w:name="_Toc205559983"/>
      <w:r>
        <w:t>Create a Commercial Opportunity</w:t>
      </w:r>
      <w:bookmarkEnd w:id="172"/>
    </w:p>
    <w:p w14:paraId="110398B9" w14:textId="159C7B01" w:rsidR="003308E6" w:rsidRDefault="00AE6258" w:rsidP="344EABE2">
      <w:pPr>
        <w:spacing w:after="240"/>
        <w:rPr>
          <w:rFonts w:asciiTheme="minorHAnsi" w:hAnsiTheme="minorHAnsi" w:cstheme="minorBidi"/>
          <w:noProof/>
          <w:sz w:val="22"/>
          <w:szCs w:val="22"/>
        </w:rPr>
      </w:pPr>
      <w:r w:rsidRPr="344EABE2">
        <w:rPr>
          <w:rFonts w:asciiTheme="minorHAnsi" w:hAnsiTheme="minorHAnsi" w:cstheme="minorBidi"/>
          <w:noProof/>
          <w:sz w:val="22"/>
          <w:szCs w:val="22"/>
        </w:rPr>
        <w:t>To create a new Commercial Opportunity, a</w:t>
      </w:r>
      <w:r w:rsidR="003308E6" w:rsidRPr="344EABE2">
        <w:rPr>
          <w:rFonts w:asciiTheme="minorHAnsi" w:hAnsiTheme="minorHAnsi" w:cstheme="minorBidi"/>
          <w:noProof/>
          <w:sz w:val="22"/>
          <w:szCs w:val="22"/>
        </w:rPr>
        <w:t>lways use the button on the company</w:t>
      </w:r>
      <w:r w:rsidR="4C24580F" w:rsidRPr="344EABE2">
        <w:rPr>
          <w:rFonts w:asciiTheme="minorHAnsi" w:hAnsiTheme="minorHAnsi" w:cstheme="minorBidi"/>
          <w:noProof/>
          <w:sz w:val="22"/>
          <w:szCs w:val="22"/>
        </w:rPr>
        <w:t xml:space="preserve"> or person</w:t>
      </w:r>
      <w:r w:rsidR="003308E6" w:rsidRPr="344EABE2">
        <w:rPr>
          <w:rFonts w:asciiTheme="minorHAnsi" w:hAnsiTheme="minorHAnsi" w:cstheme="minorBidi"/>
          <w:noProof/>
          <w:sz w:val="22"/>
          <w:szCs w:val="22"/>
        </w:rPr>
        <w:t xml:space="preserve"> account. </w:t>
      </w:r>
      <w:r w:rsidR="00B256BB" w:rsidRPr="344EABE2">
        <w:rPr>
          <w:rFonts w:asciiTheme="minorHAnsi" w:hAnsiTheme="minorHAnsi" w:cstheme="minorBidi"/>
          <w:noProof/>
          <w:sz w:val="22"/>
          <w:szCs w:val="22"/>
        </w:rPr>
        <w:t xml:space="preserve">This ensures that the relevant Contact to represent the Account is created and can be passed to Qube later on in the process. </w:t>
      </w:r>
    </w:p>
    <w:p w14:paraId="6C27681D" w14:textId="468A5D73" w:rsidR="00B256BB" w:rsidRDefault="00B256BB" w:rsidP="00AE6295">
      <w:pPr>
        <w:spacing w:after="240"/>
        <w:rPr>
          <w:rFonts w:asciiTheme="minorHAnsi" w:hAnsiTheme="minorHAnsi" w:cstheme="minorHAnsi"/>
          <w:noProof/>
          <w:sz w:val="22"/>
          <w:szCs w:val="22"/>
        </w:rPr>
      </w:pPr>
      <w:r w:rsidRPr="00AE6295">
        <w:rPr>
          <w:rFonts w:asciiTheme="minorHAnsi" w:hAnsiTheme="minorHAnsi" w:cstheme="minorHAnsi"/>
          <w:noProof/>
          <w:sz w:val="22"/>
          <w:szCs w:val="22"/>
        </w:rPr>
        <w:drawing>
          <wp:inline distT="0" distB="0" distL="0" distR="0" wp14:anchorId="452FED01" wp14:editId="3830177A">
            <wp:extent cx="5943600" cy="2219325"/>
            <wp:effectExtent l="0" t="0" r="0" b="9525"/>
            <wp:docPr id="713052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52173" name="Picture 1" descr="A screenshot of a computer&#10;&#10;AI-generated content may be incorrect."/>
                    <pic:cNvPicPr/>
                  </pic:nvPicPr>
                  <pic:blipFill>
                    <a:blip r:embed="rId34"/>
                    <a:stretch>
                      <a:fillRect/>
                    </a:stretch>
                  </pic:blipFill>
                  <pic:spPr>
                    <a:xfrm>
                      <a:off x="0" y="0"/>
                      <a:ext cx="5943600" cy="2219325"/>
                    </a:xfrm>
                    <a:prstGeom prst="rect">
                      <a:avLst/>
                    </a:prstGeom>
                  </pic:spPr>
                </pic:pic>
              </a:graphicData>
            </a:graphic>
          </wp:inline>
        </w:drawing>
      </w:r>
    </w:p>
    <w:p w14:paraId="230DCBD9" w14:textId="77777777" w:rsidR="00B256BB" w:rsidRDefault="00B256BB" w:rsidP="00AE629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After clicking the “New Commercial Opportunity” button, the below screen will be displayed. Enter here the details of the Agents, both Local and National, as well as any Contacts from those agencies. </w:t>
      </w:r>
    </w:p>
    <w:p w14:paraId="6B7ADA5F" w14:textId="259C5F44" w:rsidR="00B256BB" w:rsidRDefault="00B256BB" w:rsidP="00AE6295">
      <w:pPr>
        <w:spacing w:after="240"/>
        <w:rPr>
          <w:rFonts w:asciiTheme="minorHAnsi" w:hAnsiTheme="minorHAnsi" w:cstheme="minorHAnsi"/>
          <w:noProof/>
          <w:sz w:val="22"/>
          <w:szCs w:val="22"/>
        </w:rPr>
      </w:pPr>
      <w:r>
        <w:rPr>
          <w:noProof/>
        </w:rPr>
        <w:lastRenderedPageBreak/>
        <w:drawing>
          <wp:inline distT="0" distB="0" distL="0" distR="0" wp14:anchorId="7AFF6D2B" wp14:editId="5D9828C9">
            <wp:extent cx="5943600" cy="3422650"/>
            <wp:effectExtent l="0" t="0" r="0" b="6350"/>
            <wp:docPr id="415222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2717" name="Picture 1" descr="A screenshot of a computer&#10;&#10;AI-generated content may be incorrect."/>
                    <pic:cNvPicPr/>
                  </pic:nvPicPr>
                  <pic:blipFill>
                    <a:blip r:embed="rId35"/>
                    <a:stretch>
                      <a:fillRect/>
                    </a:stretch>
                  </pic:blipFill>
                  <pic:spPr>
                    <a:xfrm>
                      <a:off x="0" y="0"/>
                      <a:ext cx="5943600" cy="3422650"/>
                    </a:xfrm>
                    <a:prstGeom prst="rect">
                      <a:avLst/>
                    </a:prstGeom>
                  </pic:spPr>
                </pic:pic>
              </a:graphicData>
            </a:graphic>
          </wp:inline>
        </w:drawing>
      </w:r>
    </w:p>
    <w:p w14:paraId="22C9E921" w14:textId="0AC93D19" w:rsidR="00B256BB" w:rsidRDefault="00B256BB" w:rsidP="00AE629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Select the correct </w:t>
      </w:r>
      <w:r w:rsidRPr="00B256BB">
        <w:rPr>
          <w:rFonts w:asciiTheme="minorHAnsi" w:hAnsiTheme="minorHAnsi" w:cstheme="minorHAnsi"/>
          <w:b/>
          <w:bCs/>
          <w:noProof/>
          <w:color w:val="65BCAB" w:themeColor="accent2"/>
          <w:sz w:val="22"/>
          <w:szCs w:val="22"/>
        </w:rPr>
        <w:t>Agreement Type</w:t>
      </w:r>
      <w:r>
        <w:rPr>
          <w:rFonts w:asciiTheme="minorHAnsi" w:hAnsiTheme="minorHAnsi" w:cstheme="minorHAnsi"/>
          <w:noProof/>
          <w:sz w:val="22"/>
          <w:szCs w:val="22"/>
        </w:rPr>
        <w:t xml:space="preserve"> from the picklist; either Commercial Lease or Commercial Licence. </w:t>
      </w:r>
    </w:p>
    <w:p w14:paraId="4C4B5D52" w14:textId="6648EE5A" w:rsidR="00B256BB" w:rsidRDefault="00B256BB" w:rsidP="00AE6295">
      <w:pPr>
        <w:spacing w:after="240"/>
        <w:rPr>
          <w:rFonts w:asciiTheme="minorHAnsi" w:hAnsiTheme="minorHAnsi" w:cstheme="minorHAnsi"/>
          <w:noProof/>
          <w:sz w:val="22"/>
          <w:szCs w:val="22"/>
        </w:rPr>
      </w:pPr>
      <w:r>
        <w:rPr>
          <w:noProof/>
        </w:rPr>
        <w:drawing>
          <wp:inline distT="0" distB="0" distL="0" distR="0" wp14:anchorId="16ECF06E" wp14:editId="57A926C2">
            <wp:extent cx="4209524" cy="3628571"/>
            <wp:effectExtent l="0" t="0" r="635" b="0"/>
            <wp:docPr id="15399793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79375" name="Picture 1" descr="A screenshot of a computer screen&#10;&#10;AI-generated content may be incorrect."/>
                    <pic:cNvPicPr/>
                  </pic:nvPicPr>
                  <pic:blipFill>
                    <a:blip r:embed="rId36"/>
                    <a:stretch>
                      <a:fillRect/>
                    </a:stretch>
                  </pic:blipFill>
                  <pic:spPr>
                    <a:xfrm>
                      <a:off x="0" y="0"/>
                      <a:ext cx="4209524" cy="3628571"/>
                    </a:xfrm>
                    <a:prstGeom prst="rect">
                      <a:avLst/>
                    </a:prstGeom>
                  </pic:spPr>
                </pic:pic>
              </a:graphicData>
            </a:graphic>
          </wp:inline>
        </w:drawing>
      </w:r>
    </w:p>
    <w:p w14:paraId="727479BD" w14:textId="07BA95B2" w:rsidR="00B256BB" w:rsidRDefault="00B256BB" w:rsidP="00AE629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Finally, enter the </w:t>
      </w:r>
      <w:r w:rsidRPr="00B256BB">
        <w:rPr>
          <w:rFonts w:asciiTheme="minorHAnsi" w:hAnsiTheme="minorHAnsi" w:cstheme="minorHAnsi"/>
          <w:b/>
          <w:bCs/>
          <w:noProof/>
          <w:color w:val="65BCAB" w:themeColor="accent2"/>
          <w:sz w:val="22"/>
          <w:szCs w:val="22"/>
        </w:rPr>
        <w:t>Move In Date</w:t>
      </w:r>
      <w:r>
        <w:rPr>
          <w:rFonts w:asciiTheme="minorHAnsi" w:hAnsiTheme="minorHAnsi" w:cstheme="minorHAnsi"/>
          <w:noProof/>
          <w:sz w:val="22"/>
          <w:szCs w:val="22"/>
        </w:rPr>
        <w:t xml:space="preserve">. This can be an estimate as it is not always known right away when the tenant will take possession of the unit. </w:t>
      </w:r>
    </w:p>
    <w:p w14:paraId="55D6CEB4" w14:textId="3E372EF3" w:rsidR="00B256BB" w:rsidRDefault="00B256BB" w:rsidP="00AE6295">
      <w:pPr>
        <w:spacing w:after="240"/>
        <w:rPr>
          <w:rFonts w:asciiTheme="minorHAnsi" w:hAnsiTheme="minorHAnsi" w:cstheme="minorHAnsi"/>
          <w:noProof/>
          <w:sz w:val="22"/>
          <w:szCs w:val="22"/>
        </w:rPr>
      </w:pPr>
      <w:r>
        <w:rPr>
          <w:noProof/>
        </w:rPr>
        <w:lastRenderedPageBreak/>
        <w:drawing>
          <wp:inline distT="0" distB="0" distL="0" distR="0" wp14:anchorId="6611013C" wp14:editId="6229BF1E">
            <wp:extent cx="5943600" cy="3429000"/>
            <wp:effectExtent l="0" t="0" r="0" b="0"/>
            <wp:docPr id="266532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32022" name="Picture 1" descr="A screenshot of a computer&#10;&#10;AI-generated content may be incorrect."/>
                    <pic:cNvPicPr/>
                  </pic:nvPicPr>
                  <pic:blipFill>
                    <a:blip r:embed="rId37"/>
                    <a:stretch>
                      <a:fillRect/>
                    </a:stretch>
                  </pic:blipFill>
                  <pic:spPr>
                    <a:xfrm>
                      <a:off x="0" y="0"/>
                      <a:ext cx="5943600" cy="3429000"/>
                    </a:xfrm>
                    <a:prstGeom prst="rect">
                      <a:avLst/>
                    </a:prstGeom>
                  </pic:spPr>
                </pic:pic>
              </a:graphicData>
            </a:graphic>
          </wp:inline>
        </w:drawing>
      </w:r>
    </w:p>
    <w:p w14:paraId="190AB9FE" w14:textId="386C6838" w:rsidR="003308E6" w:rsidRDefault="009D388A" w:rsidP="00AE629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After clicking Save, a new opportunity will be created which will be visible from the Related Tab on the Account. </w:t>
      </w:r>
    </w:p>
    <w:p w14:paraId="05F6757C" w14:textId="3898894C" w:rsidR="009D388A" w:rsidRDefault="009D388A" w:rsidP="00AE6295">
      <w:pPr>
        <w:spacing w:after="240"/>
        <w:rPr>
          <w:rFonts w:asciiTheme="minorHAnsi" w:hAnsiTheme="minorHAnsi" w:cstheme="minorHAnsi"/>
          <w:noProof/>
          <w:sz w:val="22"/>
          <w:szCs w:val="22"/>
        </w:rPr>
      </w:pPr>
      <w:r>
        <w:rPr>
          <w:noProof/>
        </w:rPr>
        <w:drawing>
          <wp:inline distT="0" distB="0" distL="0" distR="0" wp14:anchorId="4ED7F602" wp14:editId="62A639C6">
            <wp:extent cx="5943600" cy="3217545"/>
            <wp:effectExtent l="0" t="0" r="0" b="1905"/>
            <wp:docPr id="1593825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25401" name="Picture 1" descr="A screenshot of a computer&#10;&#10;AI-generated content may be incorrect."/>
                    <pic:cNvPicPr/>
                  </pic:nvPicPr>
                  <pic:blipFill>
                    <a:blip r:embed="rId38"/>
                    <a:stretch>
                      <a:fillRect/>
                    </a:stretch>
                  </pic:blipFill>
                  <pic:spPr>
                    <a:xfrm>
                      <a:off x="0" y="0"/>
                      <a:ext cx="5943600" cy="3217545"/>
                    </a:xfrm>
                    <a:prstGeom prst="rect">
                      <a:avLst/>
                    </a:prstGeom>
                  </pic:spPr>
                </pic:pic>
              </a:graphicData>
            </a:graphic>
          </wp:inline>
        </w:drawing>
      </w:r>
    </w:p>
    <w:p w14:paraId="4440FD3B" w14:textId="73C76C1D" w:rsidR="009D388A" w:rsidRDefault="009D388A" w:rsidP="00AE6295">
      <w:pPr>
        <w:spacing w:after="240"/>
        <w:rPr>
          <w:rFonts w:asciiTheme="minorHAnsi" w:hAnsiTheme="minorHAnsi" w:cstheme="minorHAnsi"/>
          <w:noProof/>
          <w:sz w:val="22"/>
          <w:szCs w:val="22"/>
        </w:rPr>
      </w:pPr>
      <w:r>
        <w:rPr>
          <w:rFonts w:asciiTheme="minorHAnsi" w:hAnsiTheme="minorHAnsi" w:cstheme="minorHAnsi"/>
          <w:noProof/>
          <w:sz w:val="22"/>
          <w:szCs w:val="22"/>
        </w:rPr>
        <w:t>Note that a Contact has also been created called “. User Guide Ltd”.</w:t>
      </w:r>
    </w:p>
    <w:p w14:paraId="4E4FCE53" w14:textId="594D8BEC" w:rsidR="007D2FDC" w:rsidRDefault="007D2FDC" w:rsidP="00AE629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Below is the newly created Opportunity. Along the top there is some key details, followed by a visual representation of the Commercial Leasing Journey, and then the remaining details. </w:t>
      </w:r>
    </w:p>
    <w:p w14:paraId="3A73C77C" w14:textId="388F88C6" w:rsidR="007D2FDC" w:rsidRDefault="007D2FDC" w:rsidP="003308E6">
      <w:pPr>
        <w:rPr>
          <w:ins w:id="173" w:author="Nikki Papenfus" w:date="2025-08-07T10:26:00Z" w16du:dateUtc="2025-08-07T08:26:00Z"/>
          <w:rFonts w:asciiTheme="minorHAnsi" w:hAnsiTheme="minorHAnsi" w:cstheme="minorHAnsi"/>
          <w:noProof/>
          <w:sz w:val="22"/>
          <w:szCs w:val="22"/>
        </w:rPr>
      </w:pPr>
      <w:r>
        <w:rPr>
          <w:noProof/>
        </w:rPr>
        <w:lastRenderedPageBreak/>
        <w:drawing>
          <wp:inline distT="0" distB="0" distL="0" distR="0" wp14:anchorId="757EEB4B" wp14:editId="495AAFF5">
            <wp:extent cx="5943008" cy="2950234"/>
            <wp:effectExtent l="0" t="0" r="635" b="2540"/>
            <wp:docPr id="1564157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57074" name="Picture 1" descr="A screenshot of a computer&#10;&#10;AI-generated content may be incorrect."/>
                    <pic:cNvPicPr/>
                  </pic:nvPicPr>
                  <pic:blipFill rotWithShape="1">
                    <a:blip r:embed="rId39"/>
                    <a:srcRect b="11512"/>
                    <a:stretch/>
                  </pic:blipFill>
                  <pic:spPr bwMode="auto">
                    <a:xfrm>
                      <a:off x="0" y="0"/>
                      <a:ext cx="5943600" cy="2950528"/>
                    </a:xfrm>
                    <a:prstGeom prst="rect">
                      <a:avLst/>
                    </a:prstGeom>
                    <a:ln>
                      <a:noFill/>
                    </a:ln>
                    <a:extLst>
                      <a:ext uri="{53640926-AAD7-44D8-BBD7-CCE9431645EC}">
                        <a14:shadowObscured xmlns:a14="http://schemas.microsoft.com/office/drawing/2010/main"/>
                      </a:ext>
                    </a:extLst>
                  </pic:spPr>
                </pic:pic>
              </a:graphicData>
            </a:graphic>
          </wp:inline>
        </w:drawing>
      </w:r>
    </w:p>
    <w:p w14:paraId="07F3AB0F" w14:textId="77777777" w:rsidR="00C67309" w:rsidRDefault="00C67309" w:rsidP="003308E6">
      <w:pPr>
        <w:rPr>
          <w:rFonts w:asciiTheme="minorHAnsi" w:hAnsiTheme="minorHAnsi" w:cstheme="minorHAnsi"/>
          <w:noProof/>
          <w:sz w:val="22"/>
          <w:szCs w:val="22"/>
        </w:rPr>
      </w:pPr>
    </w:p>
    <w:p w14:paraId="379CC204" w14:textId="77777777" w:rsidR="009D388A" w:rsidRPr="003308E6" w:rsidRDefault="009D388A" w:rsidP="003308E6">
      <w:pPr>
        <w:rPr>
          <w:rFonts w:asciiTheme="minorHAnsi" w:hAnsiTheme="minorHAnsi" w:cstheme="minorHAnsi"/>
          <w:noProof/>
          <w:sz w:val="22"/>
          <w:szCs w:val="22"/>
        </w:rPr>
      </w:pPr>
    </w:p>
    <w:p w14:paraId="29759436" w14:textId="3D67567B" w:rsidR="00341915" w:rsidRDefault="00341915" w:rsidP="00341915">
      <w:pPr>
        <w:pStyle w:val="Heading2"/>
      </w:pPr>
      <w:bookmarkStart w:id="174" w:name="_Toc205559984"/>
      <w:r>
        <w:t>Create a Commercial Offer</w:t>
      </w:r>
      <w:bookmarkEnd w:id="174"/>
    </w:p>
    <w:p w14:paraId="23B7E916" w14:textId="1D25E130" w:rsidR="003308E6" w:rsidRDefault="003308E6" w:rsidP="00AE6295">
      <w:pPr>
        <w:spacing w:after="240"/>
        <w:rPr>
          <w:rFonts w:asciiTheme="minorHAnsi" w:hAnsiTheme="minorHAnsi" w:cstheme="minorHAnsi"/>
          <w:noProof/>
          <w:sz w:val="22"/>
          <w:szCs w:val="22"/>
        </w:rPr>
      </w:pPr>
      <w:r w:rsidRPr="002B1859">
        <w:rPr>
          <w:rFonts w:asciiTheme="minorHAnsi" w:hAnsiTheme="minorHAnsi" w:cstheme="minorHAnsi"/>
          <w:noProof/>
          <w:sz w:val="22"/>
          <w:szCs w:val="22"/>
        </w:rPr>
        <w:t>To create a commercial offer</w:t>
      </w:r>
      <w:r w:rsidR="00236918">
        <w:rPr>
          <w:rFonts w:asciiTheme="minorHAnsi" w:hAnsiTheme="minorHAnsi" w:cstheme="minorHAnsi"/>
          <w:noProof/>
          <w:sz w:val="22"/>
          <w:szCs w:val="22"/>
        </w:rPr>
        <w:t>,</w:t>
      </w:r>
      <w:r w:rsidRPr="002B1859">
        <w:rPr>
          <w:rFonts w:asciiTheme="minorHAnsi" w:hAnsiTheme="minorHAnsi" w:cstheme="minorHAnsi"/>
          <w:noProof/>
          <w:sz w:val="22"/>
          <w:szCs w:val="22"/>
        </w:rPr>
        <w:t xml:space="preserve"> click on the </w:t>
      </w:r>
      <w:r w:rsidR="00236918" w:rsidRPr="009F48A5">
        <w:rPr>
          <w:rFonts w:asciiTheme="minorHAnsi" w:hAnsiTheme="minorHAnsi" w:cstheme="minorHAnsi"/>
          <w:b/>
          <w:bCs/>
          <w:noProof/>
          <w:color w:val="65BCAB" w:themeColor="accent2"/>
          <w:sz w:val="22"/>
          <w:szCs w:val="22"/>
        </w:rPr>
        <w:t>Create Commercial Offer</w:t>
      </w:r>
      <w:r w:rsidR="00236918" w:rsidRPr="009F48A5">
        <w:rPr>
          <w:rFonts w:asciiTheme="minorHAnsi" w:hAnsiTheme="minorHAnsi" w:cstheme="minorHAnsi"/>
          <w:noProof/>
          <w:color w:val="65BCAB" w:themeColor="accent2"/>
          <w:sz w:val="22"/>
          <w:szCs w:val="22"/>
        </w:rPr>
        <w:t xml:space="preserve"> </w:t>
      </w:r>
      <w:r w:rsidRPr="002B1859">
        <w:rPr>
          <w:rFonts w:asciiTheme="minorHAnsi" w:hAnsiTheme="minorHAnsi" w:cstheme="minorHAnsi"/>
          <w:noProof/>
          <w:sz w:val="22"/>
          <w:szCs w:val="22"/>
        </w:rPr>
        <w:t>button</w:t>
      </w:r>
      <w:r w:rsidR="00B07A4E">
        <w:rPr>
          <w:rFonts w:asciiTheme="minorHAnsi" w:hAnsiTheme="minorHAnsi" w:cstheme="minorHAnsi"/>
          <w:noProof/>
          <w:sz w:val="22"/>
          <w:szCs w:val="22"/>
        </w:rPr>
        <w:t xml:space="preserve">. This will then open up a window to select a building. </w:t>
      </w:r>
    </w:p>
    <w:p w14:paraId="2ED86BCC" w14:textId="6B00F9D1" w:rsidR="00B07A4E" w:rsidRDefault="00B07A4E" w:rsidP="00AE6295">
      <w:pPr>
        <w:spacing w:after="240"/>
        <w:rPr>
          <w:rFonts w:asciiTheme="minorHAnsi" w:hAnsiTheme="minorHAnsi" w:cstheme="minorHAnsi"/>
          <w:noProof/>
          <w:sz w:val="22"/>
          <w:szCs w:val="22"/>
        </w:rPr>
      </w:pPr>
      <w:r w:rsidRPr="009F48A5">
        <w:rPr>
          <w:rFonts w:asciiTheme="minorHAnsi" w:hAnsiTheme="minorHAnsi" w:cstheme="minorHAnsi"/>
          <w:noProof/>
          <w:sz w:val="22"/>
          <w:szCs w:val="22"/>
        </w:rPr>
        <w:drawing>
          <wp:inline distT="0" distB="0" distL="0" distR="0" wp14:anchorId="1F7CA916" wp14:editId="60FDB69B">
            <wp:extent cx="5943600" cy="2105025"/>
            <wp:effectExtent l="0" t="0" r="0" b="9525"/>
            <wp:docPr id="1846428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28913" name="Picture 1" descr="A screenshot of a computer&#10;&#10;AI-generated content may be incorrect."/>
                    <pic:cNvPicPr/>
                  </pic:nvPicPr>
                  <pic:blipFill>
                    <a:blip r:embed="rId40"/>
                    <a:stretch>
                      <a:fillRect/>
                    </a:stretch>
                  </pic:blipFill>
                  <pic:spPr>
                    <a:xfrm>
                      <a:off x="0" y="0"/>
                      <a:ext cx="5943600" cy="2105025"/>
                    </a:xfrm>
                    <a:prstGeom prst="rect">
                      <a:avLst/>
                    </a:prstGeom>
                  </pic:spPr>
                </pic:pic>
              </a:graphicData>
            </a:graphic>
          </wp:inline>
        </w:drawing>
      </w:r>
    </w:p>
    <w:p w14:paraId="02098664" w14:textId="2DD78D68" w:rsidR="009563F7" w:rsidRDefault="009563F7" w:rsidP="00AE6295">
      <w:pPr>
        <w:spacing w:after="240"/>
        <w:rPr>
          <w:rFonts w:asciiTheme="minorHAnsi" w:hAnsiTheme="minorHAnsi" w:cstheme="minorHAnsi"/>
          <w:noProof/>
          <w:sz w:val="22"/>
          <w:szCs w:val="22"/>
        </w:rPr>
      </w:pPr>
      <w:r>
        <w:rPr>
          <w:noProof/>
        </w:rPr>
        <w:drawing>
          <wp:inline distT="0" distB="0" distL="0" distR="0" wp14:anchorId="41589716" wp14:editId="02E6305D">
            <wp:extent cx="5943600" cy="2428875"/>
            <wp:effectExtent l="0" t="0" r="0" b="9525"/>
            <wp:docPr id="502918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18084" name="Picture 1" descr="A screenshot of a computer&#10;&#10;AI-generated content may be incorrect."/>
                    <pic:cNvPicPr/>
                  </pic:nvPicPr>
                  <pic:blipFill>
                    <a:blip r:embed="rId41"/>
                    <a:stretch>
                      <a:fillRect/>
                    </a:stretch>
                  </pic:blipFill>
                  <pic:spPr>
                    <a:xfrm>
                      <a:off x="0" y="0"/>
                      <a:ext cx="5943600" cy="2428875"/>
                    </a:xfrm>
                    <a:prstGeom prst="rect">
                      <a:avLst/>
                    </a:prstGeom>
                  </pic:spPr>
                </pic:pic>
              </a:graphicData>
            </a:graphic>
          </wp:inline>
        </w:drawing>
      </w:r>
    </w:p>
    <w:p w14:paraId="416785C9" w14:textId="1702B177" w:rsidR="009563F7" w:rsidRDefault="009563F7" w:rsidP="00AE6295">
      <w:pPr>
        <w:spacing w:after="240"/>
        <w:rPr>
          <w:rFonts w:asciiTheme="minorHAnsi" w:hAnsiTheme="minorHAnsi" w:cstheme="minorHAnsi"/>
          <w:noProof/>
          <w:sz w:val="22"/>
          <w:szCs w:val="22"/>
        </w:rPr>
      </w:pPr>
      <w:r>
        <w:rPr>
          <w:rFonts w:asciiTheme="minorHAnsi" w:hAnsiTheme="minorHAnsi" w:cstheme="minorHAnsi"/>
          <w:noProof/>
          <w:sz w:val="22"/>
          <w:szCs w:val="22"/>
        </w:rPr>
        <w:lastRenderedPageBreak/>
        <w:t>Selecting a building will then show units in that builidng that are ‘Commercial Unit’ record types. Selecting only one from the list will make that the ‘Primary Unit’. Selecting more than one will mean that one of those will need to be selected to be the ‘Primary Unit’</w:t>
      </w:r>
      <w:r w:rsidR="00F7729F">
        <w:rPr>
          <w:rFonts w:asciiTheme="minorHAnsi" w:hAnsiTheme="minorHAnsi" w:cstheme="minorHAnsi"/>
          <w:noProof/>
          <w:sz w:val="22"/>
          <w:szCs w:val="22"/>
        </w:rPr>
        <w:t xml:space="preserve">. </w:t>
      </w:r>
    </w:p>
    <w:p w14:paraId="2F821E77" w14:textId="16AB9EC0" w:rsidR="00F7729F" w:rsidRDefault="00F7729F" w:rsidP="00AE6295">
      <w:pPr>
        <w:spacing w:after="240"/>
        <w:rPr>
          <w:rFonts w:asciiTheme="minorHAnsi" w:hAnsiTheme="minorHAnsi" w:cstheme="minorHAnsi"/>
          <w:noProof/>
          <w:sz w:val="22"/>
          <w:szCs w:val="22"/>
        </w:rPr>
      </w:pPr>
      <w:r w:rsidRPr="002B1859">
        <w:rPr>
          <w:rFonts w:asciiTheme="minorHAnsi" w:hAnsiTheme="minorHAnsi" w:cstheme="minorHAnsi"/>
          <w:noProof/>
          <w:sz w:val="22"/>
          <w:szCs w:val="22"/>
        </w:rPr>
        <w:t>The primary unit will be the unit that has all associated charges/payments etc</w:t>
      </w:r>
      <w:r w:rsidR="005F23D5">
        <w:rPr>
          <w:rFonts w:asciiTheme="minorHAnsi" w:hAnsiTheme="minorHAnsi" w:cstheme="minorHAnsi"/>
          <w:noProof/>
          <w:sz w:val="22"/>
          <w:szCs w:val="22"/>
        </w:rPr>
        <w:t>.</w:t>
      </w:r>
      <w:r w:rsidR="0071312F">
        <w:rPr>
          <w:rFonts w:asciiTheme="minorHAnsi" w:hAnsiTheme="minorHAnsi" w:cstheme="minorHAnsi"/>
          <w:noProof/>
          <w:sz w:val="22"/>
          <w:szCs w:val="22"/>
        </w:rPr>
        <w:t xml:space="preserve"> </w:t>
      </w:r>
      <w:r w:rsidRPr="002B1859">
        <w:rPr>
          <w:rFonts w:asciiTheme="minorHAnsi" w:hAnsiTheme="minorHAnsi" w:cstheme="minorHAnsi"/>
          <w:noProof/>
          <w:sz w:val="22"/>
          <w:szCs w:val="22"/>
        </w:rPr>
        <w:t>against it</w:t>
      </w:r>
      <w:r w:rsidR="0071312F">
        <w:rPr>
          <w:rFonts w:asciiTheme="minorHAnsi" w:hAnsiTheme="minorHAnsi" w:cstheme="minorHAnsi"/>
          <w:noProof/>
          <w:sz w:val="22"/>
          <w:szCs w:val="22"/>
        </w:rPr>
        <w:t xml:space="preserve"> in Qube</w:t>
      </w:r>
      <w:r w:rsidRPr="002B1859">
        <w:rPr>
          <w:rFonts w:asciiTheme="minorHAnsi" w:hAnsiTheme="minorHAnsi" w:cstheme="minorHAnsi"/>
          <w:noProof/>
          <w:sz w:val="22"/>
          <w:szCs w:val="22"/>
        </w:rPr>
        <w:t xml:space="preserve">. Any other units will have ‘ghost opportunities’ so that the units </w:t>
      </w:r>
      <w:r>
        <w:rPr>
          <w:rFonts w:asciiTheme="minorHAnsi" w:hAnsiTheme="minorHAnsi" w:cstheme="minorHAnsi"/>
          <w:noProof/>
          <w:sz w:val="22"/>
          <w:szCs w:val="22"/>
        </w:rPr>
        <w:t>a</w:t>
      </w:r>
      <w:r w:rsidRPr="002B1859">
        <w:rPr>
          <w:rFonts w:asciiTheme="minorHAnsi" w:hAnsiTheme="minorHAnsi" w:cstheme="minorHAnsi"/>
          <w:noProof/>
          <w:sz w:val="22"/>
          <w:szCs w:val="22"/>
        </w:rPr>
        <w:t xml:space="preserve">re updated in </w:t>
      </w:r>
      <w:r>
        <w:rPr>
          <w:rFonts w:asciiTheme="minorHAnsi" w:hAnsiTheme="minorHAnsi" w:cstheme="minorHAnsi"/>
          <w:noProof/>
          <w:sz w:val="22"/>
          <w:szCs w:val="22"/>
        </w:rPr>
        <w:t>Q</w:t>
      </w:r>
      <w:r w:rsidRPr="002B1859">
        <w:rPr>
          <w:rFonts w:asciiTheme="minorHAnsi" w:hAnsiTheme="minorHAnsi" w:cstheme="minorHAnsi"/>
          <w:noProof/>
          <w:sz w:val="22"/>
          <w:szCs w:val="22"/>
        </w:rPr>
        <w:t>ube to be shown as let.</w:t>
      </w:r>
    </w:p>
    <w:p w14:paraId="0019C98B" w14:textId="066E860C" w:rsidR="009563F7" w:rsidRDefault="009563F7" w:rsidP="00AE6295">
      <w:pPr>
        <w:spacing w:after="240"/>
        <w:rPr>
          <w:rFonts w:asciiTheme="minorHAnsi" w:hAnsiTheme="minorHAnsi" w:cstheme="minorHAnsi"/>
          <w:noProof/>
          <w:sz w:val="22"/>
          <w:szCs w:val="22"/>
        </w:rPr>
      </w:pPr>
      <w:r>
        <w:rPr>
          <w:noProof/>
        </w:rPr>
        <w:drawing>
          <wp:inline distT="0" distB="0" distL="0" distR="0" wp14:anchorId="59191C00" wp14:editId="2966C1E5">
            <wp:extent cx="5943600" cy="3354705"/>
            <wp:effectExtent l="0" t="0" r="0" b="0"/>
            <wp:docPr id="511560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60067" name="Picture 1" descr="A screenshot of a computer&#10;&#10;AI-generated content may be incorrect."/>
                    <pic:cNvPicPr/>
                  </pic:nvPicPr>
                  <pic:blipFill>
                    <a:blip r:embed="rId42"/>
                    <a:stretch>
                      <a:fillRect/>
                    </a:stretch>
                  </pic:blipFill>
                  <pic:spPr>
                    <a:xfrm>
                      <a:off x="0" y="0"/>
                      <a:ext cx="5943600" cy="3354705"/>
                    </a:xfrm>
                    <a:prstGeom prst="rect">
                      <a:avLst/>
                    </a:prstGeom>
                  </pic:spPr>
                </pic:pic>
              </a:graphicData>
            </a:graphic>
          </wp:inline>
        </w:drawing>
      </w:r>
    </w:p>
    <w:p w14:paraId="5EDA04ED" w14:textId="1B9DEE3B" w:rsidR="009563F7" w:rsidRDefault="009563F7" w:rsidP="00AE6295">
      <w:pPr>
        <w:spacing w:after="240"/>
        <w:rPr>
          <w:rFonts w:asciiTheme="minorHAnsi" w:hAnsiTheme="minorHAnsi" w:cstheme="minorHAnsi"/>
          <w:noProof/>
          <w:sz w:val="22"/>
          <w:szCs w:val="22"/>
        </w:rPr>
      </w:pPr>
      <w:r w:rsidRPr="00AE6295">
        <w:rPr>
          <w:rFonts w:asciiTheme="minorHAnsi" w:hAnsiTheme="minorHAnsi" w:cstheme="minorHAnsi"/>
          <w:noProof/>
          <w:sz w:val="22"/>
          <w:szCs w:val="22"/>
        </w:rPr>
        <w:drawing>
          <wp:inline distT="0" distB="0" distL="0" distR="0" wp14:anchorId="14C8FB71" wp14:editId="6E41A42C">
            <wp:extent cx="5943600" cy="2999105"/>
            <wp:effectExtent l="0" t="0" r="0" b="0"/>
            <wp:docPr id="1508032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32000" name="Picture 1" descr="A screenshot of a computer&#10;&#10;AI-generated content may be incorrect."/>
                    <pic:cNvPicPr/>
                  </pic:nvPicPr>
                  <pic:blipFill>
                    <a:blip r:embed="rId43"/>
                    <a:stretch>
                      <a:fillRect/>
                    </a:stretch>
                  </pic:blipFill>
                  <pic:spPr>
                    <a:xfrm>
                      <a:off x="0" y="0"/>
                      <a:ext cx="5943600" cy="2999105"/>
                    </a:xfrm>
                    <a:prstGeom prst="rect">
                      <a:avLst/>
                    </a:prstGeom>
                  </pic:spPr>
                </pic:pic>
              </a:graphicData>
            </a:graphic>
          </wp:inline>
        </w:drawing>
      </w:r>
    </w:p>
    <w:p w14:paraId="72BADF3F" w14:textId="015CA449" w:rsidR="009563F7" w:rsidRDefault="009563F7" w:rsidP="00AE629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Click on Create Offer to create the offer. The page will refresh and now the Offer record will be displayed. </w:t>
      </w:r>
    </w:p>
    <w:p w14:paraId="5D31DFE7" w14:textId="45FA3D2F" w:rsidR="009563F7" w:rsidRDefault="00F7729F" w:rsidP="00AE6295">
      <w:pPr>
        <w:spacing w:after="240"/>
        <w:rPr>
          <w:rFonts w:asciiTheme="minorHAnsi" w:hAnsiTheme="minorHAnsi" w:cstheme="minorHAnsi"/>
          <w:noProof/>
          <w:sz w:val="22"/>
          <w:szCs w:val="22"/>
        </w:rPr>
      </w:pPr>
      <w:r>
        <w:rPr>
          <w:noProof/>
        </w:rPr>
        <w:lastRenderedPageBreak/>
        <w:drawing>
          <wp:inline distT="0" distB="0" distL="0" distR="0" wp14:anchorId="2C09FF14" wp14:editId="39362243">
            <wp:extent cx="5943600" cy="3027680"/>
            <wp:effectExtent l="0" t="0" r="0" b="1270"/>
            <wp:docPr id="2094387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87253" name="Picture 1" descr="A screenshot of a computer&#10;&#10;AI-generated content may be incorrect."/>
                    <pic:cNvPicPr/>
                  </pic:nvPicPr>
                  <pic:blipFill>
                    <a:blip r:embed="rId44"/>
                    <a:stretch>
                      <a:fillRect/>
                    </a:stretch>
                  </pic:blipFill>
                  <pic:spPr>
                    <a:xfrm>
                      <a:off x="0" y="0"/>
                      <a:ext cx="5943600" cy="3027680"/>
                    </a:xfrm>
                    <a:prstGeom prst="rect">
                      <a:avLst/>
                    </a:prstGeom>
                  </pic:spPr>
                </pic:pic>
              </a:graphicData>
            </a:graphic>
          </wp:inline>
        </w:drawing>
      </w:r>
    </w:p>
    <w:p w14:paraId="5F537EF8" w14:textId="2D9A1407" w:rsidR="002B1859" w:rsidRDefault="002B1859" w:rsidP="00AE6295">
      <w:pPr>
        <w:spacing w:after="240"/>
        <w:rPr>
          <w:rFonts w:asciiTheme="minorHAnsi" w:hAnsiTheme="minorHAnsi" w:cstheme="minorHAnsi"/>
          <w:noProof/>
          <w:sz w:val="22"/>
          <w:szCs w:val="22"/>
        </w:rPr>
      </w:pPr>
      <w:r w:rsidRPr="002B1859">
        <w:rPr>
          <w:rFonts w:asciiTheme="minorHAnsi" w:hAnsiTheme="minorHAnsi" w:cstheme="minorHAnsi"/>
          <w:noProof/>
          <w:sz w:val="22"/>
          <w:szCs w:val="22"/>
        </w:rPr>
        <w:t>On this page, all the relevant details are to be included for the offer that was received</w:t>
      </w:r>
      <w:r w:rsidR="00F7729F">
        <w:rPr>
          <w:rFonts w:asciiTheme="minorHAnsi" w:hAnsiTheme="minorHAnsi" w:cstheme="minorHAnsi"/>
          <w:noProof/>
          <w:sz w:val="22"/>
          <w:szCs w:val="22"/>
        </w:rPr>
        <w:t xml:space="preserve">. </w:t>
      </w:r>
      <w:r w:rsidRPr="002B1859">
        <w:rPr>
          <w:rFonts w:asciiTheme="minorHAnsi" w:hAnsiTheme="minorHAnsi" w:cstheme="minorHAnsi"/>
          <w:noProof/>
          <w:sz w:val="22"/>
          <w:szCs w:val="22"/>
        </w:rPr>
        <w:t xml:space="preserve">Details from this offer will be shown on the </w:t>
      </w:r>
      <w:r>
        <w:rPr>
          <w:rFonts w:asciiTheme="minorHAnsi" w:hAnsiTheme="minorHAnsi" w:cstheme="minorHAnsi"/>
          <w:noProof/>
          <w:sz w:val="22"/>
          <w:szCs w:val="22"/>
        </w:rPr>
        <w:t>related</w:t>
      </w:r>
      <w:r w:rsidRPr="002B1859">
        <w:rPr>
          <w:rFonts w:asciiTheme="minorHAnsi" w:hAnsiTheme="minorHAnsi" w:cstheme="minorHAnsi"/>
          <w:noProof/>
          <w:sz w:val="22"/>
          <w:szCs w:val="22"/>
        </w:rPr>
        <w:t xml:space="preserve"> opportunity. </w:t>
      </w:r>
    </w:p>
    <w:p w14:paraId="0FD790D4" w14:textId="705A7A47" w:rsidR="002B1859" w:rsidRDefault="002B1859" w:rsidP="003308E6">
      <w:pPr>
        <w:rPr>
          <w:rFonts w:asciiTheme="minorHAnsi" w:hAnsiTheme="minorHAnsi" w:cstheme="minorHAnsi"/>
          <w:noProof/>
          <w:sz w:val="22"/>
          <w:szCs w:val="22"/>
        </w:rPr>
      </w:pPr>
      <w:r>
        <w:rPr>
          <w:rFonts w:asciiTheme="minorHAnsi" w:hAnsiTheme="minorHAnsi" w:cstheme="minorHAnsi"/>
          <w:noProof/>
          <w:sz w:val="22"/>
          <w:szCs w:val="22"/>
        </w:rPr>
        <w:t>Offer Details</w:t>
      </w:r>
      <w:r w:rsidR="00064288">
        <w:rPr>
          <w:rFonts w:asciiTheme="minorHAnsi" w:hAnsiTheme="minorHAnsi" w:cstheme="minorHAnsi"/>
          <w:noProof/>
          <w:sz w:val="22"/>
          <w:szCs w:val="22"/>
        </w:rPr>
        <w:t>:</w:t>
      </w:r>
    </w:p>
    <w:p w14:paraId="73EC999A" w14:textId="7410AA96" w:rsidR="00C17E7D" w:rsidRDefault="00C17E7D" w:rsidP="003308E6">
      <w:pPr>
        <w:rPr>
          <w:rFonts w:asciiTheme="minorHAnsi" w:hAnsiTheme="minorHAnsi" w:cstheme="minorHAnsi"/>
          <w:noProof/>
          <w:sz w:val="22"/>
          <w:szCs w:val="22"/>
        </w:rPr>
      </w:pPr>
      <w:r>
        <w:rPr>
          <w:noProof/>
        </w:rPr>
        <w:drawing>
          <wp:inline distT="0" distB="0" distL="0" distR="0" wp14:anchorId="3E6D3A72" wp14:editId="4E66E32C">
            <wp:extent cx="5943600" cy="4029710"/>
            <wp:effectExtent l="0" t="0" r="0" b="8890"/>
            <wp:docPr id="1237563471"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63471" name="Picture 1" descr="Screens screenshot of a computer&#10;&#10;AI-generated content may be incorrect."/>
                    <pic:cNvPicPr/>
                  </pic:nvPicPr>
                  <pic:blipFill>
                    <a:blip r:embed="rId45"/>
                    <a:stretch>
                      <a:fillRect/>
                    </a:stretch>
                  </pic:blipFill>
                  <pic:spPr>
                    <a:xfrm>
                      <a:off x="0" y="0"/>
                      <a:ext cx="5943600" cy="4029710"/>
                    </a:xfrm>
                    <a:prstGeom prst="rect">
                      <a:avLst/>
                    </a:prstGeom>
                  </pic:spPr>
                </pic:pic>
              </a:graphicData>
            </a:graphic>
          </wp:inline>
        </w:drawing>
      </w:r>
    </w:p>
    <w:p w14:paraId="3C8D0F8B" w14:textId="39E0DEF3" w:rsidR="00F06A96" w:rsidRDefault="00F06A96" w:rsidP="002B1859">
      <w:pPr>
        <w:pStyle w:val="ListParagraph"/>
        <w:numPr>
          <w:ilvl w:val="0"/>
          <w:numId w:val="70"/>
        </w:numPr>
        <w:rPr>
          <w:rFonts w:asciiTheme="minorHAnsi" w:hAnsiTheme="minorHAnsi" w:cstheme="minorHAnsi"/>
          <w:noProof/>
        </w:rPr>
      </w:pPr>
      <w:r>
        <w:rPr>
          <w:rFonts w:asciiTheme="minorHAnsi" w:hAnsiTheme="minorHAnsi" w:cstheme="minorHAnsi"/>
          <w:noProof/>
        </w:rPr>
        <w:t xml:space="preserve">Select the </w:t>
      </w:r>
      <w:r w:rsidR="00064288" w:rsidRPr="00064288">
        <w:rPr>
          <w:rFonts w:asciiTheme="minorHAnsi" w:hAnsiTheme="minorHAnsi" w:cstheme="minorHAnsi"/>
          <w:i/>
          <w:iCs/>
          <w:noProof/>
        </w:rPr>
        <w:t>T</w:t>
      </w:r>
      <w:r w:rsidRPr="00064288">
        <w:rPr>
          <w:rFonts w:asciiTheme="minorHAnsi" w:hAnsiTheme="minorHAnsi" w:cstheme="minorHAnsi"/>
          <w:i/>
          <w:iCs/>
          <w:noProof/>
        </w:rPr>
        <w:t>erm</w:t>
      </w:r>
      <w:r>
        <w:rPr>
          <w:rFonts w:asciiTheme="minorHAnsi" w:hAnsiTheme="minorHAnsi" w:cstheme="minorHAnsi"/>
          <w:noProof/>
        </w:rPr>
        <w:t>. This will then allow the user to add break clause information later</w:t>
      </w:r>
    </w:p>
    <w:p w14:paraId="57A851FF" w14:textId="44BC75B8" w:rsidR="00F06A96" w:rsidRDefault="00F06A96" w:rsidP="002B1859">
      <w:pPr>
        <w:pStyle w:val="ListParagraph"/>
        <w:numPr>
          <w:ilvl w:val="0"/>
          <w:numId w:val="70"/>
        </w:numPr>
        <w:rPr>
          <w:rFonts w:asciiTheme="minorHAnsi" w:hAnsiTheme="minorHAnsi" w:cstheme="minorHAnsi"/>
          <w:noProof/>
        </w:rPr>
      </w:pPr>
      <w:r>
        <w:rPr>
          <w:rFonts w:asciiTheme="minorHAnsi" w:hAnsiTheme="minorHAnsi" w:cstheme="minorHAnsi"/>
          <w:noProof/>
        </w:rPr>
        <w:t xml:space="preserve">Choose the </w:t>
      </w:r>
      <w:r w:rsidR="00064288" w:rsidRPr="00064288">
        <w:rPr>
          <w:rFonts w:asciiTheme="minorHAnsi" w:hAnsiTheme="minorHAnsi" w:cstheme="minorHAnsi"/>
          <w:i/>
          <w:iCs/>
          <w:noProof/>
        </w:rPr>
        <w:t>Payment Periodicity</w:t>
      </w:r>
    </w:p>
    <w:p w14:paraId="28F36EB1" w14:textId="6D25720E" w:rsidR="00F06A96" w:rsidRDefault="00F06A96" w:rsidP="002B1859">
      <w:pPr>
        <w:pStyle w:val="ListParagraph"/>
        <w:numPr>
          <w:ilvl w:val="0"/>
          <w:numId w:val="70"/>
        </w:numPr>
        <w:rPr>
          <w:rFonts w:asciiTheme="minorHAnsi" w:hAnsiTheme="minorHAnsi" w:cstheme="minorHAnsi"/>
          <w:noProof/>
        </w:rPr>
      </w:pPr>
      <w:r>
        <w:rPr>
          <w:rFonts w:asciiTheme="minorHAnsi" w:hAnsiTheme="minorHAnsi" w:cstheme="minorHAnsi"/>
          <w:noProof/>
        </w:rPr>
        <w:t>Add in Depost information</w:t>
      </w:r>
    </w:p>
    <w:p w14:paraId="1AA8D437" w14:textId="0884D9E4" w:rsidR="00F7729F" w:rsidRDefault="00F7729F" w:rsidP="00F7729F">
      <w:pPr>
        <w:pStyle w:val="ListParagraph"/>
        <w:numPr>
          <w:ilvl w:val="1"/>
          <w:numId w:val="70"/>
        </w:numPr>
        <w:rPr>
          <w:rFonts w:asciiTheme="minorHAnsi" w:hAnsiTheme="minorHAnsi" w:cstheme="minorHAnsi"/>
          <w:noProof/>
        </w:rPr>
      </w:pPr>
      <w:r w:rsidRPr="006675D9">
        <w:rPr>
          <w:rFonts w:asciiTheme="minorHAnsi" w:hAnsiTheme="minorHAnsi" w:cstheme="minorHAnsi"/>
          <w:i/>
          <w:iCs/>
          <w:noProof/>
        </w:rPr>
        <w:t>Security Deposit Override</w:t>
      </w:r>
      <w:r>
        <w:rPr>
          <w:rFonts w:asciiTheme="minorHAnsi" w:hAnsiTheme="minorHAnsi" w:cstheme="minorHAnsi"/>
          <w:noProof/>
        </w:rPr>
        <w:t xml:space="preserve"> – Input the amount for the deposit. </w:t>
      </w:r>
    </w:p>
    <w:p w14:paraId="0E34752D" w14:textId="7AFCDA51" w:rsidR="00F06A96" w:rsidRDefault="00F06A96" w:rsidP="00F06A96">
      <w:pPr>
        <w:rPr>
          <w:rFonts w:asciiTheme="minorHAnsi" w:hAnsiTheme="minorHAnsi" w:cstheme="minorHAnsi"/>
          <w:noProof/>
          <w:sz w:val="22"/>
          <w:szCs w:val="22"/>
        </w:rPr>
      </w:pPr>
      <w:r w:rsidRPr="00335D24">
        <w:rPr>
          <w:rFonts w:asciiTheme="minorHAnsi" w:hAnsiTheme="minorHAnsi" w:cstheme="minorHAnsi"/>
          <w:noProof/>
          <w:sz w:val="22"/>
          <w:szCs w:val="22"/>
        </w:rPr>
        <w:lastRenderedPageBreak/>
        <w:t>Tenant incentives</w:t>
      </w:r>
      <w:r w:rsidR="00402101">
        <w:rPr>
          <w:rFonts w:asciiTheme="minorHAnsi" w:hAnsiTheme="minorHAnsi" w:cstheme="minorHAnsi"/>
          <w:noProof/>
          <w:sz w:val="22"/>
          <w:szCs w:val="22"/>
        </w:rPr>
        <w:t>:</w:t>
      </w:r>
    </w:p>
    <w:p w14:paraId="35A3D55A" w14:textId="36BE15A5" w:rsidR="00C17E7D" w:rsidRPr="00335D24" w:rsidRDefault="00C17E7D" w:rsidP="00F06A96">
      <w:pPr>
        <w:rPr>
          <w:rFonts w:asciiTheme="minorHAnsi" w:hAnsiTheme="minorHAnsi" w:cstheme="minorHAnsi"/>
          <w:noProof/>
          <w:sz w:val="22"/>
          <w:szCs w:val="22"/>
        </w:rPr>
      </w:pPr>
      <w:r>
        <w:rPr>
          <w:noProof/>
        </w:rPr>
        <w:drawing>
          <wp:inline distT="0" distB="0" distL="0" distR="0" wp14:anchorId="35513874" wp14:editId="5304E583">
            <wp:extent cx="5943600" cy="922020"/>
            <wp:effectExtent l="0" t="0" r="0" b="0"/>
            <wp:docPr id="1020384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84773" name="Picture 1" descr="A screenshot of a computer&#10;&#10;AI-generated content may be incorrect."/>
                    <pic:cNvPicPr/>
                  </pic:nvPicPr>
                  <pic:blipFill>
                    <a:blip r:embed="rId46"/>
                    <a:stretch>
                      <a:fillRect/>
                    </a:stretch>
                  </pic:blipFill>
                  <pic:spPr>
                    <a:xfrm>
                      <a:off x="0" y="0"/>
                      <a:ext cx="5943600" cy="922020"/>
                    </a:xfrm>
                    <a:prstGeom prst="rect">
                      <a:avLst/>
                    </a:prstGeom>
                  </pic:spPr>
                </pic:pic>
              </a:graphicData>
            </a:graphic>
          </wp:inline>
        </w:drawing>
      </w:r>
    </w:p>
    <w:p w14:paraId="662AA1B8" w14:textId="6EB11F0D" w:rsidR="00F06A96" w:rsidRDefault="00F06A96" w:rsidP="00F06A96">
      <w:pPr>
        <w:pStyle w:val="ListParagraph"/>
        <w:numPr>
          <w:ilvl w:val="0"/>
          <w:numId w:val="70"/>
        </w:numPr>
        <w:rPr>
          <w:rFonts w:asciiTheme="minorHAnsi" w:hAnsiTheme="minorHAnsi" w:cstheme="minorHAnsi"/>
          <w:noProof/>
        </w:rPr>
      </w:pPr>
      <w:r>
        <w:rPr>
          <w:rFonts w:asciiTheme="minorHAnsi" w:hAnsiTheme="minorHAnsi" w:cstheme="minorHAnsi"/>
          <w:noProof/>
        </w:rPr>
        <w:t xml:space="preserve">Specify the </w:t>
      </w:r>
      <w:r w:rsidR="00994755">
        <w:rPr>
          <w:rFonts w:asciiTheme="minorHAnsi" w:hAnsiTheme="minorHAnsi" w:cstheme="minorHAnsi"/>
          <w:noProof/>
        </w:rPr>
        <w:t>number</w:t>
      </w:r>
      <w:r>
        <w:rPr>
          <w:rFonts w:asciiTheme="minorHAnsi" w:hAnsiTheme="minorHAnsi" w:cstheme="minorHAnsi"/>
          <w:noProof/>
        </w:rPr>
        <w:t xml:space="preserve"> of </w:t>
      </w:r>
      <w:r w:rsidR="00994755" w:rsidRPr="00994755">
        <w:rPr>
          <w:rFonts w:asciiTheme="minorHAnsi" w:hAnsiTheme="minorHAnsi" w:cstheme="minorHAnsi"/>
          <w:i/>
          <w:iCs/>
          <w:noProof/>
        </w:rPr>
        <w:t>Rent Free Months</w:t>
      </w:r>
      <w:r w:rsidR="00994755">
        <w:rPr>
          <w:rFonts w:asciiTheme="minorHAnsi" w:hAnsiTheme="minorHAnsi" w:cstheme="minorHAnsi"/>
          <w:noProof/>
        </w:rPr>
        <w:t xml:space="preserve"> </w:t>
      </w:r>
      <w:r>
        <w:rPr>
          <w:rFonts w:asciiTheme="minorHAnsi" w:hAnsiTheme="minorHAnsi" w:cstheme="minorHAnsi"/>
          <w:noProof/>
        </w:rPr>
        <w:t xml:space="preserve">and </w:t>
      </w:r>
      <w:r w:rsidR="00994755">
        <w:rPr>
          <w:rFonts w:asciiTheme="minorHAnsi" w:hAnsiTheme="minorHAnsi" w:cstheme="minorHAnsi"/>
          <w:noProof/>
        </w:rPr>
        <w:t xml:space="preserve">the value of </w:t>
      </w:r>
      <w:r>
        <w:rPr>
          <w:rFonts w:asciiTheme="minorHAnsi" w:hAnsiTheme="minorHAnsi" w:cstheme="minorHAnsi"/>
          <w:noProof/>
        </w:rPr>
        <w:t xml:space="preserve">any </w:t>
      </w:r>
      <w:r w:rsidR="00994755" w:rsidRPr="00402101">
        <w:rPr>
          <w:rFonts w:asciiTheme="minorHAnsi" w:hAnsiTheme="minorHAnsi" w:cstheme="minorHAnsi"/>
          <w:i/>
          <w:iCs/>
          <w:noProof/>
        </w:rPr>
        <w:t>Capital Contributions</w:t>
      </w:r>
      <w:r w:rsidR="00402101">
        <w:rPr>
          <w:rFonts w:asciiTheme="minorHAnsi" w:hAnsiTheme="minorHAnsi" w:cstheme="minorHAnsi"/>
          <w:i/>
          <w:iCs/>
          <w:noProof/>
        </w:rPr>
        <w:t>.</w:t>
      </w:r>
    </w:p>
    <w:p w14:paraId="282976D2" w14:textId="76ED4FB9" w:rsidR="00F06A96" w:rsidRDefault="00F06A96" w:rsidP="00F06A96">
      <w:pPr>
        <w:rPr>
          <w:rFonts w:asciiTheme="minorHAnsi" w:hAnsiTheme="minorHAnsi" w:cstheme="minorHAnsi"/>
          <w:noProof/>
          <w:sz w:val="22"/>
          <w:szCs w:val="22"/>
        </w:rPr>
      </w:pPr>
      <w:r w:rsidRPr="00335D24">
        <w:rPr>
          <w:rFonts w:asciiTheme="minorHAnsi" w:hAnsiTheme="minorHAnsi" w:cstheme="minorHAnsi"/>
          <w:noProof/>
          <w:sz w:val="22"/>
          <w:szCs w:val="22"/>
        </w:rPr>
        <w:t>Break Clause Information</w:t>
      </w:r>
      <w:r w:rsidR="00994755">
        <w:rPr>
          <w:rFonts w:asciiTheme="minorHAnsi" w:hAnsiTheme="minorHAnsi" w:cstheme="minorHAnsi"/>
          <w:noProof/>
          <w:sz w:val="22"/>
          <w:szCs w:val="22"/>
        </w:rPr>
        <w:t>:</w:t>
      </w:r>
    </w:p>
    <w:p w14:paraId="1F77ABBE" w14:textId="4D0450BE" w:rsidR="00C17E7D" w:rsidRPr="00335D24" w:rsidRDefault="00C17E7D" w:rsidP="00F06A96">
      <w:pPr>
        <w:rPr>
          <w:rFonts w:asciiTheme="minorHAnsi" w:hAnsiTheme="minorHAnsi" w:cstheme="minorHAnsi"/>
          <w:noProof/>
          <w:sz w:val="22"/>
          <w:szCs w:val="22"/>
        </w:rPr>
      </w:pPr>
      <w:r>
        <w:rPr>
          <w:noProof/>
        </w:rPr>
        <w:drawing>
          <wp:inline distT="0" distB="0" distL="0" distR="0" wp14:anchorId="3C0600ED" wp14:editId="0B7EA761">
            <wp:extent cx="5533333" cy="2828571"/>
            <wp:effectExtent l="0" t="0" r="0" b="0"/>
            <wp:docPr id="1403344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44537" name="Picture 1" descr="A screenshot of a computer&#10;&#10;AI-generated content may be incorrect."/>
                    <pic:cNvPicPr/>
                  </pic:nvPicPr>
                  <pic:blipFill>
                    <a:blip r:embed="rId47"/>
                    <a:stretch>
                      <a:fillRect/>
                    </a:stretch>
                  </pic:blipFill>
                  <pic:spPr>
                    <a:xfrm>
                      <a:off x="0" y="0"/>
                      <a:ext cx="5533333" cy="2828571"/>
                    </a:xfrm>
                    <a:prstGeom prst="rect">
                      <a:avLst/>
                    </a:prstGeom>
                  </pic:spPr>
                </pic:pic>
              </a:graphicData>
            </a:graphic>
          </wp:inline>
        </w:drawing>
      </w:r>
    </w:p>
    <w:p w14:paraId="75B248B8" w14:textId="7B33C35E" w:rsidR="00C17E7D" w:rsidRPr="00C17E7D" w:rsidRDefault="00F06A96" w:rsidP="00C17E7D">
      <w:pPr>
        <w:pStyle w:val="ListParagraph"/>
        <w:numPr>
          <w:ilvl w:val="0"/>
          <w:numId w:val="70"/>
        </w:numPr>
        <w:rPr>
          <w:rFonts w:asciiTheme="minorHAnsi" w:hAnsiTheme="minorHAnsi" w:cstheme="minorHAnsi"/>
          <w:noProof/>
        </w:rPr>
      </w:pPr>
      <w:r>
        <w:rPr>
          <w:rFonts w:asciiTheme="minorHAnsi" w:hAnsiTheme="minorHAnsi" w:cstheme="minorHAnsi"/>
          <w:noProof/>
        </w:rPr>
        <w:t xml:space="preserve">Choose the type of </w:t>
      </w:r>
      <w:r w:rsidR="00994755" w:rsidRPr="00994755">
        <w:rPr>
          <w:rFonts w:asciiTheme="minorHAnsi" w:hAnsiTheme="minorHAnsi" w:cstheme="minorHAnsi"/>
          <w:i/>
          <w:iCs/>
          <w:noProof/>
        </w:rPr>
        <w:t>B</w:t>
      </w:r>
      <w:r w:rsidRPr="00994755">
        <w:rPr>
          <w:rFonts w:asciiTheme="minorHAnsi" w:hAnsiTheme="minorHAnsi" w:cstheme="minorHAnsi"/>
          <w:i/>
          <w:iCs/>
          <w:noProof/>
        </w:rPr>
        <w:t>reak</w:t>
      </w:r>
      <w:r w:rsidR="00994755" w:rsidRPr="00994755">
        <w:rPr>
          <w:rFonts w:asciiTheme="minorHAnsi" w:hAnsiTheme="minorHAnsi" w:cstheme="minorHAnsi"/>
          <w:i/>
          <w:iCs/>
          <w:noProof/>
        </w:rPr>
        <w:t xml:space="preserve"> Clause</w:t>
      </w:r>
      <w:r>
        <w:rPr>
          <w:rFonts w:asciiTheme="minorHAnsi" w:hAnsiTheme="minorHAnsi" w:cstheme="minorHAnsi"/>
          <w:noProof/>
        </w:rPr>
        <w:t>.</w:t>
      </w:r>
      <w:r w:rsidR="00C17E7D">
        <w:rPr>
          <w:rFonts w:asciiTheme="minorHAnsi" w:hAnsiTheme="minorHAnsi" w:cstheme="minorHAnsi"/>
          <w:noProof/>
        </w:rPr>
        <w:t xml:space="preserve"> </w:t>
      </w:r>
      <w:r w:rsidR="00C17E7D" w:rsidRPr="00C17E7D">
        <w:rPr>
          <w:rFonts w:asciiTheme="minorHAnsi" w:hAnsiTheme="minorHAnsi" w:cstheme="minorHAnsi"/>
          <w:noProof/>
        </w:rPr>
        <w:t xml:space="preserve">If ‘No Break’ is selected, the following fields will not show on the page. Any other selection will make them visible. </w:t>
      </w:r>
    </w:p>
    <w:p w14:paraId="4B7E0D10" w14:textId="51EC1776" w:rsidR="00C17E7D" w:rsidRPr="00C17E7D" w:rsidRDefault="00C17E7D" w:rsidP="00C17E7D">
      <w:pPr>
        <w:rPr>
          <w:rFonts w:asciiTheme="minorHAnsi" w:hAnsiTheme="minorHAnsi" w:cstheme="minorHAnsi"/>
          <w:noProof/>
        </w:rPr>
      </w:pPr>
      <w:r>
        <w:rPr>
          <w:noProof/>
        </w:rPr>
        <w:drawing>
          <wp:inline distT="0" distB="0" distL="0" distR="0" wp14:anchorId="694CF9A8" wp14:editId="2574FB67">
            <wp:extent cx="5943600" cy="1369695"/>
            <wp:effectExtent l="0" t="0" r="0" b="1905"/>
            <wp:docPr id="1655638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38395" name="Picture 1" descr="A screenshot of a computer&#10;&#10;AI-generated content may be incorrect."/>
                    <pic:cNvPicPr/>
                  </pic:nvPicPr>
                  <pic:blipFill>
                    <a:blip r:embed="rId48"/>
                    <a:stretch>
                      <a:fillRect/>
                    </a:stretch>
                  </pic:blipFill>
                  <pic:spPr>
                    <a:xfrm>
                      <a:off x="0" y="0"/>
                      <a:ext cx="5943600" cy="1369695"/>
                    </a:xfrm>
                    <a:prstGeom prst="rect">
                      <a:avLst/>
                    </a:prstGeom>
                  </pic:spPr>
                </pic:pic>
              </a:graphicData>
            </a:graphic>
          </wp:inline>
        </w:drawing>
      </w:r>
    </w:p>
    <w:p w14:paraId="3A436C8D" w14:textId="77777777" w:rsidR="003A7636" w:rsidRDefault="00F06A96" w:rsidP="00F06A96">
      <w:pPr>
        <w:pStyle w:val="ListParagraph"/>
        <w:numPr>
          <w:ilvl w:val="0"/>
          <w:numId w:val="70"/>
        </w:numPr>
        <w:rPr>
          <w:rFonts w:asciiTheme="minorHAnsi" w:hAnsiTheme="minorHAnsi" w:cstheme="minorHAnsi"/>
          <w:noProof/>
        </w:rPr>
      </w:pPr>
      <w:r>
        <w:rPr>
          <w:rFonts w:asciiTheme="minorHAnsi" w:hAnsiTheme="minorHAnsi" w:cstheme="minorHAnsi"/>
          <w:noProof/>
        </w:rPr>
        <w:t xml:space="preserve">Specify the </w:t>
      </w:r>
      <w:r w:rsidR="00994755" w:rsidRPr="00994755">
        <w:rPr>
          <w:rFonts w:asciiTheme="minorHAnsi" w:hAnsiTheme="minorHAnsi" w:cstheme="minorHAnsi"/>
          <w:i/>
          <w:iCs/>
          <w:noProof/>
        </w:rPr>
        <w:t>Months To The First Break</w:t>
      </w:r>
      <w:r>
        <w:rPr>
          <w:rFonts w:asciiTheme="minorHAnsi" w:hAnsiTheme="minorHAnsi" w:cstheme="minorHAnsi"/>
          <w:noProof/>
        </w:rPr>
        <w:t xml:space="preserve">. </w:t>
      </w:r>
    </w:p>
    <w:p w14:paraId="594381FC" w14:textId="64A21D1A" w:rsidR="00F06A96" w:rsidRDefault="00F06A96" w:rsidP="003A7636">
      <w:pPr>
        <w:pStyle w:val="ListParagraph"/>
        <w:numPr>
          <w:ilvl w:val="1"/>
          <w:numId w:val="70"/>
        </w:numPr>
        <w:rPr>
          <w:rFonts w:asciiTheme="minorHAnsi" w:hAnsiTheme="minorHAnsi" w:cstheme="minorHAnsi"/>
          <w:noProof/>
        </w:rPr>
      </w:pPr>
      <w:r>
        <w:rPr>
          <w:rFonts w:asciiTheme="minorHAnsi" w:hAnsiTheme="minorHAnsi" w:cstheme="minorHAnsi"/>
          <w:noProof/>
        </w:rPr>
        <w:t xml:space="preserve">This will then calculate the </w:t>
      </w:r>
      <w:r w:rsidR="00893426" w:rsidRPr="0035088D">
        <w:rPr>
          <w:rFonts w:asciiTheme="minorHAnsi" w:hAnsiTheme="minorHAnsi" w:cstheme="minorHAnsi"/>
          <w:i/>
          <w:iCs/>
          <w:noProof/>
        </w:rPr>
        <w:t>F</w:t>
      </w:r>
      <w:r w:rsidRPr="0035088D">
        <w:rPr>
          <w:rFonts w:asciiTheme="minorHAnsi" w:hAnsiTheme="minorHAnsi" w:cstheme="minorHAnsi"/>
          <w:i/>
          <w:iCs/>
          <w:noProof/>
        </w:rPr>
        <w:t xml:space="preserve">irst </w:t>
      </w:r>
      <w:r w:rsidR="00893426" w:rsidRPr="0035088D">
        <w:rPr>
          <w:rFonts w:asciiTheme="minorHAnsi" w:hAnsiTheme="minorHAnsi" w:cstheme="minorHAnsi"/>
          <w:i/>
          <w:iCs/>
          <w:noProof/>
        </w:rPr>
        <w:t>B</w:t>
      </w:r>
      <w:r w:rsidRPr="0035088D">
        <w:rPr>
          <w:rFonts w:asciiTheme="minorHAnsi" w:hAnsiTheme="minorHAnsi" w:cstheme="minorHAnsi"/>
          <w:i/>
          <w:iCs/>
          <w:noProof/>
        </w:rPr>
        <w:t xml:space="preserve">reak </w:t>
      </w:r>
      <w:r w:rsidR="00893426" w:rsidRPr="0035088D">
        <w:rPr>
          <w:rFonts w:asciiTheme="minorHAnsi" w:hAnsiTheme="minorHAnsi" w:cstheme="minorHAnsi"/>
          <w:i/>
          <w:iCs/>
          <w:noProof/>
        </w:rPr>
        <w:t>Clause D</w:t>
      </w:r>
      <w:r w:rsidRPr="0035088D">
        <w:rPr>
          <w:rFonts w:asciiTheme="minorHAnsi" w:hAnsiTheme="minorHAnsi" w:cstheme="minorHAnsi"/>
          <w:i/>
          <w:iCs/>
          <w:noProof/>
        </w:rPr>
        <w:t>ate</w:t>
      </w:r>
      <w:r>
        <w:rPr>
          <w:rFonts w:asciiTheme="minorHAnsi" w:hAnsiTheme="minorHAnsi" w:cstheme="minorHAnsi"/>
          <w:noProof/>
        </w:rPr>
        <w:t xml:space="preserve"> based on the </w:t>
      </w:r>
      <w:r w:rsidR="00893426" w:rsidRPr="0035088D">
        <w:rPr>
          <w:rFonts w:asciiTheme="minorHAnsi" w:hAnsiTheme="minorHAnsi" w:cstheme="minorHAnsi"/>
          <w:i/>
          <w:iCs/>
          <w:noProof/>
        </w:rPr>
        <w:t>M</w:t>
      </w:r>
      <w:r w:rsidRPr="0035088D">
        <w:rPr>
          <w:rFonts w:asciiTheme="minorHAnsi" w:hAnsiTheme="minorHAnsi" w:cstheme="minorHAnsi"/>
          <w:i/>
          <w:iCs/>
          <w:noProof/>
        </w:rPr>
        <w:t xml:space="preserve">ove </w:t>
      </w:r>
      <w:r w:rsidR="00893426" w:rsidRPr="0035088D">
        <w:rPr>
          <w:rFonts w:asciiTheme="minorHAnsi" w:hAnsiTheme="minorHAnsi" w:cstheme="minorHAnsi"/>
          <w:i/>
          <w:iCs/>
          <w:noProof/>
        </w:rPr>
        <w:t>I</w:t>
      </w:r>
      <w:r w:rsidRPr="0035088D">
        <w:rPr>
          <w:rFonts w:asciiTheme="minorHAnsi" w:hAnsiTheme="minorHAnsi" w:cstheme="minorHAnsi"/>
          <w:i/>
          <w:iCs/>
          <w:noProof/>
        </w:rPr>
        <w:t xml:space="preserve">n </w:t>
      </w:r>
      <w:r w:rsidR="00893426" w:rsidRPr="0035088D">
        <w:rPr>
          <w:rFonts w:asciiTheme="minorHAnsi" w:hAnsiTheme="minorHAnsi" w:cstheme="minorHAnsi"/>
          <w:i/>
          <w:iCs/>
          <w:noProof/>
        </w:rPr>
        <w:t>D</w:t>
      </w:r>
      <w:r w:rsidRPr="0035088D">
        <w:rPr>
          <w:rFonts w:asciiTheme="minorHAnsi" w:hAnsiTheme="minorHAnsi" w:cstheme="minorHAnsi"/>
          <w:i/>
          <w:iCs/>
          <w:noProof/>
        </w:rPr>
        <w:t>ate</w:t>
      </w:r>
      <w:r>
        <w:rPr>
          <w:rFonts w:asciiTheme="minorHAnsi" w:hAnsiTheme="minorHAnsi" w:cstheme="minorHAnsi"/>
          <w:noProof/>
        </w:rPr>
        <w:t>. If the move in date changes on the Opportunity,</w:t>
      </w:r>
      <w:r w:rsidR="00C17E7D">
        <w:rPr>
          <w:rFonts w:asciiTheme="minorHAnsi" w:hAnsiTheme="minorHAnsi" w:cstheme="minorHAnsi"/>
          <w:noProof/>
        </w:rPr>
        <w:t xml:space="preserve"> or the Months to First Break</w:t>
      </w:r>
      <w:r w:rsidR="00893426">
        <w:rPr>
          <w:rFonts w:asciiTheme="minorHAnsi" w:hAnsiTheme="minorHAnsi" w:cstheme="minorHAnsi"/>
          <w:noProof/>
        </w:rPr>
        <w:t xml:space="preserve"> is changed,</w:t>
      </w:r>
      <w:r>
        <w:rPr>
          <w:rFonts w:asciiTheme="minorHAnsi" w:hAnsiTheme="minorHAnsi" w:cstheme="minorHAnsi"/>
          <w:noProof/>
        </w:rPr>
        <w:t xml:space="preserve"> the date will be updated here</w:t>
      </w:r>
      <w:r w:rsidR="0035088D">
        <w:rPr>
          <w:rFonts w:asciiTheme="minorHAnsi" w:hAnsiTheme="minorHAnsi" w:cstheme="minorHAnsi"/>
          <w:noProof/>
        </w:rPr>
        <w:t>.</w:t>
      </w:r>
    </w:p>
    <w:p w14:paraId="4C5C1DD8" w14:textId="0093AADE" w:rsidR="001D210E" w:rsidRPr="00F22EB2" w:rsidRDefault="003A7636" w:rsidP="63009EC3">
      <w:pPr>
        <w:pStyle w:val="ListParagraph"/>
        <w:numPr>
          <w:ilvl w:val="0"/>
          <w:numId w:val="70"/>
        </w:numPr>
        <w:rPr>
          <w:rFonts w:asciiTheme="minorHAnsi" w:hAnsiTheme="minorHAnsi" w:cstheme="minorBidi"/>
          <w:noProof/>
        </w:rPr>
      </w:pPr>
      <w:r w:rsidRPr="63009EC3">
        <w:rPr>
          <w:rFonts w:asciiTheme="minorHAnsi" w:hAnsiTheme="minorHAnsi" w:cstheme="minorBidi"/>
          <w:i/>
          <w:iCs/>
          <w:noProof/>
        </w:rPr>
        <w:t>Break Clause Notice Months:</w:t>
      </w:r>
      <w:r w:rsidRPr="63009EC3">
        <w:rPr>
          <w:rFonts w:asciiTheme="minorHAnsi" w:hAnsiTheme="minorHAnsi" w:cstheme="minorBidi"/>
          <w:noProof/>
        </w:rPr>
        <w:t xml:space="preserve"> </w:t>
      </w:r>
      <w:r w:rsidR="00F06A96" w:rsidRPr="63009EC3">
        <w:rPr>
          <w:rFonts w:asciiTheme="minorHAnsi" w:hAnsiTheme="minorHAnsi" w:cstheme="minorBidi"/>
          <w:noProof/>
        </w:rPr>
        <w:t>Specify the notice each party needs to serve to exercise the break</w:t>
      </w:r>
      <w:r w:rsidRPr="63009EC3">
        <w:rPr>
          <w:rFonts w:asciiTheme="minorHAnsi" w:hAnsiTheme="minorHAnsi" w:cstheme="minorBidi"/>
          <w:noProof/>
        </w:rPr>
        <w:t>.</w:t>
      </w:r>
    </w:p>
    <w:p w14:paraId="7E83D4BC" w14:textId="3CFCB5E6" w:rsidR="63009EC3" w:rsidRDefault="63009EC3" w:rsidP="009F48A5">
      <w:pPr>
        <w:rPr>
          <w:rFonts w:asciiTheme="minorHAnsi" w:hAnsiTheme="minorHAnsi" w:cstheme="minorBidi"/>
          <w:noProof/>
        </w:rPr>
      </w:pPr>
    </w:p>
    <w:p w14:paraId="6419DAC9" w14:textId="38AF77BB" w:rsidR="6219A7BC" w:rsidRDefault="6219A7BC" w:rsidP="3756DA43">
      <w:pPr>
        <w:rPr>
          <w:rFonts w:asciiTheme="minorHAnsi" w:eastAsiaTheme="minorEastAsia" w:hAnsiTheme="minorHAnsi" w:cstheme="minorBidi"/>
          <w:noProof/>
          <w:sz w:val="22"/>
          <w:szCs w:val="22"/>
        </w:rPr>
      </w:pPr>
      <w:r w:rsidRPr="009F48A5">
        <w:rPr>
          <w:rFonts w:asciiTheme="minorHAnsi" w:eastAsiaTheme="minorEastAsia" w:hAnsiTheme="minorHAnsi" w:cstheme="minorBidi"/>
          <w:noProof/>
          <w:sz w:val="22"/>
          <w:szCs w:val="22"/>
        </w:rPr>
        <w:t xml:space="preserve">After the </w:t>
      </w:r>
      <w:r w:rsidRPr="3756DA43">
        <w:rPr>
          <w:rFonts w:asciiTheme="minorHAnsi" w:eastAsiaTheme="minorEastAsia" w:hAnsiTheme="minorHAnsi" w:cstheme="minorBidi"/>
          <w:noProof/>
          <w:sz w:val="22"/>
          <w:szCs w:val="22"/>
        </w:rPr>
        <w:t xml:space="preserve">intital offer has been created, </w:t>
      </w:r>
      <w:r w:rsidR="39A1AFA3" w:rsidRPr="3756DA43">
        <w:rPr>
          <w:rFonts w:asciiTheme="minorHAnsi" w:eastAsiaTheme="minorEastAsia" w:hAnsiTheme="minorHAnsi" w:cstheme="minorBidi"/>
          <w:noProof/>
          <w:sz w:val="22"/>
          <w:szCs w:val="22"/>
        </w:rPr>
        <w:t xml:space="preserve">the offer should be immediately copied. This is to ensure that the inital offer submitted is captured and any subsequent changes can be worked on this newly created one. </w:t>
      </w:r>
      <w:r w:rsidR="1C270A10" w:rsidRPr="3756DA43">
        <w:rPr>
          <w:rFonts w:asciiTheme="minorHAnsi" w:eastAsiaTheme="minorEastAsia" w:hAnsiTheme="minorHAnsi" w:cstheme="minorBidi"/>
          <w:noProof/>
          <w:sz w:val="22"/>
          <w:szCs w:val="22"/>
        </w:rPr>
        <w:t>This will also ensure that the Offer is marked as ‘Primary’</w:t>
      </w:r>
    </w:p>
    <w:p w14:paraId="20CAC896" w14:textId="77777777" w:rsidR="003308E6" w:rsidRPr="002B1859" w:rsidRDefault="003308E6" w:rsidP="003308E6">
      <w:pPr>
        <w:rPr>
          <w:rFonts w:asciiTheme="minorHAnsi" w:hAnsiTheme="minorHAnsi" w:cstheme="minorHAnsi"/>
          <w:noProof/>
          <w:sz w:val="22"/>
          <w:szCs w:val="22"/>
        </w:rPr>
      </w:pPr>
    </w:p>
    <w:p w14:paraId="3E35A3BA" w14:textId="77777777" w:rsidR="00C67309" w:rsidRDefault="00C67309">
      <w:pPr>
        <w:rPr>
          <w:ins w:id="175" w:author="Nikki Papenfus" w:date="2025-08-07T10:25:00Z" w16du:dateUtc="2025-08-07T08:25:00Z"/>
          <w:rFonts w:ascii="Arial" w:hAnsi="Arial"/>
          <w:sz w:val="22"/>
          <w:szCs w:val="20"/>
          <w:lang w:eastAsia="en-US"/>
        </w:rPr>
      </w:pPr>
      <w:bookmarkStart w:id="176" w:name="_Update_Offered_Price"/>
      <w:bookmarkEnd w:id="176"/>
      <w:ins w:id="177" w:author="Nikki Papenfus" w:date="2025-08-07T10:25:00Z" w16du:dateUtc="2025-08-07T08:25:00Z">
        <w:r>
          <w:br w:type="page"/>
        </w:r>
      </w:ins>
    </w:p>
    <w:p w14:paraId="39C9CDFF" w14:textId="416797C1" w:rsidR="00D61CE8" w:rsidRDefault="003308E6" w:rsidP="003308E6">
      <w:pPr>
        <w:pStyle w:val="Heading2"/>
      </w:pPr>
      <w:bookmarkStart w:id="178" w:name="_Toc205559985"/>
      <w:r>
        <w:lastRenderedPageBreak/>
        <w:t>Update Offered Price</w:t>
      </w:r>
      <w:bookmarkStart w:id="179" w:name="_Toc152676502"/>
      <w:bookmarkEnd w:id="178"/>
    </w:p>
    <w:p w14:paraId="6192C954" w14:textId="10B39562" w:rsidR="00F06A96" w:rsidRDefault="00F06A96" w:rsidP="00174964">
      <w:pPr>
        <w:spacing w:after="240"/>
        <w:rPr>
          <w:rFonts w:asciiTheme="minorHAnsi" w:hAnsiTheme="minorHAnsi" w:cstheme="minorHAnsi"/>
          <w:noProof/>
          <w:sz w:val="22"/>
          <w:szCs w:val="22"/>
        </w:rPr>
      </w:pPr>
      <w:r w:rsidRPr="00335D24">
        <w:rPr>
          <w:rFonts w:asciiTheme="minorHAnsi" w:hAnsiTheme="minorHAnsi" w:cstheme="minorHAnsi"/>
          <w:noProof/>
          <w:sz w:val="22"/>
          <w:szCs w:val="22"/>
        </w:rPr>
        <w:t>It</w:t>
      </w:r>
      <w:r w:rsidR="00F22EB2">
        <w:rPr>
          <w:rFonts w:asciiTheme="minorHAnsi" w:hAnsiTheme="minorHAnsi" w:cstheme="minorHAnsi"/>
          <w:noProof/>
          <w:sz w:val="22"/>
          <w:szCs w:val="22"/>
        </w:rPr>
        <w:t xml:space="preserve"> i</w:t>
      </w:r>
      <w:r w:rsidRPr="00335D24">
        <w:rPr>
          <w:rFonts w:asciiTheme="minorHAnsi" w:hAnsiTheme="minorHAnsi" w:cstheme="minorHAnsi"/>
          <w:noProof/>
          <w:sz w:val="22"/>
          <w:szCs w:val="22"/>
        </w:rPr>
        <w:t xml:space="preserve">s unlikely that an offer will always come in at the asking price. To change the price of the offer, </w:t>
      </w:r>
      <w:r w:rsidR="001D210E">
        <w:rPr>
          <w:rFonts w:asciiTheme="minorHAnsi" w:hAnsiTheme="minorHAnsi" w:cstheme="minorHAnsi"/>
          <w:noProof/>
          <w:sz w:val="22"/>
          <w:szCs w:val="22"/>
        </w:rPr>
        <w:t xml:space="preserve">the </w:t>
      </w:r>
      <w:r w:rsidR="001D210E" w:rsidRPr="001D210E">
        <w:rPr>
          <w:rFonts w:asciiTheme="minorHAnsi" w:hAnsiTheme="minorHAnsi" w:cstheme="minorHAnsi"/>
          <w:b/>
          <w:bCs/>
          <w:noProof/>
          <w:color w:val="65BCAB" w:themeColor="accent2"/>
          <w:sz w:val="22"/>
          <w:szCs w:val="22"/>
        </w:rPr>
        <w:t>Offer Line Item</w:t>
      </w:r>
      <w:r w:rsidR="001D210E">
        <w:rPr>
          <w:rFonts w:asciiTheme="minorHAnsi" w:hAnsiTheme="minorHAnsi" w:cstheme="minorHAnsi"/>
          <w:noProof/>
          <w:sz w:val="22"/>
          <w:szCs w:val="22"/>
        </w:rPr>
        <w:t xml:space="preserve"> needs to be updated. For an offer that has only one unit, there will be only one line item. If there are multiple units in the offer, there will be multiple line items. </w:t>
      </w:r>
    </w:p>
    <w:p w14:paraId="6EBEBB3B" w14:textId="66404955" w:rsidR="001D210E" w:rsidRDefault="001D210E" w:rsidP="00174964">
      <w:pPr>
        <w:spacing w:after="240"/>
        <w:rPr>
          <w:rFonts w:asciiTheme="minorHAnsi" w:hAnsiTheme="minorHAnsi" w:cstheme="minorHAnsi"/>
          <w:noProof/>
          <w:sz w:val="22"/>
          <w:szCs w:val="22"/>
        </w:rPr>
      </w:pPr>
      <w:r w:rsidRPr="00174964">
        <w:rPr>
          <w:rFonts w:asciiTheme="minorHAnsi" w:hAnsiTheme="minorHAnsi" w:cstheme="minorHAnsi"/>
          <w:noProof/>
          <w:sz w:val="22"/>
          <w:szCs w:val="22"/>
        </w:rPr>
        <w:drawing>
          <wp:inline distT="0" distB="0" distL="0" distR="0" wp14:anchorId="4B4A230F" wp14:editId="31CEC539">
            <wp:extent cx="5943600" cy="2355850"/>
            <wp:effectExtent l="0" t="0" r="0" b="6350"/>
            <wp:docPr id="448162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62397" name="Picture 1" descr="A screenshot of a computer&#10;&#10;AI-generated content may be incorrect."/>
                    <pic:cNvPicPr/>
                  </pic:nvPicPr>
                  <pic:blipFill>
                    <a:blip r:embed="rId49"/>
                    <a:stretch>
                      <a:fillRect/>
                    </a:stretch>
                  </pic:blipFill>
                  <pic:spPr>
                    <a:xfrm>
                      <a:off x="0" y="0"/>
                      <a:ext cx="5943600" cy="2355850"/>
                    </a:xfrm>
                    <a:prstGeom prst="rect">
                      <a:avLst/>
                    </a:prstGeom>
                  </pic:spPr>
                </pic:pic>
              </a:graphicData>
            </a:graphic>
          </wp:inline>
        </w:drawing>
      </w:r>
    </w:p>
    <w:p w14:paraId="787DB094" w14:textId="5BC5E8B1" w:rsidR="001D210E" w:rsidRDefault="001D210E" w:rsidP="0017496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The </w:t>
      </w:r>
      <w:r w:rsidRPr="00335D24">
        <w:rPr>
          <w:rFonts w:asciiTheme="minorHAnsi" w:hAnsiTheme="minorHAnsi" w:cstheme="minorHAnsi"/>
          <w:noProof/>
          <w:sz w:val="22"/>
          <w:szCs w:val="22"/>
        </w:rPr>
        <w:t>Rent (Offered) price defaults to the Marketing Price. To edit</w:t>
      </w:r>
      <w:r w:rsidR="005E0317">
        <w:rPr>
          <w:rFonts w:asciiTheme="minorHAnsi" w:hAnsiTheme="minorHAnsi" w:cstheme="minorHAnsi"/>
          <w:noProof/>
          <w:sz w:val="22"/>
          <w:szCs w:val="22"/>
        </w:rPr>
        <w:t xml:space="preserve"> the offer price</w:t>
      </w:r>
      <w:r w:rsidRPr="00335D24">
        <w:rPr>
          <w:rFonts w:asciiTheme="minorHAnsi" w:hAnsiTheme="minorHAnsi" w:cstheme="minorHAnsi"/>
          <w:noProof/>
          <w:sz w:val="22"/>
          <w:szCs w:val="22"/>
        </w:rPr>
        <w:t xml:space="preserve">, click on the button ‘Edit Products’. </w:t>
      </w:r>
    </w:p>
    <w:p w14:paraId="2E85A062" w14:textId="64625ED3" w:rsidR="001D210E" w:rsidRDefault="001D210E" w:rsidP="00174964">
      <w:pPr>
        <w:spacing w:after="240"/>
        <w:rPr>
          <w:rFonts w:asciiTheme="minorHAnsi" w:hAnsiTheme="minorHAnsi" w:cstheme="minorHAnsi"/>
          <w:noProof/>
          <w:sz w:val="22"/>
          <w:szCs w:val="22"/>
        </w:rPr>
      </w:pPr>
      <w:r>
        <w:rPr>
          <w:noProof/>
        </w:rPr>
        <w:drawing>
          <wp:inline distT="0" distB="0" distL="0" distR="0" wp14:anchorId="6A4FE7EA" wp14:editId="246B0937">
            <wp:extent cx="5943600" cy="2355850"/>
            <wp:effectExtent l="0" t="0" r="0" b="6350"/>
            <wp:docPr id="122308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8124" name="Picture 1" descr="A screenshot of a computer&#10;&#10;AI-generated content may be incorrect."/>
                    <pic:cNvPicPr/>
                  </pic:nvPicPr>
                  <pic:blipFill>
                    <a:blip r:embed="rId50"/>
                    <a:stretch>
                      <a:fillRect/>
                    </a:stretch>
                  </pic:blipFill>
                  <pic:spPr>
                    <a:xfrm>
                      <a:off x="0" y="0"/>
                      <a:ext cx="5943600" cy="2355850"/>
                    </a:xfrm>
                    <a:prstGeom prst="rect">
                      <a:avLst/>
                    </a:prstGeom>
                  </pic:spPr>
                </pic:pic>
              </a:graphicData>
            </a:graphic>
          </wp:inline>
        </w:drawing>
      </w:r>
    </w:p>
    <w:p w14:paraId="2C171BA1" w14:textId="7255E929" w:rsidR="001D210E" w:rsidRDefault="001D210E" w:rsidP="0017496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This opens up a page where all the </w:t>
      </w:r>
      <w:r w:rsidR="005E0317">
        <w:rPr>
          <w:rFonts w:asciiTheme="minorHAnsi" w:hAnsiTheme="minorHAnsi" w:cstheme="minorHAnsi"/>
          <w:noProof/>
          <w:sz w:val="22"/>
          <w:szCs w:val="22"/>
        </w:rPr>
        <w:t xml:space="preserve">offer </w:t>
      </w:r>
      <w:r>
        <w:rPr>
          <w:rFonts w:asciiTheme="minorHAnsi" w:hAnsiTheme="minorHAnsi" w:cstheme="minorHAnsi"/>
          <w:noProof/>
          <w:sz w:val="22"/>
          <w:szCs w:val="22"/>
        </w:rPr>
        <w:t xml:space="preserve">prices can be changed. The Rent (Default) field is the Price Book Entry price, ie. the Marketing or Quote price for the unit. Changing the Rent (Offered) field will update the offer </w:t>
      </w:r>
      <w:r w:rsidR="00D03399">
        <w:rPr>
          <w:rFonts w:asciiTheme="minorHAnsi" w:hAnsiTheme="minorHAnsi" w:cstheme="minorHAnsi"/>
          <w:noProof/>
          <w:sz w:val="22"/>
          <w:szCs w:val="22"/>
        </w:rPr>
        <w:t>to the rent that</w:t>
      </w:r>
      <w:r>
        <w:rPr>
          <w:rFonts w:asciiTheme="minorHAnsi" w:hAnsiTheme="minorHAnsi" w:cstheme="minorHAnsi"/>
          <w:noProof/>
          <w:sz w:val="22"/>
          <w:szCs w:val="22"/>
        </w:rPr>
        <w:t xml:space="preserve"> the potential tenant has actually offered. </w:t>
      </w:r>
    </w:p>
    <w:p w14:paraId="2197CD78" w14:textId="445BFBB2" w:rsidR="001D210E" w:rsidRPr="00335D24" w:rsidRDefault="001D210E" w:rsidP="00174964">
      <w:pPr>
        <w:spacing w:after="240"/>
        <w:rPr>
          <w:rFonts w:asciiTheme="minorHAnsi" w:hAnsiTheme="minorHAnsi" w:cstheme="minorHAnsi"/>
          <w:noProof/>
          <w:sz w:val="22"/>
          <w:szCs w:val="22"/>
        </w:rPr>
      </w:pPr>
      <w:r>
        <w:rPr>
          <w:noProof/>
        </w:rPr>
        <w:drawing>
          <wp:inline distT="0" distB="0" distL="0" distR="0" wp14:anchorId="17D3C072" wp14:editId="099E8D1E">
            <wp:extent cx="5943600" cy="1285875"/>
            <wp:effectExtent l="0" t="0" r="0" b="9525"/>
            <wp:docPr id="1341334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34831" name="Picture 1" descr="A screenshot of a computer&#10;&#10;AI-generated content may be incorrect."/>
                    <pic:cNvPicPr/>
                  </pic:nvPicPr>
                  <pic:blipFill>
                    <a:blip r:embed="rId51"/>
                    <a:stretch>
                      <a:fillRect/>
                    </a:stretch>
                  </pic:blipFill>
                  <pic:spPr>
                    <a:xfrm>
                      <a:off x="0" y="0"/>
                      <a:ext cx="5943600" cy="1285875"/>
                    </a:xfrm>
                    <a:prstGeom prst="rect">
                      <a:avLst/>
                    </a:prstGeom>
                  </pic:spPr>
                </pic:pic>
              </a:graphicData>
            </a:graphic>
          </wp:inline>
        </w:drawing>
      </w:r>
    </w:p>
    <w:p w14:paraId="553DC0C2" w14:textId="0C1390A2" w:rsidR="001D210E" w:rsidRPr="00335D24" w:rsidRDefault="001D210E" w:rsidP="0017496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The </w:t>
      </w:r>
      <w:r w:rsidRPr="001D210E">
        <w:rPr>
          <w:rFonts w:asciiTheme="minorHAnsi" w:hAnsiTheme="minorHAnsi" w:cstheme="minorHAnsi"/>
          <w:b/>
          <w:bCs/>
          <w:noProof/>
          <w:color w:val="65BCAB" w:themeColor="accent2"/>
          <w:sz w:val="22"/>
          <w:szCs w:val="22"/>
        </w:rPr>
        <w:t>Quantity</w:t>
      </w:r>
      <w:r>
        <w:rPr>
          <w:rFonts w:asciiTheme="minorHAnsi" w:hAnsiTheme="minorHAnsi" w:cstheme="minorHAnsi"/>
          <w:noProof/>
          <w:sz w:val="22"/>
          <w:szCs w:val="22"/>
        </w:rPr>
        <w:t xml:space="preserve"> field should never change – it should always remain as ‘1.00’</w:t>
      </w:r>
      <w:r w:rsidR="00D03399">
        <w:rPr>
          <w:rFonts w:asciiTheme="minorHAnsi" w:hAnsiTheme="minorHAnsi" w:cstheme="minorHAnsi"/>
          <w:noProof/>
          <w:sz w:val="22"/>
          <w:szCs w:val="22"/>
        </w:rPr>
        <w:t>.</w:t>
      </w:r>
    </w:p>
    <w:p w14:paraId="5C67FE08" w14:textId="1E3FDF8D" w:rsidR="00552A6D" w:rsidRPr="00174964" w:rsidRDefault="00552A6D" w:rsidP="00174964">
      <w:pPr>
        <w:spacing w:after="240"/>
        <w:rPr>
          <w:rFonts w:asciiTheme="minorHAnsi" w:hAnsiTheme="minorHAnsi" w:cstheme="minorHAnsi"/>
          <w:noProof/>
          <w:sz w:val="22"/>
          <w:szCs w:val="22"/>
        </w:rPr>
      </w:pPr>
      <w:r>
        <w:rPr>
          <w:noProof/>
        </w:rPr>
        <w:lastRenderedPageBreak/>
        <w:drawing>
          <wp:inline distT="0" distB="0" distL="0" distR="0" wp14:anchorId="67F01B7B" wp14:editId="7F66FC29">
            <wp:extent cx="5943600" cy="1186180"/>
            <wp:effectExtent l="0" t="0" r="0" b="0"/>
            <wp:docPr id="936110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10242" name="Picture 1" descr="A screenshot of a computer&#10;&#10;AI-generated content may be incorrect."/>
                    <pic:cNvPicPr/>
                  </pic:nvPicPr>
                  <pic:blipFill>
                    <a:blip r:embed="rId52"/>
                    <a:stretch>
                      <a:fillRect/>
                    </a:stretch>
                  </pic:blipFill>
                  <pic:spPr>
                    <a:xfrm>
                      <a:off x="0" y="0"/>
                      <a:ext cx="5943600" cy="1186180"/>
                    </a:xfrm>
                    <a:prstGeom prst="rect">
                      <a:avLst/>
                    </a:prstGeom>
                  </pic:spPr>
                </pic:pic>
              </a:graphicData>
            </a:graphic>
          </wp:inline>
        </w:drawing>
      </w:r>
    </w:p>
    <w:p w14:paraId="47F45A32" w14:textId="1C6F2F79" w:rsidR="00552A6D" w:rsidRPr="00174964" w:rsidRDefault="00552A6D" w:rsidP="00174964">
      <w:pPr>
        <w:spacing w:after="240"/>
        <w:rPr>
          <w:rFonts w:asciiTheme="minorHAnsi" w:hAnsiTheme="minorHAnsi" w:cstheme="minorHAnsi"/>
          <w:noProof/>
          <w:sz w:val="22"/>
          <w:szCs w:val="22"/>
        </w:rPr>
      </w:pPr>
      <w:r w:rsidRPr="00174964">
        <w:rPr>
          <w:rFonts w:asciiTheme="minorHAnsi" w:hAnsiTheme="minorHAnsi" w:cstheme="minorHAnsi"/>
          <w:noProof/>
          <w:sz w:val="22"/>
          <w:szCs w:val="22"/>
        </w:rPr>
        <w:t>Clicking Save will update the prices. This change</w:t>
      </w:r>
      <w:r w:rsidR="00F95F3B">
        <w:rPr>
          <w:rFonts w:asciiTheme="minorHAnsi" w:hAnsiTheme="minorHAnsi" w:cstheme="minorHAnsi"/>
          <w:noProof/>
          <w:sz w:val="22"/>
          <w:szCs w:val="22"/>
        </w:rPr>
        <w:t>, along with changes to other key offer information,</w:t>
      </w:r>
      <w:r w:rsidRPr="00174964">
        <w:rPr>
          <w:rFonts w:asciiTheme="minorHAnsi" w:hAnsiTheme="minorHAnsi" w:cstheme="minorHAnsi"/>
          <w:noProof/>
          <w:sz w:val="22"/>
          <w:szCs w:val="22"/>
        </w:rPr>
        <w:t xml:space="preserve"> is tracked on the </w:t>
      </w:r>
      <w:r w:rsidRPr="00A02B38">
        <w:rPr>
          <w:rFonts w:asciiTheme="minorHAnsi" w:hAnsiTheme="minorHAnsi" w:cstheme="minorHAnsi"/>
          <w:b/>
          <w:bCs/>
          <w:noProof/>
          <w:color w:val="65BCAB" w:themeColor="accent2"/>
          <w:sz w:val="22"/>
          <w:szCs w:val="22"/>
        </w:rPr>
        <w:t>Offer History</w:t>
      </w:r>
      <w:r w:rsidRPr="00A02B38">
        <w:rPr>
          <w:rFonts w:asciiTheme="minorHAnsi" w:hAnsiTheme="minorHAnsi" w:cstheme="minorHAnsi"/>
          <w:noProof/>
          <w:color w:val="65BCAB" w:themeColor="accent2"/>
          <w:sz w:val="22"/>
          <w:szCs w:val="22"/>
        </w:rPr>
        <w:t xml:space="preserve"> </w:t>
      </w:r>
      <w:r w:rsidRPr="00174964">
        <w:rPr>
          <w:rFonts w:asciiTheme="minorHAnsi" w:hAnsiTheme="minorHAnsi" w:cstheme="minorHAnsi"/>
          <w:noProof/>
          <w:sz w:val="22"/>
          <w:szCs w:val="22"/>
        </w:rPr>
        <w:t xml:space="preserve">too. The Offer History is found on the Related Tab on the Offer. </w:t>
      </w:r>
    </w:p>
    <w:p w14:paraId="31F2C582" w14:textId="4208C82E" w:rsidR="00552A6D" w:rsidRDefault="00552A6D" w:rsidP="00174964">
      <w:pPr>
        <w:spacing w:after="240"/>
        <w:rPr>
          <w:ins w:id="180" w:author="Nikki Papenfus" w:date="2025-08-07T10:25:00Z" w16du:dateUtc="2025-08-07T08:25:00Z"/>
          <w:rFonts w:asciiTheme="minorHAnsi" w:hAnsiTheme="minorHAnsi" w:cstheme="minorHAnsi"/>
          <w:noProof/>
          <w:sz w:val="22"/>
          <w:szCs w:val="22"/>
        </w:rPr>
      </w:pPr>
      <w:r w:rsidRPr="00174964">
        <w:rPr>
          <w:rFonts w:asciiTheme="minorHAnsi" w:hAnsiTheme="minorHAnsi" w:cstheme="minorHAnsi"/>
          <w:noProof/>
          <w:sz w:val="22"/>
          <w:szCs w:val="22"/>
        </w:rPr>
        <w:drawing>
          <wp:inline distT="0" distB="0" distL="0" distR="0" wp14:anchorId="65F46426" wp14:editId="01182373">
            <wp:extent cx="5943600" cy="1489710"/>
            <wp:effectExtent l="0" t="0" r="0" b="0"/>
            <wp:docPr id="53776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6556" name="Picture 1" descr="A screenshot of a computer&#10;&#10;AI-generated content may be incorrect."/>
                    <pic:cNvPicPr/>
                  </pic:nvPicPr>
                  <pic:blipFill>
                    <a:blip r:embed="rId53"/>
                    <a:stretch>
                      <a:fillRect/>
                    </a:stretch>
                  </pic:blipFill>
                  <pic:spPr>
                    <a:xfrm>
                      <a:off x="0" y="0"/>
                      <a:ext cx="5943600" cy="1489710"/>
                    </a:xfrm>
                    <a:prstGeom prst="rect">
                      <a:avLst/>
                    </a:prstGeom>
                  </pic:spPr>
                </pic:pic>
              </a:graphicData>
            </a:graphic>
          </wp:inline>
        </w:drawing>
      </w:r>
    </w:p>
    <w:p w14:paraId="68488B72" w14:textId="77777777" w:rsidR="00C67309" w:rsidRPr="00174964" w:rsidRDefault="00C67309" w:rsidP="00174964">
      <w:pPr>
        <w:spacing w:after="240"/>
        <w:rPr>
          <w:rFonts w:asciiTheme="minorHAnsi" w:hAnsiTheme="minorHAnsi" w:cstheme="minorHAnsi"/>
          <w:noProof/>
          <w:sz w:val="22"/>
          <w:szCs w:val="22"/>
        </w:rPr>
      </w:pPr>
    </w:p>
    <w:p w14:paraId="287C32DE" w14:textId="62D4B810" w:rsidR="002B1859" w:rsidRDefault="00F45DEA" w:rsidP="003308E6">
      <w:pPr>
        <w:pStyle w:val="Heading2"/>
      </w:pPr>
      <w:bookmarkStart w:id="181" w:name="_Toc205559986"/>
      <w:r>
        <w:t>Copying</w:t>
      </w:r>
      <w:r w:rsidR="002B1859">
        <w:t xml:space="preserve"> an Offer</w:t>
      </w:r>
      <w:bookmarkEnd w:id="181"/>
    </w:p>
    <w:p w14:paraId="5C1B8BDE" w14:textId="14E86B1E" w:rsidR="00F06A96" w:rsidRDefault="00F06A96" w:rsidP="00174964">
      <w:pPr>
        <w:spacing w:after="240"/>
        <w:rPr>
          <w:rFonts w:asciiTheme="minorHAnsi" w:hAnsiTheme="minorHAnsi" w:cstheme="minorHAnsi"/>
          <w:noProof/>
          <w:sz w:val="22"/>
          <w:szCs w:val="22"/>
        </w:rPr>
      </w:pPr>
      <w:r w:rsidRPr="00335D24">
        <w:rPr>
          <w:rFonts w:asciiTheme="minorHAnsi" w:hAnsiTheme="minorHAnsi" w:cstheme="minorHAnsi"/>
          <w:noProof/>
          <w:sz w:val="22"/>
          <w:szCs w:val="22"/>
        </w:rPr>
        <w:t xml:space="preserve">Throughout the negotiation process, if there are terms that are changing from the original offer, it is important to capture each new offer with the updated details. </w:t>
      </w:r>
      <w:r w:rsidR="00F45DEA">
        <w:rPr>
          <w:rFonts w:asciiTheme="minorHAnsi" w:hAnsiTheme="minorHAnsi" w:cstheme="minorHAnsi"/>
          <w:noProof/>
          <w:sz w:val="22"/>
          <w:szCs w:val="22"/>
        </w:rPr>
        <w:t xml:space="preserve">This can be done easily by copying a previous offer. </w:t>
      </w:r>
    </w:p>
    <w:p w14:paraId="659EBF8B" w14:textId="33942211" w:rsidR="00F45DEA" w:rsidRDefault="00F45DEA" w:rsidP="238B80BD">
      <w:pPr>
        <w:spacing w:after="240"/>
        <w:rPr>
          <w:rFonts w:asciiTheme="minorHAnsi" w:hAnsiTheme="minorHAnsi" w:cstheme="minorBidi"/>
          <w:noProof/>
          <w:sz w:val="22"/>
          <w:szCs w:val="22"/>
        </w:rPr>
      </w:pPr>
      <w:r w:rsidRPr="238B80BD">
        <w:rPr>
          <w:rFonts w:asciiTheme="minorHAnsi" w:hAnsiTheme="minorHAnsi" w:cstheme="minorBidi"/>
          <w:noProof/>
          <w:sz w:val="22"/>
          <w:szCs w:val="22"/>
        </w:rPr>
        <w:t>In order to copy a previous offer, it firstly needs to not be marked as the Primary Offer. Uncheck this field if needed,</w:t>
      </w:r>
      <w:r w:rsidR="4EDEF41A" w:rsidRPr="238B80BD">
        <w:rPr>
          <w:rFonts w:asciiTheme="minorHAnsi" w:hAnsiTheme="minorHAnsi" w:cstheme="minorBidi"/>
          <w:noProof/>
          <w:sz w:val="22"/>
          <w:szCs w:val="22"/>
        </w:rPr>
        <w:t xml:space="preserve"> mark the Status as ‘Rejected’,</w:t>
      </w:r>
      <w:r w:rsidRPr="238B80BD">
        <w:rPr>
          <w:rFonts w:asciiTheme="minorHAnsi" w:hAnsiTheme="minorHAnsi" w:cstheme="minorBidi"/>
          <w:noProof/>
          <w:sz w:val="22"/>
          <w:szCs w:val="22"/>
        </w:rPr>
        <w:t xml:space="preserve"> and then save the record. Then, by clicking the </w:t>
      </w:r>
      <w:r w:rsidRPr="00A02B38">
        <w:rPr>
          <w:rFonts w:asciiTheme="minorHAnsi" w:hAnsiTheme="minorHAnsi" w:cstheme="minorBidi"/>
          <w:b/>
          <w:bCs/>
          <w:noProof/>
          <w:color w:val="65BCAB" w:themeColor="accent2"/>
          <w:sz w:val="22"/>
          <w:szCs w:val="22"/>
        </w:rPr>
        <w:t>Copy Offer</w:t>
      </w:r>
      <w:r w:rsidRPr="00A02B38">
        <w:rPr>
          <w:rFonts w:asciiTheme="minorHAnsi" w:hAnsiTheme="minorHAnsi" w:cstheme="minorBidi"/>
          <w:noProof/>
          <w:color w:val="65BCAB" w:themeColor="accent2"/>
          <w:sz w:val="22"/>
          <w:szCs w:val="22"/>
        </w:rPr>
        <w:t xml:space="preserve"> </w:t>
      </w:r>
      <w:r w:rsidRPr="238B80BD">
        <w:rPr>
          <w:rFonts w:asciiTheme="minorHAnsi" w:hAnsiTheme="minorHAnsi" w:cstheme="minorBidi"/>
          <w:noProof/>
          <w:sz w:val="22"/>
          <w:szCs w:val="22"/>
        </w:rPr>
        <w:t>button.</w:t>
      </w:r>
    </w:p>
    <w:p w14:paraId="77F6A37E" w14:textId="490D1D9A" w:rsidR="00F45DEA" w:rsidRDefault="00F45DEA" w:rsidP="00174964">
      <w:pPr>
        <w:spacing w:after="240"/>
        <w:rPr>
          <w:rFonts w:asciiTheme="minorHAnsi" w:hAnsiTheme="minorHAnsi" w:cstheme="minorHAnsi"/>
          <w:noProof/>
          <w:sz w:val="22"/>
          <w:szCs w:val="22"/>
        </w:rPr>
      </w:pPr>
      <w:r w:rsidRPr="00174964">
        <w:rPr>
          <w:rFonts w:asciiTheme="minorHAnsi" w:hAnsiTheme="minorHAnsi" w:cstheme="minorHAnsi"/>
          <w:noProof/>
          <w:sz w:val="22"/>
          <w:szCs w:val="22"/>
        </w:rPr>
        <w:drawing>
          <wp:inline distT="0" distB="0" distL="0" distR="0" wp14:anchorId="17356CBF" wp14:editId="19B77902">
            <wp:extent cx="5943600" cy="2329815"/>
            <wp:effectExtent l="0" t="0" r="0" b="0"/>
            <wp:docPr id="164062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2740" name="Picture 1" descr="A screenshot of a computer&#10;&#10;AI-generated content may be incorrect."/>
                    <pic:cNvPicPr/>
                  </pic:nvPicPr>
                  <pic:blipFill>
                    <a:blip r:embed="rId54"/>
                    <a:stretch>
                      <a:fillRect/>
                    </a:stretch>
                  </pic:blipFill>
                  <pic:spPr>
                    <a:xfrm>
                      <a:off x="0" y="0"/>
                      <a:ext cx="5943600" cy="2329815"/>
                    </a:xfrm>
                    <a:prstGeom prst="rect">
                      <a:avLst/>
                    </a:prstGeom>
                  </pic:spPr>
                </pic:pic>
              </a:graphicData>
            </a:graphic>
          </wp:inline>
        </w:drawing>
      </w:r>
    </w:p>
    <w:p w14:paraId="0F39A502" w14:textId="35397446" w:rsidR="002B1859" w:rsidRDefault="00297A6A" w:rsidP="0017496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By clicking the Copy Offer button, a new offer will be created and marked as the Primary Offer. This new offer will be identical as the one before, so any changes can be made and there will be a full history of the negotiations. To make price changes follow </w:t>
      </w:r>
      <w:hyperlink w:anchor="_Update_Offered_Price" w:history="1">
        <w:r w:rsidRPr="002A2C78">
          <w:rPr>
            <w:rStyle w:val="Hyperlink"/>
            <w:rFonts w:asciiTheme="minorHAnsi" w:hAnsiTheme="minorHAnsi" w:cstheme="minorHAnsi"/>
            <w:noProof/>
            <w:sz w:val="22"/>
            <w:szCs w:val="22"/>
          </w:rPr>
          <w:t>3.4 Update Offered Price</w:t>
        </w:r>
      </w:hyperlink>
      <w:r>
        <w:rPr>
          <w:rFonts w:asciiTheme="minorHAnsi" w:hAnsiTheme="minorHAnsi" w:cstheme="minorHAnsi"/>
          <w:noProof/>
          <w:sz w:val="22"/>
          <w:szCs w:val="22"/>
        </w:rPr>
        <w:t xml:space="preserve">, or make any other changes directly on the offer. </w:t>
      </w:r>
    </w:p>
    <w:p w14:paraId="6F53B00A" w14:textId="202B53CB" w:rsidR="00297A6A" w:rsidRPr="00174964" w:rsidRDefault="00297A6A" w:rsidP="00174964">
      <w:pPr>
        <w:spacing w:after="240"/>
      </w:pPr>
      <w:r>
        <w:rPr>
          <w:noProof/>
        </w:rPr>
        <w:lastRenderedPageBreak/>
        <w:drawing>
          <wp:inline distT="0" distB="0" distL="0" distR="0" wp14:anchorId="393A4FF7" wp14:editId="15076743">
            <wp:extent cx="5943600" cy="3564890"/>
            <wp:effectExtent l="0" t="0" r="0" b="0"/>
            <wp:docPr id="145780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0797" name="Picture 1" descr="A screenshot of a computer&#10;&#10;AI-generated content may be incorrect."/>
                    <pic:cNvPicPr/>
                  </pic:nvPicPr>
                  <pic:blipFill>
                    <a:blip r:embed="rId55"/>
                    <a:stretch>
                      <a:fillRect/>
                    </a:stretch>
                  </pic:blipFill>
                  <pic:spPr>
                    <a:xfrm>
                      <a:off x="0" y="0"/>
                      <a:ext cx="5943600" cy="3564890"/>
                    </a:xfrm>
                    <a:prstGeom prst="rect">
                      <a:avLst/>
                    </a:prstGeom>
                  </pic:spPr>
                </pic:pic>
              </a:graphicData>
            </a:graphic>
          </wp:inline>
        </w:drawing>
      </w:r>
    </w:p>
    <w:p w14:paraId="0850C563" w14:textId="1799ECBC" w:rsidR="00052782" w:rsidRPr="00174964" w:rsidRDefault="00052782" w:rsidP="00174964">
      <w:pPr>
        <w:spacing w:after="240"/>
        <w:rPr>
          <w:rFonts w:asciiTheme="minorHAnsi" w:hAnsiTheme="minorHAnsi" w:cstheme="minorHAnsi"/>
          <w:noProof/>
          <w:sz w:val="22"/>
          <w:szCs w:val="22"/>
        </w:rPr>
      </w:pPr>
      <w:r w:rsidRPr="00174964">
        <w:rPr>
          <w:rFonts w:asciiTheme="minorHAnsi" w:hAnsiTheme="minorHAnsi" w:cstheme="minorHAnsi"/>
          <w:noProof/>
          <w:sz w:val="22"/>
          <w:szCs w:val="22"/>
        </w:rPr>
        <w:t xml:space="preserve">On the opportunity, all of the previous offers are also shown with some key information displayed to see the changes throughout the negotiaiton process. </w:t>
      </w:r>
    </w:p>
    <w:p w14:paraId="69E9B938" w14:textId="030741BA" w:rsidR="000065E5" w:rsidRPr="00804DA7" w:rsidRDefault="00052782" w:rsidP="00174964">
      <w:pPr>
        <w:spacing w:after="240"/>
        <w:rPr>
          <w:rFonts w:ascii="Arial" w:hAnsi="Arial"/>
          <w:b/>
          <w:kern w:val="28"/>
          <w:sz w:val="22"/>
          <w:szCs w:val="20"/>
          <w:lang w:eastAsia="en-US"/>
        </w:rPr>
      </w:pPr>
      <w:r>
        <w:rPr>
          <w:noProof/>
        </w:rPr>
        <w:drawing>
          <wp:inline distT="0" distB="0" distL="0" distR="0" wp14:anchorId="487138AA" wp14:editId="12AE3F26">
            <wp:extent cx="5943600" cy="1680210"/>
            <wp:effectExtent l="0" t="0" r="0" b="0"/>
            <wp:docPr id="1444882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82769" name="Picture 1" descr="A screenshot of a computer&#10;&#10;AI-generated content may be incorrect."/>
                    <pic:cNvPicPr/>
                  </pic:nvPicPr>
                  <pic:blipFill>
                    <a:blip r:embed="rId56"/>
                    <a:stretch>
                      <a:fillRect/>
                    </a:stretch>
                  </pic:blipFill>
                  <pic:spPr>
                    <a:xfrm>
                      <a:off x="0" y="0"/>
                      <a:ext cx="5943600" cy="1680210"/>
                    </a:xfrm>
                    <a:prstGeom prst="rect">
                      <a:avLst/>
                    </a:prstGeom>
                  </pic:spPr>
                </pic:pic>
              </a:graphicData>
            </a:graphic>
          </wp:inline>
        </w:drawing>
      </w:r>
      <w:r w:rsidR="000065E5" w:rsidRPr="00804DA7">
        <w:rPr>
          <w:b/>
        </w:rPr>
        <w:br w:type="page"/>
      </w:r>
    </w:p>
    <w:p w14:paraId="4413985B" w14:textId="3631BFBA" w:rsidR="00335D24" w:rsidRDefault="00335D24" w:rsidP="00335D24">
      <w:pPr>
        <w:pStyle w:val="Heading1"/>
      </w:pPr>
      <w:bookmarkStart w:id="182" w:name="_Toc205559987"/>
      <w:bookmarkEnd w:id="179"/>
      <w:r>
        <w:lastRenderedPageBreak/>
        <w:t>Asset Management and Investment Committee Approval</w:t>
      </w:r>
      <w:bookmarkEnd w:id="182"/>
    </w:p>
    <w:p w14:paraId="5E0939BC" w14:textId="2E4A64D5" w:rsidR="00335D24" w:rsidRDefault="00335D24" w:rsidP="00335D24">
      <w:pPr>
        <w:pStyle w:val="Heading2"/>
      </w:pPr>
      <w:bookmarkStart w:id="183" w:name="_Toc205559988"/>
      <w:r>
        <w:t>Asset Management Approval Process</w:t>
      </w:r>
      <w:bookmarkEnd w:id="183"/>
    </w:p>
    <w:p w14:paraId="6DD7719F" w14:textId="261FB930" w:rsidR="002978CD" w:rsidRPr="00174964" w:rsidRDefault="002978CD" w:rsidP="00174964">
      <w:pPr>
        <w:spacing w:after="240"/>
        <w:rPr>
          <w:rFonts w:asciiTheme="minorHAnsi" w:hAnsiTheme="minorHAnsi" w:cstheme="minorHAnsi"/>
          <w:noProof/>
          <w:sz w:val="22"/>
          <w:szCs w:val="22"/>
        </w:rPr>
      </w:pPr>
      <w:r w:rsidRPr="00174964">
        <w:rPr>
          <w:rFonts w:asciiTheme="minorHAnsi" w:hAnsiTheme="minorHAnsi" w:cstheme="minorHAnsi"/>
          <w:noProof/>
          <w:sz w:val="22"/>
          <w:szCs w:val="22"/>
        </w:rPr>
        <w:t xml:space="preserve">Once an offer has been </w:t>
      </w:r>
      <w:r w:rsidR="003E252F" w:rsidRPr="00174964">
        <w:rPr>
          <w:rFonts w:asciiTheme="minorHAnsi" w:hAnsiTheme="minorHAnsi" w:cstheme="minorHAnsi"/>
          <w:noProof/>
          <w:sz w:val="22"/>
          <w:szCs w:val="22"/>
        </w:rPr>
        <w:t>agr</w:t>
      </w:r>
      <w:r w:rsidR="003E252F">
        <w:rPr>
          <w:rFonts w:asciiTheme="minorHAnsi" w:hAnsiTheme="minorHAnsi" w:cstheme="minorHAnsi"/>
          <w:noProof/>
          <w:sz w:val="22"/>
          <w:szCs w:val="22"/>
        </w:rPr>
        <w:t>e</w:t>
      </w:r>
      <w:r w:rsidR="003E252F" w:rsidRPr="00174964">
        <w:rPr>
          <w:rFonts w:asciiTheme="minorHAnsi" w:hAnsiTheme="minorHAnsi" w:cstheme="minorHAnsi"/>
          <w:noProof/>
          <w:sz w:val="22"/>
          <w:szCs w:val="22"/>
        </w:rPr>
        <w:t xml:space="preserve">ed </w:t>
      </w:r>
      <w:r w:rsidRPr="00174964">
        <w:rPr>
          <w:rFonts w:asciiTheme="minorHAnsi" w:hAnsiTheme="minorHAnsi" w:cstheme="minorHAnsi"/>
          <w:noProof/>
          <w:sz w:val="22"/>
          <w:szCs w:val="22"/>
        </w:rPr>
        <w:t xml:space="preserve">to by the Commercial Lettings Team after the negotiations with the agent and/or tenant, the Asset Manager needs to approve. </w:t>
      </w:r>
      <w:r w:rsidR="00B764A5" w:rsidRPr="00174964">
        <w:rPr>
          <w:rFonts w:asciiTheme="minorHAnsi" w:hAnsiTheme="minorHAnsi" w:cstheme="minorHAnsi"/>
          <w:noProof/>
          <w:sz w:val="22"/>
          <w:szCs w:val="22"/>
        </w:rPr>
        <w:t xml:space="preserve">Clicking the </w:t>
      </w:r>
      <w:r w:rsidR="00503D27" w:rsidRPr="00A02B38">
        <w:rPr>
          <w:rFonts w:asciiTheme="minorHAnsi" w:hAnsiTheme="minorHAnsi" w:cstheme="minorHAnsi"/>
          <w:b/>
          <w:bCs/>
          <w:noProof/>
          <w:color w:val="65BCAB" w:themeColor="accent2"/>
          <w:sz w:val="22"/>
          <w:szCs w:val="22"/>
        </w:rPr>
        <w:t>Submit for Approval</w:t>
      </w:r>
      <w:r w:rsidR="00503D27" w:rsidRPr="00A02B38">
        <w:rPr>
          <w:rFonts w:asciiTheme="minorHAnsi" w:hAnsiTheme="minorHAnsi" w:cstheme="minorHAnsi"/>
          <w:noProof/>
          <w:color w:val="65BCAB" w:themeColor="accent2"/>
          <w:sz w:val="22"/>
          <w:szCs w:val="22"/>
        </w:rPr>
        <w:t xml:space="preserve"> </w:t>
      </w:r>
      <w:r w:rsidR="00503D27" w:rsidRPr="00174964">
        <w:rPr>
          <w:rFonts w:asciiTheme="minorHAnsi" w:hAnsiTheme="minorHAnsi" w:cstheme="minorHAnsi"/>
          <w:noProof/>
          <w:sz w:val="22"/>
          <w:szCs w:val="22"/>
        </w:rPr>
        <w:t>button will open a window where comments can be added</w:t>
      </w:r>
      <w:r w:rsidR="00FA5A0D" w:rsidRPr="00174964">
        <w:rPr>
          <w:rFonts w:asciiTheme="minorHAnsi" w:hAnsiTheme="minorHAnsi" w:cstheme="minorHAnsi"/>
          <w:noProof/>
          <w:sz w:val="22"/>
          <w:szCs w:val="22"/>
        </w:rPr>
        <w:t xml:space="preserve"> for the Asset Manager.</w:t>
      </w:r>
    </w:p>
    <w:p w14:paraId="1B9543A2" w14:textId="2FE02AE9" w:rsidR="002978CD" w:rsidRPr="00174964" w:rsidRDefault="00503D27" w:rsidP="00174964">
      <w:pPr>
        <w:spacing w:after="240"/>
      </w:pPr>
      <w:r>
        <w:rPr>
          <w:noProof/>
        </w:rPr>
        <w:drawing>
          <wp:inline distT="0" distB="0" distL="0" distR="0" wp14:anchorId="45DAFB78" wp14:editId="74DAE6B6">
            <wp:extent cx="5943600" cy="2629259"/>
            <wp:effectExtent l="19050" t="19050" r="19050" b="19050"/>
            <wp:docPr id="2013332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32445" name="Picture 1" descr="A screenshot of a computer&#10;&#10;AI-generated content may be incorrect."/>
                    <pic:cNvPicPr/>
                  </pic:nvPicPr>
                  <pic:blipFill rotWithShape="1">
                    <a:blip r:embed="rId57"/>
                    <a:srcRect b="4989"/>
                    <a:stretch/>
                  </pic:blipFill>
                  <pic:spPr bwMode="auto">
                    <a:xfrm>
                      <a:off x="0" y="0"/>
                      <a:ext cx="5943600" cy="2629259"/>
                    </a:xfrm>
                    <a:prstGeom prst="rect">
                      <a:avLst/>
                    </a:prstGeom>
                    <a:ln w="9525" cap="flat" cmpd="sng" algn="ctr">
                      <a:solidFill>
                        <a:srgbClr val="FFFFFF">
                          <a:lumMod val="9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14B34C0" w14:textId="6EFAD445" w:rsidR="002978CD" w:rsidRPr="00174964" w:rsidRDefault="00B65401" w:rsidP="00174964">
      <w:pPr>
        <w:spacing w:after="240"/>
      </w:pPr>
      <w:r w:rsidRPr="00174964">
        <w:rPr>
          <w:rFonts w:asciiTheme="minorHAnsi" w:hAnsiTheme="minorHAnsi" w:cstheme="minorHAnsi"/>
          <w:noProof/>
          <w:sz w:val="22"/>
          <w:szCs w:val="22"/>
        </w:rPr>
        <w:drawing>
          <wp:inline distT="0" distB="0" distL="0" distR="0" wp14:anchorId="27AE5773" wp14:editId="213E54DB">
            <wp:extent cx="5943600" cy="4382770"/>
            <wp:effectExtent l="0" t="0" r="0" b="0"/>
            <wp:docPr id="557600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00930" name="Picture 1" descr="A screenshot of a computer&#10;&#10;AI-generated content may be incorrect."/>
                    <pic:cNvPicPr/>
                  </pic:nvPicPr>
                  <pic:blipFill>
                    <a:blip r:embed="rId58"/>
                    <a:stretch>
                      <a:fillRect/>
                    </a:stretch>
                  </pic:blipFill>
                  <pic:spPr>
                    <a:xfrm>
                      <a:off x="0" y="0"/>
                      <a:ext cx="5943600" cy="4382770"/>
                    </a:xfrm>
                    <a:prstGeom prst="rect">
                      <a:avLst/>
                    </a:prstGeom>
                  </pic:spPr>
                </pic:pic>
              </a:graphicData>
            </a:graphic>
          </wp:inline>
        </w:drawing>
      </w:r>
    </w:p>
    <w:p w14:paraId="5F0F9C26" w14:textId="77777777" w:rsidR="00BC59AA" w:rsidRDefault="00BC59AA" w:rsidP="00335D24">
      <w:pPr>
        <w:rPr>
          <w:rStyle w:val="Strong"/>
          <w:rFonts w:asciiTheme="minorHAnsi" w:hAnsiTheme="minorHAnsi" w:cstheme="minorHAnsi"/>
          <w:b w:val="0"/>
          <w:bCs w:val="0"/>
          <w:noProof/>
          <w:sz w:val="22"/>
          <w:szCs w:val="22"/>
        </w:rPr>
      </w:pPr>
    </w:p>
    <w:p w14:paraId="0DCD26FD" w14:textId="0B7AFD34" w:rsidR="00E2655A" w:rsidRDefault="000E7EEC"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lastRenderedPageBreak/>
        <w:t xml:space="preserve">After clicking Submit, the opportunity will </w:t>
      </w:r>
      <w:r w:rsidR="00E2655A">
        <w:rPr>
          <w:rStyle w:val="Strong"/>
          <w:rFonts w:asciiTheme="minorHAnsi" w:hAnsiTheme="minorHAnsi" w:cstheme="minorHAnsi"/>
          <w:b w:val="0"/>
          <w:bCs w:val="0"/>
          <w:noProof/>
          <w:sz w:val="22"/>
          <w:szCs w:val="22"/>
        </w:rPr>
        <w:t>locked from further editing</w:t>
      </w:r>
      <w:r w:rsidR="00C1427B">
        <w:rPr>
          <w:rStyle w:val="Strong"/>
          <w:rFonts w:asciiTheme="minorHAnsi" w:hAnsiTheme="minorHAnsi" w:cstheme="minorHAnsi"/>
          <w:b w:val="0"/>
          <w:bCs w:val="0"/>
          <w:noProof/>
          <w:sz w:val="22"/>
          <w:szCs w:val="22"/>
        </w:rPr>
        <w:t>, will be moved to the AM Approval stage</w:t>
      </w:r>
      <w:r w:rsidR="00023B7A">
        <w:rPr>
          <w:rStyle w:val="Strong"/>
          <w:rFonts w:asciiTheme="minorHAnsi" w:hAnsiTheme="minorHAnsi" w:cstheme="minorHAnsi"/>
          <w:b w:val="0"/>
          <w:bCs w:val="0"/>
          <w:noProof/>
          <w:sz w:val="22"/>
          <w:szCs w:val="22"/>
        </w:rPr>
        <w:t>, and</w:t>
      </w:r>
      <w:r w:rsidR="00BA5775">
        <w:rPr>
          <w:rStyle w:val="Strong"/>
          <w:rFonts w:asciiTheme="minorHAnsi" w:hAnsiTheme="minorHAnsi" w:cstheme="minorHAnsi"/>
          <w:b w:val="0"/>
          <w:bCs w:val="0"/>
          <w:noProof/>
          <w:sz w:val="22"/>
          <w:szCs w:val="22"/>
        </w:rPr>
        <w:t xml:space="preserve"> there will be a visible Approval History on the Related Tab</w:t>
      </w:r>
    </w:p>
    <w:p w14:paraId="4654AFDB" w14:textId="391F0207" w:rsidR="0067465B" w:rsidRDefault="00107467" w:rsidP="00174964">
      <w:pPr>
        <w:spacing w:after="240"/>
        <w:rPr>
          <w:rStyle w:val="Strong"/>
          <w:rFonts w:asciiTheme="minorHAnsi" w:hAnsiTheme="minorHAnsi" w:cstheme="minorHAnsi"/>
          <w:b w:val="0"/>
          <w:bCs w:val="0"/>
          <w:noProof/>
          <w:sz w:val="22"/>
          <w:szCs w:val="22"/>
        </w:rPr>
      </w:pPr>
      <w:r>
        <w:rPr>
          <w:noProof/>
        </w:rPr>
        <w:drawing>
          <wp:inline distT="0" distB="0" distL="0" distR="0" wp14:anchorId="759D949E" wp14:editId="71B6FAF4">
            <wp:extent cx="5943600" cy="2649855"/>
            <wp:effectExtent l="19050" t="19050" r="19050" b="17145"/>
            <wp:docPr id="290622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22151" name="Picture 1" descr="A screenshot of a computer&#10;&#10;AI-generated content may be incorrect."/>
                    <pic:cNvPicPr/>
                  </pic:nvPicPr>
                  <pic:blipFill>
                    <a:blip r:embed="rId59"/>
                    <a:stretch>
                      <a:fillRect/>
                    </a:stretch>
                  </pic:blipFill>
                  <pic:spPr>
                    <a:xfrm>
                      <a:off x="0" y="0"/>
                      <a:ext cx="5943600" cy="2649855"/>
                    </a:xfrm>
                    <a:prstGeom prst="rect">
                      <a:avLst/>
                    </a:prstGeom>
                    <a:ln>
                      <a:solidFill>
                        <a:schemeClr val="bg1">
                          <a:lumMod val="95000"/>
                        </a:schemeClr>
                      </a:solidFill>
                    </a:ln>
                  </pic:spPr>
                </pic:pic>
              </a:graphicData>
            </a:graphic>
          </wp:inline>
        </w:drawing>
      </w:r>
    </w:p>
    <w:p w14:paraId="7117EC6A" w14:textId="53F294AA" w:rsidR="00327CA7" w:rsidRDefault="00327CA7"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 xml:space="preserve">The Approval will be sent to the User that is listed as the Asset Manager on the Unit. If this field is empty, an approval will not be able to be raised. This field is one that is mastered in Qube, so any changes of Asset Managers should be completed there. </w:t>
      </w:r>
    </w:p>
    <w:p w14:paraId="6A9CEA8B" w14:textId="49AEF20A" w:rsidR="00327CA7" w:rsidRDefault="004C311A"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drawing>
          <wp:inline distT="0" distB="0" distL="0" distR="0" wp14:anchorId="57883D2D" wp14:editId="099FD187">
            <wp:extent cx="5943600" cy="3173095"/>
            <wp:effectExtent l="0" t="0" r="0" b="8255"/>
            <wp:docPr id="1332842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42785" name="Picture 1" descr="A screenshot of a computer&#10;&#10;AI-generated content may be incorrect."/>
                    <pic:cNvPicPr/>
                  </pic:nvPicPr>
                  <pic:blipFill>
                    <a:blip r:embed="rId60"/>
                    <a:stretch>
                      <a:fillRect/>
                    </a:stretch>
                  </pic:blipFill>
                  <pic:spPr>
                    <a:xfrm>
                      <a:off x="0" y="0"/>
                      <a:ext cx="5943600" cy="3173095"/>
                    </a:xfrm>
                    <a:prstGeom prst="rect">
                      <a:avLst/>
                    </a:prstGeom>
                  </pic:spPr>
                </pic:pic>
              </a:graphicData>
            </a:graphic>
          </wp:inline>
        </w:drawing>
      </w:r>
    </w:p>
    <w:p w14:paraId="1BD1B163" w14:textId="40A26530" w:rsidR="00327CA7" w:rsidRDefault="006F11E6"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The Asset Manager will receive both an email and a Salesforce Notificaiton</w:t>
      </w:r>
      <w:r w:rsidR="003B5DDE">
        <w:rPr>
          <w:rStyle w:val="Strong"/>
          <w:rFonts w:asciiTheme="minorHAnsi" w:hAnsiTheme="minorHAnsi" w:cstheme="minorHAnsi"/>
          <w:b w:val="0"/>
          <w:bCs w:val="0"/>
          <w:noProof/>
          <w:sz w:val="22"/>
          <w:szCs w:val="22"/>
        </w:rPr>
        <w:t xml:space="preserve"> to prompt them to view the Approval Request</w:t>
      </w:r>
      <w:r w:rsidR="000D3276">
        <w:rPr>
          <w:rStyle w:val="Strong"/>
          <w:rFonts w:asciiTheme="minorHAnsi" w:hAnsiTheme="minorHAnsi" w:cstheme="minorHAnsi"/>
          <w:b w:val="0"/>
          <w:bCs w:val="0"/>
          <w:noProof/>
          <w:sz w:val="22"/>
          <w:szCs w:val="22"/>
        </w:rPr>
        <w:t>.</w:t>
      </w:r>
    </w:p>
    <w:p w14:paraId="19D10AB1" w14:textId="77777777" w:rsidR="00344A28" w:rsidRDefault="003B5DDE" w:rsidP="00174964">
      <w:pPr>
        <w:spacing w:after="240"/>
        <w:rPr>
          <w:rStyle w:val="Strong"/>
          <w:rFonts w:asciiTheme="minorHAnsi" w:hAnsiTheme="minorHAnsi" w:cstheme="minorHAnsi"/>
          <w:b w:val="0"/>
          <w:bCs w:val="0"/>
          <w:noProof/>
          <w:sz w:val="22"/>
          <w:szCs w:val="22"/>
        </w:rPr>
      </w:pPr>
      <w:r w:rsidRPr="003B5DDE">
        <w:rPr>
          <w:rStyle w:val="Strong"/>
          <w:rFonts w:asciiTheme="minorHAnsi" w:hAnsiTheme="minorHAnsi" w:cstheme="minorHAnsi"/>
          <w:b w:val="0"/>
          <w:bCs w:val="0"/>
          <w:noProof/>
          <w:sz w:val="22"/>
          <w:szCs w:val="22"/>
        </w:rPr>
        <w:drawing>
          <wp:inline distT="0" distB="0" distL="0" distR="0" wp14:anchorId="4E1F94EC" wp14:editId="38EB308A">
            <wp:extent cx="4342857" cy="866667"/>
            <wp:effectExtent l="0" t="0" r="635" b="0"/>
            <wp:docPr id="2141405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05627" name="Picture 1" descr="A screenshot of a computer&#10;&#10;AI-generated content may be incorrect."/>
                    <pic:cNvPicPr/>
                  </pic:nvPicPr>
                  <pic:blipFill>
                    <a:blip r:embed="rId61"/>
                    <a:stretch>
                      <a:fillRect/>
                    </a:stretch>
                  </pic:blipFill>
                  <pic:spPr>
                    <a:xfrm>
                      <a:off x="0" y="0"/>
                      <a:ext cx="4342857" cy="866667"/>
                    </a:xfrm>
                    <a:prstGeom prst="rect">
                      <a:avLst/>
                    </a:prstGeom>
                  </pic:spPr>
                </pic:pic>
              </a:graphicData>
            </a:graphic>
          </wp:inline>
        </w:drawing>
      </w:r>
    </w:p>
    <w:p w14:paraId="254524F6" w14:textId="7F41C936" w:rsidR="003B5DDE" w:rsidRDefault="00344A28" w:rsidP="00174964">
      <w:pPr>
        <w:spacing w:after="240"/>
        <w:rPr>
          <w:rStyle w:val="Strong"/>
          <w:rFonts w:asciiTheme="minorHAnsi" w:hAnsiTheme="minorHAnsi" w:cstheme="minorHAnsi"/>
          <w:b w:val="0"/>
          <w:bCs w:val="0"/>
          <w:noProof/>
          <w:sz w:val="22"/>
          <w:szCs w:val="22"/>
        </w:rPr>
      </w:pPr>
      <w:r>
        <w:rPr>
          <w:noProof/>
        </w:rPr>
        <w:lastRenderedPageBreak/>
        <w:drawing>
          <wp:inline distT="0" distB="0" distL="0" distR="0" wp14:anchorId="758CD341" wp14:editId="57E4CAB8">
            <wp:extent cx="3752381" cy="1828571"/>
            <wp:effectExtent l="0" t="0" r="635" b="635"/>
            <wp:docPr id="702640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40007" name="Picture 1" descr="A screenshot of a computer&#10;&#10;AI-generated content may be incorrect."/>
                    <pic:cNvPicPr/>
                  </pic:nvPicPr>
                  <pic:blipFill>
                    <a:blip r:embed="rId62"/>
                    <a:stretch>
                      <a:fillRect/>
                    </a:stretch>
                  </pic:blipFill>
                  <pic:spPr>
                    <a:xfrm>
                      <a:off x="0" y="0"/>
                      <a:ext cx="3752381" cy="1828571"/>
                    </a:xfrm>
                    <a:prstGeom prst="rect">
                      <a:avLst/>
                    </a:prstGeom>
                  </pic:spPr>
                </pic:pic>
              </a:graphicData>
            </a:graphic>
          </wp:inline>
        </w:drawing>
      </w:r>
    </w:p>
    <w:p w14:paraId="3195AE08" w14:textId="7321CFD8" w:rsidR="00E2655A" w:rsidRDefault="00306B71" w:rsidP="00E42FBB">
      <w:pPr>
        <w:spacing w:after="240"/>
        <w:jc w:val="both"/>
        <w:rPr>
          <w:rStyle w:val="Strong"/>
          <w:rFonts w:asciiTheme="minorHAnsi" w:hAnsiTheme="minorHAnsi" w:cstheme="minorBidi"/>
          <w:b w:val="0"/>
          <w:bCs w:val="0"/>
          <w:noProof/>
          <w:sz w:val="22"/>
          <w:szCs w:val="22"/>
        </w:rPr>
      </w:pPr>
      <w:r w:rsidRPr="5973C106">
        <w:rPr>
          <w:rStyle w:val="Strong"/>
          <w:rFonts w:asciiTheme="minorHAnsi" w:hAnsiTheme="minorHAnsi" w:cstheme="minorBidi"/>
          <w:b w:val="0"/>
          <w:bCs w:val="0"/>
          <w:noProof/>
          <w:sz w:val="22"/>
          <w:szCs w:val="22"/>
        </w:rPr>
        <w:t>When the Asset Manager goes into the Approval Request, the</w:t>
      </w:r>
      <w:r w:rsidR="0014290B" w:rsidRPr="5973C106">
        <w:rPr>
          <w:rStyle w:val="Strong"/>
          <w:rFonts w:asciiTheme="minorHAnsi" w:hAnsiTheme="minorHAnsi" w:cstheme="minorBidi"/>
          <w:b w:val="0"/>
          <w:bCs w:val="0"/>
          <w:noProof/>
          <w:sz w:val="22"/>
          <w:szCs w:val="22"/>
        </w:rPr>
        <w:t>re will be some basic details shown</w:t>
      </w:r>
      <w:r w:rsidR="00B14B97" w:rsidRPr="5973C106">
        <w:rPr>
          <w:rStyle w:val="Strong"/>
          <w:rFonts w:asciiTheme="minorHAnsi" w:hAnsiTheme="minorHAnsi" w:cstheme="minorBidi"/>
          <w:b w:val="0"/>
          <w:bCs w:val="0"/>
          <w:noProof/>
          <w:sz w:val="22"/>
          <w:szCs w:val="22"/>
        </w:rPr>
        <w:t>. The Asset Manage</w:t>
      </w:r>
      <w:r w:rsidR="001F28DD" w:rsidRPr="5973C106">
        <w:rPr>
          <w:rStyle w:val="Strong"/>
          <w:rFonts w:asciiTheme="minorHAnsi" w:hAnsiTheme="minorHAnsi" w:cstheme="minorBidi"/>
          <w:b w:val="0"/>
          <w:bCs w:val="0"/>
          <w:noProof/>
          <w:sz w:val="22"/>
          <w:szCs w:val="22"/>
        </w:rPr>
        <w:t>r can</w:t>
      </w:r>
      <w:r w:rsidR="00E84C36" w:rsidRPr="5973C106">
        <w:rPr>
          <w:rStyle w:val="Strong"/>
          <w:rFonts w:asciiTheme="minorHAnsi" w:hAnsiTheme="minorHAnsi" w:cstheme="minorBidi"/>
          <w:b w:val="0"/>
          <w:bCs w:val="0"/>
          <w:noProof/>
          <w:sz w:val="22"/>
          <w:szCs w:val="22"/>
        </w:rPr>
        <w:t xml:space="preserve"> click on the hyperlinked Opportunity Name</w:t>
      </w:r>
      <w:r w:rsidR="001F28DD" w:rsidRPr="5973C106">
        <w:rPr>
          <w:rStyle w:val="Strong"/>
          <w:rFonts w:asciiTheme="minorHAnsi" w:hAnsiTheme="minorHAnsi" w:cstheme="minorBidi"/>
          <w:b w:val="0"/>
          <w:bCs w:val="0"/>
          <w:noProof/>
          <w:sz w:val="22"/>
          <w:szCs w:val="22"/>
        </w:rPr>
        <w:t xml:space="preserve"> </w:t>
      </w:r>
      <w:r w:rsidR="00E84C36" w:rsidRPr="5973C106">
        <w:rPr>
          <w:rStyle w:val="Strong"/>
          <w:rFonts w:asciiTheme="minorHAnsi" w:hAnsiTheme="minorHAnsi" w:cstheme="minorBidi"/>
          <w:b w:val="0"/>
          <w:bCs w:val="0"/>
          <w:noProof/>
          <w:sz w:val="22"/>
          <w:szCs w:val="22"/>
        </w:rPr>
        <w:t xml:space="preserve">to open the </w:t>
      </w:r>
      <w:r w:rsidR="001F28DD" w:rsidRPr="5973C106">
        <w:rPr>
          <w:rStyle w:val="Strong"/>
          <w:rFonts w:asciiTheme="minorHAnsi" w:hAnsiTheme="minorHAnsi" w:cstheme="minorBidi"/>
          <w:b w:val="0"/>
          <w:bCs w:val="0"/>
          <w:noProof/>
          <w:sz w:val="22"/>
          <w:szCs w:val="22"/>
        </w:rPr>
        <w:t xml:space="preserve">Opportunity </w:t>
      </w:r>
      <w:r w:rsidR="00E84C36" w:rsidRPr="5973C106">
        <w:rPr>
          <w:rStyle w:val="Strong"/>
          <w:rFonts w:asciiTheme="minorHAnsi" w:hAnsiTheme="minorHAnsi" w:cstheme="minorBidi"/>
          <w:b w:val="0"/>
          <w:bCs w:val="0"/>
          <w:noProof/>
          <w:sz w:val="22"/>
          <w:szCs w:val="22"/>
        </w:rPr>
        <w:t xml:space="preserve">and </w:t>
      </w:r>
      <w:r w:rsidR="001F28DD" w:rsidRPr="5973C106">
        <w:rPr>
          <w:rStyle w:val="Strong"/>
          <w:rFonts w:asciiTheme="minorHAnsi" w:hAnsiTheme="minorHAnsi" w:cstheme="minorBidi"/>
          <w:b w:val="0"/>
          <w:bCs w:val="0"/>
          <w:noProof/>
          <w:sz w:val="22"/>
          <w:szCs w:val="22"/>
        </w:rPr>
        <w:t>view all the details before either Approving or Rejecting</w:t>
      </w:r>
      <w:r w:rsidR="7AE6C03C" w:rsidRPr="5973C106">
        <w:rPr>
          <w:rStyle w:val="Strong"/>
          <w:rFonts w:asciiTheme="minorHAnsi" w:hAnsiTheme="minorHAnsi" w:cstheme="minorBidi"/>
          <w:b w:val="0"/>
          <w:bCs w:val="0"/>
          <w:noProof/>
          <w:sz w:val="22"/>
          <w:szCs w:val="22"/>
        </w:rPr>
        <w:t xml:space="preserve"> or Reassign</w:t>
      </w:r>
      <w:r w:rsidR="001F28DD" w:rsidRPr="5973C106">
        <w:rPr>
          <w:rStyle w:val="Strong"/>
          <w:rFonts w:asciiTheme="minorHAnsi" w:hAnsiTheme="minorHAnsi" w:cstheme="minorBidi"/>
          <w:b w:val="0"/>
          <w:bCs w:val="0"/>
          <w:noProof/>
          <w:sz w:val="22"/>
          <w:szCs w:val="22"/>
        </w:rPr>
        <w:t xml:space="preserve"> the Approval Request.</w:t>
      </w:r>
    </w:p>
    <w:p w14:paraId="62681FA4" w14:textId="2B23CABC" w:rsidR="001F28DD" w:rsidRDefault="001F28DD"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b w:val="0"/>
          <w:bCs w:val="0"/>
          <w:noProof/>
          <w:sz w:val="22"/>
          <w:szCs w:val="22"/>
        </w:rPr>
        <w:drawing>
          <wp:inline distT="0" distB="0" distL="0" distR="0" wp14:anchorId="17255CD3" wp14:editId="2FC3A613">
            <wp:extent cx="5943600" cy="2223770"/>
            <wp:effectExtent l="0" t="0" r="0" b="5080"/>
            <wp:docPr id="602357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57142" name="Picture 1" descr="A screenshot of a computer&#10;&#10;AI-generated content may be incorrect."/>
                    <pic:cNvPicPr/>
                  </pic:nvPicPr>
                  <pic:blipFill>
                    <a:blip r:embed="rId63"/>
                    <a:stretch>
                      <a:fillRect/>
                    </a:stretch>
                  </pic:blipFill>
                  <pic:spPr>
                    <a:xfrm>
                      <a:off x="0" y="0"/>
                      <a:ext cx="5943600" cy="2223770"/>
                    </a:xfrm>
                    <a:prstGeom prst="rect">
                      <a:avLst/>
                    </a:prstGeom>
                  </pic:spPr>
                </pic:pic>
              </a:graphicData>
            </a:graphic>
          </wp:inline>
        </w:drawing>
      </w:r>
    </w:p>
    <w:p w14:paraId="23A43F3C" w14:textId="131E6BEB" w:rsidR="001F28DD" w:rsidRDefault="001F28DD"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 xml:space="preserve">If the Approval Request is rejected, a comment must be entered. </w:t>
      </w:r>
    </w:p>
    <w:p w14:paraId="18E03249" w14:textId="636DC7D9" w:rsidR="00FD2C6F" w:rsidRDefault="00FD2C6F" w:rsidP="00174964">
      <w:pPr>
        <w:spacing w:after="240"/>
        <w:rPr>
          <w:rStyle w:val="Strong"/>
          <w:rFonts w:asciiTheme="minorHAnsi" w:hAnsiTheme="minorHAnsi" w:cstheme="minorHAnsi"/>
          <w:b w:val="0"/>
          <w:bCs w:val="0"/>
          <w:noProof/>
          <w:sz w:val="22"/>
          <w:szCs w:val="22"/>
        </w:rPr>
      </w:pPr>
      <w:r>
        <w:rPr>
          <w:noProof/>
        </w:rPr>
        <w:drawing>
          <wp:inline distT="0" distB="0" distL="0" distR="0" wp14:anchorId="0598BF67" wp14:editId="6E4E541A">
            <wp:extent cx="4683647" cy="3381183"/>
            <wp:effectExtent l="0" t="0" r="3175" b="0"/>
            <wp:docPr id="1954458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58656" name="Picture 1" descr="A screenshot of a computer&#10;&#10;AI-generated content may be incorrect."/>
                    <pic:cNvPicPr/>
                  </pic:nvPicPr>
                  <pic:blipFill rotWithShape="1">
                    <a:blip r:embed="rId64"/>
                    <a:srcRect t="7766"/>
                    <a:stretch/>
                  </pic:blipFill>
                  <pic:spPr bwMode="auto">
                    <a:xfrm>
                      <a:off x="0" y="0"/>
                      <a:ext cx="4701285" cy="3393916"/>
                    </a:xfrm>
                    <a:prstGeom prst="rect">
                      <a:avLst/>
                    </a:prstGeom>
                    <a:ln>
                      <a:noFill/>
                    </a:ln>
                    <a:extLst>
                      <a:ext uri="{53640926-AAD7-44D8-BBD7-CCE9431645EC}">
                        <a14:shadowObscured xmlns:a14="http://schemas.microsoft.com/office/drawing/2010/main"/>
                      </a:ext>
                    </a:extLst>
                  </pic:spPr>
                </pic:pic>
              </a:graphicData>
            </a:graphic>
          </wp:inline>
        </w:drawing>
      </w:r>
    </w:p>
    <w:p w14:paraId="042CCE81" w14:textId="7D824FFC" w:rsidR="00541267" w:rsidRDefault="00217E1F"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lastRenderedPageBreak/>
        <w:t>After the Rejection, the comment will be shown on the Approval Request</w:t>
      </w:r>
      <w:r w:rsidR="007B2463">
        <w:rPr>
          <w:rStyle w:val="Strong"/>
          <w:rFonts w:asciiTheme="minorHAnsi" w:hAnsiTheme="minorHAnsi" w:cstheme="minorHAnsi"/>
          <w:b w:val="0"/>
          <w:bCs w:val="0"/>
          <w:noProof/>
          <w:sz w:val="22"/>
          <w:szCs w:val="22"/>
        </w:rPr>
        <w:t>. I</w:t>
      </w:r>
      <w:r>
        <w:rPr>
          <w:rStyle w:val="Strong"/>
          <w:rFonts w:asciiTheme="minorHAnsi" w:hAnsiTheme="minorHAnsi" w:cstheme="minorHAnsi"/>
          <w:b w:val="0"/>
          <w:bCs w:val="0"/>
          <w:noProof/>
          <w:sz w:val="22"/>
          <w:szCs w:val="22"/>
        </w:rPr>
        <w:t>t will show that it has been rejected</w:t>
      </w:r>
      <w:r w:rsidR="00A31100">
        <w:rPr>
          <w:rStyle w:val="Strong"/>
          <w:rFonts w:asciiTheme="minorHAnsi" w:hAnsiTheme="minorHAnsi" w:cstheme="minorHAnsi"/>
          <w:b w:val="0"/>
          <w:bCs w:val="0"/>
          <w:noProof/>
          <w:sz w:val="22"/>
          <w:szCs w:val="22"/>
        </w:rPr>
        <w:t xml:space="preserve"> on both the Approval Request and on the Opportunity’s Approval History. </w:t>
      </w:r>
    </w:p>
    <w:p w14:paraId="23AB0970" w14:textId="77777777" w:rsidR="00541267" w:rsidRDefault="00541267"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drawing>
          <wp:inline distT="0" distB="0" distL="0" distR="0" wp14:anchorId="30FB5E5F" wp14:editId="7395CE1F">
            <wp:extent cx="5943600" cy="1861820"/>
            <wp:effectExtent l="0" t="0" r="0" b="5080"/>
            <wp:docPr id="1572905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05268" name="Picture 1" descr="A screenshot of a computer&#10;&#10;AI-generated content may be incorrect."/>
                    <pic:cNvPicPr/>
                  </pic:nvPicPr>
                  <pic:blipFill>
                    <a:blip r:embed="rId65"/>
                    <a:stretch>
                      <a:fillRect/>
                    </a:stretch>
                  </pic:blipFill>
                  <pic:spPr>
                    <a:xfrm>
                      <a:off x="0" y="0"/>
                      <a:ext cx="5943600" cy="1861820"/>
                    </a:xfrm>
                    <a:prstGeom prst="rect">
                      <a:avLst/>
                    </a:prstGeom>
                  </pic:spPr>
                </pic:pic>
              </a:graphicData>
            </a:graphic>
          </wp:inline>
        </w:drawing>
      </w:r>
    </w:p>
    <w:p w14:paraId="14C26339" w14:textId="77777777" w:rsidR="00C80CDB" w:rsidRDefault="0081425A"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 xml:space="preserve">The Stage also moves back to </w:t>
      </w:r>
      <w:r w:rsidRPr="002E01DA">
        <w:rPr>
          <w:rStyle w:val="Strong"/>
          <w:rFonts w:asciiTheme="minorHAnsi" w:hAnsiTheme="minorHAnsi" w:cstheme="minorHAnsi"/>
          <w:b w:val="0"/>
          <w:bCs w:val="0"/>
          <w:i/>
          <w:iCs/>
          <w:noProof/>
          <w:sz w:val="22"/>
          <w:szCs w:val="22"/>
        </w:rPr>
        <w:t>In Negotiation</w:t>
      </w:r>
      <w:r>
        <w:rPr>
          <w:rStyle w:val="Strong"/>
          <w:rFonts w:asciiTheme="minorHAnsi" w:hAnsiTheme="minorHAnsi" w:cstheme="minorHAnsi"/>
          <w:b w:val="0"/>
          <w:bCs w:val="0"/>
          <w:noProof/>
          <w:sz w:val="22"/>
          <w:szCs w:val="22"/>
        </w:rPr>
        <w:t xml:space="preserve">, so that the Commercial Leasing Team can either make a new offer or close the opportunity if there is no further chance of </w:t>
      </w:r>
      <w:r w:rsidR="00C80CDB">
        <w:rPr>
          <w:rStyle w:val="Strong"/>
          <w:rFonts w:asciiTheme="minorHAnsi" w:hAnsiTheme="minorHAnsi" w:cstheme="minorHAnsi"/>
          <w:b w:val="0"/>
          <w:bCs w:val="0"/>
          <w:noProof/>
          <w:sz w:val="22"/>
          <w:szCs w:val="22"/>
        </w:rPr>
        <w:t xml:space="preserve">improvements. </w:t>
      </w:r>
    </w:p>
    <w:p w14:paraId="6A5E8501" w14:textId="013B0700" w:rsidR="00217E1F" w:rsidRDefault="00C80CDB" w:rsidP="00335D24">
      <w:pPr>
        <w:rPr>
          <w:rStyle w:val="Strong"/>
          <w:rFonts w:asciiTheme="minorHAnsi" w:hAnsiTheme="minorHAnsi" w:cstheme="minorHAnsi"/>
          <w:b w:val="0"/>
          <w:bCs w:val="0"/>
          <w:noProof/>
          <w:sz w:val="22"/>
          <w:szCs w:val="22"/>
        </w:rPr>
      </w:pPr>
      <w:r>
        <w:rPr>
          <w:noProof/>
        </w:rPr>
        <w:drawing>
          <wp:inline distT="0" distB="0" distL="0" distR="0" wp14:anchorId="50884F09" wp14:editId="29BC7C43">
            <wp:extent cx="5943600" cy="2606040"/>
            <wp:effectExtent l="0" t="0" r="0" b="3810"/>
            <wp:docPr id="569068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68134" name="Picture 1" descr="A screenshot of a computer&#10;&#10;AI-generated content may be incorrect."/>
                    <pic:cNvPicPr/>
                  </pic:nvPicPr>
                  <pic:blipFill>
                    <a:blip r:embed="rId66"/>
                    <a:stretch>
                      <a:fillRect/>
                    </a:stretch>
                  </pic:blipFill>
                  <pic:spPr>
                    <a:xfrm>
                      <a:off x="0" y="0"/>
                      <a:ext cx="5943600" cy="2606040"/>
                    </a:xfrm>
                    <a:prstGeom prst="rect">
                      <a:avLst/>
                    </a:prstGeom>
                  </pic:spPr>
                </pic:pic>
              </a:graphicData>
            </a:graphic>
          </wp:inline>
        </w:drawing>
      </w:r>
      <w:r w:rsidR="00217E1F">
        <w:rPr>
          <w:rStyle w:val="Strong"/>
          <w:rFonts w:asciiTheme="minorHAnsi" w:hAnsiTheme="minorHAnsi" w:cstheme="minorHAnsi"/>
          <w:b w:val="0"/>
          <w:bCs w:val="0"/>
          <w:noProof/>
          <w:sz w:val="22"/>
          <w:szCs w:val="22"/>
        </w:rPr>
        <w:t xml:space="preserve"> </w:t>
      </w:r>
    </w:p>
    <w:p w14:paraId="6E381213" w14:textId="77777777" w:rsidR="001F28DD" w:rsidRDefault="001F28DD" w:rsidP="00335D24">
      <w:pPr>
        <w:rPr>
          <w:rStyle w:val="Strong"/>
          <w:rFonts w:asciiTheme="minorHAnsi" w:hAnsiTheme="minorHAnsi" w:cstheme="minorHAnsi"/>
          <w:b w:val="0"/>
          <w:bCs w:val="0"/>
          <w:noProof/>
          <w:sz w:val="22"/>
          <w:szCs w:val="22"/>
        </w:rPr>
      </w:pPr>
    </w:p>
    <w:p w14:paraId="57172461" w14:textId="77777777" w:rsidR="00CB69D9" w:rsidRDefault="000C1A3D"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 xml:space="preserve">To submit again, follow the same process – all the different Approvals will be listed on the Related Tab for a full history. </w:t>
      </w:r>
      <w:r w:rsidR="00671FD9">
        <w:rPr>
          <w:rStyle w:val="Strong"/>
          <w:rFonts w:asciiTheme="minorHAnsi" w:hAnsiTheme="minorHAnsi" w:cstheme="minorHAnsi"/>
          <w:b w:val="0"/>
          <w:bCs w:val="0"/>
          <w:noProof/>
          <w:sz w:val="22"/>
          <w:szCs w:val="22"/>
        </w:rPr>
        <w:t xml:space="preserve">This time the Asset Manager wants to approve the Request. Again a comment should be added </w:t>
      </w:r>
      <w:r w:rsidR="000E676A">
        <w:rPr>
          <w:rStyle w:val="Strong"/>
          <w:rFonts w:asciiTheme="minorHAnsi" w:hAnsiTheme="minorHAnsi" w:cstheme="minorHAnsi"/>
          <w:b w:val="0"/>
          <w:bCs w:val="0"/>
          <w:noProof/>
          <w:sz w:val="22"/>
          <w:szCs w:val="22"/>
        </w:rPr>
        <w:t xml:space="preserve">so there is a history. </w:t>
      </w:r>
    </w:p>
    <w:p w14:paraId="568296CD" w14:textId="0450E1FE" w:rsidR="00CB69D9" w:rsidRDefault="00CB69D9"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drawing>
          <wp:inline distT="0" distB="0" distL="0" distR="0" wp14:anchorId="2DFA7822" wp14:editId="7334FF21">
            <wp:extent cx="5943600" cy="2155190"/>
            <wp:effectExtent l="0" t="0" r="0" b="0"/>
            <wp:docPr id="1682093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93700" name="Picture 1" descr="A screenshot of a computer&#10;&#10;AI-generated content may be incorrect."/>
                    <pic:cNvPicPr/>
                  </pic:nvPicPr>
                  <pic:blipFill>
                    <a:blip r:embed="rId67"/>
                    <a:stretch>
                      <a:fillRect/>
                    </a:stretch>
                  </pic:blipFill>
                  <pic:spPr>
                    <a:xfrm>
                      <a:off x="0" y="0"/>
                      <a:ext cx="5943600" cy="2155190"/>
                    </a:xfrm>
                    <a:prstGeom prst="rect">
                      <a:avLst/>
                    </a:prstGeom>
                  </pic:spPr>
                </pic:pic>
              </a:graphicData>
            </a:graphic>
          </wp:inline>
        </w:drawing>
      </w:r>
    </w:p>
    <w:p w14:paraId="3A49453D" w14:textId="4C360089" w:rsidR="000C1A3D" w:rsidRDefault="000E676A"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lastRenderedPageBreak/>
        <w:t>Again th</w:t>
      </w:r>
      <w:r w:rsidR="00CB69D9">
        <w:rPr>
          <w:rStyle w:val="Strong"/>
          <w:rFonts w:asciiTheme="minorHAnsi" w:hAnsiTheme="minorHAnsi" w:cstheme="minorHAnsi"/>
          <w:b w:val="0"/>
          <w:bCs w:val="0"/>
          <w:noProof/>
          <w:sz w:val="22"/>
          <w:szCs w:val="22"/>
        </w:rPr>
        <w:t xml:space="preserve">e related list on the Opportunity will reflect this approval and the stage will move on to </w:t>
      </w:r>
      <w:r w:rsidR="00156831" w:rsidRPr="002E01DA">
        <w:rPr>
          <w:rStyle w:val="Strong"/>
          <w:rFonts w:asciiTheme="minorHAnsi" w:hAnsiTheme="minorHAnsi" w:cstheme="minorHAnsi"/>
          <w:noProof/>
          <w:color w:val="65BCAB" w:themeColor="accent2"/>
          <w:sz w:val="22"/>
          <w:szCs w:val="22"/>
        </w:rPr>
        <w:t>IC Approval</w:t>
      </w:r>
      <w:r w:rsidR="00156831" w:rsidRPr="002E01DA">
        <w:rPr>
          <w:rStyle w:val="Strong"/>
          <w:rFonts w:asciiTheme="minorHAnsi" w:hAnsiTheme="minorHAnsi" w:cstheme="minorHAnsi"/>
          <w:b w:val="0"/>
          <w:bCs w:val="0"/>
          <w:noProof/>
          <w:color w:val="65BCAB" w:themeColor="accent2"/>
          <w:sz w:val="22"/>
          <w:szCs w:val="22"/>
        </w:rPr>
        <w:t xml:space="preserve"> </w:t>
      </w:r>
      <w:r w:rsidR="005E6458">
        <w:rPr>
          <w:rStyle w:val="Strong"/>
          <w:rFonts w:asciiTheme="minorHAnsi" w:hAnsiTheme="minorHAnsi" w:cstheme="minorHAnsi"/>
          <w:b w:val="0"/>
          <w:bCs w:val="0"/>
          <w:noProof/>
          <w:sz w:val="22"/>
          <w:szCs w:val="22"/>
        </w:rPr>
        <w:t xml:space="preserve">stage </w:t>
      </w:r>
      <w:r w:rsidR="00156831">
        <w:rPr>
          <w:rStyle w:val="Strong"/>
          <w:rFonts w:asciiTheme="minorHAnsi" w:hAnsiTheme="minorHAnsi" w:cstheme="minorHAnsi"/>
          <w:b w:val="0"/>
          <w:bCs w:val="0"/>
          <w:noProof/>
          <w:sz w:val="22"/>
          <w:szCs w:val="22"/>
        </w:rPr>
        <w:t xml:space="preserve">automatically. </w:t>
      </w:r>
    </w:p>
    <w:p w14:paraId="1F09CFB8" w14:textId="1EE44417" w:rsidR="00B137D8" w:rsidRDefault="002868FE" w:rsidP="00174964">
      <w:pPr>
        <w:spacing w:after="240"/>
        <w:rPr>
          <w:rStyle w:val="Strong"/>
          <w:rFonts w:asciiTheme="minorHAnsi" w:hAnsiTheme="minorHAnsi" w:cstheme="minorHAnsi"/>
          <w:b w:val="0"/>
          <w:bCs w:val="0"/>
          <w:noProof/>
          <w:sz w:val="22"/>
          <w:szCs w:val="22"/>
        </w:rPr>
      </w:pPr>
      <w:r>
        <w:rPr>
          <w:noProof/>
        </w:rPr>
        <w:drawing>
          <wp:inline distT="0" distB="0" distL="0" distR="0" wp14:anchorId="3614DA22" wp14:editId="33A59E86">
            <wp:extent cx="5943600" cy="2524125"/>
            <wp:effectExtent l="0" t="0" r="0" b="9525"/>
            <wp:docPr id="1738087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87414" name="Picture 1" descr="A screenshot of a computer&#10;&#10;AI-generated content may be incorrect."/>
                    <pic:cNvPicPr/>
                  </pic:nvPicPr>
                  <pic:blipFill>
                    <a:blip r:embed="rId68"/>
                    <a:stretch>
                      <a:fillRect/>
                    </a:stretch>
                  </pic:blipFill>
                  <pic:spPr>
                    <a:xfrm>
                      <a:off x="0" y="0"/>
                      <a:ext cx="5943600" cy="2524125"/>
                    </a:xfrm>
                    <a:prstGeom prst="rect">
                      <a:avLst/>
                    </a:prstGeom>
                  </pic:spPr>
                </pic:pic>
              </a:graphicData>
            </a:graphic>
          </wp:inline>
        </w:drawing>
      </w:r>
    </w:p>
    <w:p w14:paraId="2C754835" w14:textId="2CFD85FC" w:rsidR="000C1A3D" w:rsidRDefault="002868FE"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Further to this, the date as well as the AM comments are saved to the opportunity under the Approval Section. Once the IC Appr</w:t>
      </w:r>
      <w:r w:rsidR="00ED4940">
        <w:rPr>
          <w:rStyle w:val="Strong"/>
          <w:rFonts w:asciiTheme="minorHAnsi" w:hAnsiTheme="minorHAnsi" w:cstheme="minorHAnsi"/>
          <w:b w:val="0"/>
          <w:bCs w:val="0"/>
          <w:noProof/>
          <w:sz w:val="22"/>
          <w:szCs w:val="22"/>
        </w:rPr>
        <w:t xml:space="preserve">oval has been obtained, and the stage marked as complete, the IC Sign Off Date will also be stamped with the completion date. </w:t>
      </w:r>
    </w:p>
    <w:p w14:paraId="2604E555" w14:textId="311C44F0" w:rsidR="00052782" w:rsidRPr="00174964" w:rsidRDefault="00973B94" w:rsidP="00174964">
      <w:pPr>
        <w:spacing w:after="240"/>
        <w:rPr>
          <w:rStyle w:val="Strong"/>
        </w:rPr>
      </w:pPr>
      <w:r w:rsidRPr="00174964">
        <w:rPr>
          <w:rStyle w:val="Strong"/>
          <w:rFonts w:asciiTheme="minorHAnsi" w:hAnsiTheme="minorHAnsi" w:cstheme="minorHAnsi"/>
          <w:noProof/>
          <w:sz w:val="22"/>
          <w:szCs w:val="22"/>
        </w:rPr>
        <w:drawing>
          <wp:inline distT="0" distB="0" distL="0" distR="0" wp14:anchorId="44C8DCFA" wp14:editId="0DB7F9A9">
            <wp:extent cx="5943600" cy="986790"/>
            <wp:effectExtent l="0" t="0" r="0" b="3810"/>
            <wp:docPr id="840437014" name="Picture 1" descr="A close-up of a post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37014" name="Picture 1" descr="A close-up of a postcard&#10;&#10;AI-generated content may be incorrect."/>
                    <pic:cNvPicPr/>
                  </pic:nvPicPr>
                  <pic:blipFill>
                    <a:blip r:embed="rId69"/>
                    <a:stretch>
                      <a:fillRect/>
                    </a:stretch>
                  </pic:blipFill>
                  <pic:spPr>
                    <a:xfrm>
                      <a:off x="0" y="0"/>
                      <a:ext cx="5943600" cy="986790"/>
                    </a:xfrm>
                    <a:prstGeom prst="rect">
                      <a:avLst/>
                    </a:prstGeom>
                  </pic:spPr>
                </pic:pic>
              </a:graphicData>
            </a:graphic>
          </wp:inline>
        </w:drawing>
      </w:r>
    </w:p>
    <w:p w14:paraId="42F7CE72" w14:textId="77777777" w:rsidR="00E42FBB" w:rsidRDefault="00E42FBB">
      <w:pPr>
        <w:rPr>
          <w:rFonts w:ascii="Arial" w:hAnsi="Arial"/>
          <w:kern w:val="28"/>
          <w:sz w:val="22"/>
          <w:szCs w:val="20"/>
          <w:lang w:eastAsia="en-US"/>
        </w:rPr>
      </w:pPr>
      <w:bookmarkStart w:id="184" w:name="_Task_Statuses"/>
      <w:bookmarkStart w:id="185" w:name="_Cancel_or_Close"/>
      <w:bookmarkEnd w:id="184"/>
      <w:bookmarkEnd w:id="185"/>
      <w:r>
        <w:br w:type="page"/>
      </w:r>
    </w:p>
    <w:p w14:paraId="08FFED98" w14:textId="52D15006" w:rsidR="00A977E9" w:rsidRDefault="007D58BC" w:rsidP="00A977E9">
      <w:pPr>
        <w:pStyle w:val="Heading1"/>
      </w:pPr>
      <w:bookmarkStart w:id="186" w:name="_Toc205559989"/>
      <w:r>
        <w:lastRenderedPageBreak/>
        <w:t>Progressing or Closing the Commercial Opportunity</w:t>
      </w:r>
      <w:bookmarkEnd w:id="186"/>
    </w:p>
    <w:p w14:paraId="31F68761" w14:textId="77777777" w:rsidR="00052782" w:rsidRDefault="00052782" w:rsidP="00174964">
      <w:pPr>
        <w:spacing w:after="240"/>
        <w:rPr>
          <w:rStyle w:val="Strong"/>
          <w:rFonts w:asciiTheme="minorHAnsi" w:hAnsiTheme="minorHAnsi" w:cstheme="minorHAnsi"/>
          <w:b w:val="0"/>
          <w:bCs w:val="0"/>
          <w:noProof/>
          <w:sz w:val="22"/>
          <w:szCs w:val="22"/>
        </w:rPr>
      </w:pPr>
      <w:r w:rsidRPr="00086A27">
        <w:rPr>
          <w:rStyle w:val="Strong"/>
          <w:rFonts w:asciiTheme="minorHAnsi" w:hAnsiTheme="minorHAnsi" w:cstheme="minorHAnsi"/>
          <w:b w:val="0"/>
          <w:bCs w:val="0"/>
          <w:noProof/>
          <w:sz w:val="22"/>
          <w:szCs w:val="22"/>
        </w:rPr>
        <w:t>After the IC has approved the offer, the opportunity can now be progressed throughout the rest of the commercial leasing journey.</w:t>
      </w:r>
    </w:p>
    <w:p w14:paraId="5B60C745" w14:textId="5CBFB153" w:rsidR="00E260D0" w:rsidRPr="00086A27" w:rsidRDefault="00E260D0" w:rsidP="002E01DA">
      <w:pPr>
        <w:pStyle w:val="Heading2"/>
        <w:rPr>
          <w:rStyle w:val="Strong"/>
          <w:rFonts w:asciiTheme="minorHAnsi" w:hAnsiTheme="minorHAnsi" w:cstheme="minorBidi"/>
          <w:b w:val="0"/>
          <w:bCs w:val="0"/>
          <w:noProof/>
        </w:rPr>
      </w:pPr>
      <w:bookmarkStart w:id="187" w:name="_Toc205559990"/>
      <w:r w:rsidRPr="0853A057">
        <w:rPr>
          <w:rStyle w:val="Strong"/>
          <w:rFonts w:asciiTheme="minorHAnsi" w:hAnsiTheme="minorHAnsi" w:cstheme="minorBidi"/>
          <w:b w:val="0"/>
          <w:bCs w:val="0"/>
          <w:noProof/>
        </w:rPr>
        <w:t>Capturing Comments &amp; Delays</w:t>
      </w:r>
      <w:bookmarkEnd w:id="187"/>
    </w:p>
    <w:p w14:paraId="75B9D76F" w14:textId="05CA7CB8" w:rsidR="00052782" w:rsidRDefault="00052782" w:rsidP="00174964">
      <w:pPr>
        <w:spacing w:after="240"/>
        <w:rPr>
          <w:rStyle w:val="Strong"/>
          <w:rFonts w:asciiTheme="minorHAnsi" w:hAnsiTheme="minorHAnsi" w:cstheme="minorHAnsi"/>
          <w:b w:val="0"/>
          <w:bCs w:val="0"/>
          <w:noProof/>
          <w:sz w:val="22"/>
          <w:szCs w:val="22"/>
        </w:rPr>
      </w:pPr>
      <w:r w:rsidRPr="00086A27">
        <w:rPr>
          <w:rStyle w:val="Strong"/>
          <w:rFonts w:asciiTheme="minorHAnsi" w:hAnsiTheme="minorHAnsi" w:cstheme="minorHAnsi"/>
          <w:b w:val="0"/>
          <w:bCs w:val="0"/>
          <w:noProof/>
          <w:sz w:val="22"/>
          <w:szCs w:val="22"/>
        </w:rPr>
        <w:t>Progressing through the process, further information can be captured directly on the opportunity. This could include notes for delays and comments</w:t>
      </w:r>
    </w:p>
    <w:p w14:paraId="7E4A409E" w14:textId="51EE6403" w:rsidR="00174964" w:rsidRDefault="00AD23CA" w:rsidP="00174964">
      <w:pPr>
        <w:spacing w:after="240"/>
        <w:rPr>
          <w:rStyle w:val="Strong"/>
          <w:rFonts w:asciiTheme="minorHAnsi" w:hAnsiTheme="minorHAnsi" w:cstheme="minorHAnsi"/>
          <w:b w:val="0"/>
          <w:bCs w:val="0"/>
          <w:noProof/>
          <w:sz w:val="22"/>
          <w:szCs w:val="22"/>
        </w:rPr>
      </w:pPr>
      <w:r>
        <w:rPr>
          <w:noProof/>
        </w:rPr>
        <w:drawing>
          <wp:inline distT="0" distB="0" distL="0" distR="0" wp14:anchorId="417F964A" wp14:editId="38266044">
            <wp:extent cx="5236234" cy="2881047"/>
            <wp:effectExtent l="0" t="0" r="2540" b="0"/>
            <wp:docPr id="893448042" name="Picture 1" descr="A screenshot of a cha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48042" name="Picture 1" descr="A screenshot of a chat box&#10;&#10;AI-generated content may be incorrect."/>
                    <pic:cNvPicPr/>
                  </pic:nvPicPr>
                  <pic:blipFill>
                    <a:blip r:embed="rId70"/>
                    <a:stretch>
                      <a:fillRect/>
                    </a:stretch>
                  </pic:blipFill>
                  <pic:spPr>
                    <a:xfrm>
                      <a:off x="0" y="0"/>
                      <a:ext cx="5242922" cy="2884727"/>
                    </a:xfrm>
                    <a:prstGeom prst="rect">
                      <a:avLst/>
                    </a:prstGeom>
                  </pic:spPr>
                </pic:pic>
              </a:graphicData>
            </a:graphic>
          </wp:inline>
        </w:drawing>
      </w:r>
    </w:p>
    <w:p w14:paraId="4F485877" w14:textId="3AB4234A" w:rsidR="00AD23CA" w:rsidRPr="00086A27" w:rsidRDefault="000D6981" w:rsidP="00174964">
      <w:pPr>
        <w:spacing w:after="240"/>
        <w:rPr>
          <w:rStyle w:val="Strong"/>
          <w:rFonts w:asciiTheme="minorHAnsi" w:hAnsiTheme="minorHAnsi" w:cstheme="minorHAnsi"/>
          <w:b w:val="0"/>
          <w:bCs w:val="0"/>
          <w:noProof/>
          <w:sz w:val="22"/>
          <w:szCs w:val="22"/>
        </w:rPr>
      </w:pPr>
      <w:r>
        <w:rPr>
          <w:noProof/>
        </w:rPr>
        <w:drawing>
          <wp:inline distT="0" distB="0" distL="0" distR="0" wp14:anchorId="2BBA98AA" wp14:editId="60F20E5E">
            <wp:extent cx="5296619" cy="2592329"/>
            <wp:effectExtent l="0" t="0" r="0" b="0"/>
            <wp:docPr id="419856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56660" name="Picture 1" descr="A screenshot of a computer&#10;&#10;AI-generated content may be incorrect."/>
                    <pic:cNvPicPr/>
                  </pic:nvPicPr>
                  <pic:blipFill>
                    <a:blip r:embed="rId71"/>
                    <a:stretch>
                      <a:fillRect/>
                    </a:stretch>
                  </pic:blipFill>
                  <pic:spPr>
                    <a:xfrm>
                      <a:off x="0" y="0"/>
                      <a:ext cx="5300273" cy="2594117"/>
                    </a:xfrm>
                    <a:prstGeom prst="rect">
                      <a:avLst/>
                    </a:prstGeom>
                  </pic:spPr>
                </pic:pic>
              </a:graphicData>
            </a:graphic>
          </wp:inline>
        </w:drawing>
      </w:r>
    </w:p>
    <w:p w14:paraId="758AA193" w14:textId="2B9E882E" w:rsidR="00052782" w:rsidRDefault="008C6799"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lastRenderedPageBreak/>
        <w:drawing>
          <wp:inline distT="0" distB="0" distL="0" distR="0" wp14:anchorId="7BDB21C0" wp14:editId="79A5B008">
            <wp:extent cx="5332024" cy="2812212"/>
            <wp:effectExtent l="0" t="0" r="2540" b="7620"/>
            <wp:docPr id="295692161" name="Picture 1" descr="A screenshot of a cha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92161" name="Picture 1" descr="A screenshot of a chat box&#10;&#10;AI-generated content may be incorrect."/>
                    <pic:cNvPicPr/>
                  </pic:nvPicPr>
                  <pic:blipFill>
                    <a:blip r:embed="rId72"/>
                    <a:stretch>
                      <a:fillRect/>
                    </a:stretch>
                  </pic:blipFill>
                  <pic:spPr>
                    <a:xfrm>
                      <a:off x="0" y="0"/>
                      <a:ext cx="5341261" cy="2817084"/>
                    </a:xfrm>
                    <a:prstGeom prst="rect">
                      <a:avLst/>
                    </a:prstGeom>
                  </pic:spPr>
                </pic:pic>
              </a:graphicData>
            </a:graphic>
          </wp:inline>
        </w:drawing>
      </w:r>
    </w:p>
    <w:p w14:paraId="0A41326A" w14:textId="76D6287B" w:rsidR="008C6799" w:rsidRDefault="008C6799"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 xml:space="preserve">Clicking Save will add this to the Activity Timeline and show all comments/updates that have occurred on the Opportunity. </w:t>
      </w:r>
    </w:p>
    <w:p w14:paraId="62E3002D" w14:textId="320CC0BD" w:rsidR="0070141A" w:rsidRDefault="0070141A"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drawing>
          <wp:inline distT="0" distB="0" distL="0" distR="0" wp14:anchorId="2E4AE768" wp14:editId="1AA61949">
            <wp:extent cx="5866667" cy="3952381"/>
            <wp:effectExtent l="0" t="0" r="1270" b="0"/>
            <wp:docPr id="1395357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57605" name="Picture 1" descr="A screenshot of a computer&#10;&#10;AI-generated content may be incorrect."/>
                    <pic:cNvPicPr/>
                  </pic:nvPicPr>
                  <pic:blipFill>
                    <a:blip r:embed="rId73"/>
                    <a:stretch>
                      <a:fillRect/>
                    </a:stretch>
                  </pic:blipFill>
                  <pic:spPr>
                    <a:xfrm>
                      <a:off x="0" y="0"/>
                      <a:ext cx="5866667" cy="3952381"/>
                    </a:xfrm>
                    <a:prstGeom prst="rect">
                      <a:avLst/>
                    </a:prstGeom>
                  </pic:spPr>
                </pic:pic>
              </a:graphicData>
            </a:graphic>
          </wp:inline>
        </w:drawing>
      </w:r>
    </w:p>
    <w:p w14:paraId="786BCE0F" w14:textId="77777777" w:rsidR="00A70F11" w:rsidRDefault="00A70F11">
      <w:pPr>
        <w:rPr>
          <w:ins w:id="188" w:author="Nikki Papenfus" w:date="2025-08-07T10:24:00Z" w16du:dateUtc="2025-08-07T08:24:00Z"/>
          <w:rStyle w:val="Strong"/>
          <w:rFonts w:asciiTheme="minorHAnsi" w:hAnsiTheme="minorHAnsi" w:cstheme="minorBidi"/>
          <w:b w:val="0"/>
          <w:bCs w:val="0"/>
          <w:noProof/>
          <w:sz w:val="22"/>
          <w:szCs w:val="20"/>
          <w:lang w:eastAsia="en-US"/>
        </w:rPr>
      </w:pPr>
      <w:ins w:id="189" w:author="Nikki Papenfus" w:date="2025-08-07T10:24:00Z" w16du:dateUtc="2025-08-07T08:24:00Z">
        <w:r>
          <w:rPr>
            <w:rStyle w:val="Strong"/>
            <w:rFonts w:asciiTheme="minorHAnsi" w:hAnsiTheme="minorHAnsi" w:cstheme="minorBidi"/>
            <w:b w:val="0"/>
            <w:bCs w:val="0"/>
            <w:noProof/>
          </w:rPr>
          <w:br w:type="page"/>
        </w:r>
      </w:ins>
    </w:p>
    <w:p w14:paraId="3791DA50" w14:textId="41A52AE8" w:rsidR="00E260D0" w:rsidRPr="00086A27" w:rsidRDefault="00E260D0" w:rsidP="002E01DA">
      <w:pPr>
        <w:pStyle w:val="Heading2"/>
        <w:rPr>
          <w:rStyle w:val="Strong"/>
          <w:rFonts w:asciiTheme="minorHAnsi" w:hAnsiTheme="minorHAnsi" w:cstheme="minorBidi"/>
          <w:b w:val="0"/>
          <w:bCs w:val="0"/>
          <w:noProof/>
        </w:rPr>
      </w:pPr>
      <w:bookmarkStart w:id="190" w:name="_Toc205559991"/>
      <w:r w:rsidRPr="0853A057">
        <w:rPr>
          <w:rStyle w:val="Strong"/>
          <w:rFonts w:asciiTheme="minorHAnsi" w:hAnsiTheme="minorHAnsi" w:cstheme="minorBidi"/>
          <w:b w:val="0"/>
          <w:bCs w:val="0"/>
          <w:noProof/>
        </w:rPr>
        <w:lastRenderedPageBreak/>
        <w:t>Closing a Rejected Opportunity</w:t>
      </w:r>
      <w:bookmarkEnd w:id="190"/>
    </w:p>
    <w:p w14:paraId="6BD67D77" w14:textId="11BAE67F" w:rsidR="00052782" w:rsidRDefault="00052782" w:rsidP="00174964">
      <w:pPr>
        <w:spacing w:after="240"/>
        <w:rPr>
          <w:rStyle w:val="Strong"/>
          <w:rFonts w:asciiTheme="minorHAnsi" w:hAnsiTheme="minorHAnsi" w:cstheme="minorHAnsi"/>
          <w:b w:val="0"/>
          <w:bCs w:val="0"/>
          <w:noProof/>
          <w:sz w:val="22"/>
          <w:szCs w:val="22"/>
        </w:rPr>
      </w:pPr>
      <w:r w:rsidRPr="00086A27">
        <w:rPr>
          <w:rStyle w:val="Strong"/>
          <w:rFonts w:asciiTheme="minorHAnsi" w:hAnsiTheme="minorHAnsi" w:cstheme="minorHAnsi"/>
          <w:b w:val="0"/>
          <w:bCs w:val="0"/>
          <w:noProof/>
          <w:sz w:val="22"/>
          <w:szCs w:val="22"/>
        </w:rPr>
        <w:t xml:space="preserve">If the Asset Manager or the IC reject the offer, and it cannot be improved, or Grainger do not want to continue, the Opportunity can be closed. </w:t>
      </w:r>
      <w:r w:rsidR="007F3B9A">
        <w:rPr>
          <w:rStyle w:val="Strong"/>
          <w:rFonts w:asciiTheme="minorHAnsi" w:hAnsiTheme="minorHAnsi" w:cstheme="minorHAnsi"/>
          <w:b w:val="0"/>
          <w:bCs w:val="0"/>
          <w:noProof/>
          <w:sz w:val="22"/>
          <w:szCs w:val="22"/>
        </w:rPr>
        <w:t xml:space="preserve">To close an Opportunity, select the </w:t>
      </w:r>
      <w:r w:rsidR="007F3B9A" w:rsidRPr="002E01DA">
        <w:rPr>
          <w:rStyle w:val="Strong"/>
          <w:rFonts w:asciiTheme="minorHAnsi" w:hAnsiTheme="minorHAnsi" w:cstheme="minorHAnsi"/>
          <w:noProof/>
          <w:color w:val="65BCAB" w:themeColor="accent2"/>
          <w:sz w:val="22"/>
          <w:szCs w:val="22"/>
        </w:rPr>
        <w:t>Closed</w:t>
      </w:r>
      <w:r w:rsidR="007F3B9A" w:rsidRPr="002E01DA">
        <w:rPr>
          <w:rStyle w:val="Strong"/>
          <w:rFonts w:asciiTheme="minorHAnsi" w:hAnsiTheme="minorHAnsi" w:cstheme="minorHAnsi"/>
          <w:b w:val="0"/>
          <w:bCs w:val="0"/>
          <w:noProof/>
          <w:color w:val="65BCAB" w:themeColor="accent2"/>
          <w:sz w:val="22"/>
          <w:szCs w:val="22"/>
        </w:rPr>
        <w:t xml:space="preserve"> </w:t>
      </w:r>
      <w:r w:rsidR="007F3B9A">
        <w:rPr>
          <w:rStyle w:val="Strong"/>
          <w:rFonts w:asciiTheme="minorHAnsi" w:hAnsiTheme="minorHAnsi" w:cstheme="minorHAnsi"/>
          <w:b w:val="0"/>
          <w:bCs w:val="0"/>
          <w:noProof/>
          <w:sz w:val="22"/>
          <w:szCs w:val="22"/>
        </w:rPr>
        <w:t>stage on the path</w:t>
      </w:r>
      <w:r w:rsidR="00377373">
        <w:rPr>
          <w:rStyle w:val="Strong"/>
          <w:rFonts w:asciiTheme="minorHAnsi" w:hAnsiTheme="minorHAnsi" w:cstheme="minorHAnsi"/>
          <w:b w:val="0"/>
          <w:bCs w:val="0"/>
          <w:noProof/>
          <w:sz w:val="22"/>
          <w:szCs w:val="22"/>
        </w:rPr>
        <w:t xml:space="preserve"> and click Select Closed Stage. </w:t>
      </w:r>
    </w:p>
    <w:p w14:paraId="309D33CF" w14:textId="1EAA485F" w:rsidR="00377373" w:rsidRDefault="00377373"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drawing>
          <wp:inline distT="0" distB="0" distL="0" distR="0" wp14:anchorId="05A7293A" wp14:editId="7A504398">
            <wp:extent cx="4304762" cy="2380952"/>
            <wp:effectExtent l="19050" t="19050" r="19685" b="19685"/>
            <wp:docPr id="929208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08176" name="Picture 1" descr="A screenshot of a computer&#10;&#10;AI-generated content may be incorrect."/>
                    <pic:cNvPicPr/>
                  </pic:nvPicPr>
                  <pic:blipFill>
                    <a:blip r:embed="rId74"/>
                    <a:stretch>
                      <a:fillRect/>
                    </a:stretch>
                  </pic:blipFill>
                  <pic:spPr>
                    <a:xfrm>
                      <a:off x="0" y="0"/>
                      <a:ext cx="4304762" cy="2380952"/>
                    </a:xfrm>
                    <a:prstGeom prst="rect">
                      <a:avLst/>
                    </a:prstGeom>
                    <a:ln>
                      <a:solidFill>
                        <a:schemeClr val="bg1">
                          <a:lumMod val="95000"/>
                        </a:schemeClr>
                      </a:solidFill>
                    </a:ln>
                  </pic:spPr>
                </pic:pic>
              </a:graphicData>
            </a:graphic>
          </wp:inline>
        </w:drawing>
      </w:r>
    </w:p>
    <w:p w14:paraId="5ECBC47D" w14:textId="3DDA3FA2" w:rsidR="00377373" w:rsidRDefault="00377373"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This will open a window where more details can be captured. Make sure to change the Stage to Close Lost, and</w:t>
      </w:r>
      <w:r w:rsidR="00DA3471">
        <w:rPr>
          <w:rStyle w:val="Strong"/>
          <w:rFonts w:asciiTheme="minorHAnsi" w:hAnsiTheme="minorHAnsi" w:cstheme="minorHAnsi"/>
          <w:b w:val="0"/>
          <w:bCs w:val="0"/>
          <w:noProof/>
          <w:sz w:val="22"/>
          <w:szCs w:val="22"/>
        </w:rPr>
        <w:t xml:space="preserve"> provide both a Lost Reason and </w:t>
      </w:r>
      <w:r w:rsidR="00027DB8">
        <w:rPr>
          <w:rStyle w:val="Strong"/>
          <w:rFonts w:asciiTheme="minorHAnsi" w:hAnsiTheme="minorHAnsi" w:cstheme="minorHAnsi"/>
          <w:b w:val="0"/>
          <w:bCs w:val="0"/>
          <w:noProof/>
          <w:sz w:val="22"/>
          <w:szCs w:val="22"/>
        </w:rPr>
        <w:t>indicate the team that rejected the offer</w:t>
      </w:r>
      <w:r w:rsidR="005C2E23">
        <w:rPr>
          <w:rStyle w:val="Strong"/>
          <w:rFonts w:asciiTheme="minorHAnsi" w:hAnsiTheme="minorHAnsi" w:cstheme="minorHAnsi"/>
          <w:b w:val="0"/>
          <w:bCs w:val="0"/>
          <w:noProof/>
          <w:sz w:val="22"/>
          <w:szCs w:val="22"/>
        </w:rPr>
        <w:t xml:space="preserve"> in Sub Stage</w:t>
      </w:r>
      <w:r w:rsidR="00027DB8">
        <w:rPr>
          <w:rStyle w:val="Strong"/>
          <w:rFonts w:asciiTheme="minorHAnsi" w:hAnsiTheme="minorHAnsi" w:cstheme="minorHAnsi"/>
          <w:b w:val="0"/>
          <w:bCs w:val="0"/>
          <w:noProof/>
          <w:sz w:val="22"/>
          <w:szCs w:val="22"/>
        </w:rPr>
        <w:t>.</w:t>
      </w:r>
    </w:p>
    <w:p w14:paraId="555CCC5C" w14:textId="46449E10" w:rsidR="005C2E23" w:rsidRDefault="005C2E23" w:rsidP="00174964">
      <w:pPr>
        <w:spacing w:after="240"/>
        <w:rPr>
          <w:rStyle w:val="Strong"/>
          <w:rFonts w:asciiTheme="minorHAnsi" w:hAnsiTheme="minorHAnsi" w:cstheme="minorHAnsi"/>
          <w:b w:val="0"/>
          <w:bCs w:val="0"/>
          <w:noProof/>
          <w:sz w:val="22"/>
          <w:szCs w:val="22"/>
        </w:rPr>
      </w:pPr>
      <w:r>
        <w:rPr>
          <w:noProof/>
        </w:rPr>
        <w:drawing>
          <wp:inline distT="0" distB="0" distL="0" distR="0" wp14:anchorId="5170AEA4" wp14:editId="22D0AF72">
            <wp:extent cx="4727275" cy="2622721"/>
            <wp:effectExtent l="0" t="0" r="0" b="6350"/>
            <wp:docPr id="1937174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74398" name="Picture 1" descr="A screenshot of a computer&#10;&#10;AI-generated content may be incorrect."/>
                    <pic:cNvPicPr/>
                  </pic:nvPicPr>
                  <pic:blipFill>
                    <a:blip r:embed="rId75"/>
                    <a:stretch>
                      <a:fillRect/>
                    </a:stretch>
                  </pic:blipFill>
                  <pic:spPr>
                    <a:xfrm>
                      <a:off x="0" y="0"/>
                      <a:ext cx="4735253" cy="2627147"/>
                    </a:xfrm>
                    <a:prstGeom prst="rect">
                      <a:avLst/>
                    </a:prstGeom>
                  </pic:spPr>
                </pic:pic>
              </a:graphicData>
            </a:graphic>
          </wp:inline>
        </w:drawing>
      </w:r>
    </w:p>
    <w:p w14:paraId="72BCACEF" w14:textId="18DA7449" w:rsidR="005C2E23" w:rsidRDefault="005C2E23"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lastRenderedPageBreak/>
        <w:drawing>
          <wp:inline distT="0" distB="0" distL="0" distR="0" wp14:anchorId="0FABC680" wp14:editId="3C720F65">
            <wp:extent cx="4770408" cy="2597667"/>
            <wp:effectExtent l="0" t="0" r="0" b="0"/>
            <wp:docPr id="1692916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16671" name="Picture 1" descr="A screenshot of a computer&#10;&#10;AI-generated content may be incorrect."/>
                    <pic:cNvPicPr/>
                  </pic:nvPicPr>
                  <pic:blipFill>
                    <a:blip r:embed="rId76"/>
                    <a:stretch>
                      <a:fillRect/>
                    </a:stretch>
                  </pic:blipFill>
                  <pic:spPr>
                    <a:xfrm>
                      <a:off x="0" y="0"/>
                      <a:ext cx="4784053" cy="2605097"/>
                    </a:xfrm>
                    <a:prstGeom prst="rect">
                      <a:avLst/>
                    </a:prstGeom>
                  </pic:spPr>
                </pic:pic>
              </a:graphicData>
            </a:graphic>
          </wp:inline>
        </w:drawing>
      </w:r>
    </w:p>
    <w:p w14:paraId="6328DEC1" w14:textId="0211DFCA" w:rsidR="00052782" w:rsidRDefault="001B37B9" w:rsidP="00174964">
      <w:pPr>
        <w:spacing w:after="240"/>
        <w:rPr>
          <w:rFonts w:asciiTheme="minorHAnsi" w:hAnsiTheme="minorHAnsi" w:cstheme="minorHAnsi"/>
          <w:noProof/>
          <w:sz w:val="22"/>
          <w:szCs w:val="22"/>
        </w:rPr>
      </w:pPr>
      <w:r>
        <w:rPr>
          <w:noProof/>
        </w:rPr>
        <w:drawing>
          <wp:inline distT="0" distB="0" distL="0" distR="0" wp14:anchorId="52B4C97C" wp14:editId="7A7E8995">
            <wp:extent cx="4768213" cy="3062378"/>
            <wp:effectExtent l="0" t="0" r="0" b="5080"/>
            <wp:docPr id="2120844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44930" name="Picture 1" descr="A screenshot of a computer&#10;&#10;AI-generated content may be incorrect."/>
                    <pic:cNvPicPr/>
                  </pic:nvPicPr>
                  <pic:blipFill>
                    <a:blip r:embed="rId77"/>
                    <a:stretch>
                      <a:fillRect/>
                    </a:stretch>
                  </pic:blipFill>
                  <pic:spPr>
                    <a:xfrm>
                      <a:off x="0" y="0"/>
                      <a:ext cx="4773983" cy="3066083"/>
                    </a:xfrm>
                    <a:prstGeom prst="rect">
                      <a:avLst/>
                    </a:prstGeom>
                  </pic:spPr>
                </pic:pic>
              </a:graphicData>
            </a:graphic>
          </wp:inline>
        </w:drawing>
      </w:r>
    </w:p>
    <w:p w14:paraId="67A6EE08" w14:textId="77777777" w:rsidR="005E7DE4" w:rsidRDefault="005E7DE4">
      <w:pPr>
        <w:rPr>
          <w:rFonts w:ascii="Arial" w:hAnsi="Arial"/>
          <w:kern w:val="28"/>
          <w:sz w:val="22"/>
          <w:szCs w:val="20"/>
          <w:lang w:eastAsia="en-US"/>
        </w:rPr>
      </w:pPr>
      <w:r>
        <w:br w:type="page"/>
      </w:r>
    </w:p>
    <w:p w14:paraId="5A91D976" w14:textId="650ABAA3" w:rsidR="00052782" w:rsidRDefault="0083150D" w:rsidP="00A977E9">
      <w:pPr>
        <w:pStyle w:val="Heading1"/>
      </w:pPr>
      <w:bookmarkStart w:id="191" w:name="_Toc205559992"/>
      <w:r>
        <w:lastRenderedPageBreak/>
        <w:t xml:space="preserve">Initial </w:t>
      </w:r>
      <w:r w:rsidR="00052782">
        <w:t>Integration to Qube</w:t>
      </w:r>
      <w:bookmarkEnd w:id="191"/>
    </w:p>
    <w:p w14:paraId="52439330" w14:textId="0CCDFAB4" w:rsidR="00731EEB" w:rsidRPr="002B4F23" w:rsidRDefault="002B4F23" w:rsidP="7A26FE8A">
      <w:pPr>
        <w:rPr>
          <w:rStyle w:val="Strong"/>
          <w:rFonts w:asciiTheme="minorHAnsi" w:hAnsiTheme="minorHAnsi" w:cstheme="minorBidi"/>
          <w:b w:val="0"/>
          <w:bCs w:val="0"/>
          <w:noProof/>
          <w:sz w:val="22"/>
          <w:szCs w:val="22"/>
        </w:rPr>
      </w:pPr>
      <w:r w:rsidRPr="7A26FE8A">
        <w:rPr>
          <w:rStyle w:val="Strong"/>
          <w:rFonts w:asciiTheme="minorHAnsi" w:hAnsiTheme="minorHAnsi" w:cstheme="minorBidi"/>
          <w:b w:val="0"/>
          <w:bCs w:val="0"/>
          <w:noProof/>
          <w:sz w:val="22"/>
          <w:szCs w:val="22"/>
        </w:rPr>
        <w:t xml:space="preserve">The </w:t>
      </w:r>
      <w:r w:rsidR="00731EEB" w:rsidRPr="7A26FE8A">
        <w:rPr>
          <w:rStyle w:val="Strong"/>
          <w:rFonts w:asciiTheme="minorHAnsi" w:hAnsiTheme="minorHAnsi" w:cstheme="minorBidi"/>
          <w:b w:val="0"/>
          <w:bCs w:val="0"/>
          <w:noProof/>
          <w:sz w:val="22"/>
          <w:szCs w:val="22"/>
        </w:rPr>
        <w:t xml:space="preserve">Commercial Opportunity will be integrated to Qube initially when the </w:t>
      </w:r>
      <w:r w:rsidR="00731EEB" w:rsidRPr="002E01DA">
        <w:rPr>
          <w:rStyle w:val="Strong"/>
          <w:rFonts w:asciiTheme="minorHAnsi" w:hAnsiTheme="minorHAnsi" w:cstheme="minorBidi"/>
          <w:noProof/>
          <w:color w:val="65BCAB" w:themeColor="accent2"/>
          <w:sz w:val="22"/>
          <w:szCs w:val="22"/>
        </w:rPr>
        <w:t>Deposit Paid / Create Future Tenancy</w:t>
      </w:r>
      <w:r w:rsidR="00731EEB" w:rsidRPr="002E01DA">
        <w:rPr>
          <w:rStyle w:val="Strong"/>
          <w:rFonts w:asciiTheme="minorHAnsi" w:hAnsiTheme="minorHAnsi" w:cstheme="minorBidi"/>
          <w:b w:val="0"/>
          <w:bCs w:val="0"/>
          <w:noProof/>
          <w:color w:val="65BCAB" w:themeColor="accent2"/>
          <w:sz w:val="22"/>
          <w:szCs w:val="22"/>
        </w:rPr>
        <w:t xml:space="preserve"> </w:t>
      </w:r>
      <w:r w:rsidR="00731EEB" w:rsidRPr="7A26FE8A">
        <w:rPr>
          <w:rStyle w:val="Strong"/>
          <w:rFonts w:asciiTheme="minorHAnsi" w:hAnsiTheme="minorHAnsi" w:cstheme="minorBidi"/>
          <w:b w:val="0"/>
          <w:bCs w:val="0"/>
          <w:noProof/>
          <w:sz w:val="22"/>
          <w:szCs w:val="22"/>
        </w:rPr>
        <w:t xml:space="preserve">checkbox is marked as true. When this is ticked, any Shadow Opportunities will be created for the additional units in </w:t>
      </w:r>
      <w:r w:rsidR="001C7222" w:rsidRPr="7A26FE8A">
        <w:rPr>
          <w:rStyle w:val="Strong"/>
          <w:rFonts w:asciiTheme="minorHAnsi" w:hAnsiTheme="minorHAnsi" w:cstheme="minorBidi"/>
          <w:b w:val="0"/>
          <w:bCs w:val="0"/>
          <w:noProof/>
          <w:sz w:val="22"/>
          <w:szCs w:val="22"/>
        </w:rPr>
        <w:t>the offer</w:t>
      </w:r>
      <w:r w:rsidR="00CC3B19" w:rsidRPr="7A26FE8A">
        <w:rPr>
          <w:rStyle w:val="Strong"/>
          <w:rFonts w:asciiTheme="minorHAnsi" w:hAnsiTheme="minorHAnsi" w:cstheme="minorBidi"/>
          <w:b w:val="0"/>
          <w:bCs w:val="0"/>
          <w:noProof/>
          <w:sz w:val="22"/>
          <w:szCs w:val="22"/>
        </w:rPr>
        <w:t xml:space="preserve">, dummy tenants will be created in Qube. </w:t>
      </w:r>
    </w:p>
    <w:p w14:paraId="1E9F87BD" w14:textId="2710DDC1" w:rsidR="7A26FE8A" w:rsidRDefault="7A26FE8A" w:rsidP="7A26FE8A">
      <w:pPr>
        <w:rPr>
          <w:rStyle w:val="Strong"/>
          <w:rFonts w:asciiTheme="minorHAnsi" w:hAnsiTheme="minorHAnsi" w:cstheme="minorBidi"/>
          <w:b w:val="0"/>
          <w:bCs w:val="0"/>
          <w:noProof/>
          <w:sz w:val="22"/>
          <w:szCs w:val="22"/>
        </w:rPr>
      </w:pPr>
    </w:p>
    <w:p w14:paraId="5DC49C77" w14:textId="7D1F1772" w:rsidR="3F8DD6D5" w:rsidRDefault="3F8DD6D5" w:rsidP="7A26FE8A">
      <w:pPr>
        <w:rPr>
          <w:rStyle w:val="Strong"/>
          <w:rFonts w:asciiTheme="minorHAnsi" w:hAnsiTheme="minorHAnsi" w:cstheme="minorBidi"/>
          <w:b w:val="0"/>
          <w:bCs w:val="0"/>
          <w:noProof/>
          <w:sz w:val="22"/>
          <w:szCs w:val="22"/>
        </w:rPr>
      </w:pPr>
      <w:r w:rsidRPr="23962211">
        <w:rPr>
          <w:rStyle w:val="Strong"/>
          <w:rFonts w:asciiTheme="minorHAnsi" w:hAnsiTheme="minorHAnsi" w:cstheme="minorBidi"/>
          <w:b w:val="0"/>
          <w:bCs w:val="0"/>
          <w:noProof/>
          <w:sz w:val="22"/>
          <w:szCs w:val="22"/>
        </w:rPr>
        <w:t>Once the checkbox is marked as true, it is not possible to uncheck it, as the details have already passed to Qube. As for the Shadow Opportunities, users will not see these anywhere and are only</w:t>
      </w:r>
      <w:r w:rsidR="49748B9E" w:rsidRPr="23962211">
        <w:rPr>
          <w:rStyle w:val="Strong"/>
          <w:rFonts w:asciiTheme="minorHAnsi" w:hAnsiTheme="minorHAnsi" w:cstheme="minorBidi"/>
          <w:b w:val="0"/>
          <w:bCs w:val="0"/>
          <w:noProof/>
          <w:sz w:val="22"/>
          <w:szCs w:val="22"/>
        </w:rPr>
        <w:t xml:space="preserve"> used in the background to ensure that all units in Qube are updated as required. </w:t>
      </w:r>
    </w:p>
    <w:p w14:paraId="3D3065FD" w14:textId="77777777" w:rsidR="00B330AC" w:rsidRDefault="00B330AC" w:rsidP="007D58BC"/>
    <w:p w14:paraId="1EE6A827" w14:textId="00A931FC" w:rsidR="007D58BC" w:rsidRPr="00AE68FD" w:rsidRDefault="005E13DD" w:rsidP="007D58BC">
      <w:r>
        <w:rPr>
          <w:noProof/>
        </w:rPr>
        <w:drawing>
          <wp:inline distT="0" distB="0" distL="0" distR="0" wp14:anchorId="75EF5135" wp14:editId="70ABA2D1">
            <wp:extent cx="5943600" cy="1207135"/>
            <wp:effectExtent l="0" t="0" r="0" b="0"/>
            <wp:docPr id="983023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23721" name="Picture 1" descr="A screenshot of a computer&#10;&#10;AI-generated content may be incorrect."/>
                    <pic:cNvPicPr/>
                  </pic:nvPicPr>
                  <pic:blipFill>
                    <a:blip r:embed="rId78"/>
                    <a:stretch>
                      <a:fillRect/>
                    </a:stretch>
                  </pic:blipFill>
                  <pic:spPr>
                    <a:xfrm>
                      <a:off x="0" y="0"/>
                      <a:ext cx="5943600" cy="1207135"/>
                    </a:xfrm>
                    <a:prstGeom prst="rect">
                      <a:avLst/>
                    </a:prstGeom>
                  </pic:spPr>
                </pic:pic>
              </a:graphicData>
            </a:graphic>
          </wp:inline>
        </w:drawing>
      </w:r>
    </w:p>
    <w:p w14:paraId="3BEDD09A" w14:textId="3034EC15" w:rsidR="00901F15" w:rsidRDefault="00901F15" w:rsidP="00F22EB2">
      <w:pPr>
        <w:spacing w:after="120"/>
        <w:rPr>
          <w:rFonts w:ascii="Arial" w:hAnsi="Arial"/>
          <w:kern w:val="28"/>
          <w:sz w:val="22"/>
          <w:szCs w:val="20"/>
          <w:highlight w:val="yellow"/>
          <w:lang w:eastAsia="en-US"/>
        </w:rPr>
      </w:pPr>
    </w:p>
    <w:sectPr w:rsidR="00901F15" w:rsidSect="00907C9E">
      <w:headerReference w:type="default" r:id="rId79"/>
      <w:footerReference w:type="default" r:id="rId80"/>
      <w:headerReference w:type="first" r:id="rId81"/>
      <w:footerReference w:type="first" r:id="rId82"/>
      <w:type w:val="continuous"/>
      <w:pgSz w:w="11900" w:h="16820"/>
      <w:pgMar w:top="1440" w:right="1100" w:bottom="13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9929E" w14:textId="77777777" w:rsidR="00951D2A" w:rsidRDefault="00951D2A" w:rsidP="000C2943">
      <w:r>
        <w:separator/>
      </w:r>
    </w:p>
    <w:p w14:paraId="298A779D" w14:textId="77777777" w:rsidR="00951D2A" w:rsidRDefault="00951D2A"/>
  </w:endnote>
  <w:endnote w:type="continuationSeparator" w:id="0">
    <w:p w14:paraId="7E05644E" w14:textId="77777777" w:rsidR="00951D2A" w:rsidRDefault="00951D2A" w:rsidP="000C2943">
      <w:r>
        <w:continuationSeparator/>
      </w:r>
    </w:p>
    <w:p w14:paraId="2FE612B3" w14:textId="77777777" w:rsidR="00951D2A" w:rsidRDefault="00951D2A"/>
  </w:endnote>
  <w:endnote w:type="continuationNotice" w:id="1">
    <w:p w14:paraId="41BA2C90" w14:textId="77777777" w:rsidR="00951D2A" w:rsidRDefault="00951D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MS P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774764"/>
      <w:docPartObj>
        <w:docPartGallery w:val="Page Numbers (Bottom of Page)"/>
        <w:docPartUnique/>
      </w:docPartObj>
    </w:sdtPr>
    <w:sdtEndPr>
      <w:rPr>
        <w:color w:val="7F7F7F" w:themeColor="background1" w:themeShade="7F"/>
        <w:spacing w:val="60"/>
      </w:rPr>
    </w:sdtEndPr>
    <w:sdtContent>
      <w:p w14:paraId="75E1D7D3" w14:textId="0FAF2CBC" w:rsidR="009865C3" w:rsidRDefault="009865C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73492A" w14:textId="77777777" w:rsidR="00C95DB2" w:rsidRDefault="00C95D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3516" w14:textId="77777777" w:rsidR="007C49A9" w:rsidRDefault="007C49A9" w:rsidP="006037A3">
    <w:pPr>
      <w:pStyle w:val="Footer"/>
      <w:tabs>
        <w:tab w:val="clear" w:pos="4513"/>
        <w:tab w:val="clear" w:pos="9026"/>
        <w:tab w:val="left" w:pos="1296"/>
      </w:tabs>
    </w:pPr>
    <w:r>
      <w:rPr>
        <w:noProof/>
      </w:rPr>
      <mc:AlternateContent>
        <mc:Choice Requires="wps">
          <w:drawing>
            <wp:anchor distT="0" distB="0" distL="114300" distR="114300" simplePos="0" relativeHeight="251658242"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55F11" id="_x0000_t202" coordsize="21600,21600" o:spt="202" path="m,l,21600r21600,l21600,xe">
              <v:stroke joinstyle="miter"/>
              <v:path gradientshapeok="t" o:connecttype="rect"/>
            </v:shapetype>
            <v:shape id="Text Box 12" o:spid="_x0000_s1026" type="#_x0000_t202" style="position:absolute;margin-left:72.8pt;margin-top:777.6pt;width:187.2pt;height:31.7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filled="f" stroked="f" strokeweight=".5pt">
              <v:textbox inset="0,0,0,0">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887E1" w14:textId="77777777" w:rsidR="00951D2A" w:rsidRDefault="00951D2A" w:rsidP="000C2943">
      <w:r>
        <w:separator/>
      </w:r>
    </w:p>
    <w:p w14:paraId="7A11B2D4" w14:textId="77777777" w:rsidR="00951D2A" w:rsidRDefault="00951D2A"/>
  </w:footnote>
  <w:footnote w:type="continuationSeparator" w:id="0">
    <w:p w14:paraId="545E9AAE" w14:textId="77777777" w:rsidR="00951D2A" w:rsidRDefault="00951D2A" w:rsidP="000C2943">
      <w:r>
        <w:continuationSeparator/>
      </w:r>
    </w:p>
    <w:p w14:paraId="4C60D695" w14:textId="77777777" w:rsidR="00951D2A" w:rsidRDefault="00951D2A"/>
  </w:footnote>
  <w:footnote w:type="continuationNotice" w:id="1">
    <w:p w14:paraId="512E896F" w14:textId="77777777" w:rsidR="00951D2A" w:rsidRDefault="00951D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A8DA" w14:textId="54E1CC54" w:rsidR="003F49F0" w:rsidRPr="003F49F0" w:rsidRDefault="00472DD5" w:rsidP="003F49F0">
    <w:pPr>
      <w:rPr>
        <w:rFonts w:asciiTheme="minorHAnsi" w:hAnsiTheme="minorHAnsi" w:cstheme="minorHAnsi"/>
        <w:b/>
        <w:sz w:val="22"/>
        <w:szCs w:val="22"/>
      </w:rPr>
    </w:pPr>
    <w:r>
      <w:rPr>
        <w:rFonts w:asciiTheme="minorHAnsi" w:hAnsiTheme="minorHAnsi" w:cstheme="minorHAnsi"/>
        <w:b/>
        <w:sz w:val="22"/>
        <w:szCs w:val="22"/>
      </w:rPr>
      <w:t>U</w:t>
    </w:r>
    <w:r w:rsidR="003F49F0" w:rsidRPr="003F49F0">
      <w:rPr>
        <w:rFonts w:asciiTheme="minorHAnsi" w:hAnsiTheme="minorHAnsi" w:cstheme="minorHAnsi"/>
        <w:b/>
        <w:sz w:val="22"/>
        <w:szCs w:val="22"/>
      </w:rPr>
      <w:t>SER GUIDE (</w:t>
    </w:r>
    <w:r w:rsidR="00D74DBE">
      <w:rPr>
        <w:rFonts w:asciiTheme="minorHAnsi" w:hAnsiTheme="minorHAnsi" w:cstheme="minorHAnsi"/>
        <w:b/>
        <w:sz w:val="22"/>
        <w:szCs w:val="22"/>
      </w:rPr>
      <w:t>Commercial Lead to Lease</w:t>
    </w:r>
    <w:r w:rsidR="003F49F0" w:rsidRPr="003F49F0">
      <w:rPr>
        <w:rFonts w:asciiTheme="minorHAnsi" w:hAnsiTheme="minorHAnsi" w:cstheme="minorHAnsi"/>
        <w:b/>
        <w:sz w:val="22"/>
        <w:szCs w:val="22"/>
      </w:rPr>
      <w:t>)</w:t>
    </w:r>
  </w:p>
  <w:p w14:paraId="3299C65A" w14:textId="77777777" w:rsidR="007C49A9" w:rsidRDefault="007C49A9">
    <w:pPr>
      <w:pStyle w:val="Header"/>
    </w:pPr>
    <w:r>
      <w:rPr>
        <w:noProof/>
      </w:rPr>
      <w:drawing>
        <wp:anchor distT="0" distB="0" distL="114300" distR="114300" simplePos="0" relativeHeight="251658240"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14:paraId="6DF7876A" w14:textId="77777777" w:rsidR="00C95DB2" w:rsidRDefault="00C95D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7D78" w14:textId="77777777" w:rsidR="007C49A9" w:rsidRDefault="00C67125">
    <w:pPr>
      <w:pStyle w:val="Header"/>
    </w:pPr>
    <w:r>
      <w:rPr>
        <w:noProof/>
      </w:rPr>
      <w:drawing>
        <wp:anchor distT="0" distB="0" distL="114300" distR="114300" simplePos="0" relativeHeight="251658243"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Pr>
        <w:noProof/>
      </w:rPr>
      <w:drawing>
        <wp:anchor distT="0" distB="0" distL="114300" distR="114300" simplePos="0" relativeHeight="251658241"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0FBA"/>
    <w:multiLevelType w:val="hybridMultilevel"/>
    <w:tmpl w:val="5C8E1E1A"/>
    <w:lvl w:ilvl="0" w:tplc="064E5440">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F0112B"/>
    <w:multiLevelType w:val="multilevel"/>
    <w:tmpl w:val="6C20973C"/>
    <w:styleLink w:val="CurrentList41"/>
    <w:lvl w:ilvl="0">
      <w:start w:val="1"/>
      <w:numFmt w:val="decimal"/>
      <w:lvlText w:val="%1."/>
      <w:lvlJc w:val="left"/>
      <w:pPr>
        <w:ind w:left="1531" w:hanging="56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2" w15:restartNumberingAfterBreak="0">
    <w:nsid w:val="084B4F69"/>
    <w:multiLevelType w:val="multilevel"/>
    <w:tmpl w:val="10CA637E"/>
    <w:styleLink w:val="CurrentList6"/>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5" w15:restartNumberingAfterBreak="0">
    <w:nsid w:val="0C1530A8"/>
    <w:multiLevelType w:val="multilevel"/>
    <w:tmpl w:val="0F1291A6"/>
    <w:styleLink w:val="CurrentList45"/>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268" w:hanging="624"/>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DA92D66"/>
    <w:multiLevelType w:val="multilevel"/>
    <w:tmpl w:val="D892D2B4"/>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1531"/>
        </w:tabs>
        <w:ind w:left="1021" w:hanging="624"/>
      </w:pPr>
      <w:rPr>
        <w:rFonts w:ascii="Arial" w:hAnsi="Arial" w:hint="default"/>
        <w:b w:val="0"/>
        <w:i w:val="0"/>
        <w:color w:val="25646A"/>
        <w:sz w:val="22"/>
      </w:rPr>
    </w:lvl>
    <w:lvl w:ilvl="2">
      <w:start w:val="1"/>
      <w:numFmt w:val="decimal"/>
      <w:lvlText w:val="%1.%2.%3."/>
      <w:lvlJc w:val="left"/>
      <w:pPr>
        <w:ind w:left="1644" w:hanging="623"/>
      </w:pPr>
      <w:rPr>
        <w:rFonts w:ascii="Arial" w:hAnsi="Arial" w:hint="default"/>
        <w:b w:val="0"/>
        <w:i w:val="0"/>
        <w:color w:val="25646A"/>
        <w:sz w:val="22"/>
      </w:rPr>
    </w:lvl>
    <w:lvl w:ilvl="3">
      <w:start w:val="1"/>
      <w:numFmt w:val="decimal"/>
      <w:lvlText w:val="%1.%2.%3.%4."/>
      <w:lvlJc w:val="left"/>
      <w:pPr>
        <w:ind w:left="3005" w:hanging="737"/>
      </w:pPr>
      <w:rPr>
        <w:rFonts w:ascii="Arial" w:hAnsi="Arial" w:hint="default"/>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9" w15:restartNumberingAfterBreak="0">
    <w:nsid w:val="11976EE6"/>
    <w:multiLevelType w:val="multilevel"/>
    <w:tmpl w:val="A484E498"/>
    <w:styleLink w:val="CurrentList48"/>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0" w15:restartNumberingAfterBreak="0">
    <w:nsid w:val="11B205B7"/>
    <w:multiLevelType w:val="hybridMultilevel"/>
    <w:tmpl w:val="DB2E1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1C414E"/>
    <w:multiLevelType w:val="multilevel"/>
    <w:tmpl w:val="B4E896C6"/>
    <w:styleLink w:val="CurrentList27"/>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2" w15:restartNumberingAfterBreak="0">
    <w:nsid w:val="156162F4"/>
    <w:multiLevelType w:val="multilevel"/>
    <w:tmpl w:val="C80ABCC6"/>
    <w:styleLink w:val="CurrentList32"/>
    <w:lvl w:ilvl="0">
      <w:start w:val="1"/>
      <w:numFmt w:val="bullet"/>
      <w:lvlText w:val=""/>
      <w:lvlJc w:val="left"/>
      <w:pPr>
        <w:ind w:left="794" w:hanging="397"/>
      </w:pPr>
      <w:rPr>
        <w:rFonts w:ascii="Symbol" w:hAnsi="Symbol" w:hint="default"/>
        <w:b/>
        <w:i w:val="0"/>
        <w:color w:val="246369" w:themeColor="accent1"/>
        <w:sz w:val="22"/>
      </w:rPr>
    </w:lvl>
    <w:lvl w:ilvl="1">
      <w:start w:val="1"/>
      <w:numFmt w:val="bullet"/>
      <w:lvlRestart w:val="0"/>
      <w:lvlText w:val=""/>
      <w:lvlJc w:val="left"/>
      <w:pPr>
        <w:ind w:left="1191" w:hanging="397"/>
      </w:pPr>
      <w:rPr>
        <w:rFonts w:ascii="Symbol" w:hAnsi="Symbo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2705" w:hanging="397"/>
      </w:pPr>
      <w:rPr>
        <w:rFonts w:ascii="Symbol" w:hAnsi="Symbol" w:hint="default"/>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3" w15:restartNumberingAfterBreak="0">
    <w:nsid w:val="15731604"/>
    <w:multiLevelType w:val="hybridMultilevel"/>
    <w:tmpl w:val="4438A6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72A6558"/>
    <w:multiLevelType w:val="multilevel"/>
    <w:tmpl w:val="B3BE21CA"/>
    <w:styleLink w:val="CurrentList21"/>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15" w15:restartNumberingAfterBreak="0">
    <w:nsid w:val="185F23F8"/>
    <w:multiLevelType w:val="multilevel"/>
    <w:tmpl w:val="63AC4C68"/>
    <w:styleLink w:val="CurrentList43"/>
    <w:lvl w:ilvl="0">
      <w:start w:val="1"/>
      <w:numFmt w:val="decimal"/>
      <w:lvlText w:val="%1."/>
      <w:lvlJc w:val="left"/>
      <w:pPr>
        <w:ind w:left="1361" w:hanging="39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6" w15:restartNumberingAfterBreak="0">
    <w:nsid w:val="18FE1048"/>
    <w:multiLevelType w:val="hybridMultilevel"/>
    <w:tmpl w:val="7ED4F4C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D964D11"/>
    <w:multiLevelType w:val="multilevel"/>
    <w:tmpl w:val="B126A2B4"/>
    <w:lvl w:ilvl="0">
      <w:start w:val="1"/>
      <w:numFmt w:val="bullet"/>
      <w:pStyle w:val="GraingerBullets"/>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9" w15:restartNumberingAfterBreak="0">
    <w:nsid w:val="1F7628C0"/>
    <w:multiLevelType w:val="hybridMultilevel"/>
    <w:tmpl w:val="15E44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19D3BEC"/>
    <w:multiLevelType w:val="multilevel"/>
    <w:tmpl w:val="53CE7676"/>
    <w:styleLink w:val="CurrentList51"/>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1" w15:restartNumberingAfterBreak="0">
    <w:nsid w:val="27604831"/>
    <w:multiLevelType w:val="multilevel"/>
    <w:tmpl w:val="44B42DAC"/>
    <w:styleLink w:val="CurrentList8"/>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8660068"/>
    <w:multiLevelType w:val="multilevel"/>
    <w:tmpl w:val="E2009AFE"/>
    <w:styleLink w:val="CurrentList28"/>
    <w:lvl w:ilvl="0">
      <w:start w:val="1"/>
      <w:numFmt w:val="bullet"/>
      <w:lvlText w:val=""/>
      <w:lvlJc w:val="left"/>
      <w:pPr>
        <w:ind w:left="868" w:hanging="397"/>
      </w:pPr>
      <w:rPr>
        <w:rFonts w:ascii="Symbol" w:hAnsi="Symbol" w:hint="default"/>
        <w:b/>
        <w:i w:val="0"/>
        <w:color w:val="25646A"/>
        <w:sz w:val="22"/>
      </w:rPr>
    </w:lvl>
    <w:lvl w:ilvl="1">
      <w:start w:val="1"/>
      <w:numFmt w:val="bullet"/>
      <w:lvlRestart w:val="0"/>
      <w:lvlText w:val=""/>
      <w:lvlJc w:val="left"/>
      <w:pPr>
        <w:tabs>
          <w:tab w:val="num" w:pos="-2628"/>
        </w:tabs>
        <w:ind w:left="-2628" w:hanging="397"/>
      </w:pPr>
      <w:rPr>
        <w:rFonts w:ascii="Symbol" w:hAnsi="Symbol" w:hint="default"/>
        <w:b w:val="0"/>
        <w:i w:val="0"/>
        <w:color w:val="25646A"/>
        <w:sz w:val="22"/>
      </w:rPr>
    </w:lvl>
    <w:lvl w:ilvl="2">
      <w:start w:val="1"/>
      <w:numFmt w:val="bullet"/>
      <w:lvlRestart w:val="0"/>
      <w:lvlText w:val=""/>
      <w:lvlJc w:val="left"/>
      <w:pPr>
        <w:tabs>
          <w:tab w:val="num" w:pos="1662"/>
        </w:tabs>
        <w:ind w:left="1662" w:hanging="397"/>
      </w:pPr>
      <w:rPr>
        <w:rFonts w:ascii="Symbol" w:hAnsi="Symbol" w:hint="default"/>
        <w:b w:val="0"/>
        <w:i w:val="0"/>
        <w:color w:val="25646A"/>
        <w:sz w:val="22"/>
      </w:rPr>
    </w:lvl>
    <w:lvl w:ilvl="3">
      <w:start w:val="1"/>
      <w:numFmt w:val="bullet"/>
      <w:lvlRestart w:val="0"/>
      <w:lvlText w:val=""/>
      <w:lvlJc w:val="left"/>
      <w:pPr>
        <w:ind w:left="2059" w:hanging="397"/>
      </w:pPr>
      <w:rPr>
        <w:rFonts w:ascii="Symbol" w:hAnsi="Symbol" w:hint="default"/>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23" w15:restartNumberingAfterBreak="0">
    <w:nsid w:val="28864FBD"/>
    <w:multiLevelType w:val="multilevel"/>
    <w:tmpl w:val="6CDA7318"/>
    <w:styleLink w:val="CurrentList40"/>
    <w:lvl w:ilvl="0">
      <w:start w:val="1"/>
      <w:numFmt w:val="decimal"/>
      <w:lvlText w:val="%1."/>
      <w:lvlJc w:val="left"/>
      <w:pPr>
        <w:ind w:left="1117" w:hanging="397"/>
      </w:pPr>
      <w:rPr>
        <w:rFonts w:ascii="Arial" w:hAnsi="Arial" w:hint="default"/>
        <w:b w:val="0"/>
        <w:i w:val="0"/>
        <w:color w:val="25646A"/>
        <w:sz w:val="22"/>
      </w:rPr>
    </w:lvl>
    <w:lvl w:ilvl="1">
      <w:start w:val="1"/>
      <w:numFmt w:val="decimal"/>
      <w:lvlText w:val="%1.%2."/>
      <w:lvlJc w:val="left"/>
      <w:pPr>
        <w:tabs>
          <w:tab w:val="num" w:pos="1684"/>
        </w:tabs>
        <w:ind w:left="1684" w:hanging="567"/>
      </w:pPr>
      <w:rPr>
        <w:rFonts w:ascii="Arial" w:hAnsi="Arial" w:hint="default"/>
        <w:b w:val="0"/>
        <w:i w:val="0"/>
        <w:color w:val="25646A"/>
        <w:sz w:val="22"/>
      </w:rPr>
    </w:lvl>
    <w:lvl w:ilvl="2">
      <w:start w:val="1"/>
      <w:numFmt w:val="decimal"/>
      <w:lvlText w:val="%1.%2.%3."/>
      <w:lvlJc w:val="left"/>
      <w:pPr>
        <w:ind w:left="2421" w:hanging="737"/>
      </w:pPr>
      <w:rPr>
        <w:rFonts w:ascii="Arial" w:hAnsi="Arial" w:hint="default"/>
        <w:b w:val="0"/>
        <w:i w:val="0"/>
        <w:color w:val="25646A"/>
        <w:sz w:val="22"/>
      </w:rPr>
    </w:lvl>
    <w:lvl w:ilvl="3">
      <w:start w:val="1"/>
      <w:numFmt w:val="decimal"/>
      <w:lvlText w:val="%1.%2.%3.%4."/>
      <w:lvlJc w:val="left"/>
      <w:pPr>
        <w:ind w:left="3158" w:hanging="737"/>
      </w:pPr>
      <w:rPr>
        <w:rFonts w:ascii="Arial" w:hAnsi="Arial" w:hint="default"/>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4" w15:restartNumberingAfterBreak="0">
    <w:nsid w:val="2BAA552D"/>
    <w:multiLevelType w:val="hybridMultilevel"/>
    <w:tmpl w:val="E5DE1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EAF374A"/>
    <w:multiLevelType w:val="multilevel"/>
    <w:tmpl w:val="77EE69BC"/>
    <w:styleLink w:val="CurrentList5"/>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EE25BFE"/>
    <w:multiLevelType w:val="multilevel"/>
    <w:tmpl w:val="B0B8F4D6"/>
    <w:lvl w:ilvl="0">
      <w:start w:val="1"/>
      <w:numFmt w:val="bullet"/>
      <w:pStyle w:val="GraingerTableBullets"/>
      <w:lvlText w:val=""/>
      <w:lvlJc w:val="left"/>
      <w:pPr>
        <w:ind w:left="170" w:hanging="170"/>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8" w15:restartNumberingAfterBreak="0">
    <w:nsid w:val="30AF6483"/>
    <w:multiLevelType w:val="multilevel"/>
    <w:tmpl w:val="F07ECD5E"/>
    <w:styleLink w:val="CurrentList13"/>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ascii="Arial" w:hAnsi="Arial" w:hint="default"/>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32F04C28"/>
    <w:multiLevelType w:val="multilevel"/>
    <w:tmpl w:val="01A2FCEA"/>
    <w:styleLink w:val="CurrentList42"/>
    <w:lvl w:ilvl="0">
      <w:start w:val="1"/>
      <w:numFmt w:val="bullet"/>
      <w:lvlText w:val=""/>
      <w:lvlJc w:val="left"/>
      <w:pPr>
        <w:ind w:left="4273" w:hanging="397"/>
      </w:pPr>
      <w:rPr>
        <w:rFonts w:ascii="Symbol" w:hAnsi="Symbol" w:hint="default"/>
        <w:b/>
        <w:i w:val="0"/>
        <w:color w:val="246369" w:themeColor="accent1"/>
        <w:sz w:val="22"/>
      </w:rPr>
    </w:lvl>
    <w:lvl w:ilvl="1">
      <w:start w:val="1"/>
      <w:numFmt w:val="bullet"/>
      <w:lvlRestart w:val="0"/>
      <w:lvlText w:val=""/>
      <w:lvlJc w:val="left"/>
      <w:pPr>
        <w:ind w:left="4670" w:hanging="397"/>
      </w:pPr>
      <w:rPr>
        <w:rFonts w:ascii="Symbol" w:hAnsi="Symbol" w:hint="default"/>
        <w:b w:val="0"/>
        <w:i w:val="0"/>
        <w:color w:val="25646A"/>
        <w:sz w:val="22"/>
      </w:rPr>
    </w:lvl>
    <w:lvl w:ilvl="2">
      <w:start w:val="1"/>
      <w:numFmt w:val="bullet"/>
      <w:lvlRestart w:val="0"/>
      <w:lvlText w:val=""/>
      <w:lvlJc w:val="left"/>
      <w:pPr>
        <w:ind w:left="5067" w:hanging="397"/>
      </w:pPr>
      <w:rPr>
        <w:rFonts w:ascii="Symbol" w:hAnsi="Symbol" w:hint="default"/>
        <w:b w:val="0"/>
        <w:i w:val="0"/>
        <w:color w:val="25646A"/>
        <w:sz w:val="22"/>
      </w:rPr>
    </w:lvl>
    <w:lvl w:ilvl="3">
      <w:start w:val="1"/>
      <w:numFmt w:val="bullet"/>
      <w:lvlRestart w:val="0"/>
      <w:lvlText w:val=""/>
      <w:lvlJc w:val="left"/>
      <w:pPr>
        <w:ind w:left="6201" w:hanging="397"/>
      </w:pPr>
      <w:rPr>
        <w:rFonts w:ascii="Symbol" w:hAnsi="Symbol" w:hint="default"/>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31" w15:restartNumberingAfterBreak="0">
    <w:nsid w:val="35D330BC"/>
    <w:multiLevelType w:val="hybridMultilevel"/>
    <w:tmpl w:val="1A628E36"/>
    <w:lvl w:ilvl="0" w:tplc="9EEAEB94">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3962331B"/>
    <w:multiLevelType w:val="multilevel"/>
    <w:tmpl w:val="77EE69BC"/>
    <w:styleLink w:val="CurrentList4"/>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BEB661E"/>
    <w:multiLevelType w:val="multilevel"/>
    <w:tmpl w:val="B3BE21CA"/>
    <w:styleLink w:val="CurrentList22"/>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34" w15:restartNumberingAfterBreak="0">
    <w:nsid w:val="3C831AFA"/>
    <w:multiLevelType w:val="multilevel"/>
    <w:tmpl w:val="F9E20AB8"/>
    <w:styleLink w:val="CurrentList14"/>
    <w:lvl w:ilvl="0">
      <w:start w:val="1"/>
      <w:numFmt w:val="decimal"/>
      <w:lvlText w:val="%1."/>
      <w:lvlJc w:val="left"/>
      <w:pPr>
        <w:ind w:left="714" w:hanging="357"/>
      </w:pPr>
      <w:rPr>
        <w:rFonts w:ascii="Arial" w:hAnsi="Arial" w:hint="default"/>
        <w:b w:val="0"/>
        <w:i w:val="0"/>
        <w:color w:val="65BCAC"/>
        <w:sz w:val="22"/>
      </w:rPr>
    </w:lvl>
    <w:lvl w:ilvl="1">
      <w:start w:val="1"/>
      <w:numFmt w:val="decimal"/>
      <w:lvlText w:val="%1.%2."/>
      <w:lvlJc w:val="left"/>
      <w:pPr>
        <w:ind w:left="1069" w:hanging="355"/>
      </w:pPr>
      <w:rPr>
        <w:rFonts w:ascii="Arial" w:hAnsi="Arial" w:hint="default"/>
        <w:b w:val="0"/>
        <w:i w:val="0"/>
        <w:color w:val="65BCAC"/>
        <w:sz w:val="22"/>
      </w:rPr>
    </w:lvl>
    <w:lvl w:ilvl="2">
      <w:start w:val="1"/>
      <w:numFmt w:val="decimal"/>
      <w:lvlText w:val="%1.%2.%3."/>
      <w:lvlJc w:val="left"/>
      <w:pPr>
        <w:ind w:left="1429" w:hanging="360"/>
      </w:pPr>
      <w:rPr>
        <w:rFonts w:ascii="Arial" w:hAnsi="Arial" w:hint="default"/>
        <w:b w:val="0"/>
        <w:i w:val="0"/>
        <w:color w:val="65BCAC"/>
        <w:sz w:val="22"/>
      </w:rPr>
    </w:lvl>
    <w:lvl w:ilvl="3">
      <w:start w:val="1"/>
      <w:numFmt w:val="decimal"/>
      <w:lvlText w:val="%1.%2.%3.%4."/>
      <w:lvlJc w:val="left"/>
      <w:pPr>
        <w:tabs>
          <w:tab w:val="num" w:pos="2123"/>
        </w:tabs>
        <w:ind w:left="1789" w:hanging="357"/>
      </w:pPr>
      <w:rPr>
        <w:rFonts w:ascii="Arial" w:hAnsi="Arial" w:hint="default"/>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5" w15:restartNumberingAfterBreak="0">
    <w:nsid w:val="44C03689"/>
    <w:multiLevelType w:val="multilevel"/>
    <w:tmpl w:val="451210FC"/>
    <w:styleLink w:val="CurrentList29"/>
    <w:lvl w:ilvl="0">
      <w:start w:val="1"/>
      <w:numFmt w:val="bullet"/>
      <w:lvlText w:val=""/>
      <w:lvlJc w:val="left"/>
      <w:pPr>
        <w:ind w:left="794" w:hanging="397"/>
      </w:pPr>
      <w:rPr>
        <w:rFonts w:ascii="Symbol" w:hAnsi="Symbol" w:hint="default"/>
        <w:b/>
        <w:i w:val="0"/>
        <w:color w:val="25646A"/>
        <w:sz w:val="22"/>
      </w:rPr>
    </w:lvl>
    <w:lvl w:ilvl="1">
      <w:start w:val="1"/>
      <w:numFmt w:val="bullet"/>
      <w:lvlRestart w:val="0"/>
      <w:lvlText w:val=""/>
      <w:lvlJc w:val="left"/>
      <w:pPr>
        <w:ind w:left="1191" w:hanging="397"/>
      </w:pPr>
      <w:rPr>
        <w:rFonts w:ascii="Arial" w:hAnsi="Aria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1985" w:hanging="397"/>
      </w:pPr>
      <w:rPr>
        <w:rFonts w:ascii="Symbol" w:hAnsi="Symbo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6"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ascii="Arial" w:hAnsi="Arial" w:hint="default"/>
        <w:b w:val="0"/>
        <w:i w:val="0"/>
        <w:color w:val="25646A"/>
        <w:sz w:val="22"/>
      </w:rPr>
    </w:lvl>
    <w:lvl w:ilvl="1">
      <w:start w:val="1"/>
      <w:numFmt w:val="decimal"/>
      <w:lvlText w:val="%1.%2."/>
      <w:lvlJc w:val="left"/>
      <w:pPr>
        <w:tabs>
          <w:tab w:val="num" w:pos="1367"/>
        </w:tabs>
        <w:ind w:left="1367" w:hanging="567"/>
      </w:pPr>
      <w:rPr>
        <w:rFonts w:ascii="Arial" w:hAnsi="Arial" w:hint="default"/>
        <w:b w:val="0"/>
        <w:i w:val="0"/>
        <w:color w:val="25646A"/>
        <w:sz w:val="22"/>
      </w:rPr>
    </w:lvl>
    <w:lvl w:ilvl="2">
      <w:start w:val="1"/>
      <w:numFmt w:val="decimal"/>
      <w:lvlText w:val="%1.%2.%3."/>
      <w:lvlJc w:val="left"/>
      <w:pPr>
        <w:ind w:left="2104" w:hanging="737"/>
      </w:pPr>
      <w:rPr>
        <w:rFonts w:ascii="Arial" w:hAnsi="Arial" w:hint="default"/>
        <w:b w:val="0"/>
        <w:i w:val="0"/>
        <w:color w:val="25646A"/>
        <w:sz w:val="22"/>
      </w:rPr>
    </w:lvl>
    <w:lvl w:ilvl="3">
      <w:start w:val="1"/>
      <w:numFmt w:val="decimal"/>
      <w:lvlText w:val="%1.%2.%3.%4."/>
      <w:lvlJc w:val="left"/>
      <w:pPr>
        <w:ind w:left="2841" w:hanging="737"/>
      </w:pPr>
      <w:rPr>
        <w:rFonts w:ascii="Arial" w:hAnsi="Aria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7" w15:restartNumberingAfterBreak="0">
    <w:nsid w:val="46AC027A"/>
    <w:multiLevelType w:val="multilevel"/>
    <w:tmpl w:val="16FE5B22"/>
    <w:styleLink w:val="CurrentList47"/>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8" w15:restartNumberingAfterBreak="0">
    <w:nsid w:val="46C361EA"/>
    <w:multiLevelType w:val="hybridMultilevel"/>
    <w:tmpl w:val="76063C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88E3974"/>
    <w:multiLevelType w:val="multilevel"/>
    <w:tmpl w:val="42C4A6E2"/>
    <w:styleLink w:val="CurrentList37"/>
    <w:lvl w:ilvl="0">
      <w:start w:val="1"/>
      <w:numFmt w:val="bullet"/>
      <w:lvlText w:val=""/>
      <w:lvlJc w:val="left"/>
      <w:pPr>
        <w:ind w:left="927" w:hanging="567"/>
      </w:pPr>
      <w:rPr>
        <w:rFonts w:ascii="Symbol" w:hAnsi="Symbol" w:hint="default"/>
        <w:b/>
        <w:i w:val="0"/>
        <w:color w:val="246369" w:themeColor="accent1"/>
        <w:sz w:val="22"/>
      </w:rPr>
    </w:lvl>
    <w:lvl w:ilvl="1">
      <w:start w:val="1"/>
      <w:numFmt w:val="bullet"/>
      <w:lvlRestart w:val="0"/>
      <w:lvlText w:val=""/>
      <w:lvlJc w:val="left"/>
      <w:pPr>
        <w:ind w:left="1494" w:hanging="567"/>
      </w:pPr>
      <w:rPr>
        <w:rFonts w:ascii="Symbol" w:hAnsi="Symbol" w:hint="default"/>
        <w:b w:val="0"/>
        <w:i w:val="0"/>
        <w:color w:val="25646A"/>
        <w:sz w:val="22"/>
      </w:rPr>
    </w:lvl>
    <w:lvl w:ilvl="2">
      <w:start w:val="1"/>
      <w:numFmt w:val="bullet"/>
      <w:lvlRestart w:val="0"/>
      <w:lvlText w:val=""/>
      <w:lvlJc w:val="left"/>
      <w:pPr>
        <w:ind w:left="2288" w:hanging="397"/>
      </w:pPr>
      <w:rPr>
        <w:rFonts w:ascii="Symbol" w:hAnsi="Symbol" w:hint="default"/>
        <w:b w:val="0"/>
        <w:i w:val="0"/>
        <w:color w:val="25646A"/>
        <w:sz w:val="22"/>
      </w:rPr>
    </w:lvl>
    <w:lvl w:ilvl="3">
      <w:start w:val="1"/>
      <w:numFmt w:val="bullet"/>
      <w:lvlRestart w:val="0"/>
      <w:lvlText w:val=""/>
      <w:lvlJc w:val="left"/>
      <w:pPr>
        <w:ind w:left="2685" w:hanging="397"/>
      </w:pPr>
      <w:rPr>
        <w:rFonts w:ascii="Symbol" w:hAnsi="Symbol" w:hint="default"/>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40" w15:restartNumberingAfterBreak="0">
    <w:nsid w:val="4D613512"/>
    <w:multiLevelType w:val="multilevel"/>
    <w:tmpl w:val="35266930"/>
    <w:styleLink w:val="CurrentList39"/>
    <w:lvl w:ilvl="0">
      <w:start w:val="1"/>
      <w:numFmt w:val="bullet"/>
      <w:lvlText w:val=""/>
      <w:lvlJc w:val="left"/>
      <w:pPr>
        <w:ind w:left="1191" w:hanging="397"/>
      </w:pPr>
      <w:rPr>
        <w:rFonts w:ascii="Symbol" w:hAnsi="Symbol" w:hint="default"/>
        <w:b/>
        <w:i w:val="0"/>
        <w:color w:val="246369" w:themeColor="accent1"/>
        <w:sz w:val="22"/>
      </w:rPr>
    </w:lvl>
    <w:lvl w:ilvl="1">
      <w:start w:val="1"/>
      <w:numFmt w:val="bullet"/>
      <w:lvlRestart w:val="0"/>
      <w:lvlText w:val=""/>
      <w:lvlJc w:val="left"/>
      <w:pPr>
        <w:ind w:left="1588" w:hanging="397"/>
      </w:pPr>
      <w:rPr>
        <w:rFonts w:ascii="Symbol" w:hAnsi="Symbol" w:hint="default"/>
        <w:b w:val="0"/>
        <w:i w:val="0"/>
        <w:color w:val="25646A"/>
        <w:sz w:val="22"/>
      </w:rPr>
    </w:lvl>
    <w:lvl w:ilvl="2">
      <w:start w:val="1"/>
      <w:numFmt w:val="bullet"/>
      <w:lvlRestart w:val="0"/>
      <w:lvlText w:val=""/>
      <w:lvlJc w:val="left"/>
      <w:pPr>
        <w:ind w:left="1985" w:hanging="397"/>
      </w:pPr>
      <w:rPr>
        <w:rFonts w:ascii="Symbol" w:hAnsi="Symbol" w:hint="default"/>
        <w:b w:val="0"/>
        <w:i w:val="0"/>
        <w:color w:val="25646A"/>
        <w:sz w:val="22"/>
      </w:rPr>
    </w:lvl>
    <w:lvl w:ilvl="3">
      <w:start w:val="1"/>
      <w:numFmt w:val="bullet"/>
      <w:lvlRestart w:val="0"/>
      <w:lvlText w:val=""/>
      <w:lvlJc w:val="left"/>
      <w:pPr>
        <w:ind w:left="3119" w:hanging="397"/>
      </w:pPr>
      <w:rPr>
        <w:rFonts w:ascii="Symbol" w:hAnsi="Symbol" w:hint="default"/>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41"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Text w:val="%1.%2."/>
      <w:lvlJc w:val="left"/>
      <w:pPr>
        <w:tabs>
          <w:tab w:val="num" w:pos="1361"/>
        </w:tabs>
        <w:ind w:left="1361" w:hanging="567"/>
      </w:pPr>
      <w:rPr>
        <w:rFonts w:ascii="Arial" w:hAnsi="Arial" w:hint="default"/>
        <w:b w:val="0"/>
        <w:i w:val="0"/>
        <w:color w:val="25646A"/>
        <w:sz w:val="22"/>
      </w:rPr>
    </w:lvl>
    <w:lvl w:ilvl="2">
      <w:start w:val="1"/>
      <w:numFmt w:val="decimal"/>
      <w:lvlText w:val="%1.%2.%3."/>
      <w:lvlJc w:val="left"/>
      <w:pPr>
        <w:ind w:left="2098" w:hanging="737"/>
      </w:pPr>
      <w:rPr>
        <w:rFonts w:ascii="Arial" w:hAnsi="Arial" w:hint="default"/>
        <w:b w:val="0"/>
        <w:i w:val="0"/>
        <w:color w:val="25646A"/>
        <w:sz w:val="22"/>
      </w:rPr>
    </w:lvl>
    <w:lvl w:ilvl="3">
      <w:start w:val="1"/>
      <w:numFmt w:val="decimal"/>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2"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ascii="Arial" w:hAnsi="Arial" w:hint="default"/>
        <w:b/>
        <w:i w:val="0"/>
        <w:color w:val="25646A"/>
        <w:sz w:val="22"/>
      </w:rPr>
    </w:lvl>
    <w:lvl w:ilvl="1">
      <w:start w:val="1"/>
      <w:numFmt w:val="decimal"/>
      <w:lvlText w:val="%1.%2."/>
      <w:lvlJc w:val="left"/>
      <w:pPr>
        <w:ind w:left="964" w:hanging="567"/>
      </w:pPr>
      <w:rPr>
        <w:rFonts w:ascii="Arial" w:hAnsi="Arial" w:hint="default"/>
        <w:b/>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262478C"/>
    <w:multiLevelType w:val="multilevel"/>
    <w:tmpl w:val="2FDEC6EE"/>
    <w:lvl w:ilvl="0">
      <w:start w:val="1"/>
      <w:numFmt w:val="decimal"/>
      <w:pStyle w:val="Heading1"/>
      <w:lvlText w:val="%1."/>
      <w:lvlJc w:val="left"/>
      <w:pPr>
        <w:tabs>
          <w:tab w:val="num" w:pos="720"/>
        </w:tabs>
        <w:ind w:left="720" w:hanging="720"/>
      </w:pPr>
      <w:rPr>
        <w:rFonts w:cs="Times New Roman"/>
        <w:u w:val="none"/>
      </w:rPr>
    </w:lvl>
    <w:lvl w:ilvl="1">
      <w:start w:val="1"/>
      <w:numFmt w:val="decimal"/>
      <w:pStyle w:val="Heading2"/>
      <w:lvlText w:val="%1.%2"/>
      <w:lvlJc w:val="left"/>
      <w:pPr>
        <w:tabs>
          <w:tab w:val="num" w:pos="720"/>
        </w:tabs>
        <w:ind w:left="720" w:hanging="720"/>
      </w:pPr>
      <w:rPr>
        <w:rFonts w:cs="Times New Roman"/>
        <w:u w:val="none"/>
      </w:rPr>
    </w:lvl>
    <w:lvl w:ilvl="2">
      <w:start w:val="1"/>
      <w:numFmt w:val="lowerLetter"/>
      <w:pStyle w:val="Heading3"/>
      <w:lvlText w:val="(%3)"/>
      <w:lvlJc w:val="left"/>
      <w:pPr>
        <w:tabs>
          <w:tab w:val="num" w:pos="1440"/>
        </w:tabs>
        <w:ind w:left="1440" w:hanging="720"/>
      </w:pPr>
      <w:rPr>
        <w:rFonts w:cs="Times New Roman"/>
        <w:u w:val="none"/>
      </w:rPr>
    </w:lvl>
    <w:lvl w:ilvl="3">
      <w:start w:val="1"/>
      <w:numFmt w:val="lowerRoman"/>
      <w:pStyle w:val="Heading4"/>
      <w:lvlText w:val="(%4)"/>
      <w:lvlJc w:val="left"/>
      <w:pPr>
        <w:tabs>
          <w:tab w:val="num" w:pos="2160"/>
        </w:tabs>
        <w:ind w:left="2160" w:hanging="720"/>
      </w:pPr>
      <w:rPr>
        <w:rFonts w:cs="Times New Roman"/>
        <w:u w:val="none"/>
      </w:rPr>
    </w:lvl>
    <w:lvl w:ilvl="4">
      <w:start w:val="1"/>
      <w:numFmt w:val="decimal"/>
      <w:pStyle w:val="Heading5"/>
      <w:lvlText w:val="(%5)"/>
      <w:lvlJc w:val="left"/>
      <w:pPr>
        <w:tabs>
          <w:tab w:val="num" w:pos="2880"/>
        </w:tabs>
        <w:ind w:left="2880" w:hanging="720"/>
      </w:pPr>
      <w:rPr>
        <w:rFonts w:cs="Times New Roman"/>
        <w:u w:val="none"/>
      </w:rPr>
    </w:lvl>
    <w:lvl w:ilvl="5">
      <w:start w:val="1"/>
      <w:numFmt w:val="upperLetter"/>
      <w:pStyle w:val="Heading6"/>
      <w:lvlText w:val="(%6)"/>
      <w:lvlJc w:val="left"/>
      <w:pPr>
        <w:tabs>
          <w:tab w:val="num" w:pos="3600"/>
        </w:tabs>
        <w:ind w:left="3600" w:hanging="720"/>
      </w:pPr>
      <w:rPr>
        <w:rFonts w:cs="Times New Roman"/>
        <w:u w:val="none"/>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5" w15:restartNumberingAfterBreak="0">
    <w:nsid w:val="52D27E57"/>
    <w:multiLevelType w:val="multilevel"/>
    <w:tmpl w:val="91A2872C"/>
    <w:styleLink w:val="CurrentList7"/>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573557DE"/>
    <w:multiLevelType w:val="multilevel"/>
    <w:tmpl w:val="B28878C6"/>
    <w:styleLink w:val="CurrentList23"/>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9" w15:restartNumberingAfterBreak="0">
    <w:nsid w:val="575179EA"/>
    <w:multiLevelType w:val="multilevel"/>
    <w:tmpl w:val="F07ECD5E"/>
    <w:styleLink w:val="CurrentList16"/>
    <w:lvl w:ilvl="0">
      <w:start w:val="1"/>
      <w:numFmt w:val="lowerLetter"/>
      <w:lvlText w:val="%1."/>
      <w:lvlJc w:val="left"/>
      <w:pPr>
        <w:ind w:left="360" w:hanging="360"/>
      </w:pPr>
      <w:rPr>
        <w:rFonts w:ascii="Arial" w:hAnsi="Arial" w:hint="default"/>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0" w15:restartNumberingAfterBreak="0">
    <w:nsid w:val="5BE94B1C"/>
    <w:multiLevelType w:val="multilevel"/>
    <w:tmpl w:val="1D7EE438"/>
    <w:styleLink w:val="CurrentList34"/>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51" w15:restartNumberingAfterBreak="0">
    <w:nsid w:val="5E1F1FA5"/>
    <w:multiLevelType w:val="multilevel"/>
    <w:tmpl w:val="ED14CC6C"/>
    <w:styleLink w:val="CurrentList31"/>
    <w:lvl w:ilvl="0">
      <w:start w:val="1"/>
      <w:numFmt w:val="bullet"/>
      <w:lvlText w:val=""/>
      <w:lvlJc w:val="left"/>
      <w:pPr>
        <w:ind w:left="1235" w:hanging="397"/>
      </w:pPr>
      <w:rPr>
        <w:rFonts w:ascii="Symbol" w:hAnsi="Symbol" w:hint="default"/>
        <w:b/>
        <w:i w:val="0"/>
        <w:color w:val="246369" w:themeColor="accent1"/>
        <w:sz w:val="22"/>
      </w:rPr>
    </w:lvl>
    <w:lvl w:ilvl="1">
      <w:start w:val="1"/>
      <w:numFmt w:val="bullet"/>
      <w:lvlRestart w:val="0"/>
      <w:lvlText w:val=""/>
      <w:lvlJc w:val="left"/>
      <w:pPr>
        <w:ind w:left="2352" w:hanging="397"/>
      </w:pPr>
      <w:rPr>
        <w:rFonts w:ascii="Symbol" w:hAnsi="Symbol" w:hint="default"/>
        <w:b w:val="0"/>
        <w:i w:val="0"/>
        <w:color w:val="25646A"/>
        <w:sz w:val="22"/>
      </w:rPr>
    </w:lvl>
    <w:lvl w:ilvl="2">
      <w:start w:val="1"/>
      <w:numFmt w:val="bullet"/>
      <w:lvlRestart w:val="0"/>
      <w:lvlText w:val=""/>
      <w:lvlJc w:val="left"/>
      <w:pPr>
        <w:tabs>
          <w:tab w:val="num" w:pos="2749"/>
        </w:tabs>
        <w:ind w:left="2749" w:hanging="397"/>
      </w:pPr>
      <w:rPr>
        <w:rFonts w:ascii="Symbol" w:hAnsi="Symbol" w:hint="default"/>
        <w:b w:val="0"/>
        <w:i w:val="0"/>
        <w:color w:val="25646A"/>
        <w:sz w:val="22"/>
      </w:rPr>
    </w:lvl>
    <w:lvl w:ilvl="3">
      <w:start w:val="1"/>
      <w:numFmt w:val="bullet"/>
      <w:lvlRestart w:val="0"/>
      <w:lvlText w:val=""/>
      <w:lvlJc w:val="left"/>
      <w:pPr>
        <w:ind w:left="3146" w:hanging="397"/>
      </w:pPr>
      <w:rPr>
        <w:rFonts w:ascii="Symbol" w:hAnsi="Symbol" w:hint="default"/>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52"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Restart w:val="0"/>
      <w:lvlText w:val="%1.%2."/>
      <w:lvlJc w:val="left"/>
      <w:pPr>
        <w:tabs>
          <w:tab w:val="num" w:pos="1361"/>
        </w:tabs>
        <w:ind w:left="1361" w:hanging="567"/>
      </w:pPr>
      <w:rPr>
        <w:rFonts w:ascii="Arial" w:hAnsi="Arial" w:hint="default"/>
        <w:b w:val="0"/>
        <w:i w:val="0"/>
        <w:color w:val="25646A"/>
        <w:sz w:val="22"/>
      </w:rPr>
    </w:lvl>
    <w:lvl w:ilvl="2">
      <w:start w:val="1"/>
      <w:numFmt w:val="decimal"/>
      <w:lvlRestart w:val="0"/>
      <w:lvlText w:val="%1.%2.%3."/>
      <w:lvlJc w:val="left"/>
      <w:pPr>
        <w:ind w:left="2098" w:hanging="737"/>
      </w:pPr>
      <w:rPr>
        <w:rFonts w:ascii="Arial" w:hAnsi="Arial" w:hint="default"/>
        <w:b w:val="0"/>
        <w:i w:val="0"/>
        <w:color w:val="25646A"/>
        <w:sz w:val="22"/>
      </w:rPr>
    </w:lvl>
    <w:lvl w:ilvl="3">
      <w:start w:val="1"/>
      <w:numFmt w:val="decimal"/>
      <w:lvlRestart w:val="0"/>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53" w15:restartNumberingAfterBreak="0">
    <w:nsid w:val="6541322C"/>
    <w:multiLevelType w:val="multilevel"/>
    <w:tmpl w:val="B4E896C6"/>
    <w:styleLink w:val="CurrentList24"/>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4"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5" w15:restartNumberingAfterBreak="0">
    <w:nsid w:val="68EC7ADC"/>
    <w:multiLevelType w:val="multilevel"/>
    <w:tmpl w:val="E12E2126"/>
    <w:styleLink w:val="CurrentList50"/>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6" w15:restartNumberingAfterBreak="0">
    <w:nsid w:val="6A3B2A19"/>
    <w:multiLevelType w:val="hybridMultilevel"/>
    <w:tmpl w:val="8F5E8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B39399B"/>
    <w:multiLevelType w:val="hybridMultilevel"/>
    <w:tmpl w:val="6C6CC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BFB5A90"/>
    <w:multiLevelType w:val="hybridMultilevel"/>
    <w:tmpl w:val="E4985E58"/>
    <w:lvl w:ilvl="0" w:tplc="88F0CD5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C124252"/>
    <w:multiLevelType w:val="multilevel"/>
    <w:tmpl w:val="6A325642"/>
    <w:styleLink w:val="CurrentList35"/>
    <w:lvl w:ilvl="0">
      <w:start w:val="1"/>
      <w:numFmt w:val="bullet"/>
      <w:lvlText w:val=""/>
      <w:lvlJc w:val="left"/>
      <w:pPr>
        <w:ind w:left="799" w:hanging="567"/>
      </w:pPr>
      <w:rPr>
        <w:rFonts w:ascii="Symbol" w:hAnsi="Symbol" w:hint="default"/>
        <w:b/>
        <w:i w:val="0"/>
        <w:color w:val="246369" w:themeColor="accent1"/>
        <w:sz w:val="22"/>
      </w:rPr>
    </w:lvl>
    <w:lvl w:ilvl="1">
      <w:start w:val="1"/>
      <w:numFmt w:val="bullet"/>
      <w:lvlRestart w:val="0"/>
      <w:lvlText w:val=""/>
      <w:lvlJc w:val="left"/>
      <w:pPr>
        <w:ind w:left="1196" w:hanging="397"/>
      </w:pPr>
      <w:rPr>
        <w:rFonts w:ascii="Symbol" w:hAnsi="Symbol" w:hint="default"/>
        <w:b w:val="0"/>
        <w:i w:val="0"/>
        <w:color w:val="25646A"/>
        <w:sz w:val="22"/>
      </w:rPr>
    </w:lvl>
    <w:lvl w:ilvl="2">
      <w:start w:val="1"/>
      <w:numFmt w:val="bullet"/>
      <w:lvlRestart w:val="0"/>
      <w:lvlText w:val=""/>
      <w:lvlJc w:val="left"/>
      <w:pPr>
        <w:ind w:left="1593" w:hanging="397"/>
      </w:pPr>
      <w:rPr>
        <w:rFonts w:ascii="Symbol" w:hAnsi="Symbol" w:hint="default"/>
        <w:b w:val="0"/>
        <w:i w:val="0"/>
        <w:color w:val="25646A"/>
        <w:sz w:val="22"/>
      </w:rPr>
    </w:lvl>
    <w:lvl w:ilvl="3">
      <w:start w:val="1"/>
      <w:numFmt w:val="bullet"/>
      <w:lvlRestart w:val="0"/>
      <w:lvlText w:val=""/>
      <w:lvlJc w:val="left"/>
      <w:pPr>
        <w:ind w:left="1990" w:hanging="397"/>
      </w:pPr>
      <w:rPr>
        <w:rFonts w:ascii="Symbol" w:hAnsi="Symbol" w:hint="default"/>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60" w15:restartNumberingAfterBreak="0">
    <w:nsid w:val="721C629A"/>
    <w:multiLevelType w:val="multilevel"/>
    <w:tmpl w:val="9080E614"/>
    <w:styleLink w:val="CurrentList44"/>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325" w:hanging="39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1" w15:restartNumberingAfterBreak="0">
    <w:nsid w:val="74D14A10"/>
    <w:multiLevelType w:val="multilevel"/>
    <w:tmpl w:val="BD420682"/>
    <w:styleLink w:val="CurrentList46"/>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134" w:hanging="737"/>
      </w:pPr>
      <w:rPr>
        <w:rFonts w:ascii="Symbol" w:hAnsi="Symbol" w:hint="default"/>
        <w:b w:val="0"/>
        <w:i w:val="0"/>
        <w:color w:val="25646A"/>
        <w:sz w:val="22"/>
      </w:rPr>
    </w:lvl>
    <w:lvl w:ilvl="2">
      <w:start w:val="1"/>
      <w:numFmt w:val="bullet"/>
      <w:lvlRestart w:val="0"/>
      <w:lvlText w:val=""/>
      <w:lvlJc w:val="left"/>
      <w:pPr>
        <w:ind w:left="1871" w:hanging="737"/>
      </w:pPr>
      <w:rPr>
        <w:rFonts w:ascii="Symbol" w:hAnsi="Symbol" w:hint="default"/>
        <w:b w:val="0"/>
        <w:i w:val="0"/>
        <w:color w:val="25646A"/>
        <w:sz w:val="22"/>
      </w:rPr>
    </w:lvl>
    <w:lvl w:ilvl="3">
      <w:start w:val="1"/>
      <w:numFmt w:val="bullet"/>
      <w:lvlRestart w:val="0"/>
      <w:lvlText w:val=""/>
      <w:lvlJc w:val="left"/>
      <w:pPr>
        <w:ind w:left="2608" w:hanging="73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2" w15:restartNumberingAfterBreak="0">
    <w:nsid w:val="75D07ADC"/>
    <w:multiLevelType w:val="multilevel"/>
    <w:tmpl w:val="B4E896C6"/>
    <w:styleLink w:val="CurrentList25"/>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63"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768A56D1"/>
    <w:multiLevelType w:val="hybridMultilevel"/>
    <w:tmpl w:val="BF105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8B22037"/>
    <w:multiLevelType w:val="multilevel"/>
    <w:tmpl w:val="DE7A7B0A"/>
    <w:styleLink w:val="CurrentList30"/>
    <w:lvl w:ilvl="0">
      <w:start w:val="1"/>
      <w:numFmt w:val="bullet"/>
      <w:lvlText w:val=""/>
      <w:lvlJc w:val="left"/>
      <w:pPr>
        <w:ind w:left="1117" w:hanging="397"/>
      </w:pPr>
      <w:rPr>
        <w:rFonts w:ascii="Symbol" w:hAnsi="Symbol" w:hint="default"/>
        <w:b/>
        <w:i w:val="0"/>
        <w:color w:val="25646A"/>
        <w:sz w:val="22"/>
      </w:rPr>
    </w:lvl>
    <w:lvl w:ilvl="1">
      <w:start w:val="1"/>
      <w:numFmt w:val="bullet"/>
      <w:lvlRestart w:val="0"/>
      <w:lvlText w:val=""/>
      <w:lvlJc w:val="left"/>
      <w:pPr>
        <w:ind w:left="1514" w:hanging="397"/>
      </w:pPr>
      <w:rPr>
        <w:rFonts w:ascii="Symbol" w:hAnsi="Symbol" w:hint="default"/>
        <w:b w:val="0"/>
        <w:i w:val="0"/>
        <w:color w:val="25646A"/>
        <w:sz w:val="22"/>
      </w:rPr>
    </w:lvl>
    <w:lvl w:ilvl="2">
      <w:start w:val="1"/>
      <w:numFmt w:val="bullet"/>
      <w:lvlRestart w:val="0"/>
      <w:lvlText w:val=""/>
      <w:lvlJc w:val="left"/>
      <w:pPr>
        <w:tabs>
          <w:tab w:val="num" w:pos="1911"/>
        </w:tabs>
        <w:ind w:left="1911" w:hanging="397"/>
      </w:pPr>
      <w:rPr>
        <w:rFonts w:ascii="Symbol" w:hAnsi="Symbol" w:hint="default"/>
        <w:b w:val="0"/>
        <w:i w:val="0"/>
        <w:color w:val="25646A"/>
        <w:sz w:val="22"/>
      </w:rPr>
    </w:lvl>
    <w:lvl w:ilvl="3">
      <w:start w:val="1"/>
      <w:numFmt w:val="bullet"/>
      <w:lvlRestart w:val="0"/>
      <w:lvlText w:val=""/>
      <w:lvlJc w:val="left"/>
      <w:pPr>
        <w:ind w:left="2308" w:hanging="397"/>
      </w:pPr>
      <w:rPr>
        <w:rFonts w:ascii="Symbol" w:hAnsi="Symbol" w:hint="default"/>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66" w15:restartNumberingAfterBreak="0">
    <w:nsid w:val="78FD4E59"/>
    <w:multiLevelType w:val="multilevel"/>
    <w:tmpl w:val="B126A2B4"/>
    <w:styleLink w:val="CurrentList49"/>
    <w:lvl w:ilvl="0">
      <w:start w:val="1"/>
      <w:numFmt w:val="bullet"/>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67"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7A001F78"/>
    <w:multiLevelType w:val="hybridMultilevel"/>
    <w:tmpl w:val="F084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B0D7034"/>
    <w:multiLevelType w:val="multilevel"/>
    <w:tmpl w:val="B3BE21CA"/>
    <w:styleLink w:val="CurrentList20"/>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70" w15:restartNumberingAfterBreak="0">
    <w:nsid w:val="7E1C3E14"/>
    <w:multiLevelType w:val="multilevel"/>
    <w:tmpl w:val="D4D82496"/>
    <w:styleLink w:val="CurrentList33"/>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327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219364153">
    <w:abstractNumId w:val="18"/>
  </w:num>
  <w:num w:numId="2" w16cid:durableId="96340761">
    <w:abstractNumId w:val="46"/>
  </w:num>
  <w:num w:numId="3" w16cid:durableId="927038755">
    <w:abstractNumId w:val="67"/>
  </w:num>
  <w:num w:numId="4" w16cid:durableId="1929384964">
    <w:abstractNumId w:val="7"/>
  </w:num>
  <w:num w:numId="5" w16cid:durableId="1045838689">
    <w:abstractNumId w:val="32"/>
  </w:num>
  <w:num w:numId="6" w16cid:durableId="1227838422">
    <w:abstractNumId w:val="26"/>
  </w:num>
  <w:num w:numId="7" w16cid:durableId="1105155869">
    <w:abstractNumId w:val="2"/>
  </w:num>
  <w:num w:numId="8" w16cid:durableId="713309116">
    <w:abstractNumId w:val="29"/>
  </w:num>
  <w:num w:numId="9" w16cid:durableId="328140196">
    <w:abstractNumId w:val="45"/>
  </w:num>
  <w:num w:numId="10" w16cid:durableId="1022122843">
    <w:abstractNumId w:val="21"/>
  </w:num>
  <w:num w:numId="11" w16cid:durableId="72432427">
    <w:abstractNumId w:val="25"/>
  </w:num>
  <w:num w:numId="12" w16cid:durableId="2044597272">
    <w:abstractNumId w:val="3"/>
  </w:num>
  <w:num w:numId="13" w16cid:durableId="1627203264">
    <w:abstractNumId w:val="43"/>
  </w:num>
  <w:num w:numId="14" w16cid:durableId="905606734">
    <w:abstractNumId w:val="47"/>
  </w:num>
  <w:num w:numId="15" w16cid:durableId="877276247">
    <w:abstractNumId w:val="28"/>
  </w:num>
  <w:num w:numId="16" w16cid:durableId="386730598">
    <w:abstractNumId w:val="8"/>
  </w:num>
  <w:num w:numId="17" w16cid:durableId="795149276">
    <w:abstractNumId w:val="34"/>
  </w:num>
  <w:num w:numId="18" w16cid:durableId="333722637">
    <w:abstractNumId w:val="6"/>
  </w:num>
  <w:num w:numId="19" w16cid:durableId="1469785307">
    <w:abstractNumId w:val="49"/>
  </w:num>
  <w:num w:numId="20" w16cid:durableId="1440679629">
    <w:abstractNumId w:val="17"/>
  </w:num>
  <w:num w:numId="21" w16cid:durableId="131674163">
    <w:abstractNumId w:val="42"/>
  </w:num>
  <w:num w:numId="22" w16cid:durableId="1141918996">
    <w:abstractNumId w:val="41"/>
  </w:num>
  <w:num w:numId="23" w16cid:durableId="901906720">
    <w:abstractNumId w:val="52"/>
  </w:num>
  <w:num w:numId="24" w16cid:durableId="1416703637">
    <w:abstractNumId w:val="69"/>
  </w:num>
  <w:num w:numId="25" w16cid:durableId="1072392757">
    <w:abstractNumId w:val="14"/>
  </w:num>
  <w:num w:numId="26" w16cid:durableId="1282035004">
    <w:abstractNumId w:val="33"/>
  </w:num>
  <w:num w:numId="27" w16cid:durableId="823201733">
    <w:abstractNumId w:val="48"/>
  </w:num>
  <w:num w:numId="28" w16cid:durableId="211384531">
    <w:abstractNumId w:val="53"/>
  </w:num>
  <w:num w:numId="29" w16cid:durableId="715934371">
    <w:abstractNumId w:val="62"/>
  </w:num>
  <w:num w:numId="30" w16cid:durableId="751127727">
    <w:abstractNumId w:val="36"/>
  </w:num>
  <w:num w:numId="31" w16cid:durableId="78211932">
    <w:abstractNumId w:val="11"/>
  </w:num>
  <w:num w:numId="32" w16cid:durableId="1432093368">
    <w:abstractNumId w:val="22"/>
  </w:num>
  <w:num w:numId="33" w16cid:durableId="1972249518">
    <w:abstractNumId w:val="35"/>
  </w:num>
  <w:num w:numId="34" w16cid:durableId="421924429">
    <w:abstractNumId w:val="65"/>
  </w:num>
  <w:num w:numId="35" w16cid:durableId="917594820">
    <w:abstractNumId w:val="51"/>
  </w:num>
  <w:num w:numId="36" w16cid:durableId="1734234492">
    <w:abstractNumId w:val="12"/>
  </w:num>
  <w:num w:numId="37" w16cid:durableId="1050038164">
    <w:abstractNumId w:val="70"/>
  </w:num>
  <w:num w:numId="38" w16cid:durableId="802189932">
    <w:abstractNumId w:val="50"/>
  </w:num>
  <w:num w:numId="39" w16cid:durableId="18969362">
    <w:abstractNumId w:val="59"/>
  </w:num>
  <w:num w:numId="40" w16cid:durableId="211888365">
    <w:abstractNumId w:val="44"/>
  </w:num>
  <w:num w:numId="41" w16cid:durableId="1682970393">
    <w:abstractNumId w:val="63"/>
  </w:num>
  <w:num w:numId="42" w16cid:durableId="1167985586">
    <w:abstractNumId w:val="39"/>
  </w:num>
  <w:num w:numId="43" w16cid:durableId="615059650">
    <w:abstractNumId w:val="54"/>
  </w:num>
  <w:num w:numId="44" w16cid:durableId="665936969">
    <w:abstractNumId w:val="40"/>
  </w:num>
  <w:num w:numId="45" w16cid:durableId="1009331936">
    <w:abstractNumId w:val="23"/>
  </w:num>
  <w:num w:numId="46" w16cid:durableId="1642268279">
    <w:abstractNumId w:val="1"/>
  </w:num>
  <w:num w:numId="47" w16cid:durableId="1827697240">
    <w:abstractNumId w:val="30"/>
  </w:num>
  <w:num w:numId="48" w16cid:durableId="430051645">
    <w:abstractNumId w:val="15"/>
  </w:num>
  <w:num w:numId="49" w16cid:durableId="2119786258">
    <w:abstractNumId w:val="60"/>
  </w:num>
  <w:num w:numId="50" w16cid:durableId="1605727743">
    <w:abstractNumId w:val="5"/>
  </w:num>
  <w:num w:numId="51" w16cid:durableId="393742022">
    <w:abstractNumId w:val="61"/>
  </w:num>
  <w:num w:numId="52" w16cid:durableId="646201152">
    <w:abstractNumId w:val="37"/>
  </w:num>
  <w:num w:numId="53" w16cid:durableId="1107307574">
    <w:abstractNumId w:val="9"/>
  </w:num>
  <w:num w:numId="54" w16cid:durableId="2061709640">
    <w:abstractNumId w:val="66"/>
  </w:num>
  <w:num w:numId="55" w16cid:durableId="12732284">
    <w:abstractNumId w:val="27"/>
  </w:num>
  <w:num w:numId="56" w16cid:durableId="320692453">
    <w:abstractNumId w:val="55"/>
  </w:num>
  <w:num w:numId="57" w16cid:durableId="472455762">
    <w:abstractNumId w:val="20"/>
  </w:num>
  <w:num w:numId="58" w16cid:durableId="1716079623">
    <w:abstractNumId w:val="4"/>
  </w:num>
  <w:num w:numId="59" w16cid:durableId="1807044662">
    <w:abstractNumId w:val="64"/>
  </w:num>
  <w:num w:numId="60" w16cid:durableId="1021859288">
    <w:abstractNumId w:val="68"/>
  </w:num>
  <w:num w:numId="61" w16cid:durableId="1143884880">
    <w:abstractNumId w:val="57"/>
  </w:num>
  <w:num w:numId="62" w16cid:durableId="393044795">
    <w:abstractNumId w:val="19"/>
  </w:num>
  <w:num w:numId="63" w16cid:durableId="1110704249">
    <w:abstractNumId w:val="38"/>
  </w:num>
  <w:num w:numId="64" w16cid:durableId="1353385724">
    <w:abstractNumId w:val="10"/>
  </w:num>
  <w:num w:numId="65" w16cid:durableId="332031203">
    <w:abstractNumId w:val="16"/>
  </w:num>
  <w:num w:numId="66" w16cid:durableId="449907328">
    <w:abstractNumId w:val="44"/>
  </w:num>
  <w:num w:numId="67" w16cid:durableId="502160047">
    <w:abstractNumId w:val="24"/>
  </w:num>
  <w:num w:numId="68" w16cid:durableId="1591357175">
    <w:abstractNumId w:val="56"/>
  </w:num>
  <w:num w:numId="69" w16cid:durableId="2137868978">
    <w:abstractNumId w:val="31"/>
  </w:num>
  <w:num w:numId="70" w16cid:durableId="2008508577">
    <w:abstractNumId w:val="0"/>
  </w:num>
  <w:num w:numId="71" w16cid:durableId="1773894324">
    <w:abstractNumId w:val="13"/>
  </w:num>
  <w:num w:numId="72" w16cid:durableId="562302951">
    <w:abstractNumId w:val="58"/>
  </w:num>
  <w:numIdMacAtCleanup w:val="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0CB8"/>
    <w:rsid w:val="00001847"/>
    <w:rsid w:val="000018F0"/>
    <w:rsid w:val="00001E4E"/>
    <w:rsid w:val="00003A5F"/>
    <w:rsid w:val="00004B78"/>
    <w:rsid w:val="00004EFF"/>
    <w:rsid w:val="0000535A"/>
    <w:rsid w:val="000065E5"/>
    <w:rsid w:val="00006E1B"/>
    <w:rsid w:val="00010E2A"/>
    <w:rsid w:val="0001204F"/>
    <w:rsid w:val="00014B2B"/>
    <w:rsid w:val="00015F5E"/>
    <w:rsid w:val="00023B7A"/>
    <w:rsid w:val="00025719"/>
    <w:rsid w:val="00027DB8"/>
    <w:rsid w:val="0003086E"/>
    <w:rsid w:val="00030B6F"/>
    <w:rsid w:val="00030FA7"/>
    <w:rsid w:val="00031421"/>
    <w:rsid w:val="00031ABB"/>
    <w:rsid w:val="000341A9"/>
    <w:rsid w:val="00040E14"/>
    <w:rsid w:val="00042821"/>
    <w:rsid w:val="000448E4"/>
    <w:rsid w:val="00044BF2"/>
    <w:rsid w:val="00047496"/>
    <w:rsid w:val="00052782"/>
    <w:rsid w:val="00052B1B"/>
    <w:rsid w:val="00054883"/>
    <w:rsid w:val="00054D11"/>
    <w:rsid w:val="00055F1B"/>
    <w:rsid w:val="00062826"/>
    <w:rsid w:val="000630A4"/>
    <w:rsid w:val="00063412"/>
    <w:rsid w:val="00064288"/>
    <w:rsid w:val="00064403"/>
    <w:rsid w:val="00072896"/>
    <w:rsid w:val="00072E61"/>
    <w:rsid w:val="00074348"/>
    <w:rsid w:val="00074746"/>
    <w:rsid w:val="000757BD"/>
    <w:rsid w:val="0007683A"/>
    <w:rsid w:val="00077E67"/>
    <w:rsid w:val="00080DA7"/>
    <w:rsid w:val="00081379"/>
    <w:rsid w:val="00086A27"/>
    <w:rsid w:val="00086A56"/>
    <w:rsid w:val="000870F2"/>
    <w:rsid w:val="0009155D"/>
    <w:rsid w:val="000926DC"/>
    <w:rsid w:val="00093D34"/>
    <w:rsid w:val="00094856"/>
    <w:rsid w:val="00094D71"/>
    <w:rsid w:val="00095DD2"/>
    <w:rsid w:val="00095E83"/>
    <w:rsid w:val="000968DA"/>
    <w:rsid w:val="00096E09"/>
    <w:rsid w:val="000A0017"/>
    <w:rsid w:val="000A071E"/>
    <w:rsid w:val="000A1BF8"/>
    <w:rsid w:val="000A62D0"/>
    <w:rsid w:val="000A6CC5"/>
    <w:rsid w:val="000A78A0"/>
    <w:rsid w:val="000B09B4"/>
    <w:rsid w:val="000B159D"/>
    <w:rsid w:val="000B1FA7"/>
    <w:rsid w:val="000B3B0B"/>
    <w:rsid w:val="000B412D"/>
    <w:rsid w:val="000B58E2"/>
    <w:rsid w:val="000B6C3A"/>
    <w:rsid w:val="000B6E6B"/>
    <w:rsid w:val="000C1A3D"/>
    <w:rsid w:val="000C2943"/>
    <w:rsid w:val="000C2C75"/>
    <w:rsid w:val="000C5AA8"/>
    <w:rsid w:val="000C5D10"/>
    <w:rsid w:val="000C5D5C"/>
    <w:rsid w:val="000C6D75"/>
    <w:rsid w:val="000D0210"/>
    <w:rsid w:val="000D3276"/>
    <w:rsid w:val="000D4A00"/>
    <w:rsid w:val="000D5080"/>
    <w:rsid w:val="000D5178"/>
    <w:rsid w:val="000D5D49"/>
    <w:rsid w:val="000D61C5"/>
    <w:rsid w:val="000D6981"/>
    <w:rsid w:val="000D723B"/>
    <w:rsid w:val="000E08CB"/>
    <w:rsid w:val="000E13DE"/>
    <w:rsid w:val="000E4DA6"/>
    <w:rsid w:val="000E676A"/>
    <w:rsid w:val="000E6CC9"/>
    <w:rsid w:val="000E7DB3"/>
    <w:rsid w:val="000E7EEC"/>
    <w:rsid w:val="000F3ACF"/>
    <w:rsid w:val="000F541C"/>
    <w:rsid w:val="000F54F3"/>
    <w:rsid w:val="001068EE"/>
    <w:rsid w:val="00107467"/>
    <w:rsid w:val="00107773"/>
    <w:rsid w:val="00107CE0"/>
    <w:rsid w:val="00107D8F"/>
    <w:rsid w:val="00111BED"/>
    <w:rsid w:val="001131DA"/>
    <w:rsid w:val="0011440C"/>
    <w:rsid w:val="0011529E"/>
    <w:rsid w:val="0011552C"/>
    <w:rsid w:val="00125FA7"/>
    <w:rsid w:val="0013029B"/>
    <w:rsid w:val="00130D33"/>
    <w:rsid w:val="001314B3"/>
    <w:rsid w:val="00131A68"/>
    <w:rsid w:val="0013311F"/>
    <w:rsid w:val="001332ED"/>
    <w:rsid w:val="0013482B"/>
    <w:rsid w:val="00134984"/>
    <w:rsid w:val="00135A57"/>
    <w:rsid w:val="00137BBA"/>
    <w:rsid w:val="001402FF"/>
    <w:rsid w:val="00140CB9"/>
    <w:rsid w:val="00141FC2"/>
    <w:rsid w:val="0014290B"/>
    <w:rsid w:val="00144A14"/>
    <w:rsid w:val="00147EE5"/>
    <w:rsid w:val="00152A27"/>
    <w:rsid w:val="00153AF8"/>
    <w:rsid w:val="0015522C"/>
    <w:rsid w:val="00156831"/>
    <w:rsid w:val="00160084"/>
    <w:rsid w:val="00160804"/>
    <w:rsid w:val="00162530"/>
    <w:rsid w:val="00164606"/>
    <w:rsid w:val="00172ECE"/>
    <w:rsid w:val="00173AF5"/>
    <w:rsid w:val="00174964"/>
    <w:rsid w:val="001765DA"/>
    <w:rsid w:val="00180E4F"/>
    <w:rsid w:val="001821E7"/>
    <w:rsid w:val="0018332F"/>
    <w:rsid w:val="001842B6"/>
    <w:rsid w:val="00185B1D"/>
    <w:rsid w:val="0018743C"/>
    <w:rsid w:val="001877F5"/>
    <w:rsid w:val="00187F0D"/>
    <w:rsid w:val="00191CF9"/>
    <w:rsid w:val="0019625C"/>
    <w:rsid w:val="00196987"/>
    <w:rsid w:val="00197EB6"/>
    <w:rsid w:val="001A37BD"/>
    <w:rsid w:val="001A4378"/>
    <w:rsid w:val="001A46D0"/>
    <w:rsid w:val="001A4EA0"/>
    <w:rsid w:val="001A6654"/>
    <w:rsid w:val="001A68EE"/>
    <w:rsid w:val="001A7C59"/>
    <w:rsid w:val="001B2485"/>
    <w:rsid w:val="001B2FEA"/>
    <w:rsid w:val="001B37B9"/>
    <w:rsid w:val="001C2F0B"/>
    <w:rsid w:val="001C3D62"/>
    <w:rsid w:val="001C4531"/>
    <w:rsid w:val="001C46F3"/>
    <w:rsid w:val="001C5F38"/>
    <w:rsid w:val="001C7222"/>
    <w:rsid w:val="001C73BF"/>
    <w:rsid w:val="001D0184"/>
    <w:rsid w:val="001D210E"/>
    <w:rsid w:val="001D252D"/>
    <w:rsid w:val="001D29D6"/>
    <w:rsid w:val="001D377D"/>
    <w:rsid w:val="001D59DC"/>
    <w:rsid w:val="001E0488"/>
    <w:rsid w:val="001E0859"/>
    <w:rsid w:val="001E1C6C"/>
    <w:rsid w:val="001E4FA1"/>
    <w:rsid w:val="001F0B83"/>
    <w:rsid w:val="001F28DD"/>
    <w:rsid w:val="001F49FF"/>
    <w:rsid w:val="001F57DB"/>
    <w:rsid w:val="001F57E2"/>
    <w:rsid w:val="002012CC"/>
    <w:rsid w:val="00201E95"/>
    <w:rsid w:val="00203B6F"/>
    <w:rsid w:val="002073D0"/>
    <w:rsid w:val="002106EB"/>
    <w:rsid w:val="002107CF"/>
    <w:rsid w:val="00210B51"/>
    <w:rsid w:val="0021260C"/>
    <w:rsid w:val="00215373"/>
    <w:rsid w:val="00217E1F"/>
    <w:rsid w:val="00220E18"/>
    <w:rsid w:val="00221064"/>
    <w:rsid w:val="002219F2"/>
    <w:rsid w:val="00222531"/>
    <w:rsid w:val="00223297"/>
    <w:rsid w:val="002233A1"/>
    <w:rsid w:val="002257FB"/>
    <w:rsid w:val="00226560"/>
    <w:rsid w:val="002267A0"/>
    <w:rsid w:val="002314C4"/>
    <w:rsid w:val="002319F3"/>
    <w:rsid w:val="002330FC"/>
    <w:rsid w:val="00234276"/>
    <w:rsid w:val="00235E7C"/>
    <w:rsid w:val="0023666B"/>
    <w:rsid w:val="00236918"/>
    <w:rsid w:val="00237049"/>
    <w:rsid w:val="0023738A"/>
    <w:rsid w:val="002378FA"/>
    <w:rsid w:val="0024156F"/>
    <w:rsid w:val="00241957"/>
    <w:rsid w:val="0024222E"/>
    <w:rsid w:val="00245877"/>
    <w:rsid w:val="00245E20"/>
    <w:rsid w:val="00246852"/>
    <w:rsid w:val="00247B5D"/>
    <w:rsid w:val="00250030"/>
    <w:rsid w:val="0025059F"/>
    <w:rsid w:val="00254997"/>
    <w:rsid w:val="00255805"/>
    <w:rsid w:val="0025771D"/>
    <w:rsid w:val="00257AD6"/>
    <w:rsid w:val="00260573"/>
    <w:rsid w:val="00261392"/>
    <w:rsid w:val="0026164F"/>
    <w:rsid w:val="00261EE9"/>
    <w:rsid w:val="00263FE3"/>
    <w:rsid w:val="00267144"/>
    <w:rsid w:val="00267503"/>
    <w:rsid w:val="002725DE"/>
    <w:rsid w:val="00272930"/>
    <w:rsid w:val="0027365E"/>
    <w:rsid w:val="00275F58"/>
    <w:rsid w:val="00276906"/>
    <w:rsid w:val="00277F0D"/>
    <w:rsid w:val="002803BF"/>
    <w:rsid w:val="00280531"/>
    <w:rsid w:val="00282E80"/>
    <w:rsid w:val="002868FE"/>
    <w:rsid w:val="00290151"/>
    <w:rsid w:val="00290CEE"/>
    <w:rsid w:val="0029161D"/>
    <w:rsid w:val="002931E5"/>
    <w:rsid w:val="002978CD"/>
    <w:rsid w:val="00297A6A"/>
    <w:rsid w:val="002A2C78"/>
    <w:rsid w:val="002A353B"/>
    <w:rsid w:val="002A363B"/>
    <w:rsid w:val="002A3733"/>
    <w:rsid w:val="002A6B24"/>
    <w:rsid w:val="002A6C8D"/>
    <w:rsid w:val="002B1859"/>
    <w:rsid w:val="002B2573"/>
    <w:rsid w:val="002B41F3"/>
    <w:rsid w:val="002B4661"/>
    <w:rsid w:val="002B4B53"/>
    <w:rsid w:val="002B4F23"/>
    <w:rsid w:val="002B6F88"/>
    <w:rsid w:val="002B7FB1"/>
    <w:rsid w:val="002C1B3B"/>
    <w:rsid w:val="002C3E38"/>
    <w:rsid w:val="002C4AEE"/>
    <w:rsid w:val="002C5E73"/>
    <w:rsid w:val="002C673A"/>
    <w:rsid w:val="002C717F"/>
    <w:rsid w:val="002C7239"/>
    <w:rsid w:val="002C7888"/>
    <w:rsid w:val="002D0271"/>
    <w:rsid w:val="002D0412"/>
    <w:rsid w:val="002D1303"/>
    <w:rsid w:val="002D1C70"/>
    <w:rsid w:val="002D2C44"/>
    <w:rsid w:val="002D5F5F"/>
    <w:rsid w:val="002D6DC6"/>
    <w:rsid w:val="002D77C3"/>
    <w:rsid w:val="002E01DA"/>
    <w:rsid w:val="002E0867"/>
    <w:rsid w:val="002E4CD0"/>
    <w:rsid w:val="002E66DE"/>
    <w:rsid w:val="002E70B7"/>
    <w:rsid w:val="002F188E"/>
    <w:rsid w:val="002F1A65"/>
    <w:rsid w:val="002F29AE"/>
    <w:rsid w:val="002F2D3A"/>
    <w:rsid w:val="002F2ED4"/>
    <w:rsid w:val="002F4124"/>
    <w:rsid w:val="002F7FEA"/>
    <w:rsid w:val="003000AC"/>
    <w:rsid w:val="0030017E"/>
    <w:rsid w:val="0030077E"/>
    <w:rsid w:val="00301D57"/>
    <w:rsid w:val="00303E60"/>
    <w:rsid w:val="00304845"/>
    <w:rsid w:val="00306185"/>
    <w:rsid w:val="003062EE"/>
    <w:rsid w:val="00306B71"/>
    <w:rsid w:val="00310167"/>
    <w:rsid w:val="003117F8"/>
    <w:rsid w:val="003155D9"/>
    <w:rsid w:val="0032005F"/>
    <w:rsid w:val="00320445"/>
    <w:rsid w:val="003215F8"/>
    <w:rsid w:val="00322C0D"/>
    <w:rsid w:val="00327CA7"/>
    <w:rsid w:val="003308E6"/>
    <w:rsid w:val="0033173F"/>
    <w:rsid w:val="0033184C"/>
    <w:rsid w:val="00331D09"/>
    <w:rsid w:val="00332E6E"/>
    <w:rsid w:val="0033384B"/>
    <w:rsid w:val="00335D24"/>
    <w:rsid w:val="003417AC"/>
    <w:rsid w:val="003418E6"/>
    <w:rsid w:val="00341915"/>
    <w:rsid w:val="00343B7A"/>
    <w:rsid w:val="00344A28"/>
    <w:rsid w:val="00346A07"/>
    <w:rsid w:val="00346B03"/>
    <w:rsid w:val="0035088D"/>
    <w:rsid w:val="00352592"/>
    <w:rsid w:val="0035489F"/>
    <w:rsid w:val="00355271"/>
    <w:rsid w:val="003553D3"/>
    <w:rsid w:val="00357978"/>
    <w:rsid w:val="00357ABD"/>
    <w:rsid w:val="003611DB"/>
    <w:rsid w:val="003616F4"/>
    <w:rsid w:val="00362AF7"/>
    <w:rsid w:val="003632B1"/>
    <w:rsid w:val="00365A57"/>
    <w:rsid w:val="003670D9"/>
    <w:rsid w:val="003700EF"/>
    <w:rsid w:val="003714FA"/>
    <w:rsid w:val="00374A0A"/>
    <w:rsid w:val="00377373"/>
    <w:rsid w:val="0038211A"/>
    <w:rsid w:val="00383109"/>
    <w:rsid w:val="00384F27"/>
    <w:rsid w:val="00385C44"/>
    <w:rsid w:val="0038610A"/>
    <w:rsid w:val="00392EFE"/>
    <w:rsid w:val="003957A5"/>
    <w:rsid w:val="003A04D7"/>
    <w:rsid w:val="003A08DB"/>
    <w:rsid w:val="003A187C"/>
    <w:rsid w:val="003A1A1A"/>
    <w:rsid w:val="003A4D63"/>
    <w:rsid w:val="003A4E1B"/>
    <w:rsid w:val="003A62E1"/>
    <w:rsid w:val="003A7636"/>
    <w:rsid w:val="003B085B"/>
    <w:rsid w:val="003B0C71"/>
    <w:rsid w:val="003B1A12"/>
    <w:rsid w:val="003B5DDE"/>
    <w:rsid w:val="003B6462"/>
    <w:rsid w:val="003B7E83"/>
    <w:rsid w:val="003C0C4E"/>
    <w:rsid w:val="003C156B"/>
    <w:rsid w:val="003C15AB"/>
    <w:rsid w:val="003C225D"/>
    <w:rsid w:val="003C2E49"/>
    <w:rsid w:val="003C7CD5"/>
    <w:rsid w:val="003D018C"/>
    <w:rsid w:val="003D23EE"/>
    <w:rsid w:val="003D5697"/>
    <w:rsid w:val="003D5EF5"/>
    <w:rsid w:val="003D60FF"/>
    <w:rsid w:val="003E032F"/>
    <w:rsid w:val="003E17C8"/>
    <w:rsid w:val="003E1B39"/>
    <w:rsid w:val="003E1BC4"/>
    <w:rsid w:val="003E252F"/>
    <w:rsid w:val="003E27ED"/>
    <w:rsid w:val="003E2D97"/>
    <w:rsid w:val="003E3094"/>
    <w:rsid w:val="003E3DD8"/>
    <w:rsid w:val="003E50EF"/>
    <w:rsid w:val="003E5858"/>
    <w:rsid w:val="003E7DD9"/>
    <w:rsid w:val="003F0520"/>
    <w:rsid w:val="003F1C3A"/>
    <w:rsid w:val="003F3B52"/>
    <w:rsid w:val="003F3CD1"/>
    <w:rsid w:val="003F3CDB"/>
    <w:rsid w:val="003F49F0"/>
    <w:rsid w:val="003F4EDC"/>
    <w:rsid w:val="00400BE8"/>
    <w:rsid w:val="00401E8A"/>
    <w:rsid w:val="00402101"/>
    <w:rsid w:val="0040487B"/>
    <w:rsid w:val="004052EE"/>
    <w:rsid w:val="0040788E"/>
    <w:rsid w:val="00407A35"/>
    <w:rsid w:val="00410B0A"/>
    <w:rsid w:val="00411BF2"/>
    <w:rsid w:val="00412A2C"/>
    <w:rsid w:val="004139B9"/>
    <w:rsid w:val="00414AFB"/>
    <w:rsid w:val="00416231"/>
    <w:rsid w:val="004171BF"/>
    <w:rsid w:val="0042078D"/>
    <w:rsid w:val="0042127F"/>
    <w:rsid w:val="00423B8A"/>
    <w:rsid w:val="00423FCC"/>
    <w:rsid w:val="004243EE"/>
    <w:rsid w:val="00425EE3"/>
    <w:rsid w:val="00426251"/>
    <w:rsid w:val="004264C0"/>
    <w:rsid w:val="0043187D"/>
    <w:rsid w:val="00432052"/>
    <w:rsid w:val="00432D52"/>
    <w:rsid w:val="00433B05"/>
    <w:rsid w:val="004351B9"/>
    <w:rsid w:val="00435F70"/>
    <w:rsid w:val="004378A0"/>
    <w:rsid w:val="00437E2B"/>
    <w:rsid w:val="00441621"/>
    <w:rsid w:val="004425E0"/>
    <w:rsid w:val="00443706"/>
    <w:rsid w:val="004444D4"/>
    <w:rsid w:val="00444C6A"/>
    <w:rsid w:val="00446602"/>
    <w:rsid w:val="004474C5"/>
    <w:rsid w:val="004511DF"/>
    <w:rsid w:val="00451461"/>
    <w:rsid w:val="00452939"/>
    <w:rsid w:val="00452E29"/>
    <w:rsid w:val="00454C6B"/>
    <w:rsid w:val="00461EAD"/>
    <w:rsid w:val="00462437"/>
    <w:rsid w:val="0046566D"/>
    <w:rsid w:val="00467C42"/>
    <w:rsid w:val="00470064"/>
    <w:rsid w:val="00470EB8"/>
    <w:rsid w:val="00471A97"/>
    <w:rsid w:val="00472DD5"/>
    <w:rsid w:val="0047361C"/>
    <w:rsid w:val="00473719"/>
    <w:rsid w:val="004738A1"/>
    <w:rsid w:val="00473E55"/>
    <w:rsid w:val="00475567"/>
    <w:rsid w:val="004760ED"/>
    <w:rsid w:val="0047755F"/>
    <w:rsid w:val="00477587"/>
    <w:rsid w:val="004816BC"/>
    <w:rsid w:val="004849C3"/>
    <w:rsid w:val="00485223"/>
    <w:rsid w:val="00485DFF"/>
    <w:rsid w:val="004879EA"/>
    <w:rsid w:val="00487F6D"/>
    <w:rsid w:val="004927CD"/>
    <w:rsid w:val="00492B29"/>
    <w:rsid w:val="00496D34"/>
    <w:rsid w:val="004A1E18"/>
    <w:rsid w:val="004A35B8"/>
    <w:rsid w:val="004A5152"/>
    <w:rsid w:val="004B0340"/>
    <w:rsid w:val="004B1DD9"/>
    <w:rsid w:val="004B3955"/>
    <w:rsid w:val="004B3F5F"/>
    <w:rsid w:val="004B62C8"/>
    <w:rsid w:val="004B7738"/>
    <w:rsid w:val="004C058D"/>
    <w:rsid w:val="004C157B"/>
    <w:rsid w:val="004C1885"/>
    <w:rsid w:val="004C199C"/>
    <w:rsid w:val="004C2C93"/>
    <w:rsid w:val="004C30D7"/>
    <w:rsid w:val="004C311A"/>
    <w:rsid w:val="004C48CE"/>
    <w:rsid w:val="004C4E8B"/>
    <w:rsid w:val="004C57E3"/>
    <w:rsid w:val="004C591F"/>
    <w:rsid w:val="004C6BAE"/>
    <w:rsid w:val="004D2A05"/>
    <w:rsid w:val="004D2D0D"/>
    <w:rsid w:val="004D4305"/>
    <w:rsid w:val="004D5AD8"/>
    <w:rsid w:val="004D5B11"/>
    <w:rsid w:val="004D7C49"/>
    <w:rsid w:val="004D7CAA"/>
    <w:rsid w:val="004D7DF5"/>
    <w:rsid w:val="004E0C03"/>
    <w:rsid w:val="004E1DCD"/>
    <w:rsid w:val="004E6547"/>
    <w:rsid w:val="004E710C"/>
    <w:rsid w:val="004F3A71"/>
    <w:rsid w:val="004F43B5"/>
    <w:rsid w:val="004F4E6D"/>
    <w:rsid w:val="004F526D"/>
    <w:rsid w:val="004F59ED"/>
    <w:rsid w:val="005012B2"/>
    <w:rsid w:val="005033E5"/>
    <w:rsid w:val="00503D27"/>
    <w:rsid w:val="00504FDD"/>
    <w:rsid w:val="00506B10"/>
    <w:rsid w:val="0051036E"/>
    <w:rsid w:val="00510D79"/>
    <w:rsid w:val="00511124"/>
    <w:rsid w:val="00514D79"/>
    <w:rsid w:val="00520B38"/>
    <w:rsid w:val="0052119E"/>
    <w:rsid w:val="00522712"/>
    <w:rsid w:val="005239DB"/>
    <w:rsid w:val="00524CC0"/>
    <w:rsid w:val="0052550C"/>
    <w:rsid w:val="005276FA"/>
    <w:rsid w:val="00527D26"/>
    <w:rsid w:val="00530B05"/>
    <w:rsid w:val="00534C47"/>
    <w:rsid w:val="00535F3E"/>
    <w:rsid w:val="00536F29"/>
    <w:rsid w:val="00541267"/>
    <w:rsid w:val="0054171B"/>
    <w:rsid w:val="00544CB5"/>
    <w:rsid w:val="00545197"/>
    <w:rsid w:val="005461A8"/>
    <w:rsid w:val="00552A6D"/>
    <w:rsid w:val="00553804"/>
    <w:rsid w:val="005578F3"/>
    <w:rsid w:val="00560C3B"/>
    <w:rsid w:val="005620E5"/>
    <w:rsid w:val="00562A87"/>
    <w:rsid w:val="0056477B"/>
    <w:rsid w:val="005647EF"/>
    <w:rsid w:val="0056730D"/>
    <w:rsid w:val="00571348"/>
    <w:rsid w:val="005713BD"/>
    <w:rsid w:val="00573E8D"/>
    <w:rsid w:val="005745D5"/>
    <w:rsid w:val="005759BE"/>
    <w:rsid w:val="00577229"/>
    <w:rsid w:val="00577747"/>
    <w:rsid w:val="0058333C"/>
    <w:rsid w:val="00584D43"/>
    <w:rsid w:val="005858FD"/>
    <w:rsid w:val="0058604E"/>
    <w:rsid w:val="00586A12"/>
    <w:rsid w:val="00587168"/>
    <w:rsid w:val="00590437"/>
    <w:rsid w:val="0059095D"/>
    <w:rsid w:val="005948B8"/>
    <w:rsid w:val="005979A4"/>
    <w:rsid w:val="005A15A6"/>
    <w:rsid w:val="005A2C7D"/>
    <w:rsid w:val="005A415A"/>
    <w:rsid w:val="005A627A"/>
    <w:rsid w:val="005A63F3"/>
    <w:rsid w:val="005A70F3"/>
    <w:rsid w:val="005B1D7C"/>
    <w:rsid w:val="005B5FE5"/>
    <w:rsid w:val="005B60A6"/>
    <w:rsid w:val="005B6968"/>
    <w:rsid w:val="005C0D45"/>
    <w:rsid w:val="005C11F8"/>
    <w:rsid w:val="005C1ADA"/>
    <w:rsid w:val="005C2E23"/>
    <w:rsid w:val="005C36C0"/>
    <w:rsid w:val="005C489D"/>
    <w:rsid w:val="005C5F7A"/>
    <w:rsid w:val="005C65C3"/>
    <w:rsid w:val="005C78D7"/>
    <w:rsid w:val="005C7C98"/>
    <w:rsid w:val="005D137F"/>
    <w:rsid w:val="005D33E5"/>
    <w:rsid w:val="005D372C"/>
    <w:rsid w:val="005D37AC"/>
    <w:rsid w:val="005D408C"/>
    <w:rsid w:val="005D524E"/>
    <w:rsid w:val="005D53E5"/>
    <w:rsid w:val="005D5E7B"/>
    <w:rsid w:val="005D6447"/>
    <w:rsid w:val="005D6B10"/>
    <w:rsid w:val="005D7526"/>
    <w:rsid w:val="005D7F5E"/>
    <w:rsid w:val="005D7F90"/>
    <w:rsid w:val="005E010B"/>
    <w:rsid w:val="005E0317"/>
    <w:rsid w:val="005E13DD"/>
    <w:rsid w:val="005E2673"/>
    <w:rsid w:val="005E3708"/>
    <w:rsid w:val="005E580D"/>
    <w:rsid w:val="005E6458"/>
    <w:rsid w:val="005E6E3D"/>
    <w:rsid w:val="005E7DE4"/>
    <w:rsid w:val="005F0D97"/>
    <w:rsid w:val="005F220A"/>
    <w:rsid w:val="005F23D5"/>
    <w:rsid w:val="005F3DFC"/>
    <w:rsid w:val="005F4646"/>
    <w:rsid w:val="005F738F"/>
    <w:rsid w:val="0060114C"/>
    <w:rsid w:val="006037A3"/>
    <w:rsid w:val="00604596"/>
    <w:rsid w:val="006056E3"/>
    <w:rsid w:val="00606088"/>
    <w:rsid w:val="006066D9"/>
    <w:rsid w:val="006108B1"/>
    <w:rsid w:val="0061096F"/>
    <w:rsid w:val="00611901"/>
    <w:rsid w:val="00611C9A"/>
    <w:rsid w:val="0061209E"/>
    <w:rsid w:val="006137D5"/>
    <w:rsid w:val="006138A6"/>
    <w:rsid w:val="00614B8E"/>
    <w:rsid w:val="00615919"/>
    <w:rsid w:val="00622893"/>
    <w:rsid w:val="00622E85"/>
    <w:rsid w:val="006239BE"/>
    <w:rsid w:val="006243DC"/>
    <w:rsid w:val="0063013A"/>
    <w:rsid w:val="00630EBD"/>
    <w:rsid w:val="00632026"/>
    <w:rsid w:val="006324EC"/>
    <w:rsid w:val="00633EA5"/>
    <w:rsid w:val="00637CAF"/>
    <w:rsid w:val="00641B85"/>
    <w:rsid w:val="00642BE4"/>
    <w:rsid w:val="00644639"/>
    <w:rsid w:val="006453D0"/>
    <w:rsid w:val="0064638A"/>
    <w:rsid w:val="0065157C"/>
    <w:rsid w:val="00651FCB"/>
    <w:rsid w:val="00652E85"/>
    <w:rsid w:val="006559B2"/>
    <w:rsid w:val="00656F6A"/>
    <w:rsid w:val="006573DE"/>
    <w:rsid w:val="006574BC"/>
    <w:rsid w:val="00657C76"/>
    <w:rsid w:val="00660AEF"/>
    <w:rsid w:val="00665592"/>
    <w:rsid w:val="00665B14"/>
    <w:rsid w:val="006675D9"/>
    <w:rsid w:val="00671DC0"/>
    <w:rsid w:val="00671FD9"/>
    <w:rsid w:val="00673B77"/>
    <w:rsid w:val="0067465B"/>
    <w:rsid w:val="006746FE"/>
    <w:rsid w:val="00675282"/>
    <w:rsid w:val="00675865"/>
    <w:rsid w:val="00676048"/>
    <w:rsid w:val="006773EF"/>
    <w:rsid w:val="006802D4"/>
    <w:rsid w:val="00683EC9"/>
    <w:rsid w:val="00685552"/>
    <w:rsid w:val="00687C1D"/>
    <w:rsid w:val="00687C4A"/>
    <w:rsid w:val="006909AC"/>
    <w:rsid w:val="00693413"/>
    <w:rsid w:val="0069447D"/>
    <w:rsid w:val="00695245"/>
    <w:rsid w:val="006964DB"/>
    <w:rsid w:val="00696FE8"/>
    <w:rsid w:val="0069706A"/>
    <w:rsid w:val="0069788B"/>
    <w:rsid w:val="006A0BC5"/>
    <w:rsid w:val="006A1A92"/>
    <w:rsid w:val="006A1BAD"/>
    <w:rsid w:val="006A3F28"/>
    <w:rsid w:val="006A4F50"/>
    <w:rsid w:val="006B0842"/>
    <w:rsid w:val="006B1209"/>
    <w:rsid w:val="006B1782"/>
    <w:rsid w:val="006B3497"/>
    <w:rsid w:val="006B59DE"/>
    <w:rsid w:val="006B64D6"/>
    <w:rsid w:val="006B773A"/>
    <w:rsid w:val="006C00CE"/>
    <w:rsid w:val="006C03E0"/>
    <w:rsid w:val="006C06DE"/>
    <w:rsid w:val="006C200E"/>
    <w:rsid w:val="006C236C"/>
    <w:rsid w:val="006C3E04"/>
    <w:rsid w:val="006C440E"/>
    <w:rsid w:val="006C4461"/>
    <w:rsid w:val="006C4680"/>
    <w:rsid w:val="006C5537"/>
    <w:rsid w:val="006C6EAD"/>
    <w:rsid w:val="006D07EB"/>
    <w:rsid w:val="006D0B25"/>
    <w:rsid w:val="006D18A5"/>
    <w:rsid w:val="006D1A9F"/>
    <w:rsid w:val="006D1ACB"/>
    <w:rsid w:val="006D5792"/>
    <w:rsid w:val="006D6AE5"/>
    <w:rsid w:val="006E036C"/>
    <w:rsid w:val="006E3F23"/>
    <w:rsid w:val="006E6320"/>
    <w:rsid w:val="006E758E"/>
    <w:rsid w:val="006E7C4A"/>
    <w:rsid w:val="006F0833"/>
    <w:rsid w:val="006F11E6"/>
    <w:rsid w:val="006F4E84"/>
    <w:rsid w:val="006F553D"/>
    <w:rsid w:val="0070141A"/>
    <w:rsid w:val="007029E4"/>
    <w:rsid w:val="00702A13"/>
    <w:rsid w:val="00703CA1"/>
    <w:rsid w:val="0070592B"/>
    <w:rsid w:val="0071312F"/>
    <w:rsid w:val="00714346"/>
    <w:rsid w:val="00715B88"/>
    <w:rsid w:val="0072238C"/>
    <w:rsid w:val="00722FDD"/>
    <w:rsid w:val="00723B1E"/>
    <w:rsid w:val="007244CB"/>
    <w:rsid w:val="00727C89"/>
    <w:rsid w:val="007308A1"/>
    <w:rsid w:val="00731EEB"/>
    <w:rsid w:val="0073222D"/>
    <w:rsid w:val="00732678"/>
    <w:rsid w:val="0073414F"/>
    <w:rsid w:val="00734FB9"/>
    <w:rsid w:val="007365DE"/>
    <w:rsid w:val="007371AD"/>
    <w:rsid w:val="00741893"/>
    <w:rsid w:val="007433C8"/>
    <w:rsid w:val="00744753"/>
    <w:rsid w:val="00757089"/>
    <w:rsid w:val="0076195C"/>
    <w:rsid w:val="007623D1"/>
    <w:rsid w:val="00764B74"/>
    <w:rsid w:val="007662D6"/>
    <w:rsid w:val="0076727A"/>
    <w:rsid w:val="00773805"/>
    <w:rsid w:val="00773A3F"/>
    <w:rsid w:val="0077460F"/>
    <w:rsid w:val="00774A99"/>
    <w:rsid w:val="007762E1"/>
    <w:rsid w:val="00777CC8"/>
    <w:rsid w:val="00782CAB"/>
    <w:rsid w:val="00784BBF"/>
    <w:rsid w:val="007909A7"/>
    <w:rsid w:val="00790D12"/>
    <w:rsid w:val="00792CBC"/>
    <w:rsid w:val="0079708F"/>
    <w:rsid w:val="007A0C33"/>
    <w:rsid w:val="007A58F3"/>
    <w:rsid w:val="007A67B0"/>
    <w:rsid w:val="007A7222"/>
    <w:rsid w:val="007A7F81"/>
    <w:rsid w:val="007B04AC"/>
    <w:rsid w:val="007B0B31"/>
    <w:rsid w:val="007B1B63"/>
    <w:rsid w:val="007B2463"/>
    <w:rsid w:val="007B26BB"/>
    <w:rsid w:val="007B2EE3"/>
    <w:rsid w:val="007B3828"/>
    <w:rsid w:val="007B5E1F"/>
    <w:rsid w:val="007C1142"/>
    <w:rsid w:val="007C25D1"/>
    <w:rsid w:val="007C2C58"/>
    <w:rsid w:val="007C32BE"/>
    <w:rsid w:val="007C38AC"/>
    <w:rsid w:val="007C3EA1"/>
    <w:rsid w:val="007C49A9"/>
    <w:rsid w:val="007C6ABC"/>
    <w:rsid w:val="007C7F76"/>
    <w:rsid w:val="007D0126"/>
    <w:rsid w:val="007D2FDC"/>
    <w:rsid w:val="007D3471"/>
    <w:rsid w:val="007D4BFC"/>
    <w:rsid w:val="007D4D2A"/>
    <w:rsid w:val="007D58BC"/>
    <w:rsid w:val="007E1450"/>
    <w:rsid w:val="007E7F36"/>
    <w:rsid w:val="007F0867"/>
    <w:rsid w:val="007F1D2A"/>
    <w:rsid w:val="007F3B9A"/>
    <w:rsid w:val="007F4827"/>
    <w:rsid w:val="007F4C1C"/>
    <w:rsid w:val="007F4D3A"/>
    <w:rsid w:val="007F72D5"/>
    <w:rsid w:val="00801493"/>
    <w:rsid w:val="00804DA7"/>
    <w:rsid w:val="00805DCA"/>
    <w:rsid w:val="0080750B"/>
    <w:rsid w:val="00807BB4"/>
    <w:rsid w:val="00810599"/>
    <w:rsid w:val="0081425A"/>
    <w:rsid w:val="008201C4"/>
    <w:rsid w:val="00820B2D"/>
    <w:rsid w:val="00820BAE"/>
    <w:rsid w:val="00821655"/>
    <w:rsid w:val="00822B67"/>
    <w:rsid w:val="00824A93"/>
    <w:rsid w:val="008257AA"/>
    <w:rsid w:val="008277FC"/>
    <w:rsid w:val="00827FEF"/>
    <w:rsid w:val="0083150D"/>
    <w:rsid w:val="0083337B"/>
    <w:rsid w:val="00834AEA"/>
    <w:rsid w:val="0083561C"/>
    <w:rsid w:val="0084177E"/>
    <w:rsid w:val="00843DB4"/>
    <w:rsid w:val="00844AA2"/>
    <w:rsid w:val="00845EB1"/>
    <w:rsid w:val="00850AF6"/>
    <w:rsid w:val="00850DD8"/>
    <w:rsid w:val="00850F19"/>
    <w:rsid w:val="00852047"/>
    <w:rsid w:val="00853A04"/>
    <w:rsid w:val="00854E6E"/>
    <w:rsid w:val="00857C39"/>
    <w:rsid w:val="0086028E"/>
    <w:rsid w:val="00861907"/>
    <w:rsid w:val="00861BEA"/>
    <w:rsid w:val="008639AD"/>
    <w:rsid w:val="008646E3"/>
    <w:rsid w:val="008651A5"/>
    <w:rsid w:val="0086643D"/>
    <w:rsid w:val="00866F32"/>
    <w:rsid w:val="00880428"/>
    <w:rsid w:val="008816B6"/>
    <w:rsid w:val="008825AB"/>
    <w:rsid w:val="00883E94"/>
    <w:rsid w:val="008841E1"/>
    <w:rsid w:val="0088572F"/>
    <w:rsid w:val="008877B2"/>
    <w:rsid w:val="008907E7"/>
    <w:rsid w:val="00890C74"/>
    <w:rsid w:val="008912BB"/>
    <w:rsid w:val="00891FDE"/>
    <w:rsid w:val="00893426"/>
    <w:rsid w:val="008938D8"/>
    <w:rsid w:val="00893DC4"/>
    <w:rsid w:val="0089599D"/>
    <w:rsid w:val="0089786D"/>
    <w:rsid w:val="008A0EF1"/>
    <w:rsid w:val="008A269E"/>
    <w:rsid w:val="008A541F"/>
    <w:rsid w:val="008A7043"/>
    <w:rsid w:val="008B2EB9"/>
    <w:rsid w:val="008B3305"/>
    <w:rsid w:val="008B3F55"/>
    <w:rsid w:val="008B5C25"/>
    <w:rsid w:val="008B66E6"/>
    <w:rsid w:val="008B6904"/>
    <w:rsid w:val="008C2D9F"/>
    <w:rsid w:val="008C3B6D"/>
    <w:rsid w:val="008C4288"/>
    <w:rsid w:val="008C5616"/>
    <w:rsid w:val="008C6799"/>
    <w:rsid w:val="008C7005"/>
    <w:rsid w:val="008D055F"/>
    <w:rsid w:val="008D092D"/>
    <w:rsid w:val="008D2360"/>
    <w:rsid w:val="008D4A33"/>
    <w:rsid w:val="008D5CA3"/>
    <w:rsid w:val="008D6D59"/>
    <w:rsid w:val="008E03AC"/>
    <w:rsid w:val="008E3FE0"/>
    <w:rsid w:val="008E5194"/>
    <w:rsid w:val="008E761B"/>
    <w:rsid w:val="008F297C"/>
    <w:rsid w:val="008F6CC5"/>
    <w:rsid w:val="00901694"/>
    <w:rsid w:val="009017AF"/>
    <w:rsid w:val="00901F15"/>
    <w:rsid w:val="00903BF9"/>
    <w:rsid w:val="00903DDE"/>
    <w:rsid w:val="00905793"/>
    <w:rsid w:val="0090665D"/>
    <w:rsid w:val="0090749D"/>
    <w:rsid w:val="00907C9E"/>
    <w:rsid w:val="00907D57"/>
    <w:rsid w:val="0091013E"/>
    <w:rsid w:val="009126E2"/>
    <w:rsid w:val="009157D5"/>
    <w:rsid w:val="0092138B"/>
    <w:rsid w:val="0092179C"/>
    <w:rsid w:val="00923229"/>
    <w:rsid w:val="00923936"/>
    <w:rsid w:val="009255EE"/>
    <w:rsid w:val="009262CA"/>
    <w:rsid w:val="009316CF"/>
    <w:rsid w:val="0093304E"/>
    <w:rsid w:val="009345C9"/>
    <w:rsid w:val="00935C25"/>
    <w:rsid w:val="00936B7F"/>
    <w:rsid w:val="009373AD"/>
    <w:rsid w:val="00944308"/>
    <w:rsid w:val="00951D2A"/>
    <w:rsid w:val="00952494"/>
    <w:rsid w:val="0095341B"/>
    <w:rsid w:val="0095426E"/>
    <w:rsid w:val="009553F4"/>
    <w:rsid w:val="009563F7"/>
    <w:rsid w:val="00960D4B"/>
    <w:rsid w:val="00961D4C"/>
    <w:rsid w:val="00962486"/>
    <w:rsid w:val="00964EFB"/>
    <w:rsid w:val="00964F43"/>
    <w:rsid w:val="0096733C"/>
    <w:rsid w:val="009677D8"/>
    <w:rsid w:val="00970777"/>
    <w:rsid w:val="00971006"/>
    <w:rsid w:val="00973B94"/>
    <w:rsid w:val="00975909"/>
    <w:rsid w:val="009765EF"/>
    <w:rsid w:val="00984BE1"/>
    <w:rsid w:val="009865C3"/>
    <w:rsid w:val="00990290"/>
    <w:rsid w:val="00994187"/>
    <w:rsid w:val="00994755"/>
    <w:rsid w:val="009951E6"/>
    <w:rsid w:val="0099580C"/>
    <w:rsid w:val="009959E3"/>
    <w:rsid w:val="009A015A"/>
    <w:rsid w:val="009A1564"/>
    <w:rsid w:val="009A1C51"/>
    <w:rsid w:val="009A318F"/>
    <w:rsid w:val="009A35FE"/>
    <w:rsid w:val="009A4807"/>
    <w:rsid w:val="009A4F5F"/>
    <w:rsid w:val="009B0A45"/>
    <w:rsid w:val="009B2343"/>
    <w:rsid w:val="009B6D84"/>
    <w:rsid w:val="009B7541"/>
    <w:rsid w:val="009C0FCB"/>
    <w:rsid w:val="009C123F"/>
    <w:rsid w:val="009C2F6B"/>
    <w:rsid w:val="009C5CEC"/>
    <w:rsid w:val="009C6F97"/>
    <w:rsid w:val="009D03A6"/>
    <w:rsid w:val="009D11AF"/>
    <w:rsid w:val="009D122A"/>
    <w:rsid w:val="009D3337"/>
    <w:rsid w:val="009D388A"/>
    <w:rsid w:val="009D603C"/>
    <w:rsid w:val="009D6300"/>
    <w:rsid w:val="009D673C"/>
    <w:rsid w:val="009D6C55"/>
    <w:rsid w:val="009E03CC"/>
    <w:rsid w:val="009E0DC3"/>
    <w:rsid w:val="009E1475"/>
    <w:rsid w:val="009E220E"/>
    <w:rsid w:val="009E3A49"/>
    <w:rsid w:val="009E3D06"/>
    <w:rsid w:val="009E4921"/>
    <w:rsid w:val="009E76D2"/>
    <w:rsid w:val="009E7B42"/>
    <w:rsid w:val="009F1972"/>
    <w:rsid w:val="009F1F4D"/>
    <w:rsid w:val="009F2627"/>
    <w:rsid w:val="009F319B"/>
    <w:rsid w:val="009F3851"/>
    <w:rsid w:val="009F3B4D"/>
    <w:rsid w:val="009F48A5"/>
    <w:rsid w:val="009F4DA1"/>
    <w:rsid w:val="009F7FA3"/>
    <w:rsid w:val="00A00132"/>
    <w:rsid w:val="00A02B38"/>
    <w:rsid w:val="00A03E61"/>
    <w:rsid w:val="00A04AF8"/>
    <w:rsid w:val="00A06103"/>
    <w:rsid w:val="00A07D36"/>
    <w:rsid w:val="00A11593"/>
    <w:rsid w:val="00A11FF5"/>
    <w:rsid w:val="00A15EBB"/>
    <w:rsid w:val="00A170A1"/>
    <w:rsid w:val="00A17D9E"/>
    <w:rsid w:val="00A210AD"/>
    <w:rsid w:val="00A241C4"/>
    <w:rsid w:val="00A2701B"/>
    <w:rsid w:val="00A31100"/>
    <w:rsid w:val="00A35D02"/>
    <w:rsid w:val="00A403EB"/>
    <w:rsid w:val="00A40F19"/>
    <w:rsid w:val="00A453C8"/>
    <w:rsid w:val="00A47669"/>
    <w:rsid w:val="00A47C0D"/>
    <w:rsid w:val="00A47DDA"/>
    <w:rsid w:val="00A53650"/>
    <w:rsid w:val="00A56658"/>
    <w:rsid w:val="00A56A67"/>
    <w:rsid w:val="00A571F3"/>
    <w:rsid w:val="00A61487"/>
    <w:rsid w:val="00A61F15"/>
    <w:rsid w:val="00A6384E"/>
    <w:rsid w:val="00A64186"/>
    <w:rsid w:val="00A669A0"/>
    <w:rsid w:val="00A67E66"/>
    <w:rsid w:val="00A70F11"/>
    <w:rsid w:val="00A737AB"/>
    <w:rsid w:val="00A751EB"/>
    <w:rsid w:val="00A776E5"/>
    <w:rsid w:val="00A8031F"/>
    <w:rsid w:val="00A806F5"/>
    <w:rsid w:val="00A80A9A"/>
    <w:rsid w:val="00A819F0"/>
    <w:rsid w:val="00A831BB"/>
    <w:rsid w:val="00A83CA4"/>
    <w:rsid w:val="00A84419"/>
    <w:rsid w:val="00A8779E"/>
    <w:rsid w:val="00A92117"/>
    <w:rsid w:val="00A924DF"/>
    <w:rsid w:val="00A92A72"/>
    <w:rsid w:val="00A93D15"/>
    <w:rsid w:val="00A94719"/>
    <w:rsid w:val="00A94764"/>
    <w:rsid w:val="00A9577C"/>
    <w:rsid w:val="00A974E6"/>
    <w:rsid w:val="00A977E9"/>
    <w:rsid w:val="00A97E43"/>
    <w:rsid w:val="00AA73D7"/>
    <w:rsid w:val="00AB167A"/>
    <w:rsid w:val="00AB1941"/>
    <w:rsid w:val="00AB520A"/>
    <w:rsid w:val="00AB528F"/>
    <w:rsid w:val="00AB558B"/>
    <w:rsid w:val="00AB6B0A"/>
    <w:rsid w:val="00AB6E0E"/>
    <w:rsid w:val="00AC0CFA"/>
    <w:rsid w:val="00AC1D68"/>
    <w:rsid w:val="00AC31B0"/>
    <w:rsid w:val="00AC58D9"/>
    <w:rsid w:val="00AC78D2"/>
    <w:rsid w:val="00AD02D6"/>
    <w:rsid w:val="00AD1CE2"/>
    <w:rsid w:val="00AD23CA"/>
    <w:rsid w:val="00AD3385"/>
    <w:rsid w:val="00AD3EC0"/>
    <w:rsid w:val="00AD4BC5"/>
    <w:rsid w:val="00AD5A88"/>
    <w:rsid w:val="00AD7597"/>
    <w:rsid w:val="00AE09E9"/>
    <w:rsid w:val="00AE1C54"/>
    <w:rsid w:val="00AE3857"/>
    <w:rsid w:val="00AE6258"/>
    <w:rsid w:val="00AE6295"/>
    <w:rsid w:val="00AE68FD"/>
    <w:rsid w:val="00AF46F0"/>
    <w:rsid w:val="00AF6D3B"/>
    <w:rsid w:val="00AF76FC"/>
    <w:rsid w:val="00AF7DFB"/>
    <w:rsid w:val="00B00F7F"/>
    <w:rsid w:val="00B035F6"/>
    <w:rsid w:val="00B043C7"/>
    <w:rsid w:val="00B05CA0"/>
    <w:rsid w:val="00B0761D"/>
    <w:rsid w:val="00B07A4E"/>
    <w:rsid w:val="00B10463"/>
    <w:rsid w:val="00B137D8"/>
    <w:rsid w:val="00B14240"/>
    <w:rsid w:val="00B14B97"/>
    <w:rsid w:val="00B15541"/>
    <w:rsid w:val="00B15E79"/>
    <w:rsid w:val="00B16795"/>
    <w:rsid w:val="00B202B9"/>
    <w:rsid w:val="00B256BB"/>
    <w:rsid w:val="00B32A33"/>
    <w:rsid w:val="00B330AC"/>
    <w:rsid w:val="00B330B8"/>
    <w:rsid w:val="00B339C6"/>
    <w:rsid w:val="00B34619"/>
    <w:rsid w:val="00B35D04"/>
    <w:rsid w:val="00B4131F"/>
    <w:rsid w:val="00B4294D"/>
    <w:rsid w:val="00B42DF6"/>
    <w:rsid w:val="00B4377A"/>
    <w:rsid w:val="00B457C0"/>
    <w:rsid w:val="00B47FC8"/>
    <w:rsid w:val="00B503CA"/>
    <w:rsid w:val="00B51930"/>
    <w:rsid w:val="00B5443A"/>
    <w:rsid w:val="00B57206"/>
    <w:rsid w:val="00B60347"/>
    <w:rsid w:val="00B604E3"/>
    <w:rsid w:val="00B64BDE"/>
    <w:rsid w:val="00B65401"/>
    <w:rsid w:val="00B65A1C"/>
    <w:rsid w:val="00B67210"/>
    <w:rsid w:val="00B675D3"/>
    <w:rsid w:val="00B720A3"/>
    <w:rsid w:val="00B729C1"/>
    <w:rsid w:val="00B72F72"/>
    <w:rsid w:val="00B73E5D"/>
    <w:rsid w:val="00B75635"/>
    <w:rsid w:val="00B764A5"/>
    <w:rsid w:val="00B80678"/>
    <w:rsid w:val="00B828CE"/>
    <w:rsid w:val="00B8449D"/>
    <w:rsid w:val="00B844C0"/>
    <w:rsid w:val="00B85501"/>
    <w:rsid w:val="00B85696"/>
    <w:rsid w:val="00B8586E"/>
    <w:rsid w:val="00B8747C"/>
    <w:rsid w:val="00B92D49"/>
    <w:rsid w:val="00B94770"/>
    <w:rsid w:val="00B95315"/>
    <w:rsid w:val="00BA0DAC"/>
    <w:rsid w:val="00BA108D"/>
    <w:rsid w:val="00BA5775"/>
    <w:rsid w:val="00BA5C93"/>
    <w:rsid w:val="00BA77B4"/>
    <w:rsid w:val="00BB08D0"/>
    <w:rsid w:val="00BB0E5F"/>
    <w:rsid w:val="00BB2E9C"/>
    <w:rsid w:val="00BB391A"/>
    <w:rsid w:val="00BB598C"/>
    <w:rsid w:val="00BB6B21"/>
    <w:rsid w:val="00BC09FB"/>
    <w:rsid w:val="00BC13D7"/>
    <w:rsid w:val="00BC38E7"/>
    <w:rsid w:val="00BC56B1"/>
    <w:rsid w:val="00BC59AA"/>
    <w:rsid w:val="00BC7EB9"/>
    <w:rsid w:val="00BD2C76"/>
    <w:rsid w:val="00BD34C2"/>
    <w:rsid w:val="00BD4D68"/>
    <w:rsid w:val="00BD799A"/>
    <w:rsid w:val="00BE159D"/>
    <w:rsid w:val="00BE19BB"/>
    <w:rsid w:val="00BE2B88"/>
    <w:rsid w:val="00BE4FFC"/>
    <w:rsid w:val="00BE6B91"/>
    <w:rsid w:val="00BE6CCF"/>
    <w:rsid w:val="00BE7B49"/>
    <w:rsid w:val="00BF209E"/>
    <w:rsid w:val="00BF31C8"/>
    <w:rsid w:val="00BF4626"/>
    <w:rsid w:val="00BF4C57"/>
    <w:rsid w:val="00BF591C"/>
    <w:rsid w:val="00BF5DA9"/>
    <w:rsid w:val="00BF6129"/>
    <w:rsid w:val="00BF73CB"/>
    <w:rsid w:val="00BF799F"/>
    <w:rsid w:val="00C028CA"/>
    <w:rsid w:val="00C04A9D"/>
    <w:rsid w:val="00C04F6D"/>
    <w:rsid w:val="00C0597C"/>
    <w:rsid w:val="00C06864"/>
    <w:rsid w:val="00C07866"/>
    <w:rsid w:val="00C13E00"/>
    <w:rsid w:val="00C1427B"/>
    <w:rsid w:val="00C15209"/>
    <w:rsid w:val="00C1598A"/>
    <w:rsid w:val="00C17E7D"/>
    <w:rsid w:val="00C2177C"/>
    <w:rsid w:val="00C217CE"/>
    <w:rsid w:val="00C220BE"/>
    <w:rsid w:val="00C22F23"/>
    <w:rsid w:val="00C237EF"/>
    <w:rsid w:val="00C24214"/>
    <w:rsid w:val="00C254A7"/>
    <w:rsid w:val="00C25D7F"/>
    <w:rsid w:val="00C27F27"/>
    <w:rsid w:val="00C31BAD"/>
    <w:rsid w:val="00C332A9"/>
    <w:rsid w:val="00C35612"/>
    <w:rsid w:val="00C3587E"/>
    <w:rsid w:val="00C41373"/>
    <w:rsid w:val="00C41730"/>
    <w:rsid w:val="00C42094"/>
    <w:rsid w:val="00C446B8"/>
    <w:rsid w:val="00C44B4B"/>
    <w:rsid w:val="00C458DA"/>
    <w:rsid w:val="00C4730F"/>
    <w:rsid w:val="00C5139B"/>
    <w:rsid w:val="00C51504"/>
    <w:rsid w:val="00C52F23"/>
    <w:rsid w:val="00C532F9"/>
    <w:rsid w:val="00C5354C"/>
    <w:rsid w:val="00C53677"/>
    <w:rsid w:val="00C55E2B"/>
    <w:rsid w:val="00C61D5E"/>
    <w:rsid w:val="00C63482"/>
    <w:rsid w:val="00C6379B"/>
    <w:rsid w:val="00C64A7C"/>
    <w:rsid w:val="00C65597"/>
    <w:rsid w:val="00C67125"/>
    <w:rsid w:val="00C67309"/>
    <w:rsid w:val="00C7204C"/>
    <w:rsid w:val="00C721C2"/>
    <w:rsid w:val="00C72E9E"/>
    <w:rsid w:val="00C73918"/>
    <w:rsid w:val="00C74DFA"/>
    <w:rsid w:val="00C75CE6"/>
    <w:rsid w:val="00C80116"/>
    <w:rsid w:val="00C806C2"/>
    <w:rsid w:val="00C8071C"/>
    <w:rsid w:val="00C807DB"/>
    <w:rsid w:val="00C80CDB"/>
    <w:rsid w:val="00C80D98"/>
    <w:rsid w:val="00C81884"/>
    <w:rsid w:val="00C81CF4"/>
    <w:rsid w:val="00C84F48"/>
    <w:rsid w:val="00C86F18"/>
    <w:rsid w:val="00C90749"/>
    <w:rsid w:val="00C92A0F"/>
    <w:rsid w:val="00C93D0E"/>
    <w:rsid w:val="00C9472A"/>
    <w:rsid w:val="00C95DB2"/>
    <w:rsid w:val="00C9732D"/>
    <w:rsid w:val="00CA10B4"/>
    <w:rsid w:val="00CA1155"/>
    <w:rsid w:val="00CA1851"/>
    <w:rsid w:val="00CA1E6B"/>
    <w:rsid w:val="00CA227C"/>
    <w:rsid w:val="00CA2ACD"/>
    <w:rsid w:val="00CA6F1B"/>
    <w:rsid w:val="00CB0103"/>
    <w:rsid w:val="00CB16E6"/>
    <w:rsid w:val="00CB22D9"/>
    <w:rsid w:val="00CB3281"/>
    <w:rsid w:val="00CB4D48"/>
    <w:rsid w:val="00CB6562"/>
    <w:rsid w:val="00CB69D9"/>
    <w:rsid w:val="00CB6A6C"/>
    <w:rsid w:val="00CC0583"/>
    <w:rsid w:val="00CC1BE8"/>
    <w:rsid w:val="00CC3B19"/>
    <w:rsid w:val="00CC5E1D"/>
    <w:rsid w:val="00CC6E6F"/>
    <w:rsid w:val="00CC6EC2"/>
    <w:rsid w:val="00CD2623"/>
    <w:rsid w:val="00CD370E"/>
    <w:rsid w:val="00CD4A94"/>
    <w:rsid w:val="00CD4C46"/>
    <w:rsid w:val="00CD6ED9"/>
    <w:rsid w:val="00CE0B51"/>
    <w:rsid w:val="00CE28F4"/>
    <w:rsid w:val="00CE4DB8"/>
    <w:rsid w:val="00CE74C2"/>
    <w:rsid w:val="00CF00BD"/>
    <w:rsid w:val="00CF15C0"/>
    <w:rsid w:val="00CF4B84"/>
    <w:rsid w:val="00CF4D5D"/>
    <w:rsid w:val="00D00C8F"/>
    <w:rsid w:val="00D00CAA"/>
    <w:rsid w:val="00D00DA9"/>
    <w:rsid w:val="00D012E2"/>
    <w:rsid w:val="00D03399"/>
    <w:rsid w:val="00D03E7E"/>
    <w:rsid w:val="00D04A4E"/>
    <w:rsid w:val="00D11BFF"/>
    <w:rsid w:val="00D1281B"/>
    <w:rsid w:val="00D14568"/>
    <w:rsid w:val="00D17F7A"/>
    <w:rsid w:val="00D20BE5"/>
    <w:rsid w:val="00D230EE"/>
    <w:rsid w:val="00D237DB"/>
    <w:rsid w:val="00D2528F"/>
    <w:rsid w:val="00D25870"/>
    <w:rsid w:val="00D259F8"/>
    <w:rsid w:val="00D25ED0"/>
    <w:rsid w:val="00D26FAC"/>
    <w:rsid w:val="00D27C03"/>
    <w:rsid w:val="00D3038E"/>
    <w:rsid w:val="00D310B3"/>
    <w:rsid w:val="00D3349F"/>
    <w:rsid w:val="00D34FB5"/>
    <w:rsid w:val="00D35098"/>
    <w:rsid w:val="00D41008"/>
    <w:rsid w:val="00D43005"/>
    <w:rsid w:val="00D43679"/>
    <w:rsid w:val="00D4445B"/>
    <w:rsid w:val="00D45C40"/>
    <w:rsid w:val="00D46AE7"/>
    <w:rsid w:val="00D47801"/>
    <w:rsid w:val="00D47989"/>
    <w:rsid w:val="00D5043D"/>
    <w:rsid w:val="00D53622"/>
    <w:rsid w:val="00D54494"/>
    <w:rsid w:val="00D562E5"/>
    <w:rsid w:val="00D57722"/>
    <w:rsid w:val="00D61CE8"/>
    <w:rsid w:val="00D632C1"/>
    <w:rsid w:val="00D639C5"/>
    <w:rsid w:val="00D63E7F"/>
    <w:rsid w:val="00D644FB"/>
    <w:rsid w:val="00D65DB6"/>
    <w:rsid w:val="00D713E1"/>
    <w:rsid w:val="00D71ED4"/>
    <w:rsid w:val="00D7203E"/>
    <w:rsid w:val="00D7227E"/>
    <w:rsid w:val="00D728C1"/>
    <w:rsid w:val="00D7368B"/>
    <w:rsid w:val="00D7455D"/>
    <w:rsid w:val="00D74DBE"/>
    <w:rsid w:val="00D756BF"/>
    <w:rsid w:val="00D77926"/>
    <w:rsid w:val="00D800E4"/>
    <w:rsid w:val="00D81391"/>
    <w:rsid w:val="00D81B6F"/>
    <w:rsid w:val="00D83891"/>
    <w:rsid w:val="00D838E6"/>
    <w:rsid w:val="00D91382"/>
    <w:rsid w:val="00D91922"/>
    <w:rsid w:val="00D92A73"/>
    <w:rsid w:val="00D94D7A"/>
    <w:rsid w:val="00D95015"/>
    <w:rsid w:val="00D97674"/>
    <w:rsid w:val="00D97BCA"/>
    <w:rsid w:val="00DA0D1D"/>
    <w:rsid w:val="00DA1CA2"/>
    <w:rsid w:val="00DA1DAC"/>
    <w:rsid w:val="00DA1F02"/>
    <w:rsid w:val="00DA239E"/>
    <w:rsid w:val="00DA2D33"/>
    <w:rsid w:val="00DA3350"/>
    <w:rsid w:val="00DA3471"/>
    <w:rsid w:val="00DA3961"/>
    <w:rsid w:val="00DA4152"/>
    <w:rsid w:val="00DA4569"/>
    <w:rsid w:val="00DA514C"/>
    <w:rsid w:val="00DA6B31"/>
    <w:rsid w:val="00DB010D"/>
    <w:rsid w:val="00DB0827"/>
    <w:rsid w:val="00DB5916"/>
    <w:rsid w:val="00DB7F57"/>
    <w:rsid w:val="00DB7FB6"/>
    <w:rsid w:val="00DC11D4"/>
    <w:rsid w:val="00DC18CE"/>
    <w:rsid w:val="00DC5F89"/>
    <w:rsid w:val="00DC5FA1"/>
    <w:rsid w:val="00DC72C4"/>
    <w:rsid w:val="00DD15F9"/>
    <w:rsid w:val="00DD360F"/>
    <w:rsid w:val="00DD4D4B"/>
    <w:rsid w:val="00DD56D6"/>
    <w:rsid w:val="00DD5A22"/>
    <w:rsid w:val="00DD73AD"/>
    <w:rsid w:val="00DD78A7"/>
    <w:rsid w:val="00DE0F97"/>
    <w:rsid w:val="00DF029F"/>
    <w:rsid w:val="00DF5F97"/>
    <w:rsid w:val="00DF6C3D"/>
    <w:rsid w:val="00E000C9"/>
    <w:rsid w:val="00E018A5"/>
    <w:rsid w:val="00E038C8"/>
    <w:rsid w:val="00E0395B"/>
    <w:rsid w:val="00E0731F"/>
    <w:rsid w:val="00E1392E"/>
    <w:rsid w:val="00E13D86"/>
    <w:rsid w:val="00E15971"/>
    <w:rsid w:val="00E16224"/>
    <w:rsid w:val="00E17ACC"/>
    <w:rsid w:val="00E20250"/>
    <w:rsid w:val="00E21A89"/>
    <w:rsid w:val="00E22C76"/>
    <w:rsid w:val="00E23BDE"/>
    <w:rsid w:val="00E2514C"/>
    <w:rsid w:val="00E257A1"/>
    <w:rsid w:val="00E25CDE"/>
    <w:rsid w:val="00E260D0"/>
    <w:rsid w:val="00E2655A"/>
    <w:rsid w:val="00E26865"/>
    <w:rsid w:val="00E30A80"/>
    <w:rsid w:val="00E31E8C"/>
    <w:rsid w:val="00E3231E"/>
    <w:rsid w:val="00E32A9A"/>
    <w:rsid w:val="00E3319F"/>
    <w:rsid w:val="00E35103"/>
    <w:rsid w:val="00E37108"/>
    <w:rsid w:val="00E40569"/>
    <w:rsid w:val="00E40D38"/>
    <w:rsid w:val="00E4200E"/>
    <w:rsid w:val="00E42617"/>
    <w:rsid w:val="00E42FBB"/>
    <w:rsid w:val="00E42FC7"/>
    <w:rsid w:val="00E44C33"/>
    <w:rsid w:val="00E450C0"/>
    <w:rsid w:val="00E45266"/>
    <w:rsid w:val="00E458B7"/>
    <w:rsid w:val="00E45E38"/>
    <w:rsid w:val="00E470C8"/>
    <w:rsid w:val="00E47DAE"/>
    <w:rsid w:val="00E5023B"/>
    <w:rsid w:val="00E502CB"/>
    <w:rsid w:val="00E51730"/>
    <w:rsid w:val="00E518CA"/>
    <w:rsid w:val="00E55BA7"/>
    <w:rsid w:val="00E57DAF"/>
    <w:rsid w:val="00E618EE"/>
    <w:rsid w:val="00E65817"/>
    <w:rsid w:val="00E67AA0"/>
    <w:rsid w:val="00E67E7B"/>
    <w:rsid w:val="00E727C0"/>
    <w:rsid w:val="00E7457C"/>
    <w:rsid w:val="00E74DE0"/>
    <w:rsid w:val="00E761DE"/>
    <w:rsid w:val="00E80311"/>
    <w:rsid w:val="00E80B52"/>
    <w:rsid w:val="00E820F5"/>
    <w:rsid w:val="00E8278A"/>
    <w:rsid w:val="00E82DF9"/>
    <w:rsid w:val="00E834EC"/>
    <w:rsid w:val="00E83BCF"/>
    <w:rsid w:val="00E84C36"/>
    <w:rsid w:val="00E857B8"/>
    <w:rsid w:val="00E90313"/>
    <w:rsid w:val="00E934D9"/>
    <w:rsid w:val="00E973AF"/>
    <w:rsid w:val="00EA04F6"/>
    <w:rsid w:val="00EA1F05"/>
    <w:rsid w:val="00EA3720"/>
    <w:rsid w:val="00EA39A0"/>
    <w:rsid w:val="00EA55C7"/>
    <w:rsid w:val="00EA59BA"/>
    <w:rsid w:val="00EA7154"/>
    <w:rsid w:val="00EB2E43"/>
    <w:rsid w:val="00EB4C3A"/>
    <w:rsid w:val="00EB4F2F"/>
    <w:rsid w:val="00EB5EE4"/>
    <w:rsid w:val="00EB6330"/>
    <w:rsid w:val="00EB7ABD"/>
    <w:rsid w:val="00EC3D2E"/>
    <w:rsid w:val="00ED09E2"/>
    <w:rsid w:val="00ED10CF"/>
    <w:rsid w:val="00ED16D4"/>
    <w:rsid w:val="00ED330C"/>
    <w:rsid w:val="00ED4940"/>
    <w:rsid w:val="00ED64EB"/>
    <w:rsid w:val="00ED719A"/>
    <w:rsid w:val="00EE2429"/>
    <w:rsid w:val="00EE2E9C"/>
    <w:rsid w:val="00EE51B1"/>
    <w:rsid w:val="00EE5604"/>
    <w:rsid w:val="00EF0582"/>
    <w:rsid w:val="00EF4AF7"/>
    <w:rsid w:val="00EF740F"/>
    <w:rsid w:val="00F036C5"/>
    <w:rsid w:val="00F038A1"/>
    <w:rsid w:val="00F0592F"/>
    <w:rsid w:val="00F06A96"/>
    <w:rsid w:val="00F06D72"/>
    <w:rsid w:val="00F10DE6"/>
    <w:rsid w:val="00F16378"/>
    <w:rsid w:val="00F16DF9"/>
    <w:rsid w:val="00F171ED"/>
    <w:rsid w:val="00F173AA"/>
    <w:rsid w:val="00F17E34"/>
    <w:rsid w:val="00F20387"/>
    <w:rsid w:val="00F2086A"/>
    <w:rsid w:val="00F22EB2"/>
    <w:rsid w:val="00F243BA"/>
    <w:rsid w:val="00F27416"/>
    <w:rsid w:val="00F2798F"/>
    <w:rsid w:val="00F30DE3"/>
    <w:rsid w:val="00F35289"/>
    <w:rsid w:val="00F4042B"/>
    <w:rsid w:val="00F423A2"/>
    <w:rsid w:val="00F42881"/>
    <w:rsid w:val="00F43378"/>
    <w:rsid w:val="00F43BCC"/>
    <w:rsid w:val="00F45DEA"/>
    <w:rsid w:val="00F463BA"/>
    <w:rsid w:val="00F46F57"/>
    <w:rsid w:val="00F47FFC"/>
    <w:rsid w:val="00F51445"/>
    <w:rsid w:val="00F51AE2"/>
    <w:rsid w:val="00F56428"/>
    <w:rsid w:val="00F61135"/>
    <w:rsid w:val="00F61F48"/>
    <w:rsid w:val="00F61F5B"/>
    <w:rsid w:val="00F65658"/>
    <w:rsid w:val="00F65BFA"/>
    <w:rsid w:val="00F7020D"/>
    <w:rsid w:val="00F741FC"/>
    <w:rsid w:val="00F74D74"/>
    <w:rsid w:val="00F75F61"/>
    <w:rsid w:val="00F7729F"/>
    <w:rsid w:val="00F801C5"/>
    <w:rsid w:val="00F80BBA"/>
    <w:rsid w:val="00F8218D"/>
    <w:rsid w:val="00F84226"/>
    <w:rsid w:val="00F86A41"/>
    <w:rsid w:val="00F87A18"/>
    <w:rsid w:val="00F959F9"/>
    <w:rsid w:val="00F95F3B"/>
    <w:rsid w:val="00F96087"/>
    <w:rsid w:val="00F9676A"/>
    <w:rsid w:val="00F97884"/>
    <w:rsid w:val="00F97BD3"/>
    <w:rsid w:val="00F97CC0"/>
    <w:rsid w:val="00FA077D"/>
    <w:rsid w:val="00FA0E8F"/>
    <w:rsid w:val="00FA110E"/>
    <w:rsid w:val="00FA1B07"/>
    <w:rsid w:val="00FA347A"/>
    <w:rsid w:val="00FA4701"/>
    <w:rsid w:val="00FA5492"/>
    <w:rsid w:val="00FA5A0D"/>
    <w:rsid w:val="00FA60F9"/>
    <w:rsid w:val="00FA64A5"/>
    <w:rsid w:val="00FA7345"/>
    <w:rsid w:val="00FA7B7E"/>
    <w:rsid w:val="00FB0D70"/>
    <w:rsid w:val="00FB24E8"/>
    <w:rsid w:val="00FB2D7D"/>
    <w:rsid w:val="00FB3536"/>
    <w:rsid w:val="00FB45C6"/>
    <w:rsid w:val="00FB61CF"/>
    <w:rsid w:val="00FB61ED"/>
    <w:rsid w:val="00FB71EB"/>
    <w:rsid w:val="00FB766C"/>
    <w:rsid w:val="00FB7C5C"/>
    <w:rsid w:val="00FC08ED"/>
    <w:rsid w:val="00FC09E4"/>
    <w:rsid w:val="00FC18D5"/>
    <w:rsid w:val="00FC1944"/>
    <w:rsid w:val="00FC3DF0"/>
    <w:rsid w:val="00FC43C3"/>
    <w:rsid w:val="00FC52E6"/>
    <w:rsid w:val="00FC669F"/>
    <w:rsid w:val="00FD20E4"/>
    <w:rsid w:val="00FD2C6F"/>
    <w:rsid w:val="00FD340E"/>
    <w:rsid w:val="00FD3937"/>
    <w:rsid w:val="00FD493A"/>
    <w:rsid w:val="00FD7334"/>
    <w:rsid w:val="00FD7A18"/>
    <w:rsid w:val="00FD7AEC"/>
    <w:rsid w:val="00FE164B"/>
    <w:rsid w:val="00FE1DF4"/>
    <w:rsid w:val="00FE2025"/>
    <w:rsid w:val="00FE2B43"/>
    <w:rsid w:val="00FE3659"/>
    <w:rsid w:val="00FE4740"/>
    <w:rsid w:val="00FE6118"/>
    <w:rsid w:val="00FE6543"/>
    <w:rsid w:val="00FF1175"/>
    <w:rsid w:val="00FF1799"/>
    <w:rsid w:val="00FF2048"/>
    <w:rsid w:val="00FF2B5C"/>
    <w:rsid w:val="00FF3CA3"/>
    <w:rsid w:val="00FF3E95"/>
    <w:rsid w:val="00FF5FE0"/>
    <w:rsid w:val="03E7AB3B"/>
    <w:rsid w:val="0853A057"/>
    <w:rsid w:val="09CDD386"/>
    <w:rsid w:val="0F01F178"/>
    <w:rsid w:val="0FEDD9E8"/>
    <w:rsid w:val="176A78A0"/>
    <w:rsid w:val="186315A9"/>
    <w:rsid w:val="1C270A10"/>
    <w:rsid w:val="1CD91845"/>
    <w:rsid w:val="238B80BD"/>
    <w:rsid w:val="23962211"/>
    <w:rsid w:val="28E91DC8"/>
    <w:rsid w:val="2A6AFA49"/>
    <w:rsid w:val="2FDC9608"/>
    <w:rsid w:val="32475902"/>
    <w:rsid w:val="344EABE2"/>
    <w:rsid w:val="3756DA43"/>
    <w:rsid w:val="39A1AFA3"/>
    <w:rsid w:val="3F8DD6D5"/>
    <w:rsid w:val="4832E6F1"/>
    <w:rsid w:val="49748B9E"/>
    <w:rsid w:val="4C24580F"/>
    <w:rsid w:val="4EDEF41A"/>
    <w:rsid w:val="4F178A82"/>
    <w:rsid w:val="5973C106"/>
    <w:rsid w:val="6219A7BC"/>
    <w:rsid w:val="63009EC3"/>
    <w:rsid w:val="6AD5B920"/>
    <w:rsid w:val="71D0CB4E"/>
    <w:rsid w:val="7A26FE8A"/>
    <w:rsid w:val="7AE6C03C"/>
    <w:rsid w:val="7CE9A00C"/>
    <w:rsid w:val="7D19F1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77F737AA-045C-439D-B5B6-1F52BA48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7F"/>
    <w:rPr>
      <w:rFonts w:ascii="Times New Roman" w:eastAsia="Times New Roman" w:hAnsi="Times New Roman" w:cs="Times New Roman"/>
      <w:lang w:eastAsia="en-GB"/>
    </w:rPr>
  </w:style>
  <w:style w:type="paragraph" w:styleId="Heading1">
    <w:name w:val="heading 1"/>
    <w:basedOn w:val="Normal"/>
    <w:link w:val="Heading1Char"/>
    <w:qFormat/>
    <w:rsid w:val="0056477B"/>
    <w:pPr>
      <w:numPr>
        <w:numId w:val="40"/>
      </w:num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numPr>
        <w:ilvl w:val="1"/>
        <w:numId w:val="40"/>
      </w:numPr>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numPr>
        <w:ilvl w:val="2"/>
        <w:numId w:val="40"/>
      </w:num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numPr>
        <w:ilvl w:val="3"/>
        <w:numId w:val="40"/>
      </w:numPr>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numPr>
        <w:ilvl w:val="4"/>
        <w:numId w:val="40"/>
      </w:num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numPr>
        <w:ilvl w:val="5"/>
        <w:numId w:val="40"/>
      </w:num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eastAsia="Times"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ingerText">
    <w:name w:val="Grainger | Text"/>
    <w:basedOn w:val="Normal"/>
    <w:qFormat/>
    <w:rsid w:val="007F1D2A"/>
    <w:pPr>
      <w:tabs>
        <w:tab w:val="left" w:pos="397"/>
        <w:tab w:val="left" w:pos="1134"/>
        <w:tab w:val="left" w:pos="1871"/>
        <w:tab w:val="left" w:pos="2608"/>
      </w:tabs>
    </w:pPr>
    <w:rPr>
      <w:rFonts w:ascii="Arial" w:eastAsiaTheme="minorHAnsi" w:hAnsi="Arial"/>
      <w:iCs/>
      <w:sz w:val="22"/>
      <w:szCs w:val="22"/>
    </w:rPr>
  </w:style>
  <w:style w:type="paragraph" w:customStyle="1" w:styleId="GraingerBoldtext">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HeaderChar">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FooterChar">
    <w:name w:val="Footer Char"/>
    <w:basedOn w:val="DefaultParagraphFont"/>
    <w:link w:val="Footer"/>
    <w:uiPriority w:val="99"/>
    <w:rsid w:val="000C2943"/>
    <w:rPr>
      <w:rFonts w:ascii="Arial" w:hAnsi="Arial" w:cs="Times New Roman (Body CS)"/>
      <w:color w:val="004565" w:themeColor="text1"/>
      <w:sz w:val="20"/>
    </w:rPr>
  </w:style>
  <w:style w:type="paragraph" w:customStyle="1" w:styleId="GraingerAddressHeader">
    <w:name w:val="Grainger | Address Header"/>
    <w:basedOn w:val="GraingerText"/>
    <w:autoRedefine/>
    <w:qFormat/>
    <w:rsid w:val="003E3094"/>
    <w:pPr>
      <w:spacing w:after="120"/>
      <w:jc w:val="right"/>
    </w:pPr>
    <w:rPr>
      <w:b/>
      <w:color w:val="246369" w:themeColor="text2"/>
      <w:sz w:val="17"/>
    </w:rPr>
  </w:style>
  <w:style w:type="paragraph" w:customStyle="1" w:styleId="GraingerAddressText">
    <w:name w:val="Grainger | Address Text"/>
    <w:basedOn w:val="GraingerAddressHeader"/>
    <w:autoRedefine/>
    <w:qFormat/>
    <w:rsid w:val="003E3094"/>
    <w:rPr>
      <w:b w:val="0"/>
      <w:color w:val="000000"/>
    </w:rPr>
  </w:style>
  <w:style w:type="paragraph" w:customStyle="1" w:styleId="GraingerAddresswebsite">
    <w:name w:val="Grainger | Address website"/>
    <w:basedOn w:val="GraingerAddressText"/>
    <w:autoRedefine/>
    <w:qFormat/>
    <w:rsid w:val="003E3094"/>
    <w:rPr>
      <w:color w:val="246369" w:themeColor="text2"/>
    </w:rPr>
  </w:style>
  <w:style w:type="character" w:customStyle="1" w:styleId="GraingerPrefixes">
    <w:name w:val="Grainger | Prefixes"/>
    <w:basedOn w:val="DefaultParagraphFont"/>
    <w:uiPriority w:val="1"/>
    <w:qFormat/>
    <w:rsid w:val="003E3094"/>
    <w:rPr>
      <w:rFonts w:ascii="Arial" w:hAnsi="Arial"/>
      <w:b w:val="0"/>
      <w:i w:val="0"/>
      <w:color w:val="246369" w:themeColor="text2"/>
      <w:sz w:val="17"/>
    </w:rPr>
  </w:style>
  <w:style w:type="paragraph" w:customStyle="1" w:styleId="GraingerRegisteredOffice">
    <w:name w:val="Grainger | Registered Office"/>
    <w:basedOn w:val="GraingerText"/>
    <w:autoRedefine/>
    <w:qFormat/>
    <w:rsid w:val="00A80A9A"/>
    <w:rPr>
      <w:color w:val="62696A" w:themeColor="accent5"/>
      <w:sz w:val="16"/>
    </w:rPr>
  </w:style>
  <w:style w:type="paragraph" w:customStyle="1" w:styleId="BasicParagraph">
    <w:name w:val="[Basic Paragraph]"/>
    <w:basedOn w:val="Normal"/>
    <w:uiPriority w:val="99"/>
    <w:rsid w:val="00320445"/>
    <w:pPr>
      <w:autoSpaceDE w:val="0"/>
      <w:autoSpaceDN w:val="0"/>
      <w:adjustRightInd w:val="0"/>
      <w:spacing w:line="288" w:lineRule="auto"/>
      <w:textAlignment w:val="center"/>
    </w:pPr>
    <w:rPr>
      <w:rFonts w:ascii="Minion Pro" w:eastAsiaTheme="minorHAnsi" w:hAnsi="Minion Pro" w:cs="Minion Pro"/>
      <w:color w:val="000000"/>
      <w:lang w:eastAsia="en-US"/>
    </w:rPr>
  </w:style>
  <w:style w:type="paragraph" w:customStyle="1" w:styleId="GraingerSubsidiarytext">
    <w:name w:val="Grainger | Subsidiary text"/>
    <w:basedOn w:val="GraingerText"/>
    <w:autoRedefine/>
    <w:qFormat/>
    <w:rsid w:val="000C2C75"/>
    <w:pPr>
      <w:jc w:val="right"/>
    </w:pPr>
    <w:rPr>
      <w:b/>
      <w:color w:val="000000"/>
      <w:sz w:val="17"/>
    </w:rPr>
  </w:style>
  <w:style w:type="paragraph" w:customStyle="1" w:styleId="GraingerTextItalic">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ingerCoverTitleWhite">
    <w:name w:val="Grainger | Cover Title | White"/>
    <w:basedOn w:val="GraingerText"/>
    <w:autoRedefine/>
    <w:qFormat/>
    <w:rsid w:val="007C38AC"/>
    <w:rPr>
      <w:color w:val="246369" w:themeColor="accent1"/>
      <w:sz w:val="72"/>
      <w:szCs w:val="72"/>
      <w:lang w:eastAsia="en-US"/>
    </w:rPr>
  </w:style>
  <w:style w:type="paragraph" w:customStyle="1" w:styleId="GraingerCoverTitleTeal">
    <w:name w:val="Grainger | Cover Title | Teal"/>
    <w:basedOn w:val="GraingerCoverTitleWhite"/>
    <w:autoRedefine/>
    <w:qFormat/>
    <w:rsid w:val="00B4294D"/>
    <w:rPr>
      <w:color w:val="65BCAB" w:themeColor="accent2"/>
    </w:rPr>
  </w:style>
  <w:style w:type="paragraph" w:customStyle="1" w:styleId="GraingerCoverSub-headsTeal">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customStyle="1" w:styleId="ReferenceNumber">
    <w:name w:val="Reference_Number"/>
    <w:basedOn w:val="Normal"/>
    <w:uiPriority w:val="99"/>
    <w:rsid w:val="00B85696"/>
    <w:pPr>
      <w:numPr>
        <w:numId w:val="58"/>
      </w:numPr>
      <w:spacing w:before="60" w:after="60"/>
      <w:jc w:val="center"/>
    </w:pPr>
    <w:rPr>
      <w:rFonts w:ascii="Garamond" w:hAnsi="Garamond"/>
      <w:sz w:val="20"/>
      <w:szCs w:val="20"/>
      <w:lang w:eastAsia="en-US"/>
    </w:rPr>
  </w:style>
  <w:style w:type="paragraph" w:customStyle="1" w:styleId="GraingerTableheadingsWhite">
    <w:name w:val="Grainger | Table headings White"/>
    <w:basedOn w:val="GraingerText"/>
    <w:qFormat/>
    <w:rsid w:val="00D53622"/>
    <w:pPr>
      <w:adjustRightInd w:val="0"/>
      <w:snapToGrid w:val="0"/>
    </w:pPr>
    <w:rPr>
      <w:b/>
      <w:color w:val="FFFFFF" w:themeColor="background1"/>
      <w:sz w:val="16"/>
    </w:rPr>
  </w:style>
  <w:style w:type="paragraph" w:customStyle="1" w:styleId="GraingerBullets">
    <w:name w:val="Grainger | Bullets"/>
    <w:basedOn w:val="GraingerText"/>
    <w:rsid w:val="000968DA"/>
    <w:pPr>
      <w:numPr>
        <w:numId w:val="1"/>
      </w:numPr>
      <w:tabs>
        <w:tab w:val="clear" w:pos="1134"/>
        <w:tab w:val="clear" w:pos="1871"/>
        <w:tab w:val="clear" w:pos="2608"/>
        <w:tab w:val="left" w:pos="794"/>
        <w:tab w:val="left" w:pos="1191"/>
      </w:tabs>
      <w:spacing w:before="120"/>
      <w:ind w:left="397"/>
    </w:pPr>
  </w:style>
  <w:style w:type="paragraph" w:customStyle="1" w:styleId="GraingerBoldTextTealRule">
    <w:name w:val="Grainger | Bold Text | Teal | Rule"/>
    <w:basedOn w:val="GraingerBoldtext"/>
    <w:qFormat/>
    <w:rsid w:val="00485DFF"/>
    <w:pPr>
      <w:pBdr>
        <w:bottom w:val="single" w:sz="4" w:space="4" w:color="AEAFB2" w:themeColor="background2"/>
      </w:pBdr>
    </w:pPr>
    <w:rPr>
      <w:color w:val="246369" w:themeColor="accent1"/>
    </w:rPr>
  </w:style>
  <w:style w:type="character" w:styleId="PageNumber">
    <w:name w:val="page number"/>
    <w:basedOn w:val="DefaultParagraphFont"/>
    <w:uiPriority w:val="99"/>
    <w:semiHidden/>
    <w:unhideWhenUsed/>
    <w:rsid w:val="008C3B6D"/>
  </w:style>
  <w:style w:type="paragraph" w:customStyle="1" w:styleId="GraingerPagenumbers">
    <w:name w:val="Grainger | Page numbers"/>
    <w:basedOn w:val="Footer"/>
    <w:autoRedefine/>
    <w:qFormat/>
    <w:rsid w:val="004F3A71"/>
    <w:pPr>
      <w:framePr w:wrap="none" w:vAnchor="text" w:hAnchor="margin" w:xAlign="center" w:y="1"/>
      <w:jc w:val="center"/>
    </w:pPr>
    <w:rPr>
      <w:rFonts w:ascii="Arial" w:hAnsi="Arial" w:cs="Arial"/>
      <w:color w:val="AEAFB2" w:themeColor="background2"/>
      <w:sz w:val="18"/>
    </w:rPr>
  </w:style>
  <w:style w:type="paragraph" w:customStyle="1" w:styleId="GraingerBoldTextTeal">
    <w:name w:val="Grainger | Bold Text | Teal"/>
    <w:basedOn w:val="GraingerBoldTextTealRule"/>
    <w:qFormat/>
    <w:rsid w:val="000968DA"/>
    <w:pPr>
      <w:pBdr>
        <w:bottom w:val="none" w:sz="0" w:space="0" w:color="auto"/>
      </w:pBdr>
      <w:tabs>
        <w:tab w:val="left" w:pos="1814"/>
      </w:tabs>
    </w:pPr>
    <w:rPr>
      <w:lang w:eastAsia="en-US"/>
    </w:rPr>
  </w:style>
  <w:style w:type="paragraph" w:customStyle="1" w:styleId="NoParagraphStyle">
    <w:name w:val="[No Paragraph Style]"/>
    <w:autoRedefine/>
    <w:qFormat/>
    <w:rsid w:val="00F27416"/>
    <w:pPr>
      <w:autoSpaceDE w:val="0"/>
      <w:autoSpaceDN w:val="0"/>
      <w:adjustRightInd w:val="0"/>
      <w:spacing w:line="288" w:lineRule="auto"/>
      <w:ind w:left="-709"/>
      <w:textAlignment w:val="center"/>
    </w:pPr>
    <w:rPr>
      <w:rFonts w:ascii="Minion Pro" w:hAnsi="Minion Pro" w:cs="Minion Pro"/>
      <w:color w:val="000000"/>
    </w:rPr>
  </w:style>
  <w:style w:type="numbering" w:customStyle="1" w:styleId="CurrentList49">
    <w:name w:val="Current List49"/>
    <w:uiPriority w:val="99"/>
    <w:rsid w:val="00EA39A0"/>
    <w:pPr>
      <w:numPr>
        <w:numId w:val="54"/>
      </w:numPr>
    </w:pPr>
  </w:style>
  <w:style w:type="paragraph" w:customStyle="1" w:styleId="Default">
    <w:name w:val="Default"/>
    <w:rsid w:val="00834AEA"/>
    <w:pPr>
      <w:autoSpaceDE w:val="0"/>
      <w:autoSpaceDN w:val="0"/>
      <w:adjustRightInd w:val="0"/>
    </w:pPr>
    <w:rPr>
      <w:rFonts w:ascii="Arial" w:hAnsi="Arial" w:cs="Arial"/>
      <w:color w:val="000000"/>
    </w:rPr>
  </w:style>
  <w:style w:type="numbering" w:customStyle="1" w:styleId="CurrentList50">
    <w:name w:val="Current List50"/>
    <w:uiPriority w:val="99"/>
    <w:rsid w:val="00EA39A0"/>
    <w:pPr>
      <w:numPr>
        <w:numId w:val="56"/>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customStyle="1" w:styleId="CurrentList51">
    <w:name w:val="Current List51"/>
    <w:uiPriority w:val="99"/>
    <w:rsid w:val="00EA39A0"/>
    <w:pPr>
      <w:numPr>
        <w:numId w:val="57"/>
      </w:numPr>
    </w:pPr>
  </w:style>
  <w:style w:type="numbering" w:customStyle="1" w:styleId="CurrentList20">
    <w:name w:val="Current List20"/>
    <w:uiPriority w:val="99"/>
    <w:rsid w:val="007623D1"/>
    <w:pPr>
      <w:numPr>
        <w:numId w:val="24"/>
      </w:numPr>
    </w:pPr>
  </w:style>
  <w:style w:type="numbering" w:customStyle="1" w:styleId="CurrentList21">
    <w:name w:val="Current List21"/>
    <w:uiPriority w:val="99"/>
    <w:rsid w:val="007623D1"/>
    <w:pPr>
      <w:numPr>
        <w:numId w:val="25"/>
      </w:numPr>
    </w:pPr>
  </w:style>
  <w:style w:type="numbering" w:customStyle="1" w:styleId="CurrentList22">
    <w:name w:val="Current List22"/>
    <w:uiPriority w:val="99"/>
    <w:rsid w:val="007623D1"/>
    <w:pPr>
      <w:numPr>
        <w:numId w:val="26"/>
      </w:numPr>
    </w:pPr>
  </w:style>
  <w:style w:type="character" w:customStyle="1" w:styleId="Heading7Char">
    <w:name w:val="Heading 7 Char"/>
    <w:basedOn w:val="DefaultParagraphFont"/>
    <w:link w:val="Heading7"/>
    <w:uiPriority w:val="99"/>
    <w:semiHidden/>
    <w:rsid w:val="00B85696"/>
    <w:rPr>
      <w:rFonts w:ascii="Times New Roman" w:eastAsia="Times" w:hAnsi="Times New Roman" w:cs="Times New Roman"/>
    </w:rPr>
  </w:style>
  <w:style w:type="paragraph" w:customStyle="1" w:styleId="GraingerTextIndented">
    <w:name w:val="Grainger | Text Indented"/>
    <w:basedOn w:val="GraingerText"/>
    <w:qFormat/>
    <w:rsid w:val="00055F1B"/>
    <w:pPr>
      <w:ind w:left="737" w:hanging="737"/>
    </w:pPr>
  </w:style>
  <w:style w:type="paragraph" w:customStyle="1" w:styleId="GraingerLetterBullets">
    <w:name w:val="Grainger | Letter Bullets"/>
    <w:basedOn w:val="GraingerText"/>
    <w:autoRedefine/>
    <w:qFormat/>
    <w:rsid w:val="001402FF"/>
    <w:pPr>
      <w:numPr>
        <w:numId w:val="8"/>
      </w:numPr>
      <w:spacing w:before="120" w:after="120"/>
    </w:pPr>
    <w:rPr>
      <w:lang w:eastAsia="en-US"/>
    </w:rPr>
  </w:style>
  <w:style w:type="numbering" w:customStyle="1" w:styleId="CurrentList1">
    <w:name w:val="Current List1"/>
    <w:uiPriority w:val="99"/>
    <w:rsid w:val="00EA7154"/>
    <w:pPr>
      <w:numPr>
        <w:numId w:val="2"/>
      </w:numPr>
    </w:pPr>
  </w:style>
  <w:style w:type="numbering" w:customStyle="1" w:styleId="CurrentList4">
    <w:name w:val="Current List4"/>
    <w:uiPriority w:val="99"/>
    <w:rsid w:val="001402FF"/>
    <w:pPr>
      <w:numPr>
        <w:numId w:val="5"/>
      </w:numPr>
    </w:pPr>
  </w:style>
  <w:style w:type="numbering" w:customStyle="1" w:styleId="CurrentList2">
    <w:name w:val="Current List2"/>
    <w:uiPriority w:val="99"/>
    <w:rsid w:val="00EA7154"/>
    <w:pPr>
      <w:numPr>
        <w:numId w:val="3"/>
      </w:numPr>
    </w:pPr>
  </w:style>
  <w:style w:type="numbering" w:customStyle="1" w:styleId="CurrentList3">
    <w:name w:val="Current List3"/>
    <w:uiPriority w:val="99"/>
    <w:rsid w:val="00EA7154"/>
    <w:pPr>
      <w:numPr>
        <w:numId w:val="4"/>
      </w:numPr>
    </w:pPr>
  </w:style>
  <w:style w:type="numbering" w:customStyle="1" w:styleId="CurrentList5">
    <w:name w:val="Current List5"/>
    <w:uiPriority w:val="99"/>
    <w:rsid w:val="001402FF"/>
    <w:pPr>
      <w:numPr>
        <w:numId w:val="6"/>
      </w:numPr>
    </w:pPr>
  </w:style>
  <w:style w:type="numbering" w:customStyle="1" w:styleId="CurrentList6">
    <w:name w:val="Current List6"/>
    <w:uiPriority w:val="99"/>
    <w:rsid w:val="001402FF"/>
    <w:pPr>
      <w:numPr>
        <w:numId w:val="7"/>
      </w:numPr>
    </w:pPr>
  </w:style>
  <w:style w:type="numbering" w:customStyle="1" w:styleId="CurrentList7">
    <w:name w:val="Current List7"/>
    <w:uiPriority w:val="99"/>
    <w:rsid w:val="001402FF"/>
    <w:pPr>
      <w:numPr>
        <w:numId w:val="9"/>
      </w:numPr>
    </w:pPr>
  </w:style>
  <w:style w:type="paragraph" w:customStyle="1" w:styleId="GraingerNumberbullets">
    <w:name w:val="Grainger | Number bullets"/>
    <w:basedOn w:val="Normal"/>
    <w:qFormat/>
    <w:rsid w:val="00C52F23"/>
    <w:pPr>
      <w:numPr>
        <w:numId w:val="16"/>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customStyle="1" w:styleId="CurrentList8">
    <w:name w:val="Current List8"/>
    <w:uiPriority w:val="99"/>
    <w:rsid w:val="00A819F0"/>
    <w:pPr>
      <w:numPr>
        <w:numId w:val="10"/>
      </w:numPr>
    </w:pPr>
  </w:style>
  <w:style w:type="numbering" w:customStyle="1" w:styleId="CurrentList9">
    <w:name w:val="Current List9"/>
    <w:uiPriority w:val="99"/>
    <w:rsid w:val="00A819F0"/>
    <w:pPr>
      <w:numPr>
        <w:numId w:val="11"/>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customStyle="1" w:styleId="CurrentList10">
    <w:name w:val="Current List10"/>
    <w:uiPriority w:val="99"/>
    <w:rsid w:val="00A819F0"/>
    <w:pPr>
      <w:numPr>
        <w:numId w:val="12"/>
      </w:numPr>
    </w:pPr>
  </w:style>
  <w:style w:type="numbering" w:customStyle="1" w:styleId="CurrentList11">
    <w:name w:val="Current List11"/>
    <w:uiPriority w:val="99"/>
    <w:rsid w:val="00A819F0"/>
    <w:pPr>
      <w:numPr>
        <w:numId w:val="13"/>
      </w:numPr>
    </w:pPr>
  </w:style>
  <w:style w:type="numbering" w:customStyle="1" w:styleId="CurrentList12">
    <w:name w:val="Current List12"/>
    <w:uiPriority w:val="99"/>
    <w:rsid w:val="0029161D"/>
    <w:pPr>
      <w:numPr>
        <w:numId w:val="14"/>
      </w:numPr>
    </w:pPr>
  </w:style>
  <w:style w:type="numbering" w:customStyle="1" w:styleId="CurrentList13">
    <w:name w:val="Current List13"/>
    <w:uiPriority w:val="99"/>
    <w:rsid w:val="0029161D"/>
    <w:pPr>
      <w:numPr>
        <w:numId w:val="15"/>
      </w:numPr>
    </w:pPr>
  </w:style>
  <w:style w:type="numbering" w:customStyle="1" w:styleId="CurrentList14">
    <w:name w:val="Current List14"/>
    <w:uiPriority w:val="99"/>
    <w:rsid w:val="00F61135"/>
    <w:pPr>
      <w:numPr>
        <w:numId w:val="17"/>
      </w:numPr>
    </w:pPr>
  </w:style>
  <w:style w:type="numbering" w:customStyle="1" w:styleId="CurrentList15">
    <w:name w:val="Current List15"/>
    <w:uiPriority w:val="99"/>
    <w:rsid w:val="00EB4F2F"/>
    <w:pPr>
      <w:numPr>
        <w:numId w:val="18"/>
      </w:numPr>
    </w:pPr>
  </w:style>
  <w:style w:type="numbering" w:customStyle="1" w:styleId="CurrentList16">
    <w:name w:val="Current List16"/>
    <w:uiPriority w:val="99"/>
    <w:rsid w:val="003E3DD8"/>
    <w:pPr>
      <w:numPr>
        <w:numId w:val="19"/>
      </w:numPr>
    </w:pPr>
  </w:style>
  <w:style w:type="paragraph" w:customStyle="1" w:styleId="GraingerNumberbulletsbold">
    <w:name w:val="Grainger | Number bullets | bold"/>
    <w:basedOn w:val="GraingerNumberbullets"/>
    <w:qFormat/>
    <w:rsid w:val="00B15541"/>
    <w:pPr>
      <w:numPr>
        <w:numId w:val="21"/>
      </w:numPr>
      <w:tabs>
        <w:tab w:val="clear" w:pos="397"/>
      </w:tabs>
    </w:pPr>
    <w:rPr>
      <w:b/>
      <w:color w:val="25646A"/>
    </w:rPr>
  </w:style>
  <w:style w:type="numbering" w:customStyle="1" w:styleId="CurrentList17">
    <w:name w:val="Current List17"/>
    <w:uiPriority w:val="99"/>
    <w:rsid w:val="007C38AC"/>
    <w:pPr>
      <w:numPr>
        <w:numId w:val="20"/>
      </w:numPr>
    </w:pPr>
  </w:style>
  <w:style w:type="numbering" w:customStyle="1" w:styleId="CurrentList18">
    <w:name w:val="Current List18"/>
    <w:uiPriority w:val="99"/>
    <w:rsid w:val="007C38AC"/>
    <w:pPr>
      <w:numPr>
        <w:numId w:val="22"/>
      </w:numPr>
    </w:pPr>
  </w:style>
  <w:style w:type="numbering" w:customStyle="1" w:styleId="CurrentList19">
    <w:name w:val="Current List19"/>
    <w:uiPriority w:val="99"/>
    <w:rsid w:val="00054D11"/>
    <w:pPr>
      <w:numPr>
        <w:numId w:val="23"/>
      </w:numPr>
    </w:pPr>
  </w:style>
  <w:style w:type="paragraph" w:customStyle="1" w:styleId="GraingerTableBullets">
    <w:name w:val="Grainger | Table Bullets"/>
    <w:basedOn w:val="GraingerBullets"/>
    <w:qFormat/>
    <w:rsid w:val="00EA39A0"/>
    <w:pPr>
      <w:numPr>
        <w:numId w:val="55"/>
      </w:numPr>
      <w:tabs>
        <w:tab w:val="left" w:pos="170"/>
      </w:tabs>
      <w:spacing w:before="0" w:after="60"/>
    </w:pPr>
  </w:style>
  <w:style w:type="paragraph" w:customStyle="1" w:styleId="GraingerCoverSub-headsOrange">
    <w:name w:val="Grainger | Cover Sub-heads | Orange"/>
    <w:basedOn w:val="GraingerCoverSub-headsTeal"/>
    <w:autoRedefine/>
    <w:qFormat/>
    <w:rsid w:val="00AC58D9"/>
    <w:rPr>
      <w:color w:val="E16A2F" w:themeColor="accent3"/>
    </w:rPr>
  </w:style>
  <w:style w:type="character" w:customStyle="1" w:styleId="Heading8Char">
    <w:name w:val="Heading 8 Char"/>
    <w:basedOn w:val="DefaultParagraphFont"/>
    <w:link w:val="Heading8"/>
    <w:uiPriority w:val="99"/>
    <w:semiHidden/>
    <w:rsid w:val="00B85696"/>
    <w:rPr>
      <w:rFonts w:ascii="Times New Roman" w:eastAsia="Times" w:hAnsi="Times New Roman" w:cs="Times New Roman"/>
      <w:i/>
      <w:iCs/>
    </w:rPr>
  </w:style>
  <w:style w:type="numbering" w:customStyle="1" w:styleId="CurrentList23">
    <w:name w:val="Current List23"/>
    <w:uiPriority w:val="99"/>
    <w:rsid w:val="00B15541"/>
    <w:pPr>
      <w:numPr>
        <w:numId w:val="27"/>
      </w:numPr>
    </w:pPr>
  </w:style>
  <w:style w:type="numbering" w:customStyle="1" w:styleId="CurrentList24">
    <w:name w:val="Current List24"/>
    <w:uiPriority w:val="99"/>
    <w:rsid w:val="00B15541"/>
    <w:pPr>
      <w:numPr>
        <w:numId w:val="28"/>
      </w:numPr>
    </w:pPr>
  </w:style>
  <w:style w:type="numbering" w:customStyle="1" w:styleId="CurrentList25">
    <w:name w:val="Current List25"/>
    <w:uiPriority w:val="99"/>
    <w:rsid w:val="006E036C"/>
    <w:pPr>
      <w:numPr>
        <w:numId w:val="29"/>
      </w:numPr>
    </w:pPr>
  </w:style>
  <w:style w:type="character" w:customStyle="1" w:styleId="Heading9Char">
    <w:name w:val="Heading 9 Char"/>
    <w:basedOn w:val="DefaultParagraphFont"/>
    <w:link w:val="Heading9"/>
    <w:uiPriority w:val="99"/>
    <w:semiHidden/>
    <w:rsid w:val="00B85696"/>
    <w:rPr>
      <w:rFonts w:ascii="Arial" w:eastAsia="Times" w:hAnsi="Arial" w:cs="Arial"/>
      <w:sz w:val="22"/>
      <w:szCs w:val="22"/>
    </w:rPr>
  </w:style>
  <w:style w:type="paragraph" w:customStyle="1" w:styleId="GraingerTextTeal">
    <w:name w:val="Grainger | Text | Teal"/>
    <w:basedOn w:val="GraingerTextIndented"/>
    <w:qFormat/>
    <w:rsid w:val="000968DA"/>
    <w:pPr>
      <w:ind w:left="0" w:firstLine="0"/>
    </w:pPr>
    <w:rPr>
      <w:color w:val="246369" w:themeColor="accent1"/>
    </w:rPr>
  </w:style>
  <w:style w:type="numbering" w:customStyle="1" w:styleId="CurrentList26">
    <w:name w:val="Current List26"/>
    <w:uiPriority w:val="99"/>
    <w:rsid w:val="000E08CB"/>
    <w:pPr>
      <w:numPr>
        <w:numId w:val="30"/>
      </w:numPr>
    </w:pPr>
  </w:style>
  <w:style w:type="numbering" w:customStyle="1" w:styleId="CurrentList27">
    <w:name w:val="Current List27"/>
    <w:uiPriority w:val="99"/>
    <w:rsid w:val="009E3D06"/>
    <w:pPr>
      <w:numPr>
        <w:numId w:val="31"/>
      </w:numPr>
    </w:pPr>
  </w:style>
  <w:style w:type="numbering" w:customStyle="1" w:styleId="CurrentList28">
    <w:name w:val="Current List28"/>
    <w:uiPriority w:val="99"/>
    <w:rsid w:val="009E3D06"/>
    <w:pPr>
      <w:numPr>
        <w:numId w:val="32"/>
      </w:numPr>
    </w:pPr>
  </w:style>
  <w:style w:type="numbering" w:customStyle="1" w:styleId="CurrentList29">
    <w:name w:val="Current List29"/>
    <w:uiPriority w:val="99"/>
    <w:rsid w:val="009E3D06"/>
    <w:pPr>
      <w:numPr>
        <w:numId w:val="33"/>
      </w:numPr>
    </w:pPr>
  </w:style>
  <w:style w:type="numbering" w:customStyle="1" w:styleId="CurrentList30">
    <w:name w:val="Current List30"/>
    <w:uiPriority w:val="99"/>
    <w:rsid w:val="00D53622"/>
    <w:pPr>
      <w:numPr>
        <w:numId w:val="34"/>
      </w:numPr>
    </w:pPr>
  </w:style>
  <w:style w:type="character" w:customStyle="1" w:styleId="Heading1Char">
    <w:name w:val="Heading 1 Char"/>
    <w:basedOn w:val="DefaultParagraphFont"/>
    <w:link w:val="Heading1"/>
    <w:rsid w:val="0056477B"/>
    <w:rPr>
      <w:rFonts w:ascii="Arial" w:eastAsia="Times New Roman" w:hAnsi="Arial" w:cs="Times New Roman"/>
      <w:kern w:val="28"/>
      <w:sz w:val="22"/>
      <w:szCs w:val="20"/>
    </w:rPr>
  </w:style>
  <w:style w:type="numbering" w:customStyle="1" w:styleId="CurrentList31">
    <w:name w:val="Current List31"/>
    <w:uiPriority w:val="99"/>
    <w:rsid w:val="00E4200E"/>
    <w:pPr>
      <w:numPr>
        <w:numId w:val="35"/>
      </w:numPr>
    </w:pPr>
  </w:style>
  <w:style w:type="numbering" w:customStyle="1" w:styleId="CurrentList32">
    <w:name w:val="Current List32"/>
    <w:uiPriority w:val="99"/>
    <w:rsid w:val="00642BE4"/>
    <w:pPr>
      <w:numPr>
        <w:numId w:val="36"/>
      </w:numPr>
    </w:pPr>
  </w:style>
  <w:style w:type="numbering" w:customStyle="1" w:styleId="CurrentList33">
    <w:name w:val="Current List33"/>
    <w:uiPriority w:val="99"/>
    <w:rsid w:val="00E21A89"/>
    <w:pPr>
      <w:numPr>
        <w:numId w:val="37"/>
      </w:numPr>
    </w:pPr>
  </w:style>
  <w:style w:type="numbering" w:customStyle="1" w:styleId="CurrentList34">
    <w:name w:val="Current List34"/>
    <w:uiPriority w:val="99"/>
    <w:rsid w:val="00E21A89"/>
    <w:pPr>
      <w:numPr>
        <w:numId w:val="38"/>
      </w:numPr>
    </w:pPr>
  </w:style>
  <w:style w:type="numbering" w:customStyle="1" w:styleId="CurrentList35">
    <w:name w:val="Current List35"/>
    <w:uiPriority w:val="99"/>
    <w:rsid w:val="00BB2E9C"/>
    <w:pPr>
      <w:numPr>
        <w:numId w:val="39"/>
      </w:numPr>
    </w:pPr>
  </w:style>
  <w:style w:type="character" w:customStyle="1" w:styleId="Heading2Char">
    <w:name w:val="Heading 2 Char"/>
    <w:basedOn w:val="DefaultParagraphFont"/>
    <w:link w:val="Heading2"/>
    <w:rsid w:val="0056477B"/>
    <w:rPr>
      <w:rFonts w:ascii="Arial" w:eastAsia="Times New Roman" w:hAnsi="Arial" w:cs="Times New Roman"/>
      <w:sz w:val="22"/>
      <w:szCs w:val="20"/>
    </w:rPr>
  </w:style>
  <w:style w:type="character" w:customStyle="1" w:styleId="Heading3Char">
    <w:name w:val="Heading 3 Char"/>
    <w:basedOn w:val="DefaultParagraphFont"/>
    <w:link w:val="Heading3"/>
    <w:rsid w:val="0056477B"/>
    <w:rPr>
      <w:rFonts w:ascii="Arial" w:eastAsia="Times New Roman" w:hAnsi="Arial" w:cs="Times New Roman"/>
      <w:sz w:val="22"/>
      <w:szCs w:val="20"/>
    </w:rPr>
  </w:style>
  <w:style w:type="character" w:customStyle="1" w:styleId="Heading4Char">
    <w:name w:val="Heading 4 Char"/>
    <w:basedOn w:val="DefaultParagraphFont"/>
    <w:link w:val="Heading4"/>
    <w:rsid w:val="0056477B"/>
    <w:rPr>
      <w:rFonts w:ascii="Arial" w:eastAsia="Times New Roman" w:hAnsi="Arial" w:cs="Times New Roman"/>
      <w:sz w:val="22"/>
      <w:szCs w:val="20"/>
    </w:rPr>
  </w:style>
  <w:style w:type="character" w:customStyle="1" w:styleId="Heading5Char">
    <w:name w:val="Heading 5 Char"/>
    <w:basedOn w:val="DefaultParagraphFont"/>
    <w:link w:val="Heading5"/>
    <w:rsid w:val="0056477B"/>
    <w:rPr>
      <w:rFonts w:ascii="Arial" w:eastAsia="Times New Roman" w:hAnsi="Arial" w:cs="Times New Roman"/>
      <w:sz w:val="22"/>
      <w:szCs w:val="20"/>
    </w:rPr>
  </w:style>
  <w:style w:type="character" w:customStyle="1" w:styleId="Heading6Char">
    <w:name w:val="Heading 6 Char"/>
    <w:basedOn w:val="DefaultParagraphFont"/>
    <w:link w:val="Heading6"/>
    <w:rsid w:val="0056477B"/>
    <w:rPr>
      <w:rFonts w:ascii="Arial" w:eastAsia="Times New Roman" w:hAnsi="Arial" w:cs="Times New Roman"/>
      <w:sz w:val="22"/>
      <w:szCs w:val="20"/>
    </w:rPr>
  </w:style>
  <w:style w:type="numbering" w:customStyle="1" w:styleId="CurrentList36">
    <w:name w:val="Current List36"/>
    <w:uiPriority w:val="99"/>
    <w:rsid w:val="00AD1CE2"/>
    <w:pPr>
      <w:numPr>
        <w:numId w:val="41"/>
      </w:numPr>
    </w:pPr>
  </w:style>
  <w:style w:type="numbering" w:customStyle="1" w:styleId="CurrentList37">
    <w:name w:val="Current List37"/>
    <w:uiPriority w:val="99"/>
    <w:rsid w:val="00C721C2"/>
    <w:pPr>
      <w:numPr>
        <w:numId w:val="42"/>
      </w:numPr>
    </w:pPr>
  </w:style>
  <w:style w:type="numbering" w:customStyle="1" w:styleId="CurrentList38">
    <w:name w:val="Current List38"/>
    <w:uiPriority w:val="99"/>
    <w:rsid w:val="00485DFF"/>
    <w:pPr>
      <w:numPr>
        <w:numId w:val="43"/>
      </w:numPr>
    </w:pPr>
  </w:style>
  <w:style w:type="numbering" w:customStyle="1" w:styleId="CurrentList39">
    <w:name w:val="Current List39"/>
    <w:uiPriority w:val="99"/>
    <w:rsid w:val="00BF4C57"/>
    <w:pPr>
      <w:numPr>
        <w:numId w:val="44"/>
      </w:numPr>
    </w:pPr>
  </w:style>
  <w:style w:type="numbering" w:customStyle="1" w:styleId="CurrentList40">
    <w:name w:val="Current List40"/>
    <w:uiPriority w:val="99"/>
    <w:rsid w:val="00E80311"/>
    <w:pPr>
      <w:numPr>
        <w:numId w:val="45"/>
      </w:numPr>
    </w:pPr>
  </w:style>
  <w:style w:type="numbering" w:customStyle="1" w:styleId="CurrentList41">
    <w:name w:val="Current List41"/>
    <w:uiPriority w:val="99"/>
    <w:rsid w:val="0070592B"/>
    <w:pPr>
      <w:numPr>
        <w:numId w:val="46"/>
      </w:numPr>
    </w:pPr>
  </w:style>
  <w:style w:type="numbering" w:customStyle="1" w:styleId="CurrentList42">
    <w:name w:val="Current List42"/>
    <w:uiPriority w:val="99"/>
    <w:rsid w:val="00C52F23"/>
    <w:pPr>
      <w:numPr>
        <w:numId w:val="47"/>
      </w:numPr>
    </w:pPr>
  </w:style>
  <w:style w:type="numbering" w:customStyle="1" w:styleId="CurrentList43">
    <w:name w:val="Current List43"/>
    <w:uiPriority w:val="99"/>
    <w:rsid w:val="00C52F23"/>
    <w:pPr>
      <w:numPr>
        <w:numId w:val="48"/>
      </w:numPr>
    </w:pPr>
  </w:style>
  <w:style w:type="numbering" w:customStyle="1" w:styleId="CurrentList44">
    <w:name w:val="Current List44"/>
    <w:uiPriority w:val="99"/>
    <w:rsid w:val="00B60347"/>
    <w:pPr>
      <w:numPr>
        <w:numId w:val="49"/>
      </w:numPr>
    </w:pPr>
  </w:style>
  <w:style w:type="numbering" w:customStyle="1" w:styleId="CurrentList45">
    <w:name w:val="Current List45"/>
    <w:uiPriority w:val="99"/>
    <w:rsid w:val="007F1D2A"/>
    <w:pPr>
      <w:numPr>
        <w:numId w:val="50"/>
      </w:numPr>
    </w:pPr>
  </w:style>
  <w:style w:type="numbering" w:customStyle="1" w:styleId="CurrentList46">
    <w:name w:val="Current List46"/>
    <w:uiPriority w:val="99"/>
    <w:rsid w:val="007F1D2A"/>
    <w:pPr>
      <w:numPr>
        <w:numId w:val="51"/>
      </w:numPr>
    </w:pPr>
  </w:style>
  <w:style w:type="numbering" w:customStyle="1" w:styleId="CurrentList47">
    <w:name w:val="Current List47"/>
    <w:uiPriority w:val="99"/>
    <w:rsid w:val="007F1D2A"/>
    <w:pPr>
      <w:numPr>
        <w:numId w:val="52"/>
      </w:numPr>
    </w:pPr>
  </w:style>
  <w:style w:type="numbering" w:customStyle="1" w:styleId="CurrentList48">
    <w:name w:val="Current List48"/>
    <w:uiPriority w:val="99"/>
    <w:rsid w:val="007F1D2A"/>
    <w:pPr>
      <w:numPr>
        <w:numId w:val="53"/>
      </w:numPr>
    </w:pPr>
  </w:style>
  <w:style w:type="paragraph" w:styleId="TOC1">
    <w:name w:val="toc 1"/>
    <w:basedOn w:val="Normal"/>
    <w:next w:val="Normal"/>
    <w:autoRedefine/>
    <w:uiPriority w:val="39"/>
    <w:unhideWhenUsed/>
    <w:rsid w:val="00B10463"/>
    <w:pPr>
      <w:tabs>
        <w:tab w:val="left" w:pos="480"/>
        <w:tab w:val="right" w:leader="dot" w:pos="9350"/>
      </w:tabs>
      <w:spacing w:before="120" w:after="120"/>
      <w:jc w:val="both"/>
    </w:pPr>
    <w:rPr>
      <w:rFonts w:ascii="Arial" w:eastAsia="Times" w:hAnsi="Arial"/>
      <w:sz w:val="22"/>
      <w:szCs w:val="20"/>
      <w:lang w:eastAsia="en-US"/>
    </w:rPr>
  </w:style>
  <w:style w:type="paragraph" w:styleId="TOCHeading">
    <w:name w:val="TOC Heading"/>
    <w:basedOn w:val="Heading1"/>
    <w:next w:val="Normal"/>
    <w:uiPriority w:val="39"/>
    <w:unhideWhenUsed/>
    <w:qFormat/>
    <w:rsid w:val="00BC09FB"/>
    <w:pPr>
      <w:keepNext/>
      <w:keepLines/>
      <w:numPr>
        <w:numId w:val="0"/>
      </w:numPr>
      <w:overflowPunct/>
      <w:autoSpaceDE/>
      <w:autoSpaceDN/>
      <w:adjustRightInd/>
      <w:spacing w:before="240" w:after="0" w:line="259" w:lineRule="auto"/>
      <w:textAlignment w:val="auto"/>
      <w:outlineLvl w:val="9"/>
    </w:pPr>
    <w:rPr>
      <w:rFonts w:asciiTheme="majorHAnsi" w:eastAsiaTheme="majorEastAsia" w:hAnsiTheme="majorHAnsi"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CD4C46"/>
    <w:rPr>
      <w:rFonts w:ascii="Times New Roman" w:eastAsia="Times New Roman" w:hAnsi="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eastAsia="Times New Roman" w:hAnsi="Verdana"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 w:type="paragraph" w:styleId="NormalWeb">
    <w:name w:val="Normal (Web)"/>
    <w:basedOn w:val="Normal"/>
    <w:uiPriority w:val="99"/>
    <w:unhideWhenUsed/>
    <w:rsid w:val="00901F15"/>
    <w:pPr>
      <w:spacing w:before="100" w:beforeAutospacing="1" w:after="100" w:afterAutospacing="1"/>
    </w:pPr>
  </w:style>
  <w:style w:type="character" w:styleId="Emphasis">
    <w:name w:val="Emphasis"/>
    <w:basedOn w:val="DefaultParagraphFont"/>
    <w:uiPriority w:val="20"/>
    <w:qFormat/>
    <w:rsid w:val="00901F15"/>
    <w:rPr>
      <w:i/>
      <w:iCs/>
    </w:rPr>
  </w:style>
  <w:style w:type="character" w:styleId="Strong">
    <w:name w:val="Strong"/>
    <w:basedOn w:val="DefaultParagraphFont"/>
    <w:uiPriority w:val="22"/>
    <w:qFormat/>
    <w:rsid w:val="00901F15"/>
    <w:rPr>
      <w:b/>
      <w:bCs/>
    </w:rPr>
  </w:style>
  <w:style w:type="paragraph" w:styleId="Revision">
    <w:name w:val="Revision"/>
    <w:hidden/>
    <w:uiPriority w:val="99"/>
    <w:semiHidden/>
    <w:rsid w:val="00A07D36"/>
    <w:rPr>
      <w:rFonts w:ascii="Times New Roman" w:eastAsia="Times New Roman" w:hAnsi="Times New Roman" w:cs="Times New Roman"/>
      <w:lang w:eastAsia="en-GB"/>
    </w:rPr>
  </w:style>
  <w:style w:type="character" w:styleId="CommentReference">
    <w:name w:val="annotation reference"/>
    <w:basedOn w:val="DefaultParagraphFont"/>
    <w:uiPriority w:val="99"/>
    <w:semiHidden/>
    <w:unhideWhenUsed/>
    <w:rsid w:val="0025771D"/>
    <w:rPr>
      <w:sz w:val="16"/>
      <w:szCs w:val="16"/>
    </w:rPr>
  </w:style>
  <w:style w:type="paragraph" w:styleId="CommentSubject">
    <w:name w:val="annotation subject"/>
    <w:basedOn w:val="CommentText"/>
    <w:next w:val="CommentText"/>
    <w:link w:val="CommentSubjectChar"/>
    <w:uiPriority w:val="99"/>
    <w:semiHidden/>
    <w:unhideWhenUsed/>
    <w:rsid w:val="0025771D"/>
    <w:pPr>
      <w:spacing w:after="0" w:line="240" w:lineRule="auto"/>
      <w:ind w:left="0"/>
    </w:pPr>
    <w:rPr>
      <w:b/>
      <w:bCs/>
      <w:lang w:val="en-GB" w:eastAsia="en-GB"/>
    </w:rPr>
  </w:style>
  <w:style w:type="character" w:customStyle="1" w:styleId="CommentSubjectChar">
    <w:name w:val="Comment Subject Char"/>
    <w:basedOn w:val="CommentTextChar"/>
    <w:link w:val="CommentSubject"/>
    <w:uiPriority w:val="99"/>
    <w:semiHidden/>
    <w:rsid w:val="0025771D"/>
    <w:rPr>
      <w:rFonts w:ascii="Times New Roman" w:eastAsia="Times New Roman" w:hAnsi="Times New Roman" w:cs="Times New Roman"/>
      <w:b/>
      <w:bCs/>
      <w:sz w:val="20"/>
      <w:szCs w:val="20"/>
      <w:lang w:val="en-US" w:eastAsia="en-GB"/>
    </w:rPr>
  </w:style>
  <w:style w:type="character" w:styleId="Mention">
    <w:name w:val="Mention"/>
    <w:basedOn w:val="DefaultParagraphFont"/>
    <w:uiPriority w:val="99"/>
    <w:unhideWhenUsed/>
    <w:rsid w:val="00DB7F5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359747550">
      <w:bodyDiv w:val="1"/>
      <w:marLeft w:val="0"/>
      <w:marRight w:val="0"/>
      <w:marTop w:val="0"/>
      <w:marBottom w:val="0"/>
      <w:divBdr>
        <w:top w:val="none" w:sz="0" w:space="0" w:color="auto"/>
        <w:left w:val="none" w:sz="0" w:space="0" w:color="auto"/>
        <w:bottom w:val="none" w:sz="0" w:space="0" w:color="auto"/>
        <w:right w:val="none" w:sz="0" w:space="0" w:color="auto"/>
      </w:divBdr>
    </w:div>
    <w:div w:id="520631847">
      <w:bodyDiv w:val="1"/>
      <w:marLeft w:val="0"/>
      <w:marRight w:val="0"/>
      <w:marTop w:val="0"/>
      <w:marBottom w:val="0"/>
      <w:divBdr>
        <w:top w:val="none" w:sz="0" w:space="0" w:color="auto"/>
        <w:left w:val="none" w:sz="0" w:space="0" w:color="auto"/>
        <w:bottom w:val="none" w:sz="0" w:space="0" w:color="auto"/>
        <w:right w:val="none" w:sz="0" w:space="0" w:color="auto"/>
      </w:divBdr>
    </w:div>
    <w:div w:id="529757307">
      <w:bodyDiv w:val="1"/>
      <w:marLeft w:val="0"/>
      <w:marRight w:val="0"/>
      <w:marTop w:val="0"/>
      <w:marBottom w:val="0"/>
      <w:divBdr>
        <w:top w:val="none" w:sz="0" w:space="0" w:color="auto"/>
        <w:left w:val="none" w:sz="0" w:space="0" w:color="auto"/>
        <w:bottom w:val="none" w:sz="0" w:space="0" w:color="auto"/>
        <w:right w:val="none" w:sz="0" w:space="0" w:color="auto"/>
      </w:divBdr>
    </w:div>
    <w:div w:id="621226297">
      <w:bodyDiv w:val="1"/>
      <w:marLeft w:val="0"/>
      <w:marRight w:val="0"/>
      <w:marTop w:val="0"/>
      <w:marBottom w:val="0"/>
      <w:divBdr>
        <w:top w:val="none" w:sz="0" w:space="0" w:color="auto"/>
        <w:left w:val="none" w:sz="0" w:space="0" w:color="auto"/>
        <w:bottom w:val="none" w:sz="0" w:space="0" w:color="auto"/>
        <w:right w:val="none" w:sz="0" w:space="0" w:color="auto"/>
      </w:divBdr>
    </w:div>
    <w:div w:id="800882183">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398678548">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827630636">
              <w:marLeft w:val="0"/>
              <w:marRight w:val="0"/>
              <w:marTop w:val="0"/>
              <w:marBottom w:val="0"/>
              <w:divBdr>
                <w:top w:val="none" w:sz="0" w:space="0" w:color="auto"/>
                <w:left w:val="none" w:sz="0" w:space="0" w:color="auto"/>
                <w:bottom w:val="none" w:sz="0" w:space="0" w:color="auto"/>
                <w:right w:val="none" w:sz="0" w:space="0" w:color="auto"/>
              </w:divBdr>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sChild>
    </w:div>
    <w:div w:id="1200315214">
      <w:bodyDiv w:val="1"/>
      <w:marLeft w:val="0"/>
      <w:marRight w:val="0"/>
      <w:marTop w:val="0"/>
      <w:marBottom w:val="0"/>
      <w:divBdr>
        <w:top w:val="none" w:sz="0" w:space="0" w:color="auto"/>
        <w:left w:val="none" w:sz="0" w:space="0" w:color="auto"/>
        <w:bottom w:val="none" w:sz="0" w:space="0" w:color="auto"/>
        <w:right w:val="none" w:sz="0" w:space="0" w:color="auto"/>
      </w:divBdr>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562013283">
      <w:bodyDiv w:val="1"/>
      <w:marLeft w:val="0"/>
      <w:marRight w:val="0"/>
      <w:marTop w:val="0"/>
      <w:marBottom w:val="0"/>
      <w:divBdr>
        <w:top w:val="none" w:sz="0" w:space="0" w:color="auto"/>
        <w:left w:val="none" w:sz="0" w:space="0" w:color="auto"/>
        <w:bottom w:val="none" w:sz="0" w:space="0" w:color="auto"/>
        <w:right w:val="none" w:sz="0" w:space="0" w:color="auto"/>
      </w:divBdr>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microsoft.com/office/2011/relationships/people" Target="people.xml"/><Relationship Id="rId16" Type="http://schemas.openxmlformats.org/officeDocument/2006/relationships/image" Target="media/image5.png"/><Relationship Id="rId11" Type="http://schemas.openxmlformats.org/officeDocument/2006/relationships/endnotes" Target="endnotes.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header" Target="header1.xml"/><Relationship Id="rId5" Type="http://schemas.openxmlformats.org/officeDocument/2006/relationships/customXml" Target="../customXml/item5.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footer" Target="footer1.xm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styles" Target="style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61" Type="http://schemas.openxmlformats.org/officeDocument/2006/relationships/image" Target="media/image50.png"/><Relationship Id="rId8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69.svg"/><Relationship Id="rId1" Type="http://schemas.openxmlformats.org/officeDocument/2006/relationships/image" Target="media/image68.png"/></Relationships>
</file>

<file path=word/_rels/header2.xml.rels><?xml version="1.0" encoding="UTF-8" standalone="yes"?>
<Relationships xmlns="http://schemas.openxmlformats.org/package/2006/relationships"><Relationship Id="rId3" Type="http://schemas.openxmlformats.org/officeDocument/2006/relationships/image" Target="media/image68.png"/><Relationship Id="rId2" Type="http://schemas.openxmlformats.org/officeDocument/2006/relationships/image" Target="media/image71.svg"/><Relationship Id="rId1" Type="http://schemas.openxmlformats.org/officeDocument/2006/relationships/image" Target="media/image70.png"/><Relationship Id="rId4" Type="http://schemas.openxmlformats.org/officeDocument/2006/relationships/image" Target="media/image69.svg"/></Relationships>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customXml/itemProps2.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6AE6B4-2849-4840-B22F-1DF1B246054B}">
  <ds:schemaRefs>
    <ds:schemaRef ds:uri="Microsoft.SharePoint.Taxonomy.ContentTypeSync"/>
  </ds:schemaRefs>
</ds:datastoreItem>
</file>

<file path=customXml/itemProps4.xml><?xml version="1.0" encoding="utf-8"?>
<ds:datastoreItem xmlns:ds="http://schemas.openxmlformats.org/officeDocument/2006/customXml" ds:itemID="{34C9C8CB-F577-4A2D-94C3-BEFC9FE39230}">
  <ds:schemaRefs>
    <ds:schemaRef ds:uri="http://schemas.microsoft.com/sharepoint/v3/contenttype/forms"/>
  </ds:schemaRefs>
</ds:datastoreItem>
</file>

<file path=customXml/itemProps5.xml><?xml version="1.0" encoding="utf-8"?>
<ds:datastoreItem xmlns:ds="http://schemas.openxmlformats.org/officeDocument/2006/customXml" ds:itemID="{37239F62-4FA7-407B-AD30-6D8DB96F2DD1}">
  <ds:schemaRefs>
    <ds:schemaRef ds:uri="http://schemas.microsoft.com/office/2006/metadata/properties"/>
    <ds:schemaRef ds:uri="http://schemas.microsoft.com/office/infopath/2007/PartnerControls"/>
    <ds:schemaRef ds:uri="1ffbd5dc-7a64-4097-8396-87f6c90b212f"/>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30</Pages>
  <Words>2298</Words>
  <Characters>13103</Characters>
  <Application>Microsoft Office Word</Application>
  <DocSecurity>0</DocSecurity>
  <Lines>109</Lines>
  <Paragraphs>30</Paragraphs>
  <ScaleCrop>false</ScaleCrop>
  <Company/>
  <LinksUpToDate>false</LinksUpToDate>
  <CharactersWithSpaces>15371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Nikki Papenfus</cp:lastModifiedBy>
  <cp:revision>37</cp:revision>
  <cp:lastPrinted>2025-03-17T13:42:00Z</cp:lastPrinted>
  <dcterms:created xsi:type="dcterms:W3CDTF">2025-08-07T08:21:00Z</dcterms:created>
  <dcterms:modified xsi:type="dcterms:W3CDTF">2025-08-08T13:43:00Z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y fmtid="{D5CDD505-2E9C-101B-9397-08002B2CF9AE}" pid="7" name="MediaServiceImageTags">
    <vt:lpwstr/>
  </property>
  <property fmtid="{D5CDD505-2E9C-101B-9397-08002B2CF9AE}" pid="8" name="Project_x0020_Document_x0020_Type">
    <vt:lpwstr>4;#Generic Project Document|258c2ed6-b93b-4ffe-8901-a23f2dc98ec9</vt:lpwstr>
  </property>
  <property fmtid="{D5CDD505-2E9C-101B-9397-08002B2CF9AE}" pid="9" name="Client_x0020_Project">
    <vt:lpwstr/>
  </property>
  <property fmtid="{D5CDD505-2E9C-101B-9397-08002B2CF9AE}" pid="10" name="lcf76f155ced4ddcb4097134ff3c332f">
    <vt:lpwstr/>
  </property>
</Properties>
</file>