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40CFCD8A"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512F10" w:rsidRPr="00171210">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http://schemas.openxmlformats.org/drawingml/2006/main" xmlns:a14="http://schemas.microsoft.com/office/drawing/2010/main" xmlns:pic="http://schemas.openxmlformats.org/drawingml/2006/picture" xmlns:arto="http://schemas.microsoft.com/office/word/2006/arto">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78B56FC9"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8C7E3B">
        <w:rPr>
          <w:b/>
          <w:caps/>
          <w:color w:val="808080"/>
          <w:sz w:val="22"/>
          <w:szCs w:val="20"/>
          <w:lang w:val="en-GB" w:eastAsia="en-US"/>
        </w:rPr>
        <w:t>Grainger PLC</w:t>
      </w:r>
      <w:r w:rsidRPr="00171210">
        <w:rPr>
          <w:b/>
          <w:caps/>
          <w:color w:val="808080"/>
          <w:sz w:val="22"/>
          <w:szCs w:val="20"/>
          <w:lang w:val="en-GB" w:eastAsia="en-US"/>
        </w:rPr>
        <w:fldChar w:fldCharType="end"/>
      </w:r>
    </w:p>
    <w:p w14:paraId="57D80A05" w14:textId="6870A118" w:rsidR="002E1380" w:rsidRPr="00171210" w:rsidRDefault="002E1380" w:rsidP="009242CF">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8C7E3B">
        <w:rPr>
          <w:caps/>
          <w:color w:val="808080"/>
          <w:sz w:val="22"/>
          <w:szCs w:val="20"/>
          <w:lang w:val="en-GB" w:eastAsia="en-US"/>
        </w:rPr>
        <w:t>Axis Void Management</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16055369" w14:textId="77777777" w:rsidR="002E1380" w:rsidRPr="00171210" w:rsidRDefault="002E1380"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7777777" w:rsidR="002E1380" w:rsidRPr="00171210" w:rsidRDefault="002E1380" w:rsidP="00195921">
      <w:pPr>
        <w:spacing w:after="0" w:line="240" w:lineRule="atLeast"/>
        <w:jc w:val="right"/>
        <w:rPr>
          <w:i/>
          <w:color w:val="808080"/>
          <w:sz w:val="22"/>
          <w:szCs w:val="22"/>
          <w:lang w:val="en-GB" w:eastAsia="en-US"/>
        </w:rPr>
      </w:pPr>
    </w:p>
    <w:p w14:paraId="22D5528A" w14:textId="0AB37E6A"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EE42AA">
        <w:rPr>
          <w:i/>
          <w:color w:val="808080"/>
          <w:sz w:val="22"/>
          <w:szCs w:val="22"/>
          <w:lang w:val="en-GB" w:eastAsia="en-US"/>
        </w:rPr>
        <w:t>Version 1.1</w:t>
      </w:r>
      <w:r w:rsidRPr="00171210">
        <w:rPr>
          <w:i/>
          <w:color w:val="808080"/>
          <w:sz w:val="22"/>
          <w:szCs w:val="22"/>
          <w:lang w:val="en-GB" w:eastAsia="en-US"/>
        </w:rPr>
        <w:fldChar w:fldCharType="end"/>
      </w:r>
    </w:p>
    <w:p w14:paraId="6CCC31E6" w14:textId="73ACCFD3"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EE42AA">
        <w:rPr>
          <w:i/>
          <w:color w:val="808080"/>
          <w:sz w:val="22"/>
          <w:szCs w:val="22"/>
          <w:lang w:val="en-GB" w:eastAsia="en-US"/>
        </w:rPr>
        <w:t>March 26, 2024</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11E4BEC8" w14:textId="20473608" w:rsidR="00F814FA"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162040868" w:history="1">
        <w:r w:rsidR="00F814FA" w:rsidRPr="000558E0">
          <w:rPr>
            <w:rStyle w:val="Hyperlink"/>
            <w:noProof/>
            <w:lang w:val="en-GB"/>
          </w:rPr>
          <w:t>1</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Statement of Work</w:t>
        </w:r>
        <w:r w:rsidR="00F814FA">
          <w:rPr>
            <w:noProof/>
            <w:webHidden/>
          </w:rPr>
          <w:tab/>
        </w:r>
        <w:r w:rsidR="00F814FA">
          <w:rPr>
            <w:noProof/>
            <w:webHidden/>
          </w:rPr>
          <w:fldChar w:fldCharType="begin"/>
        </w:r>
        <w:r w:rsidR="00F814FA">
          <w:rPr>
            <w:noProof/>
            <w:webHidden/>
          </w:rPr>
          <w:instrText xml:space="preserve"> PAGEREF _Toc162040868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0F77ABD7" w14:textId="5B4E33D9"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69" w:history="1">
        <w:r w:rsidR="00F814FA" w:rsidRPr="000558E0">
          <w:rPr>
            <w:rStyle w:val="Hyperlink"/>
            <w:noProof/>
            <w:lang w:val="en-GB"/>
          </w:rPr>
          <w:t>1.1</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Overview</w:t>
        </w:r>
        <w:r w:rsidR="00F814FA">
          <w:rPr>
            <w:noProof/>
            <w:webHidden/>
          </w:rPr>
          <w:tab/>
        </w:r>
        <w:r w:rsidR="00F814FA">
          <w:rPr>
            <w:noProof/>
            <w:webHidden/>
          </w:rPr>
          <w:fldChar w:fldCharType="begin"/>
        </w:r>
        <w:r w:rsidR="00F814FA">
          <w:rPr>
            <w:noProof/>
            <w:webHidden/>
          </w:rPr>
          <w:instrText xml:space="preserve"> PAGEREF _Toc162040869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7D081EE2" w14:textId="2EE511B1"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0" w:history="1">
        <w:r w:rsidR="00F814FA" w:rsidRPr="000558E0">
          <w:rPr>
            <w:rStyle w:val="Hyperlink"/>
            <w:noProof/>
            <w:lang w:val="en-GB"/>
          </w:rPr>
          <w:t>1.2</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Objectives</w:t>
        </w:r>
        <w:r w:rsidR="00F814FA">
          <w:rPr>
            <w:noProof/>
            <w:webHidden/>
          </w:rPr>
          <w:tab/>
        </w:r>
        <w:r w:rsidR="00F814FA">
          <w:rPr>
            <w:noProof/>
            <w:webHidden/>
          </w:rPr>
          <w:fldChar w:fldCharType="begin"/>
        </w:r>
        <w:r w:rsidR="00F814FA">
          <w:rPr>
            <w:noProof/>
            <w:webHidden/>
          </w:rPr>
          <w:instrText xml:space="preserve"> PAGEREF _Toc162040870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3B95C4C1" w14:textId="6F7A6A93"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1" w:history="1">
        <w:r w:rsidR="00F814FA" w:rsidRPr="000558E0">
          <w:rPr>
            <w:rStyle w:val="Hyperlink"/>
            <w:noProof/>
            <w:lang w:val="en-GB"/>
          </w:rPr>
          <w:t>1.3</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Delivery Approach</w:t>
        </w:r>
        <w:r w:rsidR="00F814FA">
          <w:rPr>
            <w:noProof/>
            <w:webHidden/>
          </w:rPr>
          <w:tab/>
        </w:r>
        <w:r w:rsidR="00F814FA">
          <w:rPr>
            <w:noProof/>
            <w:webHidden/>
          </w:rPr>
          <w:fldChar w:fldCharType="begin"/>
        </w:r>
        <w:r w:rsidR="00F814FA">
          <w:rPr>
            <w:noProof/>
            <w:webHidden/>
          </w:rPr>
          <w:instrText xml:space="preserve"> PAGEREF _Toc162040871 \h </w:instrText>
        </w:r>
        <w:r w:rsidR="00F814FA">
          <w:rPr>
            <w:noProof/>
            <w:webHidden/>
          </w:rPr>
        </w:r>
        <w:r w:rsidR="00F814FA">
          <w:rPr>
            <w:noProof/>
            <w:webHidden/>
          </w:rPr>
          <w:fldChar w:fldCharType="separate"/>
        </w:r>
        <w:r w:rsidR="001721F4">
          <w:rPr>
            <w:noProof/>
            <w:webHidden/>
          </w:rPr>
          <w:t>4</w:t>
        </w:r>
        <w:r w:rsidR="00F814FA">
          <w:rPr>
            <w:noProof/>
            <w:webHidden/>
          </w:rPr>
          <w:fldChar w:fldCharType="end"/>
        </w:r>
      </w:hyperlink>
    </w:p>
    <w:p w14:paraId="7BA9F54E" w14:textId="2580A57E"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2" w:history="1">
        <w:r w:rsidR="00F814FA" w:rsidRPr="000558E0">
          <w:rPr>
            <w:rStyle w:val="Hyperlink"/>
            <w:noProof/>
            <w:lang w:val="en-GB"/>
          </w:rPr>
          <w:t>1.4</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Responsibilities</w:t>
        </w:r>
        <w:r w:rsidR="00F814FA">
          <w:rPr>
            <w:noProof/>
            <w:webHidden/>
          </w:rPr>
          <w:tab/>
        </w:r>
        <w:r w:rsidR="00F814FA">
          <w:rPr>
            <w:noProof/>
            <w:webHidden/>
          </w:rPr>
          <w:fldChar w:fldCharType="begin"/>
        </w:r>
        <w:r w:rsidR="00F814FA">
          <w:rPr>
            <w:noProof/>
            <w:webHidden/>
          </w:rPr>
          <w:instrText xml:space="preserve"> PAGEREF _Toc162040872 \h </w:instrText>
        </w:r>
        <w:r w:rsidR="00F814FA">
          <w:rPr>
            <w:noProof/>
            <w:webHidden/>
          </w:rPr>
        </w:r>
        <w:r w:rsidR="00F814FA">
          <w:rPr>
            <w:noProof/>
            <w:webHidden/>
          </w:rPr>
          <w:fldChar w:fldCharType="separate"/>
        </w:r>
        <w:r w:rsidR="001721F4">
          <w:rPr>
            <w:noProof/>
            <w:webHidden/>
          </w:rPr>
          <w:t>5</w:t>
        </w:r>
        <w:r w:rsidR="00F814FA">
          <w:rPr>
            <w:noProof/>
            <w:webHidden/>
          </w:rPr>
          <w:fldChar w:fldCharType="end"/>
        </w:r>
      </w:hyperlink>
    </w:p>
    <w:p w14:paraId="42349F55" w14:textId="2D51ED7C"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3" w:history="1">
        <w:r w:rsidR="00F814FA" w:rsidRPr="000558E0">
          <w:rPr>
            <w:rStyle w:val="Hyperlink"/>
            <w:noProof/>
            <w:lang w:val="en-GB"/>
          </w:rPr>
          <w:t>1.5</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Availability</w:t>
        </w:r>
        <w:r w:rsidR="00F814FA">
          <w:rPr>
            <w:noProof/>
            <w:webHidden/>
          </w:rPr>
          <w:tab/>
        </w:r>
        <w:r w:rsidR="00F814FA">
          <w:rPr>
            <w:noProof/>
            <w:webHidden/>
          </w:rPr>
          <w:fldChar w:fldCharType="begin"/>
        </w:r>
        <w:r w:rsidR="00F814FA">
          <w:rPr>
            <w:noProof/>
            <w:webHidden/>
          </w:rPr>
          <w:instrText xml:space="preserve"> PAGEREF _Toc162040873 \h </w:instrText>
        </w:r>
        <w:r w:rsidR="00F814FA">
          <w:rPr>
            <w:noProof/>
            <w:webHidden/>
          </w:rPr>
        </w:r>
        <w:r w:rsidR="00F814FA">
          <w:rPr>
            <w:noProof/>
            <w:webHidden/>
          </w:rPr>
          <w:fldChar w:fldCharType="separate"/>
        </w:r>
        <w:r w:rsidR="001721F4">
          <w:rPr>
            <w:noProof/>
            <w:webHidden/>
          </w:rPr>
          <w:t>6</w:t>
        </w:r>
        <w:r w:rsidR="00F814FA">
          <w:rPr>
            <w:noProof/>
            <w:webHidden/>
          </w:rPr>
          <w:fldChar w:fldCharType="end"/>
        </w:r>
      </w:hyperlink>
    </w:p>
    <w:p w14:paraId="77D14C3A" w14:textId="7F51B9A6"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4" w:history="1">
        <w:r w:rsidR="00F814FA" w:rsidRPr="000558E0">
          <w:rPr>
            <w:rStyle w:val="Hyperlink"/>
            <w:noProof/>
            <w:lang w:val="en-GB"/>
          </w:rPr>
          <w:t>1.6</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References</w:t>
        </w:r>
        <w:r w:rsidR="00F814FA">
          <w:rPr>
            <w:noProof/>
            <w:webHidden/>
          </w:rPr>
          <w:tab/>
        </w:r>
        <w:r w:rsidR="00F814FA">
          <w:rPr>
            <w:noProof/>
            <w:webHidden/>
          </w:rPr>
          <w:fldChar w:fldCharType="begin"/>
        </w:r>
        <w:r w:rsidR="00F814FA">
          <w:rPr>
            <w:noProof/>
            <w:webHidden/>
          </w:rPr>
          <w:instrText xml:space="preserve"> PAGEREF _Toc162040874 \h </w:instrText>
        </w:r>
        <w:r w:rsidR="00F814FA">
          <w:rPr>
            <w:noProof/>
            <w:webHidden/>
          </w:rPr>
        </w:r>
        <w:r w:rsidR="00F814FA">
          <w:rPr>
            <w:noProof/>
            <w:webHidden/>
          </w:rPr>
          <w:fldChar w:fldCharType="separate"/>
        </w:r>
        <w:r w:rsidR="001721F4">
          <w:rPr>
            <w:noProof/>
            <w:webHidden/>
          </w:rPr>
          <w:t>6</w:t>
        </w:r>
        <w:r w:rsidR="00F814FA">
          <w:rPr>
            <w:noProof/>
            <w:webHidden/>
          </w:rPr>
          <w:fldChar w:fldCharType="end"/>
        </w:r>
      </w:hyperlink>
    </w:p>
    <w:p w14:paraId="336650CC" w14:textId="6A7D526C"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75" w:history="1">
        <w:r w:rsidR="00F814FA" w:rsidRPr="000558E0">
          <w:rPr>
            <w:rStyle w:val="Hyperlink"/>
            <w:noProof/>
            <w:lang w:val="en-GB"/>
          </w:rPr>
          <w:t>2</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Project Risks, Assumptions &amp; Exclusions</w:t>
        </w:r>
        <w:r w:rsidR="00F814FA">
          <w:rPr>
            <w:noProof/>
            <w:webHidden/>
          </w:rPr>
          <w:tab/>
        </w:r>
        <w:r w:rsidR="00F814FA">
          <w:rPr>
            <w:noProof/>
            <w:webHidden/>
          </w:rPr>
          <w:fldChar w:fldCharType="begin"/>
        </w:r>
        <w:r w:rsidR="00F814FA">
          <w:rPr>
            <w:noProof/>
            <w:webHidden/>
          </w:rPr>
          <w:instrText xml:space="preserve"> PAGEREF _Toc162040875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77366205" w14:textId="18311FEA"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6" w:history="1">
        <w:r w:rsidR="00F814FA" w:rsidRPr="000558E0">
          <w:rPr>
            <w:rStyle w:val="Hyperlink"/>
            <w:noProof/>
            <w:lang w:val="en-GB"/>
          </w:rPr>
          <w:t>2.1</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Risks</w:t>
        </w:r>
        <w:r w:rsidR="00F814FA">
          <w:rPr>
            <w:noProof/>
            <w:webHidden/>
          </w:rPr>
          <w:tab/>
        </w:r>
        <w:r w:rsidR="00F814FA">
          <w:rPr>
            <w:noProof/>
            <w:webHidden/>
          </w:rPr>
          <w:fldChar w:fldCharType="begin"/>
        </w:r>
        <w:r w:rsidR="00F814FA">
          <w:rPr>
            <w:noProof/>
            <w:webHidden/>
          </w:rPr>
          <w:instrText xml:space="preserve"> PAGEREF _Toc162040876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7C5B57B1" w14:textId="7A4480D5"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7" w:history="1">
        <w:r w:rsidR="00F814FA" w:rsidRPr="000558E0">
          <w:rPr>
            <w:rStyle w:val="Hyperlink"/>
            <w:noProof/>
            <w:lang w:val="en-GB"/>
          </w:rPr>
          <w:t>2.2</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Assumptions</w:t>
        </w:r>
        <w:r w:rsidR="00F814FA">
          <w:rPr>
            <w:noProof/>
            <w:webHidden/>
          </w:rPr>
          <w:tab/>
        </w:r>
        <w:r w:rsidR="00F814FA">
          <w:rPr>
            <w:noProof/>
            <w:webHidden/>
          </w:rPr>
          <w:fldChar w:fldCharType="begin"/>
        </w:r>
        <w:r w:rsidR="00F814FA">
          <w:rPr>
            <w:noProof/>
            <w:webHidden/>
          </w:rPr>
          <w:instrText xml:space="preserve"> PAGEREF _Toc162040877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5740277F" w14:textId="3412ADBE"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8" w:history="1">
        <w:r w:rsidR="00F814FA" w:rsidRPr="000558E0">
          <w:rPr>
            <w:rStyle w:val="Hyperlink"/>
            <w:noProof/>
            <w:lang w:val="en-GB"/>
          </w:rPr>
          <w:t>2.3</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Exclusions</w:t>
        </w:r>
        <w:r w:rsidR="00F814FA">
          <w:rPr>
            <w:noProof/>
            <w:webHidden/>
          </w:rPr>
          <w:tab/>
        </w:r>
        <w:r w:rsidR="00F814FA">
          <w:rPr>
            <w:noProof/>
            <w:webHidden/>
          </w:rPr>
          <w:fldChar w:fldCharType="begin"/>
        </w:r>
        <w:r w:rsidR="00F814FA">
          <w:rPr>
            <w:noProof/>
            <w:webHidden/>
          </w:rPr>
          <w:instrText xml:space="preserve"> PAGEREF _Toc162040878 \h </w:instrText>
        </w:r>
        <w:r w:rsidR="00F814FA">
          <w:rPr>
            <w:noProof/>
            <w:webHidden/>
          </w:rPr>
        </w:r>
        <w:r w:rsidR="00F814FA">
          <w:rPr>
            <w:noProof/>
            <w:webHidden/>
          </w:rPr>
          <w:fldChar w:fldCharType="separate"/>
        </w:r>
        <w:r w:rsidR="001721F4">
          <w:rPr>
            <w:noProof/>
            <w:webHidden/>
          </w:rPr>
          <w:t>8</w:t>
        </w:r>
        <w:r w:rsidR="00F814FA">
          <w:rPr>
            <w:noProof/>
            <w:webHidden/>
          </w:rPr>
          <w:fldChar w:fldCharType="end"/>
        </w:r>
      </w:hyperlink>
    </w:p>
    <w:p w14:paraId="53381943" w14:textId="5B692753"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79" w:history="1">
        <w:r w:rsidR="00F814FA" w:rsidRPr="000558E0">
          <w:rPr>
            <w:rStyle w:val="Hyperlink"/>
            <w:noProof/>
            <w:lang w:val="en-GB"/>
          </w:rPr>
          <w:t>3</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Cost and Timelines</w:t>
        </w:r>
        <w:r w:rsidR="00F814FA">
          <w:rPr>
            <w:noProof/>
            <w:webHidden/>
          </w:rPr>
          <w:tab/>
        </w:r>
        <w:r w:rsidR="00F814FA">
          <w:rPr>
            <w:noProof/>
            <w:webHidden/>
          </w:rPr>
          <w:fldChar w:fldCharType="begin"/>
        </w:r>
        <w:r w:rsidR="00F814FA">
          <w:rPr>
            <w:noProof/>
            <w:webHidden/>
          </w:rPr>
          <w:instrText xml:space="preserve"> PAGEREF _Toc162040879 \h </w:instrText>
        </w:r>
        <w:r w:rsidR="00F814FA">
          <w:rPr>
            <w:noProof/>
            <w:webHidden/>
          </w:rPr>
        </w:r>
        <w:r w:rsidR="00F814FA">
          <w:rPr>
            <w:noProof/>
            <w:webHidden/>
          </w:rPr>
          <w:fldChar w:fldCharType="separate"/>
        </w:r>
        <w:r w:rsidR="001721F4">
          <w:rPr>
            <w:noProof/>
            <w:webHidden/>
          </w:rPr>
          <w:t>9</w:t>
        </w:r>
        <w:r w:rsidR="00F814FA">
          <w:rPr>
            <w:noProof/>
            <w:webHidden/>
          </w:rPr>
          <w:fldChar w:fldCharType="end"/>
        </w:r>
      </w:hyperlink>
    </w:p>
    <w:p w14:paraId="2A2E0F49" w14:textId="38503AE1"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80" w:history="1">
        <w:r w:rsidR="00F814FA" w:rsidRPr="000558E0">
          <w:rPr>
            <w:rStyle w:val="Hyperlink"/>
            <w:noProof/>
            <w:lang w:val="en-GB"/>
          </w:rPr>
          <w:t>4</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Acceptance</w:t>
        </w:r>
        <w:r w:rsidR="00F814FA">
          <w:rPr>
            <w:noProof/>
            <w:webHidden/>
          </w:rPr>
          <w:tab/>
        </w:r>
        <w:r w:rsidR="00F814FA">
          <w:rPr>
            <w:noProof/>
            <w:webHidden/>
          </w:rPr>
          <w:fldChar w:fldCharType="begin"/>
        </w:r>
        <w:r w:rsidR="00F814FA">
          <w:rPr>
            <w:noProof/>
            <w:webHidden/>
          </w:rPr>
          <w:instrText xml:space="preserve"> PAGEREF _Toc162040880 \h </w:instrText>
        </w:r>
        <w:r w:rsidR="00F814FA">
          <w:rPr>
            <w:noProof/>
            <w:webHidden/>
          </w:rPr>
        </w:r>
        <w:r w:rsidR="00F814FA">
          <w:rPr>
            <w:noProof/>
            <w:webHidden/>
          </w:rPr>
          <w:fldChar w:fldCharType="separate"/>
        </w:r>
        <w:r w:rsidR="001721F4">
          <w:rPr>
            <w:noProof/>
            <w:webHidden/>
          </w:rPr>
          <w:t>11</w:t>
        </w:r>
        <w:r w:rsidR="00F814FA">
          <w:rPr>
            <w:noProof/>
            <w:webHidden/>
          </w:rPr>
          <w:fldChar w:fldCharType="end"/>
        </w:r>
      </w:hyperlink>
    </w:p>
    <w:p w14:paraId="2504D0DA" w14:textId="440D253B" w:rsidR="00932889" w:rsidRPr="00171210" w:rsidRDefault="007F6898" w:rsidP="007F6898">
      <w:pPr>
        <w:widowControl w:val="0"/>
        <w:tabs>
          <w:tab w:val="left" w:pos="426"/>
          <w:tab w:val="left" w:pos="709"/>
          <w:tab w:val="left" w:pos="993"/>
        </w:tabs>
        <w:adjustRightInd w:val="0"/>
        <w:ind w:left="0"/>
        <w:textAlignment w:val="baseline"/>
        <w:rPr>
          <w:ins w:id="1" w:author="Microsoft Word" w:date="2024-02-08T05:36:00Z"/>
          <w:color w:val="7F7F7F" w:themeColor="text1" w:themeTint="80"/>
          <w:sz w:val="36"/>
          <w:lang w:val="en-GB"/>
        </w:rPr>
      </w:pPr>
      <w:r w:rsidRPr="00171210">
        <w:rPr>
          <w:lang w:val="en-GB"/>
        </w:rPr>
        <w:fldChar w:fldCharType="end"/>
      </w:r>
    </w:p>
    <w:p w14:paraId="0E1C5E24" w14:textId="1729D42C" w:rsidR="003240F5" w:rsidRPr="00171210" w:rsidRDefault="009C16E0" w:rsidP="00B16DA7">
      <w:pPr>
        <w:pStyle w:val="Heading1"/>
        <w:tabs>
          <w:tab w:val="left" w:pos="993"/>
        </w:tabs>
        <w:ind w:left="142"/>
        <w:rPr>
          <w:lang w:val="en-GB"/>
        </w:rPr>
      </w:pPr>
      <w:bookmarkStart w:id="2" w:name="_Toc162040868"/>
      <w:r w:rsidRPr="00171210">
        <w:rPr>
          <w:lang w:val="en-GB"/>
        </w:rPr>
        <w:lastRenderedPageBreak/>
        <w:t>Statement of Work</w:t>
      </w:r>
      <w:bookmarkEnd w:id="0"/>
      <w:bookmarkEnd w:id="2"/>
      <w:r w:rsidRPr="00171210">
        <w:rPr>
          <w:lang w:val="en-GB"/>
        </w:rPr>
        <w:t xml:space="preserve"> </w:t>
      </w:r>
    </w:p>
    <w:p w14:paraId="715436D5" w14:textId="287871F6" w:rsidR="003F7452" w:rsidRPr="00171210" w:rsidRDefault="003F7452" w:rsidP="00B73EB7">
      <w:pPr>
        <w:pStyle w:val="Heading2"/>
        <w:rPr>
          <w:lang w:val="en-GB"/>
        </w:rPr>
      </w:pPr>
      <w:bookmarkStart w:id="3" w:name="_Toc158191526"/>
      <w:bookmarkStart w:id="4" w:name="_Toc162040869"/>
      <w:r w:rsidRPr="00171210">
        <w:rPr>
          <w:lang w:val="en-GB"/>
        </w:rPr>
        <w:t>Overview</w:t>
      </w:r>
      <w:bookmarkEnd w:id="3"/>
      <w:bookmarkEnd w:id="4"/>
      <w:r w:rsidRPr="00171210">
        <w:rPr>
          <w:lang w:val="en-GB"/>
        </w:rPr>
        <w:t xml:space="preserve"> </w:t>
      </w:r>
    </w:p>
    <w:p w14:paraId="65915F7E" w14:textId="794E130F" w:rsidR="004E7E8F" w:rsidRPr="00171210" w:rsidRDefault="00F261E5"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A67C70" w:rsidRPr="00171210">
        <w:rPr>
          <w:lang w:val="en-GB"/>
        </w:rPr>
        <w:t xml:space="preserve">is </w:t>
      </w:r>
      <w:r w:rsidR="00307C55" w:rsidRPr="00171210">
        <w:rPr>
          <w:lang w:val="en-GB"/>
        </w:rPr>
        <w:t xml:space="preserve">in the process of </w:t>
      </w:r>
      <w:r w:rsidR="00BF5F9A" w:rsidRPr="00171210">
        <w:rPr>
          <w:lang w:val="en-GB"/>
        </w:rPr>
        <w:t xml:space="preserve">working with </w:t>
      </w:r>
      <w:r w:rsidR="007C60B5" w:rsidRPr="00171210">
        <w:rPr>
          <w:lang w:val="en-GB"/>
        </w:rPr>
        <w:t>Axis</w:t>
      </w:r>
      <w:r w:rsidR="00BF5F9A" w:rsidRPr="00171210">
        <w:rPr>
          <w:lang w:val="en-GB"/>
        </w:rPr>
        <w:t xml:space="preserve"> (a third party vendor) to </w:t>
      </w:r>
      <w:r w:rsidR="002C58E5" w:rsidRPr="00171210">
        <w:rPr>
          <w:lang w:val="en-GB"/>
        </w:rPr>
        <w:t xml:space="preserve">make Axis responsible for </w:t>
      </w:r>
      <w:r w:rsidR="004E7E8F" w:rsidRPr="00171210">
        <w:rPr>
          <w:lang w:val="en-GB"/>
        </w:rPr>
        <w:t xml:space="preserve">the </w:t>
      </w:r>
      <w:r w:rsidR="00D448EB" w:rsidRPr="00171210">
        <w:rPr>
          <w:lang w:val="en-GB"/>
        </w:rPr>
        <w:t xml:space="preserve">void works carried out in all units within the South region of the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D448EB" w:rsidRPr="00171210">
        <w:rPr>
          <w:lang w:val="en-GB"/>
        </w:rPr>
        <w:t>portfolio.</w:t>
      </w:r>
      <w:r w:rsidR="001D572B" w:rsidRPr="00171210">
        <w:rPr>
          <w:lang w:val="en-GB"/>
        </w:rPr>
        <w:t xml:space="preserve"> The project will leverage the data captured within</w:t>
      </w:r>
      <w:r>
        <w:rPr>
          <w:lang w:val="en-GB"/>
        </w:rPr>
        <w:t xml:space="preserve"> the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sidR="001D572B" w:rsidRPr="00171210">
        <w:rPr>
          <w:lang w:val="en-GB"/>
        </w:rPr>
        <w:t xml:space="preserve"> Salesforce</w:t>
      </w:r>
      <w:r w:rsidR="00442AFD">
        <w:rPr>
          <w:lang w:val="en-GB"/>
        </w:rPr>
        <w:t xml:space="preserve"> org</w:t>
      </w:r>
      <w:r w:rsidR="001D572B" w:rsidRPr="00171210">
        <w:rPr>
          <w:lang w:val="en-GB"/>
        </w:rPr>
        <w:t xml:space="preserve"> during the </w:t>
      </w:r>
      <w:r w:rsidR="00B309E8" w:rsidRPr="00171210">
        <w:rPr>
          <w:lang w:val="en-GB"/>
        </w:rPr>
        <w:t xml:space="preserve">existing </w:t>
      </w:r>
      <w:r w:rsidR="001D572B" w:rsidRPr="00171210">
        <w:rPr>
          <w:lang w:val="en-GB"/>
        </w:rPr>
        <w:t xml:space="preserve">End of Tenancy (EoT) process to </w:t>
      </w:r>
      <w:r w:rsidR="00AC7D05" w:rsidRPr="00171210">
        <w:rPr>
          <w:lang w:val="en-GB"/>
        </w:rPr>
        <w:t xml:space="preserve">notify Axis of the dates and </w:t>
      </w:r>
      <w:r w:rsidR="00113F51" w:rsidRPr="00171210">
        <w:rPr>
          <w:lang w:val="en-GB"/>
        </w:rPr>
        <w:t xml:space="preserve">details of </w:t>
      </w:r>
      <w:r w:rsidR="00B309E8" w:rsidRPr="00171210">
        <w:rPr>
          <w:lang w:val="en-GB"/>
        </w:rPr>
        <w:t xml:space="preserve">void </w:t>
      </w:r>
      <w:r w:rsidR="00113F51" w:rsidRPr="00171210">
        <w:rPr>
          <w:lang w:val="en-GB"/>
        </w:rPr>
        <w:t>works required for each unit</w:t>
      </w:r>
      <w:r w:rsidR="00776BB7" w:rsidRPr="00171210">
        <w:rPr>
          <w:lang w:val="en-GB"/>
        </w:rPr>
        <w:t xml:space="preserve"> for which the tenancy is ending.</w:t>
      </w:r>
      <w:r w:rsidR="00A343EC" w:rsidRPr="00171210">
        <w:rPr>
          <w:lang w:val="en-GB"/>
        </w:rPr>
        <w:t xml:space="preserve"> The notification should be as automated as possible, </w:t>
      </w:r>
      <w:r w:rsidR="00392743" w:rsidRPr="00171210">
        <w:rPr>
          <w:lang w:val="en-GB"/>
        </w:rPr>
        <w:t xml:space="preserve">but </w:t>
      </w:r>
      <w:r w:rsidR="00257958" w:rsidRPr="00171210">
        <w:rPr>
          <w:lang w:val="en-GB"/>
        </w:rPr>
        <w:t xml:space="preserve">may have some manual steps </w:t>
      </w:r>
      <w:r w:rsidR="00392743" w:rsidRPr="00171210">
        <w:rPr>
          <w:lang w:val="en-GB"/>
        </w:rPr>
        <w:t>for</w:t>
      </w:r>
      <w:r w:rsidR="00257958" w:rsidRPr="00171210">
        <w:rPr>
          <w:lang w:val="en-GB"/>
        </w:rPr>
        <w:t xml:space="preserve"> Release 1 due to </w:t>
      </w:r>
      <w:r w:rsidR="00BC1D89" w:rsidRPr="00171210">
        <w:rPr>
          <w:lang w:val="en-GB"/>
        </w:rPr>
        <w:t xml:space="preserve">aggressive timelines and limited integration capabilities on Axis’s </w:t>
      </w:r>
      <w:r w:rsidR="00D14988" w:rsidRPr="00171210">
        <w:rPr>
          <w:lang w:val="en-GB"/>
        </w:rPr>
        <w:t>side.</w:t>
      </w:r>
    </w:p>
    <w:p w14:paraId="7DDB9D20" w14:textId="10DA5C48" w:rsidR="00656FE4" w:rsidRPr="00171210" w:rsidRDefault="00AF0DB0" w:rsidP="00186E95">
      <w:pPr>
        <w:pStyle w:val="NormalIndent"/>
        <w:rPr>
          <w:lang w:val="en-GB"/>
        </w:rPr>
      </w:pPr>
      <w:r w:rsidRPr="00171210">
        <w:rPr>
          <w:lang w:val="en-GB"/>
        </w:rPr>
        <w:t>In addition, enhancement</w:t>
      </w:r>
      <w:r w:rsidR="001663AD" w:rsidRPr="00171210">
        <w:rPr>
          <w:lang w:val="en-GB"/>
        </w:rPr>
        <w:t>s</w:t>
      </w:r>
      <w:r w:rsidRPr="00171210">
        <w:rPr>
          <w:lang w:val="en-GB"/>
        </w:rPr>
        <w:t xml:space="preserve"> to </w:t>
      </w:r>
      <w:r w:rsidR="00C91F72" w:rsidRPr="00171210">
        <w:rPr>
          <w:lang w:val="en-GB"/>
        </w:rPr>
        <w:t xml:space="preserve">the </w:t>
      </w:r>
      <w:r w:rsidR="00BE08AC" w:rsidRPr="00171210">
        <w:rPr>
          <w:lang w:val="en-GB"/>
        </w:rPr>
        <w:t>existing EoT process</w:t>
      </w:r>
      <w:r w:rsidR="00202399" w:rsidRPr="00171210">
        <w:rPr>
          <w:lang w:val="en-GB"/>
        </w:rPr>
        <w:t xml:space="preserve"> </w:t>
      </w:r>
      <w:r w:rsidR="00D14988" w:rsidRPr="00171210">
        <w:rPr>
          <w:lang w:val="en-GB"/>
        </w:rPr>
        <w:t xml:space="preserve">will </w:t>
      </w:r>
      <w:r w:rsidR="00AF6457" w:rsidRPr="00171210">
        <w:rPr>
          <w:lang w:val="en-GB"/>
        </w:rPr>
        <w:t xml:space="preserve">be required to </w:t>
      </w:r>
      <w:r w:rsidR="00C82230" w:rsidRPr="00171210">
        <w:rPr>
          <w:lang w:val="en-GB"/>
        </w:rPr>
        <w:t xml:space="preserve">capture new information that is required for </w:t>
      </w:r>
      <w:r w:rsidR="00202399" w:rsidRPr="00171210">
        <w:rPr>
          <w:lang w:val="en-GB"/>
        </w:rPr>
        <w:t>Axis (e.g. PVI time</w:t>
      </w:r>
      <w:r w:rsidR="00A343EC" w:rsidRPr="00171210">
        <w:rPr>
          <w:lang w:val="en-GB"/>
        </w:rPr>
        <w:t xml:space="preserve"> </w:t>
      </w:r>
      <w:r w:rsidR="00D14988" w:rsidRPr="00171210">
        <w:rPr>
          <w:lang w:val="en-GB"/>
        </w:rPr>
        <w:t>in addition to PVI date).</w:t>
      </w:r>
      <w:r w:rsidR="00C82230" w:rsidRPr="00171210">
        <w:rPr>
          <w:lang w:val="en-GB"/>
        </w:rPr>
        <w:t xml:space="preserve"> </w:t>
      </w:r>
      <w:r w:rsidR="00A343EC" w:rsidRPr="00171210">
        <w:rPr>
          <w:lang w:val="en-GB"/>
        </w:rPr>
        <w:t xml:space="preserve"> </w:t>
      </w:r>
    </w:p>
    <w:p w14:paraId="1AF58B4F" w14:textId="22458A33" w:rsidR="00694719" w:rsidRPr="00171210" w:rsidRDefault="00694719" w:rsidP="00B73EB7">
      <w:pPr>
        <w:pStyle w:val="Heading2"/>
        <w:rPr>
          <w:lang w:val="en-GB"/>
        </w:rPr>
      </w:pPr>
      <w:bookmarkStart w:id="5" w:name="_Project_Objectives"/>
      <w:bookmarkStart w:id="6" w:name="_Project_Objectives_1"/>
      <w:bookmarkStart w:id="7" w:name="_Objectives"/>
      <w:bookmarkStart w:id="8" w:name="_Delivery_Approach"/>
      <w:bookmarkStart w:id="9" w:name="_Toc158191527"/>
      <w:bookmarkStart w:id="10" w:name="_Toc162040870"/>
      <w:bookmarkStart w:id="11" w:name="_Toc158191528"/>
      <w:bookmarkEnd w:id="5"/>
      <w:bookmarkEnd w:id="6"/>
      <w:bookmarkEnd w:id="7"/>
      <w:bookmarkEnd w:id="8"/>
      <w:r w:rsidRPr="00171210">
        <w:rPr>
          <w:lang w:val="en-GB"/>
        </w:rPr>
        <w:t>Objectives</w:t>
      </w:r>
      <w:bookmarkEnd w:id="9"/>
      <w:bookmarkEnd w:id="10"/>
    </w:p>
    <w:p w14:paraId="66BB4E58" w14:textId="77777777" w:rsidR="00694719" w:rsidRPr="00171210" w:rsidRDefault="00694719" w:rsidP="00186E95">
      <w:pPr>
        <w:pStyle w:val="NormalIndent"/>
        <w:rPr>
          <w:lang w:val="en-GB"/>
        </w:rPr>
      </w:pPr>
      <w:r w:rsidRPr="00171210">
        <w:rPr>
          <w:lang w:val="en-GB"/>
        </w:rPr>
        <w:t>The objectives of this project are to:</w:t>
      </w:r>
    </w:p>
    <w:p w14:paraId="1959ED57" w14:textId="5AE6A921" w:rsidR="00694719" w:rsidRPr="00171210" w:rsidRDefault="00694719" w:rsidP="00186E95">
      <w:pPr>
        <w:pStyle w:val="NormalIndent"/>
        <w:numPr>
          <w:ilvl w:val="0"/>
          <w:numId w:val="9"/>
        </w:numPr>
        <w:rPr>
          <w:lang w:val="en-GB"/>
        </w:rPr>
      </w:pPr>
      <w:r w:rsidRPr="00171210">
        <w:rPr>
          <w:lang w:val="en-GB"/>
        </w:rPr>
        <w:t>Conduct sufficient</w:t>
      </w:r>
      <w:r w:rsidR="00EE6E91" w:rsidRPr="00171210">
        <w:rPr>
          <w:lang w:val="en-GB"/>
        </w:rPr>
        <w:t xml:space="preserve"> upfront</w:t>
      </w:r>
      <w:r w:rsidR="00091120" w:rsidRPr="00171210">
        <w:rPr>
          <w:lang w:val="en-GB"/>
        </w:rPr>
        <w:t xml:space="preserve"> </w:t>
      </w:r>
      <w:r w:rsidRPr="00171210">
        <w:rPr>
          <w:lang w:val="en-GB"/>
        </w:rPr>
        <w:t xml:space="preserve">analysis in order for Open Box to be in a position to commence development. </w:t>
      </w:r>
    </w:p>
    <w:p w14:paraId="0686C523" w14:textId="6957D87A" w:rsidR="00694719" w:rsidRPr="00171210" w:rsidRDefault="00694719" w:rsidP="00186E95">
      <w:pPr>
        <w:pStyle w:val="NormalIndent"/>
        <w:numPr>
          <w:ilvl w:val="1"/>
          <w:numId w:val="9"/>
        </w:numPr>
        <w:rPr>
          <w:lang w:val="en-GB"/>
        </w:rPr>
      </w:pPr>
      <w:r w:rsidRPr="00171210">
        <w:rPr>
          <w:lang w:val="en-GB"/>
        </w:rPr>
        <w:t>Document the solution requirements and outcomes to be delivered in an initial, prioritized project backlog.</w:t>
      </w:r>
    </w:p>
    <w:p w14:paraId="03D06F75" w14:textId="49830024" w:rsidR="00694719" w:rsidRPr="00171210" w:rsidRDefault="00694719" w:rsidP="00186E95">
      <w:pPr>
        <w:pStyle w:val="NormalIndent"/>
        <w:numPr>
          <w:ilvl w:val="1"/>
          <w:numId w:val="9"/>
        </w:numPr>
        <w:rPr>
          <w:lang w:val="en-GB"/>
        </w:rPr>
      </w:pPr>
      <w:r w:rsidRPr="00171210">
        <w:rPr>
          <w:lang w:val="en-GB"/>
        </w:rPr>
        <w:t>Write user stories, with detailed acceptance criteria, for the features that are anticipated to be addressed</w:t>
      </w:r>
      <w:r w:rsidR="00EE6E91" w:rsidRPr="00171210">
        <w:rPr>
          <w:lang w:val="en-GB"/>
        </w:rPr>
        <w:t xml:space="preserve"> first</w:t>
      </w:r>
      <w:r w:rsidRPr="00171210">
        <w:rPr>
          <w:lang w:val="en-GB"/>
        </w:rPr>
        <w:t>. Acceptance criteria will be reviewed and agreed with Grainger.</w:t>
      </w:r>
    </w:p>
    <w:p w14:paraId="5386FC3C" w14:textId="41208EED" w:rsidR="00694719" w:rsidRPr="00171210" w:rsidRDefault="00694719" w:rsidP="00186E95">
      <w:pPr>
        <w:pStyle w:val="NormalIndent"/>
        <w:numPr>
          <w:ilvl w:val="0"/>
          <w:numId w:val="9"/>
        </w:numPr>
        <w:rPr>
          <w:lang w:val="en-GB"/>
        </w:rPr>
      </w:pPr>
      <w:r w:rsidRPr="00171210">
        <w:rPr>
          <w:lang w:val="en-GB"/>
        </w:rPr>
        <w:t xml:space="preserve">After </w:t>
      </w:r>
      <w:r w:rsidR="00EE6E91" w:rsidRPr="00171210">
        <w:rPr>
          <w:lang w:val="en-GB"/>
        </w:rPr>
        <w:t xml:space="preserve">initial </w:t>
      </w:r>
      <w:r w:rsidRPr="00171210">
        <w:rPr>
          <w:lang w:val="en-GB"/>
        </w:rPr>
        <w:t>analysis</w:t>
      </w:r>
      <w:r w:rsidR="00EE6E91" w:rsidRPr="00171210">
        <w:rPr>
          <w:lang w:val="en-GB"/>
        </w:rPr>
        <w:t>,</w:t>
      </w:r>
      <w:r w:rsidRPr="00171210">
        <w:rPr>
          <w:lang w:val="en-GB"/>
        </w:rPr>
        <w:t xml:space="preserve"> provide a revised forecast of the estimated effort, cost &amp; timeline required to deliver the project backlog.</w:t>
      </w:r>
    </w:p>
    <w:p w14:paraId="6690E890" w14:textId="4BF196DA" w:rsidR="00694719" w:rsidRPr="00171210" w:rsidRDefault="00694719" w:rsidP="0087787A">
      <w:pPr>
        <w:pStyle w:val="NormalIndent"/>
        <w:numPr>
          <w:ilvl w:val="0"/>
          <w:numId w:val="9"/>
        </w:numPr>
        <w:jc w:val="left"/>
        <w:rPr>
          <w:lang w:val="en-GB"/>
        </w:rPr>
      </w:pPr>
      <w:r w:rsidRPr="00171210">
        <w:rPr>
          <w:lang w:val="en-GB"/>
        </w:rPr>
        <w:t>Deliver the following solution:</w:t>
      </w:r>
    </w:p>
    <w:p w14:paraId="39A9AE68" w14:textId="701A1BBB" w:rsidR="00BE6B12" w:rsidRDefault="00BE6B12" w:rsidP="00186E95">
      <w:pPr>
        <w:pStyle w:val="NormalIndent"/>
        <w:numPr>
          <w:ilvl w:val="1"/>
          <w:numId w:val="9"/>
        </w:numPr>
        <w:rPr>
          <w:lang w:val="en-GB"/>
        </w:rPr>
      </w:pPr>
      <w:r w:rsidRPr="00171210">
        <w:rPr>
          <w:lang w:val="en-GB"/>
        </w:rPr>
        <w:t xml:space="preserve">Enhancing the existing EoT process to capture </w:t>
      </w:r>
      <w:r w:rsidR="004E1326" w:rsidRPr="00171210">
        <w:rPr>
          <w:lang w:val="en-GB"/>
        </w:rPr>
        <w:t xml:space="preserve">additional information required by Axis.  This will be done by </w:t>
      </w:r>
      <w:r w:rsidR="002B5E0A" w:rsidRPr="00171210">
        <w:rPr>
          <w:lang w:val="en-GB"/>
        </w:rPr>
        <w:t xml:space="preserve">requesting required information from users during the EoT task closure process and storing </w:t>
      </w:r>
      <w:r w:rsidR="00DE4735">
        <w:rPr>
          <w:lang w:val="en-GB"/>
        </w:rPr>
        <w:t>this in</w:t>
      </w:r>
      <w:r w:rsidR="007E6BE6" w:rsidRPr="00171210">
        <w:rPr>
          <w:lang w:val="en-GB"/>
        </w:rPr>
        <w:t xml:space="preserve"> new fields created on the End of Tenancy object.</w:t>
      </w:r>
    </w:p>
    <w:p w14:paraId="47A3E970" w14:textId="05B88A22" w:rsidR="00711D59" w:rsidRPr="00171210" w:rsidRDefault="00711D59" w:rsidP="00186E95">
      <w:pPr>
        <w:pStyle w:val="NormalIndent"/>
        <w:numPr>
          <w:ilvl w:val="1"/>
          <w:numId w:val="9"/>
        </w:numPr>
        <w:rPr>
          <w:lang w:val="en-GB"/>
        </w:rPr>
      </w:pPr>
      <w:r>
        <w:rPr>
          <w:lang w:val="en-GB"/>
        </w:rPr>
        <w:t>Creating a</w:t>
      </w:r>
      <w:r w:rsidR="00F30C70">
        <w:rPr>
          <w:lang w:val="en-GB"/>
        </w:rPr>
        <w:t xml:space="preserve"> 2</w:t>
      </w:r>
      <w:r w:rsidR="00F30C70" w:rsidRPr="00F30C70">
        <w:rPr>
          <w:vertAlign w:val="superscript"/>
          <w:lang w:val="en-GB"/>
        </w:rPr>
        <w:t>nd</w:t>
      </w:r>
      <w:r w:rsidR="00F30C70">
        <w:rPr>
          <w:lang w:val="en-GB"/>
        </w:rPr>
        <w:t xml:space="preserve"> variation of the existing EoT process to cater for Grainger Trust units whose tenancies are not maintained </w:t>
      </w:r>
      <w:r w:rsidR="008475CE">
        <w:rPr>
          <w:lang w:val="en-GB"/>
        </w:rPr>
        <w:t xml:space="preserve">in Salesforce.  The “EoT lite” process would allow the creation of an EoT record in Salesforce without a linked Tenancy record and would allow users to capture the </w:t>
      </w:r>
      <w:r w:rsidR="00602DFC">
        <w:rPr>
          <w:lang w:val="en-GB"/>
        </w:rPr>
        <w:t>key details required for Axis directly on the EoT record.</w:t>
      </w:r>
    </w:p>
    <w:p w14:paraId="671A374F" w14:textId="5792E6B6" w:rsidR="00694719" w:rsidRPr="00171210" w:rsidRDefault="00694719" w:rsidP="00186E95">
      <w:pPr>
        <w:pStyle w:val="NormalIndent"/>
        <w:numPr>
          <w:ilvl w:val="1"/>
          <w:numId w:val="9"/>
        </w:numPr>
        <w:rPr>
          <w:lang w:val="en-GB"/>
        </w:rPr>
      </w:pPr>
      <w:r w:rsidRPr="00171210">
        <w:rPr>
          <w:lang w:val="en-GB"/>
        </w:rPr>
        <w:lastRenderedPageBreak/>
        <w:t>Functionality developed within Salesforce</w:t>
      </w:r>
      <w:r w:rsidR="00C5149F" w:rsidRPr="00171210">
        <w:rPr>
          <w:lang w:val="en-GB"/>
        </w:rPr>
        <w:t xml:space="preserve"> to send a</w:t>
      </w:r>
      <w:r w:rsidR="0035677D" w:rsidRPr="00171210">
        <w:rPr>
          <w:lang w:val="en-GB"/>
        </w:rPr>
        <w:t xml:space="preserve">n email </w:t>
      </w:r>
      <w:r w:rsidR="000E7293" w:rsidRPr="00171210">
        <w:rPr>
          <w:lang w:val="en-GB"/>
        </w:rPr>
        <w:t xml:space="preserve">on a </w:t>
      </w:r>
      <w:r w:rsidR="008316DD" w:rsidRPr="00171210">
        <w:rPr>
          <w:lang w:val="en-GB"/>
        </w:rPr>
        <w:t>daily</w:t>
      </w:r>
      <w:r w:rsidR="000E7293" w:rsidRPr="00171210">
        <w:rPr>
          <w:lang w:val="en-GB"/>
        </w:rPr>
        <w:t xml:space="preserve"> basis to a designated Axis email address</w:t>
      </w:r>
      <w:r w:rsidRPr="00171210">
        <w:rPr>
          <w:lang w:val="en-GB"/>
        </w:rPr>
        <w:t>.</w:t>
      </w:r>
      <w:r w:rsidR="000E7293" w:rsidRPr="00171210">
        <w:rPr>
          <w:lang w:val="en-GB"/>
        </w:rPr>
        <w:t xml:space="preserve">  The email will contain an Excel file with</w:t>
      </w:r>
      <w:r w:rsidR="00EB3D7C" w:rsidRPr="00171210">
        <w:rPr>
          <w:lang w:val="en-GB"/>
        </w:rPr>
        <w:t xml:space="preserve"> void works information (e.g. works type), dates (e.g. PVI date &amp; time), unit details (e.g. address) for</w:t>
      </w:r>
      <w:r w:rsidR="008615C6" w:rsidRPr="00171210">
        <w:rPr>
          <w:lang w:val="en-GB"/>
        </w:rPr>
        <w:t xml:space="preserve"> EoT’s meeting the criteria below:</w:t>
      </w:r>
    </w:p>
    <w:p w14:paraId="0AD50B7B" w14:textId="0B8835CE" w:rsidR="00E7003A" w:rsidRDefault="00C37978" w:rsidP="00186E95">
      <w:pPr>
        <w:pStyle w:val="NormalIndent"/>
        <w:numPr>
          <w:ilvl w:val="2"/>
          <w:numId w:val="9"/>
        </w:numPr>
        <w:rPr>
          <w:lang w:val="en-GB"/>
        </w:rPr>
      </w:pPr>
      <w:r w:rsidRPr="00171210">
        <w:rPr>
          <w:lang w:val="en-GB"/>
        </w:rPr>
        <w:t xml:space="preserve">EoT </w:t>
      </w:r>
      <w:r w:rsidR="00E7003A">
        <w:rPr>
          <w:lang w:val="en-GB"/>
        </w:rPr>
        <w:t>is in progress</w:t>
      </w:r>
    </w:p>
    <w:p w14:paraId="4114CCA1" w14:textId="0BBCA916" w:rsidR="00ED612E" w:rsidRDefault="00ED612E" w:rsidP="00ED612E">
      <w:pPr>
        <w:pStyle w:val="NormalIndent"/>
        <w:ind w:left="2586"/>
        <w:rPr>
          <w:lang w:val="en-GB"/>
        </w:rPr>
      </w:pPr>
      <w:r>
        <w:rPr>
          <w:lang w:val="en-GB"/>
        </w:rPr>
        <w:t>AND</w:t>
      </w:r>
    </w:p>
    <w:p w14:paraId="07686614" w14:textId="2A566213" w:rsidR="00694719" w:rsidRPr="00171210" w:rsidRDefault="00E7003A" w:rsidP="00186E95">
      <w:pPr>
        <w:pStyle w:val="NormalIndent"/>
        <w:numPr>
          <w:ilvl w:val="2"/>
          <w:numId w:val="9"/>
        </w:numPr>
        <w:rPr>
          <w:lang w:val="en-GB"/>
        </w:rPr>
      </w:pPr>
      <w:r>
        <w:rPr>
          <w:lang w:val="en-GB"/>
        </w:rPr>
        <w:t xml:space="preserve">EoT is related </w:t>
      </w:r>
      <w:r w:rsidR="00ED612E">
        <w:rPr>
          <w:lang w:val="en-GB"/>
        </w:rPr>
        <w:t>to a unit that is</w:t>
      </w:r>
      <w:r w:rsidR="00C37978" w:rsidRPr="00171210">
        <w:rPr>
          <w:lang w:val="en-GB"/>
        </w:rPr>
        <w:t xml:space="preserve"> serviced by Axis</w:t>
      </w:r>
    </w:p>
    <w:p w14:paraId="509633B8" w14:textId="3BEB714E" w:rsidR="00F338F7" w:rsidRPr="00171210" w:rsidRDefault="00F338F7" w:rsidP="00F338F7">
      <w:pPr>
        <w:pStyle w:val="NormalIndent"/>
        <w:ind w:left="2586"/>
        <w:rPr>
          <w:lang w:val="en-GB"/>
        </w:rPr>
      </w:pPr>
      <w:r w:rsidRPr="00171210">
        <w:rPr>
          <w:lang w:val="en-GB"/>
        </w:rPr>
        <w:t>AND</w:t>
      </w:r>
    </w:p>
    <w:p w14:paraId="3B14E597" w14:textId="390F11E5" w:rsidR="00694719" w:rsidRPr="00171210" w:rsidRDefault="004A42FA" w:rsidP="00186E95">
      <w:pPr>
        <w:pStyle w:val="NormalIndent"/>
        <w:numPr>
          <w:ilvl w:val="2"/>
          <w:numId w:val="9"/>
        </w:numPr>
        <w:rPr>
          <w:lang w:val="en-GB"/>
        </w:rPr>
      </w:pPr>
      <w:r w:rsidRPr="00171210">
        <w:rPr>
          <w:lang w:val="en-GB"/>
        </w:rPr>
        <w:t>EoT was created or edited in the past day</w:t>
      </w:r>
      <w:r w:rsidR="007757F6" w:rsidRPr="00171210">
        <w:rPr>
          <w:lang w:val="en-GB"/>
        </w:rPr>
        <w:t xml:space="preserve"> AND </w:t>
      </w:r>
      <w:r w:rsidR="00B50883" w:rsidRPr="00171210">
        <w:rPr>
          <w:lang w:val="en-GB"/>
        </w:rPr>
        <w:t xml:space="preserve">changes </w:t>
      </w:r>
      <w:r w:rsidR="00084912" w:rsidRPr="00171210">
        <w:rPr>
          <w:lang w:val="en-GB"/>
        </w:rPr>
        <w:t xml:space="preserve">were </w:t>
      </w:r>
      <w:r w:rsidR="00B50883" w:rsidRPr="00171210">
        <w:rPr>
          <w:lang w:val="en-GB"/>
        </w:rPr>
        <w:t xml:space="preserve">made to one or more of the “Axis fields” (those fields </w:t>
      </w:r>
      <w:r w:rsidR="00F338F7" w:rsidRPr="00171210">
        <w:rPr>
          <w:lang w:val="en-GB"/>
        </w:rPr>
        <w:t xml:space="preserve">included in the </w:t>
      </w:r>
      <w:r w:rsidR="0091655A" w:rsidRPr="00171210">
        <w:rPr>
          <w:lang w:val="en-GB"/>
        </w:rPr>
        <w:t xml:space="preserve">above mentioned </w:t>
      </w:r>
      <w:r w:rsidR="00F338F7" w:rsidRPr="00171210">
        <w:rPr>
          <w:lang w:val="en-GB"/>
        </w:rPr>
        <w:t>Excel file)</w:t>
      </w:r>
      <w:r w:rsidR="00ED612E">
        <w:rPr>
          <w:lang w:val="en-GB"/>
        </w:rPr>
        <w:t xml:space="preserve">. i.e. the daily email will only include EoT’s where </w:t>
      </w:r>
      <w:r w:rsidR="00A9335E">
        <w:rPr>
          <w:lang w:val="en-GB"/>
        </w:rPr>
        <w:t>Axis-relevant fields have been modified in the previous day, it will not include all EoT’s modified in the previous day.</w:t>
      </w:r>
    </w:p>
    <w:p w14:paraId="23C841F7" w14:textId="1EDFC747" w:rsidR="0091655A" w:rsidRPr="00171210" w:rsidRDefault="0091655A" w:rsidP="00403275">
      <w:pPr>
        <w:pStyle w:val="NormalIndent"/>
        <w:numPr>
          <w:ilvl w:val="1"/>
          <w:numId w:val="9"/>
        </w:numPr>
        <w:rPr>
          <w:lang w:val="en-GB"/>
        </w:rPr>
      </w:pPr>
      <w:r w:rsidRPr="00171210">
        <w:rPr>
          <w:lang w:val="en-GB"/>
        </w:rPr>
        <w:t>Configuring Case management in Salesforce</w:t>
      </w:r>
      <w:r w:rsidR="0054337B" w:rsidRPr="00171210">
        <w:rPr>
          <w:lang w:val="en-GB"/>
        </w:rPr>
        <w:t xml:space="preserve"> to </w:t>
      </w:r>
      <w:r w:rsidR="000E7895" w:rsidRPr="00171210">
        <w:rPr>
          <w:lang w:val="en-GB"/>
        </w:rPr>
        <w:t>manage</w:t>
      </w:r>
      <w:r w:rsidR="0054337B" w:rsidRPr="00171210">
        <w:rPr>
          <w:lang w:val="en-GB"/>
        </w:rPr>
        <w:t xml:space="preserve"> approval requests from Axis</w:t>
      </w:r>
      <w:r w:rsidR="00646344" w:rsidRPr="00171210">
        <w:rPr>
          <w:lang w:val="en-GB"/>
        </w:rPr>
        <w:t xml:space="preserve">, </w:t>
      </w:r>
      <w:r w:rsidR="00AC1069" w:rsidRPr="00171210">
        <w:rPr>
          <w:lang w:val="en-GB"/>
        </w:rPr>
        <w:t>annotated as</w:t>
      </w:r>
      <w:r w:rsidR="008F5569" w:rsidRPr="00171210">
        <w:rPr>
          <w:lang w:val="en-GB"/>
        </w:rPr>
        <w:t xml:space="preserve"> #4 and #6 in </w:t>
      </w:r>
      <w:r w:rsidR="00882352" w:rsidRPr="00171210">
        <w:rPr>
          <w:lang w:val="en-GB"/>
        </w:rPr>
        <w:fldChar w:fldCharType="begin"/>
      </w:r>
      <w:r w:rsidR="00882352" w:rsidRPr="00171210">
        <w:rPr>
          <w:lang w:val="en-GB"/>
        </w:rPr>
        <w:instrText xml:space="preserve"> REF _Ref162035641 \h </w:instrText>
      </w:r>
      <w:r w:rsidR="00882352" w:rsidRPr="00171210">
        <w:rPr>
          <w:lang w:val="en-GB"/>
        </w:rPr>
      </w:r>
      <w:r w:rsidR="00882352" w:rsidRPr="00171210">
        <w:rPr>
          <w:lang w:val="en-GB"/>
        </w:rPr>
        <w:fldChar w:fldCharType="separate"/>
      </w:r>
      <w:r w:rsidR="001721F4" w:rsidRPr="00171210">
        <w:rPr>
          <w:lang w:val="en-GB"/>
        </w:rPr>
        <w:t xml:space="preserve">Figure </w:t>
      </w:r>
      <w:r w:rsidR="001721F4">
        <w:rPr>
          <w:noProof/>
          <w:lang w:val="en-GB"/>
        </w:rPr>
        <w:t>1</w:t>
      </w:r>
      <w:r w:rsidR="00882352" w:rsidRPr="00171210">
        <w:rPr>
          <w:lang w:val="en-GB"/>
        </w:rPr>
        <w:fldChar w:fldCharType="end"/>
      </w:r>
      <w:r w:rsidR="00882352" w:rsidRPr="00171210">
        <w:rPr>
          <w:lang w:val="en-GB"/>
        </w:rPr>
        <w:t xml:space="preserve"> below.</w:t>
      </w:r>
      <w:r w:rsidR="00AC1069" w:rsidRPr="00171210">
        <w:rPr>
          <w:lang w:val="en-GB"/>
        </w:rPr>
        <w:t xml:space="preserve">  Approval requests will be sent by</w:t>
      </w:r>
      <w:r w:rsidR="000E7895" w:rsidRPr="00171210">
        <w:rPr>
          <w:lang w:val="en-GB"/>
        </w:rPr>
        <w:t xml:space="preserve"> Axis via</w:t>
      </w:r>
      <w:r w:rsidR="00AC1069" w:rsidRPr="00171210">
        <w:rPr>
          <w:lang w:val="en-GB"/>
        </w:rPr>
        <w:t xml:space="preserve"> email and </w:t>
      </w:r>
      <w:r w:rsidR="000E7895" w:rsidRPr="00171210">
        <w:rPr>
          <w:lang w:val="en-GB"/>
        </w:rPr>
        <w:t>captured in Salesforce by email-to-case</w:t>
      </w:r>
      <w:r w:rsidR="00912C8E" w:rsidRPr="00171210">
        <w:rPr>
          <w:lang w:val="en-GB"/>
        </w:rPr>
        <w:t xml:space="preserve">, allowing a Grainger team to </w:t>
      </w:r>
      <w:r w:rsidR="00C15A2E" w:rsidRPr="00171210">
        <w:rPr>
          <w:lang w:val="en-GB"/>
        </w:rPr>
        <w:t>view and manage all approval requests in a single system.</w:t>
      </w:r>
    </w:p>
    <w:p w14:paraId="68CA41CC" w14:textId="77777777" w:rsidR="008F5569" w:rsidRPr="00171210" w:rsidRDefault="006A5F95" w:rsidP="008F5569">
      <w:pPr>
        <w:pStyle w:val="NormalIndent"/>
        <w:keepNext/>
        <w:rPr>
          <w:lang w:val="en-GB"/>
        </w:rPr>
      </w:pPr>
      <w:r w:rsidRPr="00171210">
        <w:rPr>
          <w:noProof/>
          <w:lang w:val="en-GB"/>
        </w:rPr>
        <w:drawing>
          <wp:inline distT="0" distB="0" distL="0" distR="0" wp14:anchorId="0631EB70" wp14:editId="0A4080C5">
            <wp:extent cx="5972810" cy="2101215"/>
            <wp:effectExtent l="0" t="0" r="0" b="0"/>
            <wp:docPr id="164310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1253" name=""/>
                    <pic:cNvPicPr/>
                  </pic:nvPicPr>
                  <pic:blipFill>
                    <a:blip r:embed="rId12"/>
                    <a:stretch>
                      <a:fillRect/>
                    </a:stretch>
                  </pic:blipFill>
                  <pic:spPr>
                    <a:xfrm>
                      <a:off x="0" y="0"/>
                      <a:ext cx="5972810" cy="2101215"/>
                    </a:xfrm>
                    <a:prstGeom prst="rect">
                      <a:avLst/>
                    </a:prstGeom>
                  </pic:spPr>
                </pic:pic>
              </a:graphicData>
            </a:graphic>
          </wp:inline>
        </w:drawing>
      </w:r>
    </w:p>
    <w:p w14:paraId="37252389" w14:textId="751A52FF" w:rsidR="006A5F95" w:rsidRPr="00171210" w:rsidRDefault="008F5569" w:rsidP="008F5569">
      <w:pPr>
        <w:pStyle w:val="Caption"/>
        <w:rPr>
          <w:lang w:val="en-GB"/>
        </w:rPr>
      </w:pPr>
      <w:bookmarkStart w:id="12" w:name="_Ref162035641"/>
      <w:r w:rsidRPr="00171210">
        <w:rPr>
          <w:lang w:val="en-GB"/>
        </w:rPr>
        <w:t xml:space="preserve">Figure </w:t>
      </w:r>
      <w:r w:rsidRPr="00171210">
        <w:rPr>
          <w:lang w:val="en-GB"/>
        </w:rPr>
        <w:fldChar w:fldCharType="begin"/>
      </w:r>
      <w:r w:rsidRPr="00171210">
        <w:rPr>
          <w:lang w:val="en-GB"/>
        </w:rPr>
        <w:instrText xml:space="preserve"> SEQ Figure \* ARABIC </w:instrText>
      </w:r>
      <w:r w:rsidRPr="00171210">
        <w:rPr>
          <w:lang w:val="en-GB"/>
        </w:rPr>
        <w:fldChar w:fldCharType="separate"/>
      </w:r>
      <w:r w:rsidR="001721F4">
        <w:rPr>
          <w:noProof/>
          <w:lang w:val="en-GB"/>
        </w:rPr>
        <w:t>1</w:t>
      </w:r>
      <w:r w:rsidRPr="00171210">
        <w:rPr>
          <w:lang w:val="en-GB"/>
        </w:rPr>
        <w:fldChar w:fldCharType="end"/>
      </w:r>
      <w:bookmarkEnd w:id="12"/>
      <w:r w:rsidRPr="00171210">
        <w:rPr>
          <w:lang w:val="en-GB"/>
        </w:rPr>
        <w:t xml:space="preserve"> Axis Void Process</w:t>
      </w:r>
    </w:p>
    <w:p w14:paraId="3A1C9E28" w14:textId="5151A1A3" w:rsidR="00742D8B" w:rsidRPr="00171210" w:rsidRDefault="002A0F1D" w:rsidP="00B73EB7">
      <w:pPr>
        <w:pStyle w:val="Heading2"/>
        <w:rPr>
          <w:lang w:val="en-GB"/>
        </w:rPr>
      </w:pPr>
      <w:bookmarkStart w:id="13" w:name="_Toc162040871"/>
      <w:r w:rsidRPr="00171210">
        <w:rPr>
          <w:lang w:val="en-GB"/>
        </w:rPr>
        <w:t>Delivery Approach</w:t>
      </w:r>
      <w:bookmarkEnd w:id="11"/>
      <w:bookmarkEnd w:id="13"/>
    </w:p>
    <w:p w14:paraId="00E3BD2C" w14:textId="5A5A87A6" w:rsidR="00742D8B" w:rsidRPr="00171210" w:rsidRDefault="0028189C" w:rsidP="00186E95">
      <w:pPr>
        <w:pStyle w:val="NormalIndent"/>
        <w:rPr>
          <w:lang w:val="en-GB"/>
        </w:rPr>
      </w:pPr>
      <w:r w:rsidRPr="00171210">
        <w:rPr>
          <w:lang w:val="en-GB"/>
        </w:rPr>
        <w:t xml:space="preserve">It is understood that </w:t>
      </w:r>
      <w:r w:rsidR="00A9335E">
        <w:rPr>
          <w:lang w:val="en-GB"/>
        </w:rPr>
        <w:t>R</w:t>
      </w:r>
      <w:r w:rsidRPr="00171210">
        <w:rPr>
          <w:lang w:val="en-GB"/>
        </w:rPr>
        <w:t xml:space="preserve">elease 1 needs to be deployed to production by early May.  </w:t>
      </w:r>
      <w:r w:rsidR="005775C7" w:rsidRPr="00171210">
        <w:rPr>
          <w:lang w:val="en-GB"/>
        </w:rPr>
        <w:t>Due to</w:t>
      </w:r>
      <w:r w:rsidRPr="00171210">
        <w:rPr>
          <w:lang w:val="en-GB"/>
        </w:rPr>
        <w:t xml:space="preserve"> these </w:t>
      </w:r>
      <w:r w:rsidR="005775C7" w:rsidRPr="00171210">
        <w:rPr>
          <w:lang w:val="en-GB"/>
        </w:rPr>
        <w:t>aggressive timelines</w:t>
      </w:r>
      <w:r w:rsidRPr="00171210">
        <w:rPr>
          <w:lang w:val="en-GB"/>
        </w:rPr>
        <w:t>, t</w:t>
      </w:r>
      <w:r w:rsidR="00742D8B" w:rsidRPr="00171210">
        <w:rPr>
          <w:lang w:val="en-GB"/>
        </w:rPr>
        <w:t xml:space="preserve">he delivery approach will be based on the </w:t>
      </w:r>
      <w:r w:rsidR="00024EB3" w:rsidRPr="00171210">
        <w:rPr>
          <w:lang w:val="en-GB"/>
        </w:rPr>
        <w:t>Kanban</w:t>
      </w:r>
      <w:r w:rsidR="00DA39CD" w:rsidRPr="00171210">
        <w:rPr>
          <w:lang w:val="en-GB"/>
        </w:rPr>
        <w:t xml:space="preserve"> </w:t>
      </w:r>
      <w:r w:rsidR="005840EF" w:rsidRPr="00171210">
        <w:rPr>
          <w:lang w:val="en-GB"/>
        </w:rPr>
        <w:t xml:space="preserve">agile </w:t>
      </w:r>
      <w:r w:rsidR="005B016F" w:rsidRPr="00171210">
        <w:rPr>
          <w:lang w:val="en-GB"/>
        </w:rPr>
        <w:t>f</w:t>
      </w:r>
      <w:r w:rsidR="00742D8B" w:rsidRPr="00171210">
        <w:rPr>
          <w:lang w:val="en-GB"/>
        </w:rPr>
        <w:t>ramework</w:t>
      </w:r>
      <w:r w:rsidR="0D115487" w:rsidRPr="00171210">
        <w:rPr>
          <w:lang w:val="en-GB"/>
        </w:rPr>
        <w:t xml:space="preserve"> where features will be </w:t>
      </w:r>
      <w:r w:rsidR="00164B99" w:rsidRPr="00171210">
        <w:rPr>
          <w:lang w:val="en-GB"/>
        </w:rPr>
        <w:t>analy</w:t>
      </w:r>
      <w:r w:rsidR="00171210">
        <w:rPr>
          <w:lang w:val="en-GB"/>
        </w:rPr>
        <w:t>s</w:t>
      </w:r>
      <w:r w:rsidR="00164B99" w:rsidRPr="00171210">
        <w:rPr>
          <w:lang w:val="en-GB"/>
        </w:rPr>
        <w:t>ed</w:t>
      </w:r>
      <w:r w:rsidR="00621F5E" w:rsidRPr="00171210">
        <w:rPr>
          <w:lang w:val="en-GB"/>
        </w:rPr>
        <w:t>,</w:t>
      </w:r>
      <w:r w:rsidR="00A50D35" w:rsidRPr="00171210">
        <w:rPr>
          <w:lang w:val="en-GB"/>
        </w:rPr>
        <w:t xml:space="preserve"> developed,</w:t>
      </w:r>
      <w:r w:rsidR="00621F5E" w:rsidRPr="00171210">
        <w:rPr>
          <w:lang w:val="en-GB"/>
        </w:rPr>
        <w:t xml:space="preserve"> </w:t>
      </w:r>
      <w:r w:rsidR="00A50D35" w:rsidRPr="00171210">
        <w:rPr>
          <w:lang w:val="en-GB"/>
        </w:rPr>
        <w:t xml:space="preserve">tested </w:t>
      </w:r>
      <w:r w:rsidR="006A6A2C" w:rsidRPr="00171210">
        <w:rPr>
          <w:lang w:val="en-GB"/>
        </w:rPr>
        <w:t xml:space="preserve">and </w:t>
      </w:r>
      <w:r w:rsidR="0D115487" w:rsidRPr="00171210">
        <w:rPr>
          <w:lang w:val="en-GB"/>
        </w:rPr>
        <w:t xml:space="preserve">delivered continuously </w:t>
      </w:r>
      <w:r w:rsidR="00164B99" w:rsidRPr="00171210">
        <w:rPr>
          <w:lang w:val="en-GB"/>
        </w:rPr>
        <w:t>throughout</w:t>
      </w:r>
      <w:r w:rsidR="0D115487" w:rsidRPr="00171210">
        <w:rPr>
          <w:lang w:val="en-GB"/>
        </w:rPr>
        <w:t xml:space="preserve"> the project</w:t>
      </w:r>
      <w:r w:rsidR="00742D8B" w:rsidRPr="00171210">
        <w:rPr>
          <w:lang w:val="en-GB"/>
        </w:rPr>
        <w:t>.</w:t>
      </w:r>
      <w:r w:rsidR="00C236B0" w:rsidRPr="00171210">
        <w:rPr>
          <w:lang w:val="en-GB"/>
        </w:rPr>
        <w:t xml:space="preserve"> </w:t>
      </w:r>
    </w:p>
    <w:p w14:paraId="6F7F112E" w14:textId="21B992AC" w:rsidR="00742D8B" w:rsidRPr="00171210" w:rsidRDefault="00742D8B" w:rsidP="00186E95">
      <w:pPr>
        <w:pStyle w:val="NormalIndent"/>
        <w:rPr>
          <w:lang w:val="en-GB"/>
        </w:rPr>
      </w:pPr>
      <w:r w:rsidRPr="00171210">
        <w:rPr>
          <w:lang w:val="en-GB"/>
        </w:rPr>
        <w:lastRenderedPageBreak/>
        <w:t xml:space="preserve">A </w:t>
      </w:r>
      <w:r w:rsidR="00CE3075" w:rsidRPr="00171210">
        <w:rPr>
          <w:lang w:val="en-GB"/>
        </w:rPr>
        <w:t>b</w:t>
      </w:r>
      <w:r w:rsidRPr="00171210">
        <w:rPr>
          <w:lang w:val="en-GB"/>
        </w:rPr>
        <w:t xml:space="preserve">acklog will be maintained to track outcomes to be delivered and indicate priority of these outcomes relative to each other. </w:t>
      </w:r>
      <w:r w:rsidR="007D0B07" w:rsidRPr="00171210">
        <w:rPr>
          <w:lang w:val="en-GB"/>
        </w:rPr>
        <w:t>The backlog will be</w:t>
      </w:r>
      <w:r w:rsidRPr="00171210">
        <w:rPr>
          <w:lang w:val="en-GB"/>
        </w:rPr>
        <w:t xml:space="preserve"> a living artifact that </w:t>
      </w:r>
      <w:r w:rsidR="00C236B0" w:rsidRPr="00171210">
        <w:rPr>
          <w:lang w:val="en-GB"/>
        </w:rPr>
        <w:t>will evolve</w:t>
      </w:r>
      <w:r w:rsidRPr="00171210">
        <w:rPr>
          <w:lang w:val="en-GB"/>
        </w:rPr>
        <w:t xml:space="preserve"> as </w:t>
      </w:r>
      <w:r w:rsidR="002A3874" w:rsidRPr="00171210">
        <w:rPr>
          <w:lang w:val="en-GB"/>
        </w:rPr>
        <w:t>Open Box</w:t>
      </w:r>
      <w:r w:rsidR="00BB7951" w:rsidRPr="00171210">
        <w:rPr>
          <w:lang w:val="en-GB"/>
        </w:rPr>
        <w:t xml:space="preserve"> </w:t>
      </w:r>
      <w:r w:rsidR="002A3874" w:rsidRPr="00171210">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2A3874" w:rsidRPr="00171210">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05F3" w:rsidRPr="00171210">
        <w:rPr>
          <w:lang w:val="en-GB"/>
        </w:rPr>
        <w:t xml:space="preserve"> </w:t>
      </w:r>
      <w:r w:rsidRPr="00171210">
        <w:rPr>
          <w:lang w:val="en-GB"/>
        </w:rPr>
        <w:t xml:space="preserve">stakeholders will </w:t>
      </w:r>
      <w:r w:rsidR="00B75828" w:rsidRPr="00171210">
        <w:rPr>
          <w:lang w:val="en-GB"/>
        </w:rPr>
        <w:t>have</w:t>
      </w:r>
      <w:r w:rsidRPr="00171210">
        <w:rPr>
          <w:lang w:val="en-GB"/>
        </w:rPr>
        <w:t xml:space="preserve"> access to the backlog </w:t>
      </w:r>
      <w:r w:rsidR="009771CD" w:rsidRPr="00171210">
        <w:rPr>
          <w:lang w:val="en-GB"/>
        </w:rPr>
        <w:t>which</w:t>
      </w:r>
      <w:r w:rsidRPr="00171210">
        <w:rPr>
          <w:lang w:val="en-GB"/>
        </w:rPr>
        <w:t xml:space="preserve"> will serve as the single source of truth with regards to scope.</w:t>
      </w:r>
    </w:p>
    <w:p w14:paraId="3B2D33D0" w14:textId="2A59168A" w:rsidR="00B75828" w:rsidRPr="00171210" w:rsidRDefault="00000000"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B75828" w:rsidRPr="00171210">
        <w:rPr>
          <w:lang w:val="en-GB"/>
        </w:rPr>
        <w:t xml:space="preserve"> representatives </w:t>
      </w:r>
      <w:r w:rsidR="00AB5F55" w:rsidRPr="00171210">
        <w:rPr>
          <w:lang w:val="en-GB"/>
        </w:rPr>
        <w:t>will b</w:t>
      </w:r>
      <w:r w:rsidR="00556495" w:rsidRPr="00171210">
        <w:rPr>
          <w:lang w:val="en-GB"/>
        </w:rPr>
        <w:t xml:space="preserve">e required to particulate in </w:t>
      </w:r>
      <w:r w:rsidR="006209C5" w:rsidRPr="00171210">
        <w:rPr>
          <w:lang w:val="en-GB"/>
        </w:rPr>
        <w:t>backlog refinement, demos</w:t>
      </w:r>
      <w:r w:rsidR="00621F5E" w:rsidRPr="00171210">
        <w:rPr>
          <w:lang w:val="en-GB"/>
        </w:rPr>
        <w:t xml:space="preserve"> </w:t>
      </w:r>
      <w:r w:rsidR="006209C5" w:rsidRPr="00171210">
        <w:rPr>
          <w:lang w:val="en-GB"/>
        </w:rPr>
        <w:t>and stand up ceremonies</w:t>
      </w:r>
      <w:r w:rsidR="003C7A74" w:rsidRPr="00171210">
        <w:rPr>
          <w:lang w:val="en-GB"/>
        </w:rPr>
        <w:t>.</w:t>
      </w:r>
    </w:p>
    <w:p w14:paraId="56AADA66" w14:textId="77777777" w:rsidR="00D56D6B" w:rsidRPr="00171210" w:rsidRDefault="00D56D6B" w:rsidP="00B73EB7">
      <w:pPr>
        <w:pStyle w:val="Heading3"/>
        <w:rPr>
          <w:lang w:val="en-GB"/>
        </w:rPr>
      </w:pPr>
      <w:bookmarkStart w:id="14" w:name="_UAT"/>
      <w:bookmarkEnd w:id="14"/>
      <w:r w:rsidRPr="00171210">
        <w:rPr>
          <w:lang w:val="en-GB"/>
        </w:rPr>
        <w:t xml:space="preserve">UAT </w:t>
      </w:r>
    </w:p>
    <w:p w14:paraId="71186C15" w14:textId="20E1E9F5" w:rsidR="00623960" w:rsidRPr="00171210" w:rsidRDefault="00E00870" w:rsidP="00186E95">
      <w:pPr>
        <w:pStyle w:val="NormalIndent"/>
        <w:rPr>
          <w:lang w:val="en-GB"/>
        </w:rPr>
      </w:pPr>
      <w:r w:rsidRPr="00171210">
        <w:rPr>
          <w:lang w:val="en-GB"/>
        </w:rPr>
        <w:t xml:space="preserve">Grainger will be responsible </w:t>
      </w:r>
      <w:r w:rsidR="00BA35C4" w:rsidRPr="00171210">
        <w:rPr>
          <w:lang w:val="en-GB"/>
        </w:rPr>
        <w:t>for</w:t>
      </w:r>
      <w:r w:rsidRPr="00171210">
        <w:rPr>
          <w:lang w:val="en-GB"/>
        </w:rPr>
        <w:t xml:space="preserve"> testing </w:t>
      </w:r>
      <w:r w:rsidR="00623960" w:rsidRPr="00171210">
        <w:rPr>
          <w:lang w:val="en-GB"/>
        </w:rPr>
        <w:t xml:space="preserve">the functionality </w:t>
      </w:r>
      <w:r w:rsidR="00BA35C4" w:rsidRPr="00171210">
        <w:rPr>
          <w:lang w:val="en-GB"/>
        </w:rPr>
        <w:t xml:space="preserve">delivered </w:t>
      </w:r>
      <w:r w:rsidR="00623960" w:rsidRPr="00171210">
        <w:rPr>
          <w:lang w:val="en-GB"/>
        </w:rPr>
        <w:t xml:space="preserve">and ensuring that the solution is </w:t>
      </w:r>
      <w:r w:rsidR="0008116B" w:rsidRPr="00171210">
        <w:rPr>
          <w:lang w:val="en-GB"/>
        </w:rPr>
        <w:t>performing</w:t>
      </w:r>
      <w:r w:rsidR="00623960" w:rsidRPr="00171210">
        <w:rPr>
          <w:lang w:val="en-GB"/>
        </w:rPr>
        <w:t xml:space="preserve"> as expected </w:t>
      </w:r>
      <w:r w:rsidRPr="00171210">
        <w:rPr>
          <w:lang w:val="en-GB"/>
        </w:rPr>
        <w:t xml:space="preserve">during the UAT period. </w:t>
      </w:r>
    </w:p>
    <w:p w14:paraId="77E67736" w14:textId="019676FC" w:rsidR="00D56D6B" w:rsidRPr="00171210" w:rsidRDefault="00D56D6B" w:rsidP="00186E95">
      <w:pPr>
        <w:pStyle w:val="NormalInden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00CC3CA0" w:rsidRPr="00171210">
        <w:rPr>
          <w:lang w:val="en-GB"/>
        </w:rPr>
        <w:t xml:space="preserve"> or </w:t>
      </w:r>
      <w:r w:rsidR="00875DBA" w:rsidRPr="00171210">
        <w:rPr>
          <w:lang w:val="en-GB"/>
        </w:rPr>
        <w:t xml:space="preserve">addressed by extending the project timelines (by mutual agreement between </w:t>
      </w:r>
      <w:r w:rsidR="00024EB3" w:rsidRPr="00171210">
        <w:rPr>
          <w:lang w:val="en-GB"/>
        </w:rPr>
        <w:fldChar w:fldCharType="begin"/>
      </w:r>
      <w:r w:rsidR="00024EB3" w:rsidRPr="00171210">
        <w:rPr>
          <w:lang w:val="en-GB"/>
        </w:rPr>
        <w:instrText>DOCPROPERTY  Category  \* MERGEFORMAT</w:instrText>
      </w:r>
      <w:r w:rsidR="00024EB3" w:rsidRPr="00171210">
        <w:rPr>
          <w:lang w:val="en-GB"/>
        </w:rPr>
        <w:fldChar w:fldCharType="separate"/>
      </w:r>
      <w:r w:rsidR="00024EB3" w:rsidRPr="00171210">
        <w:rPr>
          <w:lang w:val="en-GB"/>
        </w:rPr>
        <w:t>Grainger plc</w:t>
      </w:r>
      <w:r w:rsidR="00024EB3" w:rsidRPr="00171210">
        <w:rPr>
          <w:lang w:val="en-GB"/>
        </w:rPr>
        <w:fldChar w:fldCharType="end"/>
      </w:r>
      <w:r w:rsidR="00024EB3">
        <w:rPr>
          <w:lang w:val="en-GB"/>
        </w:rPr>
        <w:t xml:space="preserve"> </w:t>
      </w:r>
      <w:r w:rsidR="00875DBA" w:rsidRPr="00171210">
        <w:rPr>
          <w:lang w:val="en-GB"/>
        </w:rPr>
        <w:t>and Open Box)</w:t>
      </w:r>
      <w:r w:rsidRPr="00171210">
        <w:rPr>
          <w:lang w:val="en-GB"/>
        </w:rPr>
        <w:t xml:space="preserve">. </w:t>
      </w:r>
    </w:p>
    <w:p w14:paraId="2602948E" w14:textId="713DE02E" w:rsidR="00D56D6B" w:rsidRPr="00171210" w:rsidRDefault="00D56D6B" w:rsidP="00B73EB7">
      <w:pPr>
        <w:pStyle w:val="Heading3"/>
        <w:rPr>
          <w:lang w:val="en-GB"/>
        </w:rPr>
      </w:pPr>
      <w:bookmarkStart w:id="15" w:name="_Support"/>
      <w:bookmarkEnd w:id="15"/>
      <w:r w:rsidRPr="00171210">
        <w:rPr>
          <w:lang w:val="en-GB"/>
        </w:rPr>
        <w:t>Support</w:t>
      </w:r>
    </w:p>
    <w:p w14:paraId="306612C8" w14:textId="13AB524F" w:rsidR="00D56D6B" w:rsidRPr="00171210" w:rsidRDefault="00D56D6B" w:rsidP="00186E95">
      <w:pPr>
        <w:pStyle w:val="NormalIndent"/>
        <w:rPr>
          <w:lang w:val="en-GB"/>
        </w:rPr>
      </w:pPr>
      <w:r w:rsidRPr="00171210">
        <w:rPr>
          <w:lang w:val="en-GB"/>
        </w:rPr>
        <w:t>Open Box will provide</w:t>
      </w:r>
      <w:r w:rsidR="00196324" w:rsidRPr="00171210">
        <w:rPr>
          <w:lang w:val="en-GB"/>
        </w:rPr>
        <w:t xml:space="preserve"> </w:t>
      </w:r>
      <w:r w:rsidR="00F4581E" w:rsidRPr="00171210">
        <w:rPr>
          <w:lang w:val="en-GB"/>
        </w:rPr>
        <w:t>hypercare</w:t>
      </w:r>
      <w:r w:rsidRPr="00171210">
        <w:rPr>
          <w:lang w:val="en-GB"/>
        </w:rPr>
        <w:t xml:space="preserve"> support for </w:t>
      </w:r>
      <w:r w:rsidR="00E46127" w:rsidRPr="00171210">
        <w:rPr>
          <w:lang w:val="en-GB"/>
        </w:rPr>
        <w:t>10</w:t>
      </w:r>
      <w:r w:rsidRPr="00171210">
        <w:rPr>
          <w:lang w:val="en-GB"/>
        </w:rPr>
        <w:t xml:space="preserve"> working days immediately following the production deployment</w:t>
      </w:r>
      <w:r w:rsidR="00A222C5" w:rsidRPr="00171210">
        <w:rPr>
          <w:lang w:val="en-GB"/>
        </w:rPr>
        <w:t>.</w:t>
      </w:r>
    </w:p>
    <w:p w14:paraId="6603830A" w14:textId="77777777" w:rsidR="00750480" w:rsidRPr="00171210" w:rsidRDefault="00750480" w:rsidP="00B73EB7">
      <w:pPr>
        <w:pStyle w:val="Heading2"/>
        <w:rPr>
          <w:lang w:val="en-GB"/>
        </w:rPr>
      </w:pPr>
      <w:bookmarkStart w:id="16" w:name="_Toc158191529"/>
      <w:bookmarkStart w:id="17" w:name="_Toc162040872"/>
      <w:r w:rsidRPr="00171210">
        <w:rPr>
          <w:lang w:val="en-GB"/>
        </w:rPr>
        <w:t>Responsibilities</w:t>
      </w:r>
      <w:bookmarkEnd w:id="16"/>
      <w:bookmarkEnd w:id="17"/>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4CBAF373"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4C320920" w:rsidR="00EC3812" w:rsidRPr="00171210" w:rsidRDefault="00994C03" w:rsidP="00186E95">
      <w:pPr>
        <w:pStyle w:val="NormalIndent"/>
        <w:numPr>
          <w:ilvl w:val="1"/>
          <w:numId w:val="1"/>
        </w:numPr>
        <w:rPr>
          <w:lang w:val="en-GB"/>
        </w:rPr>
      </w:pPr>
      <w:r w:rsidRPr="00171210">
        <w:rPr>
          <w:lang w:val="en-GB"/>
        </w:rPr>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186E95">
      <w:pPr>
        <w:pStyle w:val="NormalIndent"/>
        <w:numPr>
          <w:ilvl w:val="2"/>
          <w:numId w:val="1"/>
        </w:numPr>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186E95">
      <w:pPr>
        <w:pStyle w:val="NormalIndent"/>
        <w:numPr>
          <w:ilvl w:val="2"/>
          <w:numId w:val="1"/>
        </w:numPr>
        <w:rPr>
          <w:lang w:val="en-GB"/>
        </w:rPr>
      </w:pPr>
      <w:r w:rsidRPr="00171210">
        <w:rPr>
          <w:lang w:val="en-GB"/>
        </w:rPr>
        <w:t>Project risks</w:t>
      </w:r>
    </w:p>
    <w:p w14:paraId="3650C780" w14:textId="04EE6D55" w:rsidR="00AD2140" w:rsidRPr="00171210" w:rsidRDefault="00994C03" w:rsidP="00186E95">
      <w:pPr>
        <w:pStyle w:val="NormalIndent"/>
        <w:numPr>
          <w:ilvl w:val="2"/>
          <w:numId w:val="1"/>
        </w:numPr>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186E95">
      <w:pPr>
        <w:pStyle w:val="NormalIndent"/>
        <w:numPr>
          <w:ilvl w:val="2"/>
          <w:numId w:val="1"/>
        </w:numPr>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746F2D8D" w14:textId="073AAEDA" w:rsidR="00907215" w:rsidRPr="00171210" w:rsidRDefault="00907215" w:rsidP="00907215">
      <w:pPr>
        <w:pStyle w:val="NormalIndent"/>
        <w:numPr>
          <w:ilvl w:val="1"/>
          <w:numId w:val="1"/>
        </w:numPr>
        <w:rPr>
          <w:lang w:val="en-GB"/>
        </w:rPr>
      </w:pPr>
      <w:r>
        <w:rPr>
          <w:lang w:val="en-GB"/>
        </w:rPr>
        <w:t xml:space="preserve">Updating the EOT user manual to incorporate changes made to </w:t>
      </w:r>
      <w:r w:rsidR="00EE42AA">
        <w:rPr>
          <w:lang w:val="en-GB"/>
        </w:rPr>
        <w:t>the EOT process as part of this project.</w:t>
      </w:r>
      <w:r>
        <w:rPr>
          <w:lang w:val="en-GB"/>
        </w:rPr>
        <w:t xml:space="preserve"> </w:t>
      </w:r>
    </w:p>
    <w:p w14:paraId="29DE44DB" w14:textId="0B2A1AF0" w:rsidR="00377330" w:rsidRPr="00171210" w:rsidRDefault="00000000"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7330" w:rsidRPr="00171210">
        <w:rPr>
          <w:lang w:val="en-GB"/>
        </w:rPr>
        <w:t xml:space="preserve"> will be responsible for:</w:t>
      </w:r>
    </w:p>
    <w:p w14:paraId="695FC88A" w14:textId="1BF13E3B" w:rsidR="00750480" w:rsidRPr="00171210" w:rsidRDefault="00DF1CF2" w:rsidP="00186E95">
      <w:pPr>
        <w:pStyle w:val="NormalIndent"/>
        <w:numPr>
          <w:ilvl w:val="1"/>
          <w:numId w:val="1"/>
        </w:numPr>
        <w:rPr>
          <w:lang w:val="en-GB"/>
        </w:rPr>
      </w:pPr>
      <w:r w:rsidRPr="00171210">
        <w:rPr>
          <w:lang w:val="en-GB"/>
        </w:rPr>
        <w:lastRenderedPageBreak/>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 w:history="1">
        <w:r w:rsidR="00153BCB" w:rsidRPr="00171210">
          <w:rPr>
            <w:rStyle w:val="Hyperlink"/>
            <w:lang w:val="en-GB"/>
          </w:rPr>
          <w:t>Delivery Approach</w:t>
        </w:r>
      </w:hyperlink>
      <w:r w:rsidR="00F52015" w:rsidRPr="00171210">
        <w:rPr>
          <w:lang w:val="en-GB"/>
        </w:rPr>
        <w:t xml:space="preserve">. </w:t>
      </w:r>
      <w:r w:rsidR="00750480" w:rsidRPr="00171210">
        <w:rPr>
          <w:lang w:val="en-GB"/>
        </w:rPr>
        <w:t xml:space="preserve"> </w:t>
      </w:r>
    </w:p>
    <w:p w14:paraId="254DAD58" w14:textId="52B5EF89" w:rsidR="00365129" w:rsidRPr="00171210" w:rsidRDefault="00365129" w:rsidP="00186E95">
      <w:pPr>
        <w:pStyle w:val="NormalIndent"/>
        <w:numPr>
          <w:ilvl w:val="1"/>
          <w:numId w:val="1"/>
        </w:numPr>
        <w:rPr>
          <w:lang w:val="en-GB"/>
        </w:rPr>
      </w:pPr>
      <w:r w:rsidRPr="00171210">
        <w:rPr>
          <w:lang w:val="en-GB"/>
        </w:rPr>
        <w:t xml:space="preserve">Providing any knowledge required about the </w:t>
      </w:r>
      <w:r w:rsidR="001E1927">
        <w:rPr>
          <w:lang w:val="en-GB"/>
        </w:rPr>
        <w:t>Axis process and requirements</w:t>
      </w:r>
      <w:r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8" w:name="_Toc503519388"/>
      <w:bookmarkStart w:id="19" w:name="_Toc8822603"/>
      <w:bookmarkStart w:id="20" w:name="_Toc8822601"/>
      <w:bookmarkStart w:id="21" w:name="_Toc3896690"/>
      <w:r w:rsidRPr="00171210">
        <w:rPr>
          <w:lang w:val="en-GB"/>
        </w:rPr>
        <w:t>Ensuring there are no other projects planned or in operation that may hinder this project.</w:t>
      </w:r>
    </w:p>
    <w:p w14:paraId="571FAEBF" w14:textId="14F821CD" w:rsidR="00742E47" w:rsidRPr="00171210" w:rsidRDefault="00EA650F" w:rsidP="00186E95">
      <w:pPr>
        <w:pStyle w:val="NormalIndent"/>
        <w:numPr>
          <w:ilvl w:val="0"/>
          <w:numId w:val="1"/>
        </w:numPr>
        <w:rPr>
          <w:lang w:val="en-GB"/>
        </w:rPr>
      </w:pPr>
      <w:bookmarkStart w:id="22" w:name="_Toc158191530"/>
      <w:r>
        <w:rPr>
          <w:lang w:val="en-GB"/>
        </w:rPr>
        <w:t>Axis</w:t>
      </w:r>
      <w:r w:rsidR="00742E47" w:rsidRPr="00171210">
        <w:rPr>
          <w:lang w:val="en-GB"/>
        </w:rPr>
        <w:t xml:space="preserve"> will be responsible for:</w:t>
      </w:r>
    </w:p>
    <w:p w14:paraId="757FCC85" w14:textId="68A9CF7D" w:rsidR="00742E47" w:rsidRPr="00171210" w:rsidRDefault="008E2C09" w:rsidP="00186E95">
      <w:pPr>
        <w:pStyle w:val="NormalIndent"/>
        <w:numPr>
          <w:ilvl w:val="1"/>
          <w:numId w:val="1"/>
        </w:numPr>
        <w:rPr>
          <w:lang w:val="en-GB"/>
        </w:rPr>
      </w:pPr>
      <w:r>
        <w:rPr>
          <w:lang w:val="en-GB"/>
        </w:rPr>
        <w:t xml:space="preserve">Making key personnel available </w:t>
      </w:r>
      <w:r w:rsidR="00723FE3">
        <w:rPr>
          <w:lang w:val="en-GB"/>
        </w:rPr>
        <w:t xml:space="preserve">to answer process questions </w:t>
      </w:r>
      <w:r w:rsidR="007A4356">
        <w:rPr>
          <w:lang w:val="en-GB"/>
        </w:rPr>
        <w:t>and participate in testing where required (e.g. end-to-end testing of Case management functionality)</w:t>
      </w:r>
    </w:p>
    <w:p w14:paraId="701B96E0" w14:textId="77777777" w:rsidR="00C94E15" w:rsidRPr="00171210" w:rsidRDefault="00C94E15" w:rsidP="00B73EB7">
      <w:pPr>
        <w:pStyle w:val="Heading2"/>
        <w:rPr>
          <w:lang w:val="en-GB"/>
        </w:rPr>
      </w:pPr>
      <w:bookmarkStart w:id="23" w:name="_Toc162040873"/>
      <w:r w:rsidRPr="00171210">
        <w:rPr>
          <w:lang w:val="en-GB"/>
        </w:rPr>
        <w:t>Availability</w:t>
      </w:r>
      <w:bookmarkEnd w:id="18"/>
      <w:bookmarkEnd w:id="19"/>
      <w:bookmarkEnd w:id="22"/>
      <w:bookmarkEnd w:id="23"/>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76F18AE0"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4" w:name="_Toc158191531"/>
      <w:bookmarkStart w:id="25" w:name="_Toc162040874"/>
      <w:r w:rsidRPr="00171210">
        <w:rPr>
          <w:lang w:val="en-GB"/>
        </w:rPr>
        <w:t>References</w:t>
      </w:r>
      <w:bookmarkEnd w:id="20"/>
      <w:bookmarkEnd w:id="24"/>
      <w:bookmarkEnd w:id="25"/>
    </w:p>
    <w:p w14:paraId="56977475" w14:textId="66FE7E3E" w:rsidR="00C72A9B" w:rsidRPr="00171210" w:rsidRDefault="00C72A9B" w:rsidP="00C72A9B">
      <w:pPr>
        <w:pStyle w:val="NormalIndent"/>
        <w:numPr>
          <w:ilvl w:val="0"/>
          <w:numId w:val="12"/>
        </w:numPr>
        <w:rPr>
          <w:lang w:val="en-GB"/>
        </w:rPr>
      </w:pPr>
      <w:r w:rsidRPr="00171210">
        <w:rPr>
          <w:lang w:val="en-GB"/>
        </w:rPr>
        <w:t>Axis Grainger Void Process  - SLA &amp; Data Overlay 22-2-24.pdf (March 5, 2024)</w:t>
      </w:r>
    </w:p>
    <w:p w14:paraId="15E102F2" w14:textId="1BA9A7CF" w:rsidR="00DE44E3" w:rsidRPr="00171210" w:rsidRDefault="00DE44E3" w:rsidP="00186E95">
      <w:pPr>
        <w:pStyle w:val="NormalIndent"/>
        <w:numPr>
          <w:ilvl w:val="0"/>
          <w:numId w:val="12"/>
        </w:numPr>
        <w:rPr>
          <w:lang w:val="en-GB"/>
        </w:rPr>
      </w:pPr>
      <w:r w:rsidRPr="00171210">
        <w:rPr>
          <w:lang w:val="en-GB"/>
        </w:rPr>
        <w:t xml:space="preserve">Business Optimisation - RM with Axis Voids v0.4(draft).xlsx </w:t>
      </w:r>
      <w:r w:rsidR="00161E60" w:rsidRPr="00171210">
        <w:rPr>
          <w:lang w:val="en-GB"/>
        </w:rPr>
        <w:t>(March 6, 2024)</w:t>
      </w:r>
    </w:p>
    <w:p w14:paraId="4BE2B101" w14:textId="6128FFC7" w:rsidR="00D30DDF" w:rsidRPr="00171210" w:rsidRDefault="00D30DDF" w:rsidP="00270EA7">
      <w:pPr>
        <w:pStyle w:val="NormalIndent"/>
        <w:numPr>
          <w:ilvl w:val="0"/>
          <w:numId w:val="12"/>
        </w:numPr>
        <w:rPr>
          <w:lang w:val="en-GB"/>
        </w:rPr>
      </w:pPr>
      <w:r w:rsidRPr="00171210">
        <w:rPr>
          <w:lang w:val="en-GB"/>
        </w:rPr>
        <w:t xml:space="preserve">Grainger, Open Box meeting: </w:t>
      </w:r>
      <w:r w:rsidR="00270EA7" w:rsidRPr="00171210">
        <w:rPr>
          <w:lang w:val="en-GB"/>
        </w:rPr>
        <w:t xml:space="preserve">R&amp;M Voids Process / EOT </w:t>
      </w:r>
      <w:r w:rsidRPr="00171210">
        <w:rPr>
          <w:lang w:val="en-GB"/>
        </w:rPr>
        <w:t>(</w:t>
      </w:r>
      <w:r w:rsidR="006E6C75" w:rsidRPr="00171210">
        <w:rPr>
          <w:lang w:val="en-GB"/>
        </w:rPr>
        <w:t>Wednesday</w:t>
      </w:r>
      <w:r w:rsidRPr="00171210">
        <w:rPr>
          <w:lang w:val="en-GB"/>
        </w:rPr>
        <w:t xml:space="preserve">, </w:t>
      </w:r>
      <w:r w:rsidR="006E6C75" w:rsidRPr="00171210">
        <w:rPr>
          <w:lang w:val="en-GB"/>
        </w:rPr>
        <w:t>6</w:t>
      </w:r>
      <w:r w:rsidRPr="00171210">
        <w:rPr>
          <w:lang w:val="en-GB"/>
        </w:rPr>
        <w:t xml:space="preserve"> March 2024)</w:t>
      </w:r>
    </w:p>
    <w:p w14:paraId="03B96E9D" w14:textId="02AD3DDD" w:rsidR="00161E60" w:rsidRPr="00171210" w:rsidRDefault="00161E60" w:rsidP="00161E60">
      <w:pPr>
        <w:pStyle w:val="NormalIndent"/>
        <w:numPr>
          <w:ilvl w:val="0"/>
          <w:numId w:val="12"/>
        </w:numPr>
        <w:rPr>
          <w:lang w:val="en-GB"/>
        </w:rPr>
      </w:pPr>
      <w:r w:rsidRPr="00171210">
        <w:rPr>
          <w:lang w:val="en-GB"/>
        </w:rPr>
        <w:t xml:space="preserve">Grainger, Open Box meeting: </w:t>
      </w:r>
      <w:r w:rsidR="008B2431" w:rsidRPr="00171210">
        <w:rPr>
          <w:lang w:val="en-GB"/>
        </w:rPr>
        <w:t xml:space="preserve">R&amp;M and Salesforce Discussion </w:t>
      </w:r>
      <w:r w:rsidRPr="00171210">
        <w:rPr>
          <w:lang w:val="en-GB"/>
        </w:rPr>
        <w:t>(</w:t>
      </w:r>
      <w:r w:rsidR="008B2431" w:rsidRPr="00171210">
        <w:rPr>
          <w:lang w:val="en-GB"/>
        </w:rPr>
        <w:t>Monday</w:t>
      </w:r>
      <w:r w:rsidRPr="00171210">
        <w:rPr>
          <w:lang w:val="en-GB"/>
        </w:rPr>
        <w:t xml:space="preserve">, </w:t>
      </w:r>
      <w:r w:rsidR="00D30DDF" w:rsidRPr="00171210">
        <w:rPr>
          <w:lang w:val="en-GB"/>
        </w:rPr>
        <w:t>11 March</w:t>
      </w:r>
      <w:r w:rsidRPr="00171210">
        <w:rPr>
          <w:lang w:val="en-GB"/>
        </w:rPr>
        <w:t xml:space="preserve"> 2024)</w:t>
      </w:r>
    </w:p>
    <w:p w14:paraId="22082F09" w14:textId="5EC0C973" w:rsidR="000517AE" w:rsidRPr="00171210" w:rsidRDefault="00DE7B5A" w:rsidP="003C31BF">
      <w:pPr>
        <w:pStyle w:val="Heading1"/>
        <w:rPr>
          <w:lang w:val="en-GB"/>
        </w:rPr>
      </w:pPr>
      <w:bookmarkStart w:id="26" w:name="_Toc158191532"/>
      <w:bookmarkStart w:id="27" w:name="_Toc162040875"/>
      <w:bookmarkEnd w:id="21"/>
      <w:r w:rsidRPr="00171210">
        <w:rPr>
          <w:lang w:val="en-GB"/>
        </w:rPr>
        <w:lastRenderedPageBreak/>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6"/>
      <w:bookmarkEnd w:id="27"/>
      <w:r w:rsidR="000517AE" w:rsidRPr="00171210">
        <w:rPr>
          <w:lang w:val="en-GB"/>
        </w:rPr>
        <w:t xml:space="preserve"> </w:t>
      </w:r>
    </w:p>
    <w:p w14:paraId="2246899B" w14:textId="77777777" w:rsidR="00DE7B5A" w:rsidRPr="00171210" w:rsidRDefault="00DE7B5A" w:rsidP="00B73EB7">
      <w:pPr>
        <w:pStyle w:val="Heading2"/>
        <w:rPr>
          <w:lang w:val="en-GB"/>
        </w:rPr>
      </w:pPr>
      <w:bookmarkStart w:id="28" w:name="_Toc158191533"/>
      <w:bookmarkStart w:id="29" w:name="_Toc162040876"/>
      <w:bookmarkStart w:id="30" w:name="_Toc8822605"/>
      <w:r w:rsidRPr="00171210">
        <w:rPr>
          <w:lang w:val="en-GB"/>
        </w:rPr>
        <w:t>Risks</w:t>
      </w:r>
      <w:bookmarkEnd w:id="28"/>
      <w:bookmarkEnd w:id="29"/>
    </w:p>
    <w:p w14:paraId="0E3223A3" w14:textId="5027AE8E" w:rsidR="009946F8" w:rsidRDefault="00A85DC4" w:rsidP="00186E95">
      <w:pPr>
        <w:pStyle w:val="NormalIndent"/>
        <w:rPr>
          <w:lang w:val="en-GB"/>
        </w:rPr>
      </w:pPr>
      <w:r w:rsidRPr="00171210">
        <w:rPr>
          <w:lang w:val="en-GB"/>
        </w:rPr>
        <w:t xml:space="preserve">It </w:t>
      </w:r>
      <w:r w:rsidR="00A652D0">
        <w:rPr>
          <w:lang w:val="en-GB"/>
        </w:rPr>
        <w:t xml:space="preserve">is understood that </w:t>
      </w:r>
      <w:r w:rsidR="00316BE9" w:rsidRPr="00171210">
        <w:rPr>
          <w:lang w:val="en-GB"/>
        </w:rPr>
        <w:fldChar w:fldCharType="begin"/>
      </w:r>
      <w:r w:rsidR="00316BE9" w:rsidRPr="00171210">
        <w:rPr>
          <w:lang w:val="en-GB"/>
        </w:rPr>
        <w:instrText xml:space="preserve"> DOCPROPERTY  Category  \* MERGEFORMAT </w:instrText>
      </w:r>
      <w:r w:rsidR="00316BE9" w:rsidRPr="00171210">
        <w:rPr>
          <w:lang w:val="en-GB"/>
        </w:rPr>
        <w:fldChar w:fldCharType="separate"/>
      </w:r>
      <w:r w:rsidR="00316BE9" w:rsidRPr="00171210">
        <w:rPr>
          <w:lang w:val="en-GB"/>
        </w:rPr>
        <w:t>Grainger plc</w:t>
      </w:r>
      <w:r w:rsidR="00316BE9" w:rsidRPr="00171210">
        <w:rPr>
          <w:lang w:val="en-GB"/>
        </w:rPr>
        <w:fldChar w:fldCharType="end"/>
      </w:r>
      <w:r w:rsidR="00316BE9">
        <w:rPr>
          <w:lang w:val="en-GB"/>
        </w:rPr>
        <w:t xml:space="preserve"> </w:t>
      </w:r>
      <w:r w:rsidR="00A652D0">
        <w:rPr>
          <w:lang w:val="en-GB"/>
        </w:rPr>
        <w:t>are looking for a go-live date in early May.  This is a</w:t>
      </w:r>
      <w:r w:rsidR="005935BB">
        <w:rPr>
          <w:lang w:val="en-GB"/>
        </w:rPr>
        <w:t>n</w:t>
      </w:r>
      <w:r w:rsidR="00A652D0">
        <w:rPr>
          <w:lang w:val="en-GB"/>
        </w:rPr>
        <w:t xml:space="preserve"> aggressive timeline </w:t>
      </w:r>
      <w:r w:rsidR="009946F8">
        <w:rPr>
          <w:lang w:val="en-GB"/>
        </w:rPr>
        <w:t>in which to incorporate further requirements analysis, development</w:t>
      </w:r>
      <w:r w:rsidR="005935BB">
        <w:rPr>
          <w:lang w:val="en-GB"/>
        </w:rPr>
        <w:t xml:space="preserve"> and quality assurance (QA) and final user acceptance testing (UAT).</w:t>
      </w:r>
    </w:p>
    <w:p w14:paraId="4241E1E4" w14:textId="65E0C168" w:rsidR="00D41E07" w:rsidRDefault="00D41E07" w:rsidP="00186E95">
      <w:pPr>
        <w:rPr>
          <w:lang w:val="en-GB"/>
        </w:rPr>
      </w:pPr>
      <w:r w:rsidRPr="00171210">
        <w:rPr>
          <w:lang w:val="en-GB"/>
        </w:rPr>
        <w:t xml:space="preserve">Open Box believes a </w:t>
      </w:r>
      <w:r w:rsidR="00817C80" w:rsidRPr="00171210">
        <w:rPr>
          <w:lang w:val="en-GB"/>
        </w:rPr>
        <w:t>Kanban</w:t>
      </w:r>
      <w:r w:rsidRPr="00171210">
        <w:rPr>
          <w:lang w:val="en-GB"/>
        </w:rPr>
        <w:t xml:space="preserve"> methodology is the best approach to mitigate such risks, with incremental analysis and delivery.</w:t>
      </w:r>
    </w:p>
    <w:p w14:paraId="3F16B4AD" w14:textId="7E4C504B" w:rsidR="00EE1B85" w:rsidRPr="00171210" w:rsidRDefault="00EE1B85" w:rsidP="00EE1B85">
      <w:pPr>
        <w:pStyle w:val="NormalIndent"/>
        <w:rPr>
          <w:lang w:val="en-GB"/>
        </w:rPr>
      </w:pPr>
      <w:r>
        <w:rPr>
          <w:lang w:val="en-GB"/>
        </w:rPr>
        <w:t xml:space="preserve">It </w:t>
      </w:r>
      <w:r w:rsidRPr="00171210">
        <w:rPr>
          <w:lang w:val="en-GB"/>
        </w:rPr>
        <w:t xml:space="preserve">should be noted that the </w:t>
      </w:r>
      <w:r>
        <w:rPr>
          <w:lang w:val="en-GB"/>
        </w:rPr>
        <w:t>functionality described in this document relates only to work to be done in Salesforce.  The overall “Axis Void Management” process may require other systems and processes to be adjusted outside the scope of this project.</w:t>
      </w:r>
    </w:p>
    <w:p w14:paraId="2F0120CC" w14:textId="1DD8D3EA" w:rsidR="000517AE" w:rsidRPr="00171210" w:rsidRDefault="000517AE" w:rsidP="00B73EB7">
      <w:pPr>
        <w:pStyle w:val="Heading2"/>
        <w:rPr>
          <w:lang w:val="en-GB"/>
        </w:rPr>
      </w:pPr>
      <w:bookmarkStart w:id="31" w:name="_Toc158191534"/>
      <w:bookmarkStart w:id="32" w:name="_Toc162040877"/>
      <w:r w:rsidRPr="00171210">
        <w:rPr>
          <w:lang w:val="en-GB"/>
        </w:rPr>
        <w:t>Assumptions</w:t>
      </w:r>
      <w:bookmarkEnd w:id="30"/>
      <w:bookmarkEnd w:id="31"/>
      <w:bookmarkEnd w:id="32"/>
    </w:p>
    <w:p w14:paraId="5953F23F" w14:textId="77777777" w:rsidR="000517AE" w:rsidRPr="00171210" w:rsidRDefault="000517AE" w:rsidP="00186E95">
      <w:pPr>
        <w:pStyle w:val="NormalIndent"/>
        <w:rPr>
          <w:lang w:val="en-GB"/>
        </w:rPr>
      </w:pPr>
      <w:r w:rsidRPr="00171210">
        <w:rPr>
          <w:lang w:val="en-GB"/>
        </w:rPr>
        <w:t>The following assumptions have been made; incorrect assumptions may affect cost and timelines.</w:t>
      </w:r>
    </w:p>
    <w:p w14:paraId="5F5A797A" w14:textId="21889B6D" w:rsidR="002F3C38" w:rsidRPr="00171210" w:rsidRDefault="00C15689" w:rsidP="00186E95">
      <w:pPr>
        <w:pStyle w:val="NormalIndent"/>
        <w:numPr>
          <w:ilvl w:val="0"/>
          <w:numId w:val="34"/>
        </w:numPr>
        <w:rPr>
          <w:lang w:val="en-GB"/>
        </w:rPr>
      </w:pPr>
      <w:bookmarkStart w:id="33" w:name="_Toc8822606"/>
      <w:r>
        <w:rPr>
          <w:lang w:val="en-GB"/>
        </w:rPr>
        <w:t>Due to timelines and limited integration capabilities within Axis, Release 1 is expected to be a somewhat manual process</w:t>
      </w:r>
      <w:r w:rsidR="0091561D">
        <w:rPr>
          <w:lang w:val="en-GB"/>
        </w:rPr>
        <w:t>. This will be refined in future releases, with the ultimate goal being a fully automated API integration</w:t>
      </w:r>
      <w:r w:rsidR="00F31108">
        <w:rPr>
          <w:lang w:val="en-GB"/>
        </w:rPr>
        <w:t>.</w:t>
      </w:r>
    </w:p>
    <w:p w14:paraId="74F29C82" w14:textId="199D9303" w:rsidR="00B32680" w:rsidRPr="00171210" w:rsidRDefault="00B32680" w:rsidP="00186E95">
      <w:pPr>
        <w:pStyle w:val="NormalIndent"/>
        <w:numPr>
          <w:ilvl w:val="0"/>
          <w:numId w:val="34"/>
        </w:numPr>
        <w:rPr>
          <w:lang w:val="en-GB"/>
        </w:rPr>
      </w:pPr>
      <w:r w:rsidRPr="00171210">
        <w:rPr>
          <w:lang w:val="en-GB"/>
        </w:rPr>
        <w:t>GREP integration is not required</w:t>
      </w:r>
      <w:r w:rsidR="00EE1B85">
        <w:rPr>
          <w:lang w:val="en-GB"/>
        </w:rPr>
        <w:t xml:space="preserve"> for Release 1</w:t>
      </w:r>
      <w:r w:rsidRPr="00171210">
        <w:rPr>
          <w:lang w:val="en-GB"/>
        </w:rPr>
        <w:t xml:space="preserve">. </w:t>
      </w:r>
    </w:p>
    <w:p w14:paraId="2D4C1904" w14:textId="096CAED1" w:rsidR="00A5086F" w:rsidRPr="00171210" w:rsidRDefault="000609B9" w:rsidP="00186E95">
      <w:pPr>
        <w:pStyle w:val="NormalIndent"/>
        <w:numPr>
          <w:ilvl w:val="0"/>
          <w:numId w:val="34"/>
        </w:numPr>
        <w:rPr>
          <w:lang w:val="en-GB"/>
        </w:rPr>
      </w:pPr>
      <w:r>
        <w:rPr>
          <w:lang w:val="en-GB"/>
        </w:rPr>
        <w:t>The</w:t>
      </w:r>
      <w:r w:rsidR="00316BE9">
        <w:rPr>
          <w:lang w:val="en-GB"/>
        </w:rPr>
        <w:t xml:space="preserve"> </w:t>
      </w:r>
      <w:r w:rsidR="00316BE9" w:rsidRPr="00171210">
        <w:rPr>
          <w:lang w:val="en-GB"/>
        </w:rPr>
        <w:fldChar w:fldCharType="begin"/>
      </w:r>
      <w:r w:rsidR="00316BE9" w:rsidRPr="00171210">
        <w:rPr>
          <w:lang w:val="en-GB"/>
        </w:rPr>
        <w:instrText xml:space="preserve"> DOCPROPERTY  Category  \* MERGEFORMAT </w:instrText>
      </w:r>
      <w:r w:rsidR="00316BE9" w:rsidRPr="00171210">
        <w:rPr>
          <w:lang w:val="en-GB"/>
        </w:rPr>
        <w:fldChar w:fldCharType="separate"/>
      </w:r>
      <w:r w:rsidR="00316BE9" w:rsidRPr="00171210">
        <w:rPr>
          <w:lang w:val="en-GB"/>
        </w:rPr>
        <w:t>Grainger plc</w:t>
      </w:r>
      <w:r w:rsidR="00316BE9" w:rsidRPr="00171210">
        <w:rPr>
          <w:lang w:val="en-GB"/>
        </w:rPr>
        <w:fldChar w:fldCharType="end"/>
      </w:r>
      <w:r w:rsidR="00316BE9">
        <w:rPr>
          <w:lang w:val="en-GB"/>
        </w:rPr>
        <w:t xml:space="preserve"> Salesforce org will not be responsible for sending notifications/reminders </w:t>
      </w:r>
      <w:r w:rsidR="00876B0F">
        <w:rPr>
          <w:lang w:val="en-GB"/>
        </w:rPr>
        <w:t>to Axis service agents</w:t>
      </w:r>
      <w:r w:rsidR="00D90E4E">
        <w:rPr>
          <w:lang w:val="en-GB"/>
        </w:rPr>
        <w:t>.  The daily email</w:t>
      </w:r>
      <w:r w:rsidR="00637E8A">
        <w:rPr>
          <w:lang w:val="en-GB"/>
        </w:rPr>
        <w:t xml:space="preserve"> from</w:t>
      </w:r>
      <w:r w:rsidR="00D90E4E">
        <w:rPr>
          <w:lang w:val="en-GB"/>
        </w:rPr>
        <w:t xml:space="preserve"> the </w:t>
      </w:r>
      <w:r w:rsidR="00D90E4E" w:rsidRPr="00171210">
        <w:rPr>
          <w:lang w:val="en-GB"/>
        </w:rPr>
        <w:fldChar w:fldCharType="begin"/>
      </w:r>
      <w:r w:rsidR="00D90E4E" w:rsidRPr="00171210">
        <w:rPr>
          <w:lang w:val="en-GB"/>
        </w:rPr>
        <w:instrText xml:space="preserve"> DOCPROPERTY  Category  \* MERGEFORMAT </w:instrText>
      </w:r>
      <w:r w:rsidR="00D90E4E" w:rsidRPr="00171210">
        <w:rPr>
          <w:lang w:val="en-GB"/>
        </w:rPr>
        <w:fldChar w:fldCharType="separate"/>
      </w:r>
      <w:r w:rsidR="00D90E4E" w:rsidRPr="00171210">
        <w:rPr>
          <w:lang w:val="en-GB"/>
        </w:rPr>
        <w:t>Grainger plc</w:t>
      </w:r>
      <w:r w:rsidR="00D90E4E" w:rsidRPr="00171210">
        <w:rPr>
          <w:lang w:val="en-GB"/>
        </w:rPr>
        <w:fldChar w:fldCharType="end"/>
      </w:r>
      <w:r w:rsidR="00D90E4E">
        <w:rPr>
          <w:lang w:val="en-GB"/>
        </w:rPr>
        <w:t xml:space="preserve"> Salesforce org will be used by Axis to update their </w:t>
      </w:r>
      <w:r w:rsidR="002202FA">
        <w:rPr>
          <w:lang w:val="en-GB"/>
        </w:rPr>
        <w:t xml:space="preserve">system(s) (Microsoft Dynamics and others) </w:t>
      </w:r>
      <w:r w:rsidR="00BC3176">
        <w:rPr>
          <w:lang w:val="en-GB"/>
        </w:rPr>
        <w:t xml:space="preserve">with </w:t>
      </w:r>
      <w:r w:rsidR="002B0832">
        <w:rPr>
          <w:lang w:val="en-GB"/>
        </w:rPr>
        <w:t>void work details only.  A</w:t>
      </w:r>
      <w:r w:rsidR="002202FA">
        <w:rPr>
          <w:lang w:val="en-GB"/>
        </w:rPr>
        <w:t xml:space="preserve">ll service agent </w:t>
      </w:r>
      <w:r>
        <w:rPr>
          <w:lang w:val="en-GB"/>
        </w:rPr>
        <w:t xml:space="preserve">orchestration and </w:t>
      </w:r>
      <w:r w:rsidR="002202FA">
        <w:rPr>
          <w:lang w:val="en-GB"/>
        </w:rPr>
        <w:t xml:space="preserve">management will </w:t>
      </w:r>
      <w:r>
        <w:rPr>
          <w:lang w:val="en-GB"/>
        </w:rPr>
        <w:t>be Axis’s responsibility.</w:t>
      </w:r>
    </w:p>
    <w:p w14:paraId="4A9F8539" w14:textId="59405C2C" w:rsidR="004C7E31" w:rsidRDefault="00876B0F" w:rsidP="00B8407A">
      <w:pPr>
        <w:pStyle w:val="NormalIndent"/>
        <w:numPr>
          <w:ilvl w:val="0"/>
          <w:numId w:val="34"/>
        </w:numPr>
        <w:rPr>
          <w:lang w:val="en-GB"/>
        </w:rPr>
      </w:pPr>
      <w:r>
        <w:rPr>
          <w:lang w:val="en-GB"/>
        </w:rPr>
        <w:t xml:space="preserve">Case management functionality implemented </w:t>
      </w:r>
      <w:r w:rsidR="00D63F58">
        <w:rPr>
          <w:lang w:val="en-GB"/>
        </w:rPr>
        <w:t xml:space="preserve">for Release 1 will </w:t>
      </w:r>
      <w:r w:rsidR="00320791">
        <w:rPr>
          <w:lang w:val="en-GB"/>
        </w:rPr>
        <w:t>cover the basic functionality to capture a new case via email-to-case, allow agents to manage a case until closure</w:t>
      </w:r>
      <w:r w:rsidR="00792DC4">
        <w:rPr>
          <w:lang w:val="en-GB"/>
        </w:rPr>
        <w:t xml:space="preserve">, tracking activities and </w:t>
      </w:r>
      <w:r w:rsidR="00320791">
        <w:rPr>
          <w:lang w:val="en-GB"/>
        </w:rPr>
        <w:t>send</w:t>
      </w:r>
      <w:r w:rsidR="00792DC4">
        <w:rPr>
          <w:lang w:val="en-GB"/>
        </w:rPr>
        <w:t>ing</w:t>
      </w:r>
      <w:r w:rsidR="00320791">
        <w:rPr>
          <w:lang w:val="en-GB"/>
        </w:rPr>
        <w:t xml:space="preserve"> </w:t>
      </w:r>
      <w:r w:rsidR="00792DC4">
        <w:rPr>
          <w:lang w:val="en-GB"/>
        </w:rPr>
        <w:t xml:space="preserve">emails during this process.  </w:t>
      </w:r>
      <w:r w:rsidR="002625CF">
        <w:rPr>
          <w:lang w:val="en-GB"/>
        </w:rPr>
        <w:t>SLA’s, knowledge articles, o</w:t>
      </w:r>
      <w:r w:rsidR="00792DC4">
        <w:rPr>
          <w:lang w:val="en-GB"/>
        </w:rPr>
        <w:t>mni channel</w:t>
      </w:r>
      <w:r w:rsidR="00583CBB">
        <w:rPr>
          <w:lang w:val="en-GB"/>
        </w:rPr>
        <w:t xml:space="preserve"> (e.g. live web chat, WhatsApp) and integrated telephony (CTI) are out of scope for </w:t>
      </w:r>
      <w:r w:rsidR="004D45BC">
        <w:rPr>
          <w:lang w:val="en-GB"/>
        </w:rPr>
        <w:t>Release 1.</w:t>
      </w:r>
      <w:r w:rsidR="00583CBB">
        <w:rPr>
          <w:lang w:val="en-GB"/>
        </w:rPr>
        <w:t xml:space="preserve"> </w:t>
      </w:r>
      <w:r w:rsidR="004C7E31" w:rsidRPr="00B8407A">
        <w:rPr>
          <w:lang w:val="en-GB"/>
        </w:rPr>
        <w:br w:type="page"/>
      </w:r>
    </w:p>
    <w:p w14:paraId="04D8BE3F" w14:textId="03F434F0" w:rsidR="000517AE" w:rsidRPr="00171210" w:rsidRDefault="000517AE" w:rsidP="00B73EB7">
      <w:pPr>
        <w:pStyle w:val="Heading2"/>
        <w:rPr>
          <w:lang w:val="en-GB"/>
        </w:rPr>
      </w:pPr>
      <w:bookmarkStart w:id="34" w:name="_Toc158191535"/>
      <w:bookmarkStart w:id="35" w:name="_Toc162040878"/>
      <w:r w:rsidRPr="00171210">
        <w:rPr>
          <w:lang w:val="en-GB"/>
        </w:rPr>
        <w:lastRenderedPageBreak/>
        <w:t>Exclusions</w:t>
      </w:r>
      <w:bookmarkEnd w:id="33"/>
      <w:bookmarkEnd w:id="34"/>
      <w:bookmarkEnd w:id="35"/>
      <w:r w:rsidRPr="00171210">
        <w:rPr>
          <w:lang w:val="en-GB"/>
        </w:rPr>
        <w:t xml:space="preserve"> </w:t>
      </w:r>
    </w:p>
    <w:p w14:paraId="0A073980" w14:textId="2A3EF16A" w:rsidR="000517AE" w:rsidRPr="00171210" w:rsidRDefault="000517AE" w:rsidP="00186E95">
      <w:pPr>
        <w:pStyle w:val="NormalIndent"/>
        <w:rPr>
          <w:lang w:val="en-GB" w:eastAsia="en-ZA"/>
        </w:rPr>
      </w:pPr>
      <w:r w:rsidRPr="00171210">
        <w:rPr>
          <w:lang w:val="en-GB" w:eastAsia="en-ZA"/>
        </w:rPr>
        <w:t>The following is not included in the cost or scope of this project:</w:t>
      </w:r>
    </w:p>
    <w:p w14:paraId="188DA6D0" w14:textId="53DA3F24" w:rsidR="00F019B3" w:rsidRPr="00171210" w:rsidRDefault="003F1B17" w:rsidP="00186E95">
      <w:pPr>
        <w:pStyle w:val="NormalIndent"/>
        <w:numPr>
          <w:ilvl w:val="0"/>
          <w:numId w:val="32"/>
        </w:numPr>
        <w:rPr>
          <w:lang w:val="en-GB"/>
        </w:rPr>
      </w:pPr>
      <w:r w:rsidRPr="00171210">
        <w:rPr>
          <w:lang w:val="en-GB"/>
        </w:rPr>
        <w:t>D</w:t>
      </w:r>
      <w:r w:rsidR="00F019B3" w:rsidRPr="00171210">
        <w:rPr>
          <w:lang w:val="en-GB"/>
        </w:rPr>
        <w:t xml:space="preserve">ata clean-up </w:t>
      </w:r>
      <w:r w:rsidR="002B180A" w:rsidRPr="00171210">
        <w:rPr>
          <w:lang w:val="en-GB"/>
        </w:rPr>
        <w:t>or data migration</w:t>
      </w:r>
      <w:r w:rsidR="001517BD" w:rsidRPr="00171210">
        <w:rPr>
          <w:lang w:val="en-GB"/>
        </w:rPr>
        <w:t>.</w:t>
      </w:r>
      <w:r w:rsidR="00F019B3" w:rsidRPr="00171210">
        <w:rPr>
          <w:lang w:val="en-GB"/>
        </w:rPr>
        <w:t xml:space="preserve"> </w:t>
      </w:r>
    </w:p>
    <w:p w14:paraId="75B41508" w14:textId="50FE8A04" w:rsidR="00AD08DB" w:rsidRPr="00171210" w:rsidRDefault="00AD08DB" w:rsidP="00186E95">
      <w:pPr>
        <w:pStyle w:val="NormalIndent"/>
        <w:numPr>
          <w:ilvl w:val="1"/>
          <w:numId w:val="32"/>
        </w:numPr>
        <w:rPr>
          <w:lang w:val="en-GB"/>
        </w:rPr>
      </w:pPr>
      <w:r w:rsidRPr="00171210">
        <w:rPr>
          <w:lang w:val="en-GB"/>
        </w:rPr>
        <w:t xml:space="preserve">It is expected that Grainger will cleanse or populate any </w:t>
      </w:r>
      <w:r w:rsidR="00AD0243" w:rsidRPr="00171210">
        <w:rPr>
          <w:lang w:val="en-GB"/>
        </w:rPr>
        <w:t>unit</w:t>
      </w:r>
      <w:r w:rsidR="00C042E2" w:rsidRPr="00171210">
        <w:rPr>
          <w:lang w:val="en-GB"/>
        </w:rPr>
        <w:t>, building or block</w:t>
      </w:r>
      <w:r w:rsidR="00AD0243" w:rsidRPr="00171210">
        <w:rPr>
          <w:lang w:val="en-GB"/>
        </w:rPr>
        <w:t xml:space="preserve"> </w:t>
      </w:r>
      <w:r w:rsidRPr="00171210">
        <w:rPr>
          <w:lang w:val="en-GB"/>
        </w:rPr>
        <w:t xml:space="preserve">data </w:t>
      </w:r>
      <w:r w:rsidR="003F1B17" w:rsidRPr="00171210">
        <w:rPr>
          <w:lang w:val="en-GB"/>
        </w:rPr>
        <w:t xml:space="preserve">in Salesforce that is </w:t>
      </w:r>
      <w:r w:rsidR="005C64BC" w:rsidRPr="00171210">
        <w:rPr>
          <w:lang w:val="en-GB"/>
        </w:rPr>
        <w:t xml:space="preserve">required </w:t>
      </w:r>
      <w:r w:rsidR="008A2F56">
        <w:rPr>
          <w:lang w:val="en-GB"/>
        </w:rPr>
        <w:t>for the Axis void management process</w:t>
      </w:r>
    </w:p>
    <w:p w14:paraId="4C2741A1" w14:textId="47D432F8" w:rsidR="006D3FDC" w:rsidRPr="00171210" w:rsidRDefault="001945FD" w:rsidP="00186E95">
      <w:pPr>
        <w:pStyle w:val="NormalIndent"/>
        <w:numPr>
          <w:ilvl w:val="0"/>
          <w:numId w:val="32"/>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86E95">
      <w:pPr>
        <w:pStyle w:val="NormalIndent"/>
        <w:numPr>
          <w:ilvl w:val="0"/>
          <w:numId w:val="32"/>
        </w:numPr>
        <w:rPr>
          <w:lang w:val="en-GB"/>
        </w:rPr>
      </w:pPr>
      <w:r w:rsidRPr="00171210">
        <w:rPr>
          <w:lang w:val="en-GB"/>
        </w:rPr>
        <w:t>Hardware and infrastructure.</w:t>
      </w:r>
    </w:p>
    <w:p w14:paraId="62E9A734" w14:textId="62E2D42E" w:rsidR="00AD0243" w:rsidRPr="00171210" w:rsidRDefault="008E79D5" w:rsidP="00186E95">
      <w:pPr>
        <w:pStyle w:val="NormalIndent"/>
        <w:numPr>
          <w:ilvl w:val="0"/>
          <w:numId w:val="32"/>
        </w:numPr>
        <w:rPr>
          <w:lang w:val="en-GB"/>
        </w:rPr>
      </w:pPr>
      <w:r w:rsidRPr="00171210">
        <w:rPr>
          <w:lang w:val="en-GB"/>
        </w:rPr>
        <w:t>Solution documentation, other than user stories.</w:t>
      </w:r>
    </w:p>
    <w:p w14:paraId="3D25E242" w14:textId="5C91AE37" w:rsidR="008E79D5" w:rsidRPr="00171210" w:rsidRDefault="006D3FDC" w:rsidP="00186E95">
      <w:pPr>
        <w:pStyle w:val="NormalIndent"/>
        <w:numPr>
          <w:ilvl w:val="0"/>
          <w:numId w:val="32"/>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3C31BF">
      <w:pPr>
        <w:pStyle w:val="Heading1"/>
        <w:rPr>
          <w:lang w:val="en-GB"/>
        </w:rPr>
      </w:pPr>
      <w:bookmarkStart w:id="36" w:name="_Estimated_Cost_and"/>
      <w:bookmarkStart w:id="37" w:name="_Cost_and_Timelines"/>
      <w:bookmarkStart w:id="38" w:name="_Toc158191536"/>
      <w:bookmarkStart w:id="39" w:name="_Ref158286864"/>
      <w:bookmarkStart w:id="40" w:name="_Toc162040879"/>
      <w:bookmarkEnd w:id="36"/>
      <w:bookmarkEnd w:id="37"/>
      <w:r w:rsidRPr="00171210">
        <w:rPr>
          <w:lang w:val="en-GB"/>
        </w:rPr>
        <w:lastRenderedPageBreak/>
        <w:t xml:space="preserve">Cost and </w:t>
      </w:r>
      <w:r w:rsidR="00A71355" w:rsidRPr="00171210">
        <w:rPr>
          <w:lang w:val="en-GB"/>
        </w:rPr>
        <w:t>Timelines</w:t>
      </w:r>
      <w:bookmarkEnd w:id="38"/>
      <w:bookmarkEnd w:id="39"/>
      <w:bookmarkEnd w:id="40"/>
      <w:r w:rsidR="00743167" w:rsidRPr="00171210">
        <w:rPr>
          <w:lang w:val="en-GB"/>
        </w:rPr>
        <w:t xml:space="preserve"> </w:t>
      </w:r>
    </w:p>
    <w:p w14:paraId="70325316" w14:textId="77777777" w:rsidR="00CE0A99" w:rsidRPr="00171210" w:rsidRDefault="00AF5508" w:rsidP="00186E95">
      <w:pPr>
        <w:pStyle w:val="NormalIndent"/>
        <w:rPr>
          <w:lang w:val="en-GB"/>
        </w:rPr>
      </w:pPr>
      <w:r w:rsidRPr="00171210">
        <w:rPr>
          <w:lang w:val="en-GB"/>
        </w:rPr>
        <w:t xml:space="preserve">Open Box will provide </w:t>
      </w:r>
      <w:r w:rsidR="00A01FF0" w:rsidRPr="00171210">
        <w:rPr>
          <w:lang w:val="en-GB"/>
        </w:rPr>
        <w:t>an agile delivery team to develop, test and deploy the solution</w:t>
      </w:r>
      <w:r w:rsidR="19342C09" w:rsidRPr="00171210">
        <w:rPr>
          <w:lang w:val="en-GB"/>
        </w:rPr>
        <w:t xml:space="preserve"> on a Time &amp; Materials (T&amp;M) basis at a rate of </w:t>
      </w:r>
      <w:r w:rsidR="000997DA" w:rsidRPr="00171210">
        <w:rPr>
          <w:lang w:val="en-GB"/>
        </w:rPr>
        <w:t>£120/hour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42BB60E8" w14:textId="77777777" w:rsidR="00CE0A99" w:rsidRPr="00171210" w:rsidRDefault="00CE0A99" w:rsidP="00186E95">
      <w:pPr>
        <w:pStyle w:val="NormalIndent"/>
        <w:numPr>
          <w:ilvl w:val="0"/>
          <w:numId w:val="12"/>
        </w:numPr>
        <w:rPr>
          <w:lang w:val="en-GB"/>
        </w:rPr>
      </w:pPr>
      <w:r w:rsidRPr="00171210">
        <w:rPr>
          <w:lang w:val="en-GB"/>
        </w:rPr>
        <w:t>Business Analyst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78225A54" w14:textId="77777777" w:rsidR="00CE0A99" w:rsidRPr="00171210" w:rsidRDefault="00CE0A99" w:rsidP="00186E95">
      <w:pPr>
        <w:pStyle w:val="NormalIndent"/>
        <w:numPr>
          <w:ilvl w:val="0"/>
          <w:numId w:val="12"/>
        </w:numPr>
        <w:rPr>
          <w:lang w:val="en-GB"/>
        </w:rPr>
      </w:pPr>
      <w:r w:rsidRPr="00171210">
        <w:rPr>
          <w:lang w:val="en-GB"/>
        </w:rPr>
        <w:t>Project Manager</w:t>
      </w:r>
    </w:p>
    <w:p w14:paraId="6F03C588" w14:textId="77777777" w:rsidR="00CE0A99" w:rsidRPr="00171210" w:rsidRDefault="00CE0A99" w:rsidP="00186E95">
      <w:pPr>
        <w:pStyle w:val="NormalIndent"/>
        <w:rPr>
          <w:lang w:val="en-GB"/>
        </w:rPr>
      </w:pPr>
    </w:p>
    <w:p w14:paraId="0D24C937" w14:textId="2631D050" w:rsidR="00083165" w:rsidRDefault="00A01FF0" w:rsidP="00083165">
      <w:pPr>
        <w:pStyle w:val="NormalIndent"/>
        <w:rPr>
          <w:lang w:val="en-GB"/>
        </w:rPr>
      </w:pPr>
      <w:r w:rsidRPr="00171210">
        <w:rPr>
          <w:lang w:val="en-GB"/>
        </w:rPr>
        <w:t xml:space="preserve">The estimated </w:t>
      </w:r>
      <w:r w:rsidR="00CE0A99" w:rsidRPr="00171210">
        <w:rPr>
          <w:lang w:val="en-GB"/>
        </w:rPr>
        <w:t>effort and costs per phase are shown in the table below</w:t>
      </w:r>
      <w:r w:rsidR="007C0F7D" w:rsidRPr="00171210">
        <w:rPr>
          <w:lang w:val="en-GB"/>
        </w:rPr>
        <w:t>:</w:t>
      </w:r>
    </w:p>
    <w:tbl>
      <w:tblPr>
        <w:tblW w:w="7886" w:type="dxa"/>
        <w:tblInd w:w="1035" w:type="dxa"/>
        <w:tblLook w:val="04A0" w:firstRow="1" w:lastRow="0" w:firstColumn="1" w:lastColumn="0" w:noHBand="0" w:noVBand="1"/>
      </w:tblPr>
      <w:tblGrid>
        <w:gridCol w:w="2499"/>
        <w:gridCol w:w="1601"/>
        <w:gridCol w:w="1943"/>
        <w:gridCol w:w="1843"/>
      </w:tblGrid>
      <w:tr w:rsidR="00083165" w:rsidRPr="00083165" w14:paraId="7A4A867F" w14:textId="77777777" w:rsidTr="00083165">
        <w:trPr>
          <w:trHeight w:val="340"/>
        </w:trPr>
        <w:tc>
          <w:tcPr>
            <w:tcW w:w="2499"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500AB73A" w14:textId="77777777" w:rsidR="00083165" w:rsidRPr="00083165" w:rsidRDefault="00083165" w:rsidP="00083165">
            <w:pPr>
              <w:spacing w:after="0" w:line="240" w:lineRule="auto"/>
              <w:ind w:left="0"/>
              <w:rPr>
                <w:b/>
                <w:bCs/>
                <w:color w:val="000000"/>
                <w:szCs w:val="20"/>
              </w:rPr>
            </w:pPr>
            <w:r w:rsidRPr="00083165">
              <w:rPr>
                <w:b/>
                <w:bCs/>
                <w:szCs w:val="20"/>
                <w:lang w:val="en-GB"/>
              </w:rPr>
              <w:t>Phase</w:t>
            </w:r>
          </w:p>
        </w:tc>
        <w:tc>
          <w:tcPr>
            <w:tcW w:w="1601" w:type="dxa"/>
            <w:tcBorders>
              <w:top w:val="single" w:sz="8" w:space="0" w:color="auto"/>
              <w:left w:val="nil"/>
              <w:bottom w:val="single" w:sz="8" w:space="0" w:color="auto"/>
              <w:right w:val="single" w:sz="8" w:space="0" w:color="auto"/>
            </w:tcBorders>
            <w:shd w:val="clear" w:color="000000" w:fill="92D050"/>
            <w:noWrap/>
            <w:vAlign w:val="center"/>
            <w:hideMark/>
          </w:tcPr>
          <w:p w14:paraId="462407DB" w14:textId="77777777" w:rsidR="00083165" w:rsidRPr="00083165" w:rsidRDefault="00083165" w:rsidP="00083165">
            <w:pPr>
              <w:spacing w:after="0" w:line="240" w:lineRule="auto"/>
              <w:ind w:left="0"/>
              <w:jc w:val="center"/>
              <w:rPr>
                <w:b/>
                <w:bCs/>
                <w:color w:val="000000"/>
                <w:szCs w:val="20"/>
              </w:rPr>
            </w:pPr>
            <w:r w:rsidRPr="00083165">
              <w:rPr>
                <w:b/>
                <w:bCs/>
                <w:szCs w:val="20"/>
                <w:lang w:val="en-GB"/>
              </w:rPr>
              <w:t>Hours</w:t>
            </w:r>
          </w:p>
        </w:tc>
        <w:tc>
          <w:tcPr>
            <w:tcW w:w="1943" w:type="dxa"/>
            <w:tcBorders>
              <w:top w:val="single" w:sz="8" w:space="0" w:color="auto"/>
              <w:left w:val="nil"/>
              <w:bottom w:val="single" w:sz="8" w:space="0" w:color="auto"/>
              <w:right w:val="single" w:sz="8" w:space="0" w:color="auto"/>
            </w:tcBorders>
            <w:shd w:val="clear" w:color="000000" w:fill="92D050"/>
            <w:noWrap/>
            <w:vAlign w:val="center"/>
            <w:hideMark/>
          </w:tcPr>
          <w:p w14:paraId="6F4E49F4" w14:textId="77777777" w:rsidR="00083165" w:rsidRPr="00083165" w:rsidRDefault="00083165" w:rsidP="00083165">
            <w:pPr>
              <w:spacing w:after="0" w:line="240" w:lineRule="auto"/>
              <w:ind w:left="0"/>
              <w:rPr>
                <w:b/>
                <w:bCs/>
                <w:color w:val="000000"/>
                <w:szCs w:val="20"/>
              </w:rPr>
            </w:pPr>
            <w:r w:rsidRPr="00083165">
              <w:rPr>
                <w:b/>
                <w:bCs/>
                <w:szCs w:val="20"/>
                <w:lang w:val="en-GB"/>
              </w:rPr>
              <w:t>Lower Bound</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2977F6F9" w14:textId="77777777" w:rsidR="00083165" w:rsidRPr="00083165" w:rsidRDefault="00083165" w:rsidP="00083165">
            <w:pPr>
              <w:spacing w:after="0" w:line="240" w:lineRule="auto"/>
              <w:ind w:left="0"/>
              <w:rPr>
                <w:b/>
                <w:bCs/>
                <w:color w:val="000000"/>
                <w:szCs w:val="20"/>
              </w:rPr>
            </w:pPr>
            <w:r w:rsidRPr="00083165">
              <w:rPr>
                <w:b/>
                <w:bCs/>
                <w:szCs w:val="20"/>
                <w:lang w:val="en-GB"/>
              </w:rPr>
              <w:t>Upper Bound</w:t>
            </w:r>
          </w:p>
        </w:tc>
      </w:tr>
      <w:tr w:rsidR="00083165" w:rsidRPr="00083165" w14:paraId="7685AD9B"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1816A063" w14:textId="77777777" w:rsidR="00083165" w:rsidRPr="00083165" w:rsidRDefault="00083165" w:rsidP="00083165">
            <w:pPr>
              <w:spacing w:after="0" w:line="240" w:lineRule="auto"/>
              <w:ind w:left="0"/>
              <w:rPr>
                <w:color w:val="000000"/>
                <w:szCs w:val="20"/>
              </w:rPr>
            </w:pPr>
            <w:r w:rsidRPr="00083165">
              <w:rPr>
                <w:color w:val="000000"/>
                <w:szCs w:val="20"/>
                <w:lang w:val="en-GB"/>
              </w:rPr>
              <w:t>Analysis</w:t>
            </w:r>
          </w:p>
        </w:tc>
        <w:tc>
          <w:tcPr>
            <w:tcW w:w="1601" w:type="dxa"/>
            <w:tcBorders>
              <w:top w:val="nil"/>
              <w:left w:val="nil"/>
              <w:bottom w:val="single" w:sz="8" w:space="0" w:color="auto"/>
              <w:right w:val="single" w:sz="8" w:space="0" w:color="auto"/>
            </w:tcBorders>
            <w:shd w:val="clear" w:color="auto" w:fill="auto"/>
            <w:noWrap/>
            <w:vAlign w:val="center"/>
            <w:hideMark/>
          </w:tcPr>
          <w:p w14:paraId="3713BF2C"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60 - 78</w:t>
            </w:r>
          </w:p>
        </w:tc>
        <w:tc>
          <w:tcPr>
            <w:tcW w:w="1943" w:type="dxa"/>
            <w:tcBorders>
              <w:top w:val="nil"/>
              <w:left w:val="nil"/>
              <w:bottom w:val="single" w:sz="8" w:space="0" w:color="auto"/>
              <w:right w:val="single" w:sz="8" w:space="0" w:color="auto"/>
            </w:tcBorders>
            <w:shd w:val="clear" w:color="auto" w:fill="auto"/>
            <w:noWrap/>
            <w:vAlign w:val="center"/>
            <w:hideMark/>
          </w:tcPr>
          <w:p w14:paraId="0B99C039" w14:textId="50C45010"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£7,200 </w:t>
            </w:r>
          </w:p>
        </w:tc>
        <w:tc>
          <w:tcPr>
            <w:tcW w:w="1843" w:type="dxa"/>
            <w:tcBorders>
              <w:top w:val="nil"/>
              <w:left w:val="nil"/>
              <w:bottom w:val="single" w:sz="8" w:space="0" w:color="auto"/>
              <w:right w:val="single" w:sz="8" w:space="0" w:color="auto"/>
            </w:tcBorders>
            <w:shd w:val="clear" w:color="auto" w:fill="auto"/>
            <w:noWrap/>
            <w:vAlign w:val="center"/>
            <w:hideMark/>
          </w:tcPr>
          <w:p w14:paraId="246FF7E4" w14:textId="18DA0F50"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£9,360 </w:t>
            </w:r>
          </w:p>
        </w:tc>
      </w:tr>
      <w:tr w:rsidR="00083165" w:rsidRPr="00083165" w14:paraId="5DEA8A36"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016213F7" w14:textId="77777777" w:rsidR="00083165" w:rsidRPr="00083165" w:rsidRDefault="00083165" w:rsidP="00083165">
            <w:pPr>
              <w:spacing w:after="0" w:line="240" w:lineRule="auto"/>
              <w:ind w:left="0"/>
              <w:rPr>
                <w:color w:val="000000"/>
                <w:szCs w:val="20"/>
              </w:rPr>
            </w:pPr>
            <w:r w:rsidRPr="00083165">
              <w:rPr>
                <w:color w:val="000000"/>
                <w:szCs w:val="20"/>
                <w:lang w:val="en-GB"/>
              </w:rPr>
              <w:t>Build</w:t>
            </w:r>
          </w:p>
        </w:tc>
        <w:tc>
          <w:tcPr>
            <w:tcW w:w="1601" w:type="dxa"/>
            <w:tcBorders>
              <w:top w:val="nil"/>
              <w:left w:val="nil"/>
              <w:bottom w:val="single" w:sz="8" w:space="0" w:color="auto"/>
              <w:right w:val="single" w:sz="8" w:space="0" w:color="auto"/>
            </w:tcBorders>
            <w:shd w:val="clear" w:color="auto" w:fill="auto"/>
            <w:noWrap/>
            <w:vAlign w:val="center"/>
            <w:hideMark/>
          </w:tcPr>
          <w:p w14:paraId="2AA49990"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200 - 260</w:t>
            </w:r>
          </w:p>
        </w:tc>
        <w:tc>
          <w:tcPr>
            <w:tcW w:w="1943" w:type="dxa"/>
            <w:tcBorders>
              <w:top w:val="nil"/>
              <w:left w:val="nil"/>
              <w:bottom w:val="single" w:sz="8" w:space="0" w:color="auto"/>
              <w:right w:val="single" w:sz="8" w:space="0" w:color="auto"/>
            </w:tcBorders>
            <w:shd w:val="clear" w:color="auto" w:fill="auto"/>
            <w:noWrap/>
            <w:vAlign w:val="center"/>
            <w:hideMark/>
          </w:tcPr>
          <w:p w14:paraId="07A3F0F3" w14:textId="1640574C"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£24,000 </w:t>
            </w:r>
          </w:p>
        </w:tc>
        <w:tc>
          <w:tcPr>
            <w:tcW w:w="1843" w:type="dxa"/>
            <w:tcBorders>
              <w:top w:val="nil"/>
              <w:left w:val="nil"/>
              <w:bottom w:val="single" w:sz="8" w:space="0" w:color="auto"/>
              <w:right w:val="single" w:sz="8" w:space="0" w:color="auto"/>
            </w:tcBorders>
            <w:shd w:val="clear" w:color="auto" w:fill="auto"/>
            <w:noWrap/>
            <w:vAlign w:val="center"/>
            <w:hideMark/>
          </w:tcPr>
          <w:p w14:paraId="375F4BC5" w14:textId="008A2544"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£31,200 </w:t>
            </w:r>
          </w:p>
        </w:tc>
      </w:tr>
      <w:tr w:rsidR="00083165" w:rsidRPr="00083165" w14:paraId="7A3DF7AE"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09C52059" w14:textId="77777777" w:rsidR="00083165" w:rsidRPr="00083165" w:rsidRDefault="00083165" w:rsidP="00083165">
            <w:pPr>
              <w:spacing w:after="0" w:line="240" w:lineRule="auto"/>
              <w:ind w:left="0"/>
              <w:rPr>
                <w:color w:val="000000"/>
                <w:szCs w:val="20"/>
              </w:rPr>
            </w:pPr>
            <w:r w:rsidRPr="00083165">
              <w:rPr>
                <w:color w:val="000000"/>
                <w:szCs w:val="20"/>
                <w:lang w:val="en-GB"/>
              </w:rPr>
              <w:t>Project Management</w:t>
            </w:r>
          </w:p>
        </w:tc>
        <w:tc>
          <w:tcPr>
            <w:tcW w:w="1601" w:type="dxa"/>
            <w:tcBorders>
              <w:top w:val="nil"/>
              <w:left w:val="nil"/>
              <w:bottom w:val="single" w:sz="8" w:space="0" w:color="auto"/>
              <w:right w:val="single" w:sz="8" w:space="0" w:color="auto"/>
            </w:tcBorders>
            <w:shd w:val="clear" w:color="auto" w:fill="auto"/>
            <w:noWrap/>
            <w:vAlign w:val="center"/>
            <w:hideMark/>
          </w:tcPr>
          <w:p w14:paraId="6A76AAEE"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12 - 15.6</w:t>
            </w:r>
          </w:p>
        </w:tc>
        <w:tc>
          <w:tcPr>
            <w:tcW w:w="1943" w:type="dxa"/>
            <w:tcBorders>
              <w:top w:val="nil"/>
              <w:left w:val="nil"/>
              <w:bottom w:val="single" w:sz="8" w:space="0" w:color="auto"/>
              <w:right w:val="single" w:sz="8" w:space="0" w:color="auto"/>
            </w:tcBorders>
            <w:shd w:val="clear" w:color="auto" w:fill="auto"/>
            <w:noWrap/>
            <w:vAlign w:val="center"/>
            <w:hideMark/>
          </w:tcPr>
          <w:p w14:paraId="658859EE" w14:textId="4EB6368B"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£1,440 </w:t>
            </w:r>
          </w:p>
        </w:tc>
        <w:tc>
          <w:tcPr>
            <w:tcW w:w="1843" w:type="dxa"/>
            <w:tcBorders>
              <w:top w:val="nil"/>
              <w:left w:val="nil"/>
              <w:bottom w:val="single" w:sz="8" w:space="0" w:color="auto"/>
              <w:right w:val="single" w:sz="8" w:space="0" w:color="auto"/>
            </w:tcBorders>
            <w:shd w:val="clear" w:color="auto" w:fill="auto"/>
            <w:noWrap/>
            <w:vAlign w:val="center"/>
            <w:hideMark/>
          </w:tcPr>
          <w:p w14:paraId="3AEEE7C3" w14:textId="4EC453D4"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£1,872 </w:t>
            </w:r>
          </w:p>
        </w:tc>
      </w:tr>
      <w:tr w:rsidR="00083165" w:rsidRPr="00083165" w14:paraId="095AAE94"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3653D83B" w14:textId="77777777" w:rsidR="00083165" w:rsidRPr="00083165" w:rsidRDefault="00083165" w:rsidP="00083165">
            <w:pPr>
              <w:spacing w:after="0" w:line="240" w:lineRule="auto"/>
              <w:ind w:left="0"/>
              <w:rPr>
                <w:color w:val="000000"/>
                <w:szCs w:val="20"/>
              </w:rPr>
            </w:pPr>
            <w:r w:rsidRPr="00083165">
              <w:rPr>
                <w:color w:val="000000"/>
                <w:szCs w:val="20"/>
                <w:lang w:val="en-GB"/>
              </w:rPr>
              <w:t>UAT</w:t>
            </w:r>
          </w:p>
        </w:tc>
        <w:tc>
          <w:tcPr>
            <w:tcW w:w="1601" w:type="dxa"/>
            <w:tcBorders>
              <w:top w:val="nil"/>
              <w:left w:val="nil"/>
              <w:bottom w:val="single" w:sz="8" w:space="0" w:color="auto"/>
              <w:right w:val="single" w:sz="8" w:space="0" w:color="auto"/>
            </w:tcBorders>
            <w:shd w:val="clear" w:color="auto" w:fill="auto"/>
            <w:noWrap/>
            <w:vAlign w:val="center"/>
            <w:hideMark/>
          </w:tcPr>
          <w:p w14:paraId="499B193D"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40 - 52</w:t>
            </w:r>
          </w:p>
        </w:tc>
        <w:tc>
          <w:tcPr>
            <w:tcW w:w="1943" w:type="dxa"/>
            <w:tcBorders>
              <w:top w:val="nil"/>
              <w:left w:val="nil"/>
              <w:bottom w:val="single" w:sz="8" w:space="0" w:color="auto"/>
              <w:right w:val="single" w:sz="8" w:space="0" w:color="auto"/>
            </w:tcBorders>
            <w:shd w:val="clear" w:color="auto" w:fill="auto"/>
            <w:noWrap/>
            <w:vAlign w:val="center"/>
            <w:hideMark/>
          </w:tcPr>
          <w:p w14:paraId="5E240FC7" w14:textId="3F5756AD"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£4,800 </w:t>
            </w:r>
          </w:p>
        </w:tc>
        <w:tc>
          <w:tcPr>
            <w:tcW w:w="1843" w:type="dxa"/>
            <w:tcBorders>
              <w:top w:val="nil"/>
              <w:left w:val="nil"/>
              <w:bottom w:val="single" w:sz="8" w:space="0" w:color="auto"/>
              <w:right w:val="single" w:sz="8" w:space="0" w:color="auto"/>
            </w:tcBorders>
            <w:shd w:val="clear" w:color="auto" w:fill="auto"/>
            <w:noWrap/>
            <w:vAlign w:val="center"/>
            <w:hideMark/>
          </w:tcPr>
          <w:p w14:paraId="287E1E3C" w14:textId="5CD0D9B6"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£6,240 </w:t>
            </w:r>
          </w:p>
        </w:tc>
      </w:tr>
      <w:tr w:rsidR="00083165" w:rsidRPr="00083165" w14:paraId="1920B0B7"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76E821E1" w14:textId="77777777" w:rsidR="00083165" w:rsidRPr="00083165" w:rsidRDefault="00083165" w:rsidP="00083165">
            <w:pPr>
              <w:spacing w:after="0" w:line="240" w:lineRule="auto"/>
              <w:ind w:left="0"/>
              <w:rPr>
                <w:color w:val="000000"/>
                <w:szCs w:val="20"/>
              </w:rPr>
            </w:pPr>
            <w:r w:rsidRPr="00083165">
              <w:rPr>
                <w:color w:val="000000"/>
                <w:szCs w:val="20"/>
                <w:lang w:val="en-GB"/>
              </w:rPr>
              <w:t>Production</w:t>
            </w:r>
          </w:p>
        </w:tc>
        <w:tc>
          <w:tcPr>
            <w:tcW w:w="1601" w:type="dxa"/>
            <w:tcBorders>
              <w:top w:val="nil"/>
              <w:left w:val="nil"/>
              <w:bottom w:val="single" w:sz="8" w:space="0" w:color="auto"/>
              <w:right w:val="single" w:sz="8" w:space="0" w:color="auto"/>
            </w:tcBorders>
            <w:shd w:val="clear" w:color="auto" w:fill="auto"/>
            <w:noWrap/>
            <w:vAlign w:val="center"/>
            <w:hideMark/>
          </w:tcPr>
          <w:p w14:paraId="4268A4D5"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5 - 6.5</w:t>
            </w:r>
          </w:p>
        </w:tc>
        <w:tc>
          <w:tcPr>
            <w:tcW w:w="1943" w:type="dxa"/>
            <w:tcBorders>
              <w:top w:val="nil"/>
              <w:left w:val="nil"/>
              <w:bottom w:val="single" w:sz="8" w:space="0" w:color="auto"/>
              <w:right w:val="single" w:sz="8" w:space="0" w:color="auto"/>
            </w:tcBorders>
            <w:shd w:val="clear" w:color="auto" w:fill="auto"/>
            <w:noWrap/>
            <w:vAlign w:val="center"/>
            <w:hideMark/>
          </w:tcPr>
          <w:p w14:paraId="43884F07" w14:textId="14A4FF12"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£600 </w:t>
            </w:r>
          </w:p>
        </w:tc>
        <w:tc>
          <w:tcPr>
            <w:tcW w:w="1843" w:type="dxa"/>
            <w:tcBorders>
              <w:top w:val="nil"/>
              <w:left w:val="nil"/>
              <w:bottom w:val="single" w:sz="8" w:space="0" w:color="auto"/>
              <w:right w:val="single" w:sz="8" w:space="0" w:color="auto"/>
            </w:tcBorders>
            <w:shd w:val="clear" w:color="auto" w:fill="auto"/>
            <w:noWrap/>
            <w:vAlign w:val="center"/>
            <w:hideMark/>
          </w:tcPr>
          <w:p w14:paraId="5F4C9C9A" w14:textId="533CFD6C"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£780 </w:t>
            </w:r>
          </w:p>
        </w:tc>
      </w:tr>
      <w:tr w:rsidR="00083165" w:rsidRPr="00083165" w14:paraId="2B53E976" w14:textId="77777777" w:rsidTr="00083165">
        <w:trPr>
          <w:trHeight w:val="340"/>
        </w:trPr>
        <w:tc>
          <w:tcPr>
            <w:tcW w:w="2499" w:type="dxa"/>
            <w:tcBorders>
              <w:top w:val="nil"/>
              <w:left w:val="single" w:sz="8" w:space="0" w:color="auto"/>
              <w:bottom w:val="double" w:sz="6" w:space="0" w:color="auto"/>
              <w:right w:val="single" w:sz="8" w:space="0" w:color="auto"/>
            </w:tcBorders>
            <w:shd w:val="clear" w:color="000000" w:fill="F2F2F2"/>
            <w:noWrap/>
            <w:vAlign w:val="center"/>
            <w:hideMark/>
          </w:tcPr>
          <w:p w14:paraId="16281E1F" w14:textId="77777777" w:rsidR="00083165" w:rsidRPr="00083165" w:rsidRDefault="00083165" w:rsidP="00083165">
            <w:pPr>
              <w:spacing w:after="0" w:line="240" w:lineRule="auto"/>
              <w:ind w:left="0"/>
              <w:rPr>
                <w:b/>
                <w:bCs/>
                <w:color w:val="000000"/>
                <w:szCs w:val="20"/>
              </w:rPr>
            </w:pPr>
            <w:r w:rsidRPr="00083165">
              <w:rPr>
                <w:b/>
                <w:bCs/>
                <w:szCs w:val="20"/>
                <w:lang w:val="en-GB"/>
              </w:rPr>
              <w:t>Total</w:t>
            </w:r>
          </w:p>
        </w:tc>
        <w:tc>
          <w:tcPr>
            <w:tcW w:w="1601" w:type="dxa"/>
            <w:tcBorders>
              <w:top w:val="nil"/>
              <w:left w:val="nil"/>
              <w:bottom w:val="double" w:sz="6" w:space="0" w:color="auto"/>
              <w:right w:val="single" w:sz="8" w:space="0" w:color="auto"/>
            </w:tcBorders>
            <w:shd w:val="clear" w:color="000000" w:fill="F2F2F2"/>
            <w:noWrap/>
            <w:vAlign w:val="center"/>
            <w:hideMark/>
          </w:tcPr>
          <w:p w14:paraId="1C18433C" w14:textId="77777777" w:rsidR="00083165" w:rsidRPr="00083165" w:rsidRDefault="00083165" w:rsidP="00083165">
            <w:pPr>
              <w:spacing w:after="0" w:line="240" w:lineRule="auto"/>
              <w:ind w:left="0"/>
              <w:jc w:val="center"/>
              <w:rPr>
                <w:b/>
                <w:bCs/>
                <w:color w:val="000000"/>
                <w:szCs w:val="20"/>
              </w:rPr>
            </w:pPr>
            <w:r w:rsidRPr="00083165">
              <w:rPr>
                <w:b/>
                <w:bCs/>
                <w:szCs w:val="20"/>
                <w:lang w:val="en-GB"/>
              </w:rPr>
              <w:t>317 - 412</w:t>
            </w:r>
          </w:p>
        </w:tc>
        <w:tc>
          <w:tcPr>
            <w:tcW w:w="1943" w:type="dxa"/>
            <w:tcBorders>
              <w:top w:val="nil"/>
              <w:left w:val="nil"/>
              <w:bottom w:val="double" w:sz="6" w:space="0" w:color="auto"/>
              <w:right w:val="single" w:sz="8" w:space="0" w:color="auto"/>
            </w:tcBorders>
            <w:shd w:val="clear" w:color="000000" w:fill="F2F2F2"/>
            <w:noWrap/>
            <w:vAlign w:val="center"/>
            <w:hideMark/>
          </w:tcPr>
          <w:p w14:paraId="69D82292" w14:textId="6AB7A78B" w:rsidR="00083165" w:rsidRPr="00083165" w:rsidRDefault="00083165" w:rsidP="00083165">
            <w:pPr>
              <w:spacing w:after="0" w:line="240" w:lineRule="auto"/>
              <w:ind w:left="0"/>
              <w:jc w:val="right"/>
              <w:rPr>
                <w:b/>
                <w:bCs/>
                <w:color w:val="000000"/>
                <w:szCs w:val="20"/>
              </w:rPr>
            </w:pPr>
            <w:r w:rsidRPr="00083165">
              <w:rPr>
                <w:b/>
                <w:bCs/>
                <w:szCs w:val="20"/>
                <w:lang w:val="en-GB"/>
              </w:rPr>
              <w:t xml:space="preserve"> £38,040 </w:t>
            </w:r>
          </w:p>
        </w:tc>
        <w:tc>
          <w:tcPr>
            <w:tcW w:w="1843" w:type="dxa"/>
            <w:tcBorders>
              <w:top w:val="nil"/>
              <w:left w:val="nil"/>
              <w:bottom w:val="double" w:sz="6" w:space="0" w:color="auto"/>
              <w:right w:val="single" w:sz="8" w:space="0" w:color="auto"/>
            </w:tcBorders>
            <w:shd w:val="clear" w:color="000000" w:fill="F2F2F2"/>
            <w:noWrap/>
            <w:vAlign w:val="center"/>
            <w:hideMark/>
          </w:tcPr>
          <w:p w14:paraId="23B329B6" w14:textId="65D2FE0F" w:rsidR="00083165" w:rsidRPr="00083165" w:rsidRDefault="00083165" w:rsidP="00083165">
            <w:pPr>
              <w:spacing w:after="0" w:line="240" w:lineRule="auto"/>
              <w:ind w:left="0"/>
              <w:jc w:val="right"/>
              <w:rPr>
                <w:b/>
                <w:bCs/>
                <w:color w:val="000000"/>
                <w:szCs w:val="20"/>
              </w:rPr>
            </w:pPr>
            <w:r w:rsidRPr="00083165">
              <w:rPr>
                <w:b/>
                <w:bCs/>
                <w:szCs w:val="20"/>
                <w:lang w:val="en-GB"/>
              </w:rPr>
              <w:t xml:space="preserve"> £49,452 </w:t>
            </w:r>
          </w:p>
        </w:tc>
      </w:tr>
    </w:tbl>
    <w:p w14:paraId="1394C0E6" w14:textId="77777777" w:rsidR="00083165" w:rsidRDefault="00083165" w:rsidP="00083165">
      <w:pPr>
        <w:pStyle w:val="NormalIndent"/>
        <w:rPr>
          <w:lang w:val="en-GB"/>
        </w:rPr>
      </w:pPr>
    </w:p>
    <w:p w14:paraId="6EEC2EC1" w14:textId="77777777" w:rsidR="00083165" w:rsidRDefault="00083165" w:rsidP="00083165">
      <w:pPr>
        <w:pStyle w:val="NormalIndent"/>
        <w:rPr>
          <w:lang w:val="en-GB"/>
        </w:rPr>
      </w:pPr>
    </w:p>
    <w:p w14:paraId="00BF3F59" w14:textId="63B14B99" w:rsidR="009F3D25" w:rsidRPr="00171210" w:rsidRDefault="009F3D25" w:rsidP="00186E95">
      <w:pPr>
        <w:pStyle w:val="NormalIndent"/>
        <w:rPr>
          <w:lang w:val="en-GB"/>
        </w:rPr>
      </w:pPr>
      <w:r w:rsidRPr="00171210">
        <w:rPr>
          <w:lang w:val="en-GB"/>
        </w:rPr>
        <w:t xml:space="preserve">Assuming a start date </w:t>
      </w:r>
      <w:r w:rsidR="00AE4AD4">
        <w:rPr>
          <w:lang w:val="en-GB"/>
        </w:rPr>
        <w:t>in week commencing 25</w:t>
      </w:r>
      <w:r w:rsidR="00AE4AD4" w:rsidRPr="00AE4AD4">
        <w:rPr>
          <w:vertAlign w:val="superscript"/>
          <w:lang w:val="en-GB"/>
        </w:rPr>
        <w:t>th</w:t>
      </w:r>
      <w:r w:rsidR="00AE4AD4">
        <w:rPr>
          <w:lang w:val="en-GB"/>
        </w:rPr>
        <w:t xml:space="preserve"> March</w:t>
      </w:r>
      <w:r w:rsidRPr="00171210">
        <w:rPr>
          <w:lang w:val="en-GB"/>
        </w:rPr>
        <w:t xml:space="preserve"> 2024, the anticipated timeline is shown </w:t>
      </w:r>
      <w:r w:rsidR="00905F8D" w:rsidRPr="00171210">
        <w:rPr>
          <w:lang w:val="en-GB"/>
        </w:rPr>
        <w:t>below:</w:t>
      </w:r>
    </w:p>
    <w:p w14:paraId="2B638567" w14:textId="6E0D0794" w:rsidR="00F4153E" w:rsidRPr="00171210" w:rsidRDefault="00AE4AD4" w:rsidP="007C0F7D">
      <w:pPr>
        <w:pStyle w:val="NormalIndent"/>
        <w:ind w:left="284"/>
        <w:rPr>
          <w:lang w:val="en-GB"/>
        </w:rPr>
      </w:pPr>
      <w:r w:rsidRPr="00AE4AD4">
        <w:rPr>
          <w:noProof/>
          <w:lang w:val="en-GB"/>
        </w:rPr>
        <w:drawing>
          <wp:inline distT="0" distB="0" distL="0" distR="0" wp14:anchorId="04E8ADA8" wp14:editId="36E01073">
            <wp:extent cx="5972810" cy="1280160"/>
            <wp:effectExtent l="0" t="0" r="0" b="2540"/>
            <wp:docPr id="6970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9245" name=""/>
                    <pic:cNvPicPr/>
                  </pic:nvPicPr>
                  <pic:blipFill>
                    <a:blip r:embed="rId13"/>
                    <a:stretch>
                      <a:fillRect/>
                    </a:stretch>
                  </pic:blipFill>
                  <pic:spPr>
                    <a:xfrm>
                      <a:off x="0" y="0"/>
                      <a:ext cx="5972810" cy="1280160"/>
                    </a:xfrm>
                    <a:prstGeom prst="rect">
                      <a:avLst/>
                    </a:prstGeom>
                  </pic:spPr>
                </pic:pic>
              </a:graphicData>
            </a:graphic>
          </wp:inline>
        </w:drawing>
      </w:r>
    </w:p>
    <w:p w14:paraId="2C157E59" w14:textId="042A1761" w:rsidR="00F81957" w:rsidRDefault="00F81957" w:rsidP="00186E95">
      <w:pPr>
        <w:pStyle w:val="NormalIndent"/>
        <w:rPr>
          <w:lang w:val="en-GB"/>
        </w:rPr>
      </w:pPr>
      <w:r>
        <w:rPr>
          <w:lang w:val="en-GB"/>
        </w:rPr>
        <w:lastRenderedPageBreak/>
        <w:t xml:space="preserve">Please note this timeline is aggressive and is driven by our understanding that </w:t>
      </w:r>
      <w:r w:rsidR="00BA5989">
        <w:rPr>
          <w:lang w:val="en-GB"/>
        </w:rPr>
        <w:t xml:space="preserve">the new process needs to be available in production by early May.  </w:t>
      </w:r>
      <w:r w:rsidR="00C27ED4">
        <w:rPr>
          <w:lang w:val="en-GB"/>
        </w:rPr>
        <w:t xml:space="preserve">Timelines may need to be adjusted based on </w:t>
      </w:r>
      <w:r w:rsidR="00D87868">
        <w:rPr>
          <w:lang w:val="en-GB"/>
        </w:rPr>
        <w:t>other</w:t>
      </w:r>
      <w:r w:rsidR="00C27ED4">
        <w:rPr>
          <w:lang w:val="en-GB"/>
        </w:rPr>
        <w:t xml:space="preserve"> requirements (e.g. </w:t>
      </w:r>
      <w:r w:rsidR="00D87868" w:rsidRPr="00171210">
        <w:rPr>
          <w:lang w:val="en-GB"/>
        </w:rPr>
        <w:fldChar w:fldCharType="begin"/>
      </w:r>
      <w:r w:rsidR="00D87868" w:rsidRPr="00171210">
        <w:rPr>
          <w:lang w:val="en-GB"/>
        </w:rPr>
        <w:instrText xml:space="preserve"> DOCPROPERTY  Category  \* MERGEFORMAT </w:instrText>
      </w:r>
      <w:r w:rsidR="00D87868" w:rsidRPr="00171210">
        <w:rPr>
          <w:lang w:val="en-GB"/>
        </w:rPr>
        <w:fldChar w:fldCharType="separate"/>
      </w:r>
      <w:r w:rsidR="00D87868" w:rsidRPr="00171210">
        <w:rPr>
          <w:lang w:val="en-GB"/>
        </w:rPr>
        <w:t>Grainger plc</w:t>
      </w:r>
      <w:r w:rsidR="00D87868" w:rsidRPr="00171210">
        <w:rPr>
          <w:lang w:val="en-GB"/>
        </w:rPr>
        <w:fldChar w:fldCharType="end"/>
      </w:r>
      <w:r w:rsidR="00D87868">
        <w:rPr>
          <w:lang w:val="en-GB"/>
        </w:rPr>
        <w:t xml:space="preserve"> and/or </w:t>
      </w:r>
      <w:r w:rsidR="00C27ED4">
        <w:rPr>
          <w:lang w:val="en-GB"/>
        </w:rPr>
        <w:t>Axis ability to complete UAT within 1 week).</w:t>
      </w:r>
    </w:p>
    <w:p w14:paraId="62E1F1F0" w14:textId="3526C9B9" w:rsidR="006F1AD0" w:rsidRPr="00171210" w:rsidRDefault="00855298" w:rsidP="00186E95">
      <w:pPr>
        <w:pStyle w:val="NormalInden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F81957">
        <w:rPr>
          <w:lang w:val="en-GB"/>
        </w:rPr>
        <w:t>6</w:t>
      </w:r>
      <w:r w:rsidR="006F1AD0" w:rsidRPr="00171210">
        <w:rPr>
          <w:lang w:val="en-GB"/>
        </w:rPr>
        <w:t xml:space="preserve"> </w:t>
      </w:r>
      <w:r w:rsidRPr="00171210">
        <w:rPr>
          <w:lang w:val="en-GB"/>
        </w:rPr>
        <w:t>weeks as well as an additional 2 weeks of hypercare support.</w:t>
      </w:r>
    </w:p>
    <w:p w14:paraId="5AC8E745" w14:textId="063C946E" w:rsidR="00982E78" w:rsidRPr="00171210" w:rsidRDefault="00E46BDB" w:rsidP="00186E95">
      <w:pPr>
        <w:pStyle w:val="NormalIndent"/>
        <w:rPr>
          <w:lang w:val="en-GB"/>
        </w:rPr>
      </w:pPr>
      <w:r w:rsidRPr="00171210">
        <w:rPr>
          <w:lang w:val="en-GB"/>
        </w:rPr>
        <w:t xml:space="preserve">The total cost is therefore estimated to be </w:t>
      </w:r>
      <w:r w:rsidR="00551E23" w:rsidRPr="00171210">
        <w:rPr>
          <w:lang w:val="en-GB"/>
        </w:rPr>
        <w:t xml:space="preserve">between </w:t>
      </w:r>
      <w:r w:rsidRPr="00171210">
        <w:rPr>
          <w:lang w:val="en-GB"/>
        </w:rPr>
        <w:t>£</w:t>
      </w:r>
      <w:r w:rsidR="00551E23" w:rsidRPr="00171210">
        <w:rPr>
          <w:lang w:val="en-GB"/>
        </w:rPr>
        <w:t>3</w:t>
      </w:r>
      <w:r w:rsidR="00DA0E85">
        <w:rPr>
          <w:lang w:val="en-GB"/>
        </w:rPr>
        <w:t xml:space="preserve">8 040 and </w:t>
      </w:r>
      <w:r w:rsidR="00551E23" w:rsidRPr="00171210">
        <w:rPr>
          <w:lang w:val="en-GB"/>
        </w:rPr>
        <w:t>£4</w:t>
      </w:r>
      <w:r w:rsidR="00DA0E85">
        <w:rPr>
          <w:lang w:val="en-GB"/>
        </w:rPr>
        <w:t>9 452.</w:t>
      </w:r>
    </w:p>
    <w:p w14:paraId="7770E2A0" w14:textId="2DF9A1C2" w:rsidR="000B2092" w:rsidRPr="00171210" w:rsidRDefault="002D410E" w:rsidP="00186E95">
      <w:pPr>
        <w:pStyle w:val="NormalInden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will be communicated via the weekly project status reports provided by Open Box.</w:t>
      </w:r>
      <w:r w:rsidR="000B2092" w:rsidRPr="00171210">
        <w:rPr>
          <w:rStyle w:val="normaltextrun1"/>
          <w:lang w:val="en-GB"/>
        </w:rPr>
        <w:t xml:space="preserve"> </w:t>
      </w:r>
    </w:p>
    <w:p w14:paraId="38C898C8" w14:textId="5E6C1E0B" w:rsidR="007177E7" w:rsidRPr="00171210" w:rsidRDefault="007177E7" w:rsidP="00186E95">
      <w:pPr>
        <w:pStyle w:val="NormalInden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59E7955B" w:rsidR="007177E7" w:rsidRPr="00171210" w:rsidRDefault="002359F0" w:rsidP="00186E95">
      <w:pPr>
        <w:pStyle w:val="NormalIndent"/>
        <w:rPr>
          <w:lang w:val="en-GB"/>
        </w:rPr>
      </w:pPr>
      <w:r w:rsidRPr="00171210">
        <w:rPr>
          <w:lang w:val="en-GB"/>
        </w:rPr>
        <w:t>The project cost will be billed monthly, in arrears, up until the completion of the final project phase. Cost will be reported to Grainger on a in the weekly project management report during the course of the project. The cost will not exceed the upper limit of £</w:t>
      </w:r>
      <w:r w:rsidRPr="00DA0E85">
        <w:rPr>
          <w:lang w:val="en-GB"/>
        </w:rPr>
        <w:t>4</w:t>
      </w:r>
      <w:r w:rsidR="006258D9" w:rsidRPr="00DA0E85">
        <w:t>9</w:t>
      </w:r>
      <w:r w:rsidR="00DA0E85">
        <w:t> </w:t>
      </w:r>
      <w:r w:rsidR="006258D9" w:rsidRPr="00DA0E85">
        <w:t>452</w:t>
      </w:r>
      <w:r w:rsidRPr="00171210">
        <w:rPr>
          <w:lang w:val="en-GB"/>
        </w:rPr>
        <w:t xml:space="preserve"> without prior consultation.</w:t>
      </w:r>
    </w:p>
    <w:p w14:paraId="29ABB768" w14:textId="4FFB513E" w:rsidR="00B441CD" w:rsidRPr="00171210" w:rsidRDefault="003A2AD3" w:rsidP="00186E95">
      <w:pPr>
        <w:pStyle w:val="NormalIndent"/>
        <w:rPr>
          <w:lang w:val="en-GB"/>
        </w:rPr>
      </w:pPr>
      <w:bookmarkStart w:id="41" w:name="_Extension_of_Service"/>
      <w:bookmarkEnd w:id="41"/>
      <w:r w:rsidRPr="00171210">
        <w:rPr>
          <w:lang w:val="en-GB" w:eastAsia="en-ZA"/>
        </w:rPr>
        <w:t xml:space="preserve">This quotation is valid for 30 days and is assumed to start on </w:t>
      </w:r>
      <w:r w:rsidR="00382657">
        <w:rPr>
          <w:lang w:val="en-GB" w:eastAsia="en-ZA"/>
        </w:rPr>
        <w:t>25</w:t>
      </w:r>
      <w:r w:rsidR="006B354D" w:rsidRPr="00171210">
        <w:rPr>
          <w:vertAlign w:val="superscript"/>
          <w:lang w:val="en-GB" w:eastAsia="en-ZA"/>
        </w:rPr>
        <w:t>th</w:t>
      </w:r>
      <w:r w:rsidR="006B354D" w:rsidRPr="00171210">
        <w:rPr>
          <w:lang w:val="en-GB" w:eastAsia="en-ZA"/>
        </w:rPr>
        <w:t xml:space="preserve"> </w:t>
      </w:r>
      <w:r w:rsidR="00382657">
        <w:rPr>
          <w:lang w:val="en-GB" w:eastAsia="en-ZA"/>
        </w:rPr>
        <w:t>March</w:t>
      </w:r>
      <w:r w:rsidR="006B354D" w:rsidRPr="00171210">
        <w:rPr>
          <w:lang w:val="en-GB" w:eastAsia="en-ZA"/>
        </w:rPr>
        <w:t xml:space="preserve"> 2024</w:t>
      </w:r>
      <w:r w:rsidRPr="00171210">
        <w:rPr>
          <w:lang w:val="en-GB" w:eastAsia="en-ZA"/>
        </w:rPr>
        <w:t xml:space="preserve"> or during</w:t>
      </w:r>
      <w:r w:rsidR="006B354D" w:rsidRPr="00171210">
        <w:rPr>
          <w:lang w:val="en-GB" w:eastAsia="en-ZA"/>
        </w:rPr>
        <w:t xml:space="preserve"> the following 1-2 weeks</w:t>
      </w:r>
      <w:r w:rsidRPr="00171210">
        <w:rPr>
          <w:lang w:val="en-GB" w:eastAsia="en-ZA"/>
        </w:rPr>
        <w:t>, contingent on operational factors.</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2" w:name="_Change_Management"/>
      <w:bookmarkStart w:id="43" w:name="_Toc158191537"/>
      <w:bookmarkStart w:id="44" w:name="_Toc162040880"/>
      <w:bookmarkEnd w:id="42"/>
      <w:r w:rsidRPr="00171210">
        <w:rPr>
          <w:lang w:val="en-GB"/>
        </w:rPr>
        <w:lastRenderedPageBreak/>
        <w:t>Acceptance</w:t>
      </w:r>
      <w:bookmarkEnd w:id="43"/>
      <w:bookmarkEnd w:id="44"/>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033AAF7"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9A6B71">
      <w:headerReference w:type="default" r:id="rId14"/>
      <w:footerReference w:type="default" r:id="rId15"/>
      <w:headerReference w:type="first" r:id="rId16"/>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6E5BA" w14:textId="77777777" w:rsidR="009A6B71" w:rsidRDefault="009A6B71" w:rsidP="00186E95">
      <w:r>
        <w:separator/>
      </w:r>
    </w:p>
    <w:p w14:paraId="2117D20F" w14:textId="77777777" w:rsidR="009A6B71" w:rsidRDefault="009A6B71" w:rsidP="00186E95"/>
  </w:endnote>
  <w:endnote w:type="continuationSeparator" w:id="0">
    <w:p w14:paraId="6B9DAFD9" w14:textId="77777777" w:rsidR="009A6B71" w:rsidRDefault="009A6B71" w:rsidP="00186E95">
      <w:r>
        <w:continuationSeparator/>
      </w:r>
    </w:p>
    <w:p w14:paraId="1B7005C1" w14:textId="77777777" w:rsidR="009A6B71" w:rsidRDefault="009A6B71" w:rsidP="00186E95"/>
  </w:endnote>
  <w:endnote w:type="continuationNotice" w:id="1">
    <w:p w14:paraId="2333037E" w14:textId="77777777" w:rsidR="009A6B71" w:rsidRDefault="009A6B71"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189B197"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1721F4">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1721F4">
      <w:rPr>
        <w:rFonts w:eastAsia="Proxima Nova Light" w:cs="Proxima Nova Light"/>
        <w:i/>
        <w:iCs/>
        <w:color w:val="999999"/>
        <w:spacing w:val="3"/>
        <w:position w:val="1"/>
        <w:szCs w:val="20"/>
        <w:lang w:val="en-US" w:eastAsia="en-US"/>
      </w:rPr>
      <w:t>Axis Void Management</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D4973" w14:textId="77777777" w:rsidR="009A6B71" w:rsidRDefault="009A6B71" w:rsidP="00186E95">
      <w:r>
        <w:separator/>
      </w:r>
    </w:p>
    <w:p w14:paraId="1CE77980" w14:textId="77777777" w:rsidR="009A6B71" w:rsidRDefault="009A6B71" w:rsidP="00186E95"/>
  </w:footnote>
  <w:footnote w:type="continuationSeparator" w:id="0">
    <w:p w14:paraId="1122C542" w14:textId="77777777" w:rsidR="009A6B71" w:rsidRDefault="009A6B71" w:rsidP="00186E95">
      <w:r>
        <w:continuationSeparator/>
      </w:r>
    </w:p>
    <w:p w14:paraId="7DF63723" w14:textId="77777777" w:rsidR="009A6B71" w:rsidRDefault="009A6B71" w:rsidP="00186E95"/>
  </w:footnote>
  <w:footnote w:type="continuationNotice" w:id="1">
    <w:p w14:paraId="586D0685" w14:textId="77777777" w:rsidR="009A6B71" w:rsidRDefault="009A6B71"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186E95">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4"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6"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9"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0"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3"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3"/>
  </w:num>
  <w:num w:numId="2" w16cid:durableId="508447628">
    <w:abstractNumId w:val="6"/>
  </w:num>
  <w:num w:numId="3" w16cid:durableId="1209803926">
    <w:abstractNumId w:val="31"/>
  </w:num>
  <w:num w:numId="4" w16cid:durableId="883711387">
    <w:abstractNumId w:val="25"/>
  </w:num>
  <w:num w:numId="5" w16cid:durableId="851337736">
    <w:abstractNumId w:val="3"/>
  </w:num>
  <w:num w:numId="6" w16cid:durableId="207569984">
    <w:abstractNumId w:val="32"/>
  </w:num>
  <w:num w:numId="7" w16cid:durableId="1990787585">
    <w:abstractNumId w:val="5"/>
  </w:num>
  <w:num w:numId="8" w16cid:durableId="1620524728">
    <w:abstractNumId w:val="10"/>
  </w:num>
  <w:num w:numId="9" w16cid:durableId="1620867541">
    <w:abstractNumId w:val="18"/>
  </w:num>
  <w:num w:numId="10" w16cid:durableId="1700887337">
    <w:abstractNumId w:val="8"/>
  </w:num>
  <w:num w:numId="11" w16cid:durableId="2005621931">
    <w:abstractNumId w:val="23"/>
  </w:num>
  <w:num w:numId="12" w16cid:durableId="1313948597">
    <w:abstractNumId w:val="4"/>
  </w:num>
  <w:num w:numId="13" w16cid:durableId="1650405628">
    <w:abstractNumId w:val="20"/>
  </w:num>
  <w:num w:numId="14" w16cid:durableId="1598949122">
    <w:abstractNumId w:val="9"/>
  </w:num>
  <w:num w:numId="15" w16cid:durableId="1988431969">
    <w:abstractNumId w:val="12"/>
  </w:num>
  <w:num w:numId="16" w16cid:durableId="267667495">
    <w:abstractNumId w:val="7"/>
  </w:num>
  <w:num w:numId="17" w16cid:durableId="1421025184">
    <w:abstractNumId w:val="19"/>
  </w:num>
  <w:num w:numId="18" w16cid:durableId="1828472955">
    <w:abstractNumId w:val="2"/>
  </w:num>
  <w:num w:numId="19" w16cid:durableId="1427381293">
    <w:abstractNumId w:val="11"/>
  </w:num>
  <w:num w:numId="20" w16cid:durableId="400565443">
    <w:abstractNumId w:val="30"/>
  </w:num>
  <w:num w:numId="21" w16cid:durableId="381634552">
    <w:abstractNumId w:val="26"/>
  </w:num>
  <w:num w:numId="22" w16cid:durableId="1806383816">
    <w:abstractNumId w:val="0"/>
  </w:num>
  <w:num w:numId="23" w16cid:durableId="578058489">
    <w:abstractNumId w:val="16"/>
  </w:num>
  <w:num w:numId="24" w16cid:durableId="1238516244">
    <w:abstractNumId w:val="15"/>
  </w:num>
  <w:num w:numId="25" w16cid:durableId="1935354295">
    <w:abstractNumId w:val="27"/>
  </w:num>
  <w:num w:numId="26" w16cid:durableId="384374105">
    <w:abstractNumId w:val="21"/>
  </w:num>
  <w:num w:numId="27" w16cid:durableId="820854531">
    <w:abstractNumId w:val="22"/>
  </w:num>
  <w:num w:numId="28" w16cid:durableId="424694290">
    <w:abstractNumId w:val="29"/>
  </w:num>
  <w:num w:numId="29" w16cid:durableId="706635998">
    <w:abstractNumId w:val="28"/>
  </w:num>
  <w:num w:numId="30" w16cid:durableId="1295066643">
    <w:abstractNumId w:val="1"/>
  </w:num>
  <w:num w:numId="31" w16cid:durableId="2090957742">
    <w:abstractNumId w:val="14"/>
  </w:num>
  <w:num w:numId="32" w16cid:durableId="1437991045">
    <w:abstractNumId w:val="33"/>
  </w:num>
  <w:num w:numId="33" w16cid:durableId="467478572">
    <w:abstractNumId w:val="24"/>
  </w:num>
  <w:num w:numId="34" w16cid:durableId="1328359003">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B24"/>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D66"/>
    <w:rsid w:val="00091120"/>
    <w:rsid w:val="00091C7E"/>
    <w:rsid w:val="00091E5B"/>
    <w:rsid w:val="00093769"/>
    <w:rsid w:val="00093E9E"/>
    <w:rsid w:val="0009723B"/>
    <w:rsid w:val="000997DA"/>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2092"/>
    <w:rsid w:val="000B30E0"/>
    <w:rsid w:val="000B3932"/>
    <w:rsid w:val="000B42EF"/>
    <w:rsid w:val="000B5A12"/>
    <w:rsid w:val="000B6089"/>
    <w:rsid w:val="000B6638"/>
    <w:rsid w:val="000B710E"/>
    <w:rsid w:val="000B76CB"/>
    <w:rsid w:val="000B770F"/>
    <w:rsid w:val="000B7BFE"/>
    <w:rsid w:val="000C0331"/>
    <w:rsid w:val="000C0EAF"/>
    <w:rsid w:val="000C3834"/>
    <w:rsid w:val="000C3AA3"/>
    <w:rsid w:val="000C3EBE"/>
    <w:rsid w:val="000C52D1"/>
    <w:rsid w:val="000C65E7"/>
    <w:rsid w:val="000C6822"/>
    <w:rsid w:val="000C6BDA"/>
    <w:rsid w:val="000C6BEA"/>
    <w:rsid w:val="000C756D"/>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CFB"/>
    <w:rsid w:val="00136E11"/>
    <w:rsid w:val="0013710D"/>
    <w:rsid w:val="00137257"/>
    <w:rsid w:val="00140869"/>
    <w:rsid w:val="0014216D"/>
    <w:rsid w:val="001449FD"/>
    <w:rsid w:val="001461AE"/>
    <w:rsid w:val="0014723A"/>
    <w:rsid w:val="001500B8"/>
    <w:rsid w:val="001517BD"/>
    <w:rsid w:val="0015327F"/>
    <w:rsid w:val="00153BCB"/>
    <w:rsid w:val="00153CED"/>
    <w:rsid w:val="001545A3"/>
    <w:rsid w:val="001561D6"/>
    <w:rsid w:val="00157ACA"/>
    <w:rsid w:val="00157BED"/>
    <w:rsid w:val="00161C5E"/>
    <w:rsid w:val="00161E60"/>
    <w:rsid w:val="001631B1"/>
    <w:rsid w:val="001632C8"/>
    <w:rsid w:val="0016374A"/>
    <w:rsid w:val="00164B99"/>
    <w:rsid w:val="00164D9B"/>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5FD"/>
    <w:rsid w:val="00194E0F"/>
    <w:rsid w:val="0019523F"/>
    <w:rsid w:val="00195921"/>
    <w:rsid w:val="00196324"/>
    <w:rsid w:val="00196341"/>
    <w:rsid w:val="00197077"/>
    <w:rsid w:val="00197CB8"/>
    <w:rsid w:val="001A2868"/>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572B"/>
    <w:rsid w:val="001D5FE0"/>
    <w:rsid w:val="001D7C93"/>
    <w:rsid w:val="001E0858"/>
    <w:rsid w:val="001E1927"/>
    <w:rsid w:val="001E249D"/>
    <w:rsid w:val="001E3375"/>
    <w:rsid w:val="001E38A5"/>
    <w:rsid w:val="001E390D"/>
    <w:rsid w:val="001E3FBB"/>
    <w:rsid w:val="001E421F"/>
    <w:rsid w:val="001E46BF"/>
    <w:rsid w:val="001E5280"/>
    <w:rsid w:val="001E67C1"/>
    <w:rsid w:val="001E69F8"/>
    <w:rsid w:val="001F0151"/>
    <w:rsid w:val="001F1766"/>
    <w:rsid w:val="001F2022"/>
    <w:rsid w:val="001F34EC"/>
    <w:rsid w:val="001F34EF"/>
    <w:rsid w:val="001F3674"/>
    <w:rsid w:val="001F4DED"/>
    <w:rsid w:val="002008E5"/>
    <w:rsid w:val="00200B6E"/>
    <w:rsid w:val="0020142B"/>
    <w:rsid w:val="00201616"/>
    <w:rsid w:val="002017FA"/>
    <w:rsid w:val="00202399"/>
    <w:rsid w:val="00204906"/>
    <w:rsid w:val="00204CC8"/>
    <w:rsid w:val="00205331"/>
    <w:rsid w:val="0020633D"/>
    <w:rsid w:val="00207540"/>
    <w:rsid w:val="00210E60"/>
    <w:rsid w:val="002113AD"/>
    <w:rsid w:val="00212995"/>
    <w:rsid w:val="00212A52"/>
    <w:rsid w:val="00213991"/>
    <w:rsid w:val="00213CA0"/>
    <w:rsid w:val="0021595F"/>
    <w:rsid w:val="00215C5B"/>
    <w:rsid w:val="002165EA"/>
    <w:rsid w:val="002175DF"/>
    <w:rsid w:val="002202E6"/>
    <w:rsid w:val="002202FA"/>
    <w:rsid w:val="0022111D"/>
    <w:rsid w:val="00221202"/>
    <w:rsid w:val="00221819"/>
    <w:rsid w:val="002220BD"/>
    <w:rsid w:val="002225A0"/>
    <w:rsid w:val="0022331D"/>
    <w:rsid w:val="00223EF3"/>
    <w:rsid w:val="002245AC"/>
    <w:rsid w:val="00225868"/>
    <w:rsid w:val="0022587F"/>
    <w:rsid w:val="0022757F"/>
    <w:rsid w:val="00227F5B"/>
    <w:rsid w:val="00230B04"/>
    <w:rsid w:val="00230E75"/>
    <w:rsid w:val="00230ED6"/>
    <w:rsid w:val="002315A5"/>
    <w:rsid w:val="00231E45"/>
    <w:rsid w:val="00232578"/>
    <w:rsid w:val="0023491C"/>
    <w:rsid w:val="00234ED4"/>
    <w:rsid w:val="00234FD8"/>
    <w:rsid w:val="002355E0"/>
    <w:rsid w:val="002359F0"/>
    <w:rsid w:val="00236ED9"/>
    <w:rsid w:val="00241A32"/>
    <w:rsid w:val="00242D0C"/>
    <w:rsid w:val="002434FE"/>
    <w:rsid w:val="00243E9B"/>
    <w:rsid w:val="00245280"/>
    <w:rsid w:val="00247549"/>
    <w:rsid w:val="002475C0"/>
    <w:rsid w:val="00250426"/>
    <w:rsid w:val="0025147A"/>
    <w:rsid w:val="00251527"/>
    <w:rsid w:val="00251588"/>
    <w:rsid w:val="002518EF"/>
    <w:rsid w:val="00252504"/>
    <w:rsid w:val="0025295D"/>
    <w:rsid w:val="00253BE8"/>
    <w:rsid w:val="002564DD"/>
    <w:rsid w:val="00256E30"/>
    <w:rsid w:val="00257958"/>
    <w:rsid w:val="00260491"/>
    <w:rsid w:val="00260C1A"/>
    <w:rsid w:val="002614D5"/>
    <w:rsid w:val="002625CF"/>
    <w:rsid w:val="00264FF5"/>
    <w:rsid w:val="002661E7"/>
    <w:rsid w:val="002709E0"/>
    <w:rsid w:val="00270C46"/>
    <w:rsid w:val="00270EA7"/>
    <w:rsid w:val="002730DE"/>
    <w:rsid w:val="00273849"/>
    <w:rsid w:val="00273E15"/>
    <w:rsid w:val="00273FC9"/>
    <w:rsid w:val="0027588B"/>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C84"/>
    <w:rsid w:val="002B567C"/>
    <w:rsid w:val="002B5D8A"/>
    <w:rsid w:val="002B5E0A"/>
    <w:rsid w:val="002B62E5"/>
    <w:rsid w:val="002B6EAE"/>
    <w:rsid w:val="002B7F1A"/>
    <w:rsid w:val="002C2435"/>
    <w:rsid w:val="002C28E7"/>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F2E"/>
    <w:rsid w:val="002D6C76"/>
    <w:rsid w:val="002D76BC"/>
    <w:rsid w:val="002D7E60"/>
    <w:rsid w:val="002E02E3"/>
    <w:rsid w:val="002E10BB"/>
    <w:rsid w:val="002E1380"/>
    <w:rsid w:val="002E2E9F"/>
    <w:rsid w:val="002E30B3"/>
    <w:rsid w:val="002E48FE"/>
    <w:rsid w:val="002E4F63"/>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5235"/>
    <w:rsid w:val="0034645D"/>
    <w:rsid w:val="003468E9"/>
    <w:rsid w:val="00347859"/>
    <w:rsid w:val="00347B03"/>
    <w:rsid w:val="00352308"/>
    <w:rsid w:val="0035251C"/>
    <w:rsid w:val="003549C4"/>
    <w:rsid w:val="0035677D"/>
    <w:rsid w:val="003576A4"/>
    <w:rsid w:val="00360246"/>
    <w:rsid w:val="0036162B"/>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CFD"/>
    <w:rsid w:val="003B5F32"/>
    <w:rsid w:val="003B65D6"/>
    <w:rsid w:val="003B7D80"/>
    <w:rsid w:val="003C31BF"/>
    <w:rsid w:val="003C3FD7"/>
    <w:rsid w:val="003C4EBF"/>
    <w:rsid w:val="003C527C"/>
    <w:rsid w:val="003C6101"/>
    <w:rsid w:val="003C77B2"/>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D2A"/>
    <w:rsid w:val="003F1B17"/>
    <w:rsid w:val="003F24EE"/>
    <w:rsid w:val="003F2642"/>
    <w:rsid w:val="003F4190"/>
    <w:rsid w:val="003F4335"/>
    <w:rsid w:val="003F5B68"/>
    <w:rsid w:val="003F5C6E"/>
    <w:rsid w:val="003F669F"/>
    <w:rsid w:val="003F7452"/>
    <w:rsid w:val="003F7990"/>
    <w:rsid w:val="00402407"/>
    <w:rsid w:val="00402E05"/>
    <w:rsid w:val="00403275"/>
    <w:rsid w:val="004058FA"/>
    <w:rsid w:val="00405CEE"/>
    <w:rsid w:val="004063B9"/>
    <w:rsid w:val="0041046F"/>
    <w:rsid w:val="00410613"/>
    <w:rsid w:val="004119F6"/>
    <w:rsid w:val="00412271"/>
    <w:rsid w:val="00414404"/>
    <w:rsid w:val="00414967"/>
    <w:rsid w:val="004154CB"/>
    <w:rsid w:val="004161F0"/>
    <w:rsid w:val="00416B48"/>
    <w:rsid w:val="0041738C"/>
    <w:rsid w:val="00417AE4"/>
    <w:rsid w:val="00420A13"/>
    <w:rsid w:val="004212D0"/>
    <w:rsid w:val="004230B6"/>
    <w:rsid w:val="0042483F"/>
    <w:rsid w:val="00424F59"/>
    <w:rsid w:val="00425322"/>
    <w:rsid w:val="00425F4F"/>
    <w:rsid w:val="00426D9F"/>
    <w:rsid w:val="0042715A"/>
    <w:rsid w:val="0042726D"/>
    <w:rsid w:val="0042732E"/>
    <w:rsid w:val="00432379"/>
    <w:rsid w:val="0043286C"/>
    <w:rsid w:val="00433E70"/>
    <w:rsid w:val="004352A0"/>
    <w:rsid w:val="00437EF4"/>
    <w:rsid w:val="00440133"/>
    <w:rsid w:val="00441071"/>
    <w:rsid w:val="00442069"/>
    <w:rsid w:val="00442AFD"/>
    <w:rsid w:val="0044308D"/>
    <w:rsid w:val="00444165"/>
    <w:rsid w:val="00445D97"/>
    <w:rsid w:val="00446C9C"/>
    <w:rsid w:val="00451ECF"/>
    <w:rsid w:val="00453DA1"/>
    <w:rsid w:val="0045451C"/>
    <w:rsid w:val="00454D93"/>
    <w:rsid w:val="00456ABA"/>
    <w:rsid w:val="00460774"/>
    <w:rsid w:val="00461533"/>
    <w:rsid w:val="00463718"/>
    <w:rsid w:val="00463CAC"/>
    <w:rsid w:val="004663EC"/>
    <w:rsid w:val="00466BB2"/>
    <w:rsid w:val="00471F53"/>
    <w:rsid w:val="004740D5"/>
    <w:rsid w:val="00475C33"/>
    <w:rsid w:val="004763DC"/>
    <w:rsid w:val="00477527"/>
    <w:rsid w:val="00477FD4"/>
    <w:rsid w:val="004826FF"/>
    <w:rsid w:val="004830E0"/>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3AA0"/>
    <w:rsid w:val="004A3E9C"/>
    <w:rsid w:val="004A407D"/>
    <w:rsid w:val="004A42FA"/>
    <w:rsid w:val="004A47A0"/>
    <w:rsid w:val="004A58B2"/>
    <w:rsid w:val="004A5B8F"/>
    <w:rsid w:val="004B02A3"/>
    <w:rsid w:val="004B06ED"/>
    <w:rsid w:val="004B366F"/>
    <w:rsid w:val="004B560C"/>
    <w:rsid w:val="004B6063"/>
    <w:rsid w:val="004C0FCE"/>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43F9"/>
    <w:rsid w:val="004D45BC"/>
    <w:rsid w:val="004D4DE2"/>
    <w:rsid w:val="004D7125"/>
    <w:rsid w:val="004D736C"/>
    <w:rsid w:val="004E110A"/>
    <w:rsid w:val="004E1326"/>
    <w:rsid w:val="004E2191"/>
    <w:rsid w:val="004E23CD"/>
    <w:rsid w:val="004E466F"/>
    <w:rsid w:val="004E674B"/>
    <w:rsid w:val="004E6ABE"/>
    <w:rsid w:val="004E6B6F"/>
    <w:rsid w:val="004E72F3"/>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F93"/>
    <w:rsid w:val="00512DB7"/>
    <w:rsid w:val="00512F10"/>
    <w:rsid w:val="00513ECC"/>
    <w:rsid w:val="005140F1"/>
    <w:rsid w:val="00514EBF"/>
    <w:rsid w:val="00515C6A"/>
    <w:rsid w:val="0051786E"/>
    <w:rsid w:val="0052092D"/>
    <w:rsid w:val="00520D52"/>
    <w:rsid w:val="0052192A"/>
    <w:rsid w:val="00521C77"/>
    <w:rsid w:val="005222AE"/>
    <w:rsid w:val="00524546"/>
    <w:rsid w:val="0052599C"/>
    <w:rsid w:val="00526985"/>
    <w:rsid w:val="00527EDC"/>
    <w:rsid w:val="0053103C"/>
    <w:rsid w:val="0053271A"/>
    <w:rsid w:val="00532CC3"/>
    <w:rsid w:val="00535D39"/>
    <w:rsid w:val="00537F7E"/>
    <w:rsid w:val="00540F06"/>
    <w:rsid w:val="005414A2"/>
    <w:rsid w:val="0054337B"/>
    <w:rsid w:val="005439C1"/>
    <w:rsid w:val="00545251"/>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4CB4"/>
    <w:rsid w:val="0056558D"/>
    <w:rsid w:val="00566BEF"/>
    <w:rsid w:val="00570F64"/>
    <w:rsid w:val="005713BD"/>
    <w:rsid w:val="0057234C"/>
    <w:rsid w:val="005731FD"/>
    <w:rsid w:val="005736F7"/>
    <w:rsid w:val="00574385"/>
    <w:rsid w:val="00576FD2"/>
    <w:rsid w:val="0057754D"/>
    <w:rsid w:val="005775C7"/>
    <w:rsid w:val="005807B5"/>
    <w:rsid w:val="0058201C"/>
    <w:rsid w:val="0058209E"/>
    <w:rsid w:val="0058228D"/>
    <w:rsid w:val="00582465"/>
    <w:rsid w:val="00583CBB"/>
    <w:rsid w:val="005840EF"/>
    <w:rsid w:val="00584EC7"/>
    <w:rsid w:val="00585C85"/>
    <w:rsid w:val="0058615E"/>
    <w:rsid w:val="00586E12"/>
    <w:rsid w:val="00587206"/>
    <w:rsid w:val="0059006A"/>
    <w:rsid w:val="00592E40"/>
    <w:rsid w:val="005932AF"/>
    <w:rsid w:val="005935BB"/>
    <w:rsid w:val="0059382D"/>
    <w:rsid w:val="0059411B"/>
    <w:rsid w:val="00594884"/>
    <w:rsid w:val="00595291"/>
    <w:rsid w:val="00596705"/>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651B"/>
    <w:rsid w:val="00606847"/>
    <w:rsid w:val="006102F1"/>
    <w:rsid w:val="00611B3C"/>
    <w:rsid w:val="006120FD"/>
    <w:rsid w:val="00613077"/>
    <w:rsid w:val="006136E3"/>
    <w:rsid w:val="00613985"/>
    <w:rsid w:val="00614A84"/>
    <w:rsid w:val="0061513F"/>
    <w:rsid w:val="00616A03"/>
    <w:rsid w:val="00616E4F"/>
    <w:rsid w:val="006171E7"/>
    <w:rsid w:val="00617733"/>
    <w:rsid w:val="006202BF"/>
    <w:rsid w:val="006209C5"/>
    <w:rsid w:val="00620B0F"/>
    <w:rsid w:val="00620DF4"/>
    <w:rsid w:val="006211BD"/>
    <w:rsid w:val="00621F5E"/>
    <w:rsid w:val="0062251A"/>
    <w:rsid w:val="00623960"/>
    <w:rsid w:val="00624027"/>
    <w:rsid w:val="00624777"/>
    <w:rsid w:val="00625190"/>
    <w:rsid w:val="006257CE"/>
    <w:rsid w:val="006258D9"/>
    <w:rsid w:val="00626951"/>
    <w:rsid w:val="006319E5"/>
    <w:rsid w:val="0063494B"/>
    <w:rsid w:val="006364EF"/>
    <w:rsid w:val="00636679"/>
    <w:rsid w:val="006370D0"/>
    <w:rsid w:val="00637E8A"/>
    <w:rsid w:val="0064151D"/>
    <w:rsid w:val="00641B22"/>
    <w:rsid w:val="00642B36"/>
    <w:rsid w:val="00642BCF"/>
    <w:rsid w:val="00643698"/>
    <w:rsid w:val="00645386"/>
    <w:rsid w:val="006462BE"/>
    <w:rsid w:val="00646344"/>
    <w:rsid w:val="00647919"/>
    <w:rsid w:val="00647F63"/>
    <w:rsid w:val="006523F6"/>
    <w:rsid w:val="00652D17"/>
    <w:rsid w:val="00653DD5"/>
    <w:rsid w:val="0065437D"/>
    <w:rsid w:val="006547DD"/>
    <w:rsid w:val="00654C1D"/>
    <w:rsid w:val="00655BEB"/>
    <w:rsid w:val="00655D0F"/>
    <w:rsid w:val="0065627C"/>
    <w:rsid w:val="00656FE4"/>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91989"/>
    <w:rsid w:val="00691D21"/>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CBC"/>
    <w:rsid w:val="006C0F08"/>
    <w:rsid w:val="006C1D57"/>
    <w:rsid w:val="006C2BC7"/>
    <w:rsid w:val="006C6406"/>
    <w:rsid w:val="006C6933"/>
    <w:rsid w:val="006C7901"/>
    <w:rsid w:val="006D0042"/>
    <w:rsid w:val="006D09EB"/>
    <w:rsid w:val="006D1D49"/>
    <w:rsid w:val="006D2E88"/>
    <w:rsid w:val="006D2F35"/>
    <w:rsid w:val="006D3257"/>
    <w:rsid w:val="006D3FDC"/>
    <w:rsid w:val="006D4CA0"/>
    <w:rsid w:val="006D510C"/>
    <w:rsid w:val="006D57DD"/>
    <w:rsid w:val="006E0BE5"/>
    <w:rsid w:val="006E2B26"/>
    <w:rsid w:val="006E2F0D"/>
    <w:rsid w:val="006E3C34"/>
    <w:rsid w:val="006E6C75"/>
    <w:rsid w:val="006F0522"/>
    <w:rsid w:val="006F1436"/>
    <w:rsid w:val="006F1AD0"/>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1D59"/>
    <w:rsid w:val="007140C6"/>
    <w:rsid w:val="007153CA"/>
    <w:rsid w:val="00715B58"/>
    <w:rsid w:val="00716369"/>
    <w:rsid w:val="00716E2A"/>
    <w:rsid w:val="00716F85"/>
    <w:rsid w:val="00717022"/>
    <w:rsid w:val="007177E7"/>
    <w:rsid w:val="007214FC"/>
    <w:rsid w:val="00722319"/>
    <w:rsid w:val="0072251F"/>
    <w:rsid w:val="00723031"/>
    <w:rsid w:val="00723F5A"/>
    <w:rsid w:val="00723FE3"/>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7BE"/>
    <w:rsid w:val="00765A28"/>
    <w:rsid w:val="00767198"/>
    <w:rsid w:val="00767A26"/>
    <w:rsid w:val="0077009D"/>
    <w:rsid w:val="00771E4E"/>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2DC4"/>
    <w:rsid w:val="00793530"/>
    <w:rsid w:val="00794C9B"/>
    <w:rsid w:val="0079517E"/>
    <w:rsid w:val="007A2F8F"/>
    <w:rsid w:val="007A365F"/>
    <w:rsid w:val="007A424D"/>
    <w:rsid w:val="007A4356"/>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615C"/>
    <w:rsid w:val="007E0BE2"/>
    <w:rsid w:val="007E1C34"/>
    <w:rsid w:val="007E2B89"/>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6898"/>
    <w:rsid w:val="007F68EF"/>
    <w:rsid w:val="007F7214"/>
    <w:rsid w:val="007F7772"/>
    <w:rsid w:val="008017AF"/>
    <w:rsid w:val="00801B0D"/>
    <w:rsid w:val="00804711"/>
    <w:rsid w:val="008049B8"/>
    <w:rsid w:val="00806364"/>
    <w:rsid w:val="008063E5"/>
    <w:rsid w:val="008064D1"/>
    <w:rsid w:val="0080666B"/>
    <w:rsid w:val="008077CA"/>
    <w:rsid w:val="00807C01"/>
    <w:rsid w:val="00810174"/>
    <w:rsid w:val="00810C7B"/>
    <w:rsid w:val="008114C5"/>
    <w:rsid w:val="00811802"/>
    <w:rsid w:val="00812AED"/>
    <w:rsid w:val="00812CAC"/>
    <w:rsid w:val="008133E9"/>
    <w:rsid w:val="00813567"/>
    <w:rsid w:val="00814D25"/>
    <w:rsid w:val="008156DE"/>
    <w:rsid w:val="00815BB2"/>
    <w:rsid w:val="008160F5"/>
    <w:rsid w:val="0081675A"/>
    <w:rsid w:val="00817340"/>
    <w:rsid w:val="00817C80"/>
    <w:rsid w:val="008234E3"/>
    <w:rsid w:val="00823682"/>
    <w:rsid w:val="00823776"/>
    <w:rsid w:val="00824102"/>
    <w:rsid w:val="008307CA"/>
    <w:rsid w:val="008316DD"/>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67E"/>
    <w:rsid w:val="0085786C"/>
    <w:rsid w:val="008579C4"/>
    <w:rsid w:val="00857D38"/>
    <w:rsid w:val="008615C6"/>
    <w:rsid w:val="008617C3"/>
    <w:rsid w:val="00861A4B"/>
    <w:rsid w:val="00861BEB"/>
    <w:rsid w:val="00862B77"/>
    <w:rsid w:val="00865944"/>
    <w:rsid w:val="008663A7"/>
    <w:rsid w:val="00871844"/>
    <w:rsid w:val="00871EAE"/>
    <w:rsid w:val="0087225F"/>
    <w:rsid w:val="00875153"/>
    <w:rsid w:val="00875DBA"/>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ABB"/>
    <w:rsid w:val="008A2F56"/>
    <w:rsid w:val="008A59E4"/>
    <w:rsid w:val="008A73DF"/>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749B"/>
    <w:rsid w:val="008C7E3B"/>
    <w:rsid w:val="008D0709"/>
    <w:rsid w:val="008D19F4"/>
    <w:rsid w:val="008D3B1A"/>
    <w:rsid w:val="008D3D21"/>
    <w:rsid w:val="008D46FB"/>
    <w:rsid w:val="008D486A"/>
    <w:rsid w:val="008D4EAE"/>
    <w:rsid w:val="008D50FE"/>
    <w:rsid w:val="008D547B"/>
    <w:rsid w:val="008D68D2"/>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502E"/>
    <w:rsid w:val="008E79D5"/>
    <w:rsid w:val="008F1960"/>
    <w:rsid w:val="008F1BC1"/>
    <w:rsid w:val="008F1F81"/>
    <w:rsid w:val="008F35AC"/>
    <w:rsid w:val="008F387F"/>
    <w:rsid w:val="008F3C0F"/>
    <w:rsid w:val="008F3E7F"/>
    <w:rsid w:val="008F5569"/>
    <w:rsid w:val="008F6541"/>
    <w:rsid w:val="008F6FC6"/>
    <w:rsid w:val="008F7D66"/>
    <w:rsid w:val="00900AB8"/>
    <w:rsid w:val="009015C4"/>
    <w:rsid w:val="0090422E"/>
    <w:rsid w:val="0090570A"/>
    <w:rsid w:val="00905F8D"/>
    <w:rsid w:val="00907215"/>
    <w:rsid w:val="00907573"/>
    <w:rsid w:val="0090785D"/>
    <w:rsid w:val="009116CA"/>
    <w:rsid w:val="00912150"/>
    <w:rsid w:val="00912C8E"/>
    <w:rsid w:val="00913788"/>
    <w:rsid w:val="0091411A"/>
    <w:rsid w:val="009147D0"/>
    <w:rsid w:val="009148FC"/>
    <w:rsid w:val="0091561D"/>
    <w:rsid w:val="00915F0C"/>
    <w:rsid w:val="009161CA"/>
    <w:rsid w:val="00916220"/>
    <w:rsid w:val="0091655A"/>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67E"/>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E55"/>
    <w:rsid w:val="00975C96"/>
    <w:rsid w:val="009771CD"/>
    <w:rsid w:val="00977AEF"/>
    <w:rsid w:val="00981BEE"/>
    <w:rsid w:val="00981D72"/>
    <w:rsid w:val="00982E78"/>
    <w:rsid w:val="009850BC"/>
    <w:rsid w:val="009850D1"/>
    <w:rsid w:val="009855A5"/>
    <w:rsid w:val="009874E0"/>
    <w:rsid w:val="00987AB7"/>
    <w:rsid w:val="00987C01"/>
    <w:rsid w:val="00990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A04F0"/>
    <w:rsid w:val="009A0549"/>
    <w:rsid w:val="009A2C38"/>
    <w:rsid w:val="009A535A"/>
    <w:rsid w:val="009A6B71"/>
    <w:rsid w:val="009A6E2F"/>
    <w:rsid w:val="009B1AE7"/>
    <w:rsid w:val="009B2A72"/>
    <w:rsid w:val="009B2EAB"/>
    <w:rsid w:val="009B33B3"/>
    <w:rsid w:val="009B4957"/>
    <w:rsid w:val="009B631F"/>
    <w:rsid w:val="009B6BEB"/>
    <w:rsid w:val="009B6C0E"/>
    <w:rsid w:val="009B74C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D67"/>
    <w:rsid w:val="009F3D25"/>
    <w:rsid w:val="009F3FCC"/>
    <w:rsid w:val="009F756F"/>
    <w:rsid w:val="009F7ACF"/>
    <w:rsid w:val="00A009ED"/>
    <w:rsid w:val="00A01FF0"/>
    <w:rsid w:val="00A021E3"/>
    <w:rsid w:val="00A02E16"/>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79B5"/>
    <w:rsid w:val="00A30AAA"/>
    <w:rsid w:val="00A314C5"/>
    <w:rsid w:val="00A31FE2"/>
    <w:rsid w:val="00A3236D"/>
    <w:rsid w:val="00A324B0"/>
    <w:rsid w:val="00A328AD"/>
    <w:rsid w:val="00A340D4"/>
    <w:rsid w:val="00A34294"/>
    <w:rsid w:val="00A343EC"/>
    <w:rsid w:val="00A349E8"/>
    <w:rsid w:val="00A36366"/>
    <w:rsid w:val="00A363A7"/>
    <w:rsid w:val="00A36EBC"/>
    <w:rsid w:val="00A37C9D"/>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1CB1"/>
    <w:rsid w:val="00A62EE4"/>
    <w:rsid w:val="00A646CD"/>
    <w:rsid w:val="00A652D0"/>
    <w:rsid w:val="00A6736A"/>
    <w:rsid w:val="00A67C70"/>
    <w:rsid w:val="00A70B29"/>
    <w:rsid w:val="00A71355"/>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35E"/>
    <w:rsid w:val="00A94CD7"/>
    <w:rsid w:val="00A95F80"/>
    <w:rsid w:val="00A96630"/>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069"/>
    <w:rsid w:val="00AC19EE"/>
    <w:rsid w:val="00AC1DA1"/>
    <w:rsid w:val="00AC2E27"/>
    <w:rsid w:val="00AC36E8"/>
    <w:rsid w:val="00AC396D"/>
    <w:rsid w:val="00AC6C66"/>
    <w:rsid w:val="00AC75F2"/>
    <w:rsid w:val="00AC7D05"/>
    <w:rsid w:val="00AD0243"/>
    <w:rsid w:val="00AD08DB"/>
    <w:rsid w:val="00AD2140"/>
    <w:rsid w:val="00AD308C"/>
    <w:rsid w:val="00AD3A76"/>
    <w:rsid w:val="00AD552A"/>
    <w:rsid w:val="00AD6535"/>
    <w:rsid w:val="00AD65B6"/>
    <w:rsid w:val="00AE20DC"/>
    <w:rsid w:val="00AE2C56"/>
    <w:rsid w:val="00AE3AF1"/>
    <w:rsid w:val="00AE46C9"/>
    <w:rsid w:val="00AE4AD4"/>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3031"/>
    <w:rsid w:val="00B24EAD"/>
    <w:rsid w:val="00B26081"/>
    <w:rsid w:val="00B268F7"/>
    <w:rsid w:val="00B26C3F"/>
    <w:rsid w:val="00B309E8"/>
    <w:rsid w:val="00B31422"/>
    <w:rsid w:val="00B3199A"/>
    <w:rsid w:val="00B32680"/>
    <w:rsid w:val="00B3384E"/>
    <w:rsid w:val="00B33E01"/>
    <w:rsid w:val="00B3433B"/>
    <w:rsid w:val="00B35DC8"/>
    <w:rsid w:val="00B36C70"/>
    <w:rsid w:val="00B37E44"/>
    <w:rsid w:val="00B404E1"/>
    <w:rsid w:val="00B4063F"/>
    <w:rsid w:val="00B440B7"/>
    <w:rsid w:val="00B441CD"/>
    <w:rsid w:val="00B465D3"/>
    <w:rsid w:val="00B468DB"/>
    <w:rsid w:val="00B476EC"/>
    <w:rsid w:val="00B5069E"/>
    <w:rsid w:val="00B50883"/>
    <w:rsid w:val="00B50D9B"/>
    <w:rsid w:val="00B548EC"/>
    <w:rsid w:val="00B55253"/>
    <w:rsid w:val="00B55421"/>
    <w:rsid w:val="00B56825"/>
    <w:rsid w:val="00B601DD"/>
    <w:rsid w:val="00B602BE"/>
    <w:rsid w:val="00B61214"/>
    <w:rsid w:val="00B61D2E"/>
    <w:rsid w:val="00B62C5F"/>
    <w:rsid w:val="00B6327B"/>
    <w:rsid w:val="00B6508B"/>
    <w:rsid w:val="00B65A60"/>
    <w:rsid w:val="00B73EB7"/>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58C5"/>
    <w:rsid w:val="00BA5989"/>
    <w:rsid w:val="00BA6B00"/>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E08AC"/>
    <w:rsid w:val="00BE0977"/>
    <w:rsid w:val="00BE0F0D"/>
    <w:rsid w:val="00BE0F21"/>
    <w:rsid w:val="00BE240C"/>
    <w:rsid w:val="00BE2A73"/>
    <w:rsid w:val="00BE6B12"/>
    <w:rsid w:val="00BE7EC8"/>
    <w:rsid w:val="00BF0A66"/>
    <w:rsid w:val="00BF10A8"/>
    <w:rsid w:val="00BF4574"/>
    <w:rsid w:val="00BF5516"/>
    <w:rsid w:val="00BF5F9A"/>
    <w:rsid w:val="00BF6B96"/>
    <w:rsid w:val="00BF6E2B"/>
    <w:rsid w:val="00BF7B40"/>
    <w:rsid w:val="00BF7EEA"/>
    <w:rsid w:val="00C0004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71C6"/>
    <w:rsid w:val="00C17F56"/>
    <w:rsid w:val="00C21193"/>
    <w:rsid w:val="00C236B0"/>
    <w:rsid w:val="00C2405E"/>
    <w:rsid w:val="00C24CFA"/>
    <w:rsid w:val="00C258A6"/>
    <w:rsid w:val="00C25B23"/>
    <w:rsid w:val="00C2656A"/>
    <w:rsid w:val="00C27ED4"/>
    <w:rsid w:val="00C3156F"/>
    <w:rsid w:val="00C31FF9"/>
    <w:rsid w:val="00C32269"/>
    <w:rsid w:val="00C33C0D"/>
    <w:rsid w:val="00C346FE"/>
    <w:rsid w:val="00C35064"/>
    <w:rsid w:val="00C35106"/>
    <w:rsid w:val="00C35A09"/>
    <w:rsid w:val="00C35B0A"/>
    <w:rsid w:val="00C37245"/>
    <w:rsid w:val="00C37978"/>
    <w:rsid w:val="00C4010E"/>
    <w:rsid w:val="00C40A25"/>
    <w:rsid w:val="00C41351"/>
    <w:rsid w:val="00C42717"/>
    <w:rsid w:val="00C42D53"/>
    <w:rsid w:val="00C44A50"/>
    <w:rsid w:val="00C44D9E"/>
    <w:rsid w:val="00C456FE"/>
    <w:rsid w:val="00C45E35"/>
    <w:rsid w:val="00C506FA"/>
    <w:rsid w:val="00C50930"/>
    <w:rsid w:val="00C51159"/>
    <w:rsid w:val="00C5149F"/>
    <w:rsid w:val="00C516A6"/>
    <w:rsid w:val="00C52F6C"/>
    <w:rsid w:val="00C5336E"/>
    <w:rsid w:val="00C538FF"/>
    <w:rsid w:val="00C54ADA"/>
    <w:rsid w:val="00C55AEF"/>
    <w:rsid w:val="00C55CBF"/>
    <w:rsid w:val="00C57551"/>
    <w:rsid w:val="00C575B9"/>
    <w:rsid w:val="00C57ED2"/>
    <w:rsid w:val="00C63185"/>
    <w:rsid w:val="00C64190"/>
    <w:rsid w:val="00C656CB"/>
    <w:rsid w:val="00C6578E"/>
    <w:rsid w:val="00C6699E"/>
    <w:rsid w:val="00C66B28"/>
    <w:rsid w:val="00C66B60"/>
    <w:rsid w:val="00C66C95"/>
    <w:rsid w:val="00C67384"/>
    <w:rsid w:val="00C7265B"/>
    <w:rsid w:val="00C72A9B"/>
    <w:rsid w:val="00C72EAE"/>
    <w:rsid w:val="00C734F1"/>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1474"/>
    <w:rsid w:val="00CB1599"/>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600"/>
    <w:rsid w:val="00CC5ECA"/>
    <w:rsid w:val="00CC67F8"/>
    <w:rsid w:val="00CD0324"/>
    <w:rsid w:val="00CD3A34"/>
    <w:rsid w:val="00CD45E0"/>
    <w:rsid w:val="00CD4865"/>
    <w:rsid w:val="00CD4872"/>
    <w:rsid w:val="00CD565B"/>
    <w:rsid w:val="00CD5B66"/>
    <w:rsid w:val="00CD5F01"/>
    <w:rsid w:val="00CD69A3"/>
    <w:rsid w:val="00CE0A99"/>
    <w:rsid w:val="00CE26E7"/>
    <w:rsid w:val="00CE3075"/>
    <w:rsid w:val="00CE365B"/>
    <w:rsid w:val="00CE7797"/>
    <w:rsid w:val="00CE7865"/>
    <w:rsid w:val="00CE788B"/>
    <w:rsid w:val="00CE7AE4"/>
    <w:rsid w:val="00CF092F"/>
    <w:rsid w:val="00CF0FB4"/>
    <w:rsid w:val="00CF1492"/>
    <w:rsid w:val="00CF1F36"/>
    <w:rsid w:val="00CF241C"/>
    <w:rsid w:val="00CF369E"/>
    <w:rsid w:val="00CF3EA5"/>
    <w:rsid w:val="00CF3F3D"/>
    <w:rsid w:val="00CF4792"/>
    <w:rsid w:val="00CF53EC"/>
    <w:rsid w:val="00CF59F8"/>
    <w:rsid w:val="00CF651D"/>
    <w:rsid w:val="00CF651F"/>
    <w:rsid w:val="00CF69A3"/>
    <w:rsid w:val="00CF6CA0"/>
    <w:rsid w:val="00D00204"/>
    <w:rsid w:val="00D0187C"/>
    <w:rsid w:val="00D01ECF"/>
    <w:rsid w:val="00D04D1A"/>
    <w:rsid w:val="00D05964"/>
    <w:rsid w:val="00D06176"/>
    <w:rsid w:val="00D06567"/>
    <w:rsid w:val="00D07100"/>
    <w:rsid w:val="00D07CD9"/>
    <w:rsid w:val="00D10030"/>
    <w:rsid w:val="00D10912"/>
    <w:rsid w:val="00D10B02"/>
    <w:rsid w:val="00D119B4"/>
    <w:rsid w:val="00D11FA7"/>
    <w:rsid w:val="00D12B7F"/>
    <w:rsid w:val="00D13C1C"/>
    <w:rsid w:val="00D1488C"/>
    <w:rsid w:val="00D14988"/>
    <w:rsid w:val="00D14C20"/>
    <w:rsid w:val="00D15167"/>
    <w:rsid w:val="00D16B5D"/>
    <w:rsid w:val="00D17EB0"/>
    <w:rsid w:val="00D203A8"/>
    <w:rsid w:val="00D20A8D"/>
    <w:rsid w:val="00D2150E"/>
    <w:rsid w:val="00D221E5"/>
    <w:rsid w:val="00D22AD5"/>
    <w:rsid w:val="00D22E8E"/>
    <w:rsid w:val="00D23F24"/>
    <w:rsid w:val="00D2535A"/>
    <w:rsid w:val="00D276AA"/>
    <w:rsid w:val="00D27953"/>
    <w:rsid w:val="00D30B52"/>
    <w:rsid w:val="00D30DDF"/>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48EB"/>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3F58"/>
    <w:rsid w:val="00D644D6"/>
    <w:rsid w:val="00D645E9"/>
    <w:rsid w:val="00D64AF4"/>
    <w:rsid w:val="00D654D2"/>
    <w:rsid w:val="00D70F7F"/>
    <w:rsid w:val="00D720DC"/>
    <w:rsid w:val="00D729C4"/>
    <w:rsid w:val="00D73569"/>
    <w:rsid w:val="00D741FE"/>
    <w:rsid w:val="00D742D9"/>
    <w:rsid w:val="00D746E8"/>
    <w:rsid w:val="00D751CE"/>
    <w:rsid w:val="00D7530D"/>
    <w:rsid w:val="00D779FB"/>
    <w:rsid w:val="00D77B91"/>
    <w:rsid w:val="00D80755"/>
    <w:rsid w:val="00D80792"/>
    <w:rsid w:val="00D80BF9"/>
    <w:rsid w:val="00D81025"/>
    <w:rsid w:val="00D82A3B"/>
    <w:rsid w:val="00D82B09"/>
    <w:rsid w:val="00D8329E"/>
    <w:rsid w:val="00D835C5"/>
    <w:rsid w:val="00D83D0C"/>
    <w:rsid w:val="00D85C5B"/>
    <w:rsid w:val="00D8668A"/>
    <w:rsid w:val="00D87215"/>
    <w:rsid w:val="00D87868"/>
    <w:rsid w:val="00D90E4E"/>
    <w:rsid w:val="00D9165C"/>
    <w:rsid w:val="00D92E6A"/>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E00"/>
    <w:rsid w:val="00DB5F64"/>
    <w:rsid w:val="00DB6175"/>
    <w:rsid w:val="00DB63C9"/>
    <w:rsid w:val="00DB702A"/>
    <w:rsid w:val="00DC042A"/>
    <w:rsid w:val="00DC29D4"/>
    <w:rsid w:val="00DC5683"/>
    <w:rsid w:val="00DC5C36"/>
    <w:rsid w:val="00DD20AE"/>
    <w:rsid w:val="00DD2B04"/>
    <w:rsid w:val="00DD2E3F"/>
    <w:rsid w:val="00DD32C3"/>
    <w:rsid w:val="00DD35B3"/>
    <w:rsid w:val="00DD3E70"/>
    <w:rsid w:val="00DD3EA9"/>
    <w:rsid w:val="00DE0771"/>
    <w:rsid w:val="00DE0A89"/>
    <w:rsid w:val="00DE0B8A"/>
    <w:rsid w:val="00DE0D73"/>
    <w:rsid w:val="00DE1E34"/>
    <w:rsid w:val="00DE2ACB"/>
    <w:rsid w:val="00DE3B3F"/>
    <w:rsid w:val="00DE4246"/>
    <w:rsid w:val="00DE43AB"/>
    <w:rsid w:val="00DE44E3"/>
    <w:rsid w:val="00DE4735"/>
    <w:rsid w:val="00DE54D6"/>
    <w:rsid w:val="00DE6D5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443"/>
    <w:rsid w:val="00E061D4"/>
    <w:rsid w:val="00E102D4"/>
    <w:rsid w:val="00E11628"/>
    <w:rsid w:val="00E12D35"/>
    <w:rsid w:val="00E14E84"/>
    <w:rsid w:val="00E16CC7"/>
    <w:rsid w:val="00E17035"/>
    <w:rsid w:val="00E17EAD"/>
    <w:rsid w:val="00E20D98"/>
    <w:rsid w:val="00E21AA5"/>
    <w:rsid w:val="00E21EBC"/>
    <w:rsid w:val="00E22A07"/>
    <w:rsid w:val="00E249C1"/>
    <w:rsid w:val="00E25C77"/>
    <w:rsid w:val="00E3019C"/>
    <w:rsid w:val="00E3230F"/>
    <w:rsid w:val="00E32346"/>
    <w:rsid w:val="00E332E1"/>
    <w:rsid w:val="00E33560"/>
    <w:rsid w:val="00E337BE"/>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A"/>
    <w:rsid w:val="00E7003B"/>
    <w:rsid w:val="00E706B2"/>
    <w:rsid w:val="00E71102"/>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3D7C"/>
    <w:rsid w:val="00EB508D"/>
    <w:rsid w:val="00EB526B"/>
    <w:rsid w:val="00EB733D"/>
    <w:rsid w:val="00EB7B87"/>
    <w:rsid w:val="00EC08A7"/>
    <w:rsid w:val="00EC1281"/>
    <w:rsid w:val="00EC162C"/>
    <w:rsid w:val="00EC2473"/>
    <w:rsid w:val="00EC2D62"/>
    <w:rsid w:val="00EC3812"/>
    <w:rsid w:val="00EC3F60"/>
    <w:rsid w:val="00EC4494"/>
    <w:rsid w:val="00EC540A"/>
    <w:rsid w:val="00EC6675"/>
    <w:rsid w:val="00EC7B42"/>
    <w:rsid w:val="00EC7BAD"/>
    <w:rsid w:val="00ED00F7"/>
    <w:rsid w:val="00ED1E58"/>
    <w:rsid w:val="00ED332A"/>
    <w:rsid w:val="00ED56B2"/>
    <w:rsid w:val="00ED612E"/>
    <w:rsid w:val="00ED6235"/>
    <w:rsid w:val="00ED6394"/>
    <w:rsid w:val="00ED67BE"/>
    <w:rsid w:val="00ED704B"/>
    <w:rsid w:val="00EE1B85"/>
    <w:rsid w:val="00EE2014"/>
    <w:rsid w:val="00EE2C5B"/>
    <w:rsid w:val="00EE3F3A"/>
    <w:rsid w:val="00EE42AA"/>
    <w:rsid w:val="00EE443F"/>
    <w:rsid w:val="00EE4852"/>
    <w:rsid w:val="00EE5262"/>
    <w:rsid w:val="00EE56C1"/>
    <w:rsid w:val="00EE5867"/>
    <w:rsid w:val="00EE6330"/>
    <w:rsid w:val="00EE6E91"/>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20BDA"/>
    <w:rsid w:val="00F20F73"/>
    <w:rsid w:val="00F218BE"/>
    <w:rsid w:val="00F22399"/>
    <w:rsid w:val="00F22CC5"/>
    <w:rsid w:val="00F230AA"/>
    <w:rsid w:val="00F261E5"/>
    <w:rsid w:val="00F269D3"/>
    <w:rsid w:val="00F27C8E"/>
    <w:rsid w:val="00F3033A"/>
    <w:rsid w:val="00F30C70"/>
    <w:rsid w:val="00F30F15"/>
    <w:rsid w:val="00F31108"/>
    <w:rsid w:val="00F3261B"/>
    <w:rsid w:val="00F32D80"/>
    <w:rsid w:val="00F330E1"/>
    <w:rsid w:val="00F338F7"/>
    <w:rsid w:val="00F346A1"/>
    <w:rsid w:val="00F35DEE"/>
    <w:rsid w:val="00F36224"/>
    <w:rsid w:val="00F40DB3"/>
    <w:rsid w:val="00F4153E"/>
    <w:rsid w:val="00F41618"/>
    <w:rsid w:val="00F419E7"/>
    <w:rsid w:val="00F424BF"/>
    <w:rsid w:val="00F43515"/>
    <w:rsid w:val="00F44861"/>
    <w:rsid w:val="00F44C42"/>
    <w:rsid w:val="00F4581E"/>
    <w:rsid w:val="00F46992"/>
    <w:rsid w:val="00F506E8"/>
    <w:rsid w:val="00F519AD"/>
    <w:rsid w:val="00F52015"/>
    <w:rsid w:val="00F525C8"/>
    <w:rsid w:val="00F54093"/>
    <w:rsid w:val="00F540B2"/>
    <w:rsid w:val="00F5658D"/>
    <w:rsid w:val="00F5691E"/>
    <w:rsid w:val="00F56D71"/>
    <w:rsid w:val="00F571A9"/>
    <w:rsid w:val="00F62F69"/>
    <w:rsid w:val="00F637FA"/>
    <w:rsid w:val="00F64263"/>
    <w:rsid w:val="00F64928"/>
    <w:rsid w:val="00F64D49"/>
    <w:rsid w:val="00F657BC"/>
    <w:rsid w:val="00F661C2"/>
    <w:rsid w:val="00F661F5"/>
    <w:rsid w:val="00F66232"/>
    <w:rsid w:val="00F66F6E"/>
    <w:rsid w:val="00F67508"/>
    <w:rsid w:val="00F675E8"/>
    <w:rsid w:val="00F67750"/>
    <w:rsid w:val="00F7032B"/>
    <w:rsid w:val="00F7263A"/>
    <w:rsid w:val="00F7420B"/>
    <w:rsid w:val="00F744FC"/>
    <w:rsid w:val="00F7521E"/>
    <w:rsid w:val="00F75782"/>
    <w:rsid w:val="00F75921"/>
    <w:rsid w:val="00F761A6"/>
    <w:rsid w:val="00F76B4D"/>
    <w:rsid w:val="00F77458"/>
    <w:rsid w:val="00F77FC4"/>
    <w:rsid w:val="00F8026A"/>
    <w:rsid w:val="00F814FA"/>
    <w:rsid w:val="00F81957"/>
    <w:rsid w:val="00F8196F"/>
    <w:rsid w:val="00F8393D"/>
    <w:rsid w:val="00F854F7"/>
    <w:rsid w:val="00F85B03"/>
    <w:rsid w:val="00F8614B"/>
    <w:rsid w:val="00F8656B"/>
    <w:rsid w:val="00F87BD2"/>
    <w:rsid w:val="00F87F9A"/>
    <w:rsid w:val="00F90DD9"/>
    <w:rsid w:val="00F92133"/>
    <w:rsid w:val="00F921D5"/>
    <w:rsid w:val="00F9260C"/>
    <w:rsid w:val="00F92E59"/>
    <w:rsid w:val="00F92F0B"/>
    <w:rsid w:val="00F944F2"/>
    <w:rsid w:val="00F9591B"/>
    <w:rsid w:val="00F95B40"/>
    <w:rsid w:val="00F969C2"/>
    <w:rsid w:val="00F97D60"/>
    <w:rsid w:val="00FA1C04"/>
    <w:rsid w:val="00FA2643"/>
    <w:rsid w:val="00FA42C0"/>
    <w:rsid w:val="00FA4AF7"/>
    <w:rsid w:val="00FA5E1F"/>
    <w:rsid w:val="00FA5E65"/>
    <w:rsid w:val="00FA73F2"/>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282D"/>
    <w:rsid w:val="00FD41BA"/>
    <w:rsid w:val="00FD4FAE"/>
    <w:rsid w:val="00FD6213"/>
    <w:rsid w:val="00FD7552"/>
    <w:rsid w:val="00FD791D"/>
    <w:rsid w:val="00FE21CE"/>
    <w:rsid w:val="00FE24A7"/>
    <w:rsid w:val="00FE32ED"/>
    <w:rsid w:val="00FE672D"/>
    <w:rsid w:val="00FE67EA"/>
    <w:rsid w:val="00FF0387"/>
    <w:rsid w:val="00FF0EC8"/>
    <w:rsid w:val="00FF19C1"/>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7E251B0E-8A49-4563-A3EC-C74C5274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FFB5C26B-A936-42A6-A54C-DAC7CAD8C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B1ED6E-F539-48C1-932A-A84BD113359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TotalTime>
  <Pages>11</Pages>
  <Words>2154</Words>
  <Characters>11181</Characters>
  <Application>Microsoft Office Word</Application>
  <DocSecurity>0</DocSecurity>
  <Lines>319</Lines>
  <Paragraphs>199</Paragraphs>
  <ScaleCrop>false</ScaleCrop>
  <HeadingPairs>
    <vt:vector size="2" baseType="variant">
      <vt:variant>
        <vt:lpstr>Title</vt:lpstr>
      </vt:variant>
      <vt:variant>
        <vt:i4>1</vt:i4>
      </vt:variant>
    </vt:vector>
  </HeadingPairs>
  <TitlesOfParts>
    <vt:vector size="1" baseType="lpstr">
      <vt:lpstr>Axis Void Management</vt:lpstr>
    </vt:vector>
  </TitlesOfParts>
  <Manager>Version 1.1</Manager>
  <Company/>
  <LinksUpToDate>false</LinksUpToDate>
  <CharactersWithSpaces>13136</CharactersWithSpaces>
  <SharedDoc>false</SharedDoc>
  <HyperlinkBase/>
  <HLinks>
    <vt:vector size="90" baseType="variant">
      <vt:variant>
        <vt:i4>5767250</vt:i4>
      </vt:variant>
      <vt:variant>
        <vt:i4>114</vt:i4>
      </vt:variant>
      <vt:variant>
        <vt:i4>0</vt:i4>
      </vt:variant>
      <vt:variant>
        <vt:i4>5</vt:i4>
      </vt:variant>
      <vt:variant>
        <vt:lpwstr/>
      </vt:variant>
      <vt:variant>
        <vt:lpwstr>_Delivery_Approach</vt:lpwstr>
      </vt:variant>
      <vt:variant>
        <vt:i4>6553726</vt:i4>
      </vt:variant>
      <vt:variant>
        <vt:i4>105</vt:i4>
      </vt:variant>
      <vt:variant>
        <vt:i4>0</vt:i4>
      </vt:variant>
      <vt:variant>
        <vt:i4>5</vt:i4>
      </vt:variant>
      <vt:variant>
        <vt:lpwstr/>
      </vt:variant>
      <vt:variant>
        <vt:lpwstr>_Project_Objectives</vt:lpwstr>
      </vt:variant>
      <vt:variant>
        <vt:i4>2031665</vt:i4>
      </vt:variant>
      <vt:variant>
        <vt:i4>89</vt:i4>
      </vt:variant>
      <vt:variant>
        <vt:i4>0</vt:i4>
      </vt:variant>
      <vt:variant>
        <vt:i4>5</vt:i4>
      </vt:variant>
      <vt:variant>
        <vt:lpwstr/>
      </vt:variant>
      <vt:variant>
        <vt:lpwstr>_Toc158299168</vt:lpwstr>
      </vt:variant>
      <vt:variant>
        <vt:i4>2031665</vt:i4>
      </vt:variant>
      <vt:variant>
        <vt:i4>83</vt:i4>
      </vt:variant>
      <vt:variant>
        <vt:i4>0</vt:i4>
      </vt:variant>
      <vt:variant>
        <vt:i4>5</vt:i4>
      </vt:variant>
      <vt:variant>
        <vt:lpwstr/>
      </vt:variant>
      <vt:variant>
        <vt:lpwstr>_Toc158299167</vt:lpwstr>
      </vt:variant>
      <vt:variant>
        <vt:i4>2031665</vt:i4>
      </vt:variant>
      <vt:variant>
        <vt:i4>77</vt:i4>
      </vt:variant>
      <vt:variant>
        <vt:i4>0</vt:i4>
      </vt:variant>
      <vt:variant>
        <vt:i4>5</vt:i4>
      </vt:variant>
      <vt:variant>
        <vt:lpwstr/>
      </vt:variant>
      <vt:variant>
        <vt:lpwstr>_Toc158299166</vt:lpwstr>
      </vt:variant>
      <vt:variant>
        <vt:i4>2031665</vt:i4>
      </vt:variant>
      <vt:variant>
        <vt:i4>71</vt:i4>
      </vt:variant>
      <vt:variant>
        <vt:i4>0</vt:i4>
      </vt:variant>
      <vt:variant>
        <vt:i4>5</vt:i4>
      </vt:variant>
      <vt:variant>
        <vt:lpwstr/>
      </vt:variant>
      <vt:variant>
        <vt:lpwstr>_Toc158299165</vt:lpwstr>
      </vt:variant>
      <vt:variant>
        <vt:i4>2031665</vt:i4>
      </vt:variant>
      <vt:variant>
        <vt:i4>65</vt:i4>
      </vt:variant>
      <vt:variant>
        <vt:i4>0</vt:i4>
      </vt:variant>
      <vt:variant>
        <vt:i4>5</vt:i4>
      </vt:variant>
      <vt:variant>
        <vt:lpwstr/>
      </vt:variant>
      <vt:variant>
        <vt:lpwstr>_Toc158299164</vt:lpwstr>
      </vt:variant>
      <vt:variant>
        <vt:i4>2031665</vt:i4>
      </vt:variant>
      <vt:variant>
        <vt:i4>59</vt:i4>
      </vt:variant>
      <vt:variant>
        <vt:i4>0</vt:i4>
      </vt:variant>
      <vt:variant>
        <vt:i4>5</vt:i4>
      </vt:variant>
      <vt:variant>
        <vt:lpwstr/>
      </vt:variant>
      <vt:variant>
        <vt:lpwstr>_Toc158299163</vt:lpwstr>
      </vt:variant>
      <vt:variant>
        <vt:i4>2031665</vt:i4>
      </vt:variant>
      <vt:variant>
        <vt:i4>53</vt:i4>
      </vt:variant>
      <vt:variant>
        <vt:i4>0</vt:i4>
      </vt:variant>
      <vt:variant>
        <vt:i4>5</vt:i4>
      </vt:variant>
      <vt:variant>
        <vt:lpwstr/>
      </vt:variant>
      <vt:variant>
        <vt:lpwstr>_Toc158299162</vt:lpwstr>
      </vt:variant>
      <vt:variant>
        <vt:i4>2031665</vt:i4>
      </vt:variant>
      <vt:variant>
        <vt:i4>47</vt:i4>
      </vt:variant>
      <vt:variant>
        <vt:i4>0</vt:i4>
      </vt:variant>
      <vt:variant>
        <vt:i4>5</vt:i4>
      </vt:variant>
      <vt:variant>
        <vt:lpwstr/>
      </vt:variant>
      <vt:variant>
        <vt:lpwstr>_Toc158299161</vt:lpwstr>
      </vt:variant>
      <vt:variant>
        <vt:i4>2031665</vt:i4>
      </vt:variant>
      <vt:variant>
        <vt:i4>41</vt:i4>
      </vt:variant>
      <vt:variant>
        <vt:i4>0</vt:i4>
      </vt:variant>
      <vt:variant>
        <vt:i4>5</vt:i4>
      </vt:variant>
      <vt:variant>
        <vt:lpwstr/>
      </vt:variant>
      <vt:variant>
        <vt:lpwstr>_Toc158299160</vt:lpwstr>
      </vt:variant>
      <vt:variant>
        <vt:i4>1835057</vt:i4>
      </vt:variant>
      <vt:variant>
        <vt:i4>35</vt:i4>
      </vt:variant>
      <vt:variant>
        <vt:i4>0</vt:i4>
      </vt:variant>
      <vt:variant>
        <vt:i4>5</vt:i4>
      </vt:variant>
      <vt:variant>
        <vt:lpwstr/>
      </vt:variant>
      <vt:variant>
        <vt:lpwstr>_Toc158299159</vt:lpwstr>
      </vt:variant>
      <vt:variant>
        <vt:i4>1835057</vt:i4>
      </vt:variant>
      <vt:variant>
        <vt:i4>29</vt:i4>
      </vt:variant>
      <vt:variant>
        <vt:i4>0</vt:i4>
      </vt:variant>
      <vt:variant>
        <vt:i4>5</vt:i4>
      </vt:variant>
      <vt:variant>
        <vt:lpwstr/>
      </vt:variant>
      <vt:variant>
        <vt:lpwstr>_Toc158299158</vt:lpwstr>
      </vt:variant>
      <vt:variant>
        <vt:i4>1835057</vt:i4>
      </vt:variant>
      <vt:variant>
        <vt:i4>23</vt:i4>
      </vt:variant>
      <vt:variant>
        <vt:i4>0</vt:i4>
      </vt:variant>
      <vt:variant>
        <vt:i4>5</vt:i4>
      </vt:variant>
      <vt:variant>
        <vt:lpwstr/>
      </vt:variant>
      <vt:variant>
        <vt:lpwstr>_Toc158299157</vt:lpwstr>
      </vt:variant>
      <vt:variant>
        <vt:i4>1835057</vt:i4>
      </vt:variant>
      <vt:variant>
        <vt:i4>17</vt:i4>
      </vt:variant>
      <vt:variant>
        <vt:i4>0</vt:i4>
      </vt:variant>
      <vt:variant>
        <vt:i4>5</vt:i4>
      </vt:variant>
      <vt:variant>
        <vt:lpwstr/>
      </vt:variant>
      <vt:variant>
        <vt:lpwstr>_Toc158299156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Axis Void Management</dc:title>
  <dc:subject>Statement of Work</dc:subject>
  <dc:creator>Nikki Papenfus</dc:creator>
  <cp:keywords>tag</cp:keywords>
  <dc:description/>
  <cp:lastModifiedBy>Sam Duncan</cp:lastModifiedBy>
  <cp:revision>3</cp:revision>
  <cp:lastPrinted>2024-03-26T15:49:00Z</cp:lastPrinted>
  <dcterms:created xsi:type="dcterms:W3CDTF">2024-03-26T15:49:00Z</dcterms:created>
  <dcterms:modified xsi:type="dcterms:W3CDTF">2024-03-26T15:49:00Z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ies>
</file>