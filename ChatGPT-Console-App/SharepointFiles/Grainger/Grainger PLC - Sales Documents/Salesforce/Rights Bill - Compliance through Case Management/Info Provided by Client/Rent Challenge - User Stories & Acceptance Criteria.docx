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4" w:type="dxa"/>
        <w:tblLook w:val="04A0" w:firstRow="1" w:lastRow="0" w:firstColumn="1" w:lastColumn="0" w:noHBand="0" w:noVBand="1"/>
      </w:tblPr>
      <w:tblGrid>
        <w:gridCol w:w="4531"/>
        <w:gridCol w:w="7146"/>
        <w:gridCol w:w="2777"/>
      </w:tblGrid>
      <w:tr w:rsidR="00761C50" w:rsidRPr="00761C50" w14:paraId="3254C369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88E4" w14:textId="77777777" w:rsidR="00761C50" w:rsidRPr="00761C50" w:rsidRDefault="681AF3E6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Story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60D4" w14:textId="77777777" w:rsidR="00761C50" w:rsidRPr="00761C50" w:rsidRDefault="681AF3E6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Acceptance Criteria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94823A" w14:textId="77777777" w:rsidR="00761C50" w:rsidRPr="00761C50" w:rsidRDefault="681AF3E6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Benefits</w:t>
            </w:r>
          </w:p>
        </w:tc>
      </w:tr>
      <w:tr w:rsidR="638BD9ED" w14:paraId="6C0014AA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CCBC" w14:textId="6690007A" w:rsidR="4C479FAD" w:rsidRDefault="00034B72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1# </w:t>
            </w:r>
            <w:r w:rsidR="4C479FAD" w:rsidRPr="638BD9E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>As a User</w:t>
            </w:r>
          </w:p>
          <w:p w14:paraId="22A15562" w14:textId="076C734D" w:rsidR="4C479FAD" w:rsidRPr="009522FB" w:rsidRDefault="4C479FAD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I want to create </w:t>
            </w:r>
            <w:r w:rsidR="00903DAE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a new task case </w:t>
            </w:r>
            <w:r w:rsidR="009577B9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when a Rent Challenge is identified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F379C" w14:textId="77777777" w:rsidR="004E23C3" w:rsidRDefault="00F6625A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4E23C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The new </w:t>
            </w:r>
            <w:r w:rsidR="0090286B" w:rsidRPr="004E23C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Challenge C</w:t>
            </w:r>
            <w:r w:rsidRPr="004E23C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ase is linked to Rent Increase </w:t>
            </w:r>
            <w:r w:rsidR="0090286B" w:rsidRPr="004E23C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process and specifically the </w:t>
            </w:r>
            <w:r w:rsidR="004E23C3" w:rsidRPr="004E23C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Rent Review in progress</w:t>
            </w:r>
          </w:p>
          <w:p w14:paraId="17EDABB2" w14:textId="77777777" w:rsidR="004E751C" w:rsidRDefault="00732B24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The case includes relevant data fields to include </w:t>
            </w:r>
            <w:r w:rsidR="00B751F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the capture of</w:t>
            </w:r>
            <w:r w:rsidR="00590EE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rent requested and </w:t>
            </w:r>
            <w:r w:rsidR="00A62F7E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achieved</w:t>
            </w:r>
            <w:r w:rsidR="00590EE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, dates of appeal, hearing, decision</w:t>
            </w:r>
            <w:r w:rsidR="00A62F7E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, and the outcome details with details of any decision made</w:t>
            </w:r>
          </w:p>
          <w:p w14:paraId="561A1837" w14:textId="588E874E" w:rsidR="00C477A4" w:rsidRPr="00B61C9E" w:rsidRDefault="00C477A4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</w:pPr>
            <w:r w:rsidRPr="00B61C9E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A new case </w:t>
            </w:r>
            <w:r w:rsidR="000D5587" w:rsidRPr="00B61C9E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can be identified as either informal or formal, where an informal case is raised</w:t>
            </w:r>
            <w:r w:rsidR="00377F5F" w:rsidRPr="00B61C9E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 this can be upgraded to formal </w:t>
            </w:r>
            <w:r w:rsidR="00060709" w:rsidRPr="00B61C9E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challenge, or closed and re-opened to show where informal challenges turn </w:t>
            </w:r>
            <w:r w:rsidR="00D44555" w:rsidRPr="00B61C9E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into a full formal </w:t>
            </w:r>
            <w:r w:rsidR="00E65753" w:rsidRPr="00B61C9E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challenge</w:t>
            </w:r>
          </w:p>
          <w:p w14:paraId="44C11E60" w14:textId="725A0884" w:rsidR="00E65753" w:rsidRPr="004E23C3" w:rsidRDefault="00E65753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8DE24C" w14:textId="7868EB07" w:rsidR="3BEA2B6A" w:rsidRPr="00450B1F" w:rsidRDefault="3BEA2B6A" w:rsidP="00450B1F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450B1F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Will provide one platform to manage the whole</w:t>
            </w:r>
            <w:r w:rsidR="25A16E3A" w:rsidRPr="00450B1F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F30D94" w:rsidRPr="00450B1F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challenge process </w:t>
            </w:r>
          </w:p>
          <w:p w14:paraId="1F269B21" w14:textId="7E56B862" w:rsidR="25A16E3A" w:rsidRPr="00450B1F" w:rsidRDefault="25A16E3A" w:rsidP="00450B1F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450B1F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Will allow data to be linked accordingly to manage the end-to-end process</w:t>
            </w:r>
            <w:r w:rsidR="00F30D94" w:rsidRPr="00450B1F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for Rent reviews</w:t>
            </w:r>
            <w:r w:rsidRPr="00450B1F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.</w:t>
            </w:r>
          </w:p>
        </w:tc>
      </w:tr>
      <w:tr w:rsidR="00761C50" w:rsidRPr="00761C50" w14:paraId="37D4DC69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72E6" w14:textId="45D14DD6" w:rsidR="00761C50" w:rsidRPr="00761C50" w:rsidRDefault="00034B72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2# </w:t>
            </w:r>
            <w:r w:rsidR="681AF3E6"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  <w:r w:rsidR="00761C50" w:rsidRPr="00761C50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="681AF3E6" w:rsidRPr="638BD9ED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 want t</w:t>
            </w:r>
            <w:r w:rsidR="00E46538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 system </w:t>
            </w:r>
            <w:r w:rsidR="00B82B31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Case to allow for all </w:t>
            </w:r>
            <w:r w:rsidR="00CD2480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document</w:t>
            </w:r>
            <w:r w:rsidR="00B82B31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types and emails relevant to the challenge to be stored on the case </w:t>
            </w:r>
            <w:r w:rsidR="00495895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documents folder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E60AE1" w14:textId="57A400DF" w:rsidR="009D6251" w:rsidRPr="00495895" w:rsidRDefault="00495895" w:rsidP="00495895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Any word, PDF, Photos </w:t>
            </w:r>
            <w:r w:rsidR="001B303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or other document types are added to the case folder.</w:t>
            </w:r>
          </w:p>
          <w:p w14:paraId="14C8CF55" w14:textId="769265DD" w:rsidR="00E65753" w:rsidRPr="00495895" w:rsidRDefault="001B3036" w:rsidP="00495895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Emails sent to </w:t>
            </w:r>
            <w:r w:rsidR="004C4845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third parties are sent from the case task, and replies are saved back onto the case </w:t>
            </w:r>
          </w:p>
          <w:p w14:paraId="4919E700" w14:textId="3FDC1DEB" w:rsidR="00761C50" w:rsidRPr="00761C50" w:rsidRDefault="00761C50" w:rsidP="005371E0">
            <w:pPr>
              <w:pStyle w:val="ListParagraph"/>
              <w:spacing w:before="60" w:after="60" w:line="240" w:lineRule="auto"/>
              <w:ind w:left="360"/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DD508" w14:textId="1FACE677" w:rsidR="00450B1F" w:rsidRDefault="681AF3E6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Creates admissible </w:t>
            </w:r>
            <w:r w:rsidR="00450B1F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audit trail</w:t>
            </w:r>
            <w:r w:rsidR="00CD2480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  <w:p w14:paraId="01BFD82D" w14:textId="47122DEF" w:rsidR="00761C50" w:rsidRPr="00761C50" w:rsidRDefault="681AF3E6" w:rsidP="00CD248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Ensures consistent data capture across all cases</w:t>
            </w:r>
            <w:r w:rsidR="00761C50" w:rsidRPr="00761C50">
              <w:rPr>
                <w:rFonts w:asciiTheme="majorHAnsi" w:eastAsia="Times New Roman" w:hAnsiTheme="majorHAnsi" w:cs="Times New Roman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</w:tr>
      <w:tr w:rsidR="008E7779" w:rsidRPr="00761C50" w14:paraId="0D495B0C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7806" w14:textId="2C27C583" w:rsidR="008E7779" w:rsidRPr="00075E42" w:rsidRDefault="00080DDA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b/>
                <w:bCs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5E42">
              <w:rPr>
                <w:rFonts w:asciiTheme="majorHAnsi" w:eastAsiaTheme="majorEastAsia" w:hAnsiTheme="majorHAnsi" w:cstheme="majorBidi"/>
                <w:b/>
                <w:bCs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  <w:r w:rsidR="00CD2480" w:rsidRPr="00075E42">
              <w:rPr>
                <w:rFonts w:asciiTheme="majorHAnsi" w:eastAsiaTheme="majorEastAsia" w:hAnsiTheme="majorHAnsi" w:cstheme="majorBidi"/>
                <w:b/>
                <w:bCs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# As a User</w:t>
            </w:r>
            <w:r w:rsidR="00CD2480" w:rsidRPr="00075E42">
              <w:rPr>
                <w:rFonts w:asciiTheme="majorHAnsi" w:eastAsia="Times New Roman" w:hAnsiTheme="majorHAnsi" w:cs="Times New Roman"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="00CD2480" w:rsidRPr="00075E42">
              <w:rPr>
                <w:rFonts w:asciiTheme="majorHAnsi" w:eastAsiaTheme="majorEastAsia" w:hAnsiTheme="majorHAnsi" w:cstheme="majorBidi"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 want </w:t>
            </w:r>
            <w:r w:rsidRPr="00075E42">
              <w:rPr>
                <w:rFonts w:asciiTheme="majorHAnsi" w:eastAsiaTheme="majorEastAsia" w:hAnsiTheme="majorHAnsi" w:cstheme="majorBidi"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to record </w:t>
            </w:r>
            <w:r w:rsidR="00763273" w:rsidRPr="00075E42">
              <w:rPr>
                <w:rFonts w:asciiTheme="majorHAnsi" w:eastAsiaTheme="majorEastAsia" w:hAnsiTheme="majorHAnsi" w:cstheme="majorBidi"/>
                <w:strike/>
                <w:color w:val="000000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informal challenges</w:t>
            </w:r>
            <w:r w:rsidR="00763273" w:rsidRPr="00075E42">
              <w:rPr>
                <w:rFonts w:asciiTheme="majorHAnsi" w:eastAsiaTheme="majorEastAsia" w:hAnsiTheme="majorHAnsi" w:cstheme="majorBidi"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D44555" w:rsidRPr="00075E42">
              <w:rPr>
                <w:rFonts w:asciiTheme="majorHAnsi" w:eastAsiaTheme="majorEastAsia" w:hAnsiTheme="majorHAnsi" w:cstheme="majorBidi"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with </w:t>
            </w:r>
            <w:r w:rsidR="00341C12" w:rsidRPr="00075E42">
              <w:rPr>
                <w:rFonts w:asciiTheme="majorHAnsi" w:eastAsiaTheme="majorEastAsia" w:hAnsiTheme="majorHAnsi" w:cstheme="majorBidi"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the ability to show where we have negotiated </w:t>
            </w:r>
            <w:r w:rsidR="00DE5723" w:rsidRPr="00075E42">
              <w:rPr>
                <w:rFonts w:asciiTheme="majorHAnsi" w:eastAsiaTheme="majorEastAsia" w:hAnsiTheme="majorHAnsi" w:cstheme="majorBidi"/>
                <w:strike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rent down without going to a formal appeal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382F9F" w14:textId="5FCC92F0" w:rsidR="008E7779" w:rsidRPr="00075E42" w:rsidRDefault="00DE5723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</w:pP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Evidence</w:t>
            </w:r>
            <w:r w:rsidR="00EA7794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 and </w:t>
            </w: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data fields to record dates/times </w:t>
            </w:r>
            <w:r w:rsidR="00EA7794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of the informal challenge</w:t>
            </w:r>
          </w:p>
          <w:p w14:paraId="20A20E6A" w14:textId="297EFD19" w:rsidR="005C5AEC" w:rsidRPr="00075E42" w:rsidRDefault="005C5AEC" w:rsidP="005C5AEC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</w:pP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Rent limits are pulled through from the price book to allow the users to negotiate </w:t>
            </w:r>
            <w:r w:rsidR="00240F3F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counteroffer</w:t>
            </w:r>
            <w:r w:rsidR="00F91D2E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within the approved upper and lower limit.</w:t>
            </w:r>
          </w:p>
          <w:p w14:paraId="40DF846A" w14:textId="77777777" w:rsidR="005C5AEC" w:rsidRPr="00075E42" w:rsidRDefault="000C68A0" w:rsidP="005C5AEC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</w:pP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Set c</w:t>
            </w:r>
            <w:r w:rsidR="000A2F1A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ontrols govern the </w:t>
            </w: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amount rents can be reduced by the user before a warning/prompt requires Asset Management </w:t>
            </w:r>
            <w:r w:rsidR="00743F9E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to </w:t>
            </w: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approv</w:t>
            </w:r>
            <w:r w:rsidR="00743F9E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e</w:t>
            </w: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 the reduction</w:t>
            </w:r>
            <w:r w:rsidR="005D6CCF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7BAA55EB" w14:textId="35A6D3FC" w:rsidR="00240F3F" w:rsidRPr="00075E42" w:rsidRDefault="00240F3F" w:rsidP="005C5AEC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</w:pP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Functionality to request approval </w:t>
            </w:r>
            <w:r w:rsidR="00F72802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from Asset Management </w:t>
            </w:r>
            <w:r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 xml:space="preserve">where </w:t>
            </w:r>
            <w:r w:rsidR="00F72802" w:rsidRPr="00075E42"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  <w:t>the counteroffer is outside of the set parameters.</w:t>
            </w:r>
          </w:p>
          <w:p w14:paraId="715B55D8" w14:textId="5685DB3C" w:rsidR="00E65753" w:rsidRPr="00075E42" w:rsidRDefault="00E65753" w:rsidP="005C5AEC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strike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685515" w14:textId="77777777" w:rsidR="008E7779" w:rsidRPr="00075E42" w:rsidRDefault="00743F9E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strike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5E42">
              <w:rPr>
                <w:rFonts w:asciiTheme="majorHAnsi" w:eastAsiaTheme="majorEastAsia" w:hAnsiTheme="majorHAnsi" w:cstheme="majorBidi"/>
                <w:strike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Allows users to negotiate </w:t>
            </w:r>
            <w:r w:rsidR="00AC47AA" w:rsidRPr="00075E42">
              <w:rPr>
                <w:rFonts w:asciiTheme="majorHAnsi" w:eastAsiaTheme="majorEastAsia" w:hAnsiTheme="majorHAnsi" w:cstheme="majorBidi"/>
                <w:strike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rents within guideline parameters </w:t>
            </w:r>
            <w:r w:rsidR="00846B1A" w:rsidRPr="00075E42">
              <w:rPr>
                <w:rFonts w:asciiTheme="majorHAnsi" w:eastAsiaTheme="majorEastAsia" w:hAnsiTheme="majorHAnsi" w:cstheme="majorBidi"/>
                <w:strike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which is more efficient than seeking Asset Management approval each time.</w:t>
            </w:r>
          </w:p>
          <w:p w14:paraId="57F92D3D" w14:textId="164745B9" w:rsidR="00846B1A" w:rsidRPr="00075E42" w:rsidRDefault="00846B1A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strike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5E42">
              <w:rPr>
                <w:rFonts w:asciiTheme="majorHAnsi" w:eastAsiaTheme="majorEastAsia" w:hAnsiTheme="majorHAnsi" w:cstheme="majorBidi"/>
                <w:strike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Controls prevent users from agreeing a rent below the approved </w:t>
            </w:r>
            <w:r w:rsidR="005D6CCF" w:rsidRPr="00075E42">
              <w:rPr>
                <w:rFonts w:asciiTheme="majorHAnsi" w:eastAsiaTheme="majorEastAsia" w:hAnsiTheme="majorHAnsi" w:cstheme="majorBidi"/>
                <w:strike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minimum rent required.</w:t>
            </w:r>
          </w:p>
        </w:tc>
      </w:tr>
      <w:tr w:rsidR="008E7779" w:rsidRPr="00761C50" w14:paraId="6276E4DA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D462" w14:textId="1AB26D15" w:rsidR="008E7779" w:rsidRDefault="004D5CEC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4# </w:t>
            </w:r>
            <w:r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  <w:r w:rsidRPr="00761C50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 want </w:t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to record </w:t>
            </w:r>
            <w:r w:rsidRPr="005D6CCF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formal challenges</w:t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with the ability to </w:t>
            </w:r>
            <w:r w:rsidR="00F92114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record the full </w:t>
            </w:r>
            <w:r w:rsidR="00070FDD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progress of a case</w:t>
            </w:r>
            <w:r w:rsidR="00F92114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11527E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including when the challenge was </w:t>
            </w:r>
            <w:r w:rsidR="00165479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stared, the VOA and FTT details, the dates and times of correspondence, and the outcome from the hearing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B8FA8D" w14:textId="18D08403" w:rsidR="00165479" w:rsidRDefault="00165479" w:rsidP="001654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Evidence and data fields to record dates/times of the formal challenge</w:t>
            </w:r>
          </w:p>
          <w:p w14:paraId="70200EDC" w14:textId="77777777" w:rsidR="00FB2596" w:rsidRDefault="00E62008" w:rsidP="001654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Appeal Date, FFT Hearing Date, </w:t>
            </w:r>
            <w:r w:rsidR="00BB6737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Date of Decision, Rent Achieved, Date for new rent to be charged</w:t>
            </w:r>
          </w:p>
          <w:p w14:paraId="2A5381C3" w14:textId="77777777" w:rsidR="008C450B" w:rsidRDefault="009E108B" w:rsidP="001654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Rent Data to include </w:t>
            </w:r>
            <w:r w:rsidR="00AB5C8B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Rent Applied, Rent Achieved, Rent Loss, Time taken by FTT</w:t>
            </w:r>
            <w:r w:rsidR="00DD1A9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to process, decision made won/lost, and lessons lea</w:t>
            </w:r>
            <w:r w:rsidR="00E6575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rned</w:t>
            </w:r>
          </w:p>
          <w:p w14:paraId="15654A7C" w14:textId="77777777" w:rsidR="00E65753" w:rsidRDefault="00E65753" w:rsidP="001654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</w:p>
          <w:p w14:paraId="32395B3D" w14:textId="53C55B50" w:rsidR="00E65753" w:rsidRPr="008E7779" w:rsidRDefault="00E65753" w:rsidP="001654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681A4" w14:textId="77777777" w:rsidR="00ED556A" w:rsidRDefault="00ED556A" w:rsidP="00ED556A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Creates admissible </w:t>
            </w: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audit trail.</w:t>
            </w:r>
          </w:p>
          <w:p w14:paraId="5D6E105F" w14:textId="04B1C2D9" w:rsidR="008E7779" w:rsidRPr="638BD9ED" w:rsidRDefault="00ED556A" w:rsidP="00ED556A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Ensures consistent data capture across all cases</w:t>
            </w:r>
            <w:r w:rsidR="009E108B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to produce business performance </w:t>
            </w:r>
            <w:r w:rsidR="00E65753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metrics</w:t>
            </w:r>
          </w:p>
        </w:tc>
      </w:tr>
      <w:tr w:rsidR="008E7779" w:rsidRPr="00761C50" w14:paraId="3DC3C0CC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5EF5" w14:textId="6D6FEFE7" w:rsidR="008E7779" w:rsidRDefault="00E65753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5# </w:t>
            </w:r>
            <w:r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  <w:r w:rsidRPr="00761C50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when </w:t>
            </w:r>
            <w:r w:rsidR="00AD35F9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 formal</w:t>
            </w:r>
            <w:r w:rsidRPr="005D6CCF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 xml:space="preserve"> challenge</w:t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is </w:t>
            </w:r>
            <w:r w:rsidR="00AD35F9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made,</w:t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66F3E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 want the system to alert Credit Control so that any rent increase or </w:t>
            </w:r>
            <w:r w:rsidR="00266F3E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Direct Debits </w:t>
            </w:r>
            <w:r w:rsidR="008F1B8C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are not actioned while the rent challenge is in progress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E595B9" w14:textId="79767C4C" w:rsidR="008E7779" w:rsidRPr="008E7779" w:rsidRDefault="00A81B43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lastRenderedPageBreak/>
              <w:t xml:space="preserve">When a Formal Rent Challenge case is created, </w:t>
            </w:r>
            <w:r w:rsidR="0008578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the system alerts CC, TMT and any other stakeholders to ensure rent increases are placed on hold. 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ADC74D" w14:textId="15C39662" w:rsidR="008E7779" w:rsidRPr="638BD9ED" w:rsidRDefault="009B4F2F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Safeguards to ensure we do not increase rents where an appeal/challenge is in </w:t>
            </w:r>
            <w:r w:rsidR="00AD35F9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progress.</w:t>
            </w:r>
          </w:p>
        </w:tc>
      </w:tr>
      <w:tr w:rsidR="008E7779" w:rsidRPr="00761C50" w14:paraId="681BCA54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C3A0" w14:textId="75A07E96" w:rsidR="008E7779" w:rsidRDefault="00AD35F9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6# </w:t>
            </w:r>
            <w:r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  <w:r w:rsidRPr="00761C50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when a formal</w:t>
            </w:r>
            <w:r w:rsidRPr="005D6CCF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 xml:space="preserve"> challenge</w:t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is made</w:t>
            </w:r>
            <w:r w:rsidRPr="00544B7F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 xml:space="preserve">, </w:t>
            </w:r>
            <w:r w:rsidRPr="003F0FB3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 xml:space="preserve">I </w:t>
            </w:r>
            <w:r w:rsidRPr="003F0FB3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 xml:space="preserve">want the system to </w:t>
            </w:r>
            <w:r w:rsidR="009C73DF" w:rsidRPr="003F0FB3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 xml:space="preserve">pull through and store any existing comparable </w:t>
            </w:r>
            <w:r w:rsidR="00F600C7" w:rsidRPr="003F0FB3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evidence</w:t>
            </w:r>
            <w:r w:rsidR="009C73DF" w:rsidRPr="003F0FB3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 xml:space="preserve">, and any new comparable evidence </w:t>
            </w:r>
            <w:r w:rsidR="009C73DF" w:rsidRPr="003F0FB3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so that a written representation can be created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B52568" w14:textId="77777777" w:rsidR="008E7779" w:rsidRDefault="00F600C7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commentRangeStart w:id="0"/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Standard </w:t>
            </w:r>
            <w:r w:rsidRPr="00544B7F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templates </w:t>
            </w:r>
            <w:commentRangeEnd w:id="0"/>
            <w:r w:rsidR="003F0FB3">
              <w:rPr>
                <w:rStyle w:val="CommentReference"/>
              </w:rPr>
              <w:commentReference w:id="0"/>
            </w:r>
            <w:r w:rsidRPr="00544B7F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that can be completed by TMT</w:t>
            </w: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D1350E" w:rsidRPr="002D36CC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to return </w:t>
            </w:r>
            <w:r w:rsidR="003F0842" w:rsidRPr="002D36CC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the (Reply Form</w:t>
            </w:r>
            <w:r w:rsidR="00DD7812" w:rsidRPr="002D36CC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)</w:t>
            </w:r>
            <w:r w:rsidR="003F0842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D1350E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property</w:t>
            </w:r>
            <w:r w:rsidR="007A2438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information to FFT</w:t>
            </w:r>
            <w:r w:rsidR="00DD7812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once an appeal has been received</w:t>
            </w:r>
          </w:p>
          <w:p w14:paraId="51A55966" w14:textId="77777777" w:rsidR="00DD7812" w:rsidRDefault="00DD7812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D36CC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Standard templates that can be completed by TMT to return the (written representation) </w:t>
            </w:r>
            <w:r w:rsidR="001259EC" w:rsidRPr="002D36CC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the evidence to support how the rent increase was calculated</w:t>
            </w:r>
            <w:r w:rsidR="001259EC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using comparable evidence</w:t>
            </w:r>
            <w:r w:rsidR="007F1544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  <w:r w:rsidR="001259EC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local </w:t>
            </w:r>
            <w:r w:rsidR="0009388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geographical benefits</w:t>
            </w:r>
            <w:r w:rsidR="007F1544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and the service</w:t>
            </w:r>
            <w:r w:rsidR="00C27D0F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/amenities </w:t>
            </w:r>
            <w:r w:rsidR="007F1544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provided by Grainger </w:t>
            </w:r>
          </w:p>
          <w:p w14:paraId="71A8AAA4" w14:textId="77777777" w:rsidR="00054985" w:rsidRDefault="00054985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All emails/communication should be sent/received and saved against the case record.</w:t>
            </w:r>
          </w:p>
          <w:p w14:paraId="2181EEC9" w14:textId="77777777" w:rsidR="00DE7AA7" w:rsidRDefault="00DE7AA7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</w:p>
          <w:p w14:paraId="6DB79CF3" w14:textId="2FFB4A06" w:rsidR="00DE7AA7" w:rsidRPr="008E7779" w:rsidRDefault="00DE7AA7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commentRangeStart w:id="1"/>
            <w:r w:rsidRPr="00DE7AA7">
              <w:rPr>
                <w:rFonts w:asciiTheme="majorHAnsi" w:eastAsiaTheme="majorEastAsia" w:hAnsiTheme="majorHAnsi" w:cstheme="majorBidi"/>
                <w:noProof/>
                <w:color w:val="000000" w:themeColor="text1"/>
                <w:sz w:val="20"/>
                <w:szCs w:val="20"/>
                <w:lang w:eastAsia="en-GB"/>
              </w:rPr>
              <w:drawing>
                <wp:inline distT="0" distB="0" distL="0" distR="0" wp14:anchorId="56538266" wp14:editId="5CBE6210">
                  <wp:extent cx="4401164" cy="990738"/>
                  <wp:effectExtent l="0" t="0" r="0" b="0"/>
                  <wp:docPr id="429839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393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0D0F96" w14:textId="279AA51B" w:rsidR="008E7779" w:rsidRPr="0049495A" w:rsidRDefault="00A74388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9495A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Standardises the process documentation so that replies </w:t>
            </w:r>
            <w:r w:rsidR="00561B0D" w:rsidRPr="0049495A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to FTT include all relevant data to support the rent increase request.</w:t>
            </w:r>
          </w:p>
        </w:tc>
      </w:tr>
      <w:tr w:rsidR="008E7779" w:rsidRPr="00761C50" w14:paraId="0DF6A102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6B4A" w14:textId="20C85C6E" w:rsidR="00891DED" w:rsidRPr="000C23E8" w:rsidRDefault="00A96C1D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23E8">
              <w:rPr>
                <w:rFonts w:asciiTheme="majorHAnsi" w:eastAsiaTheme="majorEastAsia" w:hAnsiTheme="majorHAnsi" w:cstheme="majorBid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  <w:r w:rsidR="00054985" w:rsidRPr="000C23E8">
              <w:rPr>
                <w:rFonts w:asciiTheme="majorHAnsi" w:eastAsiaTheme="majorEastAsia" w:hAnsiTheme="majorHAnsi" w:cstheme="majorBid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# As a User</w:t>
            </w:r>
            <w:r w:rsidR="00054985" w:rsidRPr="000C23E8"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="00023795" w:rsidRPr="000C23E8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  <w:t xml:space="preserve">I want to be able to see the status of each </w:t>
            </w:r>
            <w:r w:rsidR="00BE3107" w:rsidRPr="000C23E8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  <w:t xml:space="preserve">appeal/challenge with a </w:t>
            </w:r>
            <w:r w:rsidR="003C68F9" w:rsidRPr="000C23E8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  <w:t xml:space="preserve">workflow case </w:t>
            </w:r>
            <w:r w:rsidR="001434CA" w:rsidRPr="000C23E8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  <w:t>progression</w:t>
            </w:r>
            <w:r w:rsidR="003C68F9" w:rsidRPr="000C23E8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  <w:t xml:space="preserve"> bar to identify what stage the </w:t>
            </w:r>
            <w:r w:rsidR="001434CA" w:rsidRPr="000C23E8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  <w:t>appeal is at</w:t>
            </w:r>
            <w:r w:rsidR="00891DED" w:rsidRPr="000C23E8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  <w:p w14:paraId="553C8AA4" w14:textId="7B6A7671" w:rsidR="00891DED" w:rsidRPr="000C23E8" w:rsidRDefault="00891DED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23E8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  <w:t xml:space="preserve">Where </w:t>
            </w:r>
            <w:r w:rsidR="005B2ED9" w:rsidRPr="000C23E8">
              <w:rPr>
                <w:rFonts w:asciiTheme="majorHAnsi" w:eastAsiaTheme="majorEastAsia" w:hAnsiTheme="majorHAnsi" w:cstheme="majorBidi"/>
                <w:kern w:val="0"/>
                <w:sz w:val="20"/>
                <w:szCs w:val="20"/>
                <w:lang w:eastAsia="en-GB"/>
                <w14:ligatures w14:val="none"/>
              </w:rPr>
              <w:t>cases are due for a response/chase up the task should indicate and alert the users so that the task can be progressed.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F31A4F" w14:textId="4533FDB5" w:rsidR="008E7779" w:rsidRDefault="001434CA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A progression </w:t>
            </w:r>
            <w:r w:rsidR="00C326D4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bar </w:t>
            </w:r>
            <w:r w:rsidR="00F53635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on each task </w:t>
            </w:r>
            <w:r w:rsidR="00C326D4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to </w:t>
            </w:r>
            <w:r w:rsidR="00EA781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s</w:t>
            </w:r>
            <w:r w:rsidR="00C326D4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how each stage </w:t>
            </w:r>
            <w:r w:rsidR="00EA781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of</w:t>
            </w:r>
            <w:r w:rsidR="00C326D4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the appeal</w:t>
            </w:r>
            <w:r w:rsidR="00EA781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process</w:t>
            </w:r>
          </w:p>
          <w:p w14:paraId="0E9FA287" w14:textId="220E42CC" w:rsidR="00C326D4" w:rsidRPr="008E7779" w:rsidRDefault="00C326D4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Where a KPI target is due, or has been missed, the task </w:t>
            </w:r>
            <w:r w:rsidR="0013447B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bar </w:t>
            </w: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should </w:t>
            </w:r>
            <w:r w:rsidR="004F5640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show a</w:t>
            </w:r>
            <w:r w:rsidR="0013447B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4F5640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traffic light status to make it easily visible for users where </w:t>
            </w:r>
            <w:r w:rsidR="0013447B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tasks are due/overdue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2ACC91" w14:textId="2468590B" w:rsidR="008E7779" w:rsidRPr="638BD9ED" w:rsidRDefault="00F75FC1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User aid to </w:t>
            </w:r>
            <w:r w:rsidR="004D4800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show where cases need to be actioned, or are overdue </w:t>
            </w:r>
          </w:p>
        </w:tc>
      </w:tr>
      <w:tr w:rsidR="008E7779" w:rsidRPr="00761C50" w14:paraId="1E316115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8465" w14:textId="559AC91A" w:rsidR="008E7779" w:rsidRDefault="00A96C1D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8# </w:t>
            </w:r>
            <w:r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  <w:r w:rsidRPr="00761C50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when a formal</w:t>
            </w:r>
            <w:r w:rsidRPr="005D6CCF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 xml:space="preserve"> challenge</w:t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decision has been made, </w:t>
            </w:r>
            <w:r w:rsidR="00EC2AA2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 want the system to alert Credit Control so that any rent increase or Direct Debits are reinstated</w:t>
            </w:r>
            <w:r w:rsidR="004F7813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DE1D96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and the</w:t>
            </w:r>
            <w:r w:rsidR="004F7813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new rent applied 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F2E228" w14:textId="77777777" w:rsidR="008E7779" w:rsidRDefault="004B7AAC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When a Formal Rent Challenge decision has been made, the system alerts CC, TMT and any other stakeholders to ensure rent increases are </w:t>
            </w:r>
            <w:r w:rsidR="002A38B3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taken off hold and the Rent Review Process is fully completed in line with the new rent amount and chargeable date</w:t>
            </w: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862F927" w14:textId="3BA96960" w:rsidR="00D244C2" w:rsidRPr="008E7779" w:rsidRDefault="00D244C2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commentRangeStart w:id="2"/>
            <w:r w:rsidRPr="00D244C2">
              <w:rPr>
                <w:rFonts w:asciiTheme="majorHAnsi" w:eastAsiaTheme="majorEastAsia" w:hAnsiTheme="majorHAnsi" w:cstheme="majorBidi"/>
                <w:noProof/>
                <w:color w:val="000000" w:themeColor="text1"/>
                <w:sz w:val="20"/>
                <w:szCs w:val="20"/>
                <w:lang w:eastAsia="en-GB"/>
              </w:rPr>
              <w:drawing>
                <wp:inline distT="0" distB="0" distL="0" distR="0" wp14:anchorId="6D3C6C21" wp14:editId="420D14A4">
                  <wp:extent cx="1267002" cy="657317"/>
                  <wp:effectExtent l="0" t="0" r="9525" b="9525"/>
                  <wp:docPr id="21292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24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FCF434" w14:textId="3C6933A2" w:rsidR="008E7779" w:rsidRPr="638BD9ED" w:rsidRDefault="002A38B3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Safeguards to ensure we do not miss </w:t>
            </w:r>
            <w:r w:rsidR="002B3187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or delay increasing the rent </w:t>
            </w: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where </w:t>
            </w:r>
            <w:r w:rsidR="002B3187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a decision has been made</w:t>
            </w:r>
          </w:p>
        </w:tc>
      </w:tr>
      <w:tr w:rsidR="008E7779" w:rsidRPr="00761C50" w14:paraId="01E5574B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6B42E" w14:textId="77777777" w:rsidR="008E7779" w:rsidRDefault="001178E9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9# </w:t>
            </w:r>
            <w:r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As a </w:t>
            </w:r>
            <w:r w:rsidR="00780FF7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Business and Process Owner</w:t>
            </w:r>
            <w:r w:rsidRPr="00761C50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 want </w:t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to </w:t>
            </w:r>
            <w:r w:rsidR="00C020AF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report on rent challenges and appeals by categor</w:t>
            </w:r>
            <w:r w:rsidR="009628DA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 (informal/formal), by region, and by team.</w:t>
            </w:r>
          </w:p>
          <w:p w14:paraId="67663593" w14:textId="06334139" w:rsidR="001B4FC9" w:rsidRPr="009628DA" w:rsidRDefault="009628DA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The reporting should offer the ability to </w:t>
            </w:r>
            <w:r w:rsidR="0005065F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identify where the FTT process has been delayed</w:t>
            </w:r>
            <w:r w:rsidR="00997F18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, where rent has been lost</w:t>
            </w:r>
            <w:r w:rsidR="00C90ADE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due to delays</w:t>
            </w:r>
            <w:r w:rsidR="00997F18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and metrics that can be produced to challenge the VOA where </w:t>
            </w:r>
            <w:r w:rsidR="00DD3C66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FTT offices are slower to process than the national </w:t>
            </w:r>
            <w:r w:rsidR="001B4FC9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average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BABEF1" w14:textId="77777777" w:rsidR="008E7779" w:rsidRDefault="00451B45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E2664E">
              <w:rPr>
                <w:rFonts w:asciiTheme="majorHAnsi" w:eastAsiaTheme="majorEastAsia" w:hAnsiTheme="majorHAnsi" w:cstheme="majorBidi"/>
                <w:sz w:val="20"/>
                <w:szCs w:val="20"/>
                <w:lang w:eastAsia="en-GB"/>
              </w:rPr>
              <w:t>Dashboards and reports</w:t>
            </w:r>
            <w:r w:rsidRPr="008F6625">
              <w:rPr>
                <w:rFonts w:asciiTheme="majorHAnsi" w:eastAsiaTheme="majorEastAsia" w:hAnsiTheme="majorHAnsi" w:cstheme="majorBidi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to show metrics for the following:</w:t>
            </w:r>
          </w:p>
          <w:p w14:paraId="2712EBF9" w14:textId="77777777" w:rsidR="00751E54" w:rsidRDefault="00751E54" w:rsidP="00451B45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Average times to process appeals through the FTT (spike for cases outside if these timescales)</w:t>
            </w:r>
          </w:p>
          <w:p w14:paraId="5CD7FF95" w14:textId="4EA951B0" w:rsidR="00751E54" w:rsidRDefault="00CF6044" w:rsidP="00451B45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Average Rent loss for FTT </w:t>
            </w:r>
            <w:r w:rsidR="00847EAB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time taken to process</w:t>
            </w: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D96B32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- </w:t>
            </w:r>
            <w:r w:rsidR="007B54B2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split by region</w:t>
            </w:r>
            <w:r w:rsidR="005F2722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and </w:t>
            </w:r>
            <w:r w:rsidR="00951C40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building to show </w:t>
            </w:r>
            <w:r w:rsidR="005F2722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comparisons against each FTT office</w:t>
            </w:r>
          </w:p>
          <w:p w14:paraId="5C5F0BAD" w14:textId="2493399D" w:rsidR="007B54B2" w:rsidRDefault="007B54B2" w:rsidP="00451B45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Percentage of appeals won/lost</w:t>
            </w:r>
            <w:r w:rsidR="00D96B32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- split by region and building to show comparisons against each FTT office</w:t>
            </w:r>
          </w:p>
          <w:p w14:paraId="5722252A" w14:textId="351D214C" w:rsidR="007B54B2" w:rsidRPr="00451B45" w:rsidRDefault="007B54B2" w:rsidP="00451B45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BB70E1" w14:textId="77777777" w:rsidR="008E7779" w:rsidRDefault="000669A5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Ability to see what FTT offices return </w:t>
            </w:r>
            <w:r w:rsidR="009B717E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good/bad appeal decisions</w:t>
            </w:r>
          </w:p>
          <w:p w14:paraId="7DBDD65C" w14:textId="77777777" w:rsidR="009B717E" w:rsidRDefault="009B717E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Where we </w:t>
            </w:r>
            <w:r w:rsidR="0000759C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encounter higher rent loss to enable a formal challenge against the FTT offices </w:t>
            </w:r>
          </w:p>
          <w:p w14:paraId="53F89127" w14:textId="704D2C64" w:rsidR="0000759C" w:rsidRPr="638BD9ED" w:rsidRDefault="00C91226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National reporting statistics to allow government challenge on the right to backdate rent where </w:t>
            </w:r>
            <w:r w:rsidR="00DE2FDA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FTTs are slow</w:t>
            </w:r>
          </w:p>
        </w:tc>
      </w:tr>
      <w:tr w:rsidR="008E7779" w:rsidRPr="00761C50" w14:paraId="5FCC7E9F" w14:textId="77777777" w:rsidTr="006E66F9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EC8A" w14:textId="4B2DF75C" w:rsidR="00DE2FDA" w:rsidRDefault="00DE2FDA" w:rsidP="00DE2FDA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del w:id="3" w:author="Nikki Papenfus" w:date="2025-09-15T17:53:00Z" w16du:dateUtc="2025-09-15T15:53:00Z">
              <w:r w:rsidDel="001813BF">
                <w:rPr>
                  <w:rFonts w:asciiTheme="majorHAnsi" w:eastAsiaTheme="majorEastAsia" w:hAnsiTheme="majorHAnsi" w:cstheme="majorBidi"/>
                  <w:b/>
                  <w:bCs/>
                  <w:color w:val="000000"/>
                  <w:kern w:val="0"/>
                  <w:sz w:val="20"/>
                  <w:szCs w:val="20"/>
                  <w:lang w:eastAsia="en-GB"/>
                  <w14:ligatures w14:val="none"/>
                </w:rPr>
                <w:delText>9</w:delText>
              </w:r>
            </w:del>
            <w:ins w:id="4" w:author="Nikki Papenfus" w:date="2025-09-15T17:53:00Z" w16du:dateUtc="2025-09-15T15:53:00Z">
              <w:r w:rsidR="001813BF">
                <w:rPr>
                  <w:rFonts w:asciiTheme="majorHAnsi" w:eastAsiaTheme="majorEastAsia" w:hAnsiTheme="majorHAnsi" w:cstheme="majorBidi"/>
                  <w:b/>
                  <w:bCs/>
                  <w:color w:val="000000"/>
                  <w:kern w:val="0"/>
                  <w:sz w:val="20"/>
                  <w:szCs w:val="20"/>
                  <w:lang w:eastAsia="en-GB"/>
                  <w14:ligatures w14:val="none"/>
                </w:rPr>
                <w:t>10</w:t>
              </w:r>
            </w:ins>
            <w:r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# </w:t>
            </w:r>
            <w:r w:rsidRPr="638BD9ED"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As a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Business and Process Owner</w:t>
            </w:r>
            <w:r w:rsidRPr="00761C50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 want </w:t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to </w:t>
            </w:r>
            <w:r w:rsidRPr="00910AC8">
              <w:rPr>
                <w:rFonts w:asciiTheme="majorHAnsi" w:eastAsiaTheme="majorEastAsia" w:hAnsiTheme="majorHAnsi" w:cstheme="majorBid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report on </w:t>
            </w:r>
            <w:r w:rsidR="00212884" w:rsidRPr="00910AC8">
              <w:rPr>
                <w:rFonts w:asciiTheme="majorHAnsi" w:eastAsiaTheme="majorEastAsia" w:hAnsiTheme="majorHAnsi" w:cstheme="majorBid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the metrics from </w:t>
            </w:r>
            <w:r w:rsidR="00212884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lessons learned where we are seeing higher </w:t>
            </w:r>
            <w:r w:rsidR="005A5972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negative </w:t>
            </w:r>
            <w:r w:rsidR="00212884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decisions </w:t>
            </w:r>
            <w:r w:rsidR="005A5972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against the rent </w:t>
            </w:r>
          </w:p>
          <w:p w14:paraId="56528EB8" w14:textId="2E35BDEF" w:rsidR="008E7779" w:rsidRDefault="00F716DD" w:rsidP="00DE2FDA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This information should be available to the TMT and Asset </w:t>
            </w:r>
            <w:r w:rsidR="00855D82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</w:t>
            </w:r>
            <w:r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anagers </w:t>
            </w:r>
            <w:r w:rsidR="00855D82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to support decision making when setting rents and strategic </w:t>
            </w:r>
            <w:r w:rsidR="00E86077">
              <w:rPr>
                <w:rFonts w:asciiTheme="majorHAnsi" w:eastAsiaTheme="majorEastAsia" w:hAnsiTheme="majorHAnsi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decision making.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A04B5" w14:textId="215AE78A" w:rsidR="008E7779" w:rsidRPr="00910AC8" w:rsidRDefault="00E86077" w:rsidP="008E7779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sz w:val="20"/>
                <w:szCs w:val="20"/>
                <w:lang w:eastAsia="en-GB"/>
              </w:rPr>
            </w:pPr>
            <w:commentRangeStart w:id="5"/>
            <w:r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Data from the </w:t>
            </w:r>
            <w:r w:rsidR="003B53C2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lessons</w:t>
            </w:r>
            <w:r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learned is </w:t>
            </w:r>
            <w:r w:rsidR="003B53C2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input and </w:t>
            </w:r>
            <w:r w:rsidR="0020225F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assessed by AI to offer suggestions on how to best to achieve </w:t>
            </w:r>
            <w:r w:rsidR="009F7E3D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future rent </w:t>
            </w:r>
            <w:r w:rsidR="0020225F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increase</w:t>
            </w:r>
            <w:r w:rsidR="009F7E3D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s</w:t>
            </w:r>
            <w:r w:rsidR="0020225F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  <w:r w:rsidR="009F7E3D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the recommendations </w:t>
            </w:r>
            <w:r w:rsidR="003B0490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consider</w:t>
            </w:r>
            <w:r w:rsidR="0020225F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6434FE" w:rsidRPr="00F36806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  <w:lang w:eastAsia="en-GB"/>
              </w:rPr>
              <w:t>the FTT reasoning where rents have been reduced.</w:t>
            </w:r>
            <w:commentRangeEnd w:id="5"/>
            <w:r w:rsidR="00F36806">
              <w:rPr>
                <w:rStyle w:val="CommentReference"/>
              </w:rPr>
              <w:commentReference w:id="5"/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20790" w14:textId="3316F4F6" w:rsidR="008E7779" w:rsidRDefault="001523B0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Using the reasoning from FTT </w:t>
            </w:r>
            <w:r w:rsidR="00EA4EA4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reductions </w:t>
            </w: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to apply </w:t>
            </w:r>
            <w:r w:rsidR="00EA4EA4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strategy and decision making </w:t>
            </w: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to future rent</w:t>
            </w:r>
            <w:r w:rsidR="00310ACE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setting</w:t>
            </w:r>
            <w:r w:rsidR="00974AE1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  <w:p w14:paraId="24D378C2" w14:textId="701CA815" w:rsidR="00974AE1" w:rsidRPr="638BD9ED" w:rsidRDefault="00974AE1" w:rsidP="005371E0">
            <w:pPr>
              <w:spacing w:before="60" w:after="60" w:line="240" w:lineRule="auto"/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Use </w:t>
            </w:r>
            <w:r w:rsidR="00F723A1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previous FTT </w:t>
            </w:r>
            <w:r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reasoning </w:t>
            </w:r>
            <w:r w:rsidR="00F723A1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against in our favour when producing </w:t>
            </w:r>
            <w:r w:rsidR="00D754DA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written representations so that </w:t>
            </w:r>
            <w:r w:rsidR="007D25BF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FTT cannot </w:t>
            </w:r>
            <w:r w:rsidR="003B0490">
              <w:rPr>
                <w:rFonts w:asciiTheme="majorHAnsi" w:eastAsiaTheme="majorEastAsia" w:hAnsiTheme="majorHAnsi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use these as an example against Grainger</w:t>
            </w:r>
          </w:p>
        </w:tc>
      </w:tr>
    </w:tbl>
    <w:p w14:paraId="2CA7FCB7" w14:textId="77777777" w:rsidR="00250386" w:rsidRDefault="00250386" w:rsidP="00250386">
      <w:pPr>
        <w:ind w:left="720"/>
      </w:pPr>
    </w:p>
    <w:sectPr w:rsidR="00250386" w:rsidSect="00761C50">
      <w:headerReference w:type="default" r:id="rId18"/>
      <w:footerReference w:type="default" r:id="rId1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kki Papenfus" w:date="2025-09-18T11:39:00Z" w:initials="NP">
    <w:p w14:paraId="51356F16" w14:textId="77777777" w:rsidR="003F0FB3" w:rsidRDefault="003F0FB3" w:rsidP="003F0FB3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Are users entering the comparables, or is there automation?</w:t>
      </w:r>
    </w:p>
  </w:comment>
  <w:comment w:id="1" w:author="Nikki Papenfus" w:date="2025-09-18T11:41:00Z" w:initials="NP">
    <w:p w14:paraId="0EC4E5F1" w14:textId="77777777" w:rsidR="00DE7AA7" w:rsidRDefault="00DE7AA7" w:rsidP="00DE7AA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These 2 forms are generated from SF?</w:t>
      </w:r>
    </w:p>
  </w:comment>
  <w:comment w:id="2" w:author="Nikki Papenfus" w:date="2025-09-18T12:05:00Z" w:initials="NP">
    <w:p w14:paraId="0ADDABBA" w14:textId="77777777" w:rsidR="00D244C2" w:rsidRDefault="00D244C2" w:rsidP="00D244C2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S13 documents will be added in separate RRB project</w:t>
      </w:r>
    </w:p>
  </w:comment>
  <w:comment w:id="5" w:author="Nikki Papenfus" w:date="2025-09-18T11:48:00Z" w:initials="NP">
    <w:p w14:paraId="254F9BA7" w14:textId="5401A6B1" w:rsidR="00F36806" w:rsidRDefault="00F36806" w:rsidP="00F36806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Future functionality?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356F16" w15:done="0"/>
  <w15:commentEx w15:paraId="0EC4E5F1" w15:done="0"/>
  <w15:commentEx w15:paraId="0ADDABBA" w15:done="0"/>
  <w15:commentEx w15:paraId="254F9B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A696E7" w16cex:dateUtc="2025-09-18T09:39:00Z"/>
  <w16cex:commentExtensible w16cex:durableId="50929AA4" w16cex:dateUtc="2025-09-18T09:41:00Z"/>
  <w16cex:commentExtensible w16cex:durableId="7F8A173D" w16cex:dateUtc="2025-09-18T10:05:00Z"/>
  <w16cex:commentExtensible w16cex:durableId="430868F1" w16cex:dateUtc="2025-09-18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356F16" w16cid:durableId="0FA696E7"/>
  <w16cid:commentId w16cid:paraId="0EC4E5F1" w16cid:durableId="50929AA4"/>
  <w16cid:commentId w16cid:paraId="0ADDABBA" w16cid:durableId="7F8A173D"/>
  <w16cid:commentId w16cid:paraId="254F9BA7" w16cid:durableId="430868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B7EE5" w14:textId="77777777" w:rsidR="002F15F0" w:rsidRDefault="002F15F0" w:rsidP="001E557A">
      <w:pPr>
        <w:spacing w:after="0" w:line="240" w:lineRule="auto"/>
      </w:pPr>
      <w:r>
        <w:separator/>
      </w:r>
    </w:p>
  </w:endnote>
  <w:endnote w:type="continuationSeparator" w:id="0">
    <w:p w14:paraId="705FF028" w14:textId="77777777" w:rsidR="002F15F0" w:rsidRDefault="002F15F0" w:rsidP="001E5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60735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471478" w14:textId="55C707FD" w:rsidR="00897700" w:rsidRDefault="008977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B5E11C" w14:textId="77777777" w:rsidR="00897700" w:rsidRDefault="00897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6666C" w14:textId="77777777" w:rsidR="002F15F0" w:rsidRDefault="002F15F0" w:rsidP="001E557A">
      <w:pPr>
        <w:spacing w:after="0" w:line="240" w:lineRule="auto"/>
      </w:pPr>
      <w:r>
        <w:separator/>
      </w:r>
    </w:p>
  </w:footnote>
  <w:footnote w:type="continuationSeparator" w:id="0">
    <w:p w14:paraId="7BECDF2D" w14:textId="77777777" w:rsidR="002F15F0" w:rsidRDefault="002F15F0" w:rsidP="001E5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DB5D5" w14:textId="4C3FB37A" w:rsidR="001E557A" w:rsidRDefault="001E557A">
    <w:pPr>
      <w:pStyle w:val="Header"/>
    </w:pPr>
    <w:r>
      <w:t>ASB Policy – User Stories &amp; Acceptance Criteria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F5A3"/>
    <w:multiLevelType w:val="hybridMultilevel"/>
    <w:tmpl w:val="0C72D6DE"/>
    <w:lvl w:ilvl="0" w:tplc="7C44E2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AEC2E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2FC552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D3A517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8D870D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2DCAA3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0A6BC7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FEA350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330D95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5E17A9"/>
    <w:multiLevelType w:val="hybridMultilevel"/>
    <w:tmpl w:val="96689590"/>
    <w:lvl w:ilvl="0" w:tplc="5B3A13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8AE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3C7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F2D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C8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C66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05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0E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5C3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B5304"/>
    <w:multiLevelType w:val="multilevel"/>
    <w:tmpl w:val="EF34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3DC1F"/>
    <w:multiLevelType w:val="hybridMultilevel"/>
    <w:tmpl w:val="4656D824"/>
    <w:lvl w:ilvl="0" w:tplc="6876F5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24805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A94D19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2C2D6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F68DB4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A56A9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E4C2BB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E2C73C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FAC66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ACB991"/>
    <w:multiLevelType w:val="hybridMultilevel"/>
    <w:tmpl w:val="69349228"/>
    <w:lvl w:ilvl="0" w:tplc="A0C89B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72C38A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3C0AF6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59E3EB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6839F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47210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D82462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BAABAD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B7427A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B15169"/>
    <w:multiLevelType w:val="multilevel"/>
    <w:tmpl w:val="BD9A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ABBD4"/>
    <w:multiLevelType w:val="hybridMultilevel"/>
    <w:tmpl w:val="476A246C"/>
    <w:lvl w:ilvl="0" w:tplc="952E7F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84A19A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D46F1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174A9D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A3094D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B6A082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72182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7CA88F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B3CE9C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153665"/>
    <w:multiLevelType w:val="multilevel"/>
    <w:tmpl w:val="F0B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0811E"/>
    <w:multiLevelType w:val="hybridMultilevel"/>
    <w:tmpl w:val="2EF85A02"/>
    <w:lvl w:ilvl="0" w:tplc="616A8C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5BAF80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C3CEC8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F10970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D906CA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BAA943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46D1F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E24F70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11EF46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B08745"/>
    <w:multiLevelType w:val="hybridMultilevel"/>
    <w:tmpl w:val="71B0FC94"/>
    <w:lvl w:ilvl="0" w:tplc="60146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8DB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08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BCD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F85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C4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E4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C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07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7F951"/>
    <w:multiLevelType w:val="hybridMultilevel"/>
    <w:tmpl w:val="B37E7296"/>
    <w:lvl w:ilvl="0" w:tplc="6E32D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A04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901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FA5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7C2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0B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CF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A8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DC8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42663"/>
    <w:multiLevelType w:val="multilevel"/>
    <w:tmpl w:val="AF0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914BC"/>
    <w:multiLevelType w:val="hybridMultilevel"/>
    <w:tmpl w:val="B9DA5EFA"/>
    <w:lvl w:ilvl="0" w:tplc="073608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5A99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589F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E72F1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1D60C7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E4AA7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E2F0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16F4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8027E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564519"/>
    <w:multiLevelType w:val="hybridMultilevel"/>
    <w:tmpl w:val="25DCC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B7208"/>
    <w:multiLevelType w:val="hybridMultilevel"/>
    <w:tmpl w:val="820A5250"/>
    <w:lvl w:ilvl="0" w:tplc="47329BB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56B08"/>
    <w:multiLevelType w:val="hybridMultilevel"/>
    <w:tmpl w:val="89261A64"/>
    <w:lvl w:ilvl="0" w:tplc="B016BE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422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52B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26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80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AA36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8B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0A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F29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87900"/>
    <w:multiLevelType w:val="hybridMultilevel"/>
    <w:tmpl w:val="7B9ED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486DD"/>
    <w:multiLevelType w:val="hybridMultilevel"/>
    <w:tmpl w:val="EA0213EC"/>
    <w:lvl w:ilvl="0" w:tplc="AAF87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844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AE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94E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9E8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B69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E0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68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64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F39B6"/>
    <w:multiLevelType w:val="hybridMultilevel"/>
    <w:tmpl w:val="A4F24F7A"/>
    <w:lvl w:ilvl="0" w:tplc="3066492C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3FE26"/>
    <w:multiLevelType w:val="hybridMultilevel"/>
    <w:tmpl w:val="BD340A34"/>
    <w:lvl w:ilvl="0" w:tplc="AAEC9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6CE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469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A48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CA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167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42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225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6E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FC940"/>
    <w:multiLevelType w:val="hybridMultilevel"/>
    <w:tmpl w:val="D422BC48"/>
    <w:lvl w:ilvl="0" w:tplc="C43E24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943C5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DAE70C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EE91D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778D9D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E0C783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1EA11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FC0D0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6AC553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F29CBF"/>
    <w:multiLevelType w:val="hybridMultilevel"/>
    <w:tmpl w:val="15107912"/>
    <w:lvl w:ilvl="0" w:tplc="0E52D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00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589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43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AC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784E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A6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82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789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7AD638"/>
    <w:multiLevelType w:val="hybridMultilevel"/>
    <w:tmpl w:val="FE1E7CB8"/>
    <w:lvl w:ilvl="0" w:tplc="0E1A80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04054A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4A2F89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4CCA7D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5474C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B1CF29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10620B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EEED77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AB04F2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748694"/>
    <w:multiLevelType w:val="hybridMultilevel"/>
    <w:tmpl w:val="198EA110"/>
    <w:lvl w:ilvl="0" w:tplc="698CB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FCD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B4B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AB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C2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50A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6E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E7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68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FBF82"/>
    <w:multiLevelType w:val="hybridMultilevel"/>
    <w:tmpl w:val="EC2848D8"/>
    <w:lvl w:ilvl="0" w:tplc="F3164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188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87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C3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F87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E01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04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E0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84A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776E23"/>
    <w:multiLevelType w:val="hybridMultilevel"/>
    <w:tmpl w:val="0CBE3436"/>
    <w:lvl w:ilvl="0" w:tplc="61AA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0C3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AB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63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522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FEA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23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0A6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E8C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F8D8F8"/>
    <w:multiLevelType w:val="hybridMultilevel"/>
    <w:tmpl w:val="BD644684"/>
    <w:lvl w:ilvl="0" w:tplc="A04631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15410C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090088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CEA65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F62F65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D0A09B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7F244B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E272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578492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31BFA3"/>
    <w:multiLevelType w:val="hybridMultilevel"/>
    <w:tmpl w:val="0ED697CC"/>
    <w:lvl w:ilvl="0" w:tplc="F800DF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C88C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6301D3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78AB7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58409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A7C35A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6D0948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E3E9E8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C18E88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93CE37"/>
    <w:multiLevelType w:val="hybridMultilevel"/>
    <w:tmpl w:val="B538B8F6"/>
    <w:lvl w:ilvl="0" w:tplc="63483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AF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46A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2C4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6F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1EB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2A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AF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AA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217BC"/>
    <w:multiLevelType w:val="hybridMultilevel"/>
    <w:tmpl w:val="9B8CC32C"/>
    <w:lvl w:ilvl="0" w:tplc="EBE0B8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88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48B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AA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6B4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94C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66A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BE0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23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D2C"/>
    <w:multiLevelType w:val="multilevel"/>
    <w:tmpl w:val="8350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E32A07"/>
    <w:multiLevelType w:val="hybridMultilevel"/>
    <w:tmpl w:val="2BEC6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E0FF0"/>
    <w:multiLevelType w:val="multilevel"/>
    <w:tmpl w:val="3DD2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AFD672"/>
    <w:multiLevelType w:val="hybridMultilevel"/>
    <w:tmpl w:val="F9C8278A"/>
    <w:lvl w:ilvl="0" w:tplc="263AD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2C2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25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D63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90E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C45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47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AAC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144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885D20"/>
    <w:multiLevelType w:val="multilevel"/>
    <w:tmpl w:val="A13C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F64C29"/>
    <w:multiLevelType w:val="hybridMultilevel"/>
    <w:tmpl w:val="EAF68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806357"/>
    <w:multiLevelType w:val="multilevel"/>
    <w:tmpl w:val="9D4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FE9BD"/>
    <w:multiLevelType w:val="hybridMultilevel"/>
    <w:tmpl w:val="FB4C5D4A"/>
    <w:lvl w:ilvl="0" w:tplc="688EA7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F45B7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DF20C1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1F465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94273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17AEB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2C4110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C307F4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0C2AFE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6BF176"/>
    <w:multiLevelType w:val="hybridMultilevel"/>
    <w:tmpl w:val="0D107688"/>
    <w:lvl w:ilvl="0" w:tplc="C1A8EE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C80EF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63013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024E6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4201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62475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E0DB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3AB6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0A2A1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8D153B5"/>
    <w:multiLevelType w:val="hybridMultilevel"/>
    <w:tmpl w:val="9256501A"/>
    <w:lvl w:ilvl="0" w:tplc="76425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84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2C0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6E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C26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4A2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81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6C8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DA5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E1F182"/>
    <w:multiLevelType w:val="hybridMultilevel"/>
    <w:tmpl w:val="8A740DD4"/>
    <w:lvl w:ilvl="0" w:tplc="044658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2803F6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0A2F12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2BC427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EEAA95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B70098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74F90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69060B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2ACEA6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C3F233"/>
    <w:multiLevelType w:val="hybridMultilevel"/>
    <w:tmpl w:val="E24C1990"/>
    <w:lvl w:ilvl="0" w:tplc="332C8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529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147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DAF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0E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25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B61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EC1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200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0E6A46"/>
    <w:multiLevelType w:val="multilevel"/>
    <w:tmpl w:val="A4D4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858789">
    <w:abstractNumId w:val="26"/>
  </w:num>
  <w:num w:numId="2" w16cid:durableId="1709722221">
    <w:abstractNumId w:val="22"/>
  </w:num>
  <w:num w:numId="3" w16cid:durableId="316999318">
    <w:abstractNumId w:val="0"/>
  </w:num>
  <w:num w:numId="4" w16cid:durableId="181474981">
    <w:abstractNumId w:val="8"/>
  </w:num>
  <w:num w:numId="5" w16cid:durableId="1272125294">
    <w:abstractNumId w:val="20"/>
  </w:num>
  <w:num w:numId="6" w16cid:durableId="1098018296">
    <w:abstractNumId w:val="4"/>
  </w:num>
  <w:num w:numId="7" w16cid:durableId="126052087">
    <w:abstractNumId w:val="37"/>
  </w:num>
  <w:num w:numId="8" w16cid:durableId="1368334291">
    <w:abstractNumId w:val="3"/>
  </w:num>
  <w:num w:numId="9" w16cid:durableId="558790164">
    <w:abstractNumId w:val="40"/>
  </w:num>
  <w:num w:numId="10" w16cid:durableId="790129209">
    <w:abstractNumId w:val="27"/>
  </w:num>
  <w:num w:numId="11" w16cid:durableId="1371807687">
    <w:abstractNumId w:val="6"/>
  </w:num>
  <w:num w:numId="12" w16cid:durableId="1525944687">
    <w:abstractNumId w:val="17"/>
  </w:num>
  <w:num w:numId="13" w16cid:durableId="169370285">
    <w:abstractNumId w:val="24"/>
  </w:num>
  <w:num w:numId="14" w16cid:durableId="480998054">
    <w:abstractNumId w:val="9"/>
  </w:num>
  <w:num w:numId="15" w16cid:durableId="1180388757">
    <w:abstractNumId w:val="12"/>
  </w:num>
  <w:num w:numId="16" w16cid:durableId="1219592004">
    <w:abstractNumId w:val="23"/>
  </w:num>
  <w:num w:numId="17" w16cid:durableId="1478499844">
    <w:abstractNumId w:val="33"/>
  </w:num>
  <w:num w:numId="18" w16cid:durableId="1623801640">
    <w:abstractNumId w:val="28"/>
  </w:num>
  <w:num w:numId="19" w16cid:durableId="254243894">
    <w:abstractNumId w:val="19"/>
  </w:num>
  <w:num w:numId="20" w16cid:durableId="1056588134">
    <w:abstractNumId w:val="39"/>
  </w:num>
  <w:num w:numId="21" w16cid:durableId="1213275226">
    <w:abstractNumId w:val="10"/>
  </w:num>
  <w:num w:numId="22" w16cid:durableId="180320076">
    <w:abstractNumId w:val="25"/>
  </w:num>
  <w:num w:numId="23" w16cid:durableId="680476738">
    <w:abstractNumId w:val="1"/>
  </w:num>
  <w:num w:numId="24" w16cid:durableId="1765108164">
    <w:abstractNumId w:val="41"/>
  </w:num>
  <w:num w:numId="25" w16cid:durableId="1871721637">
    <w:abstractNumId w:val="38"/>
  </w:num>
  <w:num w:numId="26" w16cid:durableId="575479083">
    <w:abstractNumId w:val="21"/>
  </w:num>
  <w:num w:numId="27" w16cid:durableId="706610763">
    <w:abstractNumId w:val="15"/>
  </w:num>
  <w:num w:numId="28" w16cid:durableId="1030958594">
    <w:abstractNumId w:val="29"/>
  </w:num>
  <w:num w:numId="29" w16cid:durableId="558787552">
    <w:abstractNumId w:val="13"/>
  </w:num>
  <w:num w:numId="30" w16cid:durableId="1222904856">
    <w:abstractNumId w:val="35"/>
  </w:num>
  <w:num w:numId="31" w16cid:durableId="1264150418">
    <w:abstractNumId w:val="16"/>
  </w:num>
  <w:num w:numId="32" w16cid:durableId="1008142054">
    <w:abstractNumId w:val="31"/>
  </w:num>
  <w:num w:numId="33" w16cid:durableId="1688366579">
    <w:abstractNumId w:val="11"/>
  </w:num>
  <w:num w:numId="34" w16cid:durableId="399211898">
    <w:abstractNumId w:val="18"/>
  </w:num>
  <w:num w:numId="35" w16cid:durableId="947589392">
    <w:abstractNumId w:val="34"/>
  </w:num>
  <w:num w:numId="36" w16cid:durableId="1362323332">
    <w:abstractNumId w:val="36"/>
  </w:num>
  <w:num w:numId="37" w16cid:durableId="528108253">
    <w:abstractNumId w:val="42"/>
  </w:num>
  <w:num w:numId="38" w16cid:durableId="1990402535">
    <w:abstractNumId w:val="5"/>
  </w:num>
  <w:num w:numId="39" w16cid:durableId="908274956">
    <w:abstractNumId w:val="30"/>
  </w:num>
  <w:num w:numId="40" w16cid:durableId="100805912">
    <w:abstractNumId w:val="2"/>
  </w:num>
  <w:num w:numId="41" w16cid:durableId="1548837444">
    <w:abstractNumId w:val="32"/>
  </w:num>
  <w:num w:numId="42" w16cid:durableId="1198666932">
    <w:abstractNumId w:val="7"/>
  </w:num>
  <w:num w:numId="43" w16cid:durableId="1081878858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kki Papenfus">
    <w15:presenceInfo w15:providerId="AD" w15:userId="S::npapenfus@openboxsoftware.com::2a405823-0c8b-419b-afb6-8159926c2e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50"/>
    <w:rsid w:val="00001B12"/>
    <w:rsid w:val="0000759C"/>
    <w:rsid w:val="00023795"/>
    <w:rsid w:val="00034B72"/>
    <w:rsid w:val="00040A07"/>
    <w:rsid w:val="0005065F"/>
    <w:rsid w:val="00054985"/>
    <w:rsid w:val="000575AC"/>
    <w:rsid w:val="00060709"/>
    <w:rsid w:val="000618D1"/>
    <w:rsid w:val="000669A5"/>
    <w:rsid w:val="00070FDD"/>
    <w:rsid w:val="000715A5"/>
    <w:rsid w:val="00075E42"/>
    <w:rsid w:val="00080DDA"/>
    <w:rsid w:val="0008578D"/>
    <w:rsid w:val="00093705"/>
    <w:rsid w:val="00093886"/>
    <w:rsid w:val="000A03C7"/>
    <w:rsid w:val="000A2F1A"/>
    <w:rsid w:val="000C201F"/>
    <w:rsid w:val="000C23E8"/>
    <w:rsid w:val="000C68A0"/>
    <w:rsid w:val="000D5587"/>
    <w:rsid w:val="000D6239"/>
    <w:rsid w:val="000E4910"/>
    <w:rsid w:val="0010453A"/>
    <w:rsid w:val="0011527E"/>
    <w:rsid w:val="001178E9"/>
    <w:rsid w:val="00122DC6"/>
    <w:rsid w:val="00122E6A"/>
    <w:rsid w:val="00122F07"/>
    <w:rsid w:val="0012406F"/>
    <w:rsid w:val="00125731"/>
    <w:rsid w:val="001259EC"/>
    <w:rsid w:val="0013447B"/>
    <w:rsid w:val="00136527"/>
    <w:rsid w:val="001434CA"/>
    <w:rsid w:val="001523B0"/>
    <w:rsid w:val="00157C0F"/>
    <w:rsid w:val="00165479"/>
    <w:rsid w:val="001673F8"/>
    <w:rsid w:val="00175DF3"/>
    <w:rsid w:val="0017730A"/>
    <w:rsid w:val="001813BF"/>
    <w:rsid w:val="001914B1"/>
    <w:rsid w:val="00192C5B"/>
    <w:rsid w:val="00193D6A"/>
    <w:rsid w:val="001B3036"/>
    <w:rsid w:val="001B4242"/>
    <w:rsid w:val="001B4FC9"/>
    <w:rsid w:val="001C7C56"/>
    <w:rsid w:val="001D28B7"/>
    <w:rsid w:val="001E557A"/>
    <w:rsid w:val="0020225F"/>
    <w:rsid w:val="00204660"/>
    <w:rsid w:val="00212884"/>
    <w:rsid w:val="0022389D"/>
    <w:rsid w:val="00240F3F"/>
    <w:rsid w:val="00250386"/>
    <w:rsid w:val="00266F3E"/>
    <w:rsid w:val="00277D8D"/>
    <w:rsid w:val="002819E3"/>
    <w:rsid w:val="002A33F0"/>
    <w:rsid w:val="002A38B3"/>
    <w:rsid w:val="002A3D3C"/>
    <w:rsid w:val="002B3187"/>
    <w:rsid w:val="002C60E2"/>
    <w:rsid w:val="002D2CBC"/>
    <w:rsid w:val="002D36CC"/>
    <w:rsid w:val="002D7CA7"/>
    <w:rsid w:val="002E3A7A"/>
    <w:rsid w:val="002F15F0"/>
    <w:rsid w:val="00310ACE"/>
    <w:rsid w:val="00326D1F"/>
    <w:rsid w:val="00334E3E"/>
    <w:rsid w:val="00335150"/>
    <w:rsid w:val="00341C12"/>
    <w:rsid w:val="003464E7"/>
    <w:rsid w:val="00360CED"/>
    <w:rsid w:val="003647B0"/>
    <w:rsid w:val="00377F5F"/>
    <w:rsid w:val="00392B59"/>
    <w:rsid w:val="003A34F4"/>
    <w:rsid w:val="003B0490"/>
    <w:rsid w:val="003B3EDB"/>
    <w:rsid w:val="003B53C2"/>
    <w:rsid w:val="003B6F4E"/>
    <w:rsid w:val="003C68F9"/>
    <w:rsid w:val="003D0036"/>
    <w:rsid w:val="003D1E2E"/>
    <w:rsid w:val="003D4C40"/>
    <w:rsid w:val="003D6EE9"/>
    <w:rsid w:val="003D7A30"/>
    <w:rsid w:val="003E1694"/>
    <w:rsid w:val="003F0842"/>
    <w:rsid w:val="003F0FB3"/>
    <w:rsid w:val="003F2C43"/>
    <w:rsid w:val="004216D6"/>
    <w:rsid w:val="0042575C"/>
    <w:rsid w:val="00426B86"/>
    <w:rsid w:val="00427812"/>
    <w:rsid w:val="00437CE2"/>
    <w:rsid w:val="00450B1F"/>
    <w:rsid w:val="00451B45"/>
    <w:rsid w:val="00461F53"/>
    <w:rsid w:val="00480E41"/>
    <w:rsid w:val="00481C2C"/>
    <w:rsid w:val="00492441"/>
    <w:rsid w:val="0049495A"/>
    <w:rsid w:val="00495895"/>
    <w:rsid w:val="004A5C3E"/>
    <w:rsid w:val="004B0980"/>
    <w:rsid w:val="004B143E"/>
    <w:rsid w:val="004B7AAC"/>
    <w:rsid w:val="004C4845"/>
    <w:rsid w:val="004D4800"/>
    <w:rsid w:val="004D4E38"/>
    <w:rsid w:val="004D5CEC"/>
    <w:rsid w:val="004D602E"/>
    <w:rsid w:val="004D62F3"/>
    <w:rsid w:val="004E23C3"/>
    <w:rsid w:val="004E2F7A"/>
    <w:rsid w:val="004E751C"/>
    <w:rsid w:val="004F0680"/>
    <w:rsid w:val="004F3E66"/>
    <w:rsid w:val="004F5640"/>
    <w:rsid w:val="004F7813"/>
    <w:rsid w:val="005047C7"/>
    <w:rsid w:val="00505A4B"/>
    <w:rsid w:val="0050792D"/>
    <w:rsid w:val="00522710"/>
    <w:rsid w:val="00525A83"/>
    <w:rsid w:val="00526C53"/>
    <w:rsid w:val="00530C99"/>
    <w:rsid w:val="00535097"/>
    <w:rsid w:val="005371E0"/>
    <w:rsid w:val="00537717"/>
    <w:rsid w:val="00544B7F"/>
    <w:rsid w:val="00561B0D"/>
    <w:rsid w:val="005713B0"/>
    <w:rsid w:val="00577A6A"/>
    <w:rsid w:val="00580070"/>
    <w:rsid w:val="00581B2D"/>
    <w:rsid w:val="00590EE6"/>
    <w:rsid w:val="005A5972"/>
    <w:rsid w:val="005B2ED9"/>
    <w:rsid w:val="005C5AEC"/>
    <w:rsid w:val="005D0A97"/>
    <w:rsid w:val="005D6CCF"/>
    <w:rsid w:val="005D6DEE"/>
    <w:rsid w:val="005F2722"/>
    <w:rsid w:val="00600B22"/>
    <w:rsid w:val="00633A87"/>
    <w:rsid w:val="006434FE"/>
    <w:rsid w:val="006456A8"/>
    <w:rsid w:val="0065243C"/>
    <w:rsid w:val="00656D62"/>
    <w:rsid w:val="00663938"/>
    <w:rsid w:val="00665162"/>
    <w:rsid w:val="00665C34"/>
    <w:rsid w:val="006668DC"/>
    <w:rsid w:val="00691A32"/>
    <w:rsid w:val="006A14A8"/>
    <w:rsid w:val="006A2516"/>
    <w:rsid w:val="006A5E42"/>
    <w:rsid w:val="006C3408"/>
    <w:rsid w:val="006D1509"/>
    <w:rsid w:val="006D3E64"/>
    <w:rsid w:val="006E30B6"/>
    <w:rsid w:val="006E66F9"/>
    <w:rsid w:val="006E759C"/>
    <w:rsid w:val="00726D98"/>
    <w:rsid w:val="00731AA0"/>
    <w:rsid w:val="00732B24"/>
    <w:rsid w:val="00736B97"/>
    <w:rsid w:val="00742C3E"/>
    <w:rsid w:val="00743B89"/>
    <w:rsid w:val="00743F9E"/>
    <w:rsid w:val="00750A11"/>
    <w:rsid w:val="00751E54"/>
    <w:rsid w:val="007566EB"/>
    <w:rsid w:val="00761C50"/>
    <w:rsid w:val="00763273"/>
    <w:rsid w:val="00773EA6"/>
    <w:rsid w:val="00776069"/>
    <w:rsid w:val="00780FF7"/>
    <w:rsid w:val="007970D0"/>
    <w:rsid w:val="007A2438"/>
    <w:rsid w:val="007B40A3"/>
    <w:rsid w:val="007B54B2"/>
    <w:rsid w:val="007C34E9"/>
    <w:rsid w:val="007D25BF"/>
    <w:rsid w:val="007E2E2E"/>
    <w:rsid w:val="007E72A9"/>
    <w:rsid w:val="007F1544"/>
    <w:rsid w:val="007F2422"/>
    <w:rsid w:val="007F69DB"/>
    <w:rsid w:val="00803178"/>
    <w:rsid w:val="00804379"/>
    <w:rsid w:val="00806DD3"/>
    <w:rsid w:val="008230DA"/>
    <w:rsid w:val="00827DF3"/>
    <w:rsid w:val="00841717"/>
    <w:rsid w:val="00846B1A"/>
    <w:rsid w:val="00847EAB"/>
    <w:rsid w:val="00854D71"/>
    <w:rsid w:val="00855D82"/>
    <w:rsid w:val="00876191"/>
    <w:rsid w:val="00887A2D"/>
    <w:rsid w:val="00891DED"/>
    <w:rsid w:val="00893EB2"/>
    <w:rsid w:val="00897700"/>
    <w:rsid w:val="008A0B58"/>
    <w:rsid w:val="008A53FD"/>
    <w:rsid w:val="008B12F7"/>
    <w:rsid w:val="008C450B"/>
    <w:rsid w:val="008C4BE9"/>
    <w:rsid w:val="008D073F"/>
    <w:rsid w:val="008D7B86"/>
    <w:rsid w:val="008E7779"/>
    <w:rsid w:val="008F1B8C"/>
    <w:rsid w:val="008F3536"/>
    <w:rsid w:val="008F6625"/>
    <w:rsid w:val="0090286B"/>
    <w:rsid w:val="00903DAE"/>
    <w:rsid w:val="00910AC8"/>
    <w:rsid w:val="00915DB1"/>
    <w:rsid w:val="009304B3"/>
    <w:rsid w:val="0093789A"/>
    <w:rsid w:val="00942C37"/>
    <w:rsid w:val="00951C40"/>
    <w:rsid w:val="009522FB"/>
    <w:rsid w:val="009577B9"/>
    <w:rsid w:val="009628DA"/>
    <w:rsid w:val="00970229"/>
    <w:rsid w:val="00974AE1"/>
    <w:rsid w:val="00977F52"/>
    <w:rsid w:val="00997F18"/>
    <w:rsid w:val="009A4C2B"/>
    <w:rsid w:val="009B1688"/>
    <w:rsid w:val="009B4F2F"/>
    <w:rsid w:val="009B717E"/>
    <w:rsid w:val="009C1934"/>
    <w:rsid w:val="009C73DF"/>
    <w:rsid w:val="009D277B"/>
    <w:rsid w:val="009D6251"/>
    <w:rsid w:val="009D7D38"/>
    <w:rsid w:val="009E108B"/>
    <w:rsid w:val="009E5497"/>
    <w:rsid w:val="009F7E3D"/>
    <w:rsid w:val="00A0393A"/>
    <w:rsid w:val="00A24A5A"/>
    <w:rsid w:val="00A24F76"/>
    <w:rsid w:val="00A259B6"/>
    <w:rsid w:val="00A25EF4"/>
    <w:rsid w:val="00A3538E"/>
    <w:rsid w:val="00A52AB3"/>
    <w:rsid w:val="00A547B9"/>
    <w:rsid w:val="00A62F7E"/>
    <w:rsid w:val="00A741DC"/>
    <w:rsid w:val="00A74388"/>
    <w:rsid w:val="00A75F4A"/>
    <w:rsid w:val="00A81B43"/>
    <w:rsid w:val="00A840B6"/>
    <w:rsid w:val="00A96C1D"/>
    <w:rsid w:val="00AA21FC"/>
    <w:rsid w:val="00AB3CDD"/>
    <w:rsid w:val="00AB5C8B"/>
    <w:rsid w:val="00AC47AA"/>
    <w:rsid w:val="00AD31E8"/>
    <w:rsid w:val="00AD35F9"/>
    <w:rsid w:val="00AE1D29"/>
    <w:rsid w:val="00AE74DD"/>
    <w:rsid w:val="00AF5626"/>
    <w:rsid w:val="00B61C9E"/>
    <w:rsid w:val="00B621A8"/>
    <w:rsid w:val="00B705CF"/>
    <w:rsid w:val="00B71159"/>
    <w:rsid w:val="00B751F6"/>
    <w:rsid w:val="00B82B31"/>
    <w:rsid w:val="00B920E1"/>
    <w:rsid w:val="00B955A6"/>
    <w:rsid w:val="00B96B5D"/>
    <w:rsid w:val="00BB6737"/>
    <w:rsid w:val="00BC2679"/>
    <w:rsid w:val="00BD4E87"/>
    <w:rsid w:val="00BE3107"/>
    <w:rsid w:val="00BE7C63"/>
    <w:rsid w:val="00BF2D81"/>
    <w:rsid w:val="00C007B1"/>
    <w:rsid w:val="00C020AF"/>
    <w:rsid w:val="00C24A7C"/>
    <w:rsid w:val="00C2559B"/>
    <w:rsid w:val="00C27D0F"/>
    <w:rsid w:val="00C326D4"/>
    <w:rsid w:val="00C43F85"/>
    <w:rsid w:val="00C44D04"/>
    <w:rsid w:val="00C46167"/>
    <w:rsid w:val="00C477A4"/>
    <w:rsid w:val="00C47AE0"/>
    <w:rsid w:val="00C672FF"/>
    <w:rsid w:val="00C83192"/>
    <w:rsid w:val="00C850F9"/>
    <w:rsid w:val="00C90ADE"/>
    <w:rsid w:val="00C91226"/>
    <w:rsid w:val="00C921D6"/>
    <w:rsid w:val="00C922B8"/>
    <w:rsid w:val="00CB36BC"/>
    <w:rsid w:val="00CB589F"/>
    <w:rsid w:val="00CB73CA"/>
    <w:rsid w:val="00CD2480"/>
    <w:rsid w:val="00CD3E96"/>
    <w:rsid w:val="00CF6044"/>
    <w:rsid w:val="00D1350E"/>
    <w:rsid w:val="00D15382"/>
    <w:rsid w:val="00D244C2"/>
    <w:rsid w:val="00D249B9"/>
    <w:rsid w:val="00D34671"/>
    <w:rsid w:val="00D34CD6"/>
    <w:rsid w:val="00D36179"/>
    <w:rsid w:val="00D44555"/>
    <w:rsid w:val="00D54096"/>
    <w:rsid w:val="00D61712"/>
    <w:rsid w:val="00D7523F"/>
    <w:rsid w:val="00D754DA"/>
    <w:rsid w:val="00D96B32"/>
    <w:rsid w:val="00DB0CEC"/>
    <w:rsid w:val="00DB0FD2"/>
    <w:rsid w:val="00DB330B"/>
    <w:rsid w:val="00DC1B1F"/>
    <w:rsid w:val="00DC3A22"/>
    <w:rsid w:val="00DD1A9D"/>
    <w:rsid w:val="00DD3C66"/>
    <w:rsid w:val="00DD7812"/>
    <w:rsid w:val="00DE1D96"/>
    <w:rsid w:val="00DE2FDA"/>
    <w:rsid w:val="00DE5723"/>
    <w:rsid w:val="00DE7AA7"/>
    <w:rsid w:val="00DF3EF2"/>
    <w:rsid w:val="00E13B7C"/>
    <w:rsid w:val="00E2664E"/>
    <w:rsid w:val="00E27191"/>
    <w:rsid w:val="00E30609"/>
    <w:rsid w:val="00E4530D"/>
    <w:rsid w:val="00E46538"/>
    <w:rsid w:val="00E62008"/>
    <w:rsid w:val="00E65753"/>
    <w:rsid w:val="00E83766"/>
    <w:rsid w:val="00E859C8"/>
    <w:rsid w:val="00E86077"/>
    <w:rsid w:val="00E927FF"/>
    <w:rsid w:val="00EA1A26"/>
    <w:rsid w:val="00EA4EA4"/>
    <w:rsid w:val="00EA7794"/>
    <w:rsid w:val="00EA7813"/>
    <w:rsid w:val="00EB7C31"/>
    <w:rsid w:val="00EC2AA2"/>
    <w:rsid w:val="00EC6AB1"/>
    <w:rsid w:val="00EC6F7E"/>
    <w:rsid w:val="00ED556A"/>
    <w:rsid w:val="00F042F6"/>
    <w:rsid w:val="00F2696D"/>
    <w:rsid w:val="00F279B3"/>
    <w:rsid w:val="00F30D94"/>
    <w:rsid w:val="00F36806"/>
    <w:rsid w:val="00F53635"/>
    <w:rsid w:val="00F600C7"/>
    <w:rsid w:val="00F647E2"/>
    <w:rsid w:val="00F6625A"/>
    <w:rsid w:val="00F70CC9"/>
    <w:rsid w:val="00F716DD"/>
    <w:rsid w:val="00F723A1"/>
    <w:rsid w:val="00F72802"/>
    <w:rsid w:val="00F75FC1"/>
    <w:rsid w:val="00F80AD1"/>
    <w:rsid w:val="00F83284"/>
    <w:rsid w:val="00F848FD"/>
    <w:rsid w:val="00F90E4B"/>
    <w:rsid w:val="00F91935"/>
    <w:rsid w:val="00F91D2E"/>
    <w:rsid w:val="00F92114"/>
    <w:rsid w:val="00FA779E"/>
    <w:rsid w:val="00FB2596"/>
    <w:rsid w:val="00FB5ED1"/>
    <w:rsid w:val="00FD6431"/>
    <w:rsid w:val="00FD6EA6"/>
    <w:rsid w:val="00FE5D57"/>
    <w:rsid w:val="01365C84"/>
    <w:rsid w:val="0148A0C0"/>
    <w:rsid w:val="0186039A"/>
    <w:rsid w:val="0187FDAD"/>
    <w:rsid w:val="01C818BB"/>
    <w:rsid w:val="0248E4D0"/>
    <w:rsid w:val="026EFE7B"/>
    <w:rsid w:val="02F7524A"/>
    <w:rsid w:val="04621B22"/>
    <w:rsid w:val="0462B2DF"/>
    <w:rsid w:val="048B13DB"/>
    <w:rsid w:val="0491079E"/>
    <w:rsid w:val="050CA8A4"/>
    <w:rsid w:val="054016CA"/>
    <w:rsid w:val="066910ED"/>
    <w:rsid w:val="06F677F8"/>
    <w:rsid w:val="07EAE87E"/>
    <w:rsid w:val="08137E28"/>
    <w:rsid w:val="08278547"/>
    <w:rsid w:val="0859CD90"/>
    <w:rsid w:val="085A35B2"/>
    <w:rsid w:val="08D445CA"/>
    <w:rsid w:val="08F8A4B4"/>
    <w:rsid w:val="098E37C7"/>
    <w:rsid w:val="09CDA2E5"/>
    <w:rsid w:val="09F20DE0"/>
    <w:rsid w:val="0A0D170E"/>
    <w:rsid w:val="0A163D37"/>
    <w:rsid w:val="0A51F441"/>
    <w:rsid w:val="0A6FCABB"/>
    <w:rsid w:val="0A878560"/>
    <w:rsid w:val="0AA1EF9D"/>
    <w:rsid w:val="0ABCBFF2"/>
    <w:rsid w:val="0AC9C7B0"/>
    <w:rsid w:val="0AE17980"/>
    <w:rsid w:val="0CD6652B"/>
    <w:rsid w:val="0D143C59"/>
    <w:rsid w:val="0D511F8D"/>
    <w:rsid w:val="0D9646C7"/>
    <w:rsid w:val="0E2F6B27"/>
    <w:rsid w:val="0E3A2CDF"/>
    <w:rsid w:val="0F34D415"/>
    <w:rsid w:val="0F4565C6"/>
    <w:rsid w:val="0FDA3A5C"/>
    <w:rsid w:val="104458C2"/>
    <w:rsid w:val="104D14E3"/>
    <w:rsid w:val="1052B88E"/>
    <w:rsid w:val="106F7ED1"/>
    <w:rsid w:val="10BB0D21"/>
    <w:rsid w:val="10DB11D9"/>
    <w:rsid w:val="10F7D0C8"/>
    <w:rsid w:val="11A75A3B"/>
    <w:rsid w:val="11B8F156"/>
    <w:rsid w:val="12581384"/>
    <w:rsid w:val="126026B4"/>
    <w:rsid w:val="1287FE92"/>
    <w:rsid w:val="12A96CDB"/>
    <w:rsid w:val="13B4015C"/>
    <w:rsid w:val="143D91B6"/>
    <w:rsid w:val="14EDC741"/>
    <w:rsid w:val="15109051"/>
    <w:rsid w:val="1521689F"/>
    <w:rsid w:val="1595FFA0"/>
    <w:rsid w:val="16A88D0F"/>
    <w:rsid w:val="175FC236"/>
    <w:rsid w:val="179D453D"/>
    <w:rsid w:val="17B7D1B7"/>
    <w:rsid w:val="1813AA94"/>
    <w:rsid w:val="181741AB"/>
    <w:rsid w:val="1903078E"/>
    <w:rsid w:val="199FF47E"/>
    <w:rsid w:val="19FEEB6C"/>
    <w:rsid w:val="1ADE4CB8"/>
    <w:rsid w:val="1B34107B"/>
    <w:rsid w:val="1B5AEBF2"/>
    <w:rsid w:val="1B6E89C9"/>
    <w:rsid w:val="1B9E799D"/>
    <w:rsid w:val="1BA2A449"/>
    <w:rsid w:val="1CCBA2B5"/>
    <w:rsid w:val="1D306359"/>
    <w:rsid w:val="1D97975E"/>
    <w:rsid w:val="1E85CE58"/>
    <w:rsid w:val="1E8A2E3D"/>
    <w:rsid w:val="1EFA8BCA"/>
    <w:rsid w:val="1F074A71"/>
    <w:rsid w:val="1F10D852"/>
    <w:rsid w:val="1F87DE2E"/>
    <w:rsid w:val="1FC6D430"/>
    <w:rsid w:val="20B4E4B6"/>
    <w:rsid w:val="20D1E8F3"/>
    <w:rsid w:val="212968FA"/>
    <w:rsid w:val="2169DAE9"/>
    <w:rsid w:val="219DB018"/>
    <w:rsid w:val="21F660DC"/>
    <w:rsid w:val="2232D405"/>
    <w:rsid w:val="224BA24A"/>
    <w:rsid w:val="22E78B61"/>
    <w:rsid w:val="2325051F"/>
    <w:rsid w:val="246AA603"/>
    <w:rsid w:val="248F3311"/>
    <w:rsid w:val="24EE9522"/>
    <w:rsid w:val="25066D09"/>
    <w:rsid w:val="2542B408"/>
    <w:rsid w:val="25A16E3A"/>
    <w:rsid w:val="25A2DC17"/>
    <w:rsid w:val="26085AD2"/>
    <w:rsid w:val="26D23BE5"/>
    <w:rsid w:val="26DF8A2A"/>
    <w:rsid w:val="27B57DDD"/>
    <w:rsid w:val="27F8EB58"/>
    <w:rsid w:val="27FC9FF5"/>
    <w:rsid w:val="28D49AFE"/>
    <w:rsid w:val="28F20850"/>
    <w:rsid w:val="28F5958E"/>
    <w:rsid w:val="29874559"/>
    <w:rsid w:val="29AA0D81"/>
    <w:rsid w:val="29B12E17"/>
    <w:rsid w:val="2A308EDD"/>
    <w:rsid w:val="2A3CFA5B"/>
    <w:rsid w:val="2AB17596"/>
    <w:rsid w:val="2B3BE147"/>
    <w:rsid w:val="2B52E5CD"/>
    <w:rsid w:val="2BF7C09E"/>
    <w:rsid w:val="2C40FF48"/>
    <w:rsid w:val="2CA5D1AE"/>
    <w:rsid w:val="2CC727EF"/>
    <w:rsid w:val="2CF3E8C7"/>
    <w:rsid w:val="2D615F2D"/>
    <w:rsid w:val="2D792CCF"/>
    <w:rsid w:val="2D988D05"/>
    <w:rsid w:val="2E088380"/>
    <w:rsid w:val="2E170565"/>
    <w:rsid w:val="2E423903"/>
    <w:rsid w:val="2E5986D3"/>
    <w:rsid w:val="2EEE7505"/>
    <w:rsid w:val="2EFAC122"/>
    <w:rsid w:val="2F06B18B"/>
    <w:rsid w:val="2F1CC45C"/>
    <w:rsid w:val="2F233898"/>
    <w:rsid w:val="2FCB8D1D"/>
    <w:rsid w:val="2FF03A03"/>
    <w:rsid w:val="30DD8631"/>
    <w:rsid w:val="30E3B22B"/>
    <w:rsid w:val="31235A53"/>
    <w:rsid w:val="31E9915D"/>
    <w:rsid w:val="31F9EC38"/>
    <w:rsid w:val="3226ECB5"/>
    <w:rsid w:val="326F66C7"/>
    <w:rsid w:val="33762059"/>
    <w:rsid w:val="34061EA0"/>
    <w:rsid w:val="3593455F"/>
    <w:rsid w:val="35B9D095"/>
    <w:rsid w:val="36231540"/>
    <w:rsid w:val="363B6E6C"/>
    <w:rsid w:val="367424D2"/>
    <w:rsid w:val="377EA583"/>
    <w:rsid w:val="37A74D28"/>
    <w:rsid w:val="38261D28"/>
    <w:rsid w:val="3828AF75"/>
    <w:rsid w:val="385AAE7B"/>
    <w:rsid w:val="38B8788F"/>
    <w:rsid w:val="3959661B"/>
    <w:rsid w:val="3A892769"/>
    <w:rsid w:val="3B03C848"/>
    <w:rsid w:val="3B1363AC"/>
    <w:rsid w:val="3BCDB642"/>
    <w:rsid w:val="3BEA2B6A"/>
    <w:rsid w:val="3C72D3F4"/>
    <w:rsid w:val="3C768489"/>
    <w:rsid w:val="3CC407F0"/>
    <w:rsid w:val="3D055CBE"/>
    <w:rsid w:val="3E22CD30"/>
    <w:rsid w:val="3E5EFCA0"/>
    <w:rsid w:val="3E681314"/>
    <w:rsid w:val="3EB2E96C"/>
    <w:rsid w:val="3F8FA270"/>
    <w:rsid w:val="3FA305B3"/>
    <w:rsid w:val="403C6029"/>
    <w:rsid w:val="4141C78E"/>
    <w:rsid w:val="41BF1500"/>
    <w:rsid w:val="41E5012F"/>
    <w:rsid w:val="421A6816"/>
    <w:rsid w:val="424D6B19"/>
    <w:rsid w:val="42D70286"/>
    <w:rsid w:val="438A4207"/>
    <w:rsid w:val="43BFB227"/>
    <w:rsid w:val="43E483EE"/>
    <w:rsid w:val="43E60244"/>
    <w:rsid w:val="44353F69"/>
    <w:rsid w:val="4451EB43"/>
    <w:rsid w:val="44ECFBE8"/>
    <w:rsid w:val="44ECFDC6"/>
    <w:rsid w:val="450B853A"/>
    <w:rsid w:val="45676721"/>
    <w:rsid w:val="4637AB32"/>
    <w:rsid w:val="46F24013"/>
    <w:rsid w:val="4738C0FC"/>
    <w:rsid w:val="4745A6A5"/>
    <w:rsid w:val="47E1BCB6"/>
    <w:rsid w:val="485C9EC6"/>
    <w:rsid w:val="48C202C5"/>
    <w:rsid w:val="48E121FB"/>
    <w:rsid w:val="49226A07"/>
    <w:rsid w:val="496B2EAF"/>
    <w:rsid w:val="4975AC58"/>
    <w:rsid w:val="49ACA748"/>
    <w:rsid w:val="49B75CBD"/>
    <w:rsid w:val="4A18A7EC"/>
    <w:rsid w:val="4A2A7189"/>
    <w:rsid w:val="4A655761"/>
    <w:rsid w:val="4AAA2A46"/>
    <w:rsid w:val="4C479FAD"/>
    <w:rsid w:val="4CE706A4"/>
    <w:rsid w:val="4CF99875"/>
    <w:rsid w:val="4D0904C2"/>
    <w:rsid w:val="4D9B34D8"/>
    <w:rsid w:val="4D9D513C"/>
    <w:rsid w:val="4E126214"/>
    <w:rsid w:val="4E6780EE"/>
    <w:rsid w:val="4E70B973"/>
    <w:rsid w:val="4EAD7950"/>
    <w:rsid w:val="4EC26E56"/>
    <w:rsid w:val="4EC36777"/>
    <w:rsid w:val="4EE77795"/>
    <w:rsid w:val="4FE56CFA"/>
    <w:rsid w:val="5042A172"/>
    <w:rsid w:val="50EADEF8"/>
    <w:rsid w:val="510EB717"/>
    <w:rsid w:val="517B4183"/>
    <w:rsid w:val="51B9B64D"/>
    <w:rsid w:val="51E8F03B"/>
    <w:rsid w:val="5206243D"/>
    <w:rsid w:val="52175D61"/>
    <w:rsid w:val="52C83086"/>
    <w:rsid w:val="53CADEF6"/>
    <w:rsid w:val="54363380"/>
    <w:rsid w:val="5443C533"/>
    <w:rsid w:val="5454F0BA"/>
    <w:rsid w:val="54929D44"/>
    <w:rsid w:val="54A0F003"/>
    <w:rsid w:val="54EA6415"/>
    <w:rsid w:val="54F4D155"/>
    <w:rsid w:val="56AC7CC7"/>
    <w:rsid w:val="56C11ED1"/>
    <w:rsid w:val="56EE6C1E"/>
    <w:rsid w:val="570ECAAE"/>
    <w:rsid w:val="5787E1A2"/>
    <w:rsid w:val="58322B2F"/>
    <w:rsid w:val="584C1BEC"/>
    <w:rsid w:val="58FC7159"/>
    <w:rsid w:val="596777EA"/>
    <w:rsid w:val="598E530F"/>
    <w:rsid w:val="59A48CC1"/>
    <w:rsid w:val="59BAC116"/>
    <w:rsid w:val="59F30701"/>
    <w:rsid w:val="5AEF0E9F"/>
    <w:rsid w:val="5B071A3E"/>
    <w:rsid w:val="5B7D4628"/>
    <w:rsid w:val="5BBFA2C6"/>
    <w:rsid w:val="5C0C297A"/>
    <w:rsid w:val="5C140C9A"/>
    <w:rsid w:val="5C25213F"/>
    <w:rsid w:val="5CBAFFC6"/>
    <w:rsid w:val="5D723BA2"/>
    <w:rsid w:val="5E39803A"/>
    <w:rsid w:val="5E556A54"/>
    <w:rsid w:val="5E5A00BE"/>
    <w:rsid w:val="5E91F304"/>
    <w:rsid w:val="5EECEC92"/>
    <w:rsid w:val="5FC14CAD"/>
    <w:rsid w:val="603FB272"/>
    <w:rsid w:val="60C0437A"/>
    <w:rsid w:val="60FDF6B1"/>
    <w:rsid w:val="61879A09"/>
    <w:rsid w:val="61C6DC19"/>
    <w:rsid w:val="61F5DD73"/>
    <w:rsid w:val="622D97B1"/>
    <w:rsid w:val="62B3A34B"/>
    <w:rsid w:val="62E94AA1"/>
    <w:rsid w:val="62F8432A"/>
    <w:rsid w:val="631CE145"/>
    <w:rsid w:val="6381BA57"/>
    <w:rsid w:val="638BD9ED"/>
    <w:rsid w:val="6410B568"/>
    <w:rsid w:val="64AECC74"/>
    <w:rsid w:val="650A7308"/>
    <w:rsid w:val="65DF42F8"/>
    <w:rsid w:val="6621474C"/>
    <w:rsid w:val="668359DF"/>
    <w:rsid w:val="669B1A58"/>
    <w:rsid w:val="66F37659"/>
    <w:rsid w:val="67692334"/>
    <w:rsid w:val="67E7745B"/>
    <w:rsid w:val="6804A09D"/>
    <w:rsid w:val="6816F6FB"/>
    <w:rsid w:val="681AF3E6"/>
    <w:rsid w:val="68A74867"/>
    <w:rsid w:val="68F8DC14"/>
    <w:rsid w:val="69320E1A"/>
    <w:rsid w:val="69572BBC"/>
    <w:rsid w:val="69DD84EA"/>
    <w:rsid w:val="69EA1C77"/>
    <w:rsid w:val="6AB95267"/>
    <w:rsid w:val="6ADF3AC6"/>
    <w:rsid w:val="6B294F17"/>
    <w:rsid w:val="6B7DA53E"/>
    <w:rsid w:val="6C209B9E"/>
    <w:rsid w:val="6CB2AF34"/>
    <w:rsid w:val="6D07740B"/>
    <w:rsid w:val="6DF13463"/>
    <w:rsid w:val="6F001B6D"/>
    <w:rsid w:val="6F81ECB0"/>
    <w:rsid w:val="6F9AFDA3"/>
    <w:rsid w:val="6FA58E7A"/>
    <w:rsid w:val="7037802B"/>
    <w:rsid w:val="70C08DEC"/>
    <w:rsid w:val="7101436B"/>
    <w:rsid w:val="7128E58C"/>
    <w:rsid w:val="717B75EF"/>
    <w:rsid w:val="717C33C6"/>
    <w:rsid w:val="71874643"/>
    <w:rsid w:val="720E1439"/>
    <w:rsid w:val="7241E9B7"/>
    <w:rsid w:val="72FA24B8"/>
    <w:rsid w:val="7350D338"/>
    <w:rsid w:val="7372313A"/>
    <w:rsid w:val="73AD7B64"/>
    <w:rsid w:val="74653CC1"/>
    <w:rsid w:val="74A4819D"/>
    <w:rsid w:val="74EA9D3B"/>
    <w:rsid w:val="75330ADD"/>
    <w:rsid w:val="767C78CA"/>
    <w:rsid w:val="76B0B712"/>
    <w:rsid w:val="76DA81CE"/>
    <w:rsid w:val="76ED4BF6"/>
    <w:rsid w:val="77272565"/>
    <w:rsid w:val="774B006B"/>
    <w:rsid w:val="77AA5C83"/>
    <w:rsid w:val="78450000"/>
    <w:rsid w:val="786BAC25"/>
    <w:rsid w:val="78B78774"/>
    <w:rsid w:val="78BF6118"/>
    <w:rsid w:val="79169341"/>
    <w:rsid w:val="7918AEEE"/>
    <w:rsid w:val="79DB3765"/>
    <w:rsid w:val="79EF9E7E"/>
    <w:rsid w:val="7A181BDF"/>
    <w:rsid w:val="7A1D80A1"/>
    <w:rsid w:val="7A21B82A"/>
    <w:rsid w:val="7A60586C"/>
    <w:rsid w:val="7AF5A027"/>
    <w:rsid w:val="7B1E5A02"/>
    <w:rsid w:val="7C10731D"/>
    <w:rsid w:val="7C126A75"/>
    <w:rsid w:val="7C5F4F6F"/>
    <w:rsid w:val="7D38C1F7"/>
    <w:rsid w:val="7DE31A7B"/>
    <w:rsid w:val="7E44326C"/>
    <w:rsid w:val="7F530133"/>
    <w:rsid w:val="7FB6F799"/>
    <w:rsid w:val="7FE9403D"/>
    <w:rsid w:val="7FF9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042EF"/>
  <w15:chartTrackingRefBased/>
  <w15:docId w15:val="{CAD332DC-156B-4445-9418-449EF9DA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C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57A"/>
  </w:style>
  <w:style w:type="paragraph" w:styleId="Footer">
    <w:name w:val="footer"/>
    <w:basedOn w:val="Normal"/>
    <w:link w:val="FooterChar"/>
    <w:uiPriority w:val="99"/>
    <w:unhideWhenUsed/>
    <w:rsid w:val="001E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57A"/>
  </w:style>
  <w:style w:type="paragraph" w:styleId="Revision">
    <w:name w:val="Revision"/>
    <w:hidden/>
    <w:uiPriority w:val="99"/>
    <w:semiHidden/>
    <w:rsid w:val="007566E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043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43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43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3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37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fbd5dc-7a64-4097-8396-87f6c90b212f">
      <Value>6</Value>
      <Value>5</Value>
      <Value>4</Value>
    </TaxCatchAll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47E0126EE26B68468E30FEE8ADFBCCCC" ma:contentTypeVersion="3" ma:contentTypeDescription="A document associated with a project for a client." ma:contentTypeScope="" ma:versionID="268f348e925944570301af8ff2adc88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93b052738fdbaae4d27c6d5b8c67869a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Props1.xml><?xml version="1.0" encoding="utf-8"?>
<ds:datastoreItem xmlns:ds="http://schemas.openxmlformats.org/officeDocument/2006/customXml" ds:itemID="{3C6AFAB2-9000-46C2-B12A-06D1EEECD171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2.xml><?xml version="1.0" encoding="utf-8"?>
<ds:datastoreItem xmlns:ds="http://schemas.openxmlformats.org/officeDocument/2006/customXml" ds:itemID="{AFDE9ABA-8D2B-457C-8FA0-760358AA63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5A06C5-E4F0-4752-B4DC-2ECFA198BE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2E3F65-11CC-4447-8E7B-756D4EA2352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CDB6E05-D801-4DB0-BF0B-81CC9307D47C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1020</Words>
  <Characters>5820</Characters>
  <Application>Microsoft Office Word</Application>
  <DocSecurity>0</DocSecurity>
  <Lines>48</Lines>
  <Paragraphs>13</Paragraphs>
  <ScaleCrop>false</ScaleCrop>
  <Company>Grainger PLC</Company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Jones</dc:creator>
  <cp:keywords/>
  <dc:description/>
  <cp:lastModifiedBy>Nikki Papenfus</cp:lastModifiedBy>
  <cp:revision>168</cp:revision>
  <dcterms:created xsi:type="dcterms:W3CDTF">2025-08-06T13:58:00Z</dcterms:created>
  <dcterms:modified xsi:type="dcterms:W3CDTF">2025-09-25T13:09:00Z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0x010100B16301FA1C2D5E4DB9305F31D037531D0207030047E0126EE26B68468E30FEE8ADFBCCCC</vt:lpwstr>
  </property>
  <property fmtid="{D5CDD505-2E9C-101B-9397-08002B2CF9AE}" pid="3" name="MediaServiceImageTags">
    <vt:lpwstr/>
  </property>
  <property fmtid="{D5CDD505-2E9C-101B-9397-08002B2CF9AE}" pid="4" name="Project Document Type">
    <vt:lpwstr>4;#Generic Project Document|258c2ed6-b93b-4ffe-8901-a23f2dc98ec9</vt:lpwstr>
  </property>
  <property fmtid="{D5CDD505-2E9C-101B-9397-08002B2CF9AE}" pid="5" name="lcf76f155ced4ddcb4097134ff3c332f">
    <vt:lpwstr/>
  </property>
  <property fmtid="{D5CDD505-2E9C-101B-9397-08002B2CF9AE}" pid="6" name="Project_x0020_Document_x0020_Type">
    <vt:lpwstr>4;#Generic Project Document|258c2ed6-b93b-4ffe-8901-a23f2dc98ec9</vt:lpwstr>
  </property>
  <property fmtid="{D5CDD505-2E9C-101B-9397-08002B2CF9AE}" pid="7" name="Division">
    <vt:lpwstr>5;#Enterprise Solutions|08c57b01-67e8-4a4f-abc6-ffb3392ace7f</vt:lpwstr>
  </property>
  <property fmtid="{D5CDD505-2E9C-101B-9397-08002B2CF9AE}" pid="8" name="Client_x0020_Project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</Properties>
</file>